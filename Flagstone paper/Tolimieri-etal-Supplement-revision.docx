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698C" w:rsidRDefault="0038698C" w:rsidP="008706B8">
      <w:pPr>
        <w:pStyle w:val="Heading1"/>
      </w:pPr>
      <w:r>
        <w:t>Supplementary Material</w:t>
      </w:r>
    </w:p>
    <w:p w:rsidR="0038698C" w:rsidRDefault="0038698C" w:rsidP="0038698C">
      <w:pPr>
        <w:pStyle w:val="Heading2"/>
      </w:pPr>
      <w:bookmarkStart w:id="0" w:name="_qzsq8nqamq8w" w:colFirst="0" w:colLast="0"/>
      <w:bookmarkEnd w:id="0"/>
      <w:r>
        <w:t>Additional methods description</w:t>
      </w:r>
    </w:p>
    <w:p w:rsidR="0038698C" w:rsidRDefault="0038698C" w:rsidP="0038698C">
      <w:r>
        <w:t xml:space="preserve">Here we provide a more complete description of our SCUBA surveys. The text is somewhat redundant with the main text but includes additional detail. At each site, we conducted visual surveys on scuba on 30 x 2 m transects to quantify: 1) fish abundance, 2) macroinvertebrate abundance, 3) kelp abundance, 4) other biotic habitat, and 5) substratum type (abiotic habitat, e.g., cobble, pavement, </w:t>
      </w:r>
      <w:proofErr w:type="spellStart"/>
      <w:r>
        <w:t>etc</w:t>
      </w:r>
      <w:proofErr w:type="spellEnd"/>
      <w:r>
        <w:t xml:space="preserve">) </w:t>
      </w:r>
      <w:r>
        <w:fldChar w:fldCharType="begin"/>
      </w:r>
      <w:r>
        <w:instrText xml:space="preserve"> ADDIN EN.CITE &lt;EndNote&gt;&lt;Cite&gt;&lt;Author&gt;Malone&lt;/Author&gt;&lt;Year&gt;2022&lt;/Year&gt;&lt;RecNum&gt;8682&lt;/RecNum&gt;&lt;Prefix&gt;modified from &lt;/Prefix&gt;&lt;DisplayText&gt;(modified from 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fldChar w:fldCharType="separate"/>
      </w:r>
      <w:r>
        <w:rPr>
          <w:noProof/>
        </w:rPr>
        <w:t>(modified from Malone et al. 2022)</w:t>
      </w:r>
      <w:r>
        <w:fldChar w:fldCharType="end"/>
      </w:r>
      <w:r>
        <w:fldChar w:fldCharType="begin"/>
      </w:r>
      <w:r>
        <w:instrText xml:space="preserve"> </w:instrText>
      </w:r>
      <w:r>
        <w:fldChar w:fldCharType="end"/>
      </w:r>
      <w:r>
        <w:t>. Kelp and invertebrates were surveyed along a 2-m wide swath (60 m</w:t>
      </w:r>
      <w:r>
        <w:rPr>
          <w:vertAlign w:val="superscript"/>
        </w:rPr>
        <w:t>2</w:t>
      </w:r>
      <w:r>
        <w:t>), while fishes were counted within a 2-m x 2-m box along the transect (120 m</w:t>
      </w:r>
      <w:r>
        <w:rPr>
          <w:vertAlign w:val="superscript"/>
        </w:rPr>
        <w:t>3</w:t>
      </w:r>
      <w:r>
        <w:t>). At each site, we sample two locations, separated by 100+ m and marked by separate down lines, and at two depths at each location (5 m and 10 m). One pair of divers sampled fishes and quantified biotic habitat. The second pair of divers sampled macroinvertebrates and kelp and quantified substratum type. The lead diver laid down the transect tape and counted fish or macroinvertebrates and kelp. The second diver followed recording biotic habitat or substratum characteristics respectively. Both biotic habitat and substratum type were quantified using uniform point contact (UPC) methods by recording the organism or substratum directly under every meter mark along the transect for 30 data points per transect. Each pair of divers began transects from the same drop point marked by the down-line and followed the same overall heading. However, pairs did not necessarily cover the exact same ground, so one cannot directly match fish counts to substratum characteristics at the transect level, for example. Therefore, we summarize data by year x site x location x depth for some analyses.</w:t>
      </w:r>
    </w:p>
    <w:p w:rsidR="0038698C" w:rsidRDefault="0038698C" w:rsidP="0038698C">
      <w:r>
        <w:lastRenderedPageBreak/>
        <w:t xml:space="preserve">We counted canopy-forming kelp species within a 2-m swath along the 30-m transect (Table S2). For </w:t>
      </w:r>
      <w:proofErr w:type="spellStart"/>
      <w:r>
        <w:rPr>
          <w:i/>
        </w:rPr>
        <w:t>Macrocystis</w:t>
      </w:r>
      <w:proofErr w:type="spellEnd"/>
      <w:r>
        <w:rPr>
          <w:i/>
        </w:rPr>
        <w:t xml:space="preserve"> </w:t>
      </w:r>
      <w:proofErr w:type="spellStart"/>
      <w:r>
        <w:rPr>
          <w:i/>
        </w:rPr>
        <w:t>pyrifera</w:t>
      </w:r>
      <w:proofErr w:type="spellEnd"/>
      <w:r>
        <w:rPr>
          <w:i/>
        </w:rPr>
        <w:t>,</w:t>
      </w:r>
      <w:r>
        <w:t xml:space="preserve"> we counted stipes greater than 1.0 m in height from the base of the holdfast. For </w:t>
      </w:r>
      <w:proofErr w:type="spellStart"/>
      <w:r>
        <w:rPr>
          <w:i/>
        </w:rPr>
        <w:t>Nereocystis</w:t>
      </w:r>
      <w:proofErr w:type="spellEnd"/>
      <w:r>
        <w:rPr>
          <w:i/>
        </w:rPr>
        <w:t xml:space="preserve"> </w:t>
      </w:r>
      <w:proofErr w:type="spellStart"/>
      <w:r>
        <w:rPr>
          <w:i/>
        </w:rPr>
        <w:t>luetkeana</w:t>
      </w:r>
      <w:proofErr w:type="spellEnd"/>
      <w:r>
        <w:t xml:space="preserve"> and</w:t>
      </w:r>
      <w:r>
        <w:rPr>
          <w:i/>
        </w:rPr>
        <w:t xml:space="preserve"> </w:t>
      </w:r>
      <w:proofErr w:type="spellStart"/>
      <w:r>
        <w:rPr>
          <w:i/>
        </w:rPr>
        <w:t>Pterygophora</w:t>
      </w:r>
      <w:proofErr w:type="spellEnd"/>
      <w:r>
        <w:rPr>
          <w:i/>
        </w:rPr>
        <w:t xml:space="preserve"> </w:t>
      </w:r>
      <w:proofErr w:type="spellStart"/>
      <w:r>
        <w:rPr>
          <w:i/>
        </w:rPr>
        <w:t>californica</w:t>
      </w:r>
      <w:proofErr w:type="spellEnd"/>
      <w:r>
        <w:t xml:space="preserve"> plants with stipes &gt; 30 cm in height were included, along with other brown algae species &gt; 30 cm in overall length. We used the segment subsampling for abundant species described in </w:t>
      </w:r>
      <w:r>
        <w:fldChar w:fldCharType="begin"/>
      </w:r>
      <w:r>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fldChar w:fldCharType="separate"/>
      </w:r>
      <w:r>
        <w:rPr>
          <w:noProof/>
        </w:rPr>
        <w:t>Malone et al. (2022)</w:t>
      </w:r>
      <w:r>
        <w:fldChar w:fldCharType="end"/>
      </w:r>
      <w:r>
        <w:t xml:space="preserve"> for invertebrate species (and see below Urchin and Kelp Segment Expansion). </w:t>
      </w:r>
    </w:p>
    <w:p w:rsidR="0038698C" w:rsidRDefault="0038698C" w:rsidP="0038698C">
      <w:r>
        <w:t xml:space="preserve">Large mobile invertebrates were enumerated on the same transects as kelp (Table S3). We counted individuals greater than 2.5 cm in greatest dimension, with the exception of sea stars where we measured longest ray length. We counted individuals under prostrate algae and within bottom topography and on algae up to a height of 1.0 m above the substrate. This category included species of sea urchins, sea star, sea cucumbers, crabs, bivalves, nudibranchs, etc. We included only species that were easily identifiable to avoid concerns about the detection of cryptic species. For abundant species the transect was broken into 10-m segments, and the distance at which 30 individuals were counted per 10-m segment was recorded, to be used in expansion calculations (see below Urchin and Kelp Segment Expansion). We also recorded sea urchin test diameter, the length of the longest ray for sea stars, and crab carapace width. </w:t>
      </w:r>
    </w:p>
    <w:p w:rsidR="0038698C" w:rsidRPr="00EA3A4A" w:rsidRDefault="0038698C" w:rsidP="0038698C">
      <w:r>
        <w:t>We counted and estimated the size (total length) of all fishes we observed within a 2-m wide swatch along the transect and within 2 m of the bottom (Table S4). We counted fishes &gt; 5 cm total length, except young-of-the-year rockfishes (</w:t>
      </w:r>
      <w:r>
        <w:rPr>
          <w:i/>
        </w:rPr>
        <w:t>Sebastes</w:t>
      </w:r>
      <w:r>
        <w:rPr>
          <w:rFonts w:ascii="Gungsuh" w:eastAsia="Gungsuh" w:hAnsi="Gungsuh" w:cs="Gungsuh"/>
        </w:rPr>
        <w:t xml:space="preserve"> </w:t>
      </w:r>
      <w:r w:rsidRPr="00175D23">
        <w:rPr>
          <w:rFonts w:eastAsia="Gungsuh"/>
        </w:rPr>
        <w:t>spp.</w:t>
      </w:r>
      <w:r>
        <w:rPr>
          <w:rFonts w:eastAsia="Gungsuh"/>
        </w:rPr>
        <w:t>),</w:t>
      </w:r>
      <w:r w:rsidRPr="00175D23">
        <w:rPr>
          <w:rFonts w:eastAsia="Gungsuh"/>
        </w:rPr>
        <w:t xml:space="preserve"> which we estimated sizes for all individuals, since we were interested in monitoring rockfish recruitment</w:t>
      </w:r>
      <w:r>
        <w:rPr>
          <w:rFonts w:eastAsia="Gungsuh"/>
        </w:rPr>
        <w:t>.</w:t>
      </w:r>
      <w:r w:rsidRPr="00175D23">
        <w:rPr>
          <w:rFonts w:eastAsia="Gungsuh"/>
        </w:rPr>
        <w:t xml:space="preserve"> Individual</w:t>
      </w:r>
      <w:r>
        <w:rPr>
          <w:rFonts w:eastAsia="Gungsuh"/>
        </w:rPr>
        <w:t>s</w:t>
      </w:r>
      <w:r w:rsidRPr="00175D23">
        <w:rPr>
          <w:rFonts w:eastAsia="Gungsuh"/>
        </w:rPr>
        <w:t xml:space="preserve"> ≤ 10 cm were considered juveniles (Table S5). Divers estimated visibility on each transect by determining the distance at which the lead diver could see the fingers of their buddy. Transects with visibility less than 2.0 m were excluded from the analyses including fishes. </w:t>
      </w:r>
    </w:p>
    <w:p w:rsidR="0038698C" w:rsidRDefault="0038698C" w:rsidP="0038698C">
      <w:r>
        <w:lastRenderedPageBreak/>
        <w:t>For percent cover of sessile and sedentary invertebrates and algae, we recorded the organism directly under the transect every meter mark (uniform point contact, UPC). Percent cover was rarely species-specific but instead included the following functional groups: brown algae, red algae, green algae, encrusting species (e.g., tunicates, sponges), diatom layer, eelgrass/</w:t>
      </w:r>
      <w:proofErr w:type="spellStart"/>
      <w:r>
        <w:t>surfgrass</w:t>
      </w:r>
      <w:proofErr w:type="spellEnd"/>
      <w:r>
        <w:t>, or non-living substratum (rock/sand). However, these percent cover data are not used in the present study but are discussed here to clarify diver sampling responsibilities.</w:t>
      </w:r>
    </w:p>
    <w:p w:rsidR="0038698C" w:rsidRDefault="0038698C" w:rsidP="0038698C">
      <w:r>
        <w:t xml:space="preserve">We classified abiotic habitat (substratum) based on a simplified version of a system used extensively on the U.S. West Coast </w:t>
      </w:r>
      <w:r>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instrText xml:space="preserve"> ADDIN EN.CITE </w:instrText>
      </w:r>
      <w:r>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instrText xml:space="preserve"> ADDIN EN.CITE.DATA </w:instrText>
      </w:r>
      <w:r>
        <w:fldChar w:fldCharType="end"/>
      </w:r>
      <w:r>
        <w:fldChar w:fldCharType="separate"/>
      </w:r>
      <w:r>
        <w:rPr>
          <w:noProof/>
        </w:rPr>
        <w:t>(Pearcy et al. 1989, Stein et al. 1992, Malone et al. 2022)</w:t>
      </w:r>
      <w:r>
        <w:fldChar w:fldCharType="end"/>
      </w:r>
      <w:r>
        <w:t xml:space="preserve">: sand, cobble, boulder, or bedrock; these features were recorded every meter (UPC). Additionally, we included an estimate of the slope every 1 m by estimating the relative change in elevation across the 1-m width of the transect and bounded by 0.25 m forward and backward of the meter mark as: 0-10 cm, 10-100 cm, 1-2 m, or &gt;2 m. </w:t>
      </w:r>
    </w:p>
    <w:p w:rsidR="0038698C" w:rsidRDefault="0038698C" w:rsidP="0038698C">
      <w:pPr>
        <w:pStyle w:val="Heading2"/>
      </w:pPr>
      <w:bookmarkStart w:id="1" w:name="_jp468p2oc9iz" w:colFirst="0" w:colLast="0"/>
      <w:bookmarkStart w:id="2" w:name="_j5x39n4vczlu" w:colFirst="0" w:colLast="0"/>
      <w:bookmarkEnd w:id="1"/>
      <w:bookmarkEnd w:id="2"/>
      <w:r>
        <w:br w:type="page"/>
      </w:r>
    </w:p>
    <w:p w:rsidR="0038698C" w:rsidRDefault="0038698C" w:rsidP="0038698C">
      <w:pPr>
        <w:pStyle w:val="Heading2"/>
      </w:pPr>
      <w:r>
        <w:lastRenderedPageBreak/>
        <w:t>Supplement Tables</w:t>
      </w:r>
    </w:p>
    <w:p w:rsidR="0038698C" w:rsidRDefault="0038698C" w:rsidP="0038698C">
      <w:pPr>
        <w:pStyle w:val="Heading5"/>
      </w:pPr>
      <w:bookmarkStart w:id="3" w:name="_dsu0wlp4dfo" w:colFirst="0" w:colLast="0"/>
      <w:bookmarkEnd w:id="3"/>
      <w:r>
        <w:t>Table S1. Sampling effort. Number of transects completed by year and site. Kelp and invertebrates were counted on the same transects, while fish were counted on separate transects. For fish, transects with visibility lower than 2.0 m were removed resulting in no (NA) transects at some sites and years.</w:t>
      </w:r>
    </w:p>
    <w:tbl>
      <w:tblPr>
        <w:tblW w:w="6060" w:type="dxa"/>
        <w:tblBorders>
          <w:top w:val="nil"/>
          <w:left w:val="nil"/>
          <w:bottom w:val="nil"/>
          <w:right w:val="nil"/>
          <w:insideH w:val="nil"/>
          <w:insideV w:val="nil"/>
        </w:tblBorders>
        <w:tblLayout w:type="fixed"/>
        <w:tblLook w:val="0600" w:firstRow="0" w:lastRow="0" w:firstColumn="0" w:lastColumn="0" w:noHBand="1" w:noVBand="1"/>
        <w:tblPrChange w:id="4" w:author="Nick.Tolimieri" w:date="2022-09-02T10:08:00Z">
          <w:tblPr>
            <w:tblW w:w="6060" w:type="dxa"/>
            <w:tblBorders>
              <w:top w:val="nil"/>
              <w:left w:val="nil"/>
              <w:bottom w:val="nil"/>
              <w:right w:val="nil"/>
              <w:insideH w:val="nil"/>
              <w:insideV w:val="nil"/>
            </w:tblBorders>
            <w:tblLayout w:type="fixed"/>
            <w:tblLook w:val="0600" w:firstRow="0" w:lastRow="0" w:firstColumn="0" w:lastColumn="0" w:noHBand="1" w:noVBand="1"/>
          </w:tblPr>
        </w:tblPrChange>
      </w:tblPr>
      <w:tblGrid>
        <w:gridCol w:w="1005"/>
        <w:gridCol w:w="1980"/>
        <w:gridCol w:w="720"/>
        <w:gridCol w:w="2355"/>
        <w:tblGridChange w:id="5">
          <w:tblGrid>
            <w:gridCol w:w="1005"/>
            <w:gridCol w:w="1980"/>
            <w:gridCol w:w="720"/>
            <w:gridCol w:w="2355"/>
          </w:tblGrid>
        </w:tblGridChange>
      </w:tblGrid>
      <w:tr w:rsidR="0038698C" w:rsidTr="008E6C62">
        <w:trPr>
          <w:trHeight w:val="20"/>
          <w:trPrChange w:id="6" w:author="Nick.Tolimieri" w:date="2022-09-02T10:08:00Z">
            <w:trPr>
              <w:trHeight w:val="20"/>
            </w:trPr>
          </w:trPrChange>
        </w:trPr>
        <w:tc>
          <w:tcPr>
            <w:tcW w:w="1005" w:type="dxa"/>
            <w:tcBorders>
              <w:top w:val="nil"/>
              <w:left w:val="nil"/>
              <w:bottom w:val="single" w:sz="8" w:space="0" w:color="000000"/>
              <w:right w:val="nil"/>
            </w:tcBorders>
            <w:tcMar>
              <w:top w:w="29" w:type="dxa"/>
              <w:left w:w="100" w:type="dxa"/>
              <w:bottom w:w="29" w:type="dxa"/>
              <w:right w:w="100" w:type="dxa"/>
            </w:tcMar>
            <w:tcPrChange w:id="7" w:author="Nick.Tolimieri" w:date="2022-09-02T10:08:00Z">
              <w:tcPr>
                <w:tcW w:w="100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Year</w:t>
            </w:r>
          </w:p>
        </w:tc>
        <w:tc>
          <w:tcPr>
            <w:tcW w:w="1980" w:type="dxa"/>
            <w:tcBorders>
              <w:top w:val="nil"/>
              <w:left w:val="nil"/>
              <w:bottom w:val="single" w:sz="8" w:space="0" w:color="000000"/>
              <w:right w:val="nil"/>
            </w:tcBorders>
            <w:tcMar>
              <w:top w:w="29" w:type="dxa"/>
              <w:left w:w="100" w:type="dxa"/>
              <w:bottom w:w="29" w:type="dxa"/>
              <w:right w:w="100" w:type="dxa"/>
            </w:tcMar>
            <w:tcPrChange w:id="8" w:author="Nick.Tolimieri" w:date="2022-09-02T10:08:00Z">
              <w:tcPr>
                <w:tcW w:w="1980"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Site</w:t>
            </w:r>
          </w:p>
        </w:tc>
        <w:tc>
          <w:tcPr>
            <w:tcW w:w="720" w:type="dxa"/>
            <w:tcBorders>
              <w:top w:val="nil"/>
              <w:left w:val="nil"/>
              <w:bottom w:val="single" w:sz="8" w:space="0" w:color="000000"/>
              <w:right w:val="nil"/>
            </w:tcBorders>
            <w:tcMar>
              <w:top w:w="29" w:type="dxa"/>
              <w:left w:w="100" w:type="dxa"/>
              <w:bottom w:w="29" w:type="dxa"/>
              <w:right w:w="100" w:type="dxa"/>
            </w:tcMar>
            <w:tcPrChange w:id="9" w:author="Nick.Tolimieri" w:date="2022-09-02T10:08:00Z">
              <w:tcPr>
                <w:tcW w:w="720"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Fish</w:t>
            </w:r>
          </w:p>
        </w:tc>
        <w:tc>
          <w:tcPr>
            <w:tcW w:w="2355" w:type="dxa"/>
            <w:tcBorders>
              <w:top w:val="nil"/>
              <w:left w:val="nil"/>
              <w:bottom w:val="single" w:sz="8" w:space="0" w:color="000000"/>
              <w:right w:val="nil"/>
            </w:tcBorders>
            <w:tcMar>
              <w:top w:w="29" w:type="dxa"/>
              <w:left w:w="100" w:type="dxa"/>
              <w:bottom w:w="29" w:type="dxa"/>
              <w:right w:w="100" w:type="dxa"/>
            </w:tcMar>
            <w:tcPrChange w:id="10" w:author="Nick.Tolimieri" w:date="2022-09-02T10:08:00Z">
              <w:tcPr>
                <w:tcW w:w="235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Kelp/Invertebrates</w:t>
            </w:r>
          </w:p>
        </w:tc>
      </w:tr>
      <w:tr w:rsidR="0038698C" w:rsidTr="008E6C62">
        <w:trPr>
          <w:trHeight w:val="20"/>
          <w:trPrChange w:id="11" w:author="Nick.Tolimieri" w:date="2022-09-02T10:08:00Z">
            <w:trPr>
              <w:trHeight w:val="20"/>
            </w:trPr>
          </w:trPrChange>
        </w:trPr>
        <w:tc>
          <w:tcPr>
            <w:tcW w:w="1005" w:type="dxa"/>
            <w:tcBorders>
              <w:top w:val="single" w:sz="8" w:space="0" w:color="000000"/>
              <w:left w:val="nil"/>
              <w:bottom w:val="nil"/>
              <w:right w:val="nil"/>
            </w:tcBorders>
            <w:tcMar>
              <w:top w:w="29" w:type="dxa"/>
              <w:left w:w="100" w:type="dxa"/>
              <w:bottom w:w="29" w:type="dxa"/>
              <w:right w:w="100" w:type="dxa"/>
            </w:tcMar>
            <w:tcPrChange w:id="12" w:author="Nick.Tolimieri" w:date="2022-09-02T10:08:00Z">
              <w:tcPr>
                <w:tcW w:w="1005" w:type="dxa"/>
                <w:tcBorders>
                  <w:top w:val="single" w:sz="8" w:space="0" w:color="000000"/>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Borders>
              <w:top w:val="single" w:sz="8" w:space="0" w:color="000000"/>
            </w:tcBorders>
            <w:tcMar>
              <w:top w:w="29" w:type="dxa"/>
              <w:left w:w="100" w:type="dxa"/>
              <w:bottom w:w="29" w:type="dxa"/>
              <w:right w:w="100" w:type="dxa"/>
            </w:tcMar>
            <w:tcPrChange w:id="13" w:author="Nick.Tolimieri" w:date="2022-09-02T10:08:00Z">
              <w:tcPr>
                <w:tcW w:w="1980" w:type="dxa"/>
                <w:tcBorders>
                  <w:top w:val="single" w:sz="8" w:space="0" w:color="00000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Borders>
              <w:top w:val="single" w:sz="8" w:space="0" w:color="000000"/>
            </w:tcBorders>
            <w:tcMar>
              <w:top w:w="29" w:type="dxa"/>
              <w:left w:w="100" w:type="dxa"/>
              <w:bottom w:w="29" w:type="dxa"/>
              <w:right w:w="100" w:type="dxa"/>
            </w:tcMar>
            <w:tcPrChange w:id="14" w:author="Nick.Tolimieri" w:date="2022-09-02T10:08:00Z">
              <w:tcPr>
                <w:tcW w:w="720" w:type="dxa"/>
                <w:tcBorders>
                  <w:top w:val="single" w:sz="8" w:space="0" w:color="00000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Borders>
              <w:top w:val="single" w:sz="8" w:space="0" w:color="000000"/>
            </w:tcBorders>
            <w:tcMar>
              <w:top w:w="29" w:type="dxa"/>
              <w:left w:w="100" w:type="dxa"/>
              <w:bottom w:w="29" w:type="dxa"/>
              <w:right w:w="100" w:type="dxa"/>
            </w:tcMar>
            <w:tcPrChange w:id="15" w:author="Nick.Tolimieri" w:date="2022-09-02T10:08:00Z">
              <w:tcPr>
                <w:tcW w:w="2355" w:type="dxa"/>
                <w:tcBorders>
                  <w:top w:val="single" w:sz="8" w:space="0" w:color="00000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1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1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1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2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2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2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2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2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2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2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2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2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2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3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3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3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3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3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NA</w:t>
            </w:r>
          </w:p>
        </w:tc>
        <w:tc>
          <w:tcPr>
            <w:tcW w:w="2355" w:type="dxa"/>
            <w:tcMar>
              <w:top w:w="29" w:type="dxa"/>
              <w:left w:w="100" w:type="dxa"/>
              <w:bottom w:w="29" w:type="dxa"/>
              <w:right w:w="100" w:type="dxa"/>
            </w:tcMar>
            <w:tcPrChange w:id="3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3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3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3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3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3</w:t>
            </w:r>
          </w:p>
        </w:tc>
        <w:tc>
          <w:tcPr>
            <w:tcW w:w="2355" w:type="dxa"/>
            <w:tcMar>
              <w:top w:w="29" w:type="dxa"/>
              <w:left w:w="100" w:type="dxa"/>
              <w:bottom w:w="29" w:type="dxa"/>
              <w:right w:w="100" w:type="dxa"/>
            </w:tcMar>
            <w:tcPrChange w:id="4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7</w:t>
            </w:r>
          </w:p>
        </w:tc>
      </w:tr>
      <w:tr w:rsidR="0038698C" w:rsidTr="008E6C62">
        <w:trPr>
          <w:trHeight w:val="20"/>
          <w:trPrChange w:id="4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4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4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4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4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E6C62">
        <w:trPr>
          <w:trHeight w:val="20"/>
          <w:trPrChange w:id="4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4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4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4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c>
          <w:tcPr>
            <w:tcW w:w="2355" w:type="dxa"/>
            <w:tcMar>
              <w:top w:w="29" w:type="dxa"/>
              <w:left w:w="100" w:type="dxa"/>
              <w:bottom w:w="29" w:type="dxa"/>
              <w:right w:w="100" w:type="dxa"/>
            </w:tcMar>
            <w:tcPrChange w:id="5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r>
      <w:tr w:rsidR="0038698C" w:rsidTr="008E6C62">
        <w:trPr>
          <w:trHeight w:val="20"/>
          <w:trPrChange w:id="5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5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5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5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8</w:t>
            </w:r>
          </w:p>
        </w:tc>
        <w:tc>
          <w:tcPr>
            <w:tcW w:w="2355" w:type="dxa"/>
            <w:tcMar>
              <w:top w:w="29" w:type="dxa"/>
              <w:left w:w="100" w:type="dxa"/>
              <w:bottom w:w="29" w:type="dxa"/>
              <w:right w:w="100" w:type="dxa"/>
            </w:tcMar>
            <w:tcPrChange w:id="5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9</w:t>
            </w:r>
          </w:p>
        </w:tc>
      </w:tr>
      <w:tr w:rsidR="0038698C" w:rsidTr="008E6C62">
        <w:trPr>
          <w:trHeight w:val="20"/>
          <w:trPrChange w:id="5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5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5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5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6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r>
      <w:tr w:rsidR="0038698C" w:rsidTr="008E6C62">
        <w:trPr>
          <w:trHeight w:val="20"/>
          <w:trPrChange w:id="6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6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6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6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4</w:t>
            </w:r>
          </w:p>
        </w:tc>
        <w:tc>
          <w:tcPr>
            <w:tcW w:w="2355" w:type="dxa"/>
            <w:tcMar>
              <w:top w:w="29" w:type="dxa"/>
              <w:left w:w="100" w:type="dxa"/>
              <w:bottom w:w="29" w:type="dxa"/>
              <w:right w:w="100" w:type="dxa"/>
            </w:tcMar>
            <w:tcPrChange w:id="6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6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6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6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6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9</w:t>
            </w:r>
          </w:p>
        </w:tc>
        <w:tc>
          <w:tcPr>
            <w:tcW w:w="2355" w:type="dxa"/>
            <w:tcMar>
              <w:top w:w="29" w:type="dxa"/>
              <w:left w:w="100" w:type="dxa"/>
              <w:bottom w:w="29" w:type="dxa"/>
              <w:right w:w="100" w:type="dxa"/>
            </w:tcMar>
            <w:tcPrChange w:id="7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E6C62">
        <w:trPr>
          <w:trHeight w:val="20"/>
          <w:trPrChange w:id="7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7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7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7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18</w:t>
            </w:r>
          </w:p>
        </w:tc>
        <w:tc>
          <w:tcPr>
            <w:tcW w:w="2355" w:type="dxa"/>
            <w:tcMar>
              <w:top w:w="29" w:type="dxa"/>
              <w:left w:w="100" w:type="dxa"/>
              <w:bottom w:w="29" w:type="dxa"/>
              <w:right w:w="100" w:type="dxa"/>
            </w:tcMar>
            <w:tcPrChange w:id="7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7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7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7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7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c>
          <w:tcPr>
            <w:tcW w:w="2355" w:type="dxa"/>
            <w:tcMar>
              <w:top w:w="29" w:type="dxa"/>
              <w:left w:w="100" w:type="dxa"/>
              <w:bottom w:w="29" w:type="dxa"/>
              <w:right w:w="100" w:type="dxa"/>
            </w:tcMar>
            <w:tcPrChange w:id="8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E6C62">
        <w:trPr>
          <w:trHeight w:val="20"/>
          <w:trPrChange w:id="8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8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8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8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8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8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8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8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8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7</w:t>
            </w:r>
          </w:p>
        </w:tc>
        <w:tc>
          <w:tcPr>
            <w:tcW w:w="2355" w:type="dxa"/>
            <w:tcMar>
              <w:top w:w="29" w:type="dxa"/>
              <w:left w:w="100" w:type="dxa"/>
              <w:bottom w:w="29" w:type="dxa"/>
              <w:right w:w="100" w:type="dxa"/>
            </w:tcMar>
            <w:tcPrChange w:id="9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9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9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9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9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9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9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9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9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9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0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10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0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10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10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0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0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0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10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0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NA</w:t>
            </w:r>
          </w:p>
        </w:tc>
        <w:tc>
          <w:tcPr>
            <w:tcW w:w="2355" w:type="dxa"/>
            <w:tcMar>
              <w:top w:w="29" w:type="dxa"/>
              <w:left w:w="100" w:type="dxa"/>
              <w:bottom w:w="29" w:type="dxa"/>
              <w:right w:w="100" w:type="dxa"/>
            </w:tcMar>
            <w:tcPrChange w:id="11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1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1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1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1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1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E6C62">
        <w:trPr>
          <w:trHeight w:val="20"/>
          <w:trPrChange w:id="11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1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1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11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2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2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2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2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12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2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2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2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2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12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3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9</w:t>
            </w:r>
          </w:p>
        </w:tc>
      </w:tr>
      <w:tr w:rsidR="0038698C" w:rsidTr="008E6C62">
        <w:trPr>
          <w:trHeight w:val="20"/>
          <w:trPrChange w:id="13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3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3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13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3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3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3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3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3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14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E6C62">
        <w:trPr>
          <w:trHeight w:val="20"/>
          <w:trPrChange w:id="14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4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4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14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4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4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4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4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14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5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15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5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5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15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5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E6C62">
        <w:trPr>
          <w:trHeight w:val="20"/>
          <w:trPrChange w:id="156" w:author="Nick.Tolimieri" w:date="2022-09-02T10:08:00Z">
            <w:trPr>
              <w:trHeight w:val="20"/>
            </w:trPr>
          </w:trPrChange>
        </w:trPr>
        <w:tc>
          <w:tcPr>
            <w:tcW w:w="1005" w:type="dxa"/>
            <w:tcBorders>
              <w:top w:val="nil"/>
              <w:left w:val="nil"/>
              <w:bottom w:val="single" w:sz="8" w:space="0" w:color="000000"/>
              <w:right w:val="nil"/>
            </w:tcBorders>
            <w:tcMar>
              <w:top w:w="29" w:type="dxa"/>
              <w:left w:w="100" w:type="dxa"/>
              <w:bottom w:w="29" w:type="dxa"/>
              <w:right w:w="100" w:type="dxa"/>
            </w:tcMar>
            <w:tcPrChange w:id="157" w:author="Nick.Tolimieri" w:date="2022-09-02T10:08:00Z">
              <w:tcPr>
                <w:tcW w:w="100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Borders>
              <w:bottom w:val="single" w:sz="8" w:space="0" w:color="808080"/>
            </w:tcBorders>
            <w:tcMar>
              <w:top w:w="29" w:type="dxa"/>
              <w:left w:w="100" w:type="dxa"/>
              <w:bottom w:w="29" w:type="dxa"/>
              <w:right w:w="100" w:type="dxa"/>
            </w:tcMar>
            <w:tcPrChange w:id="158" w:author="Nick.Tolimieri" w:date="2022-09-02T10:08:00Z">
              <w:tcPr>
                <w:tcW w:w="1980" w:type="dxa"/>
                <w:tcBorders>
                  <w:bottom w:val="single" w:sz="8" w:space="0" w:color="80808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Borders>
              <w:bottom w:val="single" w:sz="8" w:space="0" w:color="808080"/>
            </w:tcBorders>
            <w:tcMar>
              <w:top w:w="29" w:type="dxa"/>
              <w:left w:w="100" w:type="dxa"/>
              <w:bottom w:w="29" w:type="dxa"/>
              <w:right w:w="100" w:type="dxa"/>
            </w:tcMar>
            <w:tcPrChange w:id="159" w:author="Nick.Tolimieri" w:date="2022-09-02T10:08:00Z">
              <w:tcPr>
                <w:tcW w:w="720" w:type="dxa"/>
                <w:tcBorders>
                  <w:bottom w:val="single" w:sz="8" w:space="0" w:color="80808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Borders>
              <w:bottom w:val="single" w:sz="8" w:space="0" w:color="808080"/>
            </w:tcBorders>
            <w:tcMar>
              <w:top w:w="29" w:type="dxa"/>
              <w:left w:w="100" w:type="dxa"/>
              <w:bottom w:w="29" w:type="dxa"/>
              <w:right w:w="100" w:type="dxa"/>
            </w:tcMar>
            <w:tcPrChange w:id="160" w:author="Nick.Tolimieri" w:date="2022-09-02T10:08:00Z">
              <w:tcPr>
                <w:tcW w:w="2355" w:type="dxa"/>
                <w:tcBorders>
                  <w:bottom w:val="single" w:sz="8" w:space="0" w:color="80808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bl>
    <w:p w:rsidR="0038698C" w:rsidDel="00E25C93" w:rsidRDefault="0038698C" w:rsidP="0038698C">
      <w:pPr>
        <w:ind w:firstLine="0"/>
        <w:rPr>
          <w:del w:id="161" w:author="Nick.Tolimieri" w:date="2022-09-02T10:08:00Z"/>
        </w:rPr>
      </w:pPr>
    </w:p>
    <w:p w:rsidR="0038698C" w:rsidRDefault="0038698C" w:rsidP="0038698C">
      <w:pPr>
        <w:pStyle w:val="Heading5"/>
      </w:pPr>
      <w:bookmarkStart w:id="162" w:name="_r9nsv8bfn4i1" w:colFirst="0" w:colLast="0"/>
      <w:bookmarkEnd w:id="162"/>
      <w:r>
        <w:br w:type="page"/>
      </w:r>
    </w:p>
    <w:p w:rsidR="0038698C" w:rsidRDefault="0038698C" w:rsidP="0038698C">
      <w:pPr>
        <w:pStyle w:val="Heading5"/>
        <w:ind w:right="3240"/>
      </w:pPr>
      <w:bookmarkStart w:id="163" w:name="_oqaids1n23wr" w:colFirst="0" w:colLast="0"/>
      <w:bookmarkEnd w:id="163"/>
      <w:r>
        <w:lastRenderedPageBreak/>
        <w:t xml:space="preserve">Table S2. </w:t>
      </w:r>
      <w:proofErr w:type="spellStart"/>
      <w:r>
        <w:t>Macroalgae</w:t>
      </w:r>
      <w:proofErr w:type="spellEnd"/>
      <w:r>
        <w:t xml:space="preserve"> species observed on transects from 2015-2021 across all sites. Mean density is stipes per m</w:t>
      </w:r>
      <w:r>
        <w:rPr>
          <w:vertAlign w:val="superscript"/>
        </w:rPr>
        <w:t>2</w:t>
      </w:r>
      <w:r>
        <w:t xml:space="preserve"> averaged across all sites and years. </w:t>
      </w:r>
    </w:p>
    <w:tbl>
      <w:tblPr>
        <w:tblW w:w="6030" w:type="dxa"/>
        <w:tblBorders>
          <w:top w:val="nil"/>
          <w:left w:val="nil"/>
          <w:bottom w:val="nil"/>
          <w:right w:val="nil"/>
          <w:insideH w:val="nil"/>
          <w:insideV w:val="nil"/>
        </w:tblBorders>
        <w:tblLayout w:type="fixed"/>
        <w:tblLook w:val="0600" w:firstRow="0" w:lastRow="0" w:firstColumn="0" w:lastColumn="0" w:noHBand="1" w:noVBand="1"/>
      </w:tblPr>
      <w:tblGrid>
        <w:gridCol w:w="2790"/>
        <w:gridCol w:w="1185"/>
        <w:gridCol w:w="780"/>
        <w:gridCol w:w="1275"/>
      </w:tblGrid>
      <w:tr w:rsidR="0038698C" w:rsidTr="005A68BC">
        <w:trPr>
          <w:trHeight w:val="20"/>
        </w:trPr>
        <w:tc>
          <w:tcPr>
            <w:tcW w:w="279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0"/>
            </w:pPr>
            <w:r>
              <w:t>Species</w:t>
            </w:r>
          </w:p>
        </w:tc>
        <w:tc>
          <w:tcPr>
            <w:tcW w:w="118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2"/>
              <w:jc w:val="center"/>
            </w:pPr>
            <w:r>
              <w:t>Density</w:t>
            </w:r>
          </w:p>
        </w:tc>
        <w:tc>
          <w:tcPr>
            <w:tcW w:w="78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right="-231" w:hanging="19"/>
              <w:jc w:val="center"/>
            </w:pPr>
            <w:r>
              <w:t>SD</w:t>
            </w:r>
          </w:p>
        </w:tc>
        <w:tc>
          <w:tcPr>
            <w:tcW w:w="1275" w:type="dxa"/>
            <w:tcBorders>
              <w:top w:val="nil"/>
              <w:left w:val="nil"/>
              <w:bottom w:val="single" w:sz="8" w:space="0" w:color="000000"/>
              <w:right w:val="nil"/>
            </w:tcBorders>
          </w:tcPr>
          <w:p w:rsidR="0038698C" w:rsidRDefault="0038698C" w:rsidP="005A68BC">
            <w:pPr>
              <w:spacing w:line="240" w:lineRule="auto"/>
              <w:ind w:right="-231" w:hanging="19"/>
              <w:jc w:val="center"/>
            </w:pPr>
            <w:r>
              <w:t>Multivariate designation</w:t>
            </w:r>
          </w:p>
        </w:tc>
      </w:tr>
      <w:tr w:rsidR="0038698C" w:rsidTr="005A68BC">
        <w:trPr>
          <w:trHeight w:val="20"/>
        </w:trPr>
        <w:tc>
          <w:tcPr>
            <w:tcW w:w="2790"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Pterygophora</w:t>
            </w:r>
            <w:proofErr w:type="spellEnd"/>
            <w:r>
              <w:rPr>
                <w:i/>
              </w:rPr>
              <w:t xml:space="preserve"> </w:t>
            </w:r>
            <w:proofErr w:type="spellStart"/>
            <w:r>
              <w:rPr>
                <w:i/>
              </w:rPr>
              <w:t>californica</w:t>
            </w:r>
            <w:proofErr w:type="spellEnd"/>
          </w:p>
        </w:tc>
        <w:tc>
          <w:tcPr>
            <w:tcW w:w="1185" w:type="dxa"/>
            <w:tcBorders>
              <w:top w:val="single" w:sz="8" w:space="0" w:color="000000"/>
            </w:tcBorders>
            <w:tcMar>
              <w:top w:w="100" w:type="dxa"/>
              <w:left w:w="100" w:type="dxa"/>
              <w:bottom w:w="100" w:type="dxa"/>
              <w:right w:w="100" w:type="dxa"/>
            </w:tcMar>
          </w:tcPr>
          <w:p w:rsidR="0038698C" w:rsidRDefault="0038698C" w:rsidP="005A68BC">
            <w:pPr>
              <w:spacing w:line="240" w:lineRule="auto"/>
              <w:ind w:hanging="12"/>
              <w:jc w:val="center"/>
            </w:pPr>
            <w:r>
              <w:t>1.11</w:t>
            </w:r>
          </w:p>
        </w:tc>
        <w:tc>
          <w:tcPr>
            <w:tcW w:w="780" w:type="dxa"/>
            <w:tcBorders>
              <w:top w:val="single" w:sz="8" w:space="0" w:color="000000"/>
            </w:tcBorders>
            <w:tcMar>
              <w:top w:w="100" w:type="dxa"/>
              <w:left w:w="100" w:type="dxa"/>
              <w:bottom w:w="100" w:type="dxa"/>
              <w:right w:w="100" w:type="dxa"/>
            </w:tcMar>
          </w:tcPr>
          <w:p w:rsidR="0038698C" w:rsidRDefault="0038698C" w:rsidP="005A68BC">
            <w:pPr>
              <w:spacing w:line="240" w:lineRule="auto"/>
              <w:ind w:right="-231" w:hanging="19"/>
              <w:jc w:val="center"/>
            </w:pPr>
            <w:r>
              <w:t>1.38</w:t>
            </w:r>
          </w:p>
        </w:tc>
        <w:tc>
          <w:tcPr>
            <w:tcW w:w="1275" w:type="dxa"/>
            <w:tcBorders>
              <w:top w:val="single" w:sz="8" w:space="0" w:color="000000"/>
            </w:tcBorders>
          </w:tcPr>
          <w:p w:rsidR="0038698C" w:rsidRPr="00A03DC6" w:rsidRDefault="0038698C" w:rsidP="005A68BC">
            <w:pPr>
              <w:spacing w:line="240" w:lineRule="auto"/>
              <w:ind w:right="-231" w:hanging="19"/>
              <w:jc w:val="center"/>
              <w:rPr>
                <w:i/>
              </w:rPr>
            </w:pPr>
            <w:proofErr w:type="spellStart"/>
            <w:r w:rsidRPr="00A03DC6">
              <w:rPr>
                <w:i/>
              </w:rPr>
              <w:t>Ptery</w:t>
            </w:r>
            <w:proofErr w:type="spellEnd"/>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Nereocystis</w:t>
            </w:r>
            <w:proofErr w:type="spellEnd"/>
            <w:r>
              <w:rPr>
                <w:i/>
              </w:rPr>
              <w:t xml:space="preserve"> </w:t>
            </w:r>
            <w:proofErr w:type="spellStart"/>
            <w:r>
              <w:rPr>
                <w:i/>
              </w:rPr>
              <w:t>luetkeana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0.87</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1.70</w:t>
            </w:r>
          </w:p>
        </w:tc>
        <w:tc>
          <w:tcPr>
            <w:tcW w:w="1275" w:type="dxa"/>
          </w:tcPr>
          <w:p w:rsidR="0038698C" w:rsidRPr="00A03DC6" w:rsidRDefault="0038698C" w:rsidP="005A68BC">
            <w:pPr>
              <w:spacing w:line="240" w:lineRule="auto"/>
              <w:ind w:right="-231" w:hanging="19"/>
              <w:jc w:val="center"/>
              <w:rPr>
                <w:i/>
              </w:rPr>
            </w:pPr>
            <w:proofErr w:type="spellStart"/>
            <w:r w:rsidRPr="00A03DC6">
              <w:rPr>
                <w:i/>
              </w:rPr>
              <w:t>Nereo</w:t>
            </w:r>
            <w:proofErr w:type="spellEnd"/>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Macrocystis</w:t>
            </w:r>
            <w:proofErr w:type="spellEnd"/>
            <w:r>
              <w:rPr>
                <w:i/>
              </w:rPr>
              <w:t xml:space="preserve"> </w:t>
            </w:r>
            <w:proofErr w:type="spellStart"/>
            <w:r>
              <w:rPr>
                <w:i/>
              </w:rPr>
              <w:t>pyrifera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0.55</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1.37</w:t>
            </w:r>
          </w:p>
        </w:tc>
        <w:tc>
          <w:tcPr>
            <w:tcW w:w="1275" w:type="dxa"/>
          </w:tcPr>
          <w:p w:rsidR="0038698C" w:rsidRPr="00A03DC6" w:rsidRDefault="0038698C" w:rsidP="005A68BC">
            <w:pPr>
              <w:spacing w:line="240" w:lineRule="auto"/>
              <w:ind w:right="-231" w:hanging="19"/>
              <w:jc w:val="center"/>
              <w:rPr>
                <w:i/>
              </w:rPr>
            </w:pPr>
            <w:r w:rsidRPr="00A03DC6">
              <w:rPr>
                <w:i/>
              </w:rPr>
              <w:t>Macro</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Laminaria</w:t>
            </w:r>
            <w:proofErr w:type="spellEnd"/>
            <w:r>
              <w:rPr>
                <w:i/>
              </w:rPr>
              <w:t xml:space="preserve"> </w:t>
            </w:r>
            <w:proofErr w:type="spellStart"/>
            <w:r>
              <w:rPr>
                <w:i/>
              </w:rPr>
              <w:t>setchellii</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0.13</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0.40</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Saccharina</w:t>
            </w:r>
            <w:proofErr w:type="spellEnd"/>
            <w:r>
              <w:rPr>
                <w:i/>
              </w:rPr>
              <w:t xml:space="preserve"> </w:t>
            </w:r>
            <w:proofErr w:type="spellStart"/>
            <w:r>
              <w:rPr>
                <w:i/>
              </w:rPr>
              <w:t>dentigera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0.09</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0.29</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Pleurophycus</w:t>
            </w:r>
            <w:proofErr w:type="spellEnd"/>
            <w:r>
              <w:rPr>
                <w:i/>
              </w:rPr>
              <w:t xml:space="preserve"> </w:t>
            </w:r>
            <w:proofErr w:type="spellStart"/>
            <w:r>
              <w:rPr>
                <w:i/>
              </w:rPr>
              <w:t>gardneri</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0.09</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0.31</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Desmarestia</w:t>
            </w:r>
            <w:proofErr w:type="spellEnd"/>
            <w:r>
              <w:rPr>
                <w:i/>
              </w:rPr>
              <w:t xml:space="preserve"> </w:t>
            </w:r>
            <w:r w:rsidRPr="00175D23">
              <w:t>spp</w:t>
            </w:r>
            <w:r>
              <w:t>.</w:t>
            </w:r>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0.07</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0.21</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Costaria</w:t>
            </w:r>
            <w:proofErr w:type="spellEnd"/>
            <w:r>
              <w:rPr>
                <w:i/>
              </w:rPr>
              <w:t xml:space="preserve"> </w:t>
            </w:r>
            <w:proofErr w:type="spellStart"/>
            <w:r>
              <w:rPr>
                <w:i/>
              </w:rPr>
              <w:t>costata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0.06</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0.17</w:t>
            </w:r>
          </w:p>
        </w:tc>
        <w:tc>
          <w:tcPr>
            <w:tcW w:w="1275" w:type="dxa"/>
          </w:tcPr>
          <w:p w:rsidR="0038698C" w:rsidRDefault="0038698C" w:rsidP="005A68BC">
            <w:pPr>
              <w:spacing w:line="240" w:lineRule="auto"/>
              <w:ind w:right="-231" w:hanging="19"/>
              <w:jc w:val="center"/>
            </w:pPr>
            <w:r>
              <w:t>Other</w:t>
            </w:r>
          </w:p>
        </w:tc>
      </w:tr>
      <w:tr w:rsidR="0038698C" w:rsidRPr="00626D51"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Pr="00436810" w:rsidRDefault="0038698C" w:rsidP="005A68BC">
            <w:pPr>
              <w:spacing w:line="240" w:lineRule="auto"/>
              <w:ind w:hanging="10"/>
              <w:rPr>
                <w:i/>
              </w:rPr>
            </w:pPr>
            <w:proofErr w:type="spellStart"/>
            <w:r w:rsidRPr="00436810">
              <w:rPr>
                <w:i/>
              </w:rPr>
              <w:t>Saccharina</w:t>
            </w:r>
            <w:proofErr w:type="spellEnd"/>
            <w:r w:rsidRPr="00436810">
              <w:rPr>
                <w:i/>
              </w:rPr>
              <w:t xml:space="preserve"> </w:t>
            </w:r>
            <w:proofErr w:type="spellStart"/>
            <w:r w:rsidRPr="00436810">
              <w:rPr>
                <w:i/>
              </w:rPr>
              <w:t>latissima</w:t>
            </w:r>
            <w:proofErr w:type="spellEnd"/>
          </w:p>
        </w:tc>
        <w:tc>
          <w:tcPr>
            <w:tcW w:w="1185" w:type="dxa"/>
            <w:tcMar>
              <w:top w:w="100" w:type="dxa"/>
              <w:left w:w="100" w:type="dxa"/>
              <w:bottom w:w="100" w:type="dxa"/>
              <w:right w:w="100" w:type="dxa"/>
            </w:tcMar>
          </w:tcPr>
          <w:p w:rsidR="0038698C" w:rsidRPr="00436810" w:rsidRDefault="0038698C" w:rsidP="005A68BC">
            <w:pPr>
              <w:spacing w:line="240" w:lineRule="auto"/>
              <w:ind w:hanging="12"/>
              <w:jc w:val="center"/>
            </w:pPr>
            <w:r w:rsidRPr="00436810">
              <w:t>0.04</w:t>
            </w:r>
          </w:p>
        </w:tc>
        <w:tc>
          <w:tcPr>
            <w:tcW w:w="780" w:type="dxa"/>
            <w:tcMar>
              <w:top w:w="100" w:type="dxa"/>
              <w:left w:w="100" w:type="dxa"/>
              <w:bottom w:w="100" w:type="dxa"/>
              <w:right w:w="100" w:type="dxa"/>
            </w:tcMar>
          </w:tcPr>
          <w:p w:rsidR="0038698C" w:rsidRPr="00436810" w:rsidRDefault="0038698C" w:rsidP="005A68BC">
            <w:pPr>
              <w:spacing w:line="240" w:lineRule="auto"/>
              <w:ind w:right="-231" w:hanging="19"/>
              <w:jc w:val="center"/>
            </w:pPr>
            <w:r w:rsidRPr="00436810">
              <w:t>0.22</w:t>
            </w:r>
          </w:p>
        </w:tc>
        <w:tc>
          <w:tcPr>
            <w:tcW w:w="1275" w:type="dxa"/>
          </w:tcPr>
          <w:p w:rsidR="0038698C" w:rsidRPr="00436810" w:rsidRDefault="0038698C" w:rsidP="005A68BC">
            <w:pPr>
              <w:spacing w:line="240" w:lineRule="auto"/>
              <w:ind w:right="-231" w:hanging="19"/>
              <w:jc w:val="center"/>
            </w:pPr>
            <w:r w:rsidRPr="00436810">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Alaria</w:t>
            </w:r>
            <w:proofErr w:type="spellEnd"/>
            <w:r>
              <w:rPr>
                <w:i/>
              </w:rPr>
              <w:t xml:space="preserve"> </w:t>
            </w:r>
            <w:proofErr w:type="spellStart"/>
            <w:r>
              <w:rPr>
                <w:i/>
              </w:rPr>
              <w:t>marginata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0.01</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0.06</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Cymathere</w:t>
            </w:r>
            <w:proofErr w:type="spellEnd"/>
            <w:r>
              <w:rPr>
                <w:i/>
              </w:rPr>
              <w:t xml:space="preserve"> </w:t>
            </w:r>
            <w:proofErr w:type="spellStart"/>
            <w:r>
              <w:rPr>
                <w:i/>
              </w:rPr>
              <w:t>triplicata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0.00</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0.02</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Agarum</w:t>
            </w:r>
            <w:proofErr w:type="spellEnd"/>
            <w:r>
              <w:rPr>
                <w:i/>
              </w:rPr>
              <w:t xml:space="preserve"> </w:t>
            </w:r>
            <w:proofErr w:type="spellStart"/>
            <w:r>
              <w:rPr>
                <w:i/>
              </w:rPr>
              <w:t>fimbriatum</w:t>
            </w:r>
            <w:proofErr w:type="spellEnd"/>
          </w:p>
        </w:tc>
        <w:tc>
          <w:tcPr>
            <w:tcW w:w="1185"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hanging="12"/>
              <w:jc w:val="center"/>
            </w:pPr>
            <w:r>
              <w:t>0.00</w:t>
            </w:r>
          </w:p>
        </w:tc>
        <w:tc>
          <w:tcPr>
            <w:tcW w:w="78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right="-231" w:hanging="19"/>
              <w:jc w:val="center"/>
            </w:pPr>
            <w:r>
              <w:t>0.04</w:t>
            </w:r>
          </w:p>
        </w:tc>
        <w:tc>
          <w:tcPr>
            <w:tcW w:w="1275" w:type="dxa"/>
            <w:tcBorders>
              <w:bottom w:val="single" w:sz="8" w:space="0" w:color="808080"/>
            </w:tcBorders>
          </w:tcPr>
          <w:p w:rsidR="0038698C" w:rsidRDefault="0038698C" w:rsidP="005A68BC">
            <w:pPr>
              <w:spacing w:line="240" w:lineRule="auto"/>
              <w:ind w:right="-231" w:hanging="19"/>
              <w:jc w:val="center"/>
            </w:pPr>
            <w:r>
              <w:t>Other</w:t>
            </w:r>
          </w:p>
        </w:tc>
      </w:tr>
    </w:tbl>
    <w:p w:rsidR="0038698C" w:rsidRDefault="0038698C" w:rsidP="0038698C">
      <w:bookmarkStart w:id="164" w:name="_xjuj7385wg2e" w:colFirst="0" w:colLast="0"/>
      <w:bookmarkEnd w:id="164"/>
    </w:p>
    <w:p w:rsidR="0038698C" w:rsidRDefault="0038698C" w:rsidP="0038698C">
      <w:pPr>
        <w:pStyle w:val="Heading5"/>
      </w:pPr>
      <w:bookmarkStart w:id="165" w:name="_skv4plpry6w1" w:colFirst="0" w:colLast="0"/>
      <w:bookmarkEnd w:id="165"/>
      <w:r>
        <w:br w:type="page"/>
      </w:r>
    </w:p>
    <w:p w:rsidR="0038698C" w:rsidRDefault="0038698C" w:rsidP="0038698C">
      <w:pPr>
        <w:pStyle w:val="Heading5"/>
      </w:pPr>
      <w:bookmarkStart w:id="166" w:name="_hwx622owzuun" w:colFirst="0" w:colLast="0"/>
      <w:bookmarkEnd w:id="166"/>
      <w:r>
        <w:lastRenderedPageBreak/>
        <w:t xml:space="preserve">Table </w:t>
      </w:r>
      <w:del w:id="167" w:author="Nick.Tolimieri" w:date="2022-09-02T10:14:00Z">
        <w:r w:rsidDel="00B14AC6">
          <w:delText>S3</w:delText>
        </w:r>
      </w:del>
      <w:ins w:id="168" w:author="Nick.Tolimieri" w:date="2022-09-02T10:14:00Z">
        <w:r w:rsidR="00B14AC6">
          <w:t>S</w:t>
        </w:r>
      </w:ins>
      <w:ins w:id="169" w:author="Nick.Tolimieri" w:date="2022-09-02T10:20:00Z">
        <w:r w:rsidR="00277D38">
          <w:t>3</w:t>
        </w:r>
      </w:ins>
      <w:r>
        <w:t>. Invertebrate species showing group designation in the multivariate analyses. Density is the number per m</w:t>
      </w:r>
      <w:r>
        <w:rPr>
          <w:vertAlign w:val="superscript"/>
        </w:rPr>
        <w:t>2</w:t>
      </w:r>
      <w:r>
        <w:t xml:space="preserve"> across all sites and years. SD = 1.0 standard deviation. Values of 0.0 indicate density less than 0.01 per m</w:t>
      </w:r>
      <w:r>
        <w:rPr>
          <w:vertAlign w:val="superscript"/>
        </w:rPr>
        <w:t>2</w:t>
      </w:r>
      <w:r>
        <w:t xml:space="preserve">. The following groups were used in the multivariate analyses: anemone, blood star, brood star, chiton, crabs, cucumber, green urchin, hermit crabs, kelp crab, large star, leather star, medium star, nudibranch, </w:t>
      </w:r>
      <w:proofErr w:type="spellStart"/>
      <w:r>
        <w:rPr>
          <w:i/>
        </w:rPr>
        <w:t>Pisaster</w:t>
      </w:r>
      <w:proofErr w:type="spellEnd"/>
      <w:r>
        <w:t xml:space="preserve">, purple urchin, </w:t>
      </w:r>
      <w:r>
        <w:rPr>
          <w:i/>
        </w:rPr>
        <w:t>Pycnopodia</w:t>
      </w:r>
      <w:r>
        <w:t>, red urchin, shelled gastropod, sponge, and tunicate.</w:t>
      </w:r>
    </w:p>
    <w:tbl>
      <w:tblPr>
        <w:tblW w:w="8605" w:type="dxa"/>
        <w:tblBorders>
          <w:top w:val="nil"/>
          <w:left w:val="nil"/>
          <w:bottom w:val="nil"/>
          <w:right w:val="nil"/>
          <w:insideH w:val="nil"/>
          <w:insideV w:val="nil"/>
        </w:tblBorders>
        <w:tblLayout w:type="fixed"/>
        <w:tblLook w:val="0600" w:firstRow="0" w:lastRow="0" w:firstColumn="0" w:lastColumn="0" w:noHBand="1" w:noVBand="1"/>
      </w:tblPr>
      <w:tblGrid>
        <w:gridCol w:w="3330"/>
        <w:gridCol w:w="2235"/>
        <w:gridCol w:w="1520"/>
        <w:gridCol w:w="1520"/>
      </w:tblGrid>
      <w:tr w:rsidR="0038698C" w:rsidTr="00EC111B">
        <w:trPr>
          <w:trHeight w:val="144"/>
        </w:trPr>
        <w:tc>
          <w:tcPr>
            <w:tcW w:w="333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Species</w:t>
            </w:r>
          </w:p>
        </w:tc>
        <w:tc>
          <w:tcPr>
            <w:tcW w:w="2235"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hanging="10"/>
            </w:pPr>
            <w:r>
              <w:t>Multivariate Group</w:t>
            </w:r>
          </w:p>
        </w:tc>
        <w:tc>
          <w:tcPr>
            <w:tcW w:w="152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Density</w:t>
            </w:r>
          </w:p>
        </w:tc>
        <w:tc>
          <w:tcPr>
            <w:tcW w:w="152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SD</w:t>
            </w:r>
          </w:p>
        </w:tc>
      </w:tr>
      <w:tr w:rsidR="0038698C" w:rsidTr="00EC111B">
        <w:trPr>
          <w:trHeight w:val="144"/>
        </w:trPr>
        <w:tc>
          <w:tcPr>
            <w:tcW w:w="3330" w:type="dxa"/>
            <w:tcBorders>
              <w:top w:val="single" w:sz="8" w:space="0" w:color="000000"/>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Balanus</w:t>
            </w:r>
            <w:proofErr w:type="spellEnd"/>
            <w:r>
              <w:rPr>
                <w:i/>
              </w:rPr>
              <w:t xml:space="preserve"> </w:t>
            </w:r>
            <w:proofErr w:type="spellStart"/>
            <w:r>
              <w:rPr>
                <w:i/>
              </w:rPr>
              <w:t>nubilus</w:t>
            </w:r>
            <w:proofErr w:type="spellEnd"/>
          </w:p>
        </w:tc>
        <w:tc>
          <w:tcPr>
            <w:tcW w:w="2235" w:type="dxa"/>
            <w:tcBorders>
              <w:top w:val="single" w:sz="8" w:space="0" w:color="000000"/>
            </w:tcBorders>
            <w:tcMar>
              <w:top w:w="58" w:type="dxa"/>
              <w:left w:w="100" w:type="dxa"/>
              <w:bottom w:w="58" w:type="dxa"/>
              <w:right w:w="100" w:type="dxa"/>
            </w:tcMar>
          </w:tcPr>
          <w:p w:rsidR="0038698C" w:rsidRDefault="0038698C" w:rsidP="005A68BC">
            <w:pPr>
              <w:spacing w:line="240" w:lineRule="auto"/>
              <w:ind w:hanging="10"/>
            </w:pPr>
            <w:r>
              <w:t>barnacle</w:t>
            </w:r>
          </w:p>
        </w:tc>
        <w:tc>
          <w:tcPr>
            <w:tcW w:w="1520" w:type="dxa"/>
            <w:tcBorders>
              <w:top w:val="single" w:sz="8" w:space="0" w:color="000000"/>
            </w:tcBorders>
            <w:tcMar>
              <w:top w:w="58" w:type="dxa"/>
              <w:left w:w="100" w:type="dxa"/>
              <w:bottom w:w="58" w:type="dxa"/>
              <w:right w:w="100" w:type="dxa"/>
            </w:tcMar>
          </w:tcPr>
          <w:p w:rsidR="0038698C" w:rsidRDefault="0038698C" w:rsidP="005A68BC">
            <w:pPr>
              <w:spacing w:line="240" w:lineRule="auto"/>
              <w:ind w:firstLine="0"/>
            </w:pPr>
            <w:r>
              <w:t>0.83</w:t>
            </w:r>
          </w:p>
        </w:tc>
        <w:tc>
          <w:tcPr>
            <w:tcW w:w="1520" w:type="dxa"/>
            <w:tcBorders>
              <w:top w:val="single" w:sz="8" w:space="0" w:color="000000"/>
            </w:tcBorders>
            <w:tcMar>
              <w:top w:w="58" w:type="dxa"/>
              <w:left w:w="100" w:type="dxa"/>
              <w:bottom w:w="58" w:type="dxa"/>
              <w:right w:w="100" w:type="dxa"/>
            </w:tcMar>
          </w:tcPr>
          <w:p w:rsidR="0038698C" w:rsidRPr="00175D23" w:rsidRDefault="0038698C" w:rsidP="005A68BC">
            <w:pPr>
              <w:spacing w:line="240" w:lineRule="auto"/>
              <w:ind w:firstLine="0"/>
            </w:pPr>
            <w:r w:rsidRPr="00175D23">
              <w:t>3.67</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Strongylocentrotus</w:t>
            </w:r>
            <w:proofErr w:type="spellEnd"/>
            <w:r>
              <w:rPr>
                <w:i/>
              </w:rPr>
              <w:t xml:space="preserve"> </w:t>
            </w:r>
            <w:proofErr w:type="spellStart"/>
            <w:r>
              <w:rPr>
                <w:i/>
              </w:rPr>
              <w:t>purpuratus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purple urchin</w:t>
            </w:r>
          </w:p>
        </w:tc>
        <w:tc>
          <w:tcPr>
            <w:tcW w:w="1520" w:type="dxa"/>
            <w:tcMar>
              <w:top w:w="58" w:type="dxa"/>
              <w:left w:w="100" w:type="dxa"/>
              <w:bottom w:w="58" w:type="dxa"/>
              <w:right w:w="100" w:type="dxa"/>
            </w:tcMar>
          </w:tcPr>
          <w:p w:rsidR="0038698C" w:rsidRDefault="0038698C" w:rsidP="005A68BC">
            <w:pPr>
              <w:spacing w:line="240" w:lineRule="auto"/>
              <w:ind w:firstLine="0"/>
            </w:pPr>
            <w:r>
              <w:t>0.71</w:t>
            </w:r>
          </w:p>
        </w:tc>
        <w:tc>
          <w:tcPr>
            <w:tcW w:w="1520" w:type="dxa"/>
            <w:tcMar>
              <w:top w:w="58" w:type="dxa"/>
              <w:left w:w="100" w:type="dxa"/>
              <w:bottom w:w="58" w:type="dxa"/>
              <w:right w:w="100" w:type="dxa"/>
            </w:tcMar>
          </w:tcPr>
          <w:p w:rsidR="0038698C" w:rsidRDefault="0038698C" w:rsidP="005A68BC">
            <w:pPr>
              <w:spacing w:line="240" w:lineRule="auto"/>
              <w:ind w:firstLine="0"/>
            </w:pPr>
            <w:r>
              <w:t>2.40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Nucella</w:t>
            </w:r>
            <w:proofErr w:type="spellEnd"/>
            <w:r>
              <w:rPr>
                <w:i/>
              </w:rPr>
              <w:t xml:space="preserve"> </w:t>
            </w:r>
            <w:proofErr w:type="spellStart"/>
            <w:r>
              <w:rPr>
                <w:i/>
              </w:rPr>
              <w:t>lamellosa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0.29</w:t>
            </w:r>
          </w:p>
        </w:tc>
        <w:tc>
          <w:tcPr>
            <w:tcW w:w="1520" w:type="dxa"/>
            <w:tcMar>
              <w:top w:w="58" w:type="dxa"/>
              <w:left w:w="100" w:type="dxa"/>
              <w:bottom w:w="58" w:type="dxa"/>
              <w:right w:w="100" w:type="dxa"/>
            </w:tcMar>
          </w:tcPr>
          <w:p w:rsidR="0038698C" w:rsidRDefault="0038698C" w:rsidP="005A68BC">
            <w:pPr>
              <w:spacing w:line="240" w:lineRule="auto"/>
              <w:ind w:firstLine="0"/>
            </w:pPr>
            <w:r>
              <w:t>1.36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Mesocentrotus</w:t>
            </w:r>
            <w:proofErr w:type="spellEnd"/>
            <w:r>
              <w:rPr>
                <w:i/>
              </w:rPr>
              <w:t xml:space="preserve"> </w:t>
            </w:r>
            <w:proofErr w:type="spellStart"/>
            <w:r>
              <w:rPr>
                <w:i/>
              </w:rPr>
              <w:t>franciscanus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red urchin</w:t>
            </w:r>
          </w:p>
        </w:tc>
        <w:tc>
          <w:tcPr>
            <w:tcW w:w="1520" w:type="dxa"/>
            <w:tcMar>
              <w:top w:w="58" w:type="dxa"/>
              <w:left w:w="100" w:type="dxa"/>
              <w:bottom w:w="58" w:type="dxa"/>
              <w:right w:w="100" w:type="dxa"/>
            </w:tcMar>
          </w:tcPr>
          <w:p w:rsidR="0038698C" w:rsidRDefault="0038698C" w:rsidP="005A68BC">
            <w:pPr>
              <w:spacing w:line="240" w:lineRule="auto"/>
              <w:ind w:firstLine="0"/>
            </w:pPr>
            <w:r>
              <w:t>0.16</w:t>
            </w:r>
          </w:p>
        </w:tc>
        <w:tc>
          <w:tcPr>
            <w:tcW w:w="1520" w:type="dxa"/>
            <w:tcMar>
              <w:top w:w="58" w:type="dxa"/>
              <w:left w:w="100" w:type="dxa"/>
              <w:bottom w:w="58" w:type="dxa"/>
              <w:right w:w="100" w:type="dxa"/>
            </w:tcMar>
          </w:tcPr>
          <w:p w:rsidR="0038698C" w:rsidRDefault="0038698C" w:rsidP="005A68BC">
            <w:pPr>
              <w:spacing w:line="240" w:lineRule="auto"/>
              <w:ind w:firstLine="0"/>
            </w:pPr>
            <w:r>
              <w:t>0.60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Cucumaria</w:t>
            </w:r>
            <w:proofErr w:type="spellEnd"/>
            <w:r>
              <w:rPr>
                <w:i/>
              </w:rPr>
              <w:t xml:space="preserve"> </w:t>
            </w:r>
            <w:proofErr w:type="spellStart"/>
            <w:r>
              <w:rPr>
                <w:i/>
              </w:rPr>
              <w:t>miniata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0.11</w:t>
            </w:r>
          </w:p>
        </w:tc>
        <w:tc>
          <w:tcPr>
            <w:tcW w:w="1520" w:type="dxa"/>
            <w:tcMar>
              <w:top w:w="58" w:type="dxa"/>
              <w:left w:w="100" w:type="dxa"/>
              <w:bottom w:w="58" w:type="dxa"/>
              <w:right w:w="100" w:type="dxa"/>
            </w:tcMar>
          </w:tcPr>
          <w:p w:rsidR="0038698C" w:rsidRDefault="0038698C" w:rsidP="005A68BC">
            <w:pPr>
              <w:spacing w:line="240" w:lineRule="auto"/>
              <w:ind w:firstLine="0"/>
            </w:pPr>
            <w:r>
              <w:t>0.16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Pr="00175D23" w:rsidRDefault="0038698C" w:rsidP="005A68BC">
            <w:pPr>
              <w:spacing w:line="240" w:lineRule="auto"/>
              <w:ind w:firstLine="0"/>
            </w:pPr>
            <w:proofErr w:type="spellStart"/>
            <w:r>
              <w:rPr>
                <w:i/>
              </w:rPr>
              <w:t>Henricia</w:t>
            </w:r>
            <w:proofErr w:type="spellEnd"/>
            <w:r>
              <w:rPr>
                <w:i/>
              </w:rPr>
              <w:t xml:space="preserve"> </w:t>
            </w:r>
            <w:r>
              <w:t>spp.</w:t>
            </w:r>
          </w:p>
        </w:tc>
        <w:tc>
          <w:tcPr>
            <w:tcW w:w="2235" w:type="dxa"/>
            <w:tcMar>
              <w:top w:w="58" w:type="dxa"/>
              <w:left w:w="100" w:type="dxa"/>
              <w:bottom w:w="58" w:type="dxa"/>
              <w:right w:w="100" w:type="dxa"/>
            </w:tcMar>
          </w:tcPr>
          <w:p w:rsidR="0038698C" w:rsidRDefault="0038698C" w:rsidP="005A68BC">
            <w:pPr>
              <w:spacing w:line="240" w:lineRule="auto"/>
              <w:ind w:hanging="10"/>
            </w:pPr>
            <w:r>
              <w:t>blood star</w:t>
            </w:r>
          </w:p>
        </w:tc>
        <w:tc>
          <w:tcPr>
            <w:tcW w:w="1520" w:type="dxa"/>
            <w:tcMar>
              <w:top w:w="58" w:type="dxa"/>
              <w:left w:w="100" w:type="dxa"/>
              <w:bottom w:w="58" w:type="dxa"/>
              <w:right w:w="100" w:type="dxa"/>
            </w:tcMar>
          </w:tcPr>
          <w:p w:rsidR="0038698C" w:rsidRDefault="0038698C" w:rsidP="005A68BC">
            <w:pPr>
              <w:spacing w:line="240" w:lineRule="auto"/>
              <w:ind w:firstLine="0"/>
            </w:pPr>
            <w:r>
              <w:t>0.10</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Styela</w:t>
            </w:r>
            <w:proofErr w:type="spellEnd"/>
            <w:r>
              <w:rPr>
                <w:i/>
              </w:rPr>
              <w:t xml:space="preserve"> </w:t>
            </w:r>
            <w:proofErr w:type="spellStart"/>
            <w:r>
              <w:rPr>
                <w:i/>
              </w:rPr>
              <w:t>montereyensis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tunicate</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c>
          <w:tcPr>
            <w:tcW w:w="1520" w:type="dxa"/>
            <w:tcMar>
              <w:top w:w="58" w:type="dxa"/>
              <w:left w:w="100" w:type="dxa"/>
              <w:bottom w:w="58" w:type="dxa"/>
              <w:right w:w="100" w:type="dxa"/>
            </w:tcMar>
          </w:tcPr>
          <w:p w:rsidR="0038698C" w:rsidRDefault="0038698C" w:rsidP="005A68BC">
            <w:pPr>
              <w:spacing w:line="240" w:lineRule="auto"/>
              <w:ind w:firstLine="0"/>
            </w:pPr>
            <w:r>
              <w:t>0.14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Strongylocentrotus</w:t>
            </w:r>
            <w:proofErr w:type="spellEnd"/>
            <w:r>
              <w:rPr>
                <w:i/>
              </w:rPr>
              <w:t xml:space="preserve"> </w:t>
            </w:r>
            <w:proofErr w:type="spellStart"/>
            <w:r>
              <w:rPr>
                <w:i/>
              </w:rPr>
              <w:t>droebachiensis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green urchin</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c>
          <w:tcPr>
            <w:tcW w:w="1520" w:type="dxa"/>
            <w:tcMar>
              <w:top w:w="58" w:type="dxa"/>
              <w:left w:w="100" w:type="dxa"/>
              <w:bottom w:w="58" w:type="dxa"/>
              <w:right w:w="100" w:type="dxa"/>
            </w:tcMar>
          </w:tcPr>
          <w:p w:rsidR="0038698C" w:rsidRDefault="0038698C" w:rsidP="005A68BC">
            <w:pPr>
              <w:spacing w:line="240" w:lineRule="auto"/>
              <w:ind w:firstLine="0"/>
            </w:pPr>
            <w:r>
              <w:t>0.31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Dermasterias</w:t>
            </w:r>
            <w:proofErr w:type="spellEnd"/>
            <w:r>
              <w:rPr>
                <w:i/>
              </w:rPr>
              <w:t xml:space="preserve"> </w:t>
            </w:r>
            <w:proofErr w:type="spellStart"/>
            <w:r>
              <w:rPr>
                <w:i/>
              </w:rPr>
              <w:t>imbricata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leather star</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c>
          <w:tcPr>
            <w:tcW w:w="1520" w:type="dxa"/>
            <w:tcMar>
              <w:top w:w="58" w:type="dxa"/>
              <w:left w:w="100" w:type="dxa"/>
              <w:bottom w:w="58" w:type="dxa"/>
              <w:right w:w="100" w:type="dxa"/>
            </w:tcMar>
          </w:tcPr>
          <w:p w:rsidR="0038698C" w:rsidRDefault="0038698C" w:rsidP="005A68BC">
            <w:pPr>
              <w:spacing w:line="240" w:lineRule="auto"/>
              <w:ind w:firstLine="0"/>
            </w:pPr>
            <w:r>
              <w:t>0.10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Ceratostoma</w:t>
            </w:r>
            <w:proofErr w:type="spellEnd"/>
            <w:r>
              <w:rPr>
                <w:i/>
              </w:rPr>
              <w:t xml:space="preserve"> </w:t>
            </w:r>
            <w:proofErr w:type="spellStart"/>
            <w:r>
              <w:rPr>
                <w:i/>
              </w:rPr>
              <w:t>foliatum</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0.05</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Crassadoma</w:t>
            </w:r>
            <w:proofErr w:type="spellEnd"/>
            <w:r>
              <w:rPr>
                <w:i/>
              </w:rPr>
              <w:t xml:space="preserve"> </w:t>
            </w:r>
            <w:proofErr w:type="spellStart"/>
            <w:r>
              <w:rPr>
                <w:i/>
              </w:rPr>
              <w:t>gigantea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c>
          <w:tcPr>
            <w:tcW w:w="1520" w:type="dxa"/>
            <w:tcMar>
              <w:top w:w="58" w:type="dxa"/>
              <w:left w:w="100" w:type="dxa"/>
              <w:bottom w:w="58" w:type="dxa"/>
              <w:right w:w="100" w:type="dxa"/>
            </w:tcMar>
          </w:tcPr>
          <w:p w:rsidR="0038698C" w:rsidRDefault="0038698C" w:rsidP="005A68BC">
            <w:pPr>
              <w:spacing w:line="240" w:lineRule="auto"/>
              <w:ind w:firstLine="0"/>
            </w:pPr>
            <w:r>
              <w:t>0.08</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Diodora</w:t>
            </w:r>
            <w:proofErr w:type="spellEnd"/>
            <w:r>
              <w:rPr>
                <w:i/>
              </w:rPr>
              <w:t xml:space="preserve"> </w:t>
            </w:r>
            <w:proofErr w:type="spellStart"/>
            <w:r>
              <w:rPr>
                <w:i/>
              </w:rPr>
              <w:t>aspera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0.05</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Leptasterias</w:t>
            </w:r>
            <w:proofErr w:type="spellEnd"/>
            <w:r>
              <w:rPr>
                <w:i/>
              </w:rPr>
              <w:t xml:space="preserve"> </w:t>
            </w:r>
            <w:r w:rsidRPr="00AE532B">
              <w:t>spp.</w:t>
            </w:r>
          </w:p>
        </w:tc>
        <w:tc>
          <w:tcPr>
            <w:tcW w:w="2235" w:type="dxa"/>
            <w:tcMar>
              <w:top w:w="58" w:type="dxa"/>
              <w:left w:w="100" w:type="dxa"/>
              <w:bottom w:w="58" w:type="dxa"/>
              <w:right w:w="100" w:type="dxa"/>
            </w:tcMar>
          </w:tcPr>
          <w:p w:rsidR="0038698C" w:rsidRDefault="0038698C" w:rsidP="005A68BC">
            <w:pPr>
              <w:spacing w:line="240" w:lineRule="auto"/>
              <w:ind w:hanging="10"/>
            </w:pPr>
            <w:r>
              <w:t>brood star</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r w:rsidRPr="00AE532B">
              <w:t>spp.</w:t>
            </w:r>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Pisaster</w:t>
            </w:r>
            <w:proofErr w:type="spellEnd"/>
            <w:r>
              <w:rPr>
                <w:i/>
              </w:rPr>
              <w:t xml:space="preserve"> </w:t>
            </w:r>
            <w:proofErr w:type="spellStart"/>
            <w:r>
              <w:rPr>
                <w:i/>
              </w:rPr>
              <w:t>ochraceus</w:t>
            </w:r>
            <w:proofErr w:type="spellEnd"/>
          </w:p>
        </w:tc>
        <w:tc>
          <w:tcPr>
            <w:tcW w:w="2235" w:type="dxa"/>
            <w:tcMar>
              <w:top w:w="58" w:type="dxa"/>
              <w:left w:w="100" w:type="dxa"/>
              <w:bottom w:w="58" w:type="dxa"/>
              <w:right w:w="100" w:type="dxa"/>
            </w:tcMar>
          </w:tcPr>
          <w:p w:rsidR="0038698C" w:rsidRPr="00AE532B" w:rsidRDefault="0038698C" w:rsidP="005A68BC">
            <w:pPr>
              <w:spacing w:line="240" w:lineRule="auto"/>
              <w:ind w:hanging="10"/>
              <w:rPr>
                <w:i/>
              </w:rPr>
            </w:pPr>
            <w:proofErr w:type="spellStart"/>
            <w:r w:rsidRPr="00AE532B">
              <w:rPr>
                <w:i/>
              </w:rPr>
              <w:t>Pisaster</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Eupentacta</w:t>
            </w:r>
            <w:proofErr w:type="spellEnd"/>
            <w:r>
              <w:rPr>
                <w:i/>
              </w:rPr>
              <w:t xml:space="preserve"> </w:t>
            </w:r>
            <w:proofErr w:type="spellStart"/>
            <w:r>
              <w:rPr>
                <w:i/>
              </w:rPr>
              <w:t>quinquesemita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Anthopleura</w:t>
            </w:r>
            <w:proofErr w:type="spellEnd"/>
            <w:r>
              <w:rPr>
                <w:i/>
              </w:rPr>
              <w:t xml:space="preserve"> </w:t>
            </w:r>
            <w:proofErr w:type="spellStart"/>
            <w:r>
              <w:rPr>
                <w:i/>
              </w:rPr>
              <w:t>xanthogrammica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Peltodoris</w:t>
            </w:r>
            <w:proofErr w:type="spellEnd"/>
            <w:r>
              <w:rPr>
                <w:i/>
              </w:rPr>
              <w:t xml:space="preserve"> </w:t>
            </w:r>
            <w:proofErr w:type="spellStart"/>
            <w:r>
              <w:rPr>
                <w:i/>
              </w:rPr>
              <w:t>nobilis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Pr="00AE532B" w:rsidRDefault="0038698C" w:rsidP="005A68BC">
            <w:pPr>
              <w:spacing w:line="240" w:lineRule="auto"/>
              <w:ind w:firstLine="0"/>
            </w:pPr>
            <w:r w:rsidRPr="00AE532B">
              <w:t>small chitons</w:t>
            </w:r>
          </w:p>
        </w:tc>
        <w:tc>
          <w:tcPr>
            <w:tcW w:w="2235" w:type="dxa"/>
            <w:tcMar>
              <w:top w:w="58" w:type="dxa"/>
              <w:left w:w="100" w:type="dxa"/>
              <w:bottom w:w="58" w:type="dxa"/>
              <w:right w:w="100" w:type="dxa"/>
            </w:tcMar>
          </w:tcPr>
          <w:p w:rsidR="0038698C" w:rsidRDefault="0038698C" w:rsidP="005A68BC">
            <w:pPr>
              <w:spacing w:line="240" w:lineRule="auto"/>
              <w:ind w:hanging="10"/>
            </w:pPr>
            <w:r>
              <w:t>chiton</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Patiria</w:t>
            </w:r>
            <w:proofErr w:type="spellEnd"/>
            <w:r>
              <w:rPr>
                <w:i/>
              </w:rPr>
              <w:t xml:space="preserve"> </w:t>
            </w:r>
            <w:proofErr w:type="spellStart"/>
            <w:r>
              <w:rPr>
                <w:i/>
              </w:rPr>
              <w:t>miniata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medium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Evasterias</w:t>
            </w:r>
            <w:proofErr w:type="spellEnd"/>
            <w:r>
              <w:rPr>
                <w:i/>
              </w:rPr>
              <w:t xml:space="preserve"> </w:t>
            </w:r>
            <w:proofErr w:type="spellStart"/>
            <w:r>
              <w:rPr>
                <w:i/>
              </w:rPr>
              <w:t>troschelii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Doris </w:t>
            </w:r>
            <w:proofErr w:type="spellStart"/>
            <w:r>
              <w:rPr>
                <w:i/>
              </w:rPr>
              <w:t>odhneri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Scyra</w:t>
            </w:r>
            <w:proofErr w:type="spellEnd"/>
            <w:r>
              <w:rPr>
                <w:i/>
              </w:rPr>
              <w:t xml:space="preserve"> </w:t>
            </w:r>
            <w:r w:rsidRPr="00AE532B">
              <w:t>spp</w:t>
            </w:r>
            <w:r>
              <w:rPr>
                <w:i/>
              </w:rPr>
              <w:t>.</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Orthasterias</w:t>
            </w:r>
            <w:proofErr w:type="spellEnd"/>
            <w:r>
              <w:rPr>
                <w:i/>
              </w:rPr>
              <w:t xml:space="preserve"> </w:t>
            </w:r>
            <w:proofErr w:type="spellStart"/>
            <w:r>
              <w:rPr>
                <w:i/>
              </w:rPr>
              <w:t>koehleri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Cryptochiton</w:t>
            </w:r>
            <w:proofErr w:type="spellEnd"/>
            <w:r>
              <w:rPr>
                <w:i/>
              </w:rPr>
              <w:t xml:space="preserve"> </w:t>
            </w:r>
            <w:proofErr w:type="spellStart"/>
            <w:r>
              <w:rPr>
                <w:i/>
              </w:rPr>
              <w:t>stelleri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chiton</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Dirona</w:t>
            </w:r>
            <w:proofErr w:type="spellEnd"/>
            <w:r>
              <w:rPr>
                <w:i/>
              </w:rPr>
              <w:t xml:space="preserve"> </w:t>
            </w:r>
            <w:proofErr w:type="spellStart"/>
            <w:r>
              <w:rPr>
                <w:i/>
              </w:rPr>
              <w:t>albolineata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lastRenderedPageBreak/>
              <w:t>Acmaea</w:t>
            </w:r>
            <w:proofErr w:type="spellEnd"/>
            <w:r>
              <w:rPr>
                <w:i/>
              </w:rPr>
              <w:t xml:space="preserve"> </w:t>
            </w:r>
            <w:proofErr w:type="spellStart"/>
            <w:r>
              <w:rPr>
                <w:i/>
              </w:rPr>
              <w:t>mitra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Lirabuccinum</w:t>
            </w:r>
            <w:proofErr w:type="spellEnd"/>
            <w:r>
              <w:rPr>
                <w:i/>
              </w:rPr>
              <w:t xml:space="preserve"> </w:t>
            </w:r>
            <w:proofErr w:type="spellStart"/>
            <w:r>
              <w:rPr>
                <w:i/>
              </w:rPr>
              <w:t>dirum</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pPr>
            <w:r>
              <w:t>sea star recruits</w:t>
            </w:r>
          </w:p>
        </w:tc>
        <w:tc>
          <w:tcPr>
            <w:tcW w:w="2235" w:type="dxa"/>
            <w:tcMar>
              <w:top w:w="58" w:type="dxa"/>
              <w:left w:w="100" w:type="dxa"/>
              <w:bottom w:w="58" w:type="dxa"/>
              <w:right w:w="100" w:type="dxa"/>
            </w:tcMar>
          </w:tcPr>
          <w:p w:rsidR="0038698C" w:rsidRDefault="0038698C" w:rsidP="005A68BC">
            <w:pPr>
              <w:spacing w:line="240" w:lineRule="auto"/>
              <w:ind w:hanging="10"/>
            </w:pPr>
            <w:proofErr w:type="spellStart"/>
            <w:r>
              <w:t>sea_star_YOY</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Epiactis</w:t>
            </w:r>
            <w:proofErr w:type="spellEnd"/>
            <w:r>
              <w:rPr>
                <w:i/>
              </w:rPr>
              <w:t xml:space="preserve"> </w:t>
            </w:r>
            <w:proofErr w:type="spellStart"/>
            <w:r>
              <w:rPr>
                <w:i/>
              </w:rPr>
              <w:t>prolifera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Pagurus</w:t>
            </w:r>
            <w:proofErr w:type="spellEnd"/>
            <w:r>
              <w:rPr>
                <w:i/>
              </w:rPr>
              <w:t xml:space="preserve"> </w:t>
            </w:r>
            <w:r w:rsidRPr="00AE532B">
              <w:t>spp</w:t>
            </w:r>
            <w:r>
              <w:t>.</w:t>
            </w:r>
          </w:p>
        </w:tc>
        <w:tc>
          <w:tcPr>
            <w:tcW w:w="2235" w:type="dxa"/>
            <w:tcMar>
              <w:top w:w="58" w:type="dxa"/>
              <w:left w:w="100" w:type="dxa"/>
              <w:bottom w:w="58" w:type="dxa"/>
              <w:right w:w="100" w:type="dxa"/>
            </w:tcMar>
          </w:tcPr>
          <w:p w:rsidR="0038698C" w:rsidRDefault="0038698C" w:rsidP="005A68BC">
            <w:pPr>
              <w:spacing w:line="240" w:lineRule="auto"/>
              <w:ind w:hanging="10"/>
            </w:pPr>
            <w:proofErr w:type="spellStart"/>
            <w:r>
              <w:t>hermit_crabs</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Triopha</w:t>
            </w:r>
            <w:proofErr w:type="spellEnd"/>
            <w:r>
              <w:rPr>
                <w:i/>
              </w:rPr>
              <w:t xml:space="preserve"> </w:t>
            </w:r>
            <w:proofErr w:type="spellStart"/>
            <w:r>
              <w:rPr>
                <w:i/>
              </w:rPr>
              <w:t>catalinae</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Cancer </w:t>
            </w:r>
            <w:r w:rsidRPr="00AE532B">
              <w:t>spp</w:t>
            </w:r>
            <w:r>
              <w:rPr>
                <w:i/>
              </w:rPr>
              <w:t>.</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Craniella</w:t>
            </w:r>
            <w:proofErr w:type="spellEnd"/>
            <w:r>
              <w:rPr>
                <w:i/>
              </w:rPr>
              <w:t xml:space="preserve"> arb</w:t>
            </w:r>
          </w:p>
        </w:tc>
        <w:tc>
          <w:tcPr>
            <w:tcW w:w="2235" w:type="dxa"/>
            <w:tcMar>
              <w:top w:w="58" w:type="dxa"/>
              <w:left w:w="100" w:type="dxa"/>
              <w:bottom w:w="58" w:type="dxa"/>
              <w:right w:w="100" w:type="dxa"/>
            </w:tcMar>
          </w:tcPr>
          <w:p w:rsidR="0038698C" w:rsidRDefault="0038698C" w:rsidP="005A68BC">
            <w:pPr>
              <w:spacing w:line="240" w:lineRule="auto"/>
              <w:ind w:hanging="10"/>
            </w:pPr>
            <w:r>
              <w:t>sponge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Janolus</w:t>
            </w:r>
            <w:proofErr w:type="spellEnd"/>
            <w:r>
              <w:rPr>
                <w:i/>
              </w:rPr>
              <w:t xml:space="preserve"> </w:t>
            </w:r>
            <w:proofErr w:type="spellStart"/>
            <w:r>
              <w:rPr>
                <w:i/>
              </w:rPr>
              <w:t>fuscus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Acanthodoris</w:t>
            </w:r>
            <w:proofErr w:type="spellEnd"/>
            <w:r>
              <w:rPr>
                <w:i/>
              </w:rPr>
              <w:t xml:space="preserve"> </w:t>
            </w:r>
            <w:proofErr w:type="spellStart"/>
            <w:r>
              <w:rPr>
                <w:i/>
              </w:rPr>
              <w:t>hudsoni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Cancer </w:t>
            </w:r>
            <w:proofErr w:type="spellStart"/>
            <w:r>
              <w:rPr>
                <w:i/>
              </w:rPr>
              <w:t>oregonensis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Parastichopus</w:t>
            </w:r>
            <w:proofErr w:type="spellEnd"/>
            <w:r>
              <w:rPr>
                <w:i/>
              </w:rPr>
              <w:t xml:space="preserve"> </w:t>
            </w:r>
            <w:proofErr w:type="spellStart"/>
            <w:r>
              <w:rPr>
                <w:i/>
              </w:rPr>
              <w:t>californicus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Pugettia</w:t>
            </w:r>
            <w:proofErr w:type="spellEnd"/>
            <w:r>
              <w:rPr>
                <w:i/>
              </w:rPr>
              <w:t xml:space="preserve"> </w:t>
            </w:r>
            <w:proofErr w:type="spellStart"/>
            <w:r>
              <w:rPr>
                <w:i/>
              </w:rPr>
              <w:t>producta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kelp crab</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Mytilus</w:t>
            </w:r>
            <w:proofErr w:type="spellEnd"/>
            <w:r>
              <w:rPr>
                <w:i/>
              </w:rPr>
              <w:t xml:space="preserve"> </w:t>
            </w:r>
            <w:proofErr w:type="spellStart"/>
            <w:r>
              <w:rPr>
                <w:i/>
              </w:rPr>
              <w:t>californianus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mussel</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Pugettia</w:t>
            </w:r>
            <w:proofErr w:type="spellEnd"/>
            <w:r>
              <w:rPr>
                <w:i/>
              </w:rPr>
              <w:t xml:space="preserve"> </w:t>
            </w:r>
            <w:proofErr w:type="spellStart"/>
            <w:r>
              <w:rPr>
                <w:i/>
              </w:rPr>
              <w:t>gracilis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kelp crab</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proofErr w:type="spellStart"/>
            <w:r>
              <w:rPr>
                <w:i/>
              </w:rPr>
              <w:t>crassicornis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Pododesmus</w:t>
            </w:r>
            <w:proofErr w:type="spellEnd"/>
            <w:r>
              <w:rPr>
                <w:i/>
              </w:rPr>
              <w:t xml:space="preserve"> </w:t>
            </w:r>
            <w:r w:rsidRPr="00AE532B">
              <w:t xml:space="preserve">spp. </w:t>
            </w:r>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Solaster</w:t>
            </w:r>
            <w:proofErr w:type="spellEnd"/>
            <w:r>
              <w:rPr>
                <w:i/>
              </w:rPr>
              <w:t xml:space="preserve"> </w:t>
            </w:r>
            <w:proofErr w:type="spellStart"/>
            <w:r>
              <w:rPr>
                <w:i/>
              </w:rPr>
              <w:t>stimpsoni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Cryptolithodes</w:t>
            </w:r>
            <w:proofErr w:type="spellEnd"/>
            <w:r>
              <w:rPr>
                <w:i/>
              </w:rPr>
              <w:t xml:space="preserve"> </w:t>
            </w:r>
            <w:proofErr w:type="spellStart"/>
            <w:r>
              <w:rPr>
                <w:i/>
              </w:rPr>
              <w:t>sitchensis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proofErr w:type="spellStart"/>
            <w:r>
              <w:rPr>
                <w:i/>
              </w:rPr>
              <w:t>lofotensis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Mediaster</w:t>
            </w:r>
            <w:proofErr w:type="spellEnd"/>
            <w:r>
              <w:rPr>
                <w:i/>
              </w:rPr>
              <w:t xml:space="preserve"> </w:t>
            </w:r>
            <w:proofErr w:type="spellStart"/>
            <w:r>
              <w:rPr>
                <w:i/>
              </w:rPr>
              <w:t>aequalis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medium star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proofErr w:type="spellStart"/>
            <w:r>
              <w:rPr>
                <w:i/>
              </w:rPr>
              <w:t>piscivora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Pycnopodia helianthoides</w:t>
            </w:r>
          </w:p>
        </w:tc>
        <w:tc>
          <w:tcPr>
            <w:tcW w:w="2235" w:type="dxa"/>
            <w:tcMar>
              <w:top w:w="58" w:type="dxa"/>
              <w:left w:w="100" w:type="dxa"/>
              <w:bottom w:w="58" w:type="dxa"/>
              <w:right w:w="100" w:type="dxa"/>
            </w:tcMar>
          </w:tcPr>
          <w:p w:rsidR="0038698C" w:rsidRDefault="0038698C" w:rsidP="005A68BC">
            <w:pPr>
              <w:spacing w:line="240" w:lineRule="auto"/>
              <w:ind w:hanging="10"/>
            </w:pPr>
            <w:r>
              <w:t>Pycnopodia</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Fusitriton</w:t>
            </w:r>
            <w:proofErr w:type="spellEnd"/>
            <w:r>
              <w:rPr>
                <w:i/>
              </w:rPr>
              <w:t xml:space="preserve"> </w:t>
            </w:r>
            <w:proofErr w:type="spellStart"/>
            <w:r>
              <w:rPr>
                <w:i/>
              </w:rPr>
              <w:t>oregonensis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Pisaster</w:t>
            </w:r>
            <w:proofErr w:type="spellEnd"/>
            <w:r>
              <w:rPr>
                <w:i/>
              </w:rPr>
              <w:t xml:space="preserve"> </w:t>
            </w:r>
            <w:proofErr w:type="spellStart"/>
            <w:r>
              <w:rPr>
                <w:i/>
              </w:rPr>
              <w:t>brevispinus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proofErr w:type="spellStart"/>
            <w:r>
              <w:t>Pisaster</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Mimulus</w:t>
            </w:r>
            <w:proofErr w:type="spellEnd"/>
            <w:r>
              <w:rPr>
                <w:i/>
              </w:rPr>
              <w:t xml:space="preserve"> </w:t>
            </w:r>
            <w:proofErr w:type="spellStart"/>
            <w:r>
              <w:rPr>
                <w:i/>
              </w:rPr>
              <w:t>foliatus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pPr>
            <w:proofErr w:type="spellStart"/>
            <w:r>
              <w:t>misc</w:t>
            </w:r>
            <w:proofErr w:type="spellEnd"/>
            <w:r>
              <w:t xml:space="preserve"> clams</w:t>
            </w:r>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Metridium</w:t>
            </w:r>
            <w:proofErr w:type="spellEnd"/>
            <w:r>
              <w:rPr>
                <w:i/>
              </w:rPr>
              <w:t xml:space="preserve"> </w:t>
            </w:r>
            <w:proofErr w:type="spellStart"/>
            <w:r>
              <w:rPr>
                <w:i/>
              </w:rPr>
              <w:t>giganteum</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Lopholithodes</w:t>
            </w:r>
            <w:proofErr w:type="spellEnd"/>
            <w:r>
              <w:rPr>
                <w:i/>
              </w:rPr>
              <w:t xml:space="preserve"> </w:t>
            </w:r>
            <w:proofErr w:type="spellStart"/>
            <w:r>
              <w:rPr>
                <w:i/>
              </w:rPr>
              <w:t>mandtii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Anthopleura</w:t>
            </w:r>
            <w:proofErr w:type="spellEnd"/>
            <w:r>
              <w:rPr>
                <w:i/>
              </w:rPr>
              <w:t xml:space="preserve"> </w:t>
            </w:r>
            <w:proofErr w:type="spellStart"/>
            <w:r>
              <w:rPr>
                <w:i/>
              </w:rPr>
              <w:t>elegantissima</w:t>
            </w:r>
            <w:proofErr w:type="spellEnd"/>
          </w:p>
        </w:tc>
        <w:tc>
          <w:tcPr>
            <w:tcW w:w="2235" w:type="dxa"/>
            <w:tcBorders>
              <w:bottom w:val="single" w:sz="8" w:space="0" w:color="808080"/>
            </w:tcBorders>
            <w:tcMar>
              <w:top w:w="58" w:type="dxa"/>
              <w:left w:w="100" w:type="dxa"/>
              <w:bottom w:w="58" w:type="dxa"/>
              <w:right w:w="100" w:type="dxa"/>
            </w:tcMar>
          </w:tcPr>
          <w:p w:rsidR="0038698C" w:rsidRDefault="0038698C" w:rsidP="005A68BC">
            <w:pPr>
              <w:spacing w:line="240" w:lineRule="auto"/>
              <w:ind w:hanging="10"/>
            </w:pPr>
            <w:r>
              <w:t>anemone</w:t>
            </w:r>
          </w:p>
        </w:tc>
        <w:tc>
          <w:tcPr>
            <w:tcW w:w="1520" w:type="dxa"/>
            <w:tcBorders>
              <w:bottom w:val="single" w:sz="8" w:space="0" w:color="808080"/>
            </w:tcBorders>
            <w:tcMar>
              <w:top w:w="58" w:type="dxa"/>
              <w:left w:w="100" w:type="dxa"/>
              <w:bottom w:w="58" w:type="dxa"/>
              <w:right w:w="100" w:type="dxa"/>
            </w:tcMar>
          </w:tcPr>
          <w:p w:rsidR="0038698C" w:rsidRDefault="0038698C" w:rsidP="005A68BC">
            <w:pPr>
              <w:spacing w:line="240" w:lineRule="auto"/>
              <w:ind w:firstLine="0"/>
            </w:pPr>
            <w:r>
              <w:t>0.00</w:t>
            </w:r>
          </w:p>
        </w:tc>
        <w:tc>
          <w:tcPr>
            <w:tcW w:w="1520" w:type="dxa"/>
            <w:tcBorders>
              <w:bottom w:val="single" w:sz="8" w:space="0" w:color="808080"/>
            </w:tcBorders>
            <w:tcMar>
              <w:top w:w="58" w:type="dxa"/>
              <w:left w:w="100" w:type="dxa"/>
              <w:bottom w:w="58" w:type="dxa"/>
              <w:right w:w="100" w:type="dxa"/>
            </w:tcMar>
          </w:tcPr>
          <w:p w:rsidR="0038698C" w:rsidRDefault="0038698C" w:rsidP="005A68BC">
            <w:pPr>
              <w:spacing w:line="240" w:lineRule="auto"/>
              <w:ind w:firstLine="0"/>
            </w:pPr>
            <w:r>
              <w:t>0.00</w:t>
            </w:r>
          </w:p>
        </w:tc>
      </w:tr>
    </w:tbl>
    <w:p w:rsidR="0038698C" w:rsidRDefault="0038698C" w:rsidP="0038698C">
      <w:pPr>
        <w:pStyle w:val="Heading5"/>
      </w:pPr>
      <w:bookmarkStart w:id="170" w:name="_jevyb6ayauur" w:colFirst="0" w:colLast="0"/>
      <w:bookmarkEnd w:id="170"/>
      <w:r>
        <w:br w:type="page"/>
      </w:r>
    </w:p>
    <w:p w:rsidR="0038698C" w:rsidRDefault="0038698C" w:rsidP="0038698C">
      <w:pPr>
        <w:pStyle w:val="Heading5"/>
      </w:pPr>
      <w:bookmarkStart w:id="171" w:name="_hbmkrdb4vkpx" w:colFirst="0" w:colLast="0"/>
      <w:bookmarkEnd w:id="171"/>
      <w:r>
        <w:lastRenderedPageBreak/>
        <w:t xml:space="preserve">Table </w:t>
      </w:r>
      <w:del w:id="172" w:author="Nick.Tolimieri" w:date="2022-09-02T10:14:00Z">
        <w:r w:rsidDel="00B14AC6">
          <w:delText>S4</w:delText>
        </w:r>
      </w:del>
      <w:ins w:id="173" w:author="Nick.Tolimieri" w:date="2022-09-02T10:14:00Z">
        <w:r w:rsidR="00B14AC6">
          <w:t>S</w:t>
        </w:r>
      </w:ins>
      <w:ins w:id="174" w:author="Nick.Tolimieri" w:date="2022-09-02T10:21:00Z">
        <w:r w:rsidR="00277D38">
          <w:t>4</w:t>
        </w:r>
      </w:ins>
      <w:r>
        <w:t xml:space="preserve">. Fish species observed during SCUBA surveys from 2015-2021. Observations with visibility below 2.0 m have been excluded. Greenling species were combined into one group for the multivariate analyses. Species in bold were used in the multivariate analyses. </w:t>
      </w:r>
    </w:p>
    <w:tbl>
      <w:tblPr>
        <w:tblW w:w="0" w:type="auto"/>
        <w:tblBorders>
          <w:top w:val="nil"/>
          <w:left w:val="nil"/>
          <w:bottom w:val="nil"/>
          <w:right w:val="nil"/>
          <w:insideH w:val="nil"/>
          <w:insideV w:val="nil"/>
        </w:tblBorders>
        <w:tblCellMar>
          <w:top w:w="43" w:type="dxa"/>
          <w:left w:w="115" w:type="dxa"/>
          <w:bottom w:w="14" w:type="dxa"/>
          <w:right w:w="115" w:type="dxa"/>
        </w:tblCellMar>
        <w:tblLook w:val="0600" w:firstRow="0" w:lastRow="0" w:firstColumn="0" w:lastColumn="0" w:noHBand="1" w:noVBand="1"/>
      </w:tblPr>
      <w:tblGrid>
        <w:gridCol w:w="3114"/>
        <w:gridCol w:w="2527"/>
        <w:gridCol w:w="747"/>
      </w:tblGrid>
      <w:tr w:rsidR="0038698C" w:rsidTr="00EC111B">
        <w:trPr>
          <w:trHeight w:val="144"/>
        </w:trPr>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Species</w:t>
            </w:r>
          </w:p>
        </w:tc>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Common name</w:t>
            </w:r>
          </w:p>
        </w:tc>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Total</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melanops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black rockfish</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1387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decagrammus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kelp greenling</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522</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Embiotoca</w:t>
            </w:r>
            <w:proofErr w:type="spellEnd"/>
            <w:r>
              <w:rPr>
                <w:i/>
              </w:rPr>
              <w:t xml:space="preserve"> </w:t>
            </w:r>
            <w:proofErr w:type="spellStart"/>
            <w:r>
              <w:rPr>
                <w:i/>
              </w:rPr>
              <w:t>lateralis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striped surfperch</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470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Aulorhynchus</w:t>
            </w:r>
            <w:proofErr w:type="spellEnd"/>
            <w:r>
              <w:rPr>
                <w:i/>
              </w:rPr>
              <w:t xml:space="preserve"> </w:t>
            </w:r>
            <w:proofErr w:type="spellStart"/>
            <w:r>
              <w:rPr>
                <w:i/>
              </w:rPr>
              <w:t>flavidus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tubesnout</w:t>
            </w:r>
            <w:proofErr w:type="spellEnd"/>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240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r>
              <w:t>Forage fish</w:t>
            </w:r>
          </w:p>
        </w:tc>
        <w:tc>
          <w:tcPr>
            <w:tcW w:w="0" w:type="auto"/>
            <w:tcMar>
              <w:top w:w="58" w:type="dxa"/>
              <w:left w:w="100" w:type="dxa"/>
              <w:bottom w:w="58" w:type="dxa"/>
              <w:right w:w="100" w:type="dxa"/>
            </w:tcMar>
          </w:tcPr>
          <w:p w:rsidR="0038698C" w:rsidRDefault="0038698C" w:rsidP="00EC111B">
            <w:pPr>
              <w:spacing w:line="240" w:lineRule="auto"/>
              <w:ind w:firstLine="0"/>
            </w:pPr>
            <w:r>
              <w:t>bait-sardines-anchovy</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200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proofErr w:type="spellStart"/>
            <w:r>
              <w:t>Clupeidae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herring</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148</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Ophiodon</w:t>
            </w:r>
            <w:proofErr w:type="spellEnd"/>
            <w:r>
              <w:rPr>
                <w:b/>
                <w:i/>
              </w:rPr>
              <w:t xml:space="preserve"> </w:t>
            </w:r>
            <w:proofErr w:type="spellStart"/>
            <w:r>
              <w:rPr>
                <w:b/>
                <w:i/>
              </w:rPr>
              <w:t>elongatus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lingcod</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45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Rhinogobiops</w:t>
            </w:r>
            <w:proofErr w:type="spellEnd"/>
            <w:r>
              <w:rPr>
                <w:i/>
              </w:rPr>
              <w:t xml:space="preserve"> </w:t>
            </w:r>
            <w:proofErr w:type="spellStart"/>
            <w:r>
              <w:rPr>
                <w:i/>
              </w:rPr>
              <w:t>nicholsii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blackeye</w:t>
            </w:r>
            <w:proofErr w:type="spellEnd"/>
            <w:r>
              <w:t xml:space="preserve"> goby</w:t>
            </w:r>
          </w:p>
        </w:tc>
        <w:tc>
          <w:tcPr>
            <w:tcW w:w="0" w:type="auto"/>
            <w:tcMar>
              <w:top w:w="58" w:type="dxa"/>
              <w:left w:w="100" w:type="dxa"/>
              <w:bottom w:w="58" w:type="dxa"/>
              <w:right w:w="100" w:type="dxa"/>
            </w:tcMar>
          </w:tcPr>
          <w:p w:rsidR="0038698C" w:rsidRDefault="0038698C" w:rsidP="00EC111B">
            <w:pPr>
              <w:spacing w:line="240" w:lineRule="auto"/>
              <w:ind w:firstLine="0"/>
              <w:jc w:val="right"/>
            </w:pPr>
            <w:r>
              <w:t>28</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Scorpaenichthys</w:t>
            </w:r>
            <w:proofErr w:type="spellEnd"/>
            <w:r>
              <w:rPr>
                <w:b/>
                <w:i/>
              </w:rPr>
              <w:t xml:space="preserve"> </w:t>
            </w:r>
            <w:proofErr w:type="spellStart"/>
            <w:r>
              <w:rPr>
                <w:b/>
                <w:i/>
              </w:rPr>
              <w:t>marmoratus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proofErr w:type="spellStart"/>
            <w:r>
              <w:rPr>
                <w:b/>
              </w:rPr>
              <w:t>cabezon</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23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caurinus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copper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20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maliger</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quillback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19</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Sebastes nebulosus</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china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17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Artedius</w:t>
            </w:r>
            <w:proofErr w:type="spellEnd"/>
            <w:r>
              <w:rPr>
                <w:i/>
              </w:rPr>
              <w:t xml:space="preserve"> </w:t>
            </w:r>
            <w:proofErr w:type="spellStart"/>
            <w:r>
              <w:rPr>
                <w:i/>
              </w:rPr>
              <w:t>harringtoni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scalyhead</w:t>
            </w:r>
            <w:proofErr w:type="spellEnd"/>
            <w:r>
              <w:t xml:space="preserve">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Rhacochilus</w:t>
            </w:r>
            <w:proofErr w:type="spellEnd"/>
            <w:r>
              <w:rPr>
                <w:i/>
              </w:rPr>
              <w:t xml:space="preserve"> </w:t>
            </w:r>
            <w:proofErr w:type="spellStart"/>
            <w:r>
              <w:rPr>
                <w:i/>
              </w:rPr>
              <w:t>vacca</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pile perch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11</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Pr="00175D23" w:rsidRDefault="0038698C" w:rsidP="00EC111B">
            <w:pPr>
              <w:spacing w:line="240" w:lineRule="auto"/>
              <w:ind w:firstLine="0"/>
            </w:pPr>
            <w:proofErr w:type="spellStart"/>
            <w:r w:rsidRPr="00175D23">
              <w:t>Cottidae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sculpins</w:t>
            </w:r>
          </w:p>
        </w:tc>
        <w:tc>
          <w:tcPr>
            <w:tcW w:w="0" w:type="auto"/>
            <w:tcMar>
              <w:top w:w="58" w:type="dxa"/>
              <w:left w:w="100" w:type="dxa"/>
              <w:bottom w:w="58" w:type="dxa"/>
              <w:right w:w="100" w:type="dxa"/>
            </w:tcMar>
          </w:tcPr>
          <w:p w:rsidR="0038698C" w:rsidRDefault="0038698C" w:rsidP="00EC111B">
            <w:pPr>
              <w:spacing w:line="240" w:lineRule="auto"/>
              <w:ind w:firstLine="0"/>
              <w:jc w:val="right"/>
            </w:pPr>
            <w: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Hemilepidotus</w:t>
            </w:r>
            <w:proofErr w:type="spellEnd"/>
            <w:r>
              <w:rPr>
                <w:i/>
              </w:rPr>
              <w:t xml:space="preserve"> </w:t>
            </w:r>
            <w:proofErr w:type="spellStart"/>
            <w:r>
              <w:rPr>
                <w:i/>
              </w:rPr>
              <w:t>hemilepidotus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red Irish lord</w:t>
            </w:r>
          </w:p>
        </w:tc>
        <w:tc>
          <w:tcPr>
            <w:tcW w:w="0" w:type="auto"/>
            <w:tcMar>
              <w:top w:w="58" w:type="dxa"/>
              <w:left w:w="100" w:type="dxa"/>
              <w:bottom w:w="58" w:type="dxa"/>
              <w:right w:w="100" w:type="dxa"/>
            </w:tcMar>
          </w:tcPr>
          <w:p w:rsidR="0038698C" w:rsidRDefault="0038698C" w:rsidP="00EC111B">
            <w:pPr>
              <w:spacing w:line="240" w:lineRule="auto"/>
              <w:ind w:firstLine="0"/>
              <w:jc w:val="right"/>
            </w:pPr>
            <w: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Oxylebius</w:t>
            </w:r>
            <w:proofErr w:type="spellEnd"/>
            <w:r>
              <w:rPr>
                <w:b/>
                <w:i/>
              </w:rPr>
              <w:t xml:space="preserve"> </w:t>
            </w:r>
            <w:proofErr w:type="spellStart"/>
            <w:r>
              <w:rPr>
                <w:b/>
                <w:i/>
              </w:rPr>
              <w:t>pictus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painted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Pr="00175D23" w:rsidRDefault="0038698C" w:rsidP="00EC111B">
            <w:pPr>
              <w:spacing w:line="240" w:lineRule="auto"/>
              <w:ind w:firstLine="0"/>
            </w:pPr>
            <w:proofErr w:type="spellStart"/>
            <w:r w:rsidRPr="00175D23">
              <w:t>Embiotocidae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surfperches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pPr>
            <w: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lagocephalus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rock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Synchirus</w:t>
            </w:r>
            <w:proofErr w:type="spellEnd"/>
            <w:r>
              <w:rPr>
                <w:i/>
              </w:rPr>
              <w:t xml:space="preserve"> </w:t>
            </w:r>
            <w:proofErr w:type="spellStart"/>
            <w:r>
              <w:rPr>
                <w:i/>
              </w:rPr>
              <w:t>gilli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manacled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stelleri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proofErr w:type="spellStart"/>
            <w:r>
              <w:rPr>
                <w:b/>
              </w:rPr>
              <w:t>whitespotted</w:t>
            </w:r>
            <w:proofErr w:type="spellEnd"/>
            <w:r>
              <w:rPr>
                <w:b/>
              </w:rPr>
              <w:t xml:space="preserve">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4</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Jordania</w:t>
            </w:r>
            <w:proofErr w:type="spellEnd"/>
            <w:r>
              <w:rPr>
                <w:i/>
              </w:rPr>
              <w:t xml:space="preserve"> </w:t>
            </w:r>
            <w:proofErr w:type="spellStart"/>
            <w:r>
              <w:rPr>
                <w:i/>
              </w:rPr>
              <w:t>zonope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longfin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4</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Chirolophis</w:t>
            </w:r>
            <w:proofErr w:type="spellEnd"/>
            <w:r>
              <w:rPr>
                <w:i/>
              </w:rPr>
              <w:t xml:space="preserve"> </w:t>
            </w:r>
            <w:proofErr w:type="spellStart"/>
            <w:r>
              <w:rPr>
                <w:i/>
              </w:rPr>
              <w:t>nugator</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mosshead</w:t>
            </w:r>
            <w:proofErr w:type="spellEnd"/>
            <w:r>
              <w:t xml:space="preserve"> </w:t>
            </w:r>
            <w:proofErr w:type="spellStart"/>
            <w:r>
              <w:t>warbonnet</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pPr>
            <w:r>
              <w:t>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Rimicola</w:t>
            </w:r>
            <w:proofErr w:type="spellEnd"/>
            <w:r>
              <w:rPr>
                <w:i/>
              </w:rPr>
              <w:t xml:space="preserve"> </w:t>
            </w:r>
            <w:proofErr w:type="spellStart"/>
            <w:r>
              <w:rPr>
                <w:i/>
              </w:rPr>
              <w:t>muscarum</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kelp clingfish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proofErr w:type="spellStart"/>
            <w:r>
              <w:t>Pholidae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gunnels</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 xml:space="preserve">Sebastes </w:t>
            </w:r>
            <w:proofErr w:type="spellStart"/>
            <w:r>
              <w:rPr>
                <w:i/>
              </w:rPr>
              <w:t>flavidus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yellowtail rockfish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w:t>
            </w:r>
          </w:p>
        </w:tc>
      </w:tr>
      <w:tr w:rsidR="0038698C" w:rsidTr="00EC111B">
        <w:trPr>
          <w:cantSplit/>
          <w:trHeight w:val="20"/>
        </w:trPr>
        <w:tc>
          <w:tcPr>
            <w:tcW w:w="0" w:type="auto"/>
            <w:tcBorders>
              <w:top w:val="nil"/>
              <w:left w:val="nil"/>
              <w:bottom w:val="single" w:sz="8" w:space="0" w:color="000000"/>
              <w:right w:val="nil"/>
            </w:tcBorders>
            <w:tcMar>
              <w:top w:w="58" w:type="dxa"/>
              <w:left w:w="100" w:type="dxa"/>
              <w:bottom w:w="58" w:type="dxa"/>
              <w:right w:w="100" w:type="dxa"/>
            </w:tcMar>
          </w:tcPr>
          <w:p w:rsidR="0038698C" w:rsidRDefault="0038698C" w:rsidP="00EC111B">
            <w:pPr>
              <w:spacing w:line="240" w:lineRule="auto"/>
              <w:ind w:firstLine="0"/>
            </w:pPr>
            <w:r>
              <w:t>fish</w:t>
            </w:r>
          </w:p>
        </w:tc>
        <w:tc>
          <w:tcPr>
            <w:tcW w:w="0" w:type="auto"/>
            <w:tcBorders>
              <w:bottom w:val="single" w:sz="8" w:space="0" w:color="808080"/>
            </w:tcBorders>
            <w:tcMar>
              <w:top w:w="58" w:type="dxa"/>
              <w:left w:w="100" w:type="dxa"/>
              <w:bottom w:w="58" w:type="dxa"/>
              <w:right w:w="100" w:type="dxa"/>
            </w:tcMar>
          </w:tcPr>
          <w:p w:rsidR="0038698C" w:rsidRDefault="0038698C" w:rsidP="00EC111B">
            <w:pPr>
              <w:spacing w:line="240" w:lineRule="auto"/>
              <w:ind w:firstLine="0"/>
            </w:pPr>
            <w:r>
              <w:t>unidentified fish</w:t>
            </w:r>
          </w:p>
        </w:tc>
        <w:tc>
          <w:tcPr>
            <w:tcW w:w="0" w:type="auto"/>
            <w:tcBorders>
              <w:bottom w:val="single" w:sz="8" w:space="0" w:color="808080"/>
            </w:tcBorders>
            <w:tcMar>
              <w:top w:w="58" w:type="dxa"/>
              <w:left w:w="100" w:type="dxa"/>
              <w:bottom w:w="58" w:type="dxa"/>
              <w:right w:w="100" w:type="dxa"/>
            </w:tcMar>
          </w:tcPr>
          <w:p w:rsidR="0038698C" w:rsidRDefault="0038698C" w:rsidP="00EC111B">
            <w:pPr>
              <w:spacing w:line="240" w:lineRule="auto"/>
              <w:ind w:firstLine="0"/>
              <w:jc w:val="right"/>
            </w:pPr>
            <w:r>
              <w:t>1</w:t>
            </w:r>
          </w:p>
        </w:tc>
      </w:tr>
    </w:tbl>
    <w:p w:rsidR="0038698C" w:rsidRDefault="0038698C" w:rsidP="0038698C">
      <w:bookmarkStart w:id="175" w:name="_q6022ym9txhx" w:colFirst="0" w:colLast="0"/>
      <w:bookmarkEnd w:id="175"/>
    </w:p>
    <w:p w:rsidR="0038698C" w:rsidRDefault="0038698C" w:rsidP="0038698C">
      <w:bookmarkStart w:id="176" w:name="_c1i22ejfw50x" w:colFirst="0" w:colLast="0"/>
      <w:bookmarkEnd w:id="176"/>
    </w:p>
    <w:p w:rsidR="0038698C" w:rsidRDefault="0038698C" w:rsidP="0038698C"/>
    <w:p w:rsidR="0038698C" w:rsidRDefault="0038698C" w:rsidP="0038698C">
      <w:pPr>
        <w:pStyle w:val="Heading5"/>
        <w:ind w:right="900"/>
      </w:pPr>
      <w:r>
        <w:t xml:space="preserve">Table </w:t>
      </w:r>
      <w:del w:id="177" w:author="Nick.Tolimieri" w:date="2022-09-02T10:15:00Z">
        <w:r w:rsidDel="00B14AC6">
          <w:delText>S5</w:delText>
        </w:r>
      </w:del>
      <w:ins w:id="178" w:author="Nick.Tolimieri" w:date="2022-09-02T10:15:00Z">
        <w:r w:rsidR="00B14AC6">
          <w:t>S</w:t>
        </w:r>
      </w:ins>
      <w:ins w:id="179" w:author="Nick.Tolimieri" w:date="2022-09-02T10:21:00Z">
        <w:r w:rsidR="00277D38">
          <w:t>5</w:t>
        </w:r>
      </w:ins>
      <w:r>
        <w:t>. Rockfish juveniles observed during SCUBA surveys from 2015-2021. Observations with visibility below 2.0 m were excluded.</w:t>
      </w:r>
    </w:p>
    <w:tbl>
      <w:tblPr>
        <w:tblW w:w="8085" w:type="dxa"/>
        <w:tblBorders>
          <w:top w:val="nil"/>
          <w:left w:val="nil"/>
          <w:bottom w:val="nil"/>
          <w:right w:val="nil"/>
          <w:insideH w:val="nil"/>
          <w:insideV w:val="nil"/>
        </w:tblBorders>
        <w:tblLayout w:type="fixed"/>
        <w:tblLook w:val="0600" w:firstRow="0" w:lastRow="0" w:firstColumn="0" w:lastColumn="0" w:noHBand="1" w:noVBand="1"/>
      </w:tblPr>
      <w:tblGrid>
        <w:gridCol w:w="4035"/>
        <w:gridCol w:w="3180"/>
        <w:gridCol w:w="870"/>
      </w:tblGrid>
      <w:tr w:rsidR="0038698C" w:rsidTr="005A68BC">
        <w:trPr>
          <w:trHeight w:val="755"/>
        </w:trPr>
        <w:tc>
          <w:tcPr>
            <w:tcW w:w="403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Species</w:t>
            </w:r>
          </w:p>
        </w:tc>
        <w:tc>
          <w:tcPr>
            <w:tcW w:w="318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Common name</w:t>
            </w:r>
          </w:p>
        </w:tc>
        <w:tc>
          <w:tcPr>
            <w:tcW w:w="87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Total</w:t>
            </w:r>
          </w:p>
        </w:tc>
      </w:tr>
      <w:tr w:rsidR="0038698C" w:rsidTr="005A68BC">
        <w:trPr>
          <w:trHeight w:val="20"/>
        </w:trPr>
        <w:tc>
          <w:tcPr>
            <w:tcW w:w="4035"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melanops</w:t>
            </w:r>
            <w:proofErr w:type="spellEnd"/>
            <w:r>
              <w:rPr>
                <w:i/>
              </w:rPr>
              <w:t>/</w:t>
            </w:r>
            <w:proofErr w:type="spellStart"/>
            <w:r>
              <w:rPr>
                <w:i/>
              </w:rPr>
              <w:t>flavidus</w:t>
            </w:r>
            <w:proofErr w:type="spellEnd"/>
          </w:p>
        </w:tc>
        <w:tc>
          <w:tcPr>
            <w:tcW w:w="3180" w:type="dxa"/>
            <w:tcBorders>
              <w:top w:val="single" w:sz="8" w:space="0" w:color="000000"/>
            </w:tcBorders>
            <w:tcMar>
              <w:top w:w="100" w:type="dxa"/>
              <w:left w:w="100" w:type="dxa"/>
              <w:bottom w:w="100" w:type="dxa"/>
              <w:right w:w="100" w:type="dxa"/>
            </w:tcMar>
          </w:tcPr>
          <w:p w:rsidR="0038698C" w:rsidRDefault="0038698C" w:rsidP="005A68BC">
            <w:pPr>
              <w:spacing w:line="240" w:lineRule="auto"/>
              <w:ind w:firstLine="0"/>
            </w:pPr>
            <w:r>
              <w:t>Yellowtail and black rockfish juveniles (YTB)</w:t>
            </w:r>
          </w:p>
        </w:tc>
        <w:tc>
          <w:tcPr>
            <w:tcW w:w="870" w:type="dxa"/>
            <w:tcBorders>
              <w:top w:val="single" w:sz="8" w:space="0" w:color="000000"/>
            </w:tcBorders>
            <w:tcMar>
              <w:top w:w="100" w:type="dxa"/>
              <w:left w:w="100" w:type="dxa"/>
              <w:bottom w:w="100" w:type="dxa"/>
              <w:right w:w="100" w:type="dxa"/>
            </w:tcMar>
          </w:tcPr>
          <w:p w:rsidR="0038698C" w:rsidRDefault="0038698C" w:rsidP="005A68BC">
            <w:pPr>
              <w:spacing w:line="240" w:lineRule="auto"/>
              <w:ind w:firstLine="0"/>
            </w:pPr>
            <w:r>
              <w:t>3544</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rPr>
                <w:i/>
              </w:rPr>
              <w:t>Sebastes</w:t>
            </w:r>
            <w:r>
              <w:t xml:space="preserve"> spp. juveniles</w:t>
            </w:r>
          </w:p>
        </w:tc>
        <w:tc>
          <w:tcPr>
            <w:tcW w:w="3180" w:type="dxa"/>
            <w:tcMar>
              <w:top w:w="100" w:type="dxa"/>
              <w:left w:w="100" w:type="dxa"/>
              <w:bottom w:w="100" w:type="dxa"/>
              <w:right w:w="100" w:type="dxa"/>
            </w:tcMar>
          </w:tcPr>
          <w:p w:rsidR="0038698C" w:rsidRDefault="0038698C" w:rsidP="005A68BC">
            <w:pPr>
              <w:spacing w:line="240" w:lineRule="auto"/>
              <w:ind w:firstLine="0"/>
            </w:pPr>
            <w:r>
              <w:t>rockfish juveniles</w:t>
            </w:r>
          </w:p>
        </w:tc>
        <w:tc>
          <w:tcPr>
            <w:tcW w:w="870" w:type="dxa"/>
            <w:tcMar>
              <w:top w:w="100" w:type="dxa"/>
              <w:left w:w="100" w:type="dxa"/>
              <w:bottom w:w="100" w:type="dxa"/>
              <w:right w:w="100" w:type="dxa"/>
            </w:tcMar>
          </w:tcPr>
          <w:p w:rsidR="0038698C" w:rsidRDefault="0038698C" w:rsidP="005A68BC">
            <w:pPr>
              <w:spacing w:line="240" w:lineRule="auto"/>
              <w:ind w:firstLine="0"/>
            </w:pPr>
            <w:r>
              <w:t>199</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caurinus</w:t>
            </w:r>
            <w:proofErr w:type="spellEnd"/>
            <w:r>
              <w:rPr>
                <w:i/>
              </w:rPr>
              <w:t>/</w:t>
            </w:r>
            <w:proofErr w:type="spellStart"/>
            <w:r>
              <w:rPr>
                <w:i/>
              </w:rPr>
              <w:t>maliger</w:t>
            </w:r>
            <w:proofErr w:type="spellEnd"/>
            <w:r>
              <w:rPr>
                <w:i/>
              </w:rPr>
              <w:t>/</w:t>
            </w:r>
            <w:proofErr w:type="spellStart"/>
            <w:r>
              <w:rPr>
                <w:i/>
              </w:rPr>
              <w:t>auriculatus</w:t>
            </w:r>
            <w:proofErr w:type="spellEnd"/>
          </w:p>
        </w:tc>
        <w:tc>
          <w:tcPr>
            <w:tcW w:w="3180" w:type="dxa"/>
            <w:tcMar>
              <w:top w:w="100" w:type="dxa"/>
              <w:left w:w="100" w:type="dxa"/>
              <w:bottom w:w="100" w:type="dxa"/>
              <w:right w:w="100" w:type="dxa"/>
            </w:tcMar>
          </w:tcPr>
          <w:p w:rsidR="0038698C" w:rsidRDefault="0038698C" w:rsidP="005A68BC">
            <w:pPr>
              <w:spacing w:line="240" w:lineRule="auto"/>
              <w:ind w:firstLine="0"/>
            </w:pPr>
            <w:r>
              <w:t>Copper, quillback, and brown rockfishes (CQB)</w:t>
            </w:r>
          </w:p>
        </w:tc>
        <w:tc>
          <w:tcPr>
            <w:tcW w:w="870" w:type="dxa"/>
            <w:tcMar>
              <w:top w:w="100" w:type="dxa"/>
              <w:left w:w="100" w:type="dxa"/>
              <w:bottom w:w="100" w:type="dxa"/>
              <w:right w:w="100" w:type="dxa"/>
            </w:tcMar>
          </w:tcPr>
          <w:p w:rsidR="0038698C" w:rsidRDefault="0038698C" w:rsidP="005A68BC">
            <w:pPr>
              <w:spacing w:line="240" w:lineRule="auto"/>
              <w:ind w:firstLine="0"/>
            </w:pPr>
            <w:r>
              <w:t>141</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pinniger</w:t>
            </w:r>
            <w:proofErr w:type="spellEnd"/>
          </w:p>
        </w:tc>
        <w:tc>
          <w:tcPr>
            <w:tcW w:w="3180" w:type="dxa"/>
            <w:tcMar>
              <w:top w:w="100" w:type="dxa"/>
              <w:left w:w="100" w:type="dxa"/>
              <w:bottom w:w="100" w:type="dxa"/>
              <w:right w:w="100" w:type="dxa"/>
            </w:tcMar>
          </w:tcPr>
          <w:p w:rsidR="0038698C" w:rsidRDefault="0038698C" w:rsidP="005A68BC">
            <w:pPr>
              <w:spacing w:line="240" w:lineRule="auto"/>
              <w:ind w:firstLine="0"/>
            </w:pPr>
            <w:r>
              <w:t>canary rockfish</w:t>
            </w:r>
          </w:p>
        </w:tc>
        <w:tc>
          <w:tcPr>
            <w:tcW w:w="870" w:type="dxa"/>
            <w:tcMar>
              <w:top w:w="100" w:type="dxa"/>
              <w:left w:w="100" w:type="dxa"/>
              <w:bottom w:w="100" w:type="dxa"/>
              <w:right w:w="100" w:type="dxa"/>
            </w:tcMar>
          </w:tcPr>
          <w:p w:rsidR="0038698C" w:rsidRDefault="0038698C" w:rsidP="005A68BC">
            <w:pPr>
              <w:spacing w:line="240" w:lineRule="auto"/>
              <w:ind w:firstLine="0"/>
            </w:pPr>
            <w:r>
              <w:t>103</w:t>
            </w:r>
          </w:p>
        </w:tc>
      </w:tr>
      <w:tr w:rsidR="0038698C" w:rsidTr="005A68BC">
        <w:trPr>
          <w:trHeight w:val="20"/>
        </w:trPr>
        <w:tc>
          <w:tcPr>
            <w:tcW w:w="403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mystinus</w:t>
            </w:r>
            <w:proofErr w:type="spellEnd"/>
          </w:p>
        </w:tc>
        <w:tc>
          <w:tcPr>
            <w:tcW w:w="318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firstLine="0"/>
            </w:pPr>
            <w:r>
              <w:t>blue rockfish</w:t>
            </w:r>
          </w:p>
        </w:tc>
        <w:tc>
          <w:tcPr>
            <w:tcW w:w="87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firstLine="0"/>
            </w:pPr>
            <w:r>
              <w:t>36</w:t>
            </w:r>
          </w:p>
        </w:tc>
      </w:tr>
      <w:tr w:rsidR="0038698C" w:rsidTr="005A68BC">
        <w:trPr>
          <w:trHeight w:val="755"/>
        </w:trPr>
        <w:tc>
          <w:tcPr>
            <w:tcW w:w="4035"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p>
        </w:tc>
        <w:tc>
          <w:tcPr>
            <w:tcW w:w="3180" w:type="dxa"/>
            <w:tcBorders>
              <w:top w:val="single" w:sz="8" w:space="0" w:color="808080"/>
            </w:tcBorders>
            <w:tcMar>
              <w:top w:w="100" w:type="dxa"/>
              <w:left w:w="100" w:type="dxa"/>
              <w:bottom w:w="100" w:type="dxa"/>
              <w:right w:w="100" w:type="dxa"/>
            </w:tcMar>
          </w:tcPr>
          <w:p w:rsidR="0038698C" w:rsidRDefault="0038698C" w:rsidP="005A68BC">
            <w:pPr>
              <w:spacing w:line="240" w:lineRule="auto"/>
              <w:ind w:firstLine="0"/>
            </w:pPr>
          </w:p>
        </w:tc>
        <w:tc>
          <w:tcPr>
            <w:tcW w:w="870" w:type="dxa"/>
            <w:tcBorders>
              <w:top w:val="single" w:sz="8" w:space="0" w:color="808080"/>
            </w:tcBorders>
            <w:tcMar>
              <w:top w:w="100" w:type="dxa"/>
              <w:left w:w="100" w:type="dxa"/>
              <w:bottom w:w="100" w:type="dxa"/>
              <w:right w:w="100" w:type="dxa"/>
            </w:tcMar>
          </w:tcPr>
          <w:p w:rsidR="0038698C" w:rsidRDefault="0038698C" w:rsidP="005A68BC">
            <w:pPr>
              <w:spacing w:line="240" w:lineRule="auto"/>
              <w:ind w:firstLine="0"/>
            </w:pPr>
          </w:p>
        </w:tc>
      </w:tr>
      <w:tr w:rsidR="0038698C" w:rsidTr="005A68BC">
        <w:trPr>
          <w:trHeight w:val="755"/>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p>
        </w:tc>
        <w:tc>
          <w:tcPr>
            <w:tcW w:w="3180" w:type="dxa"/>
            <w:tcMar>
              <w:top w:w="100" w:type="dxa"/>
              <w:left w:w="100" w:type="dxa"/>
              <w:bottom w:w="100" w:type="dxa"/>
              <w:right w:w="100" w:type="dxa"/>
            </w:tcMar>
          </w:tcPr>
          <w:p w:rsidR="0038698C" w:rsidRDefault="0038698C" w:rsidP="005A68BC">
            <w:pPr>
              <w:spacing w:line="240" w:lineRule="auto"/>
              <w:ind w:firstLine="0"/>
            </w:pPr>
          </w:p>
        </w:tc>
        <w:tc>
          <w:tcPr>
            <w:tcW w:w="870" w:type="dxa"/>
            <w:tcMar>
              <w:top w:w="100" w:type="dxa"/>
              <w:left w:w="100" w:type="dxa"/>
              <w:bottom w:w="100" w:type="dxa"/>
              <w:right w:w="100" w:type="dxa"/>
            </w:tcMar>
          </w:tcPr>
          <w:p w:rsidR="0038698C" w:rsidRDefault="0038698C" w:rsidP="005A68BC">
            <w:pPr>
              <w:spacing w:line="240" w:lineRule="auto"/>
              <w:ind w:firstLine="0"/>
            </w:pPr>
          </w:p>
        </w:tc>
      </w:tr>
    </w:tbl>
    <w:p w:rsidR="0038698C" w:rsidRDefault="0038698C" w:rsidP="0038698C">
      <w:pPr>
        <w:pStyle w:val="Heading2"/>
        <w:rPr>
          <w:ins w:id="180" w:author="Nick.Tolimieri" w:date="2022-09-02T10:21:00Z"/>
        </w:rPr>
      </w:pPr>
      <w:bookmarkStart w:id="181" w:name="_ki29orrn0w1t" w:colFirst="0" w:colLast="0"/>
      <w:bookmarkEnd w:id="181"/>
      <w:r>
        <w:br w:type="page"/>
      </w:r>
    </w:p>
    <w:p w:rsidR="00277D38" w:rsidRPr="00CC2848" w:rsidRDefault="00277D38">
      <w:pPr>
        <w:pStyle w:val="Heading5"/>
        <w:rPr>
          <w:ins w:id="182" w:author="Nick.Tolimieri" w:date="2022-09-02T10:21:00Z"/>
          <w:rPrChange w:id="183" w:author="Nick.Tolimieri" w:date="2022-09-06T13:03:00Z">
            <w:rPr>
              <w:ins w:id="184" w:author="Nick.Tolimieri" w:date="2022-09-02T10:21:00Z"/>
            </w:rPr>
          </w:rPrChange>
        </w:rPr>
        <w:pPrChange w:id="185" w:author="Nick.Tolimieri" w:date="2022-09-06T14:21:00Z">
          <w:pPr>
            <w:pStyle w:val="Heading2"/>
          </w:pPr>
        </w:pPrChange>
      </w:pPr>
      <w:ins w:id="186" w:author="Nick.Tolimieri" w:date="2022-09-02T10:21:00Z">
        <w:r w:rsidRPr="001255CF">
          <w:lastRenderedPageBreak/>
          <w:t xml:space="preserve">Table S6. </w:t>
        </w:r>
      </w:ins>
      <w:ins w:id="187" w:author="Nick.Tolimieri" w:date="2022-09-06T13:02:00Z">
        <w:r w:rsidR="00CC2848" w:rsidRPr="00CC2848">
          <w:rPr>
            <w:rPrChange w:id="188" w:author="Nick.Tolimieri" w:date="2022-09-06T13:03:00Z">
              <w:rPr/>
            </w:rPrChange>
          </w:rPr>
          <w:t xml:space="preserve">Marine heatwave statistics for four </w:t>
        </w:r>
      </w:ins>
      <w:ins w:id="189" w:author="Nick.Tolimieri" w:date="2022-09-06T15:09:00Z">
        <w:r w:rsidR="00DA5CFE" w:rsidRPr="00CC2848">
          <w:rPr>
            <w:rPrChange w:id="190" w:author="Nick.Tolimieri" w:date="2022-09-06T13:03:00Z">
              <w:rPr/>
            </w:rPrChange>
          </w:rPr>
          <w:t>locations</w:t>
        </w:r>
      </w:ins>
      <w:ins w:id="191" w:author="Nick.Tolimieri" w:date="2022-09-06T13:02:00Z">
        <w:r w:rsidR="00CC2848" w:rsidRPr="00CC2848">
          <w:rPr>
            <w:rPrChange w:id="192" w:author="Nick.Tolimieri" w:date="2022-09-06T13:03:00Z">
              <w:rPr/>
            </w:rPrChange>
          </w:rPr>
          <w:t xml:space="preserve"> from 1992-2021. </w:t>
        </w:r>
      </w:ins>
      <w:ins w:id="193" w:author="Nick.Tolimieri" w:date="2022-09-13T12:46:00Z">
        <w:r w:rsidR="004C5EBF">
          <w:t xml:space="preserve">Days above 90% indicate the total number of days above the </w:t>
        </w:r>
      </w:ins>
      <w:ins w:id="194" w:author="Nick.Tolimieri" w:date="2022-09-13T12:47:00Z">
        <w:r w:rsidR="004C5EBF">
          <w:t>90</w:t>
        </w:r>
        <w:r w:rsidR="004C5EBF" w:rsidRPr="004C5EBF">
          <w:rPr>
            <w:vertAlign w:val="superscript"/>
            <w:rPrChange w:id="195" w:author="Nick.Tolimieri" w:date="2022-09-13T12:47:00Z">
              <w:rPr>
                <w:b w:val="0"/>
                <w:i w:val="0"/>
              </w:rPr>
            </w:rPrChange>
          </w:rPr>
          <w:t>th</w:t>
        </w:r>
        <w:r w:rsidR="004C5EBF">
          <w:t xml:space="preserve"> percentile regardless of whether those days were within a 5+ day MHW; MHW events is the number of </w:t>
        </w:r>
      </w:ins>
      <w:ins w:id="196" w:author="Nick.Tolimieri" w:date="2022-09-13T12:48:00Z">
        <w:r w:rsidR="004C5EBF">
          <w:t xml:space="preserve">MHWs in a year, MHW days (5+) is the number of days </w:t>
        </w:r>
        <w:r w:rsidR="00731687">
          <w:t xml:space="preserve">within a MHW; </w:t>
        </w:r>
      </w:ins>
      <w:ins w:id="197" w:author="Nick.Tolimieri" w:date="2022-09-13T12:49:00Z">
        <w:r w:rsidR="00731687">
          <w:t xml:space="preserve">Min and Max days are the length of individual MHWs.  Mean intensity and other statistics are the intensity of the anomaly in </w:t>
        </w:r>
        <w:r w:rsidR="00731687" w:rsidRPr="00731687">
          <w:t xml:space="preserve"> °C</w:t>
        </w:r>
        <w:r w:rsidR="00731687">
          <w:t>.</w:t>
        </w:r>
      </w:ins>
    </w:p>
    <w:tbl>
      <w:tblPr>
        <w:tblW w:w="9725" w:type="dxa"/>
        <w:tblLayout w:type="fixed"/>
        <w:tblLook w:val="04A0" w:firstRow="1" w:lastRow="0" w:firstColumn="1" w:lastColumn="0" w:noHBand="0" w:noVBand="1"/>
        <w:tblPrChange w:id="198" w:author="Nick.Tolimieri" w:date="2022-09-13T12:47:00Z">
          <w:tblPr>
            <w:tblW w:w="10107" w:type="dxa"/>
            <w:tblLook w:val="04A0" w:firstRow="1" w:lastRow="0" w:firstColumn="1" w:lastColumn="0" w:noHBand="0" w:noVBand="1"/>
          </w:tblPr>
        </w:tblPrChange>
      </w:tblPr>
      <w:tblGrid>
        <w:gridCol w:w="2070"/>
        <w:gridCol w:w="616"/>
        <w:gridCol w:w="734"/>
        <w:gridCol w:w="736"/>
        <w:gridCol w:w="728"/>
        <w:gridCol w:w="786"/>
        <w:gridCol w:w="700"/>
        <w:gridCol w:w="640"/>
        <w:gridCol w:w="905"/>
        <w:gridCol w:w="905"/>
        <w:gridCol w:w="905"/>
        <w:tblGridChange w:id="199">
          <w:tblGrid>
            <w:gridCol w:w="1890"/>
            <w:gridCol w:w="90"/>
            <w:gridCol w:w="526"/>
            <w:gridCol w:w="90"/>
            <w:gridCol w:w="538"/>
            <w:gridCol w:w="90"/>
            <w:gridCol w:w="1110"/>
            <w:gridCol w:w="90"/>
            <w:gridCol w:w="638"/>
            <w:gridCol w:w="90"/>
            <w:gridCol w:w="810"/>
            <w:gridCol w:w="90"/>
            <w:gridCol w:w="610"/>
            <w:gridCol w:w="90"/>
            <w:gridCol w:w="550"/>
            <w:gridCol w:w="90"/>
            <w:gridCol w:w="815"/>
            <w:gridCol w:w="90"/>
            <w:gridCol w:w="815"/>
            <w:gridCol w:w="90"/>
            <w:gridCol w:w="815"/>
            <w:gridCol w:w="90"/>
          </w:tblGrid>
        </w:tblGridChange>
      </w:tblGrid>
      <w:tr w:rsidR="00C97A89" w:rsidRPr="00C97A89" w:rsidTr="004C5EBF">
        <w:trPr>
          <w:trHeight w:val="765"/>
          <w:ins w:id="200" w:author="Nick.Tolimieri" w:date="2022-09-06T13:51:00Z"/>
          <w:trPrChange w:id="201" w:author="Nick.Tolimieri" w:date="2022-09-13T12:47:00Z">
            <w:trPr>
              <w:trHeight w:val="765"/>
            </w:trPr>
          </w:trPrChange>
        </w:trPr>
        <w:tc>
          <w:tcPr>
            <w:tcW w:w="2070" w:type="dxa"/>
            <w:tcBorders>
              <w:top w:val="nil"/>
              <w:left w:val="nil"/>
              <w:bottom w:val="single" w:sz="4" w:space="0" w:color="auto"/>
              <w:right w:val="nil"/>
            </w:tcBorders>
            <w:shd w:val="clear" w:color="auto" w:fill="auto"/>
            <w:vAlign w:val="bottom"/>
            <w:hideMark/>
            <w:tcPrChange w:id="202" w:author="Nick.Tolimieri" w:date="2022-09-13T12:47:00Z">
              <w:tcPr>
                <w:tcW w:w="198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rPr>
                <w:ins w:id="203" w:author="Nick.Tolimieri" w:date="2022-09-06T13:51:00Z"/>
                <w:color w:val="000000"/>
                <w:sz w:val="20"/>
                <w:szCs w:val="20"/>
                <w:lang w:val="en-US"/>
              </w:rPr>
            </w:pPr>
            <w:ins w:id="204" w:author="Nick.Tolimieri" w:date="2022-09-06T13:51:00Z">
              <w:r w:rsidRPr="00C97A89">
                <w:rPr>
                  <w:color w:val="000000"/>
                  <w:sz w:val="20"/>
                  <w:szCs w:val="20"/>
                  <w:lang w:val="en-US"/>
                </w:rPr>
                <w:t>Site</w:t>
              </w:r>
            </w:ins>
          </w:p>
        </w:tc>
        <w:tc>
          <w:tcPr>
            <w:tcW w:w="616" w:type="dxa"/>
            <w:tcBorders>
              <w:top w:val="nil"/>
              <w:left w:val="nil"/>
              <w:bottom w:val="single" w:sz="4" w:space="0" w:color="auto"/>
              <w:right w:val="nil"/>
            </w:tcBorders>
            <w:shd w:val="clear" w:color="auto" w:fill="auto"/>
            <w:vAlign w:val="bottom"/>
            <w:hideMark/>
            <w:tcPrChange w:id="205" w:author="Nick.Tolimieri" w:date="2022-09-13T12:47:00Z">
              <w:tcPr>
                <w:tcW w:w="616"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06" w:author="Nick.Tolimieri" w:date="2022-09-06T13:51:00Z"/>
                <w:color w:val="000000"/>
                <w:sz w:val="20"/>
                <w:szCs w:val="20"/>
                <w:lang w:val="en-US"/>
              </w:rPr>
            </w:pPr>
            <w:ins w:id="207" w:author="Nick.Tolimieri" w:date="2022-09-06T13:51:00Z">
              <w:r w:rsidRPr="00C97A89">
                <w:rPr>
                  <w:color w:val="000000"/>
                  <w:sz w:val="20"/>
                  <w:szCs w:val="20"/>
                  <w:lang w:val="en-US"/>
                </w:rPr>
                <w:t>Year</w:t>
              </w:r>
            </w:ins>
          </w:p>
        </w:tc>
        <w:tc>
          <w:tcPr>
            <w:tcW w:w="734" w:type="dxa"/>
            <w:tcBorders>
              <w:top w:val="nil"/>
              <w:left w:val="nil"/>
              <w:bottom w:val="single" w:sz="4" w:space="0" w:color="auto"/>
              <w:right w:val="nil"/>
            </w:tcBorders>
            <w:shd w:val="clear" w:color="auto" w:fill="auto"/>
            <w:vAlign w:val="bottom"/>
            <w:hideMark/>
            <w:tcPrChange w:id="208" w:author="Nick.Tolimieri" w:date="2022-09-13T12:47:00Z">
              <w:tcPr>
                <w:tcW w:w="628"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09" w:author="Nick.Tolimieri" w:date="2022-09-06T13:51:00Z"/>
                <w:color w:val="000000"/>
                <w:sz w:val="20"/>
                <w:szCs w:val="20"/>
                <w:lang w:val="en-US"/>
              </w:rPr>
            </w:pPr>
            <w:ins w:id="210" w:author="Nick.Tolimieri" w:date="2022-09-06T13:51:00Z">
              <w:r w:rsidRPr="00C97A89">
                <w:rPr>
                  <w:color w:val="000000"/>
                  <w:sz w:val="20"/>
                  <w:szCs w:val="20"/>
                  <w:lang w:val="en-US"/>
                </w:rPr>
                <w:t>Days &gt; 15</w:t>
              </w:r>
            </w:ins>
            <w:ins w:id="211" w:author="Nick.Tolimieri" w:date="2022-09-06T14:24:00Z">
              <w:r w:rsidR="0048438B" w:rsidRPr="008245DB">
                <w:t>°</w:t>
              </w:r>
            </w:ins>
            <w:ins w:id="212" w:author="Nick.Tolimieri" w:date="2022-09-06T13:51:00Z">
              <w:r w:rsidRPr="00C97A89">
                <w:rPr>
                  <w:color w:val="000000"/>
                  <w:sz w:val="20"/>
                  <w:szCs w:val="20"/>
                  <w:lang w:val="en-US"/>
                </w:rPr>
                <w:t>C</w:t>
              </w:r>
            </w:ins>
          </w:p>
        </w:tc>
        <w:tc>
          <w:tcPr>
            <w:tcW w:w="736" w:type="dxa"/>
            <w:tcBorders>
              <w:top w:val="nil"/>
              <w:left w:val="nil"/>
              <w:bottom w:val="single" w:sz="4" w:space="0" w:color="auto"/>
              <w:right w:val="nil"/>
            </w:tcBorders>
            <w:shd w:val="clear" w:color="auto" w:fill="auto"/>
            <w:vAlign w:val="bottom"/>
            <w:hideMark/>
            <w:tcPrChange w:id="213" w:author="Nick.Tolimieri" w:date="2022-09-13T12:47:00Z">
              <w:tcPr>
                <w:tcW w:w="120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pPr>
              <w:spacing w:line="240" w:lineRule="auto"/>
              <w:ind w:firstLine="0"/>
              <w:jc w:val="center"/>
              <w:rPr>
                <w:ins w:id="214" w:author="Nick.Tolimieri" w:date="2022-09-06T13:51:00Z"/>
                <w:color w:val="000000"/>
                <w:sz w:val="20"/>
                <w:szCs w:val="20"/>
                <w:lang w:val="en-US"/>
              </w:rPr>
            </w:pPr>
            <w:ins w:id="215" w:author="Nick.Tolimieri" w:date="2022-09-06T13:51:00Z">
              <w:r w:rsidRPr="00C97A89">
                <w:rPr>
                  <w:color w:val="000000"/>
                  <w:sz w:val="20"/>
                  <w:szCs w:val="20"/>
                  <w:lang w:val="en-US"/>
                </w:rPr>
                <w:t xml:space="preserve">Days above </w:t>
              </w:r>
            </w:ins>
            <w:ins w:id="216" w:author="Nick.Tolimieri" w:date="2022-09-06T13:52:00Z">
              <w:r>
                <w:rPr>
                  <w:color w:val="000000"/>
                  <w:sz w:val="20"/>
                  <w:szCs w:val="20"/>
                  <w:lang w:val="en-US"/>
                </w:rPr>
                <w:t>90%</w:t>
              </w:r>
            </w:ins>
          </w:p>
        </w:tc>
        <w:tc>
          <w:tcPr>
            <w:tcW w:w="728" w:type="dxa"/>
            <w:tcBorders>
              <w:top w:val="nil"/>
              <w:left w:val="nil"/>
              <w:bottom w:val="single" w:sz="4" w:space="0" w:color="auto"/>
              <w:right w:val="nil"/>
            </w:tcBorders>
            <w:shd w:val="clear" w:color="auto" w:fill="auto"/>
            <w:vAlign w:val="bottom"/>
            <w:hideMark/>
            <w:tcPrChange w:id="217" w:author="Nick.Tolimieri" w:date="2022-09-13T12:47:00Z">
              <w:tcPr>
                <w:tcW w:w="728"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18" w:author="Nick.Tolimieri" w:date="2022-09-06T13:51:00Z"/>
                <w:color w:val="000000"/>
                <w:sz w:val="20"/>
                <w:szCs w:val="20"/>
                <w:lang w:val="en-US"/>
              </w:rPr>
            </w:pPr>
            <w:ins w:id="219" w:author="Nick.Tolimieri" w:date="2022-09-06T13:51:00Z">
              <w:r w:rsidRPr="00C97A89">
                <w:rPr>
                  <w:color w:val="000000"/>
                  <w:sz w:val="20"/>
                  <w:szCs w:val="20"/>
                  <w:lang w:val="en-US"/>
                </w:rPr>
                <w:t>MHW events</w:t>
              </w:r>
            </w:ins>
          </w:p>
        </w:tc>
        <w:tc>
          <w:tcPr>
            <w:tcW w:w="786" w:type="dxa"/>
            <w:tcBorders>
              <w:top w:val="nil"/>
              <w:left w:val="nil"/>
              <w:bottom w:val="single" w:sz="4" w:space="0" w:color="auto"/>
              <w:right w:val="nil"/>
            </w:tcBorders>
            <w:shd w:val="clear" w:color="auto" w:fill="auto"/>
            <w:vAlign w:val="bottom"/>
            <w:hideMark/>
            <w:tcPrChange w:id="220" w:author="Nick.Tolimieri" w:date="2022-09-13T12:47:00Z">
              <w:tcPr>
                <w:tcW w:w="900" w:type="dxa"/>
                <w:gridSpan w:val="2"/>
                <w:tcBorders>
                  <w:top w:val="nil"/>
                  <w:left w:val="nil"/>
                  <w:bottom w:val="single" w:sz="4" w:space="0" w:color="auto"/>
                  <w:right w:val="nil"/>
                </w:tcBorders>
                <w:shd w:val="clear" w:color="auto" w:fill="auto"/>
                <w:vAlign w:val="bottom"/>
                <w:hideMark/>
              </w:tcPr>
            </w:tcPrChange>
          </w:tcPr>
          <w:p w:rsidR="00C97A89" w:rsidRPr="00C97A89" w:rsidRDefault="004C5EBF" w:rsidP="00C97A89">
            <w:pPr>
              <w:spacing w:line="240" w:lineRule="auto"/>
              <w:ind w:firstLine="0"/>
              <w:jc w:val="center"/>
              <w:rPr>
                <w:ins w:id="221" w:author="Nick.Tolimieri" w:date="2022-09-06T13:51:00Z"/>
                <w:color w:val="000000"/>
                <w:sz w:val="20"/>
                <w:szCs w:val="20"/>
                <w:lang w:val="en-US"/>
              </w:rPr>
            </w:pPr>
            <w:ins w:id="222" w:author="Nick.Tolimieri" w:date="2022-09-13T12:47:00Z">
              <w:r>
                <w:rPr>
                  <w:color w:val="000000"/>
                  <w:sz w:val="20"/>
                  <w:szCs w:val="20"/>
                  <w:lang w:val="en-US"/>
                </w:rPr>
                <w:t>M</w:t>
              </w:r>
            </w:ins>
            <w:ins w:id="223" w:author="Nick.Tolimieri" w:date="2022-09-06T13:51:00Z">
              <w:r w:rsidR="00C97A89" w:rsidRPr="00C97A89">
                <w:rPr>
                  <w:color w:val="000000"/>
                  <w:sz w:val="20"/>
                  <w:szCs w:val="20"/>
                  <w:lang w:val="en-US"/>
                </w:rPr>
                <w:t>HW days (5+)</w:t>
              </w:r>
            </w:ins>
          </w:p>
        </w:tc>
        <w:tc>
          <w:tcPr>
            <w:tcW w:w="700" w:type="dxa"/>
            <w:tcBorders>
              <w:top w:val="nil"/>
              <w:left w:val="nil"/>
              <w:bottom w:val="single" w:sz="4" w:space="0" w:color="auto"/>
              <w:right w:val="nil"/>
            </w:tcBorders>
            <w:shd w:val="clear" w:color="auto" w:fill="auto"/>
            <w:vAlign w:val="bottom"/>
            <w:hideMark/>
            <w:tcPrChange w:id="224" w:author="Nick.Tolimieri" w:date="2022-09-13T12:47:00Z">
              <w:tcPr>
                <w:tcW w:w="70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25" w:author="Nick.Tolimieri" w:date="2022-09-06T13:51:00Z"/>
                <w:color w:val="000000"/>
                <w:sz w:val="20"/>
                <w:szCs w:val="20"/>
                <w:lang w:val="en-US"/>
              </w:rPr>
            </w:pPr>
            <w:ins w:id="226" w:author="Nick.Tolimieri" w:date="2022-09-06T13:51:00Z">
              <w:r w:rsidRPr="00C97A89">
                <w:rPr>
                  <w:color w:val="000000"/>
                  <w:sz w:val="20"/>
                  <w:szCs w:val="20"/>
                  <w:lang w:val="en-US"/>
                </w:rPr>
                <w:t>Min days</w:t>
              </w:r>
            </w:ins>
          </w:p>
        </w:tc>
        <w:tc>
          <w:tcPr>
            <w:tcW w:w="640" w:type="dxa"/>
            <w:tcBorders>
              <w:top w:val="nil"/>
              <w:left w:val="nil"/>
              <w:bottom w:val="single" w:sz="4" w:space="0" w:color="auto"/>
              <w:right w:val="nil"/>
            </w:tcBorders>
            <w:shd w:val="clear" w:color="auto" w:fill="auto"/>
            <w:vAlign w:val="bottom"/>
            <w:hideMark/>
            <w:tcPrChange w:id="227" w:author="Nick.Tolimieri" w:date="2022-09-13T12:47:00Z">
              <w:tcPr>
                <w:tcW w:w="64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28" w:author="Nick.Tolimieri" w:date="2022-09-06T13:51:00Z"/>
                <w:color w:val="000000"/>
                <w:sz w:val="20"/>
                <w:szCs w:val="20"/>
                <w:lang w:val="en-US"/>
              </w:rPr>
            </w:pPr>
            <w:ins w:id="229" w:author="Nick.Tolimieri" w:date="2022-09-06T13:51:00Z">
              <w:r w:rsidRPr="00C97A89">
                <w:rPr>
                  <w:color w:val="000000"/>
                  <w:sz w:val="20"/>
                  <w:szCs w:val="20"/>
                  <w:lang w:val="en-US"/>
                </w:rPr>
                <w:t>Max days</w:t>
              </w:r>
            </w:ins>
          </w:p>
        </w:tc>
        <w:tc>
          <w:tcPr>
            <w:tcW w:w="905" w:type="dxa"/>
            <w:tcBorders>
              <w:top w:val="nil"/>
              <w:left w:val="nil"/>
              <w:bottom w:val="single" w:sz="4" w:space="0" w:color="auto"/>
              <w:right w:val="nil"/>
            </w:tcBorders>
            <w:shd w:val="clear" w:color="auto" w:fill="auto"/>
            <w:vAlign w:val="bottom"/>
            <w:hideMark/>
            <w:tcPrChange w:id="230" w:author="Nick.Tolimieri" w:date="2022-09-13T12:47:00Z">
              <w:tcPr>
                <w:tcW w:w="905"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31" w:author="Nick.Tolimieri" w:date="2022-09-06T13:51:00Z"/>
                <w:color w:val="000000"/>
                <w:sz w:val="20"/>
                <w:szCs w:val="20"/>
                <w:lang w:val="en-US"/>
              </w:rPr>
            </w:pPr>
            <w:ins w:id="232" w:author="Nick.Tolimieri" w:date="2022-09-06T13:51:00Z">
              <w:r w:rsidRPr="00C97A89">
                <w:rPr>
                  <w:color w:val="000000"/>
                  <w:sz w:val="20"/>
                  <w:szCs w:val="20"/>
                  <w:lang w:val="en-US"/>
                </w:rPr>
                <w:t>Mean intensity</w:t>
              </w:r>
            </w:ins>
          </w:p>
        </w:tc>
        <w:tc>
          <w:tcPr>
            <w:tcW w:w="905" w:type="dxa"/>
            <w:tcBorders>
              <w:top w:val="nil"/>
              <w:left w:val="nil"/>
              <w:bottom w:val="single" w:sz="4" w:space="0" w:color="auto"/>
              <w:right w:val="nil"/>
            </w:tcBorders>
            <w:shd w:val="clear" w:color="auto" w:fill="auto"/>
            <w:vAlign w:val="bottom"/>
            <w:hideMark/>
            <w:tcPrChange w:id="233" w:author="Nick.Tolimieri" w:date="2022-09-13T12:47:00Z">
              <w:tcPr>
                <w:tcW w:w="905"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34" w:author="Nick.Tolimieri" w:date="2022-09-06T13:51:00Z"/>
                <w:color w:val="000000"/>
                <w:sz w:val="20"/>
                <w:szCs w:val="20"/>
                <w:lang w:val="en-US"/>
              </w:rPr>
            </w:pPr>
            <w:proofErr w:type="spellStart"/>
            <w:ins w:id="235" w:author="Nick.Tolimieri" w:date="2022-09-06T13:51:00Z">
              <w:r w:rsidRPr="00C97A89">
                <w:rPr>
                  <w:color w:val="000000"/>
                  <w:sz w:val="20"/>
                  <w:szCs w:val="20"/>
                  <w:lang w:val="en-US"/>
                </w:rPr>
                <w:t>Var</w:t>
              </w:r>
              <w:proofErr w:type="spellEnd"/>
              <w:r w:rsidRPr="00C97A89">
                <w:rPr>
                  <w:color w:val="000000"/>
                  <w:sz w:val="20"/>
                  <w:szCs w:val="20"/>
                  <w:lang w:val="en-US"/>
                </w:rPr>
                <w:t xml:space="preserve"> intensity</w:t>
              </w:r>
            </w:ins>
          </w:p>
        </w:tc>
        <w:tc>
          <w:tcPr>
            <w:tcW w:w="905" w:type="dxa"/>
            <w:tcBorders>
              <w:top w:val="nil"/>
              <w:left w:val="nil"/>
              <w:bottom w:val="single" w:sz="4" w:space="0" w:color="auto"/>
              <w:right w:val="nil"/>
            </w:tcBorders>
            <w:shd w:val="clear" w:color="auto" w:fill="auto"/>
            <w:vAlign w:val="bottom"/>
            <w:hideMark/>
            <w:tcPrChange w:id="236" w:author="Nick.Tolimieri" w:date="2022-09-13T12:47:00Z">
              <w:tcPr>
                <w:tcW w:w="905"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37" w:author="Nick.Tolimieri" w:date="2022-09-06T13:51:00Z"/>
                <w:color w:val="000000"/>
                <w:sz w:val="20"/>
                <w:szCs w:val="20"/>
                <w:lang w:val="en-US"/>
              </w:rPr>
            </w:pPr>
            <w:ins w:id="238" w:author="Nick.Tolimieri" w:date="2022-09-06T13:51:00Z">
              <w:r w:rsidRPr="00C97A89">
                <w:rPr>
                  <w:color w:val="000000"/>
                  <w:sz w:val="20"/>
                  <w:szCs w:val="20"/>
                  <w:lang w:val="en-US"/>
                </w:rPr>
                <w:t>Max intensity</w:t>
              </w:r>
            </w:ins>
          </w:p>
        </w:tc>
      </w:tr>
      <w:tr w:rsidR="00C97A89" w:rsidRPr="00C97A89" w:rsidTr="004C5EBF">
        <w:tblPrEx>
          <w:tblPrExChange w:id="239" w:author="Nick.Tolimieri" w:date="2022-09-13T12:47:00Z">
            <w:tblPrEx>
              <w:tblW w:w="10017" w:type="dxa"/>
            </w:tblPrEx>
          </w:tblPrExChange>
        </w:tblPrEx>
        <w:trPr>
          <w:trHeight w:val="255"/>
          <w:ins w:id="240" w:author="Nick.Tolimieri" w:date="2022-09-06T13:51:00Z"/>
          <w:trPrChange w:id="24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4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3" w:author="Nick.Tolimieri" w:date="2022-09-06T13:51:00Z"/>
                <w:color w:val="000000"/>
                <w:sz w:val="20"/>
                <w:szCs w:val="20"/>
                <w:lang w:val="en-US"/>
              </w:rPr>
            </w:pPr>
            <w:proofErr w:type="spellStart"/>
            <w:ins w:id="244"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24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6" w:author="Nick.Tolimieri" w:date="2022-09-06T13:51:00Z"/>
                <w:color w:val="000000"/>
                <w:sz w:val="20"/>
                <w:szCs w:val="20"/>
                <w:lang w:val="en-US"/>
              </w:rPr>
            </w:pPr>
            <w:ins w:id="247" w:author="Nick.Tolimieri"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24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 w:author="Nick.Tolimieri" w:date="2022-09-06T13:51:00Z"/>
                <w:color w:val="000000"/>
                <w:sz w:val="20"/>
                <w:szCs w:val="20"/>
                <w:lang w:val="en-US"/>
              </w:rPr>
            </w:pPr>
            <w:ins w:id="250"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5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 w:author="Nick.Tolimieri" w:date="2022-09-06T13:51:00Z"/>
                <w:color w:val="000000"/>
                <w:sz w:val="20"/>
                <w:szCs w:val="20"/>
                <w:lang w:val="en-US"/>
              </w:rPr>
            </w:pPr>
            <w:ins w:id="253" w:author="Nick.Tolimieri" w:date="2022-09-06T13:51:00Z">
              <w:r w:rsidRPr="00C97A89">
                <w:rPr>
                  <w:color w:val="000000"/>
                  <w:sz w:val="20"/>
                  <w:szCs w:val="20"/>
                  <w:lang w:val="en-US"/>
                </w:rPr>
                <w:t>44</w:t>
              </w:r>
            </w:ins>
          </w:p>
        </w:tc>
        <w:tc>
          <w:tcPr>
            <w:tcW w:w="728" w:type="dxa"/>
            <w:tcBorders>
              <w:top w:val="nil"/>
              <w:left w:val="nil"/>
              <w:bottom w:val="nil"/>
              <w:right w:val="nil"/>
            </w:tcBorders>
            <w:shd w:val="clear" w:color="auto" w:fill="auto"/>
            <w:noWrap/>
            <w:vAlign w:val="bottom"/>
            <w:hideMark/>
            <w:tcPrChange w:id="25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5" w:author="Nick.Tolimieri" w:date="2022-09-06T13:51:00Z"/>
                <w:color w:val="000000"/>
                <w:sz w:val="20"/>
                <w:szCs w:val="20"/>
                <w:lang w:val="en-US"/>
              </w:rPr>
            </w:pPr>
            <w:ins w:id="256"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25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8" w:author="Nick.Tolimieri" w:date="2022-09-06T13:51:00Z"/>
                <w:color w:val="000000"/>
                <w:sz w:val="20"/>
                <w:szCs w:val="20"/>
                <w:lang w:val="en-US"/>
              </w:rPr>
            </w:pPr>
            <w:ins w:id="259" w:author="Nick.Tolimieri" w:date="2022-09-06T13:51:00Z">
              <w:r w:rsidRPr="00C97A89">
                <w:rPr>
                  <w:color w:val="000000"/>
                  <w:sz w:val="20"/>
                  <w:szCs w:val="20"/>
                  <w:lang w:val="en-US"/>
                </w:rPr>
                <w:t>33</w:t>
              </w:r>
            </w:ins>
          </w:p>
        </w:tc>
        <w:tc>
          <w:tcPr>
            <w:tcW w:w="700" w:type="dxa"/>
            <w:tcBorders>
              <w:top w:val="nil"/>
              <w:left w:val="nil"/>
              <w:bottom w:val="nil"/>
              <w:right w:val="nil"/>
            </w:tcBorders>
            <w:shd w:val="clear" w:color="auto" w:fill="auto"/>
            <w:noWrap/>
            <w:vAlign w:val="bottom"/>
            <w:hideMark/>
            <w:tcPrChange w:id="26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1" w:author="Nick.Tolimieri" w:date="2022-09-06T13:51:00Z"/>
                <w:color w:val="000000"/>
                <w:sz w:val="20"/>
                <w:szCs w:val="20"/>
                <w:lang w:val="en-US"/>
              </w:rPr>
            </w:pPr>
            <w:ins w:id="262"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6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4" w:author="Nick.Tolimieri" w:date="2022-09-06T13:51:00Z"/>
                <w:color w:val="000000"/>
                <w:sz w:val="20"/>
                <w:szCs w:val="20"/>
                <w:lang w:val="en-US"/>
              </w:rPr>
            </w:pPr>
            <w:ins w:id="265" w:author="Nick.Tolimieri" w:date="2022-09-06T13:51:00Z">
              <w:r w:rsidRPr="00C97A89">
                <w:rPr>
                  <w:color w:val="000000"/>
                  <w:sz w:val="20"/>
                  <w:szCs w:val="20"/>
                  <w:lang w:val="en-US"/>
                </w:rPr>
                <w:t>11</w:t>
              </w:r>
            </w:ins>
          </w:p>
        </w:tc>
        <w:tc>
          <w:tcPr>
            <w:tcW w:w="905" w:type="dxa"/>
            <w:tcBorders>
              <w:top w:val="nil"/>
              <w:left w:val="nil"/>
              <w:bottom w:val="nil"/>
              <w:right w:val="nil"/>
            </w:tcBorders>
            <w:shd w:val="clear" w:color="auto" w:fill="auto"/>
            <w:noWrap/>
            <w:vAlign w:val="bottom"/>
            <w:hideMark/>
            <w:tcPrChange w:id="26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7" w:author="Nick.Tolimieri" w:date="2022-09-06T13:51:00Z"/>
                <w:color w:val="000000"/>
                <w:sz w:val="20"/>
                <w:szCs w:val="20"/>
                <w:lang w:val="en-US"/>
              </w:rPr>
            </w:pPr>
            <w:ins w:id="268" w:author="Nick.Tolimieri" w:date="2022-09-06T13:51:00Z">
              <w:r w:rsidRPr="00C97A89">
                <w:rPr>
                  <w:color w:val="000000"/>
                  <w:sz w:val="20"/>
                  <w:szCs w:val="20"/>
                  <w:lang w:val="en-US"/>
                </w:rPr>
                <w:t>2.03</w:t>
              </w:r>
            </w:ins>
          </w:p>
        </w:tc>
        <w:tc>
          <w:tcPr>
            <w:tcW w:w="905" w:type="dxa"/>
            <w:tcBorders>
              <w:top w:val="nil"/>
              <w:left w:val="nil"/>
              <w:bottom w:val="nil"/>
              <w:right w:val="nil"/>
            </w:tcBorders>
            <w:shd w:val="clear" w:color="auto" w:fill="auto"/>
            <w:noWrap/>
            <w:vAlign w:val="bottom"/>
            <w:hideMark/>
            <w:tcPrChange w:id="26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0" w:author="Nick.Tolimieri" w:date="2022-09-06T13:51:00Z"/>
                <w:color w:val="000000"/>
                <w:sz w:val="20"/>
                <w:szCs w:val="20"/>
                <w:lang w:val="en-US"/>
              </w:rPr>
            </w:pPr>
            <w:ins w:id="271" w:author="Nick.Tolimieri" w:date="2022-09-06T13:51:00Z">
              <w:r w:rsidRPr="00C97A89">
                <w:rPr>
                  <w:color w:val="000000"/>
                  <w:sz w:val="20"/>
                  <w:szCs w:val="20"/>
                  <w:lang w:val="en-US"/>
                </w:rPr>
                <w:t>0.5</w:t>
              </w:r>
            </w:ins>
          </w:p>
        </w:tc>
        <w:tc>
          <w:tcPr>
            <w:tcW w:w="905" w:type="dxa"/>
            <w:tcBorders>
              <w:top w:val="nil"/>
              <w:left w:val="nil"/>
              <w:bottom w:val="nil"/>
              <w:right w:val="nil"/>
            </w:tcBorders>
            <w:shd w:val="clear" w:color="auto" w:fill="auto"/>
            <w:noWrap/>
            <w:vAlign w:val="bottom"/>
            <w:hideMark/>
            <w:tcPrChange w:id="27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3" w:author="Nick.Tolimieri" w:date="2022-09-06T13:51:00Z"/>
                <w:color w:val="000000"/>
                <w:sz w:val="20"/>
                <w:szCs w:val="20"/>
                <w:lang w:val="en-US"/>
              </w:rPr>
            </w:pPr>
            <w:ins w:id="274" w:author="Nick.Tolimieri" w:date="2022-09-06T13:51:00Z">
              <w:r w:rsidRPr="00C97A89">
                <w:rPr>
                  <w:color w:val="000000"/>
                  <w:sz w:val="20"/>
                  <w:szCs w:val="20"/>
                  <w:lang w:val="en-US"/>
                </w:rPr>
                <w:t>3.34</w:t>
              </w:r>
            </w:ins>
          </w:p>
        </w:tc>
      </w:tr>
      <w:tr w:rsidR="00C97A89" w:rsidRPr="00C97A89" w:rsidTr="004C5EBF">
        <w:tblPrEx>
          <w:tblPrExChange w:id="275" w:author="Nick.Tolimieri" w:date="2022-09-13T12:47:00Z">
            <w:tblPrEx>
              <w:tblW w:w="10017" w:type="dxa"/>
            </w:tblPrEx>
          </w:tblPrExChange>
        </w:tblPrEx>
        <w:trPr>
          <w:trHeight w:val="255"/>
          <w:ins w:id="276" w:author="Nick.Tolimieri" w:date="2022-09-06T13:51:00Z"/>
          <w:trPrChange w:id="27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7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9" w:author="Nick.Tolimieri" w:date="2022-09-06T13:51:00Z"/>
                <w:color w:val="000000"/>
                <w:sz w:val="20"/>
                <w:szCs w:val="20"/>
                <w:lang w:val="en-US"/>
              </w:rPr>
            </w:pPr>
            <w:proofErr w:type="spellStart"/>
            <w:ins w:id="280"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28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2" w:author="Nick.Tolimieri" w:date="2022-09-06T13:51:00Z"/>
                <w:color w:val="000000"/>
                <w:sz w:val="20"/>
                <w:szCs w:val="20"/>
                <w:lang w:val="en-US"/>
              </w:rPr>
            </w:pPr>
            <w:ins w:id="283" w:author="Nick.Tolimieri"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28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5" w:author="Nick.Tolimieri" w:date="2022-09-06T13:51:00Z"/>
                <w:color w:val="000000"/>
                <w:sz w:val="20"/>
                <w:szCs w:val="20"/>
                <w:lang w:val="en-US"/>
              </w:rPr>
            </w:pPr>
            <w:ins w:id="286" w:author="Nick.Tolimieri"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28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 w:author="Nick.Tolimieri" w:date="2022-09-06T13:51:00Z"/>
                <w:color w:val="000000"/>
                <w:sz w:val="20"/>
                <w:szCs w:val="20"/>
                <w:lang w:val="en-US"/>
              </w:rPr>
            </w:pPr>
            <w:ins w:id="289" w:author="Nick.Tolimieri" w:date="2022-09-06T13:51:00Z">
              <w:r w:rsidRPr="00C97A89">
                <w:rPr>
                  <w:color w:val="000000"/>
                  <w:sz w:val="20"/>
                  <w:szCs w:val="20"/>
                  <w:lang w:val="en-US"/>
                </w:rPr>
                <w:t>42</w:t>
              </w:r>
            </w:ins>
          </w:p>
        </w:tc>
        <w:tc>
          <w:tcPr>
            <w:tcW w:w="728" w:type="dxa"/>
            <w:tcBorders>
              <w:top w:val="nil"/>
              <w:left w:val="nil"/>
              <w:bottom w:val="nil"/>
              <w:right w:val="nil"/>
            </w:tcBorders>
            <w:shd w:val="clear" w:color="auto" w:fill="auto"/>
            <w:noWrap/>
            <w:vAlign w:val="bottom"/>
            <w:hideMark/>
            <w:tcPrChange w:id="29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 w:author="Nick.Tolimieri" w:date="2022-09-06T13:51:00Z"/>
                <w:color w:val="000000"/>
                <w:sz w:val="20"/>
                <w:szCs w:val="20"/>
                <w:lang w:val="en-US"/>
              </w:rPr>
            </w:pPr>
            <w:ins w:id="292"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29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4" w:author="Nick.Tolimieri" w:date="2022-09-06T13:51:00Z"/>
                <w:color w:val="000000"/>
                <w:sz w:val="20"/>
                <w:szCs w:val="20"/>
                <w:lang w:val="en-US"/>
              </w:rPr>
            </w:pPr>
            <w:ins w:id="295" w:author="Nick.Tolimieri" w:date="2022-09-06T13:51:00Z">
              <w:r w:rsidRPr="00C97A89">
                <w:rPr>
                  <w:color w:val="000000"/>
                  <w:sz w:val="20"/>
                  <w:szCs w:val="20"/>
                  <w:lang w:val="en-US"/>
                </w:rPr>
                <w:t>36</w:t>
              </w:r>
            </w:ins>
          </w:p>
        </w:tc>
        <w:tc>
          <w:tcPr>
            <w:tcW w:w="700" w:type="dxa"/>
            <w:tcBorders>
              <w:top w:val="nil"/>
              <w:left w:val="nil"/>
              <w:bottom w:val="nil"/>
              <w:right w:val="nil"/>
            </w:tcBorders>
            <w:shd w:val="clear" w:color="auto" w:fill="auto"/>
            <w:noWrap/>
            <w:vAlign w:val="bottom"/>
            <w:hideMark/>
            <w:tcPrChange w:id="29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7" w:author="Nick.Tolimieri" w:date="2022-09-06T13:51:00Z"/>
                <w:color w:val="000000"/>
                <w:sz w:val="20"/>
                <w:szCs w:val="20"/>
                <w:lang w:val="en-US"/>
              </w:rPr>
            </w:pPr>
            <w:ins w:id="298"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29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0" w:author="Nick.Tolimieri" w:date="2022-09-06T13:51:00Z"/>
                <w:color w:val="000000"/>
                <w:sz w:val="20"/>
                <w:szCs w:val="20"/>
                <w:lang w:val="en-US"/>
              </w:rPr>
            </w:pPr>
            <w:ins w:id="301" w:author="Nick.Tolimieri" w:date="2022-09-06T13:51:00Z">
              <w:r w:rsidRPr="00C97A89">
                <w:rPr>
                  <w:color w:val="000000"/>
                  <w:sz w:val="20"/>
                  <w:szCs w:val="20"/>
                  <w:lang w:val="en-US"/>
                </w:rPr>
                <w:t>30</w:t>
              </w:r>
            </w:ins>
          </w:p>
        </w:tc>
        <w:tc>
          <w:tcPr>
            <w:tcW w:w="905" w:type="dxa"/>
            <w:tcBorders>
              <w:top w:val="nil"/>
              <w:left w:val="nil"/>
              <w:bottom w:val="nil"/>
              <w:right w:val="nil"/>
            </w:tcBorders>
            <w:shd w:val="clear" w:color="auto" w:fill="auto"/>
            <w:noWrap/>
            <w:vAlign w:val="bottom"/>
            <w:hideMark/>
            <w:tcPrChange w:id="30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3" w:author="Nick.Tolimieri" w:date="2022-09-06T13:51:00Z"/>
                <w:color w:val="000000"/>
                <w:sz w:val="20"/>
                <w:szCs w:val="20"/>
                <w:lang w:val="en-US"/>
              </w:rPr>
            </w:pPr>
            <w:ins w:id="304" w:author="Nick.Tolimieri" w:date="2022-09-06T13:51:00Z">
              <w:r w:rsidRPr="00C97A89">
                <w:rPr>
                  <w:color w:val="000000"/>
                  <w:sz w:val="20"/>
                  <w:szCs w:val="20"/>
                  <w:lang w:val="en-US"/>
                </w:rPr>
                <w:t>2.27</w:t>
              </w:r>
            </w:ins>
          </w:p>
        </w:tc>
        <w:tc>
          <w:tcPr>
            <w:tcW w:w="905" w:type="dxa"/>
            <w:tcBorders>
              <w:top w:val="nil"/>
              <w:left w:val="nil"/>
              <w:bottom w:val="nil"/>
              <w:right w:val="nil"/>
            </w:tcBorders>
            <w:shd w:val="clear" w:color="auto" w:fill="auto"/>
            <w:noWrap/>
            <w:vAlign w:val="bottom"/>
            <w:hideMark/>
            <w:tcPrChange w:id="30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6" w:author="Nick.Tolimieri" w:date="2022-09-06T13:51:00Z"/>
                <w:color w:val="000000"/>
                <w:sz w:val="20"/>
                <w:szCs w:val="20"/>
                <w:lang w:val="en-US"/>
              </w:rPr>
            </w:pPr>
            <w:ins w:id="307" w:author="Nick.Tolimieri" w:date="2022-09-06T13:51:00Z">
              <w:r w:rsidRPr="00C97A89">
                <w:rPr>
                  <w:color w:val="000000"/>
                  <w:sz w:val="20"/>
                  <w:szCs w:val="20"/>
                  <w:lang w:val="en-US"/>
                </w:rPr>
                <w:t>0.42</w:t>
              </w:r>
            </w:ins>
          </w:p>
        </w:tc>
        <w:tc>
          <w:tcPr>
            <w:tcW w:w="905" w:type="dxa"/>
            <w:tcBorders>
              <w:top w:val="nil"/>
              <w:left w:val="nil"/>
              <w:bottom w:val="nil"/>
              <w:right w:val="nil"/>
            </w:tcBorders>
            <w:shd w:val="clear" w:color="auto" w:fill="auto"/>
            <w:noWrap/>
            <w:vAlign w:val="bottom"/>
            <w:hideMark/>
            <w:tcPrChange w:id="30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9" w:author="Nick.Tolimieri" w:date="2022-09-06T13:51:00Z"/>
                <w:color w:val="000000"/>
                <w:sz w:val="20"/>
                <w:szCs w:val="20"/>
                <w:lang w:val="en-US"/>
              </w:rPr>
            </w:pPr>
            <w:ins w:id="310" w:author="Nick.Tolimieri" w:date="2022-09-06T13:51:00Z">
              <w:r w:rsidRPr="00C97A89">
                <w:rPr>
                  <w:color w:val="000000"/>
                  <w:sz w:val="20"/>
                  <w:szCs w:val="20"/>
                  <w:lang w:val="en-US"/>
                </w:rPr>
                <w:t>4.3</w:t>
              </w:r>
            </w:ins>
          </w:p>
        </w:tc>
      </w:tr>
      <w:tr w:rsidR="00C97A89" w:rsidRPr="00C97A89" w:rsidTr="004C5EBF">
        <w:tblPrEx>
          <w:tblPrExChange w:id="311" w:author="Nick.Tolimieri" w:date="2022-09-13T12:47:00Z">
            <w:tblPrEx>
              <w:tblW w:w="10017" w:type="dxa"/>
            </w:tblPrEx>
          </w:tblPrExChange>
        </w:tblPrEx>
        <w:trPr>
          <w:trHeight w:val="255"/>
          <w:ins w:id="312" w:author="Nick.Tolimieri" w:date="2022-09-06T13:51:00Z"/>
          <w:trPrChange w:id="31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1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5" w:author="Nick.Tolimieri" w:date="2022-09-06T13:51:00Z"/>
                <w:color w:val="000000"/>
                <w:sz w:val="20"/>
                <w:szCs w:val="20"/>
                <w:lang w:val="en-US"/>
              </w:rPr>
            </w:pPr>
            <w:proofErr w:type="spellStart"/>
            <w:ins w:id="316"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31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8" w:author="Nick.Tolimieri" w:date="2022-09-06T13:51:00Z"/>
                <w:color w:val="000000"/>
                <w:sz w:val="20"/>
                <w:szCs w:val="20"/>
                <w:lang w:val="en-US"/>
              </w:rPr>
            </w:pPr>
            <w:ins w:id="319" w:author="Nick.Tolimieri"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32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 w:author="Nick.Tolimieri" w:date="2022-09-06T13:51:00Z"/>
                <w:color w:val="000000"/>
                <w:sz w:val="20"/>
                <w:szCs w:val="20"/>
                <w:lang w:val="en-US"/>
              </w:rPr>
            </w:pPr>
            <w:ins w:id="322" w:author="Nick.Tolimieri" w:date="2022-09-06T13:51:00Z">
              <w:r w:rsidRPr="00C97A89">
                <w:rPr>
                  <w:color w:val="000000"/>
                  <w:sz w:val="20"/>
                  <w:szCs w:val="20"/>
                  <w:lang w:val="en-US"/>
                </w:rPr>
                <w:t>14</w:t>
              </w:r>
            </w:ins>
          </w:p>
        </w:tc>
        <w:tc>
          <w:tcPr>
            <w:tcW w:w="736" w:type="dxa"/>
            <w:tcBorders>
              <w:top w:val="nil"/>
              <w:left w:val="nil"/>
              <w:bottom w:val="nil"/>
              <w:right w:val="nil"/>
            </w:tcBorders>
            <w:shd w:val="clear" w:color="auto" w:fill="auto"/>
            <w:noWrap/>
            <w:vAlign w:val="bottom"/>
            <w:hideMark/>
            <w:tcPrChange w:id="32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 w:author="Nick.Tolimieri" w:date="2022-09-06T13:51:00Z"/>
                <w:color w:val="000000"/>
                <w:sz w:val="20"/>
                <w:szCs w:val="20"/>
                <w:lang w:val="en-US"/>
              </w:rPr>
            </w:pPr>
            <w:ins w:id="325" w:author="Nick.Tolimieri" w:date="2022-09-06T13:51:00Z">
              <w:r w:rsidRPr="00C97A89">
                <w:rPr>
                  <w:color w:val="000000"/>
                  <w:sz w:val="20"/>
                  <w:szCs w:val="20"/>
                  <w:lang w:val="en-US"/>
                </w:rPr>
                <w:t>47</w:t>
              </w:r>
            </w:ins>
          </w:p>
        </w:tc>
        <w:tc>
          <w:tcPr>
            <w:tcW w:w="728" w:type="dxa"/>
            <w:tcBorders>
              <w:top w:val="nil"/>
              <w:left w:val="nil"/>
              <w:bottom w:val="nil"/>
              <w:right w:val="nil"/>
            </w:tcBorders>
            <w:shd w:val="clear" w:color="auto" w:fill="auto"/>
            <w:noWrap/>
            <w:vAlign w:val="bottom"/>
            <w:hideMark/>
            <w:tcPrChange w:id="32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 w:author="Nick.Tolimieri" w:date="2022-09-06T13:51:00Z"/>
                <w:color w:val="000000"/>
                <w:sz w:val="20"/>
                <w:szCs w:val="20"/>
                <w:lang w:val="en-US"/>
              </w:rPr>
            </w:pPr>
            <w:ins w:id="328"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2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0" w:author="Nick.Tolimieri" w:date="2022-09-06T13:51:00Z"/>
                <w:color w:val="000000"/>
                <w:sz w:val="20"/>
                <w:szCs w:val="20"/>
                <w:lang w:val="en-US"/>
              </w:rPr>
            </w:pPr>
            <w:ins w:id="331" w:author="Nick.Tolimieri" w:date="2022-09-06T13:51:00Z">
              <w:r w:rsidRPr="00C97A89">
                <w:rPr>
                  <w:color w:val="000000"/>
                  <w:sz w:val="20"/>
                  <w:szCs w:val="20"/>
                  <w:lang w:val="en-US"/>
                </w:rPr>
                <w:t>30</w:t>
              </w:r>
            </w:ins>
          </w:p>
        </w:tc>
        <w:tc>
          <w:tcPr>
            <w:tcW w:w="700" w:type="dxa"/>
            <w:tcBorders>
              <w:top w:val="nil"/>
              <w:left w:val="nil"/>
              <w:bottom w:val="nil"/>
              <w:right w:val="nil"/>
            </w:tcBorders>
            <w:shd w:val="clear" w:color="auto" w:fill="auto"/>
            <w:noWrap/>
            <w:vAlign w:val="bottom"/>
            <w:hideMark/>
            <w:tcPrChange w:id="33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3" w:author="Nick.Tolimieri" w:date="2022-09-06T13:51:00Z"/>
                <w:color w:val="000000"/>
                <w:sz w:val="20"/>
                <w:szCs w:val="20"/>
                <w:lang w:val="en-US"/>
              </w:rPr>
            </w:pPr>
            <w:ins w:id="334" w:author="Nick.Tolimieri" w:date="2022-09-06T13:51:00Z">
              <w:r w:rsidRPr="00C97A89">
                <w:rPr>
                  <w:color w:val="000000"/>
                  <w:sz w:val="20"/>
                  <w:szCs w:val="20"/>
                  <w:lang w:val="en-US"/>
                </w:rPr>
                <w:t>30</w:t>
              </w:r>
            </w:ins>
          </w:p>
        </w:tc>
        <w:tc>
          <w:tcPr>
            <w:tcW w:w="640" w:type="dxa"/>
            <w:tcBorders>
              <w:top w:val="nil"/>
              <w:left w:val="nil"/>
              <w:bottom w:val="nil"/>
              <w:right w:val="nil"/>
            </w:tcBorders>
            <w:shd w:val="clear" w:color="auto" w:fill="auto"/>
            <w:noWrap/>
            <w:vAlign w:val="bottom"/>
            <w:hideMark/>
            <w:tcPrChange w:id="33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6" w:author="Nick.Tolimieri" w:date="2022-09-06T13:51:00Z"/>
                <w:color w:val="000000"/>
                <w:sz w:val="20"/>
                <w:szCs w:val="20"/>
                <w:lang w:val="en-US"/>
              </w:rPr>
            </w:pPr>
            <w:ins w:id="337" w:author="Nick.Tolimieri" w:date="2022-09-06T13:51:00Z">
              <w:r w:rsidRPr="00C97A89">
                <w:rPr>
                  <w:color w:val="000000"/>
                  <w:sz w:val="20"/>
                  <w:szCs w:val="20"/>
                  <w:lang w:val="en-US"/>
                </w:rPr>
                <w:t>30</w:t>
              </w:r>
            </w:ins>
          </w:p>
        </w:tc>
        <w:tc>
          <w:tcPr>
            <w:tcW w:w="905" w:type="dxa"/>
            <w:tcBorders>
              <w:top w:val="nil"/>
              <w:left w:val="nil"/>
              <w:bottom w:val="nil"/>
              <w:right w:val="nil"/>
            </w:tcBorders>
            <w:shd w:val="clear" w:color="auto" w:fill="auto"/>
            <w:noWrap/>
            <w:vAlign w:val="bottom"/>
            <w:hideMark/>
            <w:tcPrChange w:id="33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 w:author="Nick.Tolimieri" w:date="2022-09-06T13:51:00Z"/>
                <w:color w:val="000000"/>
                <w:sz w:val="20"/>
                <w:szCs w:val="20"/>
                <w:lang w:val="en-US"/>
              </w:rPr>
            </w:pPr>
            <w:ins w:id="340" w:author="Nick.Tolimieri" w:date="2022-09-06T13:51:00Z">
              <w:r w:rsidRPr="00C97A89">
                <w:rPr>
                  <w:color w:val="000000"/>
                  <w:sz w:val="20"/>
                  <w:szCs w:val="20"/>
                  <w:lang w:val="en-US"/>
                </w:rPr>
                <w:t>2.64</w:t>
              </w:r>
            </w:ins>
          </w:p>
        </w:tc>
        <w:tc>
          <w:tcPr>
            <w:tcW w:w="905" w:type="dxa"/>
            <w:tcBorders>
              <w:top w:val="nil"/>
              <w:left w:val="nil"/>
              <w:bottom w:val="nil"/>
              <w:right w:val="nil"/>
            </w:tcBorders>
            <w:shd w:val="clear" w:color="auto" w:fill="auto"/>
            <w:noWrap/>
            <w:vAlign w:val="bottom"/>
            <w:hideMark/>
            <w:tcPrChange w:id="34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2" w:author="Nick.Tolimieri" w:date="2022-09-06T13:51:00Z"/>
                <w:color w:val="000000"/>
                <w:sz w:val="20"/>
                <w:szCs w:val="20"/>
                <w:lang w:val="en-US"/>
              </w:rPr>
            </w:pPr>
            <w:ins w:id="343" w:author="Nick.Tolimieri" w:date="2022-09-06T13:51:00Z">
              <w:r w:rsidRPr="00C97A89">
                <w:rPr>
                  <w:color w:val="000000"/>
                  <w:sz w:val="20"/>
                  <w:szCs w:val="20"/>
                  <w:lang w:val="en-US"/>
                </w:rPr>
                <w:t>0.71</w:t>
              </w:r>
            </w:ins>
          </w:p>
        </w:tc>
        <w:tc>
          <w:tcPr>
            <w:tcW w:w="905" w:type="dxa"/>
            <w:tcBorders>
              <w:top w:val="nil"/>
              <w:left w:val="nil"/>
              <w:bottom w:val="nil"/>
              <w:right w:val="nil"/>
            </w:tcBorders>
            <w:shd w:val="clear" w:color="auto" w:fill="auto"/>
            <w:noWrap/>
            <w:vAlign w:val="bottom"/>
            <w:hideMark/>
            <w:tcPrChange w:id="34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5" w:author="Nick.Tolimieri" w:date="2022-09-06T13:51:00Z"/>
                <w:color w:val="000000"/>
                <w:sz w:val="20"/>
                <w:szCs w:val="20"/>
                <w:lang w:val="en-US"/>
              </w:rPr>
            </w:pPr>
            <w:ins w:id="346" w:author="Nick.Tolimieri" w:date="2022-09-06T13:51:00Z">
              <w:r w:rsidRPr="00C97A89">
                <w:rPr>
                  <w:color w:val="000000"/>
                  <w:sz w:val="20"/>
                  <w:szCs w:val="20"/>
                  <w:lang w:val="en-US"/>
                </w:rPr>
                <w:t>4.14</w:t>
              </w:r>
            </w:ins>
          </w:p>
        </w:tc>
      </w:tr>
      <w:tr w:rsidR="00C97A89" w:rsidRPr="00C97A89" w:rsidTr="004C5EBF">
        <w:tblPrEx>
          <w:tblPrExChange w:id="347" w:author="Nick.Tolimieri" w:date="2022-09-13T12:47:00Z">
            <w:tblPrEx>
              <w:tblW w:w="10017" w:type="dxa"/>
            </w:tblPrEx>
          </w:tblPrExChange>
        </w:tblPrEx>
        <w:trPr>
          <w:trHeight w:val="255"/>
          <w:ins w:id="348" w:author="Nick.Tolimieri" w:date="2022-09-06T13:51:00Z"/>
          <w:trPrChange w:id="34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5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51" w:author="Nick.Tolimieri" w:date="2022-09-06T13:51:00Z"/>
                <w:color w:val="000000"/>
                <w:sz w:val="20"/>
                <w:szCs w:val="20"/>
                <w:lang w:val="en-US"/>
              </w:rPr>
            </w:pPr>
            <w:proofErr w:type="spellStart"/>
            <w:ins w:id="352"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35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4" w:author="Nick.Tolimieri" w:date="2022-09-06T13:51:00Z"/>
                <w:color w:val="000000"/>
                <w:sz w:val="20"/>
                <w:szCs w:val="20"/>
                <w:lang w:val="en-US"/>
              </w:rPr>
            </w:pPr>
            <w:ins w:id="355" w:author="Nick.Tolimieri"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35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 w:author="Nick.Tolimieri" w:date="2022-09-06T13:51:00Z"/>
                <w:color w:val="000000"/>
                <w:sz w:val="20"/>
                <w:szCs w:val="20"/>
                <w:lang w:val="en-US"/>
              </w:rPr>
            </w:pPr>
            <w:ins w:id="358"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35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 w:author="Nick.Tolimieri" w:date="2022-09-06T13:51:00Z"/>
                <w:color w:val="000000"/>
                <w:sz w:val="20"/>
                <w:szCs w:val="20"/>
                <w:lang w:val="en-US"/>
              </w:rPr>
            </w:pPr>
            <w:ins w:id="361" w:author="Nick.Tolimieri" w:date="2022-09-06T13:51:00Z">
              <w:r w:rsidRPr="00C97A89">
                <w:rPr>
                  <w:color w:val="000000"/>
                  <w:sz w:val="20"/>
                  <w:szCs w:val="20"/>
                  <w:lang w:val="en-US"/>
                </w:rPr>
                <w:t>59</w:t>
              </w:r>
            </w:ins>
          </w:p>
        </w:tc>
        <w:tc>
          <w:tcPr>
            <w:tcW w:w="728" w:type="dxa"/>
            <w:tcBorders>
              <w:top w:val="nil"/>
              <w:left w:val="nil"/>
              <w:bottom w:val="nil"/>
              <w:right w:val="nil"/>
            </w:tcBorders>
            <w:shd w:val="clear" w:color="auto" w:fill="auto"/>
            <w:noWrap/>
            <w:vAlign w:val="bottom"/>
            <w:hideMark/>
            <w:tcPrChange w:id="36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3" w:author="Nick.Tolimieri" w:date="2022-09-06T13:51:00Z"/>
                <w:color w:val="000000"/>
                <w:sz w:val="20"/>
                <w:szCs w:val="20"/>
                <w:lang w:val="en-US"/>
              </w:rPr>
            </w:pPr>
            <w:ins w:id="364" w:author="Nick.Tolimieri"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36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6" w:author="Nick.Tolimieri" w:date="2022-09-06T13:51:00Z"/>
                <w:color w:val="000000"/>
                <w:sz w:val="20"/>
                <w:szCs w:val="20"/>
                <w:lang w:val="en-US"/>
              </w:rPr>
            </w:pPr>
            <w:ins w:id="367" w:author="Nick.Tolimieri" w:date="2022-09-06T13:51:00Z">
              <w:r w:rsidRPr="00C97A89">
                <w:rPr>
                  <w:color w:val="000000"/>
                  <w:sz w:val="20"/>
                  <w:szCs w:val="20"/>
                  <w:lang w:val="en-US"/>
                </w:rPr>
                <w:t>46</w:t>
              </w:r>
            </w:ins>
          </w:p>
        </w:tc>
        <w:tc>
          <w:tcPr>
            <w:tcW w:w="700" w:type="dxa"/>
            <w:tcBorders>
              <w:top w:val="nil"/>
              <w:left w:val="nil"/>
              <w:bottom w:val="nil"/>
              <w:right w:val="nil"/>
            </w:tcBorders>
            <w:shd w:val="clear" w:color="auto" w:fill="auto"/>
            <w:noWrap/>
            <w:vAlign w:val="bottom"/>
            <w:hideMark/>
            <w:tcPrChange w:id="36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9" w:author="Nick.Tolimieri" w:date="2022-09-06T13:51:00Z"/>
                <w:color w:val="000000"/>
                <w:sz w:val="20"/>
                <w:szCs w:val="20"/>
                <w:lang w:val="en-US"/>
              </w:rPr>
            </w:pPr>
            <w:ins w:id="370"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7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2" w:author="Nick.Tolimieri" w:date="2022-09-06T13:51:00Z"/>
                <w:color w:val="000000"/>
                <w:sz w:val="20"/>
                <w:szCs w:val="20"/>
                <w:lang w:val="en-US"/>
              </w:rPr>
            </w:pPr>
            <w:ins w:id="373" w:author="Nick.Tolimieri"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37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5" w:author="Nick.Tolimieri" w:date="2022-09-06T13:51:00Z"/>
                <w:color w:val="000000"/>
                <w:sz w:val="20"/>
                <w:szCs w:val="20"/>
                <w:lang w:val="en-US"/>
              </w:rPr>
            </w:pPr>
            <w:ins w:id="376" w:author="Nick.Tolimieri" w:date="2022-09-06T13:51:00Z">
              <w:r w:rsidRPr="00C97A89">
                <w:rPr>
                  <w:color w:val="000000"/>
                  <w:sz w:val="20"/>
                  <w:szCs w:val="20"/>
                  <w:lang w:val="en-US"/>
                </w:rPr>
                <w:t>2.14</w:t>
              </w:r>
            </w:ins>
          </w:p>
        </w:tc>
        <w:tc>
          <w:tcPr>
            <w:tcW w:w="905" w:type="dxa"/>
            <w:tcBorders>
              <w:top w:val="nil"/>
              <w:left w:val="nil"/>
              <w:bottom w:val="nil"/>
              <w:right w:val="nil"/>
            </w:tcBorders>
            <w:shd w:val="clear" w:color="auto" w:fill="auto"/>
            <w:noWrap/>
            <w:vAlign w:val="bottom"/>
            <w:hideMark/>
            <w:tcPrChange w:id="37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8" w:author="Nick.Tolimieri" w:date="2022-09-06T13:51:00Z"/>
                <w:color w:val="000000"/>
                <w:sz w:val="20"/>
                <w:szCs w:val="20"/>
                <w:lang w:val="en-US"/>
              </w:rPr>
            </w:pPr>
            <w:ins w:id="379" w:author="Nick.Tolimieri" w:date="2022-09-06T13:51:00Z">
              <w:r w:rsidRPr="00C97A89">
                <w:rPr>
                  <w:color w:val="000000"/>
                  <w:sz w:val="20"/>
                  <w:szCs w:val="20"/>
                  <w:lang w:val="en-US"/>
                </w:rPr>
                <w:t>0.47</w:t>
              </w:r>
            </w:ins>
          </w:p>
        </w:tc>
        <w:tc>
          <w:tcPr>
            <w:tcW w:w="905" w:type="dxa"/>
            <w:tcBorders>
              <w:top w:val="nil"/>
              <w:left w:val="nil"/>
              <w:bottom w:val="nil"/>
              <w:right w:val="nil"/>
            </w:tcBorders>
            <w:shd w:val="clear" w:color="auto" w:fill="auto"/>
            <w:noWrap/>
            <w:vAlign w:val="bottom"/>
            <w:hideMark/>
            <w:tcPrChange w:id="38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1" w:author="Nick.Tolimieri" w:date="2022-09-06T13:51:00Z"/>
                <w:color w:val="000000"/>
                <w:sz w:val="20"/>
                <w:szCs w:val="20"/>
                <w:lang w:val="en-US"/>
              </w:rPr>
            </w:pPr>
            <w:ins w:id="382" w:author="Nick.Tolimieri" w:date="2022-09-06T13:51:00Z">
              <w:r w:rsidRPr="00C97A89">
                <w:rPr>
                  <w:color w:val="000000"/>
                  <w:sz w:val="20"/>
                  <w:szCs w:val="20"/>
                  <w:lang w:val="en-US"/>
                </w:rPr>
                <w:t>5.18</w:t>
              </w:r>
            </w:ins>
          </w:p>
        </w:tc>
      </w:tr>
      <w:tr w:rsidR="00C97A89" w:rsidRPr="00C97A89" w:rsidTr="004C5EBF">
        <w:tblPrEx>
          <w:tblPrExChange w:id="383" w:author="Nick.Tolimieri" w:date="2022-09-13T12:47:00Z">
            <w:tblPrEx>
              <w:tblW w:w="10017" w:type="dxa"/>
            </w:tblPrEx>
          </w:tblPrExChange>
        </w:tblPrEx>
        <w:trPr>
          <w:trHeight w:val="255"/>
          <w:ins w:id="384" w:author="Nick.Tolimieri" w:date="2022-09-06T13:51:00Z"/>
          <w:trPrChange w:id="38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8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7" w:author="Nick.Tolimieri" w:date="2022-09-06T13:51:00Z"/>
                <w:color w:val="000000"/>
                <w:sz w:val="20"/>
                <w:szCs w:val="20"/>
                <w:lang w:val="en-US"/>
              </w:rPr>
            </w:pPr>
            <w:proofErr w:type="spellStart"/>
            <w:ins w:id="388"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38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0" w:author="Nick.Tolimieri" w:date="2022-09-06T13:51:00Z"/>
                <w:color w:val="000000"/>
                <w:sz w:val="20"/>
                <w:szCs w:val="20"/>
                <w:lang w:val="en-US"/>
              </w:rPr>
            </w:pPr>
            <w:ins w:id="391" w:author="Nick.Tolimieri"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39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 w:author="Nick.Tolimieri" w:date="2022-09-06T13:51:00Z"/>
                <w:color w:val="000000"/>
                <w:sz w:val="20"/>
                <w:szCs w:val="20"/>
                <w:lang w:val="en-US"/>
              </w:rPr>
            </w:pPr>
            <w:ins w:id="39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9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 w:author="Nick.Tolimieri" w:date="2022-09-06T13:51:00Z"/>
                <w:color w:val="000000"/>
                <w:sz w:val="20"/>
                <w:szCs w:val="20"/>
                <w:lang w:val="en-US"/>
              </w:rPr>
            </w:pPr>
            <w:ins w:id="397" w:author="Nick.Tolimieri"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39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 w:author="Nick.Tolimieri" w:date="2022-09-06T13:51:00Z"/>
                <w:color w:val="000000"/>
                <w:sz w:val="20"/>
                <w:szCs w:val="20"/>
                <w:lang w:val="en-US"/>
              </w:rPr>
            </w:pPr>
            <w:ins w:id="400"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40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2" w:author="Nick.Tolimieri" w:date="2022-09-06T13:51:00Z"/>
                <w:color w:val="000000"/>
                <w:sz w:val="20"/>
                <w:szCs w:val="20"/>
                <w:lang w:val="en-US"/>
              </w:rPr>
            </w:pPr>
            <w:ins w:id="403" w:author="Nick.Tolimieri" w:date="2022-09-06T13:51:00Z">
              <w:r w:rsidRPr="00C97A89">
                <w:rPr>
                  <w:color w:val="000000"/>
                  <w:sz w:val="20"/>
                  <w:szCs w:val="20"/>
                  <w:lang w:val="en-US"/>
                </w:rPr>
                <w:t>9</w:t>
              </w:r>
            </w:ins>
          </w:p>
        </w:tc>
        <w:tc>
          <w:tcPr>
            <w:tcW w:w="700" w:type="dxa"/>
            <w:tcBorders>
              <w:top w:val="nil"/>
              <w:left w:val="nil"/>
              <w:bottom w:val="nil"/>
              <w:right w:val="nil"/>
            </w:tcBorders>
            <w:shd w:val="clear" w:color="auto" w:fill="auto"/>
            <w:noWrap/>
            <w:vAlign w:val="bottom"/>
            <w:hideMark/>
            <w:tcPrChange w:id="40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5" w:author="Nick.Tolimieri" w:date="2022-09-06T13:51:00Z"/>
                <w:color w:val="000000"/>
                <w:sz w:val="20"/>
                <w:szCs w:val="20"/>
                <w:lang w:val="en-US"/>
              </w:rPr>
            </w:pPr>
            <w:ins w:id="406" w:author="Nick.Tolimieri"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40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8" w:author="Nick.Tolimieri" w:date="2022-09-06T13:51:00Z"/>
                <w:color w:val="000000"/>
                <w:sz w:val="20"/>
                <w:szCs w:val="20"/>
                <w:lang w:val="en-US"/>
              </w:rPr>
            </w:pPr>
            <w:ins w:id="409" w:author="Nick.Tolimieri"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41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1" w:author="Nick.Tolimieri" w:date="2022-09-06T13:51:00Z"/>
                <w:color w:val="000000"/>
                <w:sz w:val="20"/>
                <w:szCs w:val="20"/>
                <w:lang w:val="en-US"/>
              </w:rPr>
            </w:pPr>
            <w:ins w:id="412" w:author="Nick.Tolimieri" w:date="2022-09-06T13:51:00Z">
              <w:r w:rsidRPr="00C97A89">
                <w:rPr>
                  <w:color w:val="000000"/>
                  <w:sz w:val="20"/>
                  <w:szCs w:val="20"/>
                  <w:lang w:val="en-US"/>
                </w:rPr>
                <w:t>1.78</w:t>
              </w:r>
            </w:ins>
          </w:p>
        </w:tc>
        <w:tc>
          <w:tcPr>
            <w:tcW w:w="905" w:type="dxa"/>
            <w:tcBorders>
              <w:top w:val="nil"/>
              <w:left w:val="nil"/>
              <w:bottom w:val="nil"/>
              <w:right w:val="nil"/>
            </w:tcBorders>
            <w:shd w:val="clear" w:color="auto" w:fill="auto"/>
            <w:noWrap/>
            <w:vAlign w:val="bottom"/>
            <w:hideMark/>
            <w:tcPrChange w:id="41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4" w:author="Nick.Tolimieri" w:date="2022-09-06T13:51:00Z"/>
                <w:color w:val="000000"/>
                <w:sz w:val="20"/>
                <w:szCs w:val="20"/>
                <w:lang w:val="en-US"/>
              </w:rPr>
            </w:pPr>
            <w:ins w:id="415" w:author="Nick.Tolimieri" w:date="2022-09-06T13:51:00Z">
              <w:r w:rsidRPr="00C97A89">
                <w:rPr>
                  <w:color w:val="000000"/>
                  <w:sz w:val="20"/>
                  <w:szCs w:val="20"/>
                  <w:lang w:val="en-US"/>
                </w:rPr>
                <w:t>0.16</w:t>
              </w:r>
            </w:ins>
          </w:p>
        </w:tc>
        <w:tc>
          <w:tcPr>
            <w:tcW w:w="905" w:type="dxa"/>
            <w:tcBorders>
              <w:top w:val="nil"/>
              <w:left w:val="nil"/>
              <w:bottom w:val="nil"/>
              <w:right w:val="nil"/>
            </w:tcBorders>
            <w:shd w:val="clear" w:color="auto" w:fill="auto"/>
            <w:noWrap/>
            <w:vAlign w:val="bottom"/>
            <w:hideMark/>
            <w:tcPrChange w:id="41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7" w:author="Nick.Tolimieri" w:date="2022-09-06T13:51:00Z"/>
                <w:color w:val="000000"/>
                <w:sz w:val="20"/>
                <w:szCs w:val="20"/>
                <w:lang w:val="en-US"/>
              </w:rPr>
            </w:pPr>
            <w:ins w:id="418" w:author="Nick.Tolimieri" w:date="2022-09-06T13:51:00Z">
              <w:r w:rsidRPr="00C97A89">
                <w:rPr>
                  <w:color w:val="000000"/>
                  <w:sz w:val="20"/>
                  <w:szCs w:val="20"/>
                  <w:lang w:val="en-US"/>
                </w:rPr>
                <w:t>1.98</w:t>
              </w:r>
            </w:ins>
          </w:p>
        </w:tc>
      </w:tr>
      <w:tr w:rsidR="00C97A89" w:rsidRPr="00C97A89" w:rsidTr="004C5EBF">
        <w:tblPrEx>
          <w:tblPrExChange w:id="419" w:author="Nick.Tolimieri" w:date="2022-09-13T12:47:00Z">
            <w:tblPrEx>
              <w:tblW w:w="10017" w:type="dxa"/>
            </w:tblPrEx>
          </w:tblPrExChange>
        </w:tblPrEx>
        <w:trPr>
          <w:trHeight w:val="255"/>
          <w:ins w:id="420" w:author="Nick.Tolimieri" w:date="2022-09-06T13:51:00Z"/>
          <w:trPrChange w:id="42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2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3" w:author="Nick.Tolimieri" w:date="2022-09-06T13:51:00Z"/>
                <w:color w:val="000000"/>
                <w:sz w:val="20"/>
                <w:szCs w:val="20"/>
                <w:lang w:val="en-US"/>
              </w:rPr>
            </w:pPr>
            <w:proofErr w:type="spellStart"/>
            <w:ins w:id="424"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42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6" w:author="Nick.Tolimieri" w:date="2022-09-06T13:51:00Z"/>
                <w:color w:val="000000"/>
                <w:sz w:val="20"/>
                <w:szCs w:val="20"/>
                <w:lang w:val="en-US"/>
              </w:rPr>
            </w:pPr>
            <w:ins w:id="427" w:author="Nick.Tolimieri"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42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 w:author="Nick.Tolimieri" w:date="2022-09-06T13:51:00Z"/>
                <w:color w:val="000000"/>
                <w:sz w:val="20"/>
                <w:szCs w:val="20"/>
                <w:lang w:val="en-US"/>
              </w:rPr>
            </w:pPr>
            <w:ins w:id="430" w:author="Nick.Tolimieri" w:date="2022-09-06T13:51:00Z">
              <w:r w:rsidRPr="00C97A89">
                <w:rPr>
                  <w:color w:val="000000"/>
                  <w:sz w:val="20"/>
                  <w:szCs w:val="20"/>
                  <w:lang w:val="en-US"/>
                </w:rPr>
                <w:t>30</w:t>
              </w:r>
            </w:ins>
          </w:p>
        </w:tc>
        <w:tc>
          <w:tcPr>
            <w:tcW w:w="736" w:type="dxa"/>
            <w:tcBorders>
              <w:top w:val="nil"/>
              <w:left w:val="nil"/>
              <w:bottom w:val="nil"/>
              <w:right w:val="nil"/>
            </w:tcBorders>
            <w:shd w:val="clear" w:color="auto" w:fill="auto"/>
            <w:noWrap/>
            <w:vAlign w:val="bottom"/>
            <w:hideMark/>
            <w:tcPrChange w:id="43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 w:author="Nick.Tolimieri" w:date="2022-09-06T13:51:00Z"/>
                <w:color w:val="000000"/>
                <w:sz w:val="20"/>
                <w:szCs w:val="20"/>
                <w:lang w:val="en-US"/>
              </w:rPr>
            </w:pPr>
            <w:ins w:id="433" w:author="Nick.Tolimieri" w:date="2022-09-06T13:51:00Z">
              <w:r w:rsidRPr="00C97A89">
                <w:rPr>
                  <w:color w:val="000000"/>
                  <w:sz w:val="20"/>
                  <w:szCs w:val="20"/>
                  <w:lang w:val="en-US"/>
                </w:rPr>
                <w:t>128</w:t>
              </w:r>
            </w:ins>
          </w:p>
        </w:tc>
        <w:tc>
          <w:tcPr>
            <w:tcW w:w="728" w:type="dxa"/>
            <w:tcBorders>
              <w:top w:val="nil"/>
              <w:left w:val="nil"/>
              <w:bottom w:val="nil"/>
              <w:right w:val="nil"/>
            </w:tcBorders>
            <w:shd w:val="clear" w:color="auto" w:fill="auto"/>
            <w:noWrap/>
            <w:vAlign w:val="bottom"/>
            <w:hideMark/>
            <w:tcPrChange w:id="43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 w:author="Nick.Tolimieri" w:date="2022-09-06T13:51:00Z"/>
                <w:color w:val="000000"/>
                <w:sz w:val="20"/>
                <w:szCs w:val="20"/>
                <w:lang w:val="en-US"/>
              </w:rPr>
            </w:pPr>
            <w:ins w:id="436"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43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8" w:author="Nick.Tolimieri" w:date="2022-09-06T13:51:00Z"/>
                <w:color w:val="000000"/>
                <w:sz w:val="20"/>
                <w:szCs w:val="20"/>
                <w:lang w:val="en-US"/>
              </w:rPr>
            </w:pPr>
            <w:ins w:id="439" w:author="Nick.Tolimieri" w:date="2022-09-06T13:51:00Z">
              <w:r w:rsidRPr="00C97A89">
                <w:rPr>
                  <w:color w:val="000000"/>
                  <w:sz w:val="20"/>
                  <w:szCs w:val="20"/>
                  <w:lang w:val="en-US"/>
                </w:rPr>
                <w:t>114</w:t>
              </w:r>
            </w:ins>
          </w:p>
        </w:tc>
        <w:tc>
          <w:tcPr>
            <w:tcW w:w="700" w:type="dxa"/>
            <w:tcBorders>
              <w:top w:val="nil"/>
              <w:left w:val="nil"/>
              <w:bottom w:val="nil"/>
              <w:right w:val="nil"/>
            </w:tcBorders>
            <w:shd w:val="clear" w:color="auto" w:fill="auto"/>
            <w:noWrap/>
            <w:vAlign w:val="bottom"/>
            <w:hideMark/>
            <w:tcPrChange w:id="44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1" w:author="Nick.Tolimieri" w:date="2022-09-06T13:51:00Z"/>
                <w:color w:val="000000"/>
                <w:sz w:val="20"/>
                <w:szCs w:val="20"/>
                <w:lang w:val="en-US"/>
              </w:rPr>
            </w:pPr>
            <w:ins w:id="442" w:author="Nick.Tolimieri" w:date="2022-09-06T13:51:00Z">
              <w:r w:rsidRPr="00C97A89">
                <w:rPr>
                  <w:color w:val="000000"/>
                  <w:sz w:val="20"/>
                  <w:szCs w:val="20"/>
                  <w:lang w:val="en-US"/>
                </w:rPr>
                <w:t>11</w:t>
              </w:r>
            </w:ins>
          </w:p>
        </w:tc>
        <w:tc>
          <w:tcPr>
            <w:tcW w:w="640" w:type="dxa"/>
            <w:tcBorders>
              <w:top w:val="nil"/>
              <w:left w:val="nil"/>
              <w:bottom w:val="nil"/>
              <w:right w:val="nil"/>
            </w:tcBorders>
            <w:shd w:val="clear" w:color="auto" w:fill="auto"/>
            <w:noWrap/>
            <w:vAlign w:val="bottom"/>
            <w:hideMark/>
            <w:tcPrChange w:id="44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4" w:author="Nick.Tolimieri" w:date="2022-09-06T13:51:00Z"/>
                <w:color w:val="000000"/>
                <w:sz w:val="20"/>
                <w:szCs w:val="20"/>
                <w:lang w:val="en-US"/>
              </w:rPr>
            </w:pPr>
            <w:ins w:id="445" w:author="Nick.Tolimieri" w:date="2022-09-06T13:51:00Z">
              <w:r w:rsidRPr="00C97A89">
                <w:rPr>
                  <w:color w:val="000000"/>
                  <w:sz w:val="20"/>
                  <w:szCs w:val="20"/>
                  <w:lang w:val="en-US"/>
                </w:rPr>
                <w:t>50</w:t>
              </w:r>
            </w:ins>
          </w:p>
        </w:tc>
        <w:tc>
          <w:tcPr>
            <w:tcW w:w="905" w:type="dxa"/>
            <w:tcBorders>
              <w:top w:val="nil"/>
              <w:left w:val="nil"/>
              <w:bottom w:val="nil"/>
              <w:right w:val="nil"/>
            </w:tcBorders>
            <w:shd w:val="clear" w:color="auto" w:fill="auto"/>
            <w:noWrap/>
            <w:vAlign w:val="bottom"/>
            <w:hideMark/>
            <w:tcPrChange w:id="44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 w:author="Nick.Tolimieri" w:date="2022-09-06T13:51:00Z"/>
                <w:color w:val="000000"/>
                <w:sz w:val="20"/>
                <w:szCs w:val="20"/>
                <w:lang w:val="en-US"/>
              </w:rPr>
            </w:pPr>
            <w:ins w:id="448" w:author="Nick.Tolimieri" w:date="2022-09-06T13:51:00Z">
              <w:r w:rsidRPr="00C97A89">
                <w:rPr>
                  <w:color w:val="000000"/>
                  <w:sz w:val="20"/>
                  <w:szCs w:val="20"/>
                  <w:lang w:val="en-US"/>
                </w:rPr>
                <w:t>2.21</w:t>
              </w:r>
            </w:ins>
          </w:p>
        </w:tc>
        <w:tc>
          <w:tcPr>
            <w:tcW w:w="905" w:type="dxa"/>
            <w:tcBorders>
              <w:top w:val="nil"/>
              <w:left w:val="nil"/>
              <w:bottom w:val="nil"/>
              <w:right w:val="nil"/>
            </w:tcBorders>
            <w:shd w:val="clear" w:color="auto" w:fill="auto"/>
            <w:noWrap/>
            <w:vAlign w:val="bottom"/>
            <w:hideMark/>
            <w:tcPrChange w:id="44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0" w:author="Nick.Tolimieri" w:date="2022-09-06T13:51:00Z"/>
                <w:color w:val="000000"/>
                <w:sz w:val="20"/>
                <w:szCs w:val="20"/>
                <w:lang w:val="en-US"/>
              </w:rPr>
            </w:pPr>
            <w:ins w:id="451" w:author="Nick.Tolimieri" w:date="2022-09-06T13:51:00Z">
              <w:r w:rsidRPr="00C97A89">
                <w:rPr>
                  <w:color w:val="000000"/>
                  <w:sz w:val="20"/>
                  <w:szCs w:val="20"/>
                  <w:lang w:val="en-US"/>
                </w:rPr>
                <w:t>0.48</w:t>
              </w:r>
            </w:ins>
          </w:p>
        </w:tc>
        <w:tc>
          <w:tcPr>
            <w:tcW w:w="905" w:type="dxa"/>
            <w:tcBorders>
              <w:top w:val="nil"/>
              <w:left w:val="nil"/>
              <w:bottom w:val="nil"/>
              <w:right w:val="nil"/>
            </w:tcBorders>
            <w:shd w:val="clear" w:color="auto" w:fill="auto"/>
            <w:noWrap/>
            <w:vAlign w:val="bottom"/>
            <w:hideMark/>
            <w:tcPrChange w:id="45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3" w:author="Nick.Tolimieri" w:date="2022-09-06T13:51:00Z"/>
                <w:color w:val="000000"/>
                <w:sz w:val="20"/>
                <w:szCs w:val="20"/>
                <w:lang w:val="en-US"/>
              </w:rPr>
            </w:pPr>
            <w:ins w:id="454" w:author="Nick.Tolimieri" w:date="2022-09-06T13:51:00Z">
              <w:r w:rsidRPr="00C97A89">
                <w:rPr>
                  <w:color w:val="000000"/>
                  <w:sz w:val="20"/>
                  <w:szCs w:val="20"/>
                  <w:lang w:val="en-US"/>
                </w:rPr>
                <w:t>4.25</w:t>
              </w:r>
            </w:ins>
          </w:p>
        </w:tc>
      </w:tr>
      <w:tr w:rsidR="00C97A89" w:rsidRPr="00C97A89" w:rsidTr="004C5EBF">
        <w:tblPrEx>
          <w:tblPrExChange w:id="455" w:author="Nick.Tolimieri" w:date="2022-09-13T12:47:00Z">
            <w:tblPrEx>
              <w:tblW w:w="10017" w:type="dxa"/>
            </w:tblPrEx>
          </w:tblPrExChange>
        </w:tblPrEx>
        <w:trPr>
          <w:trHeight w:val="255"/>
          <w:ins w:id="456" w:author="Nick.Tolimieri" w:date="2022-09-06T13:51:00Z"/>
          <w:trPrChange w:id="45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5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59" w:author="Nick.Tolimieri" w:date="2022-09-06T13:51:00Z"/>
                <w:color w:val="000000"/>
                <w:sz w:val="20"/>
                <w:szCs w:val="20"/>
                <w:lang w:val="en-US"/>
              </w:rPr>
            </w:pPr>
            <w:proofErr w:type="spellStart"/>
            <w:ins w:id="460"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46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62" w:author="Nick.Tolimieri" w:date="2022-09-06T13:51:00Z"/>
                <w:color w:val="000000"/>
                <w:sz w:val="20"/>
                <w:szCs w:val="20"/>
                <w:lang w:val="en-US"/>
              </w:rPr>
            </w:pPr>
            <w:ins w:id="463" w:author="Nick.Tolimieri"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46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65" w:author="Nick.Tolimieri" w:date="2022-09-06T13:51:00Z"/>
                <w:color w:val="000000"/>
                <w:sz w:val="20"/>
                <w:szCs w:val="20"/>
                <w:lang w:val="en-US"/>
              </w:rPr>
            </w:pPr>
            <w:ins w:id="466" w:author="Nick.Tolimieri" w:date="2022-09-06T13:51:00Z">
              <w:r w:rsidRPr="00C97A89">
                <w:rPr>
                  <w:color w:val="000000"/>
                  <w:sz w:val="20"/>
                  <w:szCs w:val="20"/>
                  <w:lang w:val="en-US"/>
                </w:rPr>
                <w:t>14</w:t>
              </w:r>
            </w:ins>
          </w:p>
        </w:tc>
        <w:tc>
          <w:tcPr>
            <w:tcW w:w="736" w:type="dxa"/>
            <w:tcBorders>
              <w:top w:val="nil"/>
              <w:left w:val="nil"/>
              <w:bottom w:val="nil"/>
              <w:right w:val="nil"/>
            </w:tcBorders>
            <w:shd w:val="clear" w:color="auto" w:fill="auto"/>
            <w:noWrap/>
            <w:vAlign w:val="bottom"/>
            <w:hideMark/>
            <w:tcPrChange w:id="46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68" w:author="Nick.Tolimieri" w:date="2022-09-06T13:51:00Z"/>
                <w:color w:val="000000"/>
                <w:sz w:val="20"/>
                <w:szCs w:val="20"/>
                <w:lang w:val="en-US"/>
              </w:rPr>
            </w:pPr>
            <w:ins w:id="469" w:author="Nick.Tolimieri" w:date="2022-09-06T13:51:00Z">
              <w:r w:rsidRPr="00C97A89">
                <w:rPr>
                  <w:color w:val="000000"/>
                  <w:sz w:val="20"/>
                  <w:szCs w:val="20"/>
                  <w:lang w:val="en-US"/>
                </w:rPr>
                <w:t>144</w:t>
              </w:r>
            </w:ins>
          </w:p>
        </w:tc>
        <w:tc>
          <w:tcPr>
            <w:tcW w:w="728" w:type="dxa"/>
            <w:tcBorders>
              <w:top w:val="nil"/>
              <w:left w:val="nil"/>
              <w:bottom w:val="nil"/>
              <w:right w:val="nil"/>
            </w:tcBorders>
            <w:shd w:val="clear" w:color="auto" w:fill="auto"/>
            <w:noWrap/>
            <w:vAlign w:val="bottom"/>
            <w:hideMark/>
            <w:tcPrChange w:id="47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71" w:author="Nick.Tolimieri" w:date="2022-09-06T13:51:00Z"/>
                <w:color w:val="000000"/>
                <w:sz w:val="20"/>
                <w:szCs w:val="20"/>
                <w:lang w:val="en-US"/>
              </w:rPr>
            </w:pPr>
            <w:ins w:id="472" w:author="Nick.Tolimieri"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47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74" w:author="Nick.Tolimieri" w:date="2022-09-06T13:51:00Z"/>
                <w:color w:val="000000"/>
                <w:sz w:val="20"/>
                <w:szCs w:val="20"/>
                <w:lang w:val="en-US"/>
              </w:rPr>
            </w:pPr>
            <w:ins w:id="475" w:author="Nick.Tolimieri" w:date="2022-09-06T13:51:00Z">
              <w:r w:rsidRPr="00C97A89">
                <w:rPr>
                  <w:color w:val="000000"/>
                  <w:sz w:val="20"/>
                  <w:szCs w:val="20"/>
                  <w:lang w:val="en-US"/>
                </w:rPr>
                <w:t>135</w:t>
              </w:r>
            </w:ins>
          </w:p>
        </w:tc>
        <w:tc>
          <w:tcPr>
            <w:tcW w:w="700" w:type="dxa"/>
            <w:tcBorders>
              <w:top w:val="nil"/>
              <w:left w:val="nil"/>
              <w:bottom w:val="nil"/>
              <w:right w:val="nil"/>
            </w:tcBorders>
            <w:shd w:val="clear" w:color="auto" w:fill="auto"/>
            <w:noWrap/>
            <w:vAlign w:val="bottom"/>
            <w:hideMark/>
            <w:tcPrChange w:id="47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77" w:author="Nick.Tolimieri" w:date="2022-09-06T13:51:00Z"/>
                <w:color w:val="000000"/>
                <w:sz w:val="20"/>
                <w:szCs w:val="20"/>
                <w:lang w:val="en-US"/>
              </w:rPr>
            </w:pPr>
            <w:ins w:id="478"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47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80" w:author="Nick.Tolimieri" w:date="2022-09-06T13:51:00Z"/>
                <w:color w:val="000000"/>
                <w:sz w:val="20"/>
                <w:szCs w:val="20"/>
                <w:lang w:val="en-US"/>
              </w:rPr>
            </w:pPr>
            <w:ins w:id="481" w:author="Nick.Tolimieri" w:date="2022-09-06T13:51:00Z">
              <w:r w:rsidRPr="00C97A89">
                <w:rPr>
                  <w:color w:val="000000"/>
                  <w:sz w:val="20"/>
                  <w:szCs w:val="20"/>
                  <w:lang w:val="en-US"/>
                </w:rPr>
                <w:t>40</w:t>
              </w:r>
            </w:ins>
          </w:p>
        </w:tc>
        <w:tc>
          <w:tcPr>
            <w:tcW w:w="905" w:type="dxa"/>
            <w:tcBorders>
              <w:top w:val="nil"/>
              <w:left w:val="nil"/>
              <w:bottom w:val="nil"/>
              <w:right w:val="nil"/>
            </w:tcBorders>
            <w:shd w:val="clear" w:color="auto" w:fill="auto"/>
            <w:noWrap/>
            <w:vAlign w:val="bottom"/>
            <w:hideMark/>
            <w:tcPrChange w:id="48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83" w:author="Nick.Tolimieri" w:date="2022-09-06T13:51:00Z"/>
                <w:color w:val="000000"/>
                <w:sz w:val="20"/>
                <w:szCs w:val="20"/>
                <w:lang w:val="en-US"/>
              </w:rPr>
            </w:pPr>
            <w:ins w:id="484" w:author="Nick.Tolimieri" w:date="2022-09-06T13:51:00Z">
              <w:r w:rsidRPr="00C97A89">
                <w:rPr>
                  <w:color w:val="000000"/>
                  <w:sz w:val="20"/>
                  <w:szCs w:val="20"/>
                  <w:lang w:val="en-US"/>
                </w:rPr>
                <w:t>1.98</w:t>
              </w:r>
            </w:ins>
          </w:p>
        </w:tc>
        <w:tc>
          <w:tcPr>
            <w:tcW w:w="905" w:type="dxa"/>
            <w:tcBorders>
              <w:top w:val="nil"/>
              <w:left w:val="nil"/>
              <w:bottom w:val="nil"/>
              <w:right w:val="nil"/>
            </w:tcBorders>
            <w:shd w:val="clear" w:color="auto" w:fill="auto"/>
            <w:noWrap/>
            <w:vAlign w:val="bottom"/>
            <w:hideMark/>
            <w:tcPrChange w:id="48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86" w:author="Nick.Tolimieri" w:date="2022-09-06T13:51:00Z"/>
                <w:color w:val="000000"/>
                <w:sz w:val="20"/>
                <w:szCs w:val="20"/>
                <w:lang w:val="en-US"/>
              </w:rPr>
            </w:pPr>
            <w:ins w:id="487" w:author="Nick.Tolimieri" w:date="2022-09-06T13:51:00Z">
              <w:r w:rsidRPr="00C97A89">
                <w:rPr>
                  <w:color w:val="000000"/>
                  <w:sz w:val="20"/>
                  <w:szCs w:val="20"/>
                  <w:lang w:val="en-US"/>
                </w:rPr>
                <w:t>0.39</w:t>
              </w:r>
            </w:ins>
          </w:p>
        </w:tc>
        <w:tc>
          <w:tcPr>
            <w:tcW w:w="905" w:type="dxa"/>
            <w:tcBorders>
              <w:top w:val="nil"/>
              <w:left w:val="nil"/>
              <w:bottom w:val="nil"/>
              <w:right w:val="nil"/>
            </w:tcBorders>
            <w:shd w:val="clear" w:color="auto" w:fill="auto"/>
            <w:noWrap/>
            <w:vAlign w:val="bottom"/>
            <w:hideMark/>
            <w:tcPrChange w:id="48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89" w:author="Nick.Tolimieri" w:date="2022-09-06T13:51:00Z"/>
                <w:color w:val="000000"/>
                <w:sz w:val="20"/>
                <w:szCs w:val="20"/>
                <w:lang w:val="en-US"/>
              </w:rPr>
            </w:pPr>
            <w:ins w:id="490" w:author="Nick.Tolimieri" w:date="2022-09-06T13:51:00Z">
              <w:r w:rsidRPr="00C97A89">
                <w:rPr>
                  <w:color w:val="000000"/>
                  <w:sz w:val="20"/>
                  <w:szCs w:val="20"/>
                  <w:lang w:val="en-US"/>
                </w:rPr>
                <w:t>3.81</w:t>
              </w:r>
            </w:ins>
          </w:p>
        </w:tc>
      </w:tr>
      <w:tr w:rsidR="00C97A89" w:rsidRPr="00C97A89" w:rsidTr="004C5EBF">
        <w:tblPrEx>
          <w:tblPrExChange w:id="491" w:author="Nick.Tolimieri" w:date="2022-09-13T12:47:00Z">
            <w:tblPrEx>
              <w:tblW w:w="10017" w:type="dxa"/>
            </w:tblPrEx>
          </w:tblPrExChange>
        </w:tblPrEx>
        <w:trPr>
          <w:trHeight w:val="255"/>
          <w:ins w:id="492" w:author="Nick.Tolimieri" w:date="2022-09-06T13:51:00Z"/>
          <w:trPrChange w:id="49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9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95" w:author="Nick.Tolimieri" w:date="2022-09-06T13:51:00Z"/>
                <w:color w:val="000000"/>
                <w:sz w:val="20"/>
                <w:szCs w:val="20"/>
                <w:lang w:val="en-US"/>
              </w:rPr>
            </w:pPr>
            <w:proofErr w:type="spellStart"/>
            <w:ins w:id="496"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49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98" w:author="Nick.Tolimieri" w:date="2022-09-06T13:51:00Z"/>
                <w:color w:val="000000"/>
                <w:sz w:val="20"/>
                <w:szCs w:val="20"/>
                <w:lang w:val="en-US"/>
              </w:rPr>
            </w:pPr>
            <w:ins w:id="499" w:author="Nick.Tolimieri"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50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01" w:author="Nick.Tolimieri" w:date="2022-09-06T13:51:00Z"/>
                <w:color w:val="000000"/>
                <w:sz w:val="20"/>
                <w:szCs w:val="20"/>
                <w:lang w:val="en-US"/>
              </w:rPr>
            </w:pPr>
            <w:ins w:id="502"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50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04" w:author="Nick.Tolimieri" w:date="2022-09-06T13:51:00Z"/>
                <w:color w:val="000000"/>
                <w:sz w:val="20"/>
                <w:szCs w:val="20"/>
                <w:lang w:val="en-US"/>
              </w:rPr>
            </w:pPr>
            <w:ins w:id="505"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50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07" w:author="Nick.Tolimieri" w:date="2022-09-06T13:51:00Z"/>
                <w:color w:val="000000"/>
                <w:sz w:val="20"/>
                <w:szCs w:val="20"/>
                <w:lang w:val="en-US"/>
              </w:rPr>
            </w:pPr>
            <w:ins w:id="508"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50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10" w:author="Nick.Tolimieri" w:date="2022-09-06T13:51:00Z"/>
                <w:color w:val="000000"/>
                <w:sz w:val="20"/>
                <w:szCs w:val="20"/>
                <w:lang w:val="en-US"/>
              </w:rPr>
            </w:pPr>
            <w:ins w:id="511"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51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13" w:author="Nick.Tolimieri" w:date="2022-09-06T13:51:00Z"/>
                <w:color w:val="000000"/>
                <w:sz w:val="20"/>
                <w:szCs w:val="20"/>
                <w:lang w:val="en-US"/>
              </w:rPr>
            </w:pPr>
            <w:ins w:id="514"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51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16" w:author="Nick.Tolimieri" w:date="2022-09-06T13:51:00Z"/>
                <w:color w:val="000000"/>
                <w:sz w:val="20"/>
                <w:szCs w:val="20"/>
                <w:lang w:val="en-US"/>
              </w:rPr>
            </w:pPr>
            <w:ins w:id="51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1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19" w:author="Nick.Tolimieri" w:date="2022-09-06T13:51:00Z"/>
                <w:color w:val="000000"/>
                <w:sz w:val="20"/>
                <w:szCs w:val="20"/>
                <w:lang w:val="en-US"/>
              </w:rPr>
            </w:pPr>
            <w:ins w:id="52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2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22" w:author="Nick.Tolimieri" w:date="2022-09-06T13:51:00Z"/>
                <w:color w:val="000000"/>
                <w:sz w:val="20"/>
                <w:szCs w:val="20"/>
                <w:lang w:val="en-US"/>
              </w:rPr>
            </w:pPr>
            <w:ins w:id="52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2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25" w:author="Nick.Tolimieri" w:date="2022-09-06T13:51:00Z"/>
                <w:color w:val="000000"/>
                <w:sz w:val="20"/>
                <w:szCs w:val="20"/>
                <w:lang w:val="en-US"/>
              </w:rPr>
            </w:pPr>
            <w:ins w:id="526" w:author="Nick.Tolimieri" w:date="2022-09-06T13:51:00Z">
              <w:r w:rsidRPr="00C97A89">
                <w:rPr>
                  <w:color w:val="000000"/>
                  <w:sz w:val="20"/>
                  <w:szCs w:val="20"/>
                  <w:lang w:val="en-US"/>
                </w:rPr>
                <w:t>-</w:t>
              </w:r>
            </w:ins>
          </w:p>
        </w:tc>
      </w:tr>
      <w:tr w:rsidR="00C97A89" w:rsidRPr="00C97A89" w:rsidTr="004C5EBF">
        <w:tblPrEx>
          <w:tblPrExChange w:id="527" w:author="Nick.Tolimieri" w:date="2022-09-13T12:47:00Z">
            <w:tblPrEx>
              <w:tblW w:w="10017" w:type="dxa"/>
            </w:tblPrEx>
          </w:tblPrExChange>
        </w:tblPrEx>
        <w:trPr>
          <w:trHeight w:val="255"/>
          <w:ins w:id="528" w:author="Nick.Tolimieri" w:date="2022-09-06T13:51:00Z"/>
          <w:trPrChange w:id="52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53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31" w:author="Nick.Tolimieri" w:date="2022-09-06T13:51:00Z"/>
                <w:color w:val="000000"/>
                <w:sz w:val="20"/>
                <w:szCs w:val="20"/>
                <w:lang w:val="en-US"/>
              </w:rPr>
            </w:pPr>
            <w:proofErr w:type="spellStart"/>
            <w:ins w:id="532"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53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34" w:author="Nick.Tolimieri" w:date="2022-09-06T13:51:00Z"/>
                <w:color w:val="000000"/>
                <w:sz w:val="20"/>
                <w:szCs w:val="20"/>
                <w:lang w:val="en-US"/>
              </w:rPr>
            </w:pPr>
            <w:ins w:id="535" w:author="Nick.Tolimieri"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53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37" w:author="Nick.Tolimieri" w:date="2022-09-06T13:51:00Z"/>
                <w:color w:val="000000"/>
                <w:sz w:val="20"/>
                <w:szCs w:val="20"/>
                <w:lang w:val="en-US"/>
              </w:rPr>
            </w:pPr>
            <w:ins w:id="53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53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40" w:author="Nick.Tolimieri" w:date="2022-09-06T13:51:00Z"/>
                <w:color w:val="000000"/>
                <w:sz w:val="20"/>
                <w:szCs w:val="20"/>
                <w:lang w:val="en-US"/>
              </w:rPr>
            </w:pPr>
            <w:ins w:id="541"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54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43" w:author="Nick.Tolimieri" w:date="2022-09-06T13:51:00Z"/>
                <w:color w:val="000000"/>
                <w:sz w:val="20"/>
                <w:szCs w:val="20"/>
                <w:lang w:val="en-US"/>
              </w:rPr>
            </w:pPr>
            <w:ins w:id="544"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54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46" w:author="Nick.Tolimieri" w:date="2022-09-06T13:51:00Z"/>
                <w:color w:val="000000"/>
                <w:sz w:val="20"/>
                <w:szCs w:val="20"/>
                <w:lang w:val="en-US"/>
              </w:rPr>
            </w:pPr>
            <w:ins w:id="547"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54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49" w:author="Nick.Tolimieri" w:date="2022-09-06T13:51:00Z"/>
                <w:color w:val="000000"/>
                <w:sz w:val="20"/>
                <w:szCs w:val="20"/>
                <w:lang w:val="en-US"/>
              </w:rPr>
            </w:pPr>
            <w:ins w:id="550"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55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52" w:author="Nick.Tolimieri" w:date="2022-09-06T13:51:00Z"/>
                <w:color w:val="000000"/>
                <w:sz w:val="20"/>
                <w:szCs w:val="20"/>
                <w:lang w:val="en-US"/>
              </w:rPr>
            </w:pPr>
            <w:ins w:id="55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5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55" w:author="Nick.Tolimieri" w:date="2022-09-06T13:51:00Z"/>
                <w:color w:val="000000"/>
                <w:sz w:val="20"/>
                <w:szCs w:val="20"/>
                <w:lang w:val="en-US"/>
              </w:rPr>
            </w:pPr>
            <w:ins w:id="55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5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58" w:author="Nick.Tolimieri" w:date="2022-09-06T13:51:00Z"/>
                <w:color w:val="000000"/>
                <w:sz w:val="20"/>
                <w:szCs w:val="20"/>
                <w:lang w:val="en-US"/>
              </w:rPr>
            </w:pPr>
            <w:ins w:id="55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6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61" w:author="Nick.Tolimieri" w:date="2022-09-06T13:51:00Z"/>
                <w:color w:val="000000"/>
                <w:sz w:val="20"/>
                <w:szCs w:val="20"/>
                <w:lang w:val="en-US"/>
              </w:rPr>
            </w:pPr>
            <w:ins w:id="562" w:author="Nick.Tolimieri" w:date="2022-09-06T13:51:00Z">
              <w:r w:rsidRPr="00C97A89">
                <w:rPr>
                  <w:color w:val="000000"/>
                  <w:sz w:val="20"/>
                  <w:szCs w:val="20"/>
                  <w:lang w:val="en-US"/>
                </w:rPr>
                <w:t>-</w:t>
              </w:r>
            </w:ins>
          </w:p>
        </w:tc>
      </w:tr>
      <w:tr w:rsidR="00C97A89" w:rsidRPr="00C97A89" w:rsidTr="004C5EBF">
        <w:tblPrEx>
          <w:tblPrExChange w:id="563" w:author="Nick.Tolimieri" w:date="2022-09-13T12:47:00Z">
            <w:tblPrEx>
              <w:tblW w:w="10017" w:type="dxa"/>
            </w:tblPrEx>
          </w:tblPrExChange>
        </w:tblPrEx>
        <w:trPr>
          <w:trHeight w:val="255"/>
          <w:ins w:id="564" w:author="Nick.Tolimieri" w:date="2022-09-06T13:51:00Z"/>
          <w:trPrChange w:id="56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56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67" w:author="Nick.Tolimieri" w:date="2022-09-06T13:51:00Z"/>
                <w:color w:val="000000"/>
                <w:sz w:val="20"/>
                <w:szCs w:val="20"/>
                <w:lang w:val="en-US"/>
              </w:rPr>
            </w:pPr>
            <w:proofErr w:type="spellStart"/>
            <w:ins w:id="568"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56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70" w:author="Nick.Tolimieri" w:date="2022-09-06T13:51:00Z"/>
                <w:color w:val="000000"/>
                <w:sz w:val="20"/>
                <w:szCs w:val="20"/>
                <w:lang w:val="en-US"/>
              </w:rPr>
            </w:pPr>
            <w:ins w:id="571" w:author="Nick.Tolimieri"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57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73" w:author="Nick.Tolimieri" w:date="2022-09-06T13:51:00Z"/>
                <w:color w:val="000000"/>
                <w:sz w:val="20"/>
                <w:szCs w:val="20"/>
                <w:lang w:val="en-US"/>
              </w:rPr>
            </w:pPr>
            <w:ins w:id="57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57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76" w:author="Nick.Tolimieri" w:date="2022-09-06T13:51:00Z"/>
                <w:color w:val="000000"/>
                <w:sz w:val="20"/>
                <w:szCs w:val="20"/>
                <w:lang w:val="en-US"/>
              </w:rPr>
            </w:pPr>
            <w:ins w:id="577"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57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79" w:author="Nick.Tolimieri" w:date="2022-09-06T13:51:00Z"/>
                <w:color w:val="000000"/>
                <w:sz w:val="20"/>
                <w:szCs w:val="20"/>
                <w:lang w:val="en-US"/>
              </w:rPr>
            </w:pPr>
            <w:ins w:id="580"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58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82" w:author="Nick.Tolimieri" w:date="2022-09-06T13:51:00Z"/>
                <w:color w:val="000000"/>
                <w:sz w:val="20"/>
                <w:szCs w:val="20"/>
                <w:lang w:val="en-US"/>
              </w:rPr>
            </w:pPr>
            <w:ins w:id="583"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58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85" w:author="Nick.Tolimieri" w:date="2022-09-06T13:51:00Z"/>
                <w:color w:val="000000"/>
                <w:sz w:val="20"/>
                <w:szCs w:val="20"/>
                <w:lang w:val="en-US"/>
              </w:rPr>
            </w:pPr>
            <w:ins w:id="586"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58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88" w:author="Nick.Tolimieri" w:date="2022-09-06T13:51:00Z"/>
                <w:color w:val="000000"/>
                <w:sz w:val="20"/>
                <w:szCs w:val="20"/>
                <w:lang w:val="en-US"/>
              </w:rPr>
            </w:pPr>
            <w:ins w:id="58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9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91" w:author="Nick.Tolimieri" w:date="2022-09-06T13:51:00Z"/>
                <w:color w:val="000000"/>
                <w:sz w:val="20"/>
                <w:szCs w:val="20"/>
                <w:lang w:val="en-US"/>
              </w:rPr>
            </w:pPr>
            <w:ins w:id="59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9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94" w:author="Nick.Tolimieri" w:date="2022-09-06T13:51:00Z"/>
                <w:color w:val="000000"/>
                <w:sz w:val="20"/>
                <w:szCs w:val="20"/>
                <w:lang w:val="en-US"/>
              </w:rPr>
            </w:pPr>
            <w:ins w:id="59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9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97" w:author="Nick.Tolimieri" w:date="2022-09-06T13:51:00Z"/>
                <w:color w:val="000000"/>
                <w:sz w:val="20"/>
                <w:szCs w:val="20"/>
                <w:lang w:val="en-US"/>
              </w:rPr>
            </w:pPr>
            <w:ins w:id="598" w:author="Nick.Tolimieri" w:date="2022-09-06T13:51:00Z">
              <w:r w:rsidRPr="00C97A89">
                <w:rPr>
                  <w:color w:val="000000"/>
                  <w:sz w:val="20"/>
                  <w:szCs w:val="20"/>
                  <w:lang w:val="en-US"/>
                </w:rPr>
                <w:t>-</w:t>
              </w:r>
            </w:ins>
          </w:p>
        </w:tc>
      </w:tr>
      <w:tr w:rsidR="00C97A89" w:rsidRPr="00C97A89" w:rsidTr="004C5EBF">
        <w:tblPrEx>
          <w:tblPrExChange w:id="599" w:author="Nick.Tolimieri" w:date="2022-09-13T12:47:00Z">
            <w:tblPrEx>
              <w:tblW w:w="10017" w:type="dxa"/>
            </w:tblPrEx>
          </w:tblPrExChange>
        </w:tblPrEx>
        <w:trPr>
          <w:trHeight w:val="255"/>
          <w:ins w:id="600" w:author="Nick.Tolimieri" w:date="2022-09-06T13:51:00Z"/>
          <w:trPrChange w:id="60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60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03" w:author="Nick.Tolimieri" w:date="2022-09-06T13:51:00Z"/>
                <w:color w:val="000000"/>
                <w:sz w:val="20"/>
                <w:szCs w:val="20"/>
                <w:lang w:val="en-US"/>
              </w:rPr>
            </w:pPr>
            <w:proofErr w:type="spellStart"/>
            <w:ins w:id="604"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60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06" w:author="Nick.Tolimieri" w:date="2022-09-06T13:51:00Z"/>
                <w:color w:val="000000"/>
                <w:sz w:val="20"/>
                <w:szCs w:val="20"/>
                <w:lang w:val="en-US"/>
              </w:rPr>
            </w:pPr>
            <w:ins w:id="607" w:author="Nick.Tolimieri"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60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09" w:author="Nick.Tolimieri" w:date="2022-09-06T13:51:00Z"/>
                <w:color w:val="000000"/>
                <w:sz w:val="20"/>
                <w:szCs w:val="20"/>
                <w:lang w:val="en-US"/>
              </w:rPr>
            </w:pPr>
            <w:ins w:id="610"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61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12" w:author="Nick.Tolimieri" w:date="2022-09-06T13:51:00Z"/>
                <w:color w:val="000000"/>
                <w:sz w:val="20"/>
                <w:szCs w:val="20"/>
                <w:lang w:val="en-US"/>
              </w:rPr>
            </w:pPr>
            <w:ins w:id="613" w:author="Nick.Tolimieri" w:date="2022-09-06T13:51:00Z">
              <w:r w:rsidRPr="00C97A89">
                <w:rPr>
                  <w:color w:val="000000"/>
                  <w:sz w:val="20"/>
                  <w:szCs w:val="20"/>
                  <w:lang w:val="en-US"/>
                </w:rPr>
                <w:t>12</w:t>
              </w:r>
            </w:ins>
          </w:p>
        </w:tc>
        <w:tc>
          <w:tcPr>
            <w:tcW w:w="728" w:type="dxa"/>
            <w:tcBorders>
              <w:top w:val="nil"/>
              <w:left w:val="nil"/>
              <w:bottom w:val="nil"/>
              <w:right w:val="nil"/>
            </w:tcBorders>
            <w:shd w:val="clear" w:color="auto" w:fill="auto"/>
            <w:noWrap/>
            <w:vAlign w:val="bottom"/>
            <w:hideMark/>
            <w:tcPrChange w:id="61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15" w:author="Nick.Tolimieri" w:date="2022-09-06T13:51:00Z"/>
                <w:color w:val="000000"/>
                <w:sz w:val="20"/>
                <w:szCs w:val="20"/>
                <w:lang w:val="en-US"/>
              </w:rPr>
            </w:pPr>
            <w:ins w:id="616"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61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18" w:author="Nick.Tolimieri" w:date="2022-09-06T13:51:00Z"/>
                <w:color w:val="000000"/>
                <w:sz w:val="20"/>
                <w:szCs w:val="20"/>
                <w:lang w:val="en-US"/>
              </w:rPr>
            </w:pPr>
            <w:ins w:id="619" w:author="Nick.Tolimieri" w:date="2022-09-06T13:51:00Z">
              <w:r w:rsidRPr="00C97A89">
                <w:rPr>
                  <w:color w:val="000000"/>
                  <w:sz w:val="20"/>
                  <w:szCs w:val="20"/>
                  <w:lang w:val="en-US"/>
                </w:rPr>
                <w:t>13</w:t>
              </w:r>
            </w:ins>
          </w:p>
        </w:tc>
        <w:tc>
          <w:tcPr>
            <w:tcW w:w="700" w:type="dxa"/>
            <w:tcBorders>
              <w:top w:val="nil"/>
              <w:left w:val="nil"/>
              <w:bottom w:val="nil"/>
              <w:right w:val="nil"/>
            </w:tcBorders>
            <w:shd w:val="clear" w:color="auto" w:fill="auto"/>
            <w:noWrap/>
            <w:vAlign w:val="bottom"/>
            <w:hideMark/>
            <w:tcPrChange w:id="62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21" w:author="Nick.Tolimieri" w:date="2022-09-06T13:51:00Z"/>
                <w:color w:val="000000"/>
                <w:sz w:val="20"/>
                <w:szCs w:val="20"/>
                <w:lang w:val="en-US"/>
              </w:rPr>
            </w:pPr>
            <w:ins w:id="622" w:author="Nick.Tolimieri" w:date="2022-09-06T13:51:00Z">
              <w:r w:rsidRPr="00C97A89">
                <w:rPr>
                  <w:color w:val="000000"/>
                  <w:sz w:val="20"/>
                  <w:szCs w:val="20"/>
                  <w:lang w:val="en-US"/>
                </w:rPr>
                <w:t>13</w:t>
              </w:r>
            </w:ins>
          </w:p>
        </w:tc>
        <w:tc>
          <w:tcPr>
            <w:tcW w:w="640" w:type="dxa"/>
            <w:tcBorders>
              <w:top w:val="nil"/>
              <w:left w:val="nil"/>
              <w:bottom w:val="nil"/>
              <w:right w:val="nil"/>
            </w:tcBorders>
            <w:shd w:val="clear" w:color="auto" w:fill="auto"/>
            <w:noWrap/>
            <w:vAlign w:val="bottom"/>
            <w:hideMark/>
            <w:tcPrChange w:id="62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24" w:author="Nick.Tolimieri" w:date="2022-09-06T13:51:00Z"/>
                <w:color w:val="000000"/>
                <w:sz w:val="20"/>
                <w:szCs w:val="20"/>
                <w:lang w:val="en-US"/>
              </w:rPr>
            </w:pPr>
            <w:ins w:id="625" w:author="Nick.Tolimieri" w:date="2022-09-06T13:51:00Z">
              <w:r w:rsidRPr="00C97A89">
                <w:rPr>
                  <w:color w:val="000000"/>
                  <w:sz w:val="20"/>
                  <w:szCs w:val="20"/>
                  <w:lang w:val="en-US"/>
                </w:rPr>
                <w:t>13</w:t>
              </w:r>
            </w:ins>
          </w:p>
        </w:tc>
        <w:tc>
          <w:tcPr>
            <w:tcW w:w="905" w:type="dxa"/>
            <w:tcBorders>
              <w:top w:val="nil"/>
              <w:left w:val="nil"/>
              <w:bottom w:val="nil"/>
              <w:right w:val="nil"/>
            </w:tcBorders>
            <w:shd w:val="clear" w:color="auto" w:fill="auto"/>
            <w:noWrap/>
            <w:vAlign w:val="bottom"/>
            <w:hideMark/>
            <w:tcPrChange w:id="62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27" w:author="Nick.Tolimieri" w:date="2022-09-06T13:51:00Z"/>
                <w:color w:val="000000"/>
                <w:sz w:val="20"/>
                <w:szCs w:val="20"/>
                <w:lang w:val="en-US"/>
              </w:rPr>
            </w:pPr>
            <w:ins w:id="628" w:author="Nick.Tolimieri" w:date="2022-09-06T13:51:00Z">
              <w:r w:rsidRPr="00C97A89">
                <w:rPr>
                  <w:color w:val="000000"/>
                  <w:sz w:val="20"/>
                  <w:szCs w:val="20"/>
                  <w:lang w:val="en-US"/>
                </w:rPr>
                <w:t>1.55</w:t>
              </w:r>
            </w:ins>
          </w:p>
        </w:tc>
        <w:tc>
          <w:tcPr>
            <w:tcW w:w="905" w:type="dxa"/>
            <w:tcBorders>
              <w:top w:val="nil"/>
              <w:left w:val="nil"/>
              <w:bottom w:val="nil"/>
              <w:right w:val="nil"/>
            </w:tcBorders>
            <w:shd w:val="clear" w:color="auto" w:fill="auto"/>
            <w:noWrap/>
            <w:vAlign w:val="bottom"/>
            <w:hideMark/>
            <w:tcPrChange w:id="62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30" w:author="Nick.Tolimieri" w:date="2022-09-06T13:51:00Z"/>
                <w:color w:val="000000"/>
                <w:sz w:val="20"/>
                <w:szCs w:val="20"/>
                <w:lang w:val="en-US"/>
              </w:rPr>
            </w:pPr>
            <w:ins w:id="631" w:author="Nick.Tolimieri" w:date="2022-09-06T13:51:00Z">
              <w:r w:rsidRPr="00C97A89">
                <w:rPr>
                  <w:color w:val="000000"/>
                  <w:sz w:val="20"/>
                  <w:szCs w:val="20"/>
                  <w:lang w:val="en-US"/>
                </w:rPr>
                <w:t>0.24</w:t>
              </w:r>
            </w:ins>
          </w:p>
        </w:tc>
        <w:tc>
          <w:tcPr>
            <w:tcW w:w="905" w:type="dxa"/>
            <w:tcBorders>
              <w:top w:val="nil"/>
              <w:left w:val="nil"/>
              <w:bottom w:val="nil"/>
              <w:right w:val="nil"/>
            </w:tcBorders>
            <w:shd w:val="clear" w:color="auto" w:fill="auto"/>
            <w:noWrap/>
            <w:vAlign w:val="bottom"/>
            <w:hideMark/>
            <w:tcPrChange w:id="63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33" w:author="Nick.Tolimieri" w:date="2022-09-06T13:51:00Z"/>
                <w:color w:val="000000"/>
                <w:sz w:val="20"/>
                <w:szCs w:val="20"/>
                <w:lang w:val="en-US"/>
              </w:rPr>
            </w:pPr>
            <w:ins w:id="634" w:author="Nick.Tolimieri" w:date="2022-09-06T13:51:00Z">
              <w:r w:rsidRPr="00C97A89">
                <w:rPr>
                  <w:color w:val="000000"/>
                  <w:sz w:val="20"/>
                  <w:szCs w:val="20"/>
                  <w:lang w:val="en-US"/>
                </w:rPr>
                <w:t>1.92</w:t>
              </w:r>
            </w:ins>
          </w:p>
        </w:tc>
      </w:tr>
      <w:tr w:rsidR="00C97A89" w:rsidRPr="00C97A89" w:rsidTr="004C5EBF">
        <w:tblPrEx>
          <w:tblPrExChange w:id="635" w:author="Nick.Tolimieri" w:date="2022-09-13T12:47:00Z">
            <w:tblPrEx>
              <w:tblW w:w="10017" w:type="dxa"/>
            </w:tblPrEx>
          </w:tblPrExChange>
        </w:tblPrEx>
        <w:trPr>
          <w:trHeight w:val="255"/>
          <w:ins w:id="636" w:author="Nick.Tolimieri" w:date="2022-09-06T13:51:00Z"/>
          <w:trPrChange w:id="63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63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39" w:author="Nick.Tolimieri" w:date="2022-09-06T13:51:00Z"/>
                <w:color w:val="000000"/>
                <w:sz w:val="20"/>
                <w:szCs w:val="20"/>
                <w:lang w:val="en-US"/>
              </w:rPr>
            </w:pPr>
            <w:proofErr w:type="spellStart"/>
            <w:ins w:id="640"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64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42" w:author="Nick.Tolimieri" w:date="2022-09-06T13:51:00Z"/>
                <w:color w:val="000000"/>
                <w:sz w:val="20"/>
                <w:szCs w:val="20"/>
                <w:lang w:val="en-US"/>
              </w:rPr>
            </w:pPr>
            <w:ins w:id="643" w:author="Nick.Tolimieri"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64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45" w:author="Nick.Tolimieri" w:date="2022-09-06T13:51:00Z"/>
                <w:color w:val="000000"/>
                <w:sz w:val="20"/>
                <w:szCs w:val="20"/>
                <w:lang w:val="en-US"/>
              </w:rPr>
            </w:pPr>
            <w:ins w:id="646"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64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48" w:author="Nick.Tolimieri" w:date="2022-09-06T13:51:00Z"/>
                <w:color w:val="000000"/>
                <w:sz w:val="20"/>
                <w:szCs w:val="20"/>
                <w:lang w:val="en-US"/>
              </w:rPr>
            </w:pPr>
            <w:ins w:id="649" w:author="Nick.Tolimieri" w:date="2022-09-06T13:51:00Z">
              <w:r w:rsidRPr="00C97A89">
                <w:rPr>
                  <w:color w:val="000000"/>
                  <w:sz w:val="20"/>
                  <w:szCs w:val="20"/>
                  <w:lang w:val="en-US"/>
                </w:rPr>
                <w:t>31</w:t>
              </w:r>
            </w:ins>
          </w:p>
        </w:tc>
        <w:tc>
          <w:tcPr>
            <w:tcW w:w="728" w:type="dxa"/>
            <w:tcBorders>
              <w:top w:val="nil"/>
              <w:left w:val="nil"/>
              <w:bottom w:val="nil"/>
              <w:right w:val="nil"/>
            </w:tcBorders>
            <w:shd w:val="clear" w:color="auto" w:fill="auto"/>
            <w:noWrap/>
            <w:vAlign w:val="bottom"/>
            <w:hideMark/>
            <w:tcPrChange w:id="65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51" w:author="Nick.Tolimieri" w:date="2022-09-06T13:51:00Z"/>
                <w:color w:val="000000"/>
                <w:sz w:val="20"/>
                <w:szCs w:val="20"/>
                <w:lang w:val="en-US"/>
              </w:rPr>
            </w:pPr>
            <w:ins w:id="652" w:author="Nick.Tolimieri"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65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54" w:author="Nick.Tolimieri" w:date="2022-09-06T13:51:00Z"/>
                <w:color w:val="000000"/>
                <w:sz w:val="20"/>
                <w:szCs w:val="20"/>
                <w:lang w:val="en-US"/>
              </w:rPr>
            </w:pPr>
            <w:ins w:id="655" w:author="Nick.Tolimieri" w:date="2022-09-06T13:51:00Z">
              <w:r w:rsidRPr="00C97A89">
                <w:rPr>
                  <w:color w:val="000000"/>
                  <w:sz w:val="20"/>
                  <w:szCs w:val="20"/>
                  <w:lang w:val="en-US"/>
                </w:rPr>
                <w:t>23</w:t>
              </w:r>
            </w:ins>
          </w:p>
        </w:tc>
        <w:tc>
          <w:tcPr>
            <w:tcW w:w="700" w:type="dxa"/>
            <w:tcBorders>
              <w:top w:val="nil"/>
              <w:left w:val="nil"/>
              <w:bottom w:val="nil"/>
              <w:right w:val="nil"/>
            </w:tcBorders>
            <w:shd w:val="clear" w:color="auto" w:fill="auto"/>
            <w:noWrap/>
            <w:vAlign w:val="bottom"/>
            <w:hideMark/>
            <w:tcPrChange w:id="65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57" w:author="Nick.Tolimieri" w:date="2022-09-06T13:51:00Z"/>
                <w:color w:val="000000"/>
                <w:sz w:val="20"/>
                <w:szCs w:val="20"/>
                <w:lang w:val="en-US"/>
              </w:rPr>
            </w:pPr>
            <w:ins w:id="658"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65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60" w:author="Nick.Tolimieri" w:date="2022-09-06T13:51:00Z"/>
                <w:color w:val="000000"/>
                <w:sz w:val="20"/>
                <w:szCs w:val="20"/>
                <w:lang w:val="en-US"/>
              </w:rPr>
            </w:pPr>
            <w:ins w:id="661" w:author="Nick.Tolimieri" w:date="2022-09-06T13:51:00Z">
              <w:r w:rsidRPr="00C97A89">
                <w:rPr>
                  <w:color w:val="000000"/>
                  <w:sz w:val="20"/>
                  <w:szCs w:val="20"/>
                  <w:lang w:val="en-US"/>
                </w:rPr>
                <w:t>10</w:t>
              </w:r>
            </w:ins>
          </w:p>
        </w:tc>
        <w:tc>
          <w:tcPr>
            <w:tcW w:w="905" w:type="dxa"/>
            <w:tcBorders>
              <w:top w:val="nil"/>
              <w:left w:val="nil"/>
              <w:bottom w:val="nil"/>
              <w:right w:val="nil"/>
            </w:tcBorders>
            <w:shd w:val="clear" w:color="auto" w:fill="auto"/>
            <w:noWrap/>
            <w:vAlign w:val="bottom"/>
            <w:hideMark/>
            <w:tcPrChange w:id="66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63" w:author="Nick.Tolimieri" w:date="2022-09-06T13:51:00Z"/>
                <w:color w:val="000000"/>
                <w:sz w:val="20"/>
                <w:szCs w:val="20"/>
                <w:lang w:val="en-US"/>
              </w:rPr>
            </w:pPr>
            <w:ins w:id="664" w:author="Nick.Tolimieri" w:date="2022-09-06T13:51:00Z">
              <w:r w:rsidRPr="00C97A89">
                <w:rPr>
                  <w:color w:val="000000"/>
                  <w:sz w:val="20"/>
                  <w:szCs w:val="20"/>
                  <w:lang w:val="en-US"/>
                </w:rPr>
                <w:t>1.67</w:t>
              </w:r>
            </w:ins>
          </w:p>
        </w:tc>
        <w:tc>
          <w:tcPr>
            <w:tcW w:w="905" w:type="dxa"/>
            <w:tcBorders>
              <w:top w:val="nil"/>
              <w:left w:val="nil"/>
              <w:bottom w:val="nil"/>
              <w:right w:val="nil"/>
            </w:tcBorders>
            <w:shd w:val="clear" w:color="auto" w:fill="auto"/>
            <w:noWrap/>
            <w:vAlign w:val="bottom"/>
            <w:hideMark/>
            <w:tcPrChange w:id="66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66" w:author="Nick.Tolimieri" w:date="2022-09-06T13:51:00Z"/>
                <w:color w:val="000000"/>
                <w:sz w:val="20"/>
                <w:szCs w:val="20"/>
                <w:lang w:val="en-US"/>
              </w:rPr>
            </w:pPr>
            <w:ins w:id="667" w:author="Nick.Tolimieri"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66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69" w:author="Nick.Tolimieri" w:date="2022-09-06T13:51:00Z"/>
                <w:color w:val="000000"/>
                <w:sz w:val="20"/>
                <w:szCs w:val="20"/>
                <w:lang w:val="en-US"/>
              </w:rPr>
            </w:pPr>
            <w:ins w:id="670" w:author="Nick.Tolimieri" w:date="2022-09-06T13:51:00Z">
              <w:r w:rsidRPr="00C97A89">
                <w:rPr>
                  <w:color w:val="000000"/>
                  <w:sz w:val="20"/>
                  <w:szCs w:val="20"/>
                  <w:lang w:val="en-US"/>
                </w:rPr>
                <w:t>2.51</w:t>
              </w:r>
            </w:ins>
          </w:p>
        </w:tc>
      </w:tr>
      <w:tr w:rsidR="00C97A89" w:rsidRPr="00C97A89" w:rsidTr="004C5EBF">
        <w:tblPrEx>
          <w:tblPrExChange w:id="671" w:author="Nick.Tolimieri" w:date="2022-09-13T12:47:00Z">
            <w:tblPrEx>
              <w:tblW w:w="10017" w:type="dxa"/>
            </w:tblPrEx>
          </w:tblPrExChange>
        </w:tblPrEx>
        <w:trPr>
          <w:trHeight w:val="255"/>
          <w:ins w:id="672" w:author="Nick.Tolimieri" w:date="2022-09-06T13:51:00Z"/>
          <w:trPrChange w:id="67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67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75" w:author="Nick.Tolimieri" w:date="2022-09-06T13:51:00Z"/>
                <w:color w:val="000000"/>
                <w:sz w:val="20"/>
                <w:szCs w:val="20"/>
                <w:lang w:val="en-US"/>
              </w:rPr>
            </w:pPr>
            <w:proofErr w:type="spellStart"/>
            <w:ins w:id="676"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67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78" w:author="Nick.Tolimieri" w:date="2022-09-06T13:51:00Z"/>
                <w:color w:val="000000"/>
                <w:sz w:val="20"/>
                <w:szCs w:val="20"/>
                <w:lang w:val="en-US"/>
              </w:rPr>
            </w:pPr>
            <w:ins w:id="679" w:author="Nick.Tolimieri"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68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81" w:author="Nick.Tolimieri" w:date="2022-09-06T13:51:00Z"/>
                <w:color w:val="000000"/>
                <w:sz w:val="20"/>
                <w:szCs w:val="20"/>
                <w:lang w:val="en-US"/>
              </w:rPr>
            </w:pPr>
            <w:ins w:id="682"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68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84" w:author="Nick.Tolimieri" w:date="2022-09-06T13:51:00Z"/>
                <w:color w:val="000000"/>
                <w:sz w:val="20"/>
                <w:szCs w:val="20"/>
                <w:lang w:val="en-US"/>
              </w:rPr>
            </w:pPr>
            <w:ins w:id="685"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68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87" w:author="Nick.Tolimieri" w:date="2022-09-06T13:51:00Z"/>
                <w:color w:val="000000"/>
                <w:sz w:val="20"/>
                <w:szCs w:val="20"/>
                <w:lang w:val="en-US"/>
              </w:rPr>
            </w:pPr>
            <w:ins w:id="688"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68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90" w:author="Nick.Tolimieri" w:date="2022-09-06T13:51:00Z"/>
                <w:color w:val="000000"/>
                <w:sz w:val="20"/>
                <w:szCs w:val="20"/>
                <w:lang w:val="en-US"/>
              </w:rPr>
            </w:pPr>
            <w:ins w:id="691"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69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93" w:author="Nick.Tolimieri" w:date="2022-09-06T13:51:00Z"/>
                <w:color w:val="000000"/>
                <w:sz w:val="20"/>
                <w:szCs w:val="20"/>
                <w:lang w:val="en-US"/>
              </w:rPr>
            </w:pPr>
            <w:ins w:id="694"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69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96" w:author="Nick.Tolimieri" w:date="2022-09-06T13:51:00Z"/>
                <w:color w:val="000000"/>
                <w:sz w:val="20"/>
                <w:szCs w:val="20"/>
                <w:lang w:val="en-US"/>
              </w:rPr>
            </w:pPr>
            <w:ins w:id="69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69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99" w:author="Nick.Tolimieri" w:date="2022-09-06T13:51:00Z"/>
                <w:color w:val="000000"/>
                <w:sz w:val="20"/>
                <w:szCs w:val="20"/>
                <w:lang w:val="en-US"/>
              </w:rPr>
            </w:pPr>
            <w:ins w:id="70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70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02" w:author="Nick.Tolimieri" w:date="2022-09-06T13:51:00Z"/>
                <w:color w:val="000000"/>
                <w:sz w:val="20"/>
                <w:szCs w:val="20"/>
                <w:lang w:val="en-US"/>
              </w:rPr>
            </w:pPr>
            <w:ins w:id="70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70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05" w:author="Nick.Tolimieri" w:date="2022-09-06T13:51:00Z"/>
                <w:color w:val="000000"/>
                <w:sz w:val="20"/>
                <w:szCs w:val="20"/>
                <w:lang w:val="en-US"/>
              </w:rPr>
            </w:pPr>
            <w:ins w:id="706" w:author="Nick.Tolimieri" w:date="2022-09-06T13:51:00Z">
              <w:r w:rsidRPr="00C97A89">
                <w:rPr>
                  <w:color w:val="000000"/>
                  <w:sz w:val="20"/>
                  <w:szCs w:val="20"/>
                  <w:lang w:val="en-US"/>
                </w:rPr>
                <w:t>-</w:t>
              </w:r>
            </w:ins>
          </w:p>
        </w:tc>
      </w:tr>
      <w:tr w:rsidR="00C97A89" w:rsidRPr="00C97A89" w:rsidTr="004C5EBF">
        <w:tblPrEx>
          <w:tblPrExChange w:id="707" w:author="Nick.Tolimieri" w:date="2022-09-13T12:47:00Z">
            <w:tblPrEx>
              <w:tblW w:w="10017" w:type="dxa"/>
            </w:tblPrEx>
          </w:tblPrExChange>
        </w:tblPrEx>
        <w:trPr>
          <w:trHeight w:val="255"/>
          <w:ins w:id="708" w:author="Nick.Tolimieri" w:date="2022-09-06T13:51:00Z"/>
          <w:trPrChange w:id="70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71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11" w:author="Nick.Tolimieri" w:date="2022-09-06T13:51:00Z"/>
                <w:color w:val="000000"/>
                <w:sz w:val="20"/>
                <w:szCs w:val="20"/>
                <w:lang w:val="en-US"/>
              </w:rPr>
            </w:pPr>
            <w:proofErr w:type="spellStart"/>
            <w:ins w:id="712"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71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14" w:author="Nick.Tolimieri" w:date="2022-09-06T13:51:00Z"/>
                <w:color w:val="000000"/>
                <w:sz w:val="20"/>
                <w:szCs w:val="20"/>
                <w:lang w:val="en-US"/>
              </w:rPr>
            </w:pPr>
            <w:ins w:id="715" w:author="Nick.Tolimieri"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71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17" w:author="Nick.Tolimieri" w:date="2022-09-06T13:51:00Z"/>
                <w:color w:val="000000"/>
                <w:sz w:val="20"/>
                <w:szCs w:val="20"/>
                <w:lang w:val="en-US"/>
              </w:rPr>
            </w:pPr>
            <w:ins w:id="71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71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20" w:author="Nick.Tolimieri" w:date="2022-09-06T13:51:00Z"/>
                <w:color w:val="000000"/>
                <w:sz w:val="20"/>
                <w:szCs w:val="20"/>
                <w:lang w:val="en-US"/>
              </w:rPr>
            </w:pPr>
            <w:ins w:id="721" w:author="Nick.Tolimieri" w:date="2022-09-06T13:51:00Z">
              <w:r w:rsidRPr="00C97A89">
                <w:rPr>
                  <w:color w:val="000000"/>
                  <w:sz w:val="20"/>
                  <w:szCs w:val="20"/>
                  <w:lang w:val="en-US"/>
                </w:rPr>
                <w:t>39</w:t>
              </w:r>
            </w:ins>
          </w:p>
        </w:tc>
        <w:tc>
          <w:tcPr>
            <w:tcW w:w="728" w:type="dxa"/>
            <w:tcBorders>
              <w:top w:val="nil"/>
              <w:left w:val="nil"/>
              <w:bottom w:val="nil"/>
              <w:right w:val="nil"/>
            </w:tcBorders>
            <w:shd w:val="clear" w:color="auto" w:fill="auto"/>
            <w:noWrap/>
            <w:vAlign w:val="bottom"/>
            <w:hideMark/>
            <w:tcPrChange w:id="72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23" w:author="Nick.Tolimieri" w:date="2022-09-06T13:51:00Z"/>
                <w:color w:val="000000"/>
                <w:sz w:val="20"/>
                <w:szCs w:val="20"/>
                <w:lang w:val="en-US"/>
              </w:rPr>
            </w:pPr>
            <w:ins w:id="724"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72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26" w:author="Nick.Tolimieri" w:date="2022-09-06T13:51:00Z"/>
                <w:color w:val="000000"/>
                <w:sz w:val="20"/>
                <w:szCs w:val="20"/>
                <w:lang w:val="en-US"/>
              </w:rPr>
            </w:pPr>
            <w:ins w:id="727" w:author="Nick.Tolimieri"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72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29" w:author="Nick.Tolimieri" w:date="2022-09-06T13:51:00Z"/>
                <w:color w:val="000000"/>
                <w:sz w:val="20"/>
                <w:szCs w:val="20"/>
                <w:lang w:val="en-US"/>
              </w:rPr>
            </w:pPr>
            <w:ins w:id="730" w:author="Nick.Tolimieri" w:date="2022-09-06T13:51:00Z">
              <w:r w:rsidRPr="00C97A89">
                <w:rPr>
                  <w:color w:val="000000"/>
                  <w:sz w:val="20"/>
                  <w:szCs w:val="20"/>
                  <w:lang w:val="en-US"/>
                </w:rPr>
                <w:t>15</w:t>
              </w:r>
            </w:ins>
          </w:p>
        </w:tc>
        <w:tc>
          <w:tcPr>
            <w:tcW w:w="640" w:type="dxa"/>
            <w:tcBorders>
              <w:top w:val="nil"/>
              <w:left w:val="nil"/>
              <w:bottom w:val="nil"/>
              <w:right w:val="nil"/>
            </w:tcBorders>
            <w:shd w:val="clear" w:color="auto" w:fill="auto"/>
            <w:noWrap/>
            <w:vAlign w:val="bottom"/>
            <w:hideMark/>
            <w:tcPrChange w:id="73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32" w:author="Nick.Tolimieri" w:date="2022-09-06T13:51:00Z"/>
                <w:color w:val="000000"/>
                <w:sz w:val="20"/>
                <w:szCs w:val="20"/>
                <w:lang w:val="en-US"/>
              </w:rPr>
            </w:pPr>
            <w:ins w:id="733" w:author="Nick.Tolimieri"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73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35" w:author="Nick.Tolimieri" w:date="2022-09-06T13:51:00Z"/>
                <w:color w:val="000000"/>
                <w:sz w:val="20"/>
                <w:szCs w:val="20"/>
                <w:lang w:val="en-US"/>
              </w:rPr>
            </w:pPr>
            <w:ins w:id="736" w:author="Nick.Tolimieri" w:date="2022-09-06T13:51:00Z">
              <w:r w:rsidRPr="00C97A89">
                <w:rPr>
                  <w:color w:val="000000"/>
                  <w:sz w:val="20"/>
                  <w:szCs w:val="20"/>
                  <w:lang w:val="en-US"/>
                </w:rPr>
                <w:t>1.96</w:t>
              </w:r>
            </w:ins>
          </w:p>
        </w:tc>
        <w:tc>
          <w:tcPr>
            <w:tcW w:w="905" w:type="dxa"/>
            <w:tcBorders>
              <w:top w:val="nil"/>
              <w:left w:val="nil"/>
              <w:bottom w:val="nil"/>
              <w:right w:val="nil"/>
            </w:tcBorders>
            <w:shd w:val="clear" w:color="auto" w:fill="auto"/>
            <w:noWrap/>
            <w:vAlign w:val="bottom"/>
            <w:hideMark/>
            <w:tcPrChange w:id="73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38" w:author="Nick.Tolimieri" w:date="2022-09-06T13:51:00Z"/>
                <w:color w:val="000000"/>
                <w:sz w:val="20"/>
                <w:szCs w:val="20"/>
                <w:lang w:val="en-US"/>
              </w:rPr>
            </w:pPr>
            <w:ins w:id="739" w:author="Nick.Tolimieri"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74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41" w:author="Nick.Tolimieri" w:date="2022-09-06T13:51:00Z"/>
                <w:color w:val="000000"/>
                <w:sz w:val="20"/>
                <w:szCs w:val="20"/>
                <w:lang w:val="en-US"/>
              </w:rPr>
            </w:pPr>
            <w:ins w:id="742" w:author="Nick.Tolimieri" w:date="2022-09-06T13:51:00Z">
              <w:r w:rsidRPr="00C97A89">
                <w:rPr>
                  <w:color w:val="000000"/>
                  <w:sz w:val="20"/>
                  <w:szCs w:val="20"/>
                  <w:lang w:val="en-US"/>
                </w:rPr>
                <w:t>2.58</w:t>
              </w:r>
            </w:ins>
          </w:p>
        </w:tc>
      </w:tr>
      <w:tr w:rsidR="00C97A89" w:rsidRPr="00C97A89" w:rsidTr="004C5EBF">
        <w:tblPrEx>
          <w:tblPrExChange w:id="743" w:author="Nick.Tolimieri" w:date="2022-09-13T12:47:00Z">
            <w:tblPrEx>
              <w:tblW w:w="10017" w:type="dxa"/>
            </w:tblPrEx>
          </w:tblPrExChange>
        </w:tblPrEx>
        <w:trPr>
          <w:trHeight w:val="255"/>
          <w:ins w:id="744" w:author="Nick.Tolimieri" w:date="2022-09-06T13:51:00Z"/>
          <w:trPrChange w:id="74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74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47" w:author="Nick.Tolimieri" w:date="2022-09-06T13:51:00Z"/>
                <w:color w:val="000000"/>
                <w:sz w:val="20"/>
                <w:szCs w:val="20"/>
                <w:lang w:val="en-US"/>
              </w:rPr>
            </w:pPr>
            <w:proofErr w:type="spellStart"/>
            <w:ins w:id="748"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74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50" w:author="Nick.Tolimieri" w:date="2022-09-06T13:51:00Z"/>
                <w:color w:val="000000"/>
                <w:sz w:val="20"/>
                <w:szCs w:val="20"/>
                <w:lang w:val="en-US"/>
              </w:rPr>
            </w:pPr>
            <w:ins w:id="751" w:author="Nick.Tolimieri"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75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53" w:author="Nick.Tolimieri" w:date="2022-09-06T13:51:00Z"/>
                <w:color w:val="000000"/>
                <w:sz w:val="20"/>
                <w:szCs w:val="20"/>
                <w:lang w:val="en-US"/>
              </w:rPr>
            </w:pPr>
            <w:ins w:id="75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75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56" w:author="Nick.Tolimieri" w:date="2022-09-06T13:51:00Z"/>
                <w:color w:val="000000"/>
                <w:sz w:val="20"/>
                <w:szCs w:val="20"/>
                <w:lang w:val="en-US"/>
              </w:rPr>
            </w:pPr>
            <w:ins w:id="757" w:author="Nick.Tolimieri" w:date="2022-09-06T13:51:00Z">
              <w:r w:rsidRPr="00C97A89">
                <w:rPr>
                  <w:color w:val="000000"/>
                  <w:sz w:val="20"/>
                  <w:szCs w:val="20"/>
                  <w:lang w:val="en-US"/>
                </w:rPr>
                <w:t>22</w:t>
              </w:r>
            </w:ins>
          </w:p>
        </w:tc>
        <w:tc>
          <w:tcPr>
            <w:tcW w:w="728" w:type="dxa"/>
            <w:tcBorders>
              <w:top w:val="nil"/>
              <w:left w:val="nil"/>
              <w:bottom w:val="nil"/>
              <w:right w:val="nil"/>
            </w:tcBorders>
            <w:shd w:val="clear" w:color="auto" w:fill="auto"/>
            <w:noWrap/>
            <w:vAlign w:val="bottom"/>
            <w:hideMark/>
            <w:tcPrChange w:id="75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59" w:author="Nick.Tolimieri" w:date="2022-09-06T13:51:00Z"/>
                <w:color w:val="000000"/>
                <w:sz w:val="20"/>
                <w:szCs w:val="20"/>
                <w:lang w:val="en-US"/>
              </w:rPr>
            </w:pPr>
            <w:ins w:id="760"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76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62" w:author="Nick.Tolimieri" w:date="2022-09-06T13:51:00Z"/>
                <w:color w:val="000000"/>
                <w:sz w:val="20"/>
                <w:szCs w:val="20"/>
                <w:lang w:val="en-US"/>
              </w:rPr>
            </w:pPr>
            <w:ins w:id="763" w:author="Nick.Tolimieri" w:date="2022-09-06T13:51:00Z">
              <w:r w:rsidRPr="00C97A89">
                <w:rPr>
                  <w:color w:val="000000"/>
                  <w:sz w:val="20"/>
                  <w:szCs w:val="20"/>
                  <w:lang w:val="en-US"/>
                </w:rPr>
                <w:t>6</w:t>
              </w:r>
            </w:ins>
          </w:p>
        </w:tc>
        <w:tc>
          <w:tcPr>
            <w:tcW w:w="700" w:type="dxa"/>
            <w:tcBorders>
              <w:top w:val="nil"/>
              <w:left w:val="nil"/>
              <w:bottom w:val="nil"/>
              <w:right w:val="nil"/>
            </w:tcBorders>
            <w:shd w:val="clear" w:color="auto" w:fill="auto"/>
            <w:noWrap/>
            <w:vAlign w:val="bottom"/>
            <w:hideMark/>
            <w:tcPrChange w:id="76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65" w:author="Nick.Tolimieri" w:date="2022-09-06T13:51:00Z"/>
                <w:color w:val="000000"/>
                <w:sz w:val="20"/>
                <w:szCs w:val="20"/>
                <w:lang w:val="en-US"/>
              </w:rPr>
            </w:pPr>
            <w:ins w:id="766"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76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68" w:author="Nick.Tolimieri" w:date="2022-09-06T13:51:00Z"/>
                <w:color w:val="000000"/>
                <w:sz w:val="20"/>
                <w:szCs w:val="20"/>
                <w:lang w:val="en-US"/>
              </w:rPr>
            </w:pPr>
            <w:ins w:id="769" w:author="Nick.Tolimieri"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77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71" w:author="Nick.Tolimieri" w:date="2022-09-06T13:51:00Z"/>
                <w:color w:val="000000"/>
                <w:sz w:val="20"/>
                <w:szCs w:val="20"/>
                <w:lang w:val="en-US"/>
              </w:rPr>
            </w:pPr>
            <w:ins w:id="772" w:author="Nick.Tolimieri"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77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74" w:author="Nick.Tolimieri" w:date="2022-09-06T13:51:00Z"/>
                <w:color w:val="000000"/>
                <w:sz w:val="20"/>
                <w:szCs w:val="20"/>
                <w:lang w:val="en-US"/>
              </w:rPr>
            </w:pPr>
            <w:ins w:id="775" w:author="Nick.Tolimieri" w:date="2022-09-06T13:51:00Z">
              <w:r w:rsidRPr="00C97A89">
                <w:rPr>
                  <w:color w:val="000000"/>
                  <w:sz w:val="20"/>
                  <w:szCs w:val="20"/>
                  <w:lang w:val="en-US"/>
                </w:rPr>
                <w:t>0.29</w:t>
              </w:r>
            </w:ins>
          </w:p>
        </w:tc>
        <w:tc>
          <w:tcPr>
            <w:tcW w:w="905" w:type="dxa"/>
            <w:tcBorders>
              <w:top w:val="nil"/>
              <w:left w:val="nil"/>
              <w:bottom w:val="nil"/>
              <w:right w:val="nil"/>
            </w:tcBorders>
            <w:shd w:val="clear" w:color="auto" w:fill="auto"/>
            <w:noWrap/>
            <w:vAlign w:val="bottom"/>
            <w:hideMark/>
            <w:tcPrChange w:id="77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77" w:author="Nick.Tolimieri" w:date="2022-09-06T13:51:00Z"/>
                <w:color w:val="000000"/>
                <w:sz w:val="20"/>
                <w:szCs w:val="20"/>
                <w:lang w:val="en-US"/>
              </w:rPr>
            </w:pPr>
            <w:ins w:id="778" w:author="Nick.Tolimieri" w:date="2022-09-06T13:51:00Z">
              <w:r w:rsidRPr="00C97A89">
                <w:rPr>
                  <w:color w:val="000000"/>
                  <w:sz w:val="20"/>
                  <w:szCs w:val="20"/>
                  <w:lang w:val="en-US"/>
                </w:rPr>
                <w:t>2.38</w:t>
              </w:r>
            </w:ins>
          </w:p>
        </w:tc>
      </w:tr>
      <w:tr w:rsidR="00C97A89" w:rsidRPr="00C97A89" w:rsidTr="004C5EBF">
        <w:tblPrEx>
          <w:tblPrExChange w:id="779" w:author="Nick.Tolimieri" w:date="2022-09-13T12:47:00Z">
            <w:tblPrEx>
              <w:tblW w:w="10017" w:type="dxa"/>
            </w:tblPrEx>
          </w:tblPrExChange>
        </w:tblPrEx>
        <w:trPr>
          <w:trHeight w:val="255"/>
          <w:ins w:id="780" w:author="Nick.Tolimieri" w:date="2022-09-06T13:51:00Z"/>
          <w:trPrChange w:id="78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78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83" w:author="Nick.Tolimieri" w:date="2022-09-06T13:51:00Z"/>
                <w:color w:val="000000"/>
                <w:sz w:val="20"/>
                <w:szCs w:val="20"/>
                <w:lang w:val="en-US"/>
              </w:rPr>
            </w:pPr>
            <w:proofErr w:type="spellStart"/>
            <w:ins w:id="784"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78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86" w:author="Nick.Tolimieri" w:date="2022-09-06T13:51:00Z"/>
                <w:color w:val="000000"/>
                <w:sz w:val="20"/>
                <w:szCs w:val="20"/>
                <w:lang w:val="en-US"/>
              </w:rPr>
            </w:pPr>
            <w:ins w:id="787" w:author="Nick.Tolimieri"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78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89" w:author="Nick.Tolimieri" w:date="2022-09-06T13:51:00Z"/>
                <w:color w:val="000000"/>
                <w:sz w:val="20"/>
                <w:szCs w:val="20"/>
                <w:lang w:val="en-US"/>
              </w:rPr>
            </w:pPr>
            <w:ins w:id="790" w:author="Nick.Tolimieri"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79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92" w:author="Nick.Tolimieri" w:date="2022-09-06T13:51:00Z"/>
                <w:color w:val="000000"/>
                <w:sz w:val="20"/>
                <w:szCs w:val="20"/>
                <w:lang w:val="en-US"/>
              </w:rPr>
            </w:pPr>
            <w:ins w:id="793" w:author="Nick.Tolimieri" w:date="2022-09-06T13:51:00Z">
              <w:r w:rsidRPr="00C97A89">
                <w:rPr>
                  <w:color w:val="000000"/>
                  <w:sz w:val="20"/>
                  <w:szCs w:val="20"/>
                  <w:lang w:val="en-US"/>
                </w:rPr>
                <w:t>8</w:t>
              </w:r>
            </w:ins>
          </w:p>
        </w:tc>
        <w:tc>
          <w:tcPr>
            <w:tcW w:w="728" w:type="dxa"/>
            <w:tcBorders>
              <w:top w:val="nil"/>
              <w:left w:val="nil"/>
              <w:bottom w:val="nil"/>
              <w:right w:val="nil"/>
            </w:tcBorders>
            <w:shd w:val="clear" w:color="auto" w:fill="auto"/>
            <w:noWrap/>
            <w:vAlign w:val="bottom"/>
            <w:hideMark/>
            <w:tcPrChange w:id="79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95" w:author="Nick.Tolimieri" w:date="2022-09-06T13:51:00Z"/>
                <w:color w:val="000000"/>
                <w:sz w:val="20"/>
                <w:szCs w:val="20"/>
                <w:lang w:val="en-US"/>
              </w:rPr>
            </w:pPr>
            <w:ins w:id="796"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79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98" w:author="Nick.Tolimieri" w:date="2022-09-06T13:51:00Z"/>
                <w:color w:val="000000"/>
                <w:sz w:val="20"/>
                <w:szCs w:val="20"/>
                <w:lang w:val="en-US"/>
              </w:rPr>
            </w:pPr>
            <w:ins w:id="799" w:author="Nick.Tolimieri" w:date="2022-09-06T13:51:00Z">
              <w:r w:rsidRPr="00C97A89">
                <w:rPr>
                  <w:color w:val="000000"/>
                  <w:sz w:val="20"/>
                  <w:szCs w:val="20"/>
                  <w:lang w:val="en-US"/>
                </w:rPr>
                <w:t>8</w:t>
              </w:r>
            </w:ins>
          </w:p>
        </w:tc>
        <w:tc>
          <w:tcPr>
            <w:tcW w:w="700" w:type="dxa"/>
            <w:tcBorders>
              <w:top w:val="nil"/>
              <w:left w:val="nil"/>
              <w:bottom w:val="nil"/>
              <w:right w:val="nil"/>
            </w:tcBorders>
            <w:shd w:val="clear" w:color="auto" w:fill="auto"/>
            <w:noWrap/>
            <w:vAlign w:val="bottom"/>
            <w:hideMark/>
            <w:tcPrChange w:id="80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01" w:author="Nick.Tolimieri" w:date="2022-09-06T13:51:00Z"/>
                <w:color w:val="000000"/>
                <w:sz w:val="20"/>
                <w:szCs w:val="20"/>
                <w:lang w:val="en-US"/>
              </w:rPr>
            </w:pPr>
            <w:ins w:id="802"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80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04" w:author="Nick.Tolimieri" w:date="2022-09-06T13:51:00Z"/>
                <w:color w:val="000000"/>
                <w:sz w:val="20"/>
                <w:szCs w:val="20"/>
                <w:lang w:val="en-US"/>
              </w:rPr>
            </w:pPr>
            <w:ins w:id="805"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80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07" w:author="Nick.Tolimieri" w:date="2022-09-06T13:51:00Z"/>
                <w:color w:val="000000"/>
                <w:sz w:val="20"/>
                <w:szCs w:val="20"/>
                <w:lang w:val="en-US"/>
              </w:rPr>
            </w:pPr>
            <w:ins w:id="808" w:author="Nick.Tolimieri" w:date="2022-09-06T13:51:00Z">
              <w:r w:rsidRPr="00C97A89">
                <w:rPr>
                  <w:color w:val="000000"/>
                  <w:sz w:val="20"/>
                  <w:szCs w:val="20"/>
                  <w:lang w:val="en-US"/>
                </w:rPr>
                <w:t>2.58</w:t>
              </w:r>
            </w:ins>
          </w:p>
        </w:tc>
        <w:tc>
          <w:tcPr>
            <w:tcW w:w="905" w:type="dxa"/>
            <w:tcBorders>
              <w:top w:val="nil"/>
              <w:left w:val="nil"/>
              <w:bottom w:val="nil"/>
              <w:right w:val="nil"/>
            </w:tcBorders>
            <w:shd w:val="clear" w:color="auto" w:fill="auto"/>
            <w:noWrap/>
            <w:vAlign w:val="bottom"/>
            <w:hideMark/>
            <w:tcPrChange w:id="80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10" w:author="Nick.Tolimieri" w:date="2022-09-06T13:51:00Z"/>
                <w:color w:val="000000"/>
                <w:sz w:val="20"/>
                <w:szCs w:val="20"/>
                <w:lang w:val="en-US"/>
              </w:rPr>
            </w:pPr>
            <w:ins w:id="811" w:author="Nick.Tolimieri" w:date="2022-09-06T13:51:00Z">
              <w:r w:rsidRPr="00C97A89">
                <w:rPr>
                  <w:color w:val="000000"/>
                  <w:sz w:val="20"/>
                  <w:szCs w:val="20"/>
                  <w:lang w:val="en-US"/>
                </w:rPr>
                <w:t>0.67</w:t>
              </w:r>
            </w:ins>
          </w:p>
        </w:tc>
        <w:tc>
          <w:tcPr>
            <w:tcW w:w="905" w:type="dxa"/>
            <w:tcBorders>
              <w:top w:val="nil"/>
              <w:left w:val="nil"/>
              <w:bottom w:val="nil"/>
              <w:right w:val="nil"/>
            </w:tcBorders>
            <w:shd w:val="clear" w:color="auto" w:fill="auto"/>
            <w:noWrap/>
            <w:vAlign w:val="bottom"/>
            <w:hideMark/>
            <w:tcPrChange w:id="81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13" w:author="Nick.Tolimieri" w:date="2022-09-06T13:51:00Z"/>
                <w:color w:val="000000"/>
                <w:sz w:val="20"/>
                <w:szCs w:val="20"/>
                <w:lang w:val="en-US"/>
              </w:rPr>
            </w:pPr>
            <w:ins w:id="814" w:author="Nick.Tolimieri" w:date="2022-09-06T13:51:00Z">
              <w:r w:rsidRPr="00C97A89">
                <w:rPr>
                  <w:color w:val="000000"/>
                  <w:sz w:val="20"/>
                  <w:szCs w:val="20"/>
                  <w:lang w:val="en-US"/>
                </w:rPr>
                <w:t>3.33</w:t>
              </w:r>
            </w:ins>
          </w:p>
        </w:tc>
      </w:tr>
      <w:tr w:rsidR="00C97A89" w:rsidRPr="00C97A89" w:rsidTr="004C5EBF">
        <w:tblPrEx>
          <w:tblPrExChange w:id="815" w:author="Nick.Tolimieri" w:date="2022-09-13T12:47:00Z">
            <w:tblPrEx>
              <w:tblW w:w="10017" w:type="dxa"/>
            </w:tblPrEx>
          </w:tblPrExChange>
        </w:tblPrEx>
        <w:trPr>
          <w:trHeight w:val="255"/>
          <w:ins w:id="816" w:author="Nick.Tolimieri" w:date="2022-09-06T13:51:00Z"/>
          <w:trPrChange w:id="81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81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19" w:author="Nick.Tolimieri" w:date="2022-09-06T13:51:00Z"/>
                <w:color w:val="000000"/>
                <w:sz w:val="20"/>
                <w:szCs w:val="20"/>
                <w:lang w:val="en-US"/>
              </w:rPr>
            </w:pPr>
            <w:proofErr w:type="spellStart"/>
            <w:ins w:id="820"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82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22" w:author="Nick.Tolimieri" w:date="2022-09-06T13:51:00Z"/>
                <w:color w:val="000000"/>
                <w:sz w:val="20"/>
                <w:szCs w:val="20"/>
                <w:lang w:val="en-US"/>
              </w:rPr>
            </w:pPr>
            <w:ins w:id="823" w:author="Nick.Tolimieri"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82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25" w:author="Nick.Tolimieri" w:date="2022-09-06T13:51:00Z"/>
                <w:color w:val="000000"/>
                <w:sz w:val="20"/>
                <w:szCs w:val="20"/>
                <w:lang w:val="en-US"/>
              </w:rPr>
            </w:pPr>
            <w:ins w:id="826"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82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28" w:author="Nick.Tolimieri" w:date="2022-09-06T13:51:00Z"/>
                <w:color w:val="000000"/>
                <w:sz w:val="20"/>
                <w:szCs w:val="20"/>
                <w:lang w:val="en-US"/>
              </w:rPr>
            </w:pPr>
            <w:ins w:id="829"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83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31" w:author="Nick.Tolimieri" w:date="2022-09-06T13:51:00Z"/>
                <w:color w:val="000000"/>
                <w:sz w:val="20"/>
                <w:szCs w:val="20"/>
                <w:lang w:val="en-US"/>
              </w:rPr>
            </w:pPr>
            <w:ins w:id="832"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83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34" w:author="Nick.Tolimieri" w:date="2022-09-06T13:51:00Z"/>
                <w:color w:val="000000"/>
                <w:sz w:val="20"/>
                <w:szCs w:val="20"/>
                <w:lang w:val="en-US"/>
              </w:rPr>
            </w:pPr>
            <w:ins w:id="835"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83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37" w:author="Nick.Tolimieri" w:date="2022-09-06T13:51:00Z"/>
                <w:color w:val="000000"/>
                <w:sz w:val="20"/>
                <w:szCs w:val="20"/>
                <w:lang w:val="en-US"/>
              </w:rPr>
            </w:pPr>
            <w:ins w:id="838"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83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40" w:author="Nick.Tolimieri" w:date="2022-09-06T13:51:00Z"/>
                <w:color w:val="000000"/>
                <w:sz w:val="20"/>
                <w:szCs w:val="20"/>
                <w:lang w:val="en-US"/>
              </w:rPr>
            </w:pPr>
            <w:ins w:id="84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4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43" w:author="Nick.Tolimieri" w:date="2022-09-06T13:51:00Z"/>
                <w:color w:val="000000"/>
                <w:sz w:val="20"/>
                <w:szCs w:val="20"/>
                <w:lang w:val="en-US"/>
              </w:rPr>
            </w:pPr>
            <w:ins w:id="84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4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46" w:author="Nick.Tolimieri" w:date="2022-09-06T13:51:00Z"/>
                <w:color w:val="000000"/>
                <w:sz w:val="20"/>
                <w:szCs w:val="20"/>
                <w:lang w:val="en-US"/>
              </w:rPr>
            </w:pPr>
            <w:ins w:id="84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4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49" w:author="Nick.Tolimieri" w:date="2022-09-06T13:51:00Z"/>
                <w:color w:val="000000"/>
                <w:sz w:val="20"/>
                <w:szCs w:val="20"/>
                <w:lang w:val="en-US"/>
              </w:rPr>
            </w:pPr>
            <w:ins w:id="850" w:author="Nick.Tolimieri" w:date="2022-09-06T13:51:00Z">
              <w:r w:rsidRPr="00C97A89">
                <w:rPr>
                  <w:color w:val="000000"/>
                  <w:sz w:val="20"/>
                  <w:szCs w:val="20"/>
                  <w:lang w:val="en-US"/>
                </w:rPr>
                <w:t>-</w:t>
              </w:r>
            </w:ins>
          </w:p>
        </w:tc>
      </w:tr>
      <w:tr w:rsidR="00C97A89" w:rsidRPr="00C97A89" w:rsidTr="004C5EBF">
        <w:tblPrEx>
          <w:tblPrExChange w:id="851" w:author="Nick.Tolimieri" w:date="2022-09-13T12:47:00Z">
            <w:tblPrEx>
              <w:tblW w:w="10017" w:type="dxa"/>
            </w:tblPrEx>
          </w:tblPrExChange>
        </w:tblPrEx>
        <w:trPr>
          <w:trHeight w:val="255"/>
          <w:ins w:id="852" w:author="Nick.Tolimieri" w:date="2022-09-06T13:51:00Z"/>
          <w:trPrChange w:id="85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85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55" w:author="Nick.Tolimieri" w:date="2022-09-06T13:51:00Z"/>
                <w:color w:val="000000"/>
                <w:sz w:val="20"/>
                <w:szCs w:val="20"/>
                <w:lang w:val="en-US"/>
              </w:rPr>
            </w:pPr>
            <w:proofErr w:type="spellStart"/>
            <w:ins w:id="856"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85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58" w:author="Nick.Tolimieri" w:date="2022-09-06T13:51:00Z"/>
                <w:color w:val="000000"/>
                <w:sz w:val="20"/>
                <w:szCs w:val="20"/>
                <w:lang w:val="en-US"/>
              </w:rPr>
            </w:pPr>
            <w:ins w:id="859" w:author="Nick.Tolimieri"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86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61" w:author="Nick.Tolimieri" w:date="2022-09-06T13:51:00Z"/>
                <w:color w:val="000000"/>
                <w:sz w:val="20"/>
                <w:szCs w:val="20"/>
                <w:lang w:val="en-US"/>
              </w:rPr>
            </w:pPr>
            <w:ins w:id="862"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86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64" w:author="Nick.Tolimieri" w:date="2022-09-06T13:51:00Z"/>
                <w:color w:val="000000"/>
                <w:sz w:val="20"/>
                <w:szCs w:val="20"/>
                <w:lang w:val="en-US"/>
              </w:rPr>
            </w:pPr>
            <w:ins w:id="865"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86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67" w:author="Nick.Tolimieri" w:date="2022-09-06T13:51:00Z"/>
                <w:color w:val="000000"/>
                <w:sz w:val="20"/>
                <w:szCs w:val="20"/>
                <w:lang w:val="en-US"/>
              </w:rPr>
            </w:pPr>
            <w:ins w:id="868"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86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70" w:author="Nick.Tolimieri" w:date="2022-09-06T13:51:00Z"/>
                <w:color w:val="000000"/>
                <w:sz w:val="20"/>
                <w:szCs w:val="20"/>
                <w:lang w:val="en-US"/>
              </w:rPr>
            </w:pPr>
            <w:ins w:id="871"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87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73" w:author="Nick.Tolimieri" w:date="2022-09-06T13:51:00Z"/>
                <w:color w:val="000000"/>
                <w:sz w:val="20"/>
                <w:szCs w:val="20"/>
                <w:lang w:val="en-US"/>
              </w:rPr>
            </w:pPr>
            <w:ins w:id="874"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87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76" w:author="Nick.Tolimieri" w:date="2022-09-06T13:51:00Z"/>
                <w:color w:val="000000"/>
                <w:sz w:val="20"/>
                <w:szCs w:val="20"/>
                <w:lang w:val="en-US"/>
              </w:rPr>
            </w:pPr>
            <w:ins w:id="87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7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79" w:author="Nick.Tolimieri" w:date="2022-09-06T13:51:00Z"/>
                <w:color w:val="000000"/>
                <w:sz w:val="20"/>
                <w:szCs w:val="20"/>
                <w:lang w:val="en-US"/>
              </w:rPr>
            </w:pPr>
            <w:ins w:id="88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8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82" w:author="Nick.Tolimieri" w:date="2022-09-06T13:51:00Z"/>
                <w:color w:val="000000"/>
                <w:sz w:val="20"/>
                <w:szCs w:val="20"/>
                <w:lang w:val="en-US"/>
              </w:rPr>
            </w:pPr>
            <w:ins w:id="88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8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85" w:author="Nick.Tolimieri" w:date="2022-09-06T13:51:00Z"/>
                <w:color w:val="000000"/>
                <w:sz w:val="20"/>
                <w:szCs w:val="20"/>
                <w:lang w:val="en-US"/>
              </w:rPr>
            </w:pPr>
            <w:ins w:id="886" w:author="Nick.Tolimieri" w:date="2022-09-06T13:51:00Z">
              <w:r w:rsidRPr="00C97A89">
                <w:rPr>
                  <w:color w:val="000000"/>
                  <w:sz w:val="20"/>
                  <w:szCs w:val="20"/>
                  <w:lang w:val="en-US"/>
                </w:rPr>
                <w:t>-</w:t>
              </w:r>
            </w:ins>
          </w:p>
        </w:tc>
      </w:tr>
      <w:tr w:rsidR="00C97A89" w:rsidRPr="00C97A89" w:rsidTr="004C5EBF">
        <w:tblPrEx>
          <w:tblPrExChange w:id="887" w:author="Nick.Tolimieri" w:date="2022-09-13T12:47:00Z">
            <w:tblPrEx>
              <w:tblW w:w="10017" w:type="dxa"/>
            </w:tblPrEx>
          </w:tblPrExChange>
        </w:tblPrEx>
        <w:trPr>
          <w:trHeight w:val="255"/>
          <w:ins w:id="888" w:author="Nick.Tolimieri" w:date="2022-09-06T13:51:00Z"/>
          <w:trPrChange w:id="88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89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91" w:author="Nick.Tolimieri" w:date="2022-09-06T13:51:00Z"/>
                <w:color w:val="000000"/>
                <w:sz w:val="20"/>
                <w:szCs w:val="20"/>
                <w:lang w:val="en-US"/>
              </w:rPr>
            </w:pPr>
            <w:proofErr w:type="spellStart"/>
            <w:ins w:id="892"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89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94" w:author="Nick.Tolimieri" w:date="2022-09-06T13:51:00Z"/>
                <w:color w:val="000000"/>
                <w:sz w:val="20"/>
                <w:szCs w:val="20"/>
                <w:lang w:val="en-US"/>
              </w:rPr>
            </w:pPr>
            <w:ins w:id="895" w:author="Nick.Tolimieri"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89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97" w:author="Nick.Tolimieri" w:date="2022-09-06T13:51:00Z"/>
                <w:color w:val="000000"/>
                <w:sz w:val="20"/>
                <w:szCs w:val="20"/>
                <w:lang w:val="en-US"/>
              </w:rPr>
            </w:pPr>
            <w:ins w:id="89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89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00" w:author="Nick.Tolimieri" w:date="2022-09-06T13:51:00Z"/>
                <w:color w:val="000000"/>
                <w:sz w:val="20"/>
                <w:szCs w:val="20"/>
                <w:lang w:val="en-US"/>
              </w:rPr>
            </w:pPr>
            <w:ins w:id="901" w:author="Nick.Tolimieri" w:date="2022-09-06T13:51:00Z">
              <w:r w:rsidRPr="00C97A89">
                <w:rPr>
                  <w:color w:val="000000"/>
                  <w:sz w:val="20"/>
                  <w:szCs w:val="20"/>
                  <w:lang w:val="en-US"/>
                </w:rPr>
                <w:t>29</w:t>
              </w:r>
            </w:ins>
          </w:p>
        </w:tc>
        <w:tc>
          <w:tcPr>
            <w:tcW w:w="728" w:type="dxa"/>
            <w:tcBorders>
              <w:top w:val="nil"/>
              <w:left w:val="nil"/>
              <w:bottom w:val="nil"/>
              <w:right w:val="nil"/>
            </w:tcBorders>
            <w:shd w:val="clear" w:color="auto" w:fill="auto"/>
            <w:noWrap/>
            <w:vAlign w:val="bottom"/>
            <w:hideMark/>
            <w:tcPrChange w:id="90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03" w:author="Nick.Tolimieri" w:date="2022-09-06T13:51:00Z"/>
                <w:color w:val="000000"/>
                <w:sz w:val="20"/>
                <w:szCs w:val="20"/>
                <w:lang w:val="en-US"/>
              </w:rPr>
            </w:pPr>
            <w:ins w:id="904"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90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06" w:author="Nick.Tolimieri" w:date="2022-09-06T13:51:00Z"/>
                <w:color w:val="000000"/>
                <w:sz w:val="20"/>
                <w:szCs w:val="20"/>
                <w:lang w:val="en-US"/>
              </w:rPr>
            </w:pPr>
            <w:ins w:id="907" w:author="Nick.Tolimieri"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90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09" w:author="Nick.Tolimieri" w:date="2022-09-06T13:51:00Z"/>
                <w:color w:val="000000"/>
                <w:sz w:val="20"/>
                <w:szCs w:val="20"/>
                <w:lang w:val="en-US"/>
              </w:rPr>
            </w:pPr>
            <w:ins w:id="910"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91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12" w:author="Nick.Tolimieri" w:date="2022-09-06T13:51:00Z"/>
                <w:color w:val="000000"/>
                <w:sz w:val="20"/>
                <w:szCs w:val="20"/>
                <w:lang w:val="en-US"/>
              </w:rPr>
            </w:pPr>
            <w:ins w:id="913"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91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15" w:author="Nick.Tolimieri" w:date="2022-09-06T13:51:00Z"/>
                <w:color w:val="000000"/>
                <w:sz w:val="20"/>
                <w:szCs w:val="20"/>
                <w:lang w:val="en-US"/>
              </w:rPr>
            </w:pPr>
            <w:ins w:id="916" w:author="Nick.Tolimieri" w:date="2022-09-06T13:51:00Z">
              <w:r w:rsidRPr="00C97A89">
                <w:rPr>
                  <w:color w:val="000000"/>
                  <w:sz w:val="20"/>
                  <w:szCs w:val="20"/>
                  <w:lang w:val="en-US"/>
                </w:rPr>
                <w:t>1.51</w:t>
              </w:r>
            </w:ins>
          </w:p>
        </w:tc>
        <w:tc>
          <w:tcPr>
            <w:tcW w:w="905" w:type="dxa"/>
            <w:tcBorders>
              <w:top w:val="nil"/>
              <w:left w:val="nil"/>
              <w:bottom w:val="nil"/>
              <w:right w:val="nil"/>
            </w:tcBorders>
            <w:shd w:val="clear" w:color="auto" w:fill="auto"/>
            <w:noWrap/>
            <w:vAlign w:val="bottom"/>
            <w:hideMark/>
            <w:tcPrChange w:id="91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18" w:author="Nick.Tolimieri" w:date="2022-09-06T13:51:00Z"/>
                <w:color w:val="000000"/>
                <w:sz w:val="20"/>
                <w:szCs w:val="20"/>
                <w:lang w:val="en-US"/>
              </w:rPr>
            </w:pPr>
            <w:ins w:id="919" w:author="Nick.Tolimieri" w:date="2022-09-06T13:51:00Z">
              <w:r w:rsidRPr="00C97A89">
                <w:rPr>
                  <w:color w:val="000000"/>
                  <w:sz w:val="20"/>
                  <w:szCs w:val="20"/>
                  <w:lang w:val="en-US"/>
                </w:rPr>
                <w:t>0.09</w:t>
              </w:r>
            </w:ins>
          </w:p>
        </w:tc>
        <w:tc>
          <w:tcPr>
            <w:tcW w:w="905" w:type="dxa"/>
            <w:tcBorders>
              <w:top w:val="nil"/>
              <w:left w:val="nil"/>
              <w:bottom w:val="nil"/>
              <w:right w:val="nil"/>
            </w:tcBorders>
            <w:shd w:val="clear" w:color="auto" w:fill="auto"/>
            <w:noWrap/>
            <w:vAlign w:val="bottom"/>
            <w:hideMark/>
            <w:tcPrChange w:id="92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21" w:author="Nick.Tolimieri" w:date="2022-09-06T13:51:00Z"/>
                <w:color w:val="000000"/>
                <w:sz w:val="20"/>
                <w:szCs w:val="20"/>
                <w:lang w:val="en-US"/>
              </w:rPr>
            </w:pPr>
            <w:ins w:id="922" w:author="Nick.Tolimieri" w:date="2022-09-06T13:51:00Z">
              <w:r w:rsidRPr="00C97A89">
                <w:rPr>
                  <w:color w:val="000000"/>
                  <w:sz w:val="20"/>
                  <w:szCs w:val="20"/>
                  <w:lang w:val="en-US"/>
                </w:rPr>
                <w:t>1.75</w:t>
              </w:r>
            </w:ins>
          </w:p>
        </w:tc>
      </w:tr>
      <w:tr w:rsidR="00C97A89" w:rsidRPr="00C97A89" w:rsidTr="004C5EBF">
        <w:tblPrEx>
          <w:tblPrExChange w:id="923" w:author="Nick.Tolimieri" w:date="2022-09-13T12:47:00Z">
            <w:tblPrEx>
              <w:tblW w:w="10017" w:type="dxa"/>
            </w:tblPrEx>
          </w:tblPrExChange>
        </w:tblPrEx>
        <w:trPr>
          <w:trHeight w:val="255"/>
          <w:ins w:id="924" w:author="Nick.Tolimieri" w:date="2022-09-06T13:51:00Z"/>
          <w:trPrChange w:id="92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92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27" w:author="Nick.Tolimieri" w:date="2022-09-06T13:51:00Z"/>
                <w:color w:val="000000"/>
                <w:sz w:val="20"/>
                <w:szCs w:val="20"/>
                <w:lang w:val="en-US"/>
              </w:rPr>
            </w:pPr>
            <w:proofErr w:type="spellStart"/>
            <w:ins w:id="928"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92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30" w:author="Nick.Tolimieri" w:date="2022-09-06T13:51:00Z"/>
                <w:color w:val="000000"/>
                <w:sz w:val="20"/>
                <w:szCs w:val="20"/>
                <w:lang w:val="en-US"/>
              </w:rPr>
            </w:pPr>
            <w:ins w:id="931" w:author="Nick.Tolimieri"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93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33" w:author="Nick.Tolimieri" w:date="2022-09-06T13:51:00Z"/>
                <w:color w:val="000000"/>
                <w:sz w:val="20"/>
                <w:szCs w:val="20"/>
                <w:lang w:val="en-US"/>
              </w:rPr>
            </w:pPr>
            <w:ins w:id="93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93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36" w:author="Nick.Tolimieri" w:date="2022-09-06T13:51:00Z"/>
                <w:color w:val="000000"/>
                <w:sz w:val="20"/>
                <w:szCs w:val="20"/>
                <w:lang w:val="en-US"/>
              </w:rPr>
            </w:pPr>
            <w:ins w:id="937" w:author="Nick.Tolimieri" w:date="2022-09-06T13:51:00Z">
              <w:r w:rsidRPr="00C97A89">
                <w:rPr>
                  <w:color w:val="000000"/>
                  <w:sz w:val="20"/>
                  <w:szCs w:val="20"/>
                  <w:lang w:val="en-US"/>
                </w:rPr>
                <w:t>7</w:t>
              </w:r>
            </w:ins>
          </w:p>
        </w:tc>
        <w:tc>
          <w:tcPr>
            <w:tcW w:w="728" w:type="dxa"/>
            <w:tcBorders>
              <w:top w:val="nil"/>
              <w:left w:val="nil"/>
              <w:bottom w:val="nil"/>
              <w:right w:val="nil"/>
            </w:tcBorders>
            <w:shd w:val="clear" w:color="auto" w:fill="auto"/>
            <w:noWrap/>
            <w:vAlign w:val="bottom"/>
            <w:hideMark/>
            <w:tcPrChange w:id="93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39" w:author="Nick.Tolimieri" w:date="2022-09-06T13:51:00Z"/>
                <w:color w:val="000000"/>
                <w:sz w:val="20"/>
                <w:szCs w:val="20"/>
                <w:lang w:val="en-US"/>
              </w:rPr>
            </w:pPr>
            <w:ins w:id="940"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94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42" w:author="Nick.Tolimieri" w:date="2022-09-06T13:51:00Z"/>
                <w:color w:val="000000"/>
                <w:sz w:val="20"/>
                <w:szCs w:val="20"/>
                <w:lang w:val="en-US"/>
              </w:rPr>
            </w:pPr>
            <w:ins w:id="943" w:author="Nick.Tolimieri" w:date="2022-09-06T13:51:00Z">
              <w:r w:rsidRPr="00C97A89">
                <w:rPr>
                  <w:color w:val="000000"/>
                  <w:sz w:val="20"/>
                  <w:szCs w:val="20"/>
                  <w:lang w:val="en-US"/>
                </w:rPr>
                <w:t>7</w:t>
              </w:r>
            </w:ins>
          </w:p>
        </w:tc>
        <w:tc>
          <w:tcPr>
            <w:tcW w:w="700" w:type="dxa"/>
            <w:tcBorders>
              <w:top w:val="nil"/>
              <w:left w:val="nil"/>
              <w:bottom w:val="nil"/>
              <w:right w:val="nil"/>
            </w:tcBorders>
            <w:shd w:val="clear" w:color="auto" w:fill="auto"/>
            <w:noWrap/>
            <w:vAlign w:val="bottom"/>
            <w:hideMark/>
            <w:tcPrChange w:id="94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45" w:author="Nick.Tolimieri" w:date="2022-09-06T13:51:00Z"/>
                <w:color w:val="000000"/>
                <w:sz w:val="20"/>
                <w:szCs w:val="20"/>
                <w:lang w:val="en-US"/>
              </w:rPr>
            </w:pPr>
            <w:ins w:id="946"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94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48" w:author="Nick.Tolimieri" w:date="2022-09-06T13:51:00Z"/>
                <w:color w:val="000000"/>
                <w:sz w:val="20"/>
                <w:szCs w:val="20"/>
                <w:lang w:val="en-US"/>
              </w:rPr>
            </w:pPr>
            <w:ins w:id="949" w:author="Nick.Tolimieri"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95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51" w:author="Nick.Tolimieri" w:date="2022-09-06T13:51:00Z"/>
                <w:color w:val="000000"/>
                <w:sz w:val="20"/>
                <w:szCs w:val="20"/>
                <w:lang w:val="en-US"/>
              </w:rPr>
            </w:pPr>
            <w:ins w:id="952" w:author="Nick.Tolimieri"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95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54" w:author="Nick.Tolimieri" w:date="2022-09-06T13:51:00Z"/>
                <w:color w:val="000000"/>
                <w:sz w:val="20"/>
                <w:szCs w:val="20"/>
                <w:lang w:val="en-US"/>
              </w:rPr>
            </w:pPr>
            <w:ins w:id="955" w:author="Nick.Tolimieri"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95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57" w:author="Nick.Tolimieri" w:date="2022-09-06T13:51:00Z"/>
                <w:color w:val="000000"/>
                <w:sz w:val="20"/>
                <w:szCs w:val="20"/>
                <w:lang w:val="en-US"/>
              </w:rPr>
            </w:pPr>
            <w:ins w:id="958" w:author="Nick.Tolimieri" w:date="2022-09-06T13:51:00Z">
              <w:r w:rsidRPr="00C97A89">
                <w:rPr>
                  <w:color w:val="000000"/>
                  <w:sz w:val="20"/>
                  <w:szCs w:val="20"/>
                  <w:lang w:val="en-US"/>
                </w:rPr>
                <w:t>2.05</w:t>
              </w:r>
            </w:ins>
          </w:p>
        </w:tc>
      </w:tr>
      <w:tr w:rsidR="00C97A89" w:rsidRPr="00C97A89" w:rsidTr="004C5EBF">
        <w:tblPrEx>
          <w:tblPrExChange w:id="959" w:author="Nick.Tolimieri" w:date="2022-09-13T12:47:00Z">
            <w:tblPrEx>
              <w:tblW w:w="10017" w:type="dxa"/>
            </w:tblPrEx>
          </w:tblPrExChange>
        </w:tblPrEx>
        <w:trPr>
          <w:trHeight w:val="255"/>
          <w:ins w:id="960" w:author="Nick.Tolimieri" w:date="2022-09-06T13:51:00Z"/>
          <w:trPrChange w:id="96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96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63" w:author="Nick.Tolimieri" w:date="2022-09-06T13:51:00Z"/>
                <w:color w:val="000000"/>
                <w:sz w:val="20"/>
                <w:szCs w:val="20"/>
                <w:lang w:val="en-US"/>
              </w:rPr>
            </w:pPr>
            <w:proofErr w:type="spellStart"/>
            <w:ins w:id="964"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96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66" w:author="Nick.Tolimieri" w:date="2022-09-06T13:51:00Z"/>
                <w:color w:val="000000"/>
                <w:sz w:val="20"/>
                <w:szCs w:val="20"/>
                <w:lang w:val="en-US"/>
              </w:rPr>
            </w:pPr>
            <w:ins w:id="967" w:author="Nick.Tolimieri"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96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69" w:author="Nick.Tolimieri" w:date="2022-09-06T13:51:00Z"/>
                <w:color w:val="000000"/>
                <w:sz w:val="20"/>
                <w:szCs w:val="20"/>
                <w:lang w:val="en-US"/>
              </w:rPr>
            </w:pPr>
            <w:ins w:id="970"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97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72" w:author="Nick.Tolimieri" w:date="2022-09-06T13:51:00Z"/>
                <w:color w:val="000000"/>
                <w:sz w:val="20"/>
                <w:szCs w:val="20"/>
                <w:lang w:val="en-US"/>
              </w:rPr>
            </w:pPr>
            <w:ins w:id="973"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97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75" w:author="Nick.Tolimieri" w:date="2022-09-06T13:51:00Z"/>
                <w:color w:val="000000"/>
                <w:sz w:val="20"/>
                <w:szCs w:val="20"/>
                <w:lang w:val="en-US"/>
              </w:rPr>
            </w:pPr>
            <w:ins w:id="976"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97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78" w:author="Nick.Tolimieri" w:date="2022-09-06T13:51:00Z"/>
                <w:color w:val="000000"/>
                <w:sz w:val="20"/>
                <w:szCs w:val="20"/>
                <w:lang w:val="en-US"/>
              </w:rPr>
            </w:pPr>
            <w:ins w:id="979"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98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81" w:author="Nick.Tolimieri" w:date="2022-09-06T13:51:00Z"/>
                <w:color w:val="000000"/>
                <w:sz w:val="20"/>
                <w:szCs w:val="20"/>
                <w:lang w:val="en-US"/>
              </w:rPr>
            </w:pPr>
            <w:ins w:id="982"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98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84" w:author="Nick.Tolimieri" w:date="2022-09-06T13:51:00Z"/>
                <w:color w:val="000000"/>
                <w:sz w:val="20"/>
                <w:szCs w:val="20"/>
                <w:lang w:val="en-US"/>
              </w:rPr>
            </w:pPr>
            <w:ins w:id="98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98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87" w:author="Nick.Tolimieri" w:date="2022-09-06T13:51:00Z"/>
                <w:color w:val="000000"/>
                <w:sz w:val="20"/>
                <w:szCs w:val="20"/>
                <w:lang w:val="en-US"/>
              </w:rPr>
            </w:pPr>
            <w:ins w:id="98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98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90" w:author="Nick.Tolimieri" w:date="2022-09-06T13:51:00Z"/>
                <w:color w:val="000000"/>
                <w:sz w:val="20"/>
                <w:szCs w:val="20"/>
                <w:lang w:val="en-US"/>
              </w:rPr>
            </w:pPr>
            <w:ins w:id="99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99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93" w:author="Nick.Tolimieri" w:date="2022-09-06T13:51:00Z"/>
                <w:color w:val="000000"/>
                <w:sz w:val="20"/>
                <w:szCs w:val="20"/>
                <w:lang w:val="en-US"/>
              </w:rPr>
            </w:pPr>
            <w:ins w:id="994" w:author="Nick.Tolimieri" w:date="2022-09-06T13:51:00Z">
              <w:r w:rsidRPr="00C97A89">
                <w:rPr>
                  <w:color w:val="000000"/>
                  <w:sz w:val="20"/>
                  <w:szCs w:val="20"/>
                  <w:lang w:val="en-US"/>
                </w:rPr>
                <w:t>-</w:t>
              </w:r>
            </w:ins>
          </w:p>
        </w:tc>
      </w:tr>
      <w:tr w:rsidR="00C97A89" w:rsidRPr="00C97A89" w:rsidTr="004C5EBF">
        <w:tblPrEx>
          <w:tblPrExChange w:id="995" w:author="Nick.Tolimieri" w:date="2022-09-13T12:47:00Z">
            <w:tblPrEx>
              <w:tblW w:w="10017" w:type="dxa"/>
            </w:tblPrEx>
          </w:tblPrExChange>
        </w:tblPrEx>
        <w:trPr>
          <w:trHeight w:val="255"/>
          <w:ins w:id="996" w:author="Nick.Tolimieri" w:date="2022-09-06T13:51:00Z"/>
          <w:trPrChange w:id="99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99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99" w:author="Nick.Tolimieri" w:date="2022-09-06T13:51:00Z"/>
                <w:color w:val="000000"/>
                <w:sz w:val="20"/>
                <w:szCs w:val="20"/>
                <w:lang w:val="en-US"/>
              </w:rPr>
            </w:pPr>
            <w:proofErr w:type="spellStart"/>
            <w:ins w:id="1000"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00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02" w:author="Nick.Tolimieri" w:date="2022-09-06T13:51:00Z"/>
                <w:color w:val="000000"/>
                <w:sz w:val="20"/>
                <w:szCs w:val="20"/>
                <w:lang w:val="en-US"/>
              </w:rPr>
            </w:pPr>
            <w:ins w:id="1003" w:author="Nick.Tolimieri"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100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05" w:author="Nick.Tolimieri" w:date="2022-09-06T13:51:00Z"/>
                <w:color w:val="000000"/>
                <w:sz w:val="20"/>
                <w:szCs w:val="20"/>
                <w:lang w:val="en-US"/>
              </w:rPr>
            </w:pPr>
            <w:ins w:id="1006" w:author="Nick.Tolimieri"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100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08" w:author="Nick.Tolimieri" w:date="2022-09-06T13:51:00Z"/>
                <w:color w:val="000000"/>
                <w:sz w:val="20"/>
                <w:szCs w:val="20"/>
                <w:lang w:val="en-US"/>
              </w:rPr>
            </w:pPr>
            <w:ins w:id="1009" w:author="Nick.Tolimieri" w:date="2022-09-06T13:51:00Z">
              <w:r w:rsidRPr="00C97A89">
                <w:rPr>
                  <w:color w:val="000000"/>
                  <w:sz w:val="20"/>
                  <w:szCs w:val="20"/>
                  <w:lang w:val="en-US"/>
                </w:rPr>
                <w:t>26</w:t>
              </w:r>
            </w:ins>
          </w:p>
        </w:tc>
        <w:tc>
          <w:tcPr>
            <w:tcW w:w="728" w:type="dxa"/>
            <w:tcBorders>
              <w:top w:val="nil"/>
              <w:left w:val="nil"/>
              <w:bottom w:val="nil"/>
              <w:right w:val="nil"/>
            </w:tcBorders>
            <w:shd w:val="clear" w:color="auto" w:fill="auto"/>
            <w:noWrap/>
            <w:vAlign w:val="bottom"/>
            <w:hideMark/>
            <w:tcPrChange w:id="101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11" w:author="Nick.Tolimieri" w:date="2022-09-06T13:51:00Z"/>
                <w:color w:val="000000"/>
                <w:sz w:val="20"/>
                <w:szCs w:val="20"/>
                <w:lang w:val="en-US"/>
              </w:rPr>
            </w:pPr>
            <w:ins w:id="1012" w:author="Nick.Tolimieri"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101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14" w:author="Nick.Tolimieri" w:date="2022-09-06T13:51:00Z"/>
                <w:color w:val="000000"/>
                <w:sz w:val="20"/>
                <w:szCs w:val="20"/>
                <w:lang w:val="en-US"/>
              </w:rPr>
            </w:pPr>
            <w:ins w:id="1015" w:author="Nick.Tolimieri"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101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17" w:author="Nick.Tolimieri" w:date="2022-09-06T13:51:00Z"/>
                <w:color w:val="000000"/>
                <w:sz w:val="20"/>
                <w:szCs w:val="20"/>
                <w:lang w:val="en-US"/>
              </w:rPr>
            </w:pPr>
            <w:ins w:id="1018"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01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20" w:author="Nick.Tolimieri" w:date="2022-09-06T13:51:00Z"/>
                <w:color w:val="000000"/>
                <w:sz w:val="20"/>
                <w:szCs w:val="20"/>
                <w:lang w:val="en-US"/>
              </w:rPr>
            </w:pPr>
            <w:ins w:id="1021"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102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23" w:author="Nick.Tolimieri" w:date="2022-09-06T13:51:00Z"/>
                <w:color w:val="000000"/>
                <w:sz w:val="20"/>
                <w:szCs w:val="20"/>
                <w:lang w:val="en-US"/>
              </w:rPr>
            </w:pPr>
            <w:ins w:id="1024" w:author="Nick.Tolimieri" w:date="2022-09-06T13:51:00Z">
              <w:r w:rsidRPr="00C97A89">
                <w:rPr>
                  <w:color w:val="000000"/>
                  <w:sz w:val="20"/>
                  <w:szCs w:val="20"/>
                  <w:lang w:val="en-US"/>
                </w:rPr>
                <w:t>2.49</w:t>
              </w:r>
            </w:ins>
          </w:p>
        </w:tc>
        <w:tc>
          <w:tcPr>
            <w:tcW w:w="905" w:type="dxa"/>
            <w:tcBorders>
              <w:top w:val="nil"/>
              <w:left w:val="nil"/>
              <w:bottom w:val="nil"/>
              <w:right w:val="nil"/>
            </w:tcBorders>
            <w:shd w:val="clear" w:color="auto" w:fill="auto"/>
            <w:noWrap/>
            <w:vAlign w:val="bottom"/>
            <w:hideMark/>
            <w:tcPrChange w:id="102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26" w:author="Nick.Tolimieri" w:date="2022-09-06T13:51:00Z"/>
                <w:color w:val="000000"/>
                <w:sz w:val="20"/>
                <w:szCs w:val="20"/>
                <w:lang w:val="en-US"/>
              </w:rPr>
            </w:pPr>
            <w:ins w:id="1027" w:author="Nick.Tolimieri" w:date="2022-09-06T13:51:00Z">
              <w:r w:rsidRPr="00C97A89">
                <w:rPr>
                  <w:color w:val="000000"/>
                  <w:sz w:val="20"/>
                  <w:szCs w:val="20"/>
                  <w:lang w:val="en-US"/>
                </w:rPr>
                <w:t>0.64</w:t>
              </w:r>
            </w:ins>
          </w:p>
        </w:tc>
        <w:tc>
          <w:tcPr>
            <w:tcW w:w="905" w:type="dxa"/>
            <w:tcBorders>
              <w:top w:val="nil"/>
              <w:left w:val="nil"/>
              <w:bottom w:val="nil"/>
              <w:right w:val="nil"/>
            </w:tcBorders>
            <w:shd w:val="clear" w:color="auto" w:fill="auto"/>
            <w:noWrap/>
            <w:vAlign w:val="bottom"/>
            <w:hideMark/>
            <w:tcPrChange w:id="102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29" w:author="Nick.Tolimieri" w:date="2022-09-06T13:51:00Z"/>
                <w:color w:val="000000"/>
                <w:sz w:val="20"/>
                <w:szCs w:val="20"/>
                <w:lang w:val="en-US"/>
              </w:rPr>
            </w:pPr>
            <w:ins w:id="1030" w:author="Nick.Tolimieri" w:date="2022-09-06T13:51:00Z">
              <w:r w:rsidRPr="00C97A89">
                <w:rPr>
                  <w:color w:val="000000"/>
                  <w:sz w:val="20"/>
                  <w:szCs w:val="20"/>
                  <w:lang w:val="en-US"/>
                </w:rPr>
                <w:t>4.43</w:t>
              </w:r>
            </w:ins>
          </w:p>
        </w:tc>
      </w:tr>
      <w:tr w:rsidR="00C97A89" w:rsidRPr="00C97A89" w:rsidTr="004C5EBF">
        <w:tblPrEx>
          <w:tblPrExChange w:id="1031" w:author="Nick.Tolimieri" w:date="2022-09-13T12:47:00Z">
            <w:tblPrEx>
              <w:tblW w:w="10017" w:type="dxa"/>
            </w:tblPrEx>
          </w:tblPrExChange>
        </w:tblPrEx>
        <w:trPr>
          <w:trHeight w:val="255"/>
          <w:ins w:id="1032" w:author="Nick.Tolimieri" w:date="2022-09-06T13:51:00Z"/>
          <w:trPrChange w:id="103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03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035" w:author="Nick.Tolimieri" w:date="2022-09-06T13:51:00Z"/>
                <w:color w:val="000000"/>
                <w:sz w:val="20"/>
                <w:szCs w:val="20"/>
                <w:lang w:val="en-US"/>
              </w:rPr>
            </w:pPr>
            <w:proofErr w:type="spellStart"/>
            <w:ins w:id="1036"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03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38" w:author="Nick.Tolimieri" w:date="2022-09-06T13:51:00Z"/>
                <w:color w:val="000000"/>
                <w:sz w:val="20"/>
                <w:szCs w:val="20"/>
                <w:lang w:val="en-US"/>
              </w:rPr>
            </w:pPr>
            <w:ins w:id="1039" w:author="Nick.Tolimieri"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104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41" w:author="Nick.Tolimieri" w:date="2022-09-06T13:51:00Z"/>
                <w:color w:val="000000"/>
                <w:sz w:val="20"/>
                <w:szCs w:val="20"/>
                <w:lang w:val="en-US"/>
              </w:rPr>
            </w:pPr>
            <w:ins w:id="1042" w:author="Nick.Tolimieri"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104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44" w:author="Nick.Tolimieri" w:date="2022-09-06T13:51:00Z"/>
                <w:color w:val="000000"/>
                <w:sz w:val="20"/>
                <w:szCs w:val="20"/>
                <w:lang w:val="en-US"/>
              </w:rPr>
            </w:pPr>
            <w:ins w:id="1045" w:author="Nick.Tolimieri" w:date="2022-09-06T13:51:00Z">
              <w:r w:rsidRPr="00C97A89">
                <w:rPr>
                  <w:color w:val="000000"/>
                  <w:sz w:val="20"/>
                  <w:szCs w:val="20"/>
                  <w:lang w:val="en-US"/>
                </w:rPr>
                <w:t>83</w:t>
              </w:r>
            </w:ins>
          </w:p>
        </w:tc>
        <w:tc>
          <w:tcPr>
            <w:tcW w:w="728" w:type="dxa"/>
            <w:tcBorders>
              <w:top w:val="nil"/>
              <w:left w:val="nil"/>
              <w:bottom w:val="nil"/>
              <w:right w:val="nil"/>
            </w:tcBorders>
            <w:shd w:val="clear" w:color="auto" w:fill="auto"/>
            <w:noWrap/>
            <w:vAlign w:val="bottom"/>
            <w:hideMark/>
            <w:tcPrChange w:id="104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47" w:author="Nick.Tolimieri" w:date="2022-09-06T13:51:00Z"/>
                <w:color w:val="000000"/>
                <w:sz w:val="20"/>
                <w:szCs w:val="20"/>
                <w:lang w:val="en-US"/>
              </w:rPr>
            </w:pPr>
            <w:ins w:id="1048"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104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50" w:author="Nick.Tolimieri" w:date="2022-09-06T13:51:00Z"/>
                <w:color w:val="000000"/>
                <w:sz w:val="20"/>
                <w:szCs w:val="20"/>
                <w:lang w:val="en-US"/>
              </w:rPr>
            </w:pPr>
            <w:ins w:id="1051" w:author="Nick.Tolimieri" w:date="2022-09-06T13:51:00Z">
              <w:r w:rsidRPr="00C97A89">
                <w:rPr>
                  <w:color w:val="000000"/>
                  <w:sz w:val="20"/>
                  <w:szCs w:val="20"/>
                  <w:lang w:val="en-US"/>
                </w:rPr>
                <w:t>77</w:t>
              </w:r>
            </w:ins>
          </w:p>
        </w:tc>
        <w:tc>
          <w:tcPr>
            <w:tcW w:w="700" w:type="dxa"/>
            <w:tcBorders>
              <w:top w:val="nil"/>
              <w:left w:val="nil"/>
              <w:bottom w:val="nil"/>
              <w:right w:val="nil"/>
            </w:tcBorders>
            <w:shd w:val="clear" w:color="auto" w:fill="auto"/>
            <w:noWrap/>
            <w:vAlign w:val="bottom"/>
            <w:hideMark/>
            <w:tcPrChange w:id="105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53" w:author="Nick.Tolimieri" w:date="2022-09-06T13:51:00Z"/>
                <w:color w:val="000000"/>
                <w:sz w:val="20"/>
                <w:szCs w:val="20"/>
                <w:lang w:val="en-US"/>
              </w:rPr>
            </w:pPr>
            <w:ins w:id="1054"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105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56" w:author="Nick.Tolimieri" w:date="2022-09-06T13:51:00Z"/>
                <w:color w:val="000000"/>
                <w:sz w:val="20"/>
                <w:szCs w:val="20"/>
                <w:lang w:val="en-US"/>
              </w:rPr>
            </w:pPr>
            <w:ins w:id="1057" w:author="Nick.Tolimieri"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105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59" w:author="Nick.Tolimieri" w:date="2022-09-06T13:51:00Z"/>
                <w:color w:val="000000"/>
                <w:sz w:val="20"/>
                <w:szCs w:val="20"/>
                <w:lang w:val="en-US"/>
              </w:rPr>
            </w:pPr>
            <w:ins w:id="1060" w:author="Nick.Tolimieri" w:date="2022-09-06T13:51:00Z">
              <w:r w:rsidRPr="00C97A89">
                <w:rPr>
                  <w:color w:val="000000"/>
                  <w:sz w:val="20"/>
                  <w:szCs w:val="20"/>
                  <w:lang w:val="en-US"/>
                </w:rPr>
                <w:t>2.59</w:t>
              </w:r>
            </w:ins>
          </w:p>
        </w:tc>
        <w:tc>
          <w:tcPr>
            <w:tcW w:w="905" w:type="dxa"/>
            <w:tcBorders>
              <w:top w:val="nil"/>
              <w:left w:val="nil"/>
              <w:bottom w:val="nil"/>
              <w:right w:val="nil"/>
            </w:tcBorders>
            <w:shd w:val="clear" w:color="auto" w:fill="auto"/>
            <w:noWrap/>
            <w:vAlign w:val="bottom"/>
            <w:hideMark/>
            <w:tcPrChange w:id="106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62" w:author="Nick.Tolimieri" w:date="2022-09-06T13:51:00Z"/>
                <w:color w:val="000000"/>
                <w:sz w:val="20"/>
                <w:szCs w:val="20"/>
                <w:lang w:val="en-US"/>
              </w:rPr>
            </w:pPr>
            <w:ins w:id="1063" w:author="Nick.Tolimieri" w:date="2022-09-06T13:51:00Z">
              <w:r w:rsidRPr="00C97A89">
                <w:rPr>
                  <w:color w:val="000000"/>
                  <w:sz w:val="20"/>
                  <w:szCs w:val="20"/>
                  <w:lang w:val="en-US"/>
                </w:rPr>
                <w:t>0.5</w:t>
              </w:r>
            </w:ins>
          </w:p>
        </w:tc>
        <w:tc>
          <w:tcPr>
            <w:tcW w:w="905" w:type="dxa"/>
            <w:tcBorders>
              <w:top w:val="nil"/>
              <w:left w:val="nil"/>
              <w:bottom w:val="nil"/>
              <w:right w:val="nil"/>
            </w:tcBorders>
            <w:shd w:val="clear" w:color="auto" w:fill="auto"/>
            <w:noWrap/>
            <w:vAlign w:val="bottom"/>
            <w:hideMark/>
            <w:tcPrChange w:id="106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65" w:author="Nick.Tolimieri" w:date="2022-09-06T13:51:00Z"/>
                <w:color w:val="000000"/>
                <w:sz w:val="20"/>
                <w:szCs w:val="20"/>
                <w:lang w:val="en-US"/>
              </w:rPr>
            </w:pPr>
            <w:ins w:id="1066" w:author="Nick.Tolimieri" w:date="2022-09-06T13:51:00Z">
              <w:r w:rsidRPr="00C97A89">
                <w:rPr>
                  <w:color w:val="000000"/>
                  <w:sz w:val="20"/>
                  <w:szCs w:val="20"/>
                  <w:lang w:val="en-US"/>
                </w:rPr>
                <w:t>3.73</w:t>
              </w:r>
            </w:ins>
          </w:p>
        </w:tc>
      </w:tr>
      <w:tr w:rsidR="00C97A89" w:rsidRPr="00C97A89" w:rsidTr="004C5EBF">
        <w:tblPrEx>
          <w:tblPrExChange w:id="1067" w:author="Nick.Tolimieri" w:date="2022-09-13T12:47:00Z">
            <w:tblPrEx>
              <w:tblW w:w="10017" w:type="dxa"/>
            </w:tblPrEx>
          </w:tblPrExChange>
        </w:tblPrEx>
        <w:trPr>
          <w:trHeight w:val="255"/>
          <w:ins w:id="1068" w:author="Nick.Tolimieri" w:date="2022-09-06T13:51:00Z"/>
          <w:trPrChange w:id="106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07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071" w:author="Nick.Tolimieri" w:date="2022-09-06T13:51:00Z"/>
                <w:color w:val="000000"/>
                <w:sz w:val="20"/>
                <w:szCs w:val="20"/>
                <w:lang w:val="en-US"/>
              </w:rPr>
            </w:pPr>
            <w:proofErr w:type="spellStart"/>
            <w:ins w:id="1072"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07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74" w:author="Nick.Tolimieri" w:date="2022-09-06T13:51:00Z"/>
                <w:color w:val="000000"/>
                <w:sz w:val="20"/>
                <w:szCs w:val="20"/>
                <w:lang w:val="en-US"/>
              </w:rPr>
            </w:pPr>
            <w:ins w:id="1075" w:author="Nick.Tolimieri"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107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77" w:author="Nick.Tolimieri" w:date="2022-09-06T13:51:00Z"/>
                <w:color w:val="000000"/>
                <w:sz w:val="20"/>
                <w:szCs w:val="20"/>
                <w:lang w:val="en-US"/>
              </w:rPr>
            </w:pPr>
            <w:ins w:id="107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07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80" w:author="Nick.Tolimieri" w:date="2022-09-06T13:51:00Z"/>
                <w:color w:val="000000"/>
                <w:sz w:val="20"/>
                <w:szCs w:val="20"/>
                <w:lang w:val="en-US"/>
              </w:rPr>
            </w:pPr>
            <w:ins w:id="1081" w:author="Nick.Tolimieri" w:date="2022-09-06T13:51:00Z">
              <w:r w:rsidRPr="00C97A89">
                <w:rPr>
                  <w:color w:val="000000"/>
                  <w:sz w:val="20"/>
                  <w:szCs w:val="20"/>
                  <w:lang w:val="en-US"/>
                </w:rPr>
                <w:t>98</w:t>
              </w:r>
            </w:ins>
          </w:p>
        </w:tc>
        <w:tc>
          <w:tcPr>
            <w:tcW w:w="728" w:type="dxa"/>
            <w:tcBorders>
              <w:top w:val="nil"/>
              <w:left w:val="nil"/>
              <w:bottom w:val="nil"/>
              <w:right w:val="nil"/>
            </w:tcBorders>
            <w:shd w:val="clear" w:color="auto" w:fill="auto"/>
            <w:noWrap/>
            <w:vAlign w:val="bottom"/>
            <w:hideMark/>
            <w:tcPrChange w:id="108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83" w:author="Nick.Tolimieri" w:date="2022-09-06T13:51:00Z"/>
                <w:color w:val="000000"/>
                <w:sz w:val="20"/>
                <w:szCs w:val="20"/>
                <w:lang w:val="en-US"/>
              </w:rPr>
            </w:pPr>
            <w:ins w:id="1084" w:author="Nick.Tolimieri"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108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86" w:author="Nick.Tolimieri" w:date="2022-09-06T13:51:00Z"/>
                <w:color w:val="000000"/>
                <w:sz w:val="20"/>
                <w:szCs w:val="20"/>
                <w:lang w:val="en-US"/>
              </w:rPr>
            </w:pPr>
            <w:ins w:id="1087" w:author="Nick.Tolimieri" w:date="2022-09-06T13:51:00Z">
              <w:r w:rsidRPr="00C97A89">
                <w:rPr>
                  <w:color w:val="000000"/>
                  <w:sz w:val="20"/>
                  <w:szCs w:val="20"/>
                  <w:lang w:val="en-US"/>
                </w:rPr>
                <w:t>77</w:t>
              </w:r>
            </w:ins>
          </w:p>
        </w:tc>
        <w:tc>
          <w:tcPr>
            <w:tcW w:w="700" w:type="dxa"/>
            <w:tcBorders>
              <w:top w:val="nil"/>
              <w:left w:val="nil"/>
              <w:bottom w:val="nil"/>
              <w:right w:val="nil"/>
            </w:tcBorders>
            <w:shd w:val="clear" w:color="auto" w:fill="auto"/>
            <w:noWrap/>
            <w:vAlign w:val="bottom"/>
            <w:hideMark/>
            <w:tcPrChange w:id="108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89" w:author="Nick.Tolimieri" w:date="2022-09-06T13:51:00Z"/>
                <w:color w:val="000000"/>
                <w:sz w:val="20"/>
                <w:szCs w:val="20"/>
                <w:lang w:val="en-US"/>
              </w:rPr>
            </w:pPr>
            <w:ins w:id="1090"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09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92" w:author="Nick.Tolimieri" w:date="2022-09-06T13:51:00Z"/>
                <w:color w:val="000000"/>
                <w:sz w:val="20"/>
                <w:szCs w:val="20"/>
                <w:lang w:val="en-US"/>
              </w:rPr>
            </w:pPr>
            <w:ins w:id="1093" w:author="Nick.Tolimieri"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109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95" w:author="Nick.Tolimieri" w:date="2022-09-06T13:51:00Z"/>
                <w:color w:val="000000"/>
                <w:sz w:val="20"/>
                <w:szCs w:val="20"/>
                <w:lang w:val="en-US"/>
              </w:rPr>
            </w:pPr>
            <w:ins w:id="1096" w:author="Nick.Tolimieri" w:date="2022-09-06T13:51:00Z">
              <w:r w:rsidRPr="00C97A89">
                <w:rPr>
                  <w:color w:val="000000"/>
                  <w:sz w:val="20"/>
                  <w:szCs w:val="20"/>
                  <w:lang w:val="en-US"/>
                </w:rPr>
                <w:t>1.73</w:t>
              </w:r>
            </w:ins>
          </w:p>
        </w:tc>
        <w:tc>
          <w:tcPr>
            <w:tcW w:w="905" w:type="dxa"/>
            <w:tcBorders>
              <w:top w:val="nil"/>
              <w:left w:val="nil"/>
              <w:bottom w:val="nil"/>
              <w:right w:val="nil"/>
            </w:tcBorders>
            <w:shd w:val="clear" w:color="auto" w:fill="auto"/>
            <w:noWrap/>
            <w:vAlign w:val="bottom"/>
            <w:hideMark/>
            <w:tcPrChange w:id="109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98" w:author="Nick.Tolimieri" w:date="2022-09-06T13:51:00Z"/>
                <w:color w:val="000000"/>
                <w:sz w:val="20"/>
                <w:szCs w:val="20"/>
                <w:lang w:val="en-US"/>
              </w:rPr>
            </w:pPr>
            <w:ins w:id="1099" w:author="Nick.Tolimieri" w:date="2022-09-06T13:51:00Z">
              <w:r w:rsidRPr="00C97A89">
                <w:rPr>
                  <w:color w:val="000000"/>
                  <w:sz w:val="20"/>
                  <w:szCs w:val="20"/>
                  <w:lang w:val="en-US"/>
                </w:rPr>
                <w:t>0.26</w:t>
              </w:r>
            </w:ins>
          </w:p>
        </w:tc>
        <w:tc>
          <w:tcPr>
            <w:tcW w:w="905" w:type="dxa"/>
            <w:tcBorders>
              <w:top w:val="nil"/>
              <w:left w:val="nil"/>
              <w:bottom w:val="nil"/>
              <w:right w:val="nil"/>
            </w:tcBorders>
            <w:shd w:val="clear" w:color="auto" w:fill="auto"/>
            <w:noWrap/>
            <w:vAlign w:val="bottom"/>
            <w:hideMark/>
            <w:tcPrChange w:id="110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01" w:author="Nick.Tolimieri" w:date="2022-09-06T13:51:00Z"/>
                <w:color w:val="000000"/>
                <w:sz w:val="20"/>
                <w:szCs w:val="20"/>
                <w:lang w:val="en-US"/>
              </w:rPr>
            </w:pPr>
            <w:ins w:id="1102" w:author="Nick.Tolimieri" w:date="2022-09-06T13:51:00Z">
              <w:r w:rsidRPr="00C97A89">
                <w:rPr>
                  <w:color w:val="000000"/>
                  <w:sz w:val="20"/>
                  <w:szCs w:val="20"/>
                  <w:lang w:val="en-US"/>
                </w:rPr>
                <w:t>2.41</w:t>
              </w:r>
            </w:ins>
          </w:p>
        </w:tc>
      </w:tr>
      <w:tr w:rsidR="00C97A89" w:rsidRPr="00C97A89" w:rsidTr="004C5EBF">
        <w:tblPrEx>
          <w:tblPrExChange w:id="1103" w:author="Nick.Tolimieri" w:date="2022-09-13T12:47:00Z">
            <w:tblPrEx>
              <w:tblW w:w="10017" w:type="dxa"/>
            </w:tblPrEx>
          </w:tblPrExChange>
        </w:tblPrEx>
        <w:trPr>
          <w:trHeight w:val="255"/>
          <w:ins w:id="1104" w:author="Nick.Tolimieri" w:date="2022-09-06T13:51:00Z"/>
          <w:trPrChange w:id="110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10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07" w:author="Nick.Tolimieri" w:date="2022-09-06T13:51:00Z"/>
                <w:color w:val="000000"/>
                <w:sz w:val="20"/>
                <w:szCs w:val="20"/>
                <w:lang w:val="en-US"/>
              </w:rPr>
            </w:pPr>
            <w:proofErr w:type="spellStart"/>
            <w:ins w:id="1108"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10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10" w:author="Nick.Tolimieri" w:date="2022-09-06T13:51:00Z"/>
                <w:color w:val="000000"/>
                <w:sz w:val="20"/>
                <w:szCs w:val="20"/>
                <w:lang w:val="en-US"/>
              </w:rPr>
            </w:pPr>
            <w:ins w:id="1111" w:author="Nick.Tolimieri"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111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13" w:author="Nick.Tolimieri" w:date="2022-09-06T13:51:00Z"/>
                <w:color w:val="000000"/>
                <w:sz w:val="20"/>
                <w:szCs w:val="20"/>
                <w:lang w:val="en-US"/>
              </w:rPr>
            </w:pPr>
            <w:ins w:id="111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11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16" w:author="Nick.Tolimieri" w:date="2022-09-06T13:51:00Z"/>
                <w:color w:val="000000"/>
                <w:sz w:val="20"/>
                <w:szCs w:val="20"/>
                <w:lang w:val="en-US"/>
              </w:rPr>
            </w:pPr>
            <w:ins w:id="1117" w:author="Nick.Tolimieri" w:date="2022-09-06T13:51:00Z">
              <w:r w:rsidRPr="00C97A89">
                <w:rPr>
                  <w:color w:val="000000"/>
                  <w:sz w:val="20"/>
                  <w:szCs w:val="20"/>
                  <w:lang w:val="en-US"/>
                </w:rPr>
                <w:t>116</w:t>
              </w:r>
            </w:ins>
          </w:p>
        </w:tc>
        <w:tc>
          <w:tcPr>
            <w:tcW w:w="728" w:type="dxa"/>
            <w:tcBorders>
              <w:top w:val="nil"/>
              <w:left w:val="nil"/>
              <w:bottom w:val="nil"/>
              <w:right w:val="nil"/>
            </w:tcBorders>
            <w:shd w:val="clear" w:color="auto" w:fill="auto"/>
            <w:noWrap/>
            <w:vAlign w:val="bottom"/>
            <w:hideMark/>
            <w:tcPrChange w:id="111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19" w:author="Nick.Tolimieri" w:date="2022-09-06T13:51:00Z"/>
                <w:color w:val="000000"/>
                <w:sz w:val="20"/>
                <w:szCs w:val="20"/>
                <w:lang w:val="en-US"/>
              </w:rPr>
            </w:pPr>
            <w:ins w:id="1120" w:author="Nick.Tolimieri"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112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22" w:author="Nick.Tolimieri" w:date="2022-09-06T13:51:00Z"/>
                <w:color w:val="000000"/>
                <w:sz w:val="20"/>
                <w:szCs w:val="20"/>
                <w:lang w:val="en-US"/>
              </w:rPr>
            </w:pPr>
            <w:ins w:id="1123" w:author="Nick.Tolimieri" w:date="2022-09-06T13:51:00Z">
              <w:r w:rsidRPr="00C97A89">
                <w:rPr>
                  <w:color w:val="000000"/>
                  <w:sz w:val="20"/>
                  <w:szCs w:val="20"/>
                  <w:lang w:val="en-US"/>
                </w:rPr>
                <w:t>108</w:t>
              </w:r>
            </w:ins>
          </w:p>
        </w:tc>
        <w:tc>
          <w:tcPr>
            <w:tcW w:w="700" w:type="dxa"/>
            <w:tcBorders>
              <w:top w:val="nil"/>
              <w:left w:val="nil"/>
              <w:bottom w:val="nil"/>
              <w:right w:val="nil"/>
            </w:tcBorders>
            <w:shd w:val="clear" w:color="auto" w:fill="auto"/>
            <w:noWrap/>
            <w:vAlign w:val="bottom"/>
            <w:hideMark/>
            <w:tcPrChange w:id="112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25" w:author="Nick.Tolimieri" w:date="2022-09-06T13:51:00Z"/>
                <w:color w:val="000000"/>
                <w:sz w:val="20"/>
                <w:szCs w:val="20"/>
                <w:lang w:val="en-US"/>
              </w:rPr>
            </w:pPr>
            <w:ins w:id="1126"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12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28" w:author="Nick.Tolimieri" w:date="2022-09-06T13:51:00Z"/>
                <w:color w:val="000000"/>
                <w:sz w:val="20"/>
                <w:szCs w:val="20"/>
                <w:lang w:val="en-US"/>
              </w:rPr>
            </w:pPr>
            <w:ins w:id="1129" w:author="Nick.Tolimieri" w:date="2022-09-06T13:51:00Z">
              <w:r w:rsidRPr="00C97A89">
                <w:rPr>
                  <w:color w:val="000000"/>
                  <w:sz w:val="20"/>
                  <w:szCs w:val="20"/>
                  <w:lang w:val="en-US"/>
                </w:rPr>
                <w:t>38</w:t>
              </w:r>
            </w:ins>
          </w:p>
        </w:tc>
        <w:tc>
          <w:tcPr>
            <w:tcW w:w="905" w:type="dxa"/>
            <w:tcBorders>
              <w:top w:val="nil"/>
              <w:left w:val="nil"/>
              <w:bottom w:val="nil"/>
              <w:right w:val="nil"/>
            </w:tcBorders>
            <w:shd w:val="clear" w:color="auto" w:fill="auto"/>
            <w:noWrap/>
            <w:vAlign w:val="bottom"/>
            <w:hideMark/>
            <w:tcPrChange w:id="113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31" w:author="Nick.Tolimieri" w:date="2022-09-06T13:51:00Z"/>
                <w:color w:val="000000"/>
                <w:sz w:val="20"/>
                <w:szCs w:val="20"/>
                <w:lang w:val="en-US"/>
              </w:rPr>
            </w:pPr>
            <w:ins w:id="1132" w:author="Nick.Tolimieri" w:date="2022-09-06T13:51:00Z">
              <w:r w:rsidRPr="00C97A89">
                <w:rPr>
                  <w:color w:val="000000"/>
                  <w:sz w:val="20"/>
                  <w:szCs w:val="20"/>
                  <w:lang w:val="en-US"/>
                </w:rPr>
                <w:t>1.72</w:t>
              </w:r>
            </w:ins>
          </w:p>
        </w:tc>
        <w:tc>
          <w:tcPr>
            <w:tcW w:w="905" w:type="dxa"/>
            <w:tcBorders>
              <w:top w:val="nil"/>
              <w:left w:val="nil"/>
              <w:bottom w:val="nil"/>
              <w:right w:val="nil"/>
            </w:tcBorders>
            <w:shd w:val="clear" w:color="auto" w:fill="auto"/>
            <w:noWrap/>
            <w:vAlign w:val="bottom"/>
            <w:hideMark/>
            <w:tcPrChange w:id="113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34" w:author="Nick.Tolimieri" w:date="2022-09-06T13:51:00Z"/>
                <w:color w:val="000000"/>
                <w:sz w:val="20"/>
                <w:szCs w:val="20"/>
                <w:lang w:val="en-US"/>
              </w:rPr>
            </w:pPr>
            <w:ins w:id="1135" w:author="Nick.Tolimieri"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113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37" w:author="Nick.Tolimieri" w:date="2022-09-06T13:51:00Z"/>
                <w:color w:val="000000"/>
                <w:sz w:val="20"/>
                <w:szCs w:val="20"/>
                <w:lang w:val="en-US"/>
              </w:rPr>
            </w:pPr>
            <w:ins w:id="1138" w:author="Nick.Tolimieri" w:date="2022-09-06T13:51:00Z">
              <w:r w:rsidRPr="00C97A89">
                <w:rPr>
                  <w:color w:val="000000"/>
                  <w:sz w:val="20"/>
                  <w:szCs w:val="20"/>
                  <w:lang w:val="en-US"/>
                </w:rPr>
                <w:t>3.37</w:t>
              </w:r>
            </w:ins>
          </w:p>
        </w:tc>
      </w:tr>
      <w:tr w:rsidR="00C97A89" w:rsidRPr="00C97A89" w:rsidTr="004C5EBF">
        <w:tblPrEx>
          <w:tblPrExChange w:id="1139" w:author="Nick.Tolimieri" w:date="2022-09-13T12:47:00Z">
            <w:tblPrEx>
              <w:tblW w:w="10017" w:type="dxa"/>
            </w:tblPrEx>
          </w:tblPrExChange>
        </w:tblPrEx>
        <w:trPr>
          <w:trHeight w:val="255"/>
          <w:ins w:id="1140" w:author="Nick.Tolimieri" w:date="2022-09-06T13:51:00Z"/>
          <w:trPrChange w:id="114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14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43" w:author="Nick.Tolimieri" w:date="2022-09-06T13:51:00Z"/>
                <w:color w:val="000000"/>
                <w:sz w:val="20"/>
                <w:szCs w:val="20"/>
                <w:lang w:val="en-US"/>
              </w:rPr>
            </w:pPr>
            <w:proofErr w:type="spellStart"/>
            <w:ins w:id="1144"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14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46" w:author="Nick.Tolimieri" w:date="2022-09-06T13:51:00Z"/>
                <w:color w:val="000000"/>
                <w:sz w:val="20"/>
                <w:szCs w:val="20"/>
                <w:lang w:val="en-US"/>
              </w:rPr>
            </w:pPr>
            <w:ins w:id="1147" w:author="Nick.Tolimieri"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114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49" w:author="Nick.Tolimieri" w:date="2022-09-06T13:51:00Z"/>
                <w:color w:val="000000"/>
                <w:sz w:val="20"/>
                <w:szCs w:val="20"/>
                <w:lang w:val="en-US"/>
              </w:rPr>
            </w:pPr>
            <w:ins w:id="1150"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15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52" w:author="Nick.Tolimieri" w:date="2022-09-06T13:51:00Z"/>
                <w:color w:val="000000"/>
                <w:sz w:val="20"/>
                <w:szCs w:val="20"/>
                <w:lang w:val="en-US"/>
              </w:rPr>
            </w:pPr>
            <w:ins w:id="1153"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15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55" w:author="Nick.Tolimieri" w:date="2022-09-06T13:51:00Z"/>
                <w:color w:val="000000"/>
                <w:sz w:val="20"/>
                <w:szCs w:val="20"/>
                <w:lang w:val="en-US"/>
              </w:rPr>
            </w:pPr>
            <w:ins w:id="1156"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15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58" w:author="Nick.Tolimieri" w:date="2022-09-06T13:51:00Z"/>
                <w:color w:val="000000"/>
                <w:sz w:val="20"/>
                <w:szCs w:val="20"/>
                <w:lang w:val="en-US"/>
              </w:rPr>
            </w:pPr>
            <w:ins w:id="1159"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16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61" w:author="Nick.Tolimieri" w:date="2022-09-06T13:51:00Z"/>
                <w:color w:val="000000"/>
                <w:sz w:val="20"/>
                <w:szCs w:val="20"/>
                <w:lang w:val="en-US"/>
              </w:rPr>
            </w:pPr>
            <w:ins w:id="1162"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16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64" w:author="Nick.Tolimieri" w:date="2022-09-06T13:51:00Z"/>
                <w:color w:val="000000"/>
                <w:sz w:val="20"/>
                <w:szCs w:val="20"/>
                <w:lang w:val="en-US"/>
              </w:rPr>
            </w:pPr>
            <w:ins w:id="116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16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67" w:author="Nick.Tolimieri" w:date="2022-09-06T13:51:00Z"/>
                <w:color w:val="000000"/>
                <w:sz w:val="20"/>
                <w:szCs w:val="20"/>
                <w:lang w:val="en-US"/>
              </w:rPr>
            </w:pPr>
            <w:ins w:id="116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16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70" w:author="Nick.Tolimieri" w:date="2022-09-06T13:51:00Z"/>
                <w:color w:val="000000"/>
                <w:sz w:val="20"/>
                <w:szCs w:val="20"/>
                <w:lang w:val="en-US"/>
              </w:rPr>
            </w:pPr>
            <w:ins w:id="117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17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73" w:author="Nick.Tolimieri" w:date="2022-09-06T13:51:00Z"/>
                <w:color w:val="000000"/>
                <w:sz w:val="20"/>
                <w:szCs w:val="20"/>
                <w:lang w:val="en-US"/>
              </w:rPr>
            </w:pPr>
            <w:ins w:id="1174" w:author="Nick.Tolimieri" w:date="2022-09-06T13:51:00Z">
              <w:r w:rsidRPr="00C97A89">
                <w:rPr>
                  <w:color w:val="000000"/>
                  <w:sz w:val="20"/>
                  <w:szCs w:val="20"/>
                  <w:lang w:val="en-US"/>
                </w:rPr>
                <w:t>-</w:t>
              </w:r>
            </w:ins>
          </w:p>
        </w:tc>
      </w:tr>
      <w:tr w:rsidR="00C97A89" w:rsidRPr="00C97A89" w:rsidTr="004C5EBF">
        <w:tblPrEx>
          <w:tblPrExChange w:id="1175" w:author="Nick.Tolimieri" w:date="2022-09-13T12:47:00Z">
            <w:tblPrEx>
              <w:tblW w:w="10017" w:type="dxa"/>
            </w:tblPrEx>
          </w:tblPrExChange>
        </w:tblPrEx>
        <w:trPr>
          <w:trHeight w:val="255"/>
          <w:ins w:id="1176" w:author="Nick.Tolimieri" w:date="2022-09-06T13:51:00Z"/>
          <w:trPrChange w:id="117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17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79" w:author="Nick.Tolimieri" w:date="2022-09-06T13:51:00Z"/>
                <w:color w:val="000000"/>
                <w:sz w:val="20"/>
                <w:szCs w:val="20"/>
                <w:lang w:val="en-US"/>
              </w:rPr>
            </w:pPr>
            <w:proofErr w:type="spellStart"/>
            <w:ins w:id="1180"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18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82" w:author="Nick.Tolimieri" w:date="2022-09-06T13:51:00Z"/>
                <w:color w:val="000000"/>
                <w:sz w:val="20"/>
                <w:szCs w:val="20"/>
                <w:lang w:val="en-US"/>
              </w:rPr>
            </w:pPr>
            <w:ins w:id="1183" w:author="Nick.Tolimieri"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118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85" w:author="Nick.Tolimieri" w:date="2022-09-06T13:51:00Z"/>
                <w:color w:val="000000"/>
                <w:sz w:val="20"/>
                <w:szCs w:val="20"/>
                <w:lang w:val="en-US"/>
              </w:rPr>
            </w:pPr>
            <w:ins w:id="1186"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18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88" w:author="Nick.Tolimieri" w:date="2022-09-06T13:51:00Z"/>
                <w:color w:val="000000"/>
                <w:sz w:val="20"/>
                <w:szCs w:val="20"/>
                <w:lang w:val="en-US"/>
              </w:rPr>
            </w:pPr>
            <w:ins w:id="1189"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19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91" w:author="Nick.Tolimieri" w:date="2022-09-06T13:51:00Z"/>
                <w:color w:val="000000"/>
                <w:sz w:val="20"/>
                <w:szCs w:val="20"/>
                <w:lang w:val="en-US"/>
              </w:rPr>
            </w:pPr>
            <w:ins w:id="1192"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19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94" w:author="Nick.Tolimieri" w:date="2022-09-06T13:51:00Z"/>
                <w:color w:val="000000"/>
                <w:sz w:val="20"/>
                <w:szCs w:val="20"/>
                <w:lang w:val="en-US"/>
              </w:rPr>
            </w:pPr>
            <w:ins w:id="1195"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19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97" w:author="Nick.Tolimieri" w:date="2022-09-06T13:51:00Z"/>
                <w:color w:val="000000"/>
                <w:sz w:val="20"/>
                <w:szCs w:val="20"/>
                <w:lang w:val="en-US"/>
              </w:rPr>
            </w:pPr>
            <w:ins w:id="1198"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19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00" w:author="Nick.Tolimieri" w:date="2022-09-06T13:51:00Z"/>
                <w:color w:val="000000"/>
                <w:sz w:val="20"/>
                <w:szCs w:val="20"/>
                <w:lang w:val="en-US"/>
              </w:rPr>
            </w:pPr>
            <w:ins w:id="120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20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03" w:author="Nick.Tolimieri" w:date="2022-09-06T13:51:00Z"/>
                <w:color w:val="000000"/>
                <w:sz w:val="20"/>
                <w:szCs w:val="20"/>
                <w:lang w:val="en-US"/>
              </w:rPr>
            </w:pPr>
            <w:ins w:id="120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20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06" w:author="Nick.Tolimieri" w:date="2022-09-06T13:51:00Z"/>
                <w:color w:val="000000"/>
                <w:sz w:val="20"/>
                <w:szCs w:val="20"/>
                <w:lang w:val="en-US"/>
              </w:rPr>
            </w:pPr>
            <w:ins w:id="120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20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09" w:author="Nick.Tolimieri" w:date="2022-09-06T13:51:00Z"/>
                <w:color w:val="000000"/>
                <w:sz w:val="20"/>
                <w:szCs w:val="20"/>
                <w:lang w:val="en-US"/>
              </w:rPr>
            </w:pPr>
            <w:ins w:id="1210" w:author="Nick.Tolimieri" w:date="2022-09-06T13:51:00Z">
              <w:r w:rsidRPr="00C97A89">
                <w:rPr>
                  <w:color w:val="000000"/>
                  <w:sz w:val="20"/>
                  <w:szCs w:val="20"/>
                  <w:lang w:val="en-US"/>
                </w:rPr>
                <w:t>-</w:t>
              </w:r>
            </w:ins>
          </w:p>
        </w:tc>
      </w:tr>
      <w:tr w:rsidR="00C97A89" w:rsidRPr="00C97A89" w:rsidTr="004C5EBF">
        <w:tblPrEx>
          <w:tblPrExChange w:id="1211" w:author="Nick.Tolimieri" w:date="2022-09-13T12:47:00Z">
            <w:tblPrEx>
              <w:tblW w:w="10017" w:type="dxa"/>
            </w:tblPrEx>
          </w:tblPrExChange>
        </w:tblPrEx>
        <w:trPr>
          <w:trHeight w:val="255"/>
          <w:ins w:id="1212" w:author="Nick.Tolimieri" w:date="2022-09-06T13:51:00Z"/>
          <w:trPrChange w:id="121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21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15" w:author="Nick.Tolimieri" w:date="2022-09-06T13:51:00Z"/>
                <w:color w:val="000000"/>
                <w:sz w:val="20"/>
                <w:szCs w:val="20"/>
                <w:lang w:val="en-US"/>
              </w:rPr>
            </w:pPr>
            <w:proofErr w:type="spellStart"/>
            <w:ins w:id="1216"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21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18" w:author="Nick.Tolimieri" w:date="2022-09-06T13:51:00Z"/>
                <w:color w:val="000000"/>
                <w:sz w:val="20"/>
                <w:szCs w:val="20"/>
                <w:lang w:val="en-US"/>
              </w:rPr>
            </w:pPr>
            <w:ins w:id="1219" w:author="Nick.Tolimieri"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122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21" w:author="Nick.Tolimieri" w:date="2022-09-06T13:51:00Z"/>
                <w:color w:val="000000"/>
                <w:sz w:val="20"/>
                <w:szCs w:val="20"/>
                <w:lang w:val="en-US"/>
              </w:rPr>
            </w:pPr>
            <w:ins w:id="1222" w:author="Nick.Tolimieri" w:date="2022-09-06T13:51:00Z">
              <w:r w:rsidRPr="00C97A89">
                <w:rPr>
                  <w:color w:val="000000"/>
                  <w:sz w:val="20"/>
                  <w:szCs w:val="20"/>
                  <w:lang w:val="en-US"/>
                </w:rPr>
                <w:t>9</w:t>
              </w:r>
            </w:ins>
          </w:p>
        </w:tc>
        <w:tc>
          <w:tcPr>
            <w:tcW w:w="736" w:type="dxa"/>
            <w:tcBorders>
              <w:top w:val="nil"/>
              <w:left w:val="nil"/>
              <w:bottom w:val="nil"/>
              <w:right w:val="nil"/>
            </w:tcBorders>
            <w:shd w:val="clear" w:color="auto" w:fill="auto"/>
            <w:noWrap/>
            <w:vAlign w:val="bottom"/>
            <w:hideMark/>
            <w:tcPrChange w:id="122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24" w:author="Nick.Tolimieri" w:date="2022-09-06T13:51:00Z"/>
                <w:color w:val="000000"/>
                <w:sz w:val="20"/>
                <w:szCs w:val="20"/>
                <w:lang w:val="en-US"/>
              </w:rPr>
            </w:pPr>
            <w:ins w:id="1225" w:author="Nick.Tolimieri" w:date="2022-09-06T13:51:00Z">
              <w:r w:rsidRPr="00C97A89">
                <w:rPr>
                  <w:color w:val="000000"/>
                  <w:sz w:val="20"/>
                  <w:szCs w:val="20"/>
                  <w:lang w:val="en-US"/>
                </w:rPr>
                <w:t>43</w:t>
              </w:r>
            </w:ins>
          </w:p>
        </w:tc>
        <w:tc>
          <w:tcPr>
            <w:tcW w:w="728" w:type="dxa"/>
            <w:tcBorders>
              <w:top w:val="nil"/>
              <w:left w:val="nil"/>
              <w:bottom w:val="nil"/>
              <w:right w:val="nil"/>
            </w:tcBorders>
            <w:shd w:val="clear" w:color="auto" w:fill="auto"/>
            <w:noWrap/>
            <w:vAlign w:val="bottom"/>
            <w:hideMark/>
            <w:tcPrChange w:id="122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27" w:author="Nick.Tolimieri" w:date="2022-09-06T13:51:00Z"/>
                <w:color w:val="000000"/>
                <w:sz w:val="20"/>
                <w:szCs w:val="20"/>
                <w:lang w:val="en-US"/>
              </w:rPr>
            </w:pPr>
            <w:ins w:id="1228" w:author="Nick.Tolimieri"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122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30" w:author="Nick.Tolimieri" w:date="2022-09-06T13:51:00Z"/>
                <w:color w:val="000000"/>
                <w:sz w:val="20"/>
                <w:szCs w:val="20"/>
                <w:lang w:val="en-US"/>
              </w:rPr>
            </w:pPr>
            <w:ins w:id="1231" w:author="Nick.Tolimieri"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123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33" w:author="Nick.Tolimieri" w:date="2022-09-06T13:51:00Z"/>
                <w:color w:val="000000"/>
                <w:sz w:val="20"/>
                <w:szCs w:val="20"/>
                <w:lang w:val="en-US"/>
              </w:rPr>
            </w:pPr>
            <w:ins w:id="1234"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23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36" w:author="Nick.Tolimieri" w:date="2022-09-06T13:51:00Z"/>
                <w:color w:val="000000"/>
                <w:sz w:val="20"/>
                <w:szCs w:val="20"/>
                <w:lang w:val="en-US"/>
              </w:rPr>
            </w:pPr>
            <w:ins w:id="1237" w:author="Nick.Tolimieri" w:date="2022-09-06T13:51:00Z">
              <w:r w:rsidRPr="00C97A89">
                <w:rPr>
                  <w:color w:val="000000"/>
                  <w:sz w:val="20"/>
                  <w:szCs w:val="20"/>
                  <w:lang w:val="en-US"/>
                </w:rPr>
                <w:t>13</w:t>
              </w:r>
            </w:ins>
          </w:p>
        </w:tc>
        <w:tc>
          <w:tcPr>
            <w:tcW w:w="905" w:type="dxa"/>
            <w:tcBorders>
              <w:top w:val="nil"/>
              <w:left w:val="nil"/>
              <w:bottom w:val="nil"/>
              <w:right w:val="nil"/>
            </w:tcBorders>
            <w:shd w:val="clear" w:color="auto" w:fill="auto"/>
            <w:noWrap/>
            <w:vAlign w:val="bottom"/>
            <w:hideMark/>
            <w:tcPrChange w:id="123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39" w:author="Nick.Tolimieri" w:date="2022-09-06T13:51:00Z"/>
                <w:color w:val="000000"/>
                <w:sz w:val="20"/>
                <w:szCs w:val="20"/>
                <w:lang w:val="en-US"/>
              </w:rPr>
            </w:pPr>
            <w:ins w:id="1240" w:author="Nick.Tolimieri" w:date="2022-09-06T13:51:00Z">
              <w:r w:rsidRPr="00C97A89">
                <w:rPr>
                  <w:color w:val="000000"/>
                  <w:sz w:val="20"/>
                  <w:szCs w:val="20"/>
                  <w:lang w:val="en-US"/>
                </w:rPr>
                <w:t>1.93</w:t>
              </w:r>
            </w:ins>
          </w:p>
        </w:tc>
        <w:tc>
          <w:tcPr>
            <w:tcW w:w="905" w:type="dxa"/>
            <w:tcBorders>
              <w:top w:val="nil"/>
              <w:left w:val="nil"/>
              <w:bottom w:val="nil"/>
              <w:right w:val="nil"/>
            </w:tcBorders>
            <w:shd w:val="clear" w:color="auto" w:fill="auto"/>
            <w:noWrap/>
            <w:vAlign w:val="bottom"/>
            <w:hideMark/>
            <w:tcPrChange w:id="124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42" w:author="Nick.Tolimieri" w:date="2022-09-06T13:51:00Z"/>
                <w:color w:val="000000"/>
                <w:sz w:val="20"/>
                <w:szCs w:val="20"/>
                <w:lang w:val="en-US"/>
              </w:rPr>
            </w:pPr>
            <w:ins w:id="1243" w:author="Nick.Tolimieri"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124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45" w:author="Nick.Tolimieri" w:date="2022-09-06T13:51:00Z"/>
                <w:color w:val="000000"/>
                <w:sz w:val="20"/>
                <w:szCs w:val="20"/>
                <w:lang w:val="en-US"/>
              </w:rPr>
            </w:pPr>
            <w:ins w:id="1246" w:author="Nick.Tolimieri" w:date="2022-09-06T13:51:00Z">
              <w:r w:rsidRPr="00C97A89">
                <w:rPr>
                  <w:color w:val="000000"/>
                  <w:sz w:val="20"/>
                  <w:szCs w:val="20"/>
                  <w:lang w:val="en-US"/>
                </w:rPr>
                <w:t>3.83</w:t>
              </w:r>
            </w:ins>
          </w:p>
        </w:tc>
      </w:tr>
      <w:tr w:rsidR="00C97A89" w:rsidRPr="00C97A89" w:rsidTr="004C5EBF">
        <w:tblPrEx>
          <w:tblPrExChange w:id="1247" w:author="Nick.Tolimieri" w:date="2022-09-13T12:47:00Z">
            <w:tblPrEx>
              <w:tblW w:w="10017" w:type="dxa"/>
            </w:tblPrEx>
          </w:tblPrExChange>
        </w:tblPrEx>
        <w:trPr>
          <w:trHeight w:val="255"/>
          <w:ins w:id="1248" w:author="Nick.Tolimieri" w:date="2022-09-06T13:51:00Z"/>
          <w:trPrChange w:id="124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25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51" w:author="Nick.Tolimieri" w:date="2022-09-06T13:51:00Z"/>
                <w:color w:val="000000"/>
                <w:sz w:val="20"/>
                <w:szCs w:val="20"/>
                <w:lang w:val="en-US"/>
              </w:rPr>
            </w:pPr>
            <w:proofErr w:type="spellStart"/>
            <w:ins w:id="1252"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25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54" w:author="Nick.Tolimieri" w:date="2022-09-06T13:51:00Z"/>
                <w:color w:val="000000"/>
                <w:sz w:val="20"/>
                <w:szCs w:val="20"/>
                <w:lang w:val="en-US"/>
              </w:rPr>
            </w:pPr>
            <w:ins w:id="1255" w:author="Nick.Tolimieri"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125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57" w:author="Nick.Tolimieri" w:date="2022-09-06T13:51:00Z"/>
                <w:color w:val="000000"/>
                <w:sz w:val="20"/>
                <w:szCs w:val="20"/>
                <w:lang w:val="en-US"/>
              </w:rPr>
            </w:pPr>
            <w:ins w:id="125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25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60" w:author="Nick.Tolimieri" w:date="2022-09-06T13:51:00Z"/>
                <w:color w:val="000000"/>
                <w:sz w:val="20"/>
                <w:szCs w:val="20"/>
                <w:lang w:val="en-US"/>
              </w:rPr>
            </w:pPr>
            <w:ins w:id="1261" w:author="Nick.Tolimieri" w:date="2022-09-06T13:51:00Z">
              <w:r w:rsidRPr="00C97A89">
                <w:rPr>
                  <w:color w:val="000000"/>
                  <w:sz w:val="20"/>
                  <w:szCs w:val="20"/>
                  <w:lang w:val="en-US"/>
                </w:rPr>
                <w:t>27</w:t>
              </w:r>
            </w:ins>
          </w:p>
        </w:tc>
        <w:tc>
          <w:tcPr>
            <w:tcW w:w="728" w:type="dxa"/>
            <w:tcBorders>
              <w:top w:val="nil"/>
              <w:left w:val="nil"/>
              <w:bottom w:val="nil"/>
              <w:right w:val="nil"/>
            </w:tcBorders>
            <w:shd w:val="clear" w:color="auto" w:fill="auto"/>
            <w:noWrap/>
            <w:vAlign w:val="bottom"/>
            <w:hideMark/>
            <w:tcPrChange w:id="126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63" w:author="Nick.Tolimieri" w:date="2022-09-06T13:51:00Z"/>
                <w:color w:val="000000"/>
                <w:sz w:val="20"/>
                <w:szCs w:val="20"/>
                <w:lang w:val="en-US"/>
              </w:rPr>
            </w:pPr>
            <w:ins w:id="1264"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26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66" w:author="Nick.Tolimieri" w:date="2022-09-06T13:51:00Z"/>
                <w:color w:val="000000"/>
                <w:sz w:val="20"/>
                <w:szCs w:val="20"/>
                <w:lang w:val="en-US"/>
              </w:rPr>
            </w:pPr>
            <w:ins w:id="1267" w:author="Nick.Tolimieri" w:date="2022-09-06T13:51:00Z">
              <w:r w:rsidRPr="00C97A89">
                <w:rPr>
                  <w:color w:val="000000"/>
                  <w:sz w:val="20"/>
                  <w:szCs w:val="20"/>
                  <w:lang w:val="en-US"/>
                </w:rPr>
                <w:t>21</w:t>
              </w:r>
            </w:ins>
          </w:p>
        </w:tc>
        <w:tc>
          <w:tcPr>
            <w:tcW w:w="700" w:type="dxa"/>
            <w:tcBorders>
              <w:top w:val="nil"/>
              <w:left w:val="nil"/>
              <w:bottom w:val="nil"/>
              <w:right w:val="nil"/>
            </w:tcBorders>
            <w:shd w:val="clear" w:color="auto" w:fill="auto"/>
            <w:noWrap/>
            <w:vAlign w:val="bottom"/>
            <w:hideMark/>
            <w:tcPrChange w:id="126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69" w:author="Nick.Tolimieri" w:date="2022-09-06T13:51:00Z"/>
                <w:color w:val="000000"/>
                <w:sz w:val="20"/>
                <w:szCs w:val="20"/>
                <w:lang w:val="en-US"/>
              </w:rPr>
            </w:pPr>
            <w:ins w:id="1270" w:author="Nick.Tolimieri" w:date="2022-09-06T13:51:00Z">
              <w:r w:rsidRPr="00C97A89">
                <w:rPr>
                  <w:color w:val="000000"/>
                  <w:sz w:val="20"/>
                  <w:szCs w:val="20"/>
                  <w:lang w:val="en-US"/>
                </w:rPr>
                <w:t>21</w:t>
              </w:r>
            </w:ins>
          </w:p>
        </w:tc>
        <w:tc>
          <w:tcPr>
            <w:tcW w:w="640" w:type="dxa"/>
            <w:tcBorders>
              <w:top w:val="nil"/>
              <w:left w:val="nil"/>
              <w:bottom w:val="nil"/>
              <w:right w:val="nil"/>
            </w:tcBorders>
            <w:shd w:val="clear" w:color="auto" w:fill="auto"/>
            <w:noWrap/>
            <w:vAlign w:val="bottom"/>
            <w:hideMark/>
            <w:tcPrChange w:id="127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72" w:author="Nick.Tolimieri" w:date="2022-09-06T13:51:00Z"/>
                <w:color w:val="000000"/>
                <w:sz w:val="20"/>
                <w:szCs w:val="20"/>
                <w:lang w:val="en-US"/>
              </w:rPr>
            </w:pPr>
            <w:ins w:id="1273" w:author="Nick.Tolimieri" w:date="2022-09-06T13:51:00Z">
              <w:r w:rsidRPr="00C97A89">
                <w:rPr>
                  <w:color w:val="000000"/>
                  <w:sz w:val="20"/>
                  <w:szCs w:val="20"/>
                  <w:lang w:val="en-US"/>
                </w:rPr>
                <w:t>21</w:t>
              </w:r>
            </w:ins>
          </w:p>
        </w:tc>
        <w:tc>
          <w:tcPr>
            <w:tcW w:w="905" w:type="dxa"/>
            <w:tcBorders>
              <w:top w:val="nil"/>
              <w:left w:val="nil"/>
              <w:bottom w:val="nil"/>
              <w:right w:val="nil"/>
            </w:tcBorders>
            <w:shd w:val="clear" w:color="auto" w:fill="auto"/>
            <w:noWrap/>
            <w:vAlign w:val="bottom"/>
            <w:hideMark/>
            <w:tcPrChange w:id="127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75" w:author="Nick.Tolimieri" w:date="2022-09-06T13:51:00Z"/>
                <w:color w:val="000000"/>
                <w:sz w:val="20"/>
                <w:szCs w:val="20"/>
                <w:lang w:val="en-US"/>
              </w:rPr>
            </w:pPr>
            <w:ins w:id="1276" w:author="Nick.Tolimieri" w:date="2022-09-06T13:51:00Z">
              <w:r w:rsidRPr="00C97A89">
                <w:rPr>
                  <w:color w:val="000000"/>
                  <w:sz w:val="20"/>
                  <w:szCs w:val="20"/>
                  <w:lang w:val="en-US"/>
                </w:rPr>
                <w:t>1.89</w:t>
              </w:r>
            </w:ins>
          </w:p>
        </w:tc>
        <w:tc>
          <w:tcPr>
            <w:tcW w:w="905" w:type="dxa"/>
            <w:tcBorders>
              <w:top w:val="nil"/>
              <w:left w:val="nil"/>
              <w:bottom w:val="nil"/>
              <w:right w:val="nil"/>
            </w:tcBorders>
            <w:shd w:val="clear" w:color="auto" w:fill="auto"/>
            <w:noWrap/>
            <w:vAlign w:val="bottom"/>
            <w:hideMark/>
            <w:tcPrChange w:id="127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78" w:author="Nick.Tolimieri" w:date="2022-09-06T13:51:00Z"/>
                <w:color w:val="000000"/>
                <w:sz w:val="20"/>
                <w:szCs w:val="20"/>
                <w:lang w:val="en-US"/>
              </w:rPr>
            </w:pPr>
            <w:ins w:id="1279" w:author="Nick.Tolimieri" w:date="2022-09-06T13:51:00Z">
              <w:r w:rsidRPr="00C97A89">
                <w:rPr>
                  <w:color w:val="000000"/>
                  <w:sz w:val="20"/>
                  <w:szCs w:val="20"/>
                  <w:lang w:val="en-US"/>
                </w:rPr>
                <w:t>0.64</w:t>
              </w:r>
            </w:ins>
          </w:p>
        </w:tc>
        <w:tc>
          <w:tcPr>
            <w:tcW w:w="905" w:type="dxa"/>
            <w:tcBorders>
              <w:top w:val="nil"/>
              <w:left w:val="nil"/>
              <w:bottom w:val="nil"/>
              <w:right w:val="nil"/>
            </w:tcBorders>
            <w:shd w:val="clear" w:color="auto" w:fill="auto"/>
            <w:noWrap/>
            <w:vAlign w:val="bottom"/>
            <w:hideMark/>
            <w:tcPrChange w:id="128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81" w:author="Nick.Tolimieri" w:date="2022-09-06T13:51:00Z"/>
                <w:color w:val="000000"/>
                <w:sz w:val="20"/>
                <w:szCs w:val="20"/>
                <w:lang w:val="en-US"/>
              </w:rPr>
            </w:pPr>
            <w:ins w:id="1282" w:author="Nick.Tolimieri" w:date="2022-09-06T13:51:00Z">
              <w:r w:rsidRPr="00C97A89">
                <w:rPr>
                  <w:color w:val="000000"/>
                  <w:sz w:val="20"/>
                  <w:szCs w:val="20"/>
                  <w:lang w:val="en-US"/>
                </w:rPr>
                <w:t>2.9</w:t>
              </w:r>
            </w:ins>
          </w:p>
        </w:tc>
      </w:tr>
      <w:tr w:rsidR="00C97A89" w:rsidRPr="00C97A89" w:rsidTr="004C5EBF">
        <w:tblPrEx>
          <w:tblPrExChange w:id="1283" w:author="Nick.Tolimieri" w:date="2022-09-13T12:47:00Z">
            <w:tblPrEx>
              <w:tblW w:w="10017" w:type="dxa"/>
            </w:tblPrEx>
          </w:tblPrExChange>
        </w:tblPrEx>
        <w:trPr>
          <w:trHeight w:val="255"/>
          <w:ins w:id="1284" w:author="Nick.Tolimieri" w:date="2022-09-06T13:51:00Z"/>
          <w:trPrChange w:id="128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28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87" w:author="Nick.Tolimieri" w:date="2022-09-06T13:51:00Z"/>
                <w:color w:val="000000"/>
                <w:sz w:val="20"/>
                <w:szCs w:val="20"/>
                <w:lang w:val="en-US"/>
              </w:rPr>
            </w:pPr>
            <w:proofErr w:type="spellStart"/>
            <w:ins w:id="1288"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28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90" w:author="Nick.Tolimieri" w:date="2022-09-06T13:51:00Z"/>
                <w:color w:val="000000"/>
                <w:sz w:val="20"/>
                <w:szCs w:val="20"/>
                <w:lang w:val="en-US"/>
              </w:rPr>
            </w:pPr>
            <w:ins w:id="1291" w:author="Nick.Tolimieri" w:date="2022-09-06T13:51:00Z">
              <w:r w:rsidRPr="00C97A89">
                <w:rPr>
                  <w:color w:val="000000"/>
                  <w:sz w:val="20"/>
                  <w:szCs w:val="20"/>
                  <w:lang w:val="en-US"/>
                </w:rPr>
                <w:t>2021</w:t>
              </w:r>
            </w:ins>
          </w:p>
        </w:tc>
        <w:tc>
          <w:tcPr>
            <w:tcW w:w="734" w:type="dxa"/>
            <w:tcBorders>
              <w:top w:val="nil"/>
              <w:left w:val="nil"/>
              <w:bottom w:val="nil"/>
              <w:right w:val="nil"/>
            </w:tcBorders>
            <w:shd w:val="clear" w:color="auto" w:fill="auto"/>
            <w:noWrap/>
            <w:vAlign w:val="bottom"/>
            <w:hideMark/>
            <w:tcPrChange w:id="129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93" w:author="Nick.Tolimieri" w:date="2022-09-06T13:51:00Z"/>
                <w:color w:val="000000"/>
                <w:sz w:val="20"/>
                <w:szCs w:val="20"/>
                <w:lang w:val="en-US"/>
              </w:rPr>
            </w:pPr>
            <w:ins w:id="129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29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96" w:author="Nick.Tolimieri" w:date="2022-09-06T13:51:00Z"/>
                <w:color w:val="000000"/>
                <w:sz w:val="20"/>
                <w:szCs w:val="20"/>
                <w:lang w:val="en-US"/>
              </w:rPr>
            </w:pPr>
            <w:ins w:id="1297" w:author="Nick.Tolimieri" w:date="2022-09-06T13:51:00Z">
              <w:r w:rsidRPr="00C97A89">
                <w:rPr>
                  <w:color w:val="000000"/>
                  <w:sz w:val="20"/>
                  <w:szCs w:val="20"/>
                  <w:lang w:val="en-US"/>
                </w:rPr>
                <w:t>28</w:t>
              </w:r>
            </w:ins>
          </w:p>
        </w:tc>
        <w:tc>
          <w:tcPr>
            <w:tcW w:w="728" w:type="dxa"/>
            <w:tcBorders>
              <w:top w:val="nil"/>
              <w:left w:val="nil"/>
              <w:bottom w:val="nil"/>
              <w:right w:val="nil"/>
            </w:tcBorders>
            <w:shd w:val="clear" w:color="auto" w:fill="auto"/>
            <w:noWrap/>
            <w:vAlign w:val="bottom"/>
            <w:hideMark/>
            <w:tcPrChange w:id="129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99" w:author="Nick.Tolimieri" w:date="2022-09-06T13:51:00Z"/>
                <w:color w:val="000000"/>
                <w:sz w:val="20"/>
                <w:szCs w:val="20"/>
                <w:lang w:val="en-US"/>
              </w:rPr>
            </w:pPr>
            <w:ins w:id="1300"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130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02" w:author="Nick.Tolimieri" w:date="2022-09-06T13:51:00Z"/>
                <w:color w:val="000000"/>
                <w:sz w:val="20"/>
                <w:szCs w:val="20"/>
                <w:lang w:val="en-US"/>
              </w:rPr>
            </w:pPr>
            <w:ins w:id="1303" w:author="Nick.Tolimieri" w:date="2022-09-06T13:51:00Z">
              <w:r w:rsidRPr="00C97A89">
                <w:rPr>
                  <w:color w:val="000000"/>
                  <w:sz w:val="20"/>
                  <w:szCs w:val="20"/>
                  <w:lang w:val="en-US"/>
                </w:rPr>
                <w:t>20</w:t>
              </w:r>
            </w:ins>
          </w:p>
        </w:tc>
        <w:tc>
          <w:tcPr>
            <w:tcW w:w="700" w:type="dxa"/>
            <w:tcBorders>
              <w:top w:val="nil"/>
              <w:left w:val="nil"/>
              <w:bottom w:val="nil"/>
              <w:right w:val="nil"/>
            </w:tcBorders>
            <w:shd w:val="clear" w:color="auto" w:fill="auto"/>
            <w:noWrap/>
            <w:vAlign w:val="bottom"/>
            <w:hideMark/>
            <w:tcPrChange w:id="130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05" w:author="Nick.Tolimieri" w:date="2022-09-06T13:51:00Z"/>
                <w:color w:val="000000"/>
                <w:sz w:val="20"/>
                <w:szCs w:val="20"/>
                <w:lang w:val="en-US"/>
              </w:rPr>
            </w:pPr>
            <w:ins w:id="1306"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30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08" w:author="Nick.Tolimieri" w:date="2022-09-06T13:51:00Z"/>
                <w:color w:val="000000"/>
                <w:sz w:val="20"/>
                <w:szCs w:val="20"/>
                <w:lang w:val="en-US"/>
              </w:rPr>
            </w:pPr>
            <w:ins w:id="1309" w:author="Nick.Tolimieri"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131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11" w:author="Nick.Tolimieri" w:date="2022-09-06T13:51:00Z"/>
                <w:color w:val="000000"/>
                <w:sz w:val="20"/>
                <w:szCs w:val="20"/>
                <w:lang w:val="en-US"/>
              </w:rPr>
            </w:pPr>
            <w:ins w:id="1312" w:author="Nick.Tolimieri" w:date="2022-09-06T13:51:00Z">
              <w:r w:rsidRPr="00C97A89">
                <w:rPr>
                  <w:color w:val="000000"/>
                  <w:sz w:val="20"/>
                  <w:szCs w:val="20"/>
                  <w:lang w:val="en-US"/>
                </w:rPr>
                <w:t>1.67</w:t>
              </w:r>
            </w:ins>
          </w:p>
        </w:tc>
        <w:tc>
          <w:tcPr>
            <w:tcW w:w="905" w:type="dxa"/>
            <w:tcBorders>
              <w:top w:val="nil"/>
              <w:left w:val="nil"/>
              <w:bottom w:val="nil"/>
              <w:right w:val="nil"/>
            </w:tcBorders>
            <w:shd w:val="clear" w:color="auto" w:fill="auto"/>
            <w:noWrap/>
            <w:vAlign w:val="bottom"/>
            <w:hideMark/>
            <w:tcPrChange w:id="131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14" w:author="Nick.Tolimieri" w:date="2022-09-06T13:51:00Z"/>
                <w:color w:val="000000"/>
                <w:sz w:val="20"/>
                <w:szCs w:val="20"/>
                <w:lang w:val="en-US"/>
              </w:rPr>
            </w:pPr>
            <w:ins w:id="1315" w:author="Nick.Tolimieri" w:date="2022-09-06T13:51:00Z">
              <w:r w:rsidRPr="00C97A89">
                <w:rPr>
                  <w:color w:val="000000"/>
                  <w:sz w:val="20"/>
                  <w:szCs w:val="20"/>
                  <w:lang w:val="en-US"/>
                </w:rPr>
                <w:t>0.18</w:t>
              </w:r>
            </w:ins>
          </w:p>
        </w:tc>
        <w:tc>
          <w:tcPr>
            <w:tcW w:w="905" w:type="dxa"/>
            <w:tcBorders>
              <w:top w:val="nil"/>
              <w:left w:val="nil"/>
              <w:bottom w:val="nil"/>
              <w:right w:val="nil"/>
            </w:tcBorders>
            <w:shd w:val="clear" w:color="auto" w:fill="auto"/>
            <w:noWrap/>
            <w:vAlign w:val="bottom"/>
            <w:hideMark/>
            <w:tcPrChange w:id="131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17" w:author="Nick.Tolimieri" w:date="2022-09-06T13:51:00Z"/>
                <w:color w:val="000000"/>
                <w:sz w:val="20"/>
                <w:szCs w:val="20"/>
                <w:lang w:val="en-US"/>
              </w:rPr>
            </w:pPr>
            <w:ins w:id="1318" w:author="Nick.Tolimieri" w:date="2022-09-06T13:51:00Z">
              <w:r w:rsidRPr="00C97A89">
                <w:rPr>
                  <w:color w:val="000000"/>
                  <w:sz w:val="20"/>
                  <w:szCs w:val="20"/>
                  <w:lang w:val="en-US"/>
                </w:rPr>
                <w:t>2.23</w:t>
              </w:r>
            </w:ins>
          </w:p>
        </w:tc>
      </w:tr>
      <w:tr w:rsidR="00C97A89" w:rsidRPr="00C97A89" w:rsidTr="004C5EBF">
        <w:tblPrEx>
          <w:tblPrExChange w:id="1319" w:author="Nick.Tolimieri" w:date="2022-09-13T12:47:00Z">
            <w:tblPrEx>
              <w:tblW w:w="10017" w:type="dxa"/>
            </w:tblPrEx>
          </w:tblPrExChange>
        </w:tblPrEx>
        <w:trPr>
          <w:trHeight w:val="255"/>
          <w:ins w:id="1320" w:author="Nick.Tolimieri" w:date="2022-09-06T13:51:00Z"/>
          <w:trPrChange w:id="132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32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323" w:author="Nick.Tolimieri" w:date="2022-09-06T13:51:00Z"/>
                <w:color w:val="000000"/>
                <w:sz w:val="20"/>
                <w:szCs w:val="20"/>
                <w:lang w:val="en-US"/>
              </w:rPr>
            </w:pPr>
            <w:ins w:id="1324"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32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26" w:author="Nick.Tolimieri" w:date="2022-09-06T13:51:00Z"/>
                <w:color w:val="000000"/>
                <w:sz w:val="20"/>
                <w:szCs w:val="20"/>
                <w:lang w:val="en-US"/>
              </w:rPr>
            </w:pPr>
            <w:ins w:id="1327" w:author="Nick.Tolimieri"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132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29" w:author="Nick.Tolimieri" w:date="2022-09-06T13:51:00Z"/>
                <w:color w:val="000000"/>
                <w:sz w:val="20"/>
                <w:szCs w:val="20"/>
                <w:lang w:val="en-US"/>
              </w:rPr>
            </w:pPr>
            <w:ins w:id="1330"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133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32" w:author="Nick.Tolimieri" w:date="2022-09-06T13:51:00Z"/>
                <w:color w:val="000000"/>
                <w:sz w:val="20"/>
                <w:szCs w:val="20"/>
                <w:lang w:val="en-US"/>
              </w:rPr>
            </w:pPr>
            <w:ins w:id="1333" w:author="Nick.Tolimieri" w:date="2022-09-06T13:51:00Z">
              <w:r w:rsidRPr="00C97A89">
                <w:rPr>
                  <w:color w:val="000000"/>
                  <w:sz w:val="20"/>
                  <w:szCs w:val="20"/>
                  <w:lang w:val="en-US"/>
                </w:rPr>
                <w:t>49</w:t>
              </w:r>
            </w:ins>
          </w:p>
        </w:tc>
        <w:tc>
          <w:tcPr>
            <w:tcW w:w="728" w:type="dxa"/>
            <w:tcBorders>
              <w:top w:val="nil"/>
              <w:left w:val="nil"/>
              <w:bottom w:val="nil"/>
              <w:right w:val="nil"/>
            </w:tcBorders>
            <w:shd w:val="clear" w:color="auto" w:fill="auto"/>
            <w:noWrap/>
            <w:vAlign w:val="bottom"/>
            <w:hideMark/>
            <w:tcPrChange w:id="133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35" w:author="Nick.Tolimieri" w:date="2022-09-06T13:51:00Z"/>
                <w:color w:val="000000"/>
                <w:sz w:val="20"/>
                <w:szCs w:val="20"/>
                <w:lang w:val="en-US"/>
              </w:rPr>
            </w:pPr>
            <w:ins w:id="1336" w:author="Nick.Tolimieri"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133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38" w:author="Nick.Tolimieri" w:date="2022-09-06T13:51:00Z"/>
                <w:color w:val="000000"/>
                <w:sz w:val="20"/>
                <w:szCs w:val="20"/>
                <w:lang w:val="en-US"/>
              </w:rPr>
            </w:pPr>
            <w:ins w:id="1339" w:author="Nick.Tolimieri" w:date="2022-09-06T13:51:00Z">
              <w:r w:rsidRPr="00C97A89">
                <w:rPr>
                  <w:color w:val="000000"/>
                  <w:sz w:val="20"/>
                  <w:szCs w:val="20"/>
                  <w:lang w:val="en-US"/>
                </w:rPr>
                <w:t>48</w:t>
              </w:r>
            </w:ins>
          </w:p>
        </w:tc>
        <w:tc>
          <w:tcPr>
            <w:tcW w:w="700" w:type="dxa"/>
            <w:tcBorders>
              <w:top w:val="nil"/>
              <w:left w:val="nil"/>
              <w:bottom w:val="nil"/>
              <w:right w:val="nil"/>
            </w:tcBorders>
            <w:shd w:val="clear" w:color="auto" w:fill="auto"/>
            <w:noWrap/>
            <w:vAlign w:val="bottom"/>
            <w:hideMark/>
            <w:tcPrChange w:id="134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41" w:author="Nick.Tolimieri" w:date="2022-09-06T13:51:00Z"/>
                <w:color w:val="000000"/>
                <w:sz w:val="20"/>
                <w:szCs w:val="20"/>
                <w:lang w:val="en-US"/>
              </w:rPr>
            </w:pPr>
            <w:ins w:id="1342"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34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44" w:author="Nick.Tolimieri" w:date="2022-09-06T13:51:00Z"/>
                <w:color w:val="000000"/>
                <w:sz w:val="20"/>
                <w:szCs w:val="20"/>
                <w:lang w:val="en-US"/>
              </w:rPr>
            </w:pPr>
            <w:ins w:id="1345" w:author="Nick.Tolimieri" w:date="2022-09-06T13:51:00Z">
              <w:r w:rsidRPr="00C97A89">
                <w:rPr>
                  <w:color w:val="000000"/>
                  <w:sz w:val="20"/>
                  <w:szCs w:val="20"/>
                  <w:lang w:val="en-US"/>
                </w:rPr>
                <w:t>17</w:t>
              </w:r>
            </w:ins>
          </w:p>
        </w:tc>
        <w:tc>
          <w:tcPr>
            <w:tcW w:w="905" w:type="dxa"/>
            <w:tcBorders>
              <w:top w:val="nil"/>
              <w:left w:val="nil"/>
              <w:bottom w:val="nil"/>
              <w:right w:val="nil"/>
            </w:tcBorders>
            <w:shd w:val="clear" w:color="auto" w:fill="auto"/>
            <w:noWrap/>
            <w:vAlign w:val="bottom"/>
            <w:hideMark/>
            <w:tcPrChange w:id="134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47" w:author="Nick.Tolimieri" w:date="2022-09-06T13:51:00Z"/>
                <w:color w:val="000000"/>
                <w:sz w:val="20"/>
                <w:szCs w:val="20"/>
                <w:lang w:val="en-US"/>
              </w:rPr>
            </w:pPr>
            <w:ins w:id="1348" w:author="Nick.Tolimieri" w:date="2022-09-06T13:51:00Z">
              <w:r w:rsidRPr="00C97A89">
                <w:rPr>
                  <w:color w:val="000000"/>
                  <w:sz w:val="20"/>
                  <w:szCs w:val="20"/>
                  <w:lang w:val="en-US"/>
                </w:rPr>
                <w:t>1.68</w:t>
              </w:r>
            </w:ins>
          </w:p>
        </w:tc>
        <w:tc>
          <w:tcPr>
            <w:tcW w:w="905" w:type="dxa"/>
            <w:tcBorders>
              <w:top w:val="nil"/>
              <w:left w:val="nil"/>
              <w:bottom w:val="nil"/>
              <w:right w:val="nil"/>
            </w:tcBorders>
            <w:shd w:val="clear" w:color="auto" w:fill="auto"/>
            <w:noWrap/>
            <w:vAlign w:val="bottom"/>
            <w:hideMark/>
            <w:tcPrChange w:id="134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50" w:author="Nick.Tolimieri" w:date="2022-09-06T13:51:00Z"/>
                <w:color w:val="000000"/>
                <w:sz w:val="20"/>
                <w:szCs w:val="20"/>
                <w:lang w:val="en-US"/>
              </w:rPr>
            </w:pPr>
            <w:ins w:id="1351" w:author="Nick.Tolimieri" w:date="2022-09-06T13:51:00Z">
              <w:r w:rsidRPr="00C97A89">
                <w:rPr>
                  <w:color w:val="000000"/>
                  <w:sz w:val="20"/>
                  <w:szCs w:val="20"/>
                  <w:lang w:val="en-US"/>
                </w:rPr>
                <w:t>0.31</w:t>
              </w:r>
            </w:ins>
          </w:p>
        </w:tc>
        <w:tc>
          <w:tcPr>
            <w:tcW w:w="905" w:type="dxa"/>
            <w:tcBorders>
              <w:top w:val="nil"/>
              <w:left w:val="nil"/>
              <w:bottom w:val="nil"/>
              <w:right w:val="nil"/>
            </w:tcBorders>
            <w:shd w:val="clear" w:color="auto" w:fill="auto"/>
            <w:noWrap/>
            <w:vAlign w:val="bottom"/>
            <w:hideMark/>
            <w:tcPrChange w:id="135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53" w:author="Nick.Tolimieri" w:date="2022-09-06T13:51:00Z"/>
                <w:color w:val="000000"/>
                <w:sz w:val="20"/>
                <w:szCs w:val="20"/>
                <w:lang w:val="en-US"/>
              </w:rPr>
            </w:pPr>
            <w:ins w:id="1354" w:author="Nick.Tolimieri" w:date="2022-09-06T13:51:00Z">
              <w:r w:rsidRPr="00C97A89">
                <w:rPr>
                  <w:color w:val="000000"/>
                  <w:sz w:val="20"/>
                  <w:szCs w:val="20"/>
                  <w:lang w:val="en-US"/>
                </w:rPr>
                <w:t>2.72</w:t>
              </w:r>
            </w:ins>
          </w:p>
        </w:tc>
      </w:tr>
      <w:tr w:rsidR="00C97A89" w:rsidRPr="00C97A89" w:rsidTr="004C5EBF">
        <w:tblPrEx>
          <w:tblPrExChange w:id="1355" w:author="Nick.Tolimieri" w:date="2022-09-13T12:47:00Z">
            <w:tblPrEx>
              <w:tblW w:w="10017" w:type="dxa"/>
            </w:tblPrEx>
          </w:tblPrExChange>
        </w:tblPrEx>
        <w:trPr>
          <w:trHeight w:val="255"/>
          <w:ins w:id="1356" w:author="Nick.Tolimieri" w:date="2022-09-06T13:51:00Z"/>
          <w:trPrChange w:id="135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35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359" w:author="Nick.Tolimieri" w:date="2022-09-06T13:51:00Z"/>
                <w:color w:val="000000"/>
                <w:sz w:val="20"/>
                <w:szCs w:val="20"/>
                <w:lang w:val="en-US"/>
              </w:rPr>
            </w:pPr>
            <w:ins w:id="1360"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36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62" w:author="Nick.Tolimieri" w:date="2022-09-06T13:51:00Z"/>
                <w:color w:val="000000"/>
                <w:sz w:val="20"/>
                <w:szCs w:val="20"/>
                <w:lang w:val="en-US"/>
              </w:rPr>
            </w:pPr>
            <w:ins w:id="1363" w:author="Nick.Tolimieri"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136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65" w:author="Nick.Tolimieri" w:date="2022-09-06T13:51:00Z"/>
                <w:color w:val="000000"/>
                <w:sz w:val="20"/>
                <w:szCs w:val="20"/>
                <w:lang w:val="en-US"/>
              </w:rPr>
            </w:pPr>
            <w:ins w:id="1366" w:author="Nick.Tolimieri" w:date="2022-09-06T13:51:00Z">
              <w:r w:rsidRPr="00C97A89">
                <w:rPr>
                  <w:color w:val="000000"/>
                  <w:sz w:val="20"/>
                  <w:szCs w:val="20"/>
                  <w:lang w:val="en-US"/>
                </w:rPr>
                <w:t>7</w:t>
              </w:r>
            </w:ins>
          </w:p>
        </w:tc>
        <w:tc>
          <w:tcPr>
            <w:tcW w:w="736" w:type="dxa"/>
            <w:tcBorders>
              <w:top w:val="nil"/>
              <w:left w:val="nil"/>
              <w:bottom w:val="nil"/>
              <w:right w:val="nil"/>
            </w:tcBorders>
            <w:shd w:val="clear" w:color="auto" w:fill="auto"/>
            <w:noWrap/>
            <w:vAlign w:val="bottom"/>
            <w:hideMark/>
            <w:tcPrChange w:id="136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68" w:author="Nick.Tolimieri" w:date="2022-09-06T13:51:00Z"/>
                <w:color w:val="000000"/>
                <w:sz w:val="20"/>
                <w:szCs w:val="20"/>
                <w:lang w:val="en-US"/>
              </w:rPr>
            </w:pPr>
            <w:ins w:id="1369" w:author="Nick.Tolimieri" w:date="2022-09-06T13:51:00Z">
              <w:r w:rsidRPr="00C97A89">
                <w:rPr>
                  <w:color w:val="000000"/>
                  <w:sz w:val="20"/>
                  <w:szCs w:val="20"/>
                  <w:lang w:val="en-US"/>
                </w:rPr>
                <w:t>32</w:t>
              </w:r>
            </w:ins>
          </w:p>
        </w:tc>
        <w:tc>
          <w:tcPr>
            <w:tcW w:w="728" w:type="dxa"/>
            <w:tcBorders>
              <w:top w:val="nil"/>
              <w:left w:val="nil"/>
              <w:bottom w:val="nil"/>
              <w:right w:val="nil"/>
            </w:tcBorders>
            <w:shd w:val="clear" w:color="auto" w:fill="auto"/>
            <w:noWrap/>
            <w:vAlign w:val="bottom"/>
            <w:hideMark/>
            <w:tcPrChange w:id="137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71" w:author="Nick.Tolimieri" w:date="2022-09-06T13:51:00Z"/>
                <w:color w:val="000000"/>
                <w:sz w:val="20"/>
                <w:szCs w:val="20"/>
                <w:lang w:val="en-US"/>
              </w:rPr>
            </w:pPr>
            <w:ins w:id="1372"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37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74" w:author="Nick.Tolimieri" w:date="2022-09-06T13:51:00Z"/>
                <w:color w:val="000000"/>
                <w:sz w:val="20"/>
                <w:szCs w:val="20"/>
                <w:lang w:val="en-US"/>
              </w:rPr>
            </w:pPr>
            <w:ins w:id="1375" w:author="Nick.Tolimieri" w:date="2022-09-06T13:51:00Z">
              <w:r w:rsidRPr="00C97A89">
                <w:rPr>
                  <w:color w:val="000000"/>
                  <w:sz w:val="20"/>
                  <w:szCs w:val="20"/>
                  <w:lang w:val="en-US"/>
                </w:rPr>
                <w:t>29</w:t>
              </w:r>
            </w:ins>
          </w:p>
        </w:tc>
        <w:tc>
          <w:tcPr>
            <w:tcW w:w="700" w:type="dxa"/>
            <w:tcBorders>
              <w:top w:val="nil"/>
              <w:left w:val="nil"/>
              <w:bottom w:val="nil"/>
              <w:right w:val="nil"/>
            </w:tcBorders>
            <w:shd w:val="clear" w:color="auto" w:fill="auto"/>
            <w:noWrap/>
            <w:vAlign w:val="bottom"/>
            <w:hideMark/>
            <w:tcPrChange w:id="137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77" w:author="Nick.Tolimieri" w:date="2022-09-06T13:51:00Z"/>
                <w:color w:val="000000"/>
                <w:sz w:val="20"/>
                <w:szCs w:val="20"/>
                <w:lang w:val="en-US"/>
              </w:rPr>
            </w:pPr>
            <w:ins w:id="1378" w:author="Nick.Tolimieri" w:date="2022-09-06T13:51:00Z">
              <w:r w:rsidRPr="00C97A89">
                <w:rPr>
                  <w:color w:val="000000"/>
                  <w:sz w:val="20"/>
                  <w:szCs w:val="20"/>
                  <w:lang w:val="en-US"/>
                </w:rPr>
                <w:t>29</w:t>
              </w:r>
            </w:ins>
          </w:p>
        </w:tc>
        <w:tc>
          <w:tcPr>
            <w:tcW w:w="640" w:type="dxa"/>
            <w:tcBorders>
              <w:top w:val="nil"/>
              <w:left w:val="nil"/>
              <w:bottom w:val="nil"/>
              <w:right w:val="nil"/>
            </w:tcBorders>
            <w:shd w:val="clear" w:color="auto" w:fill="auto"/>
            <w:noWrap/>
            <w:vAlign w:val="bottom"/>
            <w:hideMark/>
            <w:tcPrChange w:id="137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80" w:author="Nick.Tolimieri" w:date="2022-09-06T13:51:00Z"/>
                <w:color w:val="000000"/>
                <w:sz w:val="20"/>
                <w:szCs w:val="20"/>
                <w:lang w:val="en-US"/>
              </w:rPr>
            </w:pPr>
            <w:ins w:id="1381" w:author="Nick.Tolimieri"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138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83" w:author="Nick.Tolimieri" w:date="2022-09-06T13:51:00Z"/>
                <w:color w:val="000000"/>
                <w:sz w:val="20"/>
                <w:szCs w:val="20"/>
                <w:lang w:val="en-US"/>
              </w:rPr>
            </w:pPr>
            <w:ins w:id="1384" w:author="Nick.Tolimieri" w:date="2022-09-06T13:51:00Z">
              <w:r w:rsidRPr="00C97A89">
                <w:rPr>
                  <w:color w:val="000000"/>
                  <w:sz w:val="20"/>
                  <w:szCs w:val="20"/>
                  <w:lang w:val="en-US"/>
                </w:rPr>
                <w:t>2.57</w:t>
              </w:r>
            </w:ins>
          </w:p>
        </w:tc>
        <w:tc>
          <w:tcPr>
            <w:tcW w:w="905" w:type="dxa"/>
            <w:tcBorders>
              <w:top w:val="nil"/>
              <w:left w:val="nil"/>
              <w:bottom w:val="nil"/>
              <w:right w:val="nil"/>
            </w:tcBorders>
            <w:shd w:val="clear" w:color="auto" w:fill="auto"/>
            <w:noWrap/>
            <w:vAlign w:val="bottom"/>
            <w:hideMark/>
            <w:tcPrChange w:id="138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86" w:author="Nick.Tolimieri" w:date="2022-09-06T13:51:00Z"/>
                <w:color w:val="000000"/>
                <w:sz w:val="20"/>
                <w:szCs w:val="20"/>
                <w:lang w:val="en-US"/>
              </w:rPr>
            </w:pPr>
            <w:ins w:id="1387" w:author="Nick.Tolimieri" w:date="2022-09-06T13:51:00Z">
              <w:r w:rsidRPr="00C97A89">
                <w:rPr>
                  <w:color w:val="000000"/>
                  <w:sz w:val="20"/>
                  <w:szCs w:val="20"/>
                  <w:lang w:val="en-US"/>
                </w:rPr>
                <w:t>0.6</w:t>
              </w:r>
            </w:ins>
          </w:p>
        </w:tc>
        <w:tc>
          <w:tcPr>
            <w:tcW w:w="905" w:type="dxa"/>
            <w:tcBorders>
              <w:top w:val="nil"/>
              <w:left w:val="nil"/>
              <w:bottom w:val="nil"/>
              <w:right w:val="nil"/>
            </w:tcBorders>
            <w:shd w:val="clear" w:color="auto" w:fill="auto"/>
            <w:noWrap/>
            <w:vAlign w:val="bottom"/>
            <w:hideMark/>
            <w:tcPrChange w:id="138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89" w:author="Nick.Tolimieri" w:date="2022-09-06T13:51:00Z"/>
                <w:color w:val="000000"/>
                <w:sz w:val="20"/>
                <w:szCs w:val="20"/>
                <w:lang w:val="en-US"/>
              </w:rPr>
            </w:pPr>
            <w:ins w:id="1390" w:author="Nick.Tolimieri" w:date="2022-09-06T13:51:00Z">
              <w:r w:rsidRPr="00C97A89">
                <w:rPr>
                  <w:color w:val="000000"/>
                  <w:sz w:val="20"/>
                  <w:szCs w:val="20"/>
                  <w:lang w:val="en-US"/>
                </w:rPr>
                <w:t>3.65</w:t>
              </w:r>
            </w:ins>
          </w:p>
        </w:tc>
      </w:tr>
      <w:tr w:rsidR="00C97A89" w:rsidRPr="00C97A89" w:rsidTr="004C5EBF">
        <w:tblPrEx>
          <w:tblPrExChange w:id="1391" w:author="Nick.Tolimieri" w:date="2022-09-13T12:47:00Z">
            <w:tblPrEx>
              <w:tblW w:w="10017" w:type="dxa"/>
            </w:tblPrEx>
          </w:tblPrExChange>
        </w:tblPrEx>
        <w:trPr>
          <w:trHeight w:val="255"/>
          <w:ins w:id="1392" w:author="Nick.Tolimieri" w:date="2022-09-06T13:51:00Z"/>
          <w:trPrChange w:id="139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39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395" w:author="Nick.Tolimieri" w:date="2022-09-06T13:51:00Z"/>
                <w:color w:val="000000"/>
                <w:sz w:val="20"/>
                <w:szCs w:val="20"/>
                <w:lang w:val="en-US"/>
              </w:rPr>
            </w:pPr>
            <w:ins w:id="1396"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39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98" w:author="Nick.Tolimieri" w:date="2022-09-06T13:51:00Z"/>
                <w:color w:val="000000"/>
                <w:sz w:val="20"/>
                <w:szCs w:val="20"/>
                <w:lang w:val="en-US"/>
              </w:rPr>
            </w:pPr>
            <w:ins w:id="1399" w:author="Nick.Tolimieri"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140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01" w:author="Nick.Tolimieri" w:date="2022-09-06T13:51:00Z"/>
                <w:color w:val="000000"/>
                <w:sz w:val="20"/>
                <w:szCs w:val="20"/>
                <w:lang w:val="en-US"/>
              </w:rPr>
            </w:pPr>
            <w:ins w:id="1402" w:author="Nick.Tolimieri" w:date="2022-09-06T13:51:00Z">
              <w:r w:rsidRPr="00C97A89">
                <w:rPr>
                  <w:color w:val="000000"/>
                  <w:sz w:val="20"/>
                  <w:szCs w:val="20"/>
                  <w:lang w:val="en-US"/>
                </w:rPr>
                <w:t>27</w:t>
              </w:r>
            </w:ins>
          </w:p>
        </w:tc>
        <w:tc>
          <w:tcPr>
            <w:tcW w:w="736" w:type="dxa"/>
            <w:tcBorders>
              <w:top w:val="nil"/>
              <w:left w:val="nil"/>
              <w:bottom w:val="nil"/>
              <w:right w:val="nil"/>
            </w:tcBorders>
            <w:shd w:val="clear" w:color="auto" w:fill="auto"/>
            <w:noWrap/>
            <w:vAlign w:val="bottom"/>
            <w:hideMark/>
            <w:tcPrChange w:id="140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04" w:author="Nick.Tolimieri" w:date="2022-09-06T13:51:00Z"/>
                <w:color w:val="000000"/>
                <w:sz w:val="20"/>
                <w:szCs w:val="20"/>
                <w:lang w:val="en-US"/>
              </w:rPr>
            </w:pPr>
            <w:ins w:id="1405" w:author="Nick.Tolimieri" w:date="2022-09-06T13:51:00Z">
              <w:r w:rsidRPr="00C97A89">
                <w:rPr>
                  <w:color w:val="000000"/>
                  <w:sz w:val="20"/>
                  <w:szCs w:val="20"/>
                  <w:lang w:val="en-US"/>
                </w:rPr>
                <w:t>38</w:t>
              </w:r>
            </w:ins>
          </w:p>
        </w:tc>
        <w:tc>
          <w:tcPr>
            <w:tcW w:w="728" w:type="dxa"/>
            <w:tcBorders>
              <w:top w:val="nil"/>
              <w:left w:val="nil"/>
              <w:bottom w:val="nil"/>
              <w:right w:val="nil"/>
            </w:tcBorders>
            <w:shd w:val="clear" w:color="auto" w:fill="auto"/>
            <w:noWrap/>
            <w:vAlign w:val="bottom"/>
            <w:hideMark/>
            <w:tcPrChange w:id="140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07" w:author="Nick.Tolimieri" w:date="2022-09-06T13:51:00Z"/>
                <w:color w:val="000000"/>
                <w:sz w:val="20"/>
                <w:szCs w:val="20"/>
                <w:lang w:val="en-US"/>
              </w:rPr>
            </w:pPr>
            <w:ins w:id="1408"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40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10" w:author="Nick.Tolimieri" w:date="2022-09-06T13:51:00Z"/>
                <w:color w:val="000000"/>
                <w:sz w:val="20"/>
                <w:szCs w:val="20"/>
                <w:lang w:val="en-US"/>
              </w:rPr>
            </w:pPr>
            <w:ins w:id="1411" w:author="Nick.Tolimieri" w:date="2022-09-06T13:51:00Z">
              <w:r w:rsidRPr="00C97A89">
                <w:rPr>
                  <w:color w:val="000000"/>
                  <w:sz w:val="20"/>
                  <w:szCs w:val="20"/>
                  <w:lang w:val="en-US"/>
                </w:rPr>
                <w:t>27</w:t>
              </w:r>
            </w:ins>
          </w:p>
        </w:tc>
        <w:tc>
          <w:tcPr>
            <w:tcW w:w="700" w:type="dxa"/>
            <w:tcBorders>
              <w:top w:val="nil"/>
              <w:left w:val="nil"/>
              <w:bottom w:val="nil"/>
              <w:right w:val="nil"/>
            </w:tcBorders>
            <w:shd w:val="clear" w:color="auto" w:fill="auto"/>
            <w:noWrap/>
            <w:vAlign w:val="bottom"/>
            <w:hideMark/>
            <w:tcPrChange w:id="141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13" w:author="Nick.Tolimieri" w:date="2022-09-06T13:51:00Z"/>
                <w:color w:val="000000"/>
                <w:sz w:val="20"/>
                <w:szCs w:val="20"/>
                <w:lang w:val="en-US"/>
              </w:rPr>
            </w:pPr>
            <w:ins w:id="1414" w:author="Nick.Tolimieri" w:date="2022-09-06T13:51:00Z">
              <w:r w:rsidRPr="00C97A89">
                <w:rPr>
                  <w:color w:val="000000"/>
                  <w:sz w:val="20"/>
                  <w:szCs w:val="20"/>
                  <w:lang w:val="en-US"/>
                </w:rPr>
                <w:t>27</w:t>
              </w:r>
            </w:ins>
          </w:p>
        </w:tc>
        <w:tc>
          <w:tcPr>
            <w:tcW w:w="640" w:type="dxa"/>
            <w:tcBorders>
              <w:top w:val="nil"/>
              <w:left w:val="nil"/>
              <w:bottom w:val="nil"/>
              <w:right w:val="nil"/>
            </w:tcBorders>
            <w:shd w:val="clear" w:color="auto" w:fill="auto"/>
            <w:noWrap/>
            <w:vAlign w:val="bottom"/>
            <w:hideMark/>
            <w:tcPrChange w:id="141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16" w:author="Nick.Tolimieri" w:date="2022-09-06T13:51:00Z"/>
                <w:color w:val="000000"/>
                <w:sz w:val="20"/>
                <w:szCs w:val="20"/>
                <w:lang w:val="en-US"/>
              </w:rPr>
            </w:pPr>
            <w:ins w:id="1417" w:author="Nick.Tolimieri" w:date="2022-09-06T13:51:00Z">
              <w:r w:rsidRPr="00C97A89">
                <w:rPr>
                  <w:color w:val="000000"/>
                  <w:sz w:val="20"/>
                  <w:szCs w:val="20"/>
                  <w:lang w:val="en-US"/>
                </w:rPr>
                <w:t>27</w:t>
              </w:r>
            </w:ins>
          </w:p>
        </w:tc>
        <w:tc>
          <w:tcPr>
            <w:tcW w:w="905" w:type="dxa"/>
            <w:tcBorders>
              <w:top w:val="nil"/>
              <w:left w:val="nil"/>
              <w:bottom w:val="nil"/>
              <w:right w:val="nil"/>
            </w:tcBorders>
            <w:shd w:val="clear" w:color="auto" w:fill="auto"/>
            <w:noWrap/>
            <w:vAlign w:val="bottom"/>
            <w:hideMark/>
            <w:tcPrChange w:id="141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19" w:author="Nick.Tolimieri" w:date="2022-09-06T13:51:00Z"/>
                <w:color w:val="000000"/>
                <w:sz w:val="20"/>
                <w:szCs w:val="20"/>
                <w:lang w:val="en-US"/>
              </w:rPr>
            </w:pPr>
            <w:ins w:id="1420" w:author="Nick.Tolimieri" w:date="2022-09-06T13:51:00Z">
              <w:r w:rsidRPr="00C97A89">
                <w:rPr>
                  <w:color w:val="000000"/>
                  <w:sz w:val="20"/>
                  <w:szCs w:val="20"/>
                  <w:lang w:val="en-US"/>
                </w:rPr>
                <w:t>2.66</w:t>
              </w:r>
            </w:ins>
          </w:p>
        </w:tc>
        <w:tc>
          <w:tcPr>
            <w:tcW w:w="905" w:type="dxa"/>
            <w:tcBorders>
              <w:top w:val="nil"/>
              <w:left w:val="nil"/>
              <w:bottom w:val="nil"/>
              <w:right w:val="nil"/>
            </w:tcBorders>
            <w:shd w:val="clear" w:color="auto" w:fill="auto"/>
            <w:noWrap/>
            <w:vAlign w:val="bottom"/>
            <w:hideMark/>
            <w:tcPrChange w:id="142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22" w:author="Nick.Tolimieri" w:date="2022-09-06T13:51:00Z"/>
                <w:color w:val="000000"/>
                <w:sz w:val="20"/>
                <w:szCs w:val="20"/>
                <w:lang w:val="en-US"/>
              </w:rPr>
            </w:pPr>
            <w:ins w:id="1423" w:author="Nick.Tolimieri" w:date="2022-09-06T13:51:00Z">
              <w:r w:rsidRPr="00C97A89">
                <w:rPr>
                  <w:color w:val="000000"/>
                  <w:sz w:val="20"/>
                  <w:szCs w:val="20"/>
                  <w:lang w:val="en-US"/>
                </w:rPr>
                <w:t>0.58</w:t>
              </w:r>
            </w:ins>
          </w:p>
        </w:tc>
        <w:tc>
          <w:tcPr>
            <w:tcW w:w="905" w:type="dxa"/>
            <w:tcBorders>
              <w:top w:val="nil"/>
              <w:left w:val="nil"/>
              <w:bottom w:val="nil"/>
              <w:right w:val="nil"/>
            </w:tcBorders>
            <w:shd w:val="clear" w:color="auto" w:fill="auto"/>
            <w:noWrap/>
            <w:vAlign w:val="bottom"/>
            <w:hideMark/>
            <w:tcPrChange w:id="142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25" w:author="Nick.Tolimieri" w:date="2022-09-06T13:51:00Z"/>
                <w:color w:val="000000"/>
                <w:sz w:val="20"/>
                <w:szCs w:val="20"/>
                <w:lang w:val="en-US"/>
              </w:rPr>
            </w:pPr>
            <w:ins w:id="1426" w:author="Nick.Tolimieri" w:date="2022-09-06T13:51:00Z">
              <w:r w:rsidRPr="00C97A89">
                <w:rPr>
                  <w:color w:val="000000"/>
                  <w:sz w:val="20"/>
                  <w:szCs w:val="20"/>
                  <w:lang w:val="en-US"/>
                </w:rPr>
                <w:t>3.93</w:t>
              </w:r>
            </w:ins>
          </w:p>
        </w:tc>
      </w:tr>
      <w:tr w:rsidR="00C97A89" w:rsidRPr="00C97A89" w:rsidTr="004C5EBF">
        <w:tblPrEx>
          <w:tblPrExChange w:id="1427" w:author="Nick.Tolimieri" w:date="2022-09-13T12:47:00Z">
            <w:tblPrEx>
              <w:tblW w:w="10017" w:type="dxa"/>
            </w:tblPrEx>
          </w:tblPrExChange>
        </w:tblPrEx>
        <w:trPr>
          <w:trHeight w:val="255"/>
          <w:ins w:id="1428" w:author="Nick.Tolimieri" w:date="2022-09-06T13:51:00Z"/>
          <w:trPrChange w:id="142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43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431" w:author="Nick.Tolimieri" w:date="2022-09-06T13:51:00Z"/>
                <w:color w:val="000000"/>
                <w:sz w:val="20"/>
                <w:szCs w:val="20"/>
                <w:lang w:val="en-US"/>
              </w:rPr>
            </w:pPr>
            <w:ins w:id="1432"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43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34" w:author="Nick.Tolimieri" w:date="2022-09-06T13:51:00Z"/>
                <w:color w:val="000000"/>
                <w:sz w:val="20"/>
                <w:szCs w:val="20"/>
                <w:lang w:val="en-US"/>
              </w:rPr>
            </w:pPr>
            <w:ins w:id="1435" w:author="Nick.Tolimieri"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143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37" w:author="Nick.Tolimieri" w:date="2022-09-06T13:51:00Z"/>
                <w:color w:val="000000"/>
                <w:sz w:val="20"/>
                <w:szCs w:val="20"/>
                <w:lang w:val="en-US"/>
              </w:rPr>
            </w:pPr>
            <w:ins w:id="1438" w:author="Nick.Tolimieri" w:date="2022-09-06T13:51:00Z">
              <w:r w:rsidRPr="00C97A89">
                <w:rPr>
                  <w:color w:val="000000"/>
                  <w:sz w:val="20"/>
                  <w:szCs w:val="20"/>
                  <w:lang w:val="en-US"/>
                </w:rPr>
                <w:t>9</w:t>
              </w:r>
            </w:ins>
          </w:p>
        </w:tc>
        <w:tc>
          <w:tcPr>
            <w:tcW w:w="736" w:type="dxa"/>
            <w:tcBorders>
              <w:top w:val="nil"/>
              <w:left w:val="nil"/>
              <w:bottom w:val="nil"/>
              <w:right w:val="nil"/>
            </w:tcBorders>
            <w:shd w:val="clear" w:color="auto" w:fill="auto"/>
            <w:noWrap/>
            <w:vAlign w:val="bottom"/>
            <w:hideMark/>
            <w:tcPrChange w:id="143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40" w:author="Nick.Tolimieri" w:date="2022-09-06T13:51:00Z"/>
                <w:color w:val="000000"/>
                <w:sz w:val="20"/>
                <w:szCs w:val="20"/>
                <w:lang w:val="en-US"/>
              </w:rPr>
            </w:pPr>
            <w:ins w:id="1441" w:author="Nick.Tolimieri" w:date="2022-09-06T13:51:00Z">
              <w:r w:rsidRPr="00C97A89">
                <w:rPr>
                  <w:color w:val="000000"/>
                  <w:sz w:val="20"/>
                  <w:szCs w:val="20"/>
                  <w:lang w:val="en-US"/>
                </w:rPr>
                <w:t>43</w:t>
              </w:r>
            </w:ins>
          </w:p>
        </w:tc>
        <w:tc>
          <w:tcPr>
            <w:tcW w:w="728" w:type="dxa"/>
            <w:tcBorders>
              <w:top w:val="nil"/>
              <w:left w:val="nil"/>
              <w:bottom w:val="nil"/>
              <w:right w:val="nil"/>
            </w:tcBorders>
            <w:shd w:val="clear" w:color="auto" w:fill="auto"/>
            <w:noWrap/>
            <w:vAlign w:val="bottom"/>
            <w:hideMark/>
            <w:tcPrChange w:id="144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43" w:author="Nick.Tolimieri" w:date="2022-09-06T13:51:00Z"/>
                <w:color w:val="000000"/>
                <w:sz w:val="20"/>
                <w:szCs w:val="20"/>
                <w:lang w:val="en-US"/>
              </w:rPr>
            </w:pPr>
            <w:ins w:id="1444" w:author="Nick.Tolimieri"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144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46" w:author="Nick.Tolimieri" w:date="2022-09-06T13:51:00Z"/>
                <w:color w:val="000000"/>
                <w:sz w:val="20"/>
                <w:szCs w:val="20"/>
                <w:lang w:val="en-US"/>
              </w:rPr>
            </w:pPr>
            <w:ins w:id="1447" w:author="Nick.Tolimieri"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144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49" w:author="Nick.Tolimieri" w:date="2022-09-06T13:51:00Z"/>
                <w:color w:val="000000"/>
                <w:sz w:val="20"/>
                <w:szCs w:val="20"/>
                <w:lang w:val="en-US"/>
              </w:rPr>
            </w:pPr>
            <w:ins w:id="1450"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45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52" w:author="Nick.Tolimieri" w:date="2022-09-06T13:51:00Z"/>
                <w:color w:val="000000"/>
                <w:sz w:val="20"/>
                <w:szCs w:val="20"/>
                <w:lang w:val="en-US"/>
              </w:rPr>
            </w:pPr>
            <w:ins w:id="1453" w:author="Nick.Tolimieri"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145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55" w:author="Nick.Tolimieri" w:date="2022-09-06T13:51:00Z"/>
                <w:color w:val="000000"/>
                <w:sz w:val="20"/>
                <w:szCs w:val="20"/>
                <w:lang w:val="en-US"/>
              </w:rPr>
            </w:pPr>
            <w:ins w:id="1456" w:author="Nick.Tolimieri" w:date="2022-09-06T13:51:00Z">
              <w:r w:rsidRPr="00C97A89">
                <w:rPr>
                  <w:color w:val="000000"/>
                  <w:sz w:val="20"/>
                  <w:szCs w:val="20"/>
                  <w:lang w:val="en-US"/>
                </w:rPr>
                <w:t>1.98</w:t>
              </w:r>
            </w:ins>
          </w:p>
        </w:tc>
        <w:tc>
          <w:tcPr>
            <w:tcW w:w="905" w:type="dxa"/>
            <w:tcBorders>
              <w:top w:val="nil"/>
              <w:left w:val="nil"/>
              <w:bottom w:val="nil"/>
              <w:right w:val="nil"/>
            </w:tcBorders>
            <w:shd w:val="clear" w:color="auto" w:fill="auto"/>
            <w:noWrap/>
            <w:vAlign w:val="bottom"/>
            <w:hideMark/>
            <w:tcPrChange w:id="145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58" w:author="Nick.Tolimieri" w:date="2022-09-06T13:51:00Z"/>
                <w:color w:val="000000"/>
                <w:sz w:val="20"/>
                <w:szCs w:val="20"/>
                <w:lang w:val="en-US"/>
              </w:rPr>
            </w:pPr>
            <w:ins w:id="1459" w:author="Nick.Tolimieri" w:date="2022-09-06T13:51:00Z">
              <w:r w:rsidRPr="00C97A89">
                <w:rPr>
                  <w:color w:val="000000"/>
                  <w:sz w:val="20"/>
                  <w:szCs w:val="20"/>
                  <w:lang w:val="en-US"/>
                </w:rPr>
                <w:t>0.53</w:t>
              </w:r>
            </w:ins>
          </w:p>
        </w:tc>
        <w:tc>
          <w:tcPr>
            <w:tcW w:w="905" w:type="dxa"/>
            <w:tcBorders>
              <w:top w:val="nil"/>
              <w:left w:val="nil"/>
              <w:bottom w:val="nil"/>
              <w:right w:val="nil"/>
            </w:tcBorders>
            <w:shd w:val="clear" w:color="auto" w:fill="auto"/>
            <w:noWrap/>
            <w:vAlign w:val="bottom"/>
            <w:hideMark/>
            <w:tcPrChange w:id="146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61" w:author="Nick.Tolimieri" w:date="2022-09-06T13:51:00Z"/>
                <w:color w:val="000000"/>
                <w:sz w:val="20"/>
                <w:szCs w:val="20"/>
                <w:lang w:val="en-US"/>
              </w:rPr>
            </w:pPr>
            <w:ins w:id="1462" w:author="Nick.Tolimieri" w:date="2022-09-06T13:51:00Z">
              <w:r w:rsidRPr="00C97A89">
                <w:rPr>
                  <w:color w:val="000000"/>
                  <w:sz w:val="20"/>
                  <w:szCs w:val="20"/>
                  <w:lang w:val="en-US"/>
                </w:rPr>
                <w:t>4.84</w:t>
              </w:r>
            </w:ins>
          </w:p>
        </w:tc>
      </w:tr>
      <w:tr w:rsidR="00C97A89" w:rsidRPr="00C97A89" w:rsidTr="004C5EBF">
        <w:tblPrEx>
          <w:tblPrExChange w:id="1463" w:author="Nick.Tolimieri" w:date="2022-09-13T12:47:00Z">
            <w:tblPrEx>
              <w:tblW w:w="10017" w:type="dxa"/>
            </w:tblPrEx>
          </w:tblPrExChange>
        </w:tblPrEx>
        <w:trPr>
          <w:trHeight w:val="255"/>
          <w:ins w:id="1464" w:author="Nick.Tolimieri" w:date="2022-09-06T13:51:00Z"/>
          <w:trPrChange w:id="146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46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467" w:author="Nick.Tolimieri" w:date="2022-09-06T13:51:00Z"/>
                <w:color w:val="000000"/>
                <w:sz w:val="20"/>
                <w:szCs w:val="20"/>
                <w:lang w:val="en-US"/>
              </w:rPr>
            </w:pPr>
            <w:ins w:id="1468"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46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70" w:author="Nick.Tolimieri" w:date="2022-09-06T13:51:00Z"/>
                <w:color w:val="000000"/>
                <w:sz w:val="20"/>
                <w:szCs w:val="20"/>
                <w:lang w:val="en-US"/>
              </w:rPr>
            </w:pPr>
            <w:ins w:id="1471" w:author="Nick.Tolimieri"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147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73" w:author="Nick.Tolimieri" w:date="2022-09-06T13:51:00Z"/>
                <w:color w:val="000000"/>
                <w:sz w:val="20"/>
                <w:szCs w:val="20"/>
                <w:lang w:val="en-US"/>
              </w:rPr>
            </w:pPr>
            <w:ins w:id="147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47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76" w:author="Nick.Tolimieri" w:date="2022-09-06T13:51:00Z"/>
                <w:color w:val="000000"/>
                <w:sz w:val="20"/>
                <w:szCs w:val="20"/>
                <w:lang w:val="en-US"/>
              </w:rPr>
            </w:pPr>
            <w:ins w:id="1477" w:author="Nick.Tolimieri" w:date="2022-09-06T13:51:00Z">
              <w:r w:rsidRPr="00C97A89">
                <w:rPr>
                  <w:color w:val="000000"/>
                  <w:sz w:val="20"/>
                  <w:szCs w:val="20"/>
                  <w:lang w:val="en-US"/>
                </w:rPr>
                <w:t>15</w:t>
              </w:r>
            </w:ins>
          </w:p>
        </w:tc>
        <w:tc>
          <w:tcPr>
            <w:tcW w:w="728" w:type="dxa"/>
            <w:tcBorders>
              <w:top w:val="nil"/>
              <w:left w:val="nil"/>
              <w:bottom w:val="nil"/>
              <w:right w:val="nil"/>
            </w:tcBorders>
            <w:shd w:val="clear" w:color="auto" w:fill="auto"/>
            <w:noWrap/>
            <w:vAlign w:val="bottom"/>
            <w:hideMark/>
            <w:tcPrChange w:id="147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79" w:author="Nick.Tolimieri" w:date="2022-09-06T13:51:00Z"/>
                <w:color w:val="000000"/>
                <w:sz w:val="20"/>
                <w:szCs w:val="20"/>
                <w:lang w:val="en-US"/>
              </w:rPr>
            </w:pPr>
            <w:ins w:id="1480"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48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82" w:author="Nick.Tolimieri" w:date="2022-09-06T13:51:00Z"/>
                <w:color w:val="000000"/>
                <w:sz w:val="20"/>
                <w:szCs w:val="20"/>
                <w:lang w:val="en-US"/>
              </w:rPr>
            </w:pPr>
            <w:ins w:id="1483" w:author="Nick.Tolimieri" w:date="2022-09-06T13:51:00Z">
              <w:r w:rsidRPr="00C97A89">
                <w:rPr>
                  <w:color w:val="000000"/>
                  <w:sz w:val="20"/>
                  <w:szCs w:val="20"/>
                  <w:lang w:val="en-US"/>
                </w:rPr>
                <w:t>9</w:t>
              </w:r>
            </w:ins>
          </w:p>
        </w:tc>
        <w:tc>
          <w:tcPr>
            <w:tcW w:w="700" w:type="dxa"/>
            <w:tcBorders>
              <w:top w:val="nil"/>
              <w:left w:val="nil"/>
              <w:bottom w:val="nil"/>
              <w:right w:val="nil"/>
            </w:tcBorders>
            <w:shd w:val="clear" w:color="auto" w:fill="auto"/>
            <w:noWrap/>
            <w:vAlign w:val="bottom"/>
            <w:hideMark/>
            <w:tcPrChange w:id="148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85" w:author="Nick.Tolimieri" w:date="2022-09-06T13:51:00Z"/>
                <w:color w:val="000000"/>
                <w:sz w:val="20"/>
                <w:szCs w:val="20"/>
                <w:lang w:val="en-US"/>
              </w:rPr>
            </w:pPr>
            <w:ins w:id="1486" w:author="Nick.Tolimieri"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148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88" w:author="Nick.Tolimieri" w:date="2022-09-06T13:51:00Z"/>
                <w:color w:val="000000"/>
                <w:sz w:val="20"/>
                <w:szCs w:val="20"/>
                <w:lang w:val="en-US"/>
              </w:rPr>
            </w:pPr>
            <w:ins w:id="1489" w:author="Nick.Tolimieri"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149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91" w:author="Nick.Tolimieri" w:date="2022-09-06T13:51:00Z"/>
                <w:color w:val="000000"/>
                <w:sz w:val="20"/>
                <w:szCs w:val="20"/>
                <w:lang w:val="en-US"/>
              </w:rPr>
            </w:pPr>
            <w:ins w:id="1492" w:author="Nick.Tolimieri" w:date="2022-09-06T13:51:00Z">
              <w:r w:rsidRPr="00C97A89">
                <w:rPr>
                  <w:color w:val="000000"/>
                  <w:sz w:val="20"/>
                  <w:szCs w:val="20"/>
                  <w:lang w:val="en-US"/>
                </w:rPr>
                <w:t>1.58</w:t>
              </w:r>
            </w:ins>
          </w:p>
        </w:tc>
        <w:tc>
          <w:tcPr>
            <w:tcW w:w="905" w:type="dxa"/>
            <w:tcBorders>
              <w:top w:val="nil"/>
              <w:left w:val="nil"/>
              <w:bottom w:val="nil"/>
              <w:right w:val="nil"/>
            </w:tcBorders>
            <w:shd w:val="clear" w:color="auto" w:fill="auto"/>
            <w:noWrap/>
            <w:vAlign w:val="bottom"/>
            <w:hideMark/>
            <w:tcPrChange w:id="149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94" w:author="Nick.Tolimieri" w:date="2022-09-06T13:51:00Z"/>
                <w:color w:val="000000"/>
                <w:sz w:val="20"/>
                <w:szCs w:val="20"/>
                <w:lang w:val="en-US"/>
              </w:rPr>
            </w:pPr>
            <w:ins w:id="1495" w:author="Nick.Tolimieri" w:date="2022-09-06T13:51:00Z">
              <w:r w:rsidRPr="00C97A89">
                <w:rPr>
                  <w:color w:val="000000"/>
                  <w:sz w:val="20"/>
                  <w:szCs w:val="20"/>
                  <w:lang w:val="en-US"/>
                </w:rPr>
                <w:t>0.11</w:t>
              </w:r>
            </w:ins>
          </w:p>
        </w:tc>
        <w:tc>
          <w:tcPr>
            <w:tcW w:w="905" w:type="dxa"/>
            <w:tcBorders>
              <w:top w:val="nil"/>
              <w:left w:val="nil"/>
              <w:bottom w:val="nil"/>
              <w:right w:val="nil"/>
            </w:tcBorders>
            <w:shd w:val="clear" w:color="auto" w:fill="auto"/>
            <w:noWrap/>
            <w:vAlign w:val="bottom"/>
            <w:hideMark/>
            <w:tcPrChange w:id="149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97" w:author="Nick.Tolimieri" w:date="2022-09-06T13:51:00Z"/>
                <w:color w:val="000000"/>
                <w:sz w:val="20"/>
                <w:szCs w:val="20"/>
                <w:lang w:val="en-US"/>
              </w:rPr>
            </w:pPr>
            <w:ins w:id="1498" w:author="Nick.Tolimieri" w:date="2022-09-06T13:51:00Z">
              <w:r w:rsidRPr="00C97A89">
                <w:rPr>
                  <w:color w:val="000000"/>
                  <w:sz w:val="20"/>
                  <w:szCs w:val="20"/>
                  <w:lang w:val="en-US"/>
                </w:rPr>
                <w:t>1.75</w:t>
              </w:r>
            </w:ins>
          </w:p>
        </w:tc>
      </w:tr>
      <w:tr w:rsidR="00C97A89" w:rsidRPr="00C97A89" w:rsidTr="004C5EBF">
        <w:tblPrEx>
          <w:tblPrExChange w:id="1499" w:author="Nick.Tolimieri" w:date="2022-09-13T12:47:00Z">
            <w:tblPrEx>
              <w:tblW w:w="10017" w:type="dxa"/>
            </w:tblPrEx>
          </w:tblPrExChange>
        </w:tblPrEx>
        <w:trPr>
          <w:trHeight w:val="255"/>
          <w:ins w:id="1500" w:author="Nick.Tolimieri" w:date="2022-09-06T13:51:00Z"/>
          <w:trPrChange w:id="150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50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03" w:author="Nick.Tolimieri" w:date="2022-09-06T13:51:00Z"/>
                <w:color w:val="000000"/>
                <w:sz w:val="20"/>
                <w:szCs w:val="20"/>
                <w:lang w:val="en-US"/>
              </w:rPr>
            </w:pPr>
            <w:ins w:id="1504"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50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06" w:author="Nick.Tolimieri" w:date="2022-09-06T13:51:00Z"/>
                <w:color w:val="000000"/>
                <w:sz w:val="20"/>
                <w:szCs w:val="20"/>
                <w:lang w:val="en-US"/>
              </w:rPr>
            </w:pPr>
            <w:ins w:id="1507" w:author="Nick.Tolimieri"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150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09" w:author="Nick.Tolimieri" w:date="2022-09-06T13:51:00Z"/>
                <w:color w:val="000000"/>
                <w:sz w:val="20"/>
                <w:szCs w:val="20"/>
                <w:lang w:val="en-US"/>
              </w:rPr>
            </w:pPr>
            <w:ins w:id="1510" w:author="Nick.Tolimieri" w:date="2022-09-06T13:51:00Z">
              <w:r w:rsidRPr="00C97A89">
                <w:rPr>
                  <w:color w:val="000000"/>
                  <w:sz w:val="20"/>
                  <w:szCs w:val="20"/>
                  <w:lang w:val="en-US"/>
                </w:rPr>
                <w:t>37</w:t>
              </w:r>
            </w:ins>
          </w:p>
        </w:tc>
        <w:tc>
          <w:tcPr>
            <w:tcW w:w="736" w:type="dxa"/>
            <w:tcBorders>
              <w:top w:val="nil"/>
              <w:left w:val="nil"/>
              <w:bottom w:val="nil"/>
              <w:right w:val="nil"/>
            </w:tcBorders>
            <w:shd w:val="clear" w:color="auto" w:fill="auto"/>
            <w:noWrap/>
            <w:vAlign w:val="bottom"/>
            <w:hideMark/>
            <w:tcPrChange w:id="151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12" w:author="Nick.Tolimieri" w:date="2022-09-06T13:51:00Z"/>
                <w:color w:val="000000"/>
                <w:sz w:val="20"/>
                <w:szCs w:val="20"/>
                <w:lang w:val="en-US"/>
              </w:rPr>
            </w:pPr>
            <w:ins w:id="1513" w:author="Nick.Tolimieri" w:date="2022-09-06T13:51:00Z">
              <w:r w:rsidRPr="00C97A89">
                <w:rPr>
                  <w:color w:val="000000"/>
                  <w:sz w:val="20"/>
                  <w:szCs w:val="20"/>
                  <w:lang w:val="en-US"/>
                </w:rPr>
                <w:t>128</w:t>
              </w:r>
            </w:ins>
          </w:p>
        </w:tc>
        <w:tc>
          <w:tcPr>
            <w:tcW w:w="728" w:type="dxa"/>
            <w:tcBorders>
              <w:top w:val="nil"/>
              <w:left w:val="nil"/>
              <w:bottom w:val="nil"/>
              <w:right w:val="nil"/>
            </w:tcBorders>
            <w:shd w:val="clear" w:color="auto" w:fill="auto"/>
            <w:noWrap/>
            <w:vAlign w:val="bottom"/>
            <w:hideMark/>
            <w:tcPrChange w:id="151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15" w:author="Nick.Tolimieri" w:date="2022-09-06T13:51:00Z"/>
                <w:color w:val="000000"/>
                <w:sz w:val="20"/>
                <w:szCs w:val="20"/>
                <w:lang w:val="en-US"/>
              </w:rPr>
            </w:pPr>
            <w:ins w:id="1516" w:author="Nick.Tolimieri"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151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18" w:author="Nick.Tolimieri" w:date="2022-09-06T13:51:00Z"/>
                <w:color w:val="000000"/>
                <w:sz w:val="20"/>
                <w:szCs w:val="20"/>
                <w:lang w:val="en-US"/>
              </w:rPr>
            </w:pPr>
            <w:ins w:id="1519" w:author="Nick.Tolimieri" w:date="2022-09-06T13:51:00Z">
              <w:r w:rsidRPr="00C97A89">
                <w:rPr>
                  <w:color w:val="000000"/>
                  <w:sz w:val="20"/>
                  <w:szCs w:val="20"/>
                  <w:lang w:val="en-US"/>
                </w:rPr>
                <w:t>110</w:t>
              </w:r>
            </w:ins>
          </w:p>
        </w:tc>
        <w:tc>
          <w:tcPr>
            <w:tcW w:w="700" w:type="dxa"/>
            <w:tcBorders>
              <w:top w:val="nil"/>
              <w:left w:val="nil"/>
              <w:bottom w:val="nil"/>
              <w:right w:val="nil"/>
            </w:tcBorders>
            <w:shd w:val="clear" w:color="auto" w:fill="auto"/>
            <w:noWrap/>
            <w:vAlign w:val="bottom"/>
            <w:hideMark/>
            <w:tcPrChange w:id="152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21" w:author="Nick.Tolimieri" w:date="2022-09-06T13:51:00Z"/>
                <w:color w:val="000000"/>
                <w:sz w:val="20"/>
                <w:szCs w:val="20"/>
                <w:lang w:val="en-US"/>
              </w:rPr>
            </w:pPr>
            <w:ins w:id="1522"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52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24" w:author="Nick.Tolimieri" w:date="2022-09-06T13:51:00Z"/>
                <w:color w:val="000000"/>
                <w:sz w:val="20"/>
                <w:szCs w:val="20"/>
                <w:lang w:val="en-US"/>
              </w:rPr>
            </w:pPr>
            <w:ins w:id="1525" w:author="Nick.Tolimieri" w:date="2022-09-06T13:51:00Z">
              <w:r w:rsidRPr="00C97A89">
                <w:rPr>
                  <w:color w:val="000000"/>
                  <w:sz w:val="20"/>
                  <w:szCs w:val="20"/>
                  <w:lang w:val="en-US"/>
                </w:rPr>
                <w:t>50</w:t>
              </w:r>
            </w:ins>
          </w:p>
        </w:tc>
        <w:tc>
          <w:tcPr>
            <w:tcW w:w="905" w:type="dxa"/>
            <w:tcBorders>
              <w:top w:val="nil"/>
              <w:left w:val="nil"/>
              <w:bottom w:val="nil"/>
              <w:right w:val="nil"/>
            </w:tcBorders>
            <w:shd w:val="clear" w:color="auto" w:fill="auto"/>
            <w:noWrap/>
            <w:vAlign w:val="bottom"/>
            <w:hideMark/>
            <w:tcPrChange w:id="152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27" w:author="Nick.Tolimieri" w:date="2022-09-06T13:51:00Z"/>
                <w:color w:val="000000"/>
                <w:sz w:val="20"/>
                <w:szCs w:val="20"/>
                <w:lang w:val="en-US"/>
              </w:rPr>
            </w:pPr>
            <w:ins w:id="1528" w:author="Nick.Tolimieri" w:date="2022-09-06T13:51:00Z">
              <w:r w:rsidRPr="00C97A89">
                <w:rPr>
                  <w:color w:val="000000"/>
                  <w:sz w:val="20"/>
                  <w:szCs w:val="20"/>
                  <w:lang w:val="en-US"/>
                </w:rPr>
                <w:t>1.97</w:t>
              </w:r>
            </w:ins>
          </w:p>
        </w:tc>
        <w:tc>
          <w:tcPr>
            <w:tcW w:w="905" w:type="dxa"/>
            <w:tcBorders>
              <w:top w:val="nil"/>
              <w:left w:val="nil"/>
              <w:bottom w:val="nil"/>
              <w:right w:val="nil"/>
            </w:tcBorders>
            <w:shd w:val="clear" w:color="auto" w:fill="auto"/>
            <w:noWrap/>
            <w:vAlign w:val="bottom"/>
            <w:hideMark/>
            <w:tcPrChange w:id="152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30" w:author="Nick.Tolimieri" w:date="2022-09-06T13:51:00Z"/>
                <w:color w:val="000000"/>
                <w:sz w:val="20"/>
                <w:szCs w:val="20"/>
                <w:lang w:val="en-US"/>
              </w:rPr>
            </w:pPr>
            <w:ins w:id="1531" w:author="Nick.Tolimieri" w:date="2022-09-06T13:51:00Z">
              <w:r w:rsidRPr="00C97A89">
                <w:rPr>
                  <w:color w:val="000000"/>
                  <w:sz w:val="20"/>
                  <w:szCs w:val="20"/>
                  <w:lang w:val="en-US"/>
                </w:rPr>
                <w:t>0.34</w:t>
              </w:r>
            </w:ins>
          </w:p>
        </w:tc>
        <w:tc>
          <w:tcPr>
            <w:tcW w:w="905" w:type="dxa"/>
            <w:tcBorders>
              <w:top w:val="nil"/>
              <w:left w:val="nil"/>
              <w:bottom w:val="nil"/>
              <w:right w:val="nil"/>
            </w:tcBorders>
            <w:shd w:val="clear" w:color="auto" w:fill="auto"/>
            <w:noWrap/>
            <w:vAlign w:val="bottom"/>
            <w:hideMark/>
            <w:tcPrChange w:id="153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33" w:author="Nick.Tolimieri" w:date="2022-09-06T13:51:00Z"/>
                <w:color w:val="000000"/>
                <w:sz w:val="20"/>
                <w:szCs w:val="20"/>
                <w:lang w:val="en-US"/>
              </w:rPr>
            </w:pPr>
            <w:ins w:id="1534" w:author="Nick.Tolimieri" w:date="2022-09-06T13:51:00Z">
              <w:r w:rsidRPr="00C97A89">
                <w:rPr>
                  <w:color w:val="000000"/>
                  <w:sz w:val="20"/>
                  <w:szCs w:val="20"/>
                  <w:lang w:val="en-US"/>
                </w:rPr>
                <w:t>4.15</w:t>
              </w:r>
            </w:ins>
          </w:p>
        </w:tc>
      </w:tr>
      <w:tr w:rsidR="00C97A89" w:rsidRPr="00C97A89" w:rsidTr="004C5EBF">
        <w:tblPrEx>
          <w:tblPrExChange w:id="1535" w:author="Nick.Tolimieri" w:date="2022-09-13T12:47:00Z">
            <w:tblPrEx>
              <w:tblW w:w="10017" w:type="dxa"/>
            </w:tblPrEx>
          </w:tblPrExChange>
        </w:tblPrEx>
        <w:trPr>
          <w:trHeight w:val="255"/>
          <w:ins w:id="1536" w:author="Nick.Tolimieri" w:date="2022-09-06T13:51:00Z"/>
          <w:trPrChange w:id="153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53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39" w:author="Nick.Tolimieri" w:date="2022-09-06T13:51:00Z"/>
                <w:color w:val="000000"/>
                <w:sz w:val="20"/>
                <w:szCs w:val="20"/>
                <w:lang w:val="en-US"/>
              </w:rPr>
            </w:pPr>
            <w:ins w:id="1540"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54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42" w:author="Nick.Tolimieri" w:date="2022-09-06T13:51:00Z"/>
                <w:color w:val="000000"/>
                <w:sz w:val="20"/>
                <w:szCs w:val="20"/>
                <w:lang w:val="en-US"/>
              </w:rPr>
            </w:pPr>
            <w:ins w:id="1543" w:author="Nick.Tolimieri"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154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45" w:author="Nick.Tolimieri" w:date="2022-09-06T13:51:00Z"/>
                <w:color w:val="000000"/>
                <w:sz w:val="20"/>
                <w:szCs w:val="20"/>
                <w:lang w:val="en-US"/>
              </w:rPr>
            </w:pPr>
            <w:ins w:id="1546" w:author="Nick.Tolimieri" w:date="2022-09-06T13:51:00Z">
              <w:r w:rsidRPr="00C97A89">
                <w:rPr>
                  <w:color w:val="000000"/>
                  <w:sz w:val="20"/>
                  <w:szCs w:val="20"/>
                  <w:lang w:val="en-US"/>
                </w:rPr>
                <w:t>29</w:t>
              </w:r>
            </w:ins>
          </w:p>
        </w:tc>
        <w:tc>
          <w:tcPr>
            <w:tcW w:w="736" w:type="dxa"/>
            <w:tcBorders>
              <w:top w:val="nil"/>
              <w:left w:val="nil"/>
              <w:bottom w:val="nil"/>
              <w:right w:val="nil"/>
            </w:tcBorders>
            <w:shd w:val="clear" w:color="auto" w:fill="auto"/>
            <w:noWrap/>
            <w:vAlign w:val="bottom"/>
            <w:hideMark/>
            <w:tcPrChange w:id="154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48" w:author="Nick.Tolimieri" w:date="2022-09-06T13:51:00Z"/>
                <w:color w:val="000000"/>
                <w:sz w:val="20"/>
                <w:szCs w:val="20"/>
                <w:lang w:val="en-US"/>
              </w:rPr>
            </w:pPr>
            <w:ins w:id="1549" w:author="Nick.Tolimieri" w:date="2022-09-06T13:51:00Z">
              <w:r w:rsidRPr="00C97A89">
                <w:rPr>
                  <w:color w:val="000000"/>
                  <w:sz w:val="20"/>
                  <w:szCs w:val="20"/>
                  <w:lang w:val="en-US"/>
                </w:rPr>
                <w:t>123</w:t>
              </w:r>
            </w:ins>
          </w:p>
        </w:tc>
        <w:tc>
          <w:tcPr>
            <w:tcW w:w="728" w:type="dxa"/>
            <w:tcBorders>
              <w:top w:val="nil"/>
              <w:left w:val="nil"/>
              <w:bottom w:val="nil"/>
              <w:right w:val="nil"/>
            </w:tcBorders>
            <w:shd w:val="clear" w:color="auto" w:fill="auto"/>
            <w:noWrap/>
            <w:vAlign w:val="bottom"/>
            <w:hideMark/>
            <w:tcPrChange w:id="155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51" w:author="Nick.Tolimieri" w:date="2022-09-06T13:51:00Z"/>
                <w:color w:val="000000"/>
                <w:sz w:val="20"/>
                <w:szCs w:val="20"/>
                <w:lang w:val="en-US"/>
              </w:rPr>
            </w:pPr>
            <w:ins w:id="1552" w:author="Nick.Tolimieri"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155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54" w:author="Nick.Tolimieri" w:date="2022-09-06T13:51:00Z"/>
                <w:color w:val="000000"/>
                <w:sz w:val="20"/>
                <w:szCs w:val="20"/>
                <w:lang w:val="en-US"/>
              </w:rPr>
            </w:pPr>
            <w:ins w:id="1555" w:author="Nick.Tolimieri" w:date="2022-09-06T13:51:00Z">
              <w:r w:rsidRPr="00C97A89">
                <w:rPr>
                  <w:color w:val="000000"/>
                  <w:sz w:val="20"/>
                  <w:szCs w:val="20"/>
                  <w:lang w:val="en-US"/>
                </w:rPr>
                <w:t>108</w:t>
              </w:r>
            </w:ins>
          </w:p>
        </w:tc>
        <w:tc>
          <w:tcPr>
            <w:tcW w:w="700" w:type="dxa"/>
            <w:tcBorders>
              <w:top w:val="nil"/>
              <w:left w:val="nil"/>
              <w:bottom w:val="nil"/>
              <w:right w:val="nil"/>
            </w:tcBorders>
            <w:shd w:val="clear" w:color="auto" w:fill="auto"/>
            <w:noWrap/>
            <w:vAlign w:val="bottom"/>
            <w:hideMark/>
            <w:tcPrChange w:id="155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57" w:author="Nick.Tolimieri" w:date="2022-09-06T13:51:00Z"/>
                <w:color w:val="000000"/>
                <w:sz w:val="20"/>
                <w:szCs w:val="20"/>
                <w:lang w:val="en-US"/>
              </w:rPr>
            </w:pPr>
            <w:ins w:id="1558"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55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60" w:author="Nick.Tolimieri" w:date="2022-09-06T13:51:00Z"/>
                <w:color w:val="000000"/>
                <w:sz w:val="20"/>
                <w:szCs w:val="20"/>
                <w:lang w:val="en-US"/>
              </w:rPr>
            </w:pPr>
            <w:ins w:id="1561" w:author="Nick.Tolimieri" w:date="2022-09-06T13:51:00Z">
              <w:r w:rsidRPr="00C97A89">
                <w:rPr>
                  <w:color w:val="000000"/>
                  <w:sz w:val="20"/>
                  <w:szCs w:val="20"/>
                  <w:lang w:val="en-US"/>
                </w:rPr>
                <w:t>44</w:t>
              </w:r>
            </w:ins>
          </w:p>
        </w:tc>
        <w:tc>
          <w:tcPr>
            <w:tcW w:w="905" w:type="dxa"/>
            <w:tcBorders>
              <w:top w:val="nil"/>
              <w:left w:val="nil"/>
              <w:bottom w:val="nil"/>
              <w:right w:val="nil"/>
            </w:tcBorders>
            <w:shd w:val="clear" w:color="auto" w:fill="auto"/>
            <w:noWrap/>
            <w:vAlign w:val="bottom"/>
            <w:hideMark/>
            <w:tcPrChange w:id="156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63" w:author="Nick.Tolimieri" w:date="2022-09-06T13:51:00Z"/>
                <w:color w:val="000000"/>
                <w:sz w:val="20"/>
                <w:szCs w:val="20"/>
                <w:lang w:val="en-US"/>
              </w:rPr>
            </w:pPr>
            <w:ins w:id="1564" w:author="Nick.Tolimieri" w:date="2022-09-06T13:51:00Z">
              <w:r w:rsidRPr="00C97A89">
                <w:rPr>
                  <w:color w:val="000000"/>
                  <w:sz w:val="20"/>
                  <w:szCs w:val="20"/>
                  <w:lang w:val="en-US"/>
                </w:rPr>
                <w:t>1.98</w:t>
              </w:r>
            </w:ins>
          </w:p>
        </w:tc>
        <w:tc>
          <w:tcPr>
            <w:tcW w:w="905" w:type="dxa"/>
            <w:tcBorders>
              <w:top w:val="nil"/>
              <w:left w:val="nil"/>
              <w:bottom w:val="nil"/>
              <w:right w:val="nil"/>
            </w:tcBorders>
            <w:shd w:val="clear" w:color="auto" w:fill="auto"/>
            <w:noWrap/>
            <w:vAlign w:val="bottom"/>
            <w:hideMark/>
            <w:tcPrChange w:id="156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66" w:author="Nick.Tolimieri" w:date="2022-09-06T13:51:00Z"/>
                <w:color w:val="000000"/>
                <w:sz w:val="20"/>
                <w:szCs w:val="20"/>
                <w:lang w:val="en-US"/>
              </w:rPr>
            </w:pPr>
            <w:ins w:id="1567" w:author="Nick.Tolimieri" w:date="2022-09-06T13:51:00Z">
              <w:r w:rsidRPr="00C97A89">
                <w:rPr>
                  <w:color w:val="000000"/>
                  <w:sz w:val="20"/>
                  <w:szCs w:val="20"/>
                  <w:lang w:val="en-US"/>
                </w:rPr>
                <w:t>0.26</w:t>
              </w:r>
            </w:ins>
          </w:p>
        </w:tc>
        <w:tc>
          <w:tcPr>
            <w:tcW w:w="905" w:type="dxa"/>
            <w:tcBorders>
              <w:top w:val="nil"/>
              <w:left w:val="nil"/>
              <w:bottom w:val="nil"/>
              <w:right w:val="nil"/>
            </w:tcBorders>
            <w:shd w:val="clear" w:color="auto" w:fill="auto"/>
            <w:noWrap/>
            <w:vAlign w:val="bottom"/>
            <w:hideMark/>
            <w:tcPrChange w:id="156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69" w:author="Nick.Tolimieri" w:date="2022-09-06T13:51:00Z"/>
                <w:color w:val="000000"/>
                <w:sz w:val="20"/>
                <w:szCs w:val="20"/>
                <w:lang w:val="en-US"/>
              </w:rPr>
            </w:pPr>
            <w:ins w:id="1570" w:author="Nick.Tolimieri" w:date="2022-09-06T13:51:00Z">
              <w:r w:rsidRPr="00C97A89">
                <w:rPr>
                  <w:color w:val="000000"/>
                  <w:sz w:val="20"/>
                  <w:szCs w:val="20"/>
                  <w:lang w:val="en-US"/>
                </w:rPr>
                <w:t>3.42</w:t>
              </w:r>
            </w:ins>
          </w:p>
        </w:tc>
      </w:tr>
      <w:tr w:rsidR="00C97A89" w:rsidRPr="00C97A89" w:rsidTr="004C5EBF">
        <w:tblPrEx>
          <w:tblPrExChange w:id="1571" w:author="Nick.Tolimieri" w:date="2022-09-13T12:47:00Z">
            <w:tblPrEx>
              <w:tblW w:w="10017" w:type="dxa"/>
            </w:tblPrEx>
          </w:tblPrExChange>
        </w:tblPrEx>
        <w:trPr>
          <w:trHeight w:val="255"/>
          <w:ins w:id="1572" w:author="Nick.Tolimieri" w:date="2022-09-06T13:51:00Z"/>
          <w:trPrChange w:id="157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57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75" w:author="Nick.Tolimieri" w:date="2022-09-06T13:51:00Z"/>
                <w:color w:val="000000"/>
                <w:sz w:val="20"/>
                <w:szCs w:val="20"/>
                <w:lang w:val="en-US"/>
              </w:rPr>
            </w:pPr>
            <w:ins w:id="1576"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57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78" w:author="Nick.Tolimieri" w:date="2022-09-06T13:51:00Z"/>
                <w:color w:val="000000"/>
                <w:sz w:val="20"/>
                <w:szCs w:val="20"/>
                <w:lang w:val="en-US"/>
              </w:rPr>
            </w:pPr>
            <w:ins w:id="1579" w:author="Nick.Tolimieri"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158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81" w:author="Nick.Tolimieri" w:date="2022-09-06T13:51:00Z"/>
                <w:color w:val="000000"/>
                <w:sz w:val="20"/>
                <w:szCs w:val="20"/>
                <w:lang w:val="en-US"/>
              </w:rPr>
            </w:pPr>
            <w:ins w:id="1582" w:author="Nick.Tolimieri" w:date="2022-09-06T13:51:00Z">
              <w:r w:rsidRPr="00C97A89">
                <w:rPr>
                  <w:color w:val="000000"/>
                  <w:sz w:val="20"/>
                  <w:szCs w:val="20"/>
                  <w:lang w:val="en-US"/>
                </w:rPr>
                <w:t>3</w:t>
              </w:r>
            </w:ins>
          </w:p>
        </w:tc>
        <w:tc>
          <w:tcPr>
            <w:tcW w:w="736" w:type="dxa"/>
            <w:tcBorders>
              <w:top w:val="nil"/>
              <w:left w:val="nil"/>
              <w:bottom w:val="nil"/>
              <w:right w:val="nil"/>
            </w:tcBorders>
            <w:shd w:val="clear" w:color="auto" w:fill="auto"/>
            <w:noWrap/>
            <w:vAlign w:val="bottom"/>
            <w:hideMark/>
            <w:tcPrChange w:id="158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84" w:author="Nick.Tolimieri" w:date="2022-09-06T13:51:00Z"/>
                <w:color w:val="000000"/>
                <w:sz w:val="20"/>
                <w:szCs w:val="20"/>
                <w:lang w:val="en-US"/>
              </w:rPr>
            </w:pPr>
            <w:ins w:id="1585"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58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87" w:author="Nick.Tolimieri" w:date="2022-09-06T13:51:00Z"/>
                <w:color w:val="000000"/>
                <w:sz w:val="20"/>
                <w:szCs w:val="20"/>
                <w:lang w:val="en-US"/>
              </w:rPr>
            </w:pPr>
            <w:ins w:id="1588"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58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90" w:author="Nick.Tolimieri" w:date="2022-09-06T13:51:00Z"/>
                <w:color w:val="000000"/>
                <w:sz w:val="20"/>
                <w:szCs w:val="20"/>
                <w:lang w:val="en-US"/>
              </w:rPr>
            </w:pPr>
            <w:ins w:id="1591"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59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93" w:author="Nick.Tolimieri" w:date="2022-09-06T13:51:00Z"/>
                <w:color w:val="000000"/>
                <w:sz w:val="20"/>
                <w:szCs w:val="20"/>
                <w:lang w:val="en-US"/>
              </w:rPr>
            </w:pPr>
            <w:ins w:id="1594"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59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96" w:author="Nick.Tolimieri" w:date="2022-09-06T13:51:00Z"/>
                <w:color w:val="000000"/>
                <w:sz w:val="20"/>
                <w:szCs w:val="20"/>
                <w:lang w:val="en-US"/>
              </w:rPr>
            </w:pPr>
            <w:ins w:id="159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59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99" w:author="Nick.Tolimieri" w:date="2022-09-06T13:51:00Z"/>
                <w:color w:val="000000"/>
                <w:sz w:val="20"/>
                <w:szCs w:val="20"/>
                <w:lang w:val="en-US"/>
              </w:rPr>
            </w:pPr>
            <w:ins w:id="160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0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02" w:author="Nick.Tolimieri" w:date="2022-09-06T13:51:00Z"/>
                <w:color w:val="000000"/>
                <w:sz w:val="20"/>
                <w:szCs w:val="20"/>
                <w:lang w:val="en-US"/>
              </w:rPr>
            </w:pPr>
            <w:ins w:id="160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0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05" w:author="Nick.Tolimieri" w:date="2022-09-06T13:51:00Z"/>
                <w:color w:val="000000"/>
                <w:sz w:val="20"/>
                <w:szCs w:val="20"/>
                <w:lang w:val="en-US"/>
              </w:rPr>
            </w:pPr>
            <w:ins w:id="1606" w:author="Nick.Tolimieri" w:date="2022-09-06T13:51:00Z">
              <w:r w:rsidRPr="00C97A89">
                <w:rPr>
                  <w:color w:val="000000"/>
                  <w:sz w:val="20"/>
                  <w:szCs w:val="20"/>
                  <w:lang w:val="en-US"/>
                </w:rPr>
                <w:t>-</w:t>
              </w:r>
            </w:ins>
          </w:p>
        </w:tc>
      </w:tr>
      <w:tr w:rsidR="00C97A89" w:rsidRPr="00C97A89" w:rsidTr="004C5EBF">
        <w:tblPrEx>
          <w:tblPrExChange w:id="1607" w:author="Nick.Tolimieri" w:date="2022-09-13T12:47:00Z">
            <w:tblPrEx>
              <w:tblW w:w="10017" w:type="dxa"/>
            </w:tblPrEx>
          </w:tblPrExChange>
        </w:tblPrEx>
        <w:trPr>
          <w:trHeight w:val="255"/>
          <w:ins w:id="1608" w:author="Nick.Tolimieri" w:date="2022-09-06T13:51:00Z"/>
          <w:trPrChange w:id="160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61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11" w:author="Nick.Tolimieri" w:date="2022-09-06T13:51:00Z"/>
                <w:color w:val="000000"/>
                <w:sz w:val="20"/>
                <w:szCs w:val="20"/>
                <w:lang w:val="en-US"/>
              </w:rPr>
            </w:pPr>
            <w:ins w:id="1612"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61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14" w:author="Nick.Tolimieri" w:date="2022-09-06T13:51:00Z"/>
                <w:color w:val="000000"/>
                <w:sz w:val="20"/>
                <w:szCs w:val="20"/>
                <w:lang w:val="en-US"/>
              </w:rPr>
            </w:pPr>
            <w:ins w:id="1615" w:author="Nick.Tolimieri"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161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17" w:author="Nick.Tolimieri" w:date="2022-09-06T13:51:00Z"/>
                <w:color w:val="000000"/>
                <w:sz w:val="20"/>
                <w:szCs w:val="20"/>
                <w:lang w:val="en-US"/>
              </w:rPr>
            </w:pPr>
            <w:ins w:id="161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61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20" w:author="Nick.Tolimieri" w:date="2022-09-06T13:51:00Z"/>
                <w:color w:val="000000"/>
                <w:sz w:val="20"/>
                <w:szCs w:val="20"/>
                <w:lang w:val="en-US"/>
              </w:rPr>
            </w:pPr>
            <w:ins w:id="1621"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62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23" w:author="Nick.Tolimieri" w:date="2022-09-06T13:51:00Z"/>
                <w:color w:val="000000"/>
                <w:sz w:val="20"/>
                <w:szCs w:val="20"/>
                <w:lang w:val="en-US"/>
              </w:rPr>
            </w:pPr>
            <w:ins w:id="1624"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62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26" w:author="Nick.Tolimieri" w:date="2022-09-06T13:51:00Z"/>
                <w:color w:val="000000"/>
                <w:sz w:val="20"/>
                <w:szCs w:val="20"/>
                <w:lang w:val="en-US"/>
              </w:rPr>
            </w:pPr>
            <w:ins w:id="1627"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62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29" w:author="Nick.Tolimieri" w:date="2022-09-06T13:51:00Z"/>
                <w:color w:val="000000"/>
                <w:sz w:val="20"/>
                <w:szCs w:val="20"/>
                <w:lang w:val="en-US"/>
              </w:rPr>
            </w:pPr>
            <w:ins w:id="1630"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63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32" w:author="Nick.Tolimieri" w:date="2022-09-06T13:51:00Z"/>
                <w:color w:val="000000"/>
                <w:sz w:val="20"/>
                <w:szCs w:val="20"/>
                <w:lang w:val="en-US"/>
              </w:rPr>
            </w:pPr>
            <w:ins w:id="163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3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35" w:author="Nick.Tolimieri" w:date="2022-09-06T13:51:00Z"/>
                <w:color w:val="000000"/>
                <w:sz w:val="20"/>
                <w:szCs w:val="20"/>
                <w:lang w:val="en-US"/>
              </w:rPr>
            </w:pPr>
            <w:ins w:id="163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3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38" w:author="Nick.Tolimieri" w:date="2022-09-06T13:51:00Z"/>
                <w:color w:val="000000"/>
                <w:sz w:val="20"/>
                <w:szCs w:val="20"/>
                <w:lang w:val="en-US"/>
              </w:rPr>
            </w:pPr>
            <w:ins w:id="163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4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41" w:author="Nick.Tolimieri" w:date="2022-09-06T13:51:00Z"/>
                <w:color w:val="000000"/>
                <w:sz w:val="20"/>
                <w:szCs w:val="20"/>
                <w:lang w:val="en-US"/>
              </w:rPr>
            </w:pPr>
            <w:ins w:id="1642" w:author="Nick.Tolimieri" w:date="2022-09-06T13:51:00Z">
              <w:r w:rsidRPr="00C97A89">
                <w:rPr>
                  <w:color w:val="000000"/>
                  <w:sz w:val="20"/>
                  <w:szCs w:val="20"/>
                  <w:lang w:val="en-US"/>
                </w:rPr>
                <w:t>-</w:t>
              </w:r>
            </w:ins>
          </w:p>
        </w:tc>
      </w:tr>
      <w:tr w:rsidR="00C97A89" w:rsidRPr="00C97A89" w:rsidTr="004C5EBF">
        <w:tblPrEx>
          <w:tblPrExChange w:id="1643" w:author="Nick.Tolimieri" w:date="2022-09-13T12:47:00Z">
            <w:tblPrEx>
              <w:tblW w:w="10017" w:type="dxa"/>
            </w:tblPrEx>
          </w:tblPrExChange>
        </w:tblPrEx>
        <w:trPr>
          <w:trHeight w:val="255"/>
          <w:ins w:id="1644" w:author="Nick.Tolimieri" w:date="2022-09-06T13:51:00Z"/>
          <w:trPrChange w:id="164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64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47" w:author="Nick.Tolimieri" w:date="2022-09-06T13:51:00Z"/>
                <w:color w:val="000000"/>
                <w:sz w:val="20"/>
                <w:szCs w:val="20"/>
                <w:lang w:val="en-US"/>
              </w:rPr>
            </w:pPr>
            <w:ins w:id="1648"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64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50" w:author="Nick.Tolimieri" w:date="2022-09-06T13:51:00Z"/>
                <w:color w:val="000000"/>
                <w:sz w:val="20"/>
                <w:szCs w:val="20"/>
                <w:lang w:val="en-US"/>
              </w:rPr>
            </w:pPr>
            <w:ins w:id="1651" w:author="Nick.Tolimieri"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165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53" w:author="Nick.Tolimieri" w:date="2022-09-06T13:51:00Z"/>
                <w:color w:val="000000"/>
                <w:sz w:val="20"/>
                <w:szCs w:val="20"/>
                <w:lang w:val="en-US"/>
              </w:rPr>
            </w:pPr>
            <w:ins w:id="165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65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56" w:author="Nick.Tolimieri" w:date="2022-09-06T13:51:00Z"/>
                <w:color w:val="000000"/>
                <w:sz w:val="20"/>
                <w:szCs w:val="20"/>
                <w:lang w:val="en-US"/>
              </w:rPr>
            </w:pPr>
            <w:ins w:id="1657"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65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59" w:author="Nick.Tolimieri" w:date="2022-09-06T13:51:00Z"/>
                <w:color w:val="000000"/>
                <w:sz w:val="20"/>
                <w:szCs w:val="20"/>
                <w:lang w:val="en-US"/>
              </w:rPr>
            </w:pPr>
            <w:ins w:id="1660"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66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62" w:author="Nick.Tolimieri" w:date="2022-09-06T13:51:00Z"/>
                <w:color w:val="000000"/>
                <w:sz w:val="20"/>
                <w:szCs w:val="20"/>
                <w:lang w:val="en-US"/>
              </w:rPr>
            </w:pPr>
            <w:ins w:id="1663"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66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65" w:author="Nick.Tolimieri" w:date="2022-09-06T13:51:00Z"/>
                <w:color w:val="000000"/>
                <w:sz w:val="20"/>
                <w:szCs w:val="20"/>
                <w:lang w:val="en-US"/>
              </w:rPr>
            </w:pPr>
            <w:ins w:id="1666"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66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68" w:author="Nick.Tolimieri" w:date="2022-09-06T13:51:00Z"/>
                <w:color w:val="000000"/>
                <w:sz w:val="20"/>
                <w:szCs w:val="20"/>
                <w:lang w:val="en-US"/>
              </w:rPr>
            </w:pPr>
            <w:ins w:id="166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7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71" w:author="Nick.Tolimieri" w:date="2022-09-06T13:51:00Z"/>
                <w:color w:val="000000"/>
                <w:sz w:val="20"/>
                <w:szCs w:val="20"/>
                <w:lang w:val="en-US"/>
              </w:rPr>
            </w:pPr>
            <w:ins w:id="167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7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74" w:author="Nick.Tolimieri" w:date="2022-09-06T13:51:00Z"/>
                <w:color w:val="000000"/>
                <w:sz w:val="20"/>
                <w:szCs w:val="20"/>
                <w:lang w:val="en-US"/>
              </w:rPr>
            </w:pPr>
            <w:ins w:id="167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7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77" w:author="Nick.Tolimieri" w:date="2022-09-06T13:51:00Z"/>
                <w:color w:val="000000"/>
                <w:sz w:val="20"/>
                <w:szCs w:val="20"/>
                <w:lang w:val="en-US"/>
              </w:rPr>
            </w:pPr>
            <w:ins w:id="1678" w:author="Nick.Tolimieri" w:date="2022-09-06T13:51:00Z">
              <w:r w:rsidRPr="00C97A89">
                <w:rPr>
                  <w:color w:val="000000"/>
                  <w:sz w:val="20"/>
                  <w:szCs w:val="20"/>
                  <w:lang w:val="en-US"/>
                </w:rPr>
                <w:t>-</w:t>
              </w:r>
            </w:ins>
          </w:p>
        </w:tc>
      </w:tr>
      <w:tr w:rsidR="00C97A89" w:rsidRPr="00C97A89" w:rsidTr="004C5EBF">
        <w:tblPrEx>
          <w:tblPrExChange w:id="1679" w:author="Nick.Tolimieri" w:date="2022-09-13T12:47:00Z">
            <w:tblPrEx>
              <w:tblW w:w="10017" w:type="dxa"/>
            </w:tblPrEx>
          </w:tblPrExChange>
        </w:tblPrEx>
        <w:trPr>
          <w:trHeight w:val="255"/>
          <w:ins w:id="1680" w:author="Nick.Tolimieri" w:date="2022-09-06T13:51:00Z"/>
          <w:trPrChange w:id="168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68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83" w:author="Nick.Tolimieri" w:date="2022-09-06T13:51:00Z"/>
                <w:color w:val="000000"/>
                <w:sz w:val="20"/>
                <w:szCs w:val="20"/>
                <w:lang w:val="en-US"/>
              </w:rPr>
            </w:pPr>
            <w:ins w:id="1684"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68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86" w:author="Nick.Tolimieri" w:date="2022-09-06T13:51:00Z"/>
                <w:color w:val="000000"/>
                <w:sz w:val="20"/>
                <w:szCs w:val="20"/>
                <w:lang w:val="en-US"/>
              </w:rPr>
            </w:pPr>
            <w:ins w:id="1687" w:author="Nick.Tolimieri"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168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89" w:author="Nick.Tolimieri" w:date="2022-09-06T13:51:00Z"/>
                <w:color w:val="000000"/>
                <w:sz w:val="20"/>
                <w:szCs w:val="20"/>
                <w:lang w:val="en-US"/>
              </w:rPr>
            </w:pPr>
            <w:ins w:id="1690"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69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92" w:author="Nick.Tolimieri" w:date="2022-09-06T13:51:00Z"/>
                <w:color w:val="000000"/>
                <w:sz w:val="20"/>
                <w:szCs w:val="20"/>
                <w:lang w:val="en-US"/>
              </w:rPr>
            </w:pPr>
            <w:ins w:id="1693" w:author="Nick.Tolimieri" w:date="2022-09-06T13:51:00Z">
              <w:r w:rsidRPr="00C97A89">
                <w:rPr>
                  <w:color w:val="000000"/>
                  <w:sz w:val="20"/>
                  <w:szCs w:val="20"/>
                  <w:lang w:val="en-US"/>
                </w:rPr>
                <w:t>14</w:t>
              </w:r>
            </w:ins>
          </w:p>
        </w:tc>
        <w:tc>
          <w:tcPr>
            <w:tcW w:w="728" w:type="dxa"/>
            <w:tcBorders>
              <w:top w:val="nil"/>
              <w:left w:val="nil"/>
              <w:bottom w:val="nil"/>
              <w:right w:val="nil"/>
            </w:tcBorders>
            <w:shd w:val="clear" w:color="auto" w:fill="auto"/>
            <w:noWrap/>
            <w:vAlign w:val="bottom"/>
            <w:hideMark/>
            <w:tcPrChange w:id="169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95" w:author="Nick.Tolimieri" w:date="2022-09-06T13:51:00Z"/>
                <w:color w:val="000000"/>
                <w:sz w:val="20"/>
                <w:szCs w:val="20"/>
                <w:lang w:val="en-US"/>
              </w:rPr>
            </w:pPr>
            <w:ins w:id="1696"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69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98" w:author="Nick.Tolimieri" w:date="2022-09-06T13:51:00Z"/>
                <w:color w:val="000000"/>
                <w:sz w:val="20"/>
                <w:szCs w:val="20"/>
                <w:lang w:val="en-US"/>
              </w:rPr>
            </w:pPr>
            <w:ins w:id="1699" w:author="Nick.Tolimieri"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170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01" w:author="Nick.Tolimieri" w:date="2022-09-06T13:51:00Z"/>
                <w:color w:val="000000"/>
                <w:sz w:val="20"/>
                <w:szCs w:val="20"/>
                <w:lang w:val="en-US"/>
              </w:rPr>
            </w:pPr>
            <w:ins w:id="1702" w:author="Nick.Tolimieri" w:date="2022-09-06T13:51:00Z">
              <w:r w:rsidRPr="00C97A89">
                <w:rPr>
                  <w:color w:val="000000"/>
                  <w:sz w:val="20"/>
                  <w:szCs w:val="20"/>
                  <w:lang w:val="en-US"/>
                </w:rPr>
                <w:t>19</w:t>
              </w:r>
            </w:ins>
          </w:p>
        </w:tc>
        <w:tc>
          <w:tcPr>
            <w:tcW w:w="640" w:type="dxa"/>
            <w:tcBorders>
              <w:top w:val="nil"/>
              <w:left w:val="nil"/>
              <w:bottom w:val="nil"/>
              <w:right w:val="nil"/>
            </w:tcBorders>
            <w:shd w:val="clear" w:color="auto" w:fill="auto"/>
            <w:noWrap/>
            <w:vAlign w:val="bottom"/>
            <w:hideMark/>
            <w:tcPrChange w:id="170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04" w:author="Nick.Tolimieri" w:date="2022-09-06T13:51:00Z"/>
                <w:color w:val="000000"/>
                <w:sz w:val="20"/>
                <w:szCs w:val="20"/>
                <w:lang w:val="en-US"/>
              </w:rPr>
            </w:pPr>
            <w:ins w:id="1705" w:author="Nick.Tolimieri"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170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07" w:author="Nick.Tolimieri" w:date="2022-09-06T13:51:00Z"/>
                <w:color w:val="000000"/>
                <w:sz w:val="20"/>
                <w:szCs w:val="20"/>
                <w:lang w:val="en-US"/>
              </w:rPr>
            </w:pPr>
            <w:ins w:id="1708" w:author="Nick.Tolimieri" w:date="2022-09-06T13:51:00Z">
              <w:r w:rsidRPr="00C97A89">
                <w:rPr>
                  <w:color w:val="000000"/>
                  <w:sz w:val="20"/>
                  <w:szCs w:val="20"/>
                  <w:lang w:val="en-US"/>
                </w:rPr>
                <w:t>1.54</w:t>
              </w:r>
            </w:ins>
          </w:p>
        </w:tc>
        <w:tc>
          <w:tcPr>
            <w:tcW w:w="905" w:type="dxa"/>
            <w:tcBorders>
              <w:top w:val="nil"/>
              <w:left w:val="nil"/>
              <w:bottom w:val="nil"/>
              <w:right w:val="nil"/>
            </w:tcBorders>
            <w:shd w:val="clear" w:color="auto" w:fill="auto"/>
            <w:noWrap/>
            <w:vAlign w:val="bottom"/>
            <w:hideMark/>
            <w:tcPrChange w:id="170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10" w:author="Nick.Tolimieri" w:date="2022-09-06T13:51:00Z"/>
                <w:color w:val="000000"/>
                <w:sz w:val="20"/>
                <w:szCs w:val="20"/>
                <w:lang w:val="en-US"/>
              </w:rPr>
            </w:pPr>
            <w:ins w:id="1711" w:author="Nick.Tolimieri" w:date="2022-09-06T13:51:00Z">
              <w:r w:rsidRPr="00C97A89">
                <w:rPr>
                  <w:color w:val="000000"/>
                  <w:sz w:val="20"/>
                  <w:szCs w:val="20"/>
                  <w:lang w:val="en-US"/>
                </w:rPr>
                <w:t>0.23</w:t>
              </w:r>
            </w:ins>
          </w:p>
        </w:tc>
        <w:tc>
          <w:tcPr>
            <w:tcW w:w="905" w:type="dxa"/>
            <w:tcBorders>
              <w:top w:val="nil"/>
              <w:left w:val="nil"/>
              <w:bottom w:val="nil"/>
              <w:right w:val="nil"/>
            </w:tcBorders>
            <w:shd w:val="clear" w:color="auto" w:fill="auto"/>
            <w:noWrap/>
            <w:vAlign w:val="bottom"/>
            <w:hideMark/>
            <w:tcPrChange w:id="171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13" w:author="Nick.Tolimieri" w:date="2022-09-06T13:51:00Z"/>
                <w:color w:val="000000"/>
                <w:sz w:val="20"/>
                <w:szCs w:val="20"/>
                <w:lang w:val="en-US"/>
              </w:rPr>
            </w:pPr>
            <w:ins w:id="1714" w:author="Nick.Tolimieri" w:date="2022-09-06T13:51:00Z">
              <w:r w:rsidRPr="00C97A89">
                <w:rPr>
                  <w:color w:val="000000"/>
                  <w:sz w:val="20"/>
                  <w:szCs w:val="20"/>
                  <w:lang w:val="en-US"/>
                </w:rPr>
                <w:t>1.93</w:t>
              </w:r>
            </w:ins>
          </w:p>
        </w:tc>
      </w:tr>
      <w:tr w:rsidR="00C97A89" w:rsidRPr="00C97A89" w:rsidTr="004C5EBF">
        <w:tblPrEx>
          <w:tblPrExChange w:id="1715" w:author="Nick.Tolimieri" w:date="2022-09-13T12:47:00Z">
            <w:tblPrEx>
              <w:tblW w:w="10017" w:type="dxa"/>
            </w:tblPrEx>
          </w:tblPrExChange>
        </w:tblPrEx>
        <w:trPr>
          <w:trHeight w:val="255"/>
          <w:ins w:id="1716" w:author="Nick.Tolimieri" w:date="2022-09-06T13:51:00Z"/>
          <w:trPrChange w:id="171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71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719" w:author="Nick.Tolimieri" w:date="2022-09-06T13:51:00Z"/>
                <w:color w:val="000000"/>
                <w:sz w:val="20"/>
                <w:szCs w:val="20"/>
                <w:lang w:val="en-US"/>
              </w:rPr>
            </w:pPr>
            <w:ins w:id="1720"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72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22" w:author="Nick.Tolimieri" w:date="2022-09-06T13:51:00Z"/>
                <w:color w:val="000000"/>
                <w:sz w:val="20"/>
                <w:szCs w:val="20"/>
                <w:lang w:val="en-US"/>
              </w:rPr>
            </w:pPr>
            <w:ins w:id="1723" w:author="Nick.Tolimieri"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172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25" w:author="Nick.Tolimieri" w:date="2022-09-06T13:51:00Z"/>
                <w:color w:val="000000"/>
                <w:sz w:val="20"/>
                <w:szCs w:val="20"/>
                <w:lang w:val="en-US"/>
              </w:rPr>
            </w:pPr>
            <w:ins w:id="1726"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72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28" w:author="Nick.Tolimieri" w:date="2022-09-06T13:51:00Z"/>
                <w:color w:val="000000"/>
                <w:sz w:val="20"/>
                <w:szCs w:val="20"/>
                <w:lang w:val="en-US"/>
              </w:rPr>
            </w:pPr>
            <w:ins w:id="1729" w:author="Nick.Tolimieri" w:date="2022-09-06T13:51:00Z">
              <w:r w:rsidRPr="00C97A89">
                <w:rPr>
                  <w:color w:val="000000"/>
                  <w:sz w:val="20"/>
                  <w:szCs w:val="20"/>
                  <w:lang w:val="en-US"/>
                </w:rPr>
                <w:t>29</w:t>
              </w:r>
            </w:ins>
          </w:p>
        </w:tc>
        <w:tc>
          <w:tcPr>
            <w:tcW w:w="728" w:type="dxa"/>
            <w:tcBorders>
              <w:top w:val="nil"/>
              <w:left w:val="nil"/>
              <w:bottom w:val="nil"/>
              <w:right w:val="nil"/>
            </w:tcBorders>
            <w:shd w:val="clear" w:color="auto" w:fill="auto"/>
            <w:noWrap/>
            <w:vAlign w:val="bottom"/>
            <w:hideMark/>
            <w:tcPrChange w:id="173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31" w:author="Nick.Tolimieri" w:date="2022-09-06T13:51:00Z"/>
                <w:color w:val="000000"/>
                <w:sz w:val="20"/>
                <w:szCs w:val="20"/>
                <w:lang w:val="en-US"/>
              </w:rPr>
            </w:pPr>
            <w:ins w:id="1732"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73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34" w:author="Nick.Tolimieri" w:date="2022-09-06T13:51:00Z"/>
                <w:color w:val="000000"/>
                <w:sz w:val="20"/>
                <w:szCs w:val="20"/>
                <w:lang w:val="en-US"/>
              </w:rPr>
            </w:pPr>
            <w:ins w:id="1735" w:author="Nick.Tolimieri" w:date="2022-09-06T13:51:00Z">
              <w:r w:rsidRPr="00C97A89">
                <w:rPr>
                  <w:color w:val="000000"/>
                  <w:sz w:val="20"/>
                  <w:szCs w:val="20"/>
                  <w:lang w:val="en-US"/>
                </w:rPr>
                <w:t>10</w:t>
              </w:r>
            </w:ins>
          </w:p>
        </w:tc>
        <w:tc>
          <w:tcPr>
            <w:tcW w:w="700" w:type="dxa"/>
            <w:tcBorders>
              <w:top w:val="nil"/>
              <w:left w:val="nil"/>
              <w:bottom w:val="nil"/>
              <w:right w:val="nil"/>
            </w:tcBorders>
            <w:shd w:val="clear" w:color="auto" w:fill="auto"/>
            <w:noWrap/>
            <w:vAlign w:val="bottom"/>
            <w:hideMark/>
            <w:tcPrChange w:id="173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37" w:author="Nick.Tolimieri" w:date="2022-09-06T13:51:00Z"/>
                <w:color w:val="000000"/>
                <w:sz w:val="20"/>
                <w:szCs w:val="20"/>
                <w:lang w:val="en-US"/>
              </w:rPr>
            </w:pPr>
            <w:ins w:id="1738" w:author="Nick.Tolimieri" w:date="2022-09-06T13:51:00Z">
              <w:r w:rsidRPr="00C97A89">
                <w:rPr>
                  <w:color w:val="000000"/>
                  <w:sz w:val="20"/>
                  <w:szCs w:val="20"/>
                  <w:lang w:val="en-US"/>
                </w:rPr>
                <w:t>10</w:t>
              </w:r>
            </w:ins>
          </w:p>
        </w:tc>
        <w:tc>
          <w:tcPr>
            <w:tcW w:w="640" w:type="dxa"/>
            <w:tcBorders>
              <w:top w:val="nil"/>
              <w:left w:val="nil"/>
              <w:bottom w:val="nil"/>
              <w:right w:val="nil"/>
            </w:tcBorders>
            <w:shd w:val="clear" w:color="auto" w:fill="auto"/>
            <w:noWrap/>
            <w:vAlign w:val="bottom"/>
            <w:hideMark/>
            <w:tcPrChange w:id="173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40" w:author="Nick.Tolimieri" w:date="2022-09-06T13:51:00Z"/>
                <w:color w:val="000000"/>
                <w:sz w:val="20"/>
                <w:szCs w:val="20"/>
                <w:lang w:val="en-US"/>
              </w:rPr>
            </w:pPr>
            <w:ins w:id="1741" w:author="Nick.Tolimieri" w:date="2022-09-06T13:51:00Z">
              <w:r w:rsidRPr="00C97A89">
                <w:rPr>
                  <w:color w:val="000000"/>
                  <w:sz w:val="20"/>
                  <w:szCs w:val="20"/>
                  <w:lang w:val="en-US"/>
                </w:rPr>
                <w:t>10</w:t>
              </w:r>
            </w:ins>
          </w:p>
        </w:tc>
        <w:tc>
          <w:tcPr>
            <w:tcW w:w="905" w:type="dxa"/>
            <w:tcBorders>
              <w:top w:val="nil"/>
              <w:left w:val="nil"/>
              <w:bottom w:val="nil"/>
              <w:right w:val="nil"/>
            </w:tcBorders>
            <w:shd w:val="clear" w:color="auto" w:fill="auto"/>
            <w:noWrap/>
            <w:vAlign w:val="bottom"/>
            <w:hideMark/>
            <w:tcPrChange w:id="174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43" w:author="Nick.Tolimieri" w:date="2022-09-06T13:51:00Z"/>
                <w:color w:val="000000"/>
                <w:sz w:val="20"/>
                <w:szCs w:val="20"/>
                <w:lang w:val="en-US"/>
              </w:rPr>
            </w:pPr>
            <w:ins w:id="1744" w:author="Nick.Tolimieri"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174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46" w:author="Nick.Tolimieri" w:date="2022-09-06T13:51:00Z"/>
                <w:color w:val="000000"/>
                <w:sz w:val="20"/>
                <w:szCs w:val="20"/>
                <w:lang w:val="en-US"/>
              </w:rPr>
            </w:pPr>
            <w:ins w:id="1747" w:author="Nick.Tolimieri"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174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49" w:author="Nick.Tolimieri" w:date="2022-09-06T13:51:00Z"/>
                <w:color w:val="000000"/>
                <w:sz w:val="20"/>
                <w:szCs w:val="20"/>
                <w:lang w:val="en-US"/>
              </w:rPr>
            </w:pPr>
            <w:ins w:id="1750" w:author="Nick.Tolimieri" w:date="2022-09-06T13:51:00Z">
              <w:r w:rsidRPr="00C97A89">
                <w:rPr>
                  <w:color w:val="000000"/>
                  <w:sz w:val="20"/>
                  <w:szCs w:val="20"/>
                  <w:lang w:val="en-US"/>
                </w:rPr>
                <w:t>1.69</w:t>
              </w:r>
            </w:ins>
          </w:p>
        </w:tc>
      </w:tr>
      <w:tr w:rsidR="00C97A89" w:rsidRPr="00C97A89" w:rsidTr="004C5EBF">
        <w:tblPrEx>
          <w:tblPrExChange w:id="1751" w:author="Nick.Tolimieri" w:date="2022-09-13T12:47:00Z">
            <w:tblPrEx>
              <w:tblW w:w="10017" w:type="dxa"/>
            </w:tblPrEx>
          </w:tblPrExChange>
        </w:tblPrEx>
        <w:trPr>
          <w:trHeight w:val="255"/>
          <w:ins w:id="1752" w:author="Nick.Tolimieri" w:date="2022-09-06T13:51:00Z"/>
          <w:trPrChange w:id="175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75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755" w:author="Nick.Tolimieri" w:date="2022-09-06T13:51:00Z"/>
                <w:color w:val="000000"/>
                <w:sz w:val="20"/>
                <w:szCs w:val="20"/>
                <w:lang w:val="en-US"/>
              </w:rPr>
            </w:pPr>
            <w:ins w:id="1756" w:author="Nick.Tolimieri" w:date="2022-09-06T13:51:00Z">
              <w:r w:rsidRPr="00C97A89">
                <w:rPr>
                  <w:color w:val="000000"/>
                  <w:sz w:val="20"/>
                  <w:szCs w:val="20"/>
                  <w:lang w:val="en-US"/>
                </w:rPr>
                <w:lastRenderedPageBreak/>
                <w:t>Cape Alava</w:t>
              </w:r>
            </w:ins>
          </w:p>
        </w:tc>
        <w:tc>
          <w:tcPr>
            <w:tcW w:w="616" w:type="dxa"/>
            <w:tcBorders>
              <w:top w:val="nil"/>
              <w:left w:val="nil"/>
              <w:bottom w:val="nil"/>
              <w:right w:val="nil"/>
            </w:tcBorders>
            <w:shd w:val="clear" w:color="auto" w:fill="auto"/>
            <w:noWrap/>
            <w:vAlign w:val="bottom"/>
            <w:hideMark/>
            <w:tcPrChange w:id="175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58" w:author="Nick.Tolimieri" w:date="2022-09-06T13:51:00Z"/>
                <w:color w:val="000000"/>
                <w:sz w:val="20"/>
                <w:szCs w:val="20"/>
                <w:lang w:val="en-US"/>
              </w:rPr>
            </w:pPr>
            <w:ins w:id="1759" w:author="Nick.Tolimieri"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176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61" w:author="Nick.Tolimieri" w:date="2022-09-06T13:51:00Z"/>
                <w:color w:val="000000"/>
                <w:sz w:val="20"/>
                <w:szCs w:val="20"/>
                <w:lang w:val="en-US"/>
              </w:rPr>
            </w:pPr>
            <w:ins w:id="1762"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76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64" w:author="Nick.Tolimieri" w:date="2022-09-06T13:51:00Z"/>
                <w:color w:val="000000"/>
                <w:sz w:val="20"/>
                <w:szCs w:val="20"/>
                <w:lang w:val="en-US"/>
              </w:rPr>
            </w:pPr>
            <w:ins w:id="1765" w:author="Nick.Tolimieri" w:date="2022-09-06T13:51:00Z">
              <w:r w:rsidRPr="00C97A89">
                <w:rPr>
                  <w:color w:val="000000"/>
                  <w:sz w:val="20"/>
                  <w:szCs w:val="20"/>
                  <w:lang w:val="en-US"/>
                </w:rPr>
                <w:t>15</w:t>
              </w:r>
            </w:ins>
          </w:p>
        </w:tc>
        <w:tc>
          <w:tcPr>
            <w:tcW w:w="728" w:type="dxa"/>
            <w:tcBorders>
              <w:top w:val="nil"/>
              <w:left w:val="nil"/>
              <w:bottom w:val="nil"/>
              <w:right w:val="nil"/>
            </w:tcBorders>
            <w:shd w:val="clear" w:color="auto" w:fill="auto"/>
            <w:noWrap/>
            <w:vAlign w:val="bottom"/>
            <w:hideMark/>
            <w:tcPrChange w:id="176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67" w:author="Nick.Tolimieri" w:date="2022-09-06T13:51:00Z"/>
                <w:color w:val="000000"/>
                <w:sz w:val="20"/>
                <w:szCs w:val="20"/>
                <w:lang w:val="en-US"/>
              </w:rPr>
            </w:pPr>
            <w:ins w:id="1768"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76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70" w:author="Nick.Tolimieri" w:date="2022-09-06T13:51:00Z"/>
                <w:color w:val="000000"/>
                <w:sz w:val="20"/>
                <w:szCs w:val="20"/>
                <w:lang w:val="en-US"/>
              </w:rPr>
            </w:pPr>
            <w:ins w:id="1771" w:author="Nick.Tolimieri" w:date="2022-09-06T13:51:00Z">
              <w:r w:rsidRPr="00C97A89">
                <w:rPr>
                  <w:color w:val="000000"/>
                  <w:sz w:val="20"/>
                  <w:szCs w:val="20"/>
                  <w:lang w:val="en-US"/>
                </w:rPr>
                <w:t>6</w:t>
              </w:r>
            </w:ins>
          </w:p>
        </w:tc>
        <w:tc>
          <w:tcPr>
            <w:tcW w:w="700" w:type="dxa"/>
            <w:tcBorders>
              <w:top w:val="nil"/>
              <w:left w:val="nil"/>
              <w:bottom w:val="nil"/>
              <w:right w:val="nil"/>
            </w:tcBorders>
            <w:shd w:val="clear" w:color="auto" w:fill="auto"/>
            <w:noWrap/>
            <w:vAlign w:val="bottom"/>
            <w:hideMark/>
            <w:tcPrChange w:id="177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73" w:author="Nick.Tolimieri" w:date="2022-09-06T13:51:00Z"/>
                <w:color w:val="000000"/>
                <w:sz w:val="20"/>
                <w:szCs w:val="20"/>
                <w:lang w:val="en-US"/>
              </w:rPr>
            </w:pPr>
            <w:ins w:id="1774"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177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76" w:author="Nick.Tolimieri" w:date="2022-09-06T13:51:00Z"/>
                <w:color w:val="000000"/>
                <w:sz w:val="20"/>
                <w:szCs w:val="20"/>
                <w:lang w:val="en-US"/>
              </w:rPr>
            </w:pPr>
            <w:ins w:id="1777" w:author="Nick.Tolimieri"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177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79" w:author="Nick.Tolimieri" w:date="2022-09-06T13:51:00Z"/>
                <w:color w:val="000000"/>
                <w:sz w:val="20"/>
                <w:szCs w:val="20"/>
                <w:lang w:val="en-US"/>
              </w:rPr>
            </w:pPr>
            <w:ins w:id="1780" w:author="Nick.Tolimieri" w:date="2022-09-06T13:51:00Z">
              <w:r w:rsidRPr="00C97A89">
                <w:rPr>
                  <w:color w:val="000000"/>
                  <w:sz w:val="20"/>
                  <w:szCs w:val="20"/>
                  <w:lang w:val="en-US"/>
                </w:rPr>
                <w:t>1.49</w:t>
              </w:r>
            </w:ins>
          </w:p>
        </w:tc>
        <w:tc>
          <w:tcPr>
            <w:tcW w:w="905" w:type="dxa"/>
            <w:tcBorders>
              <w:top w:val="nil"/>
              <w:left w:val="nil"/>
              <w:bottom w:val="nil"/>
              <w:right w:val="nil"/>
            </w:tcBorders>
            <w:shd w:val="clear" w:color="auto" w:fill="auto"/>
            <w:noWrap/>
            <w:vAlign w:val="bottom"/>
            <w:hideMark/>
            <w:tcPrChange w:id="178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82" w:author="Nick.Tolimieri" w:date="2022-09-06T13:51:00Z"/>
                <w:color w:val="000000"/>
                <w:sz w:val="20"/>
                <w:szCs w:val="20"/>
                <w:lang w:val="en-US"/>
              </w:rPr>
            </w:pPr>
            <w:ins w:id="1783" w:author="Nick.Tolimieri" w:date="2022-09-06T13:51:00Z">
              <w:r w:rsidRPr="00C97A89">
                <w:rPr>
                  <w:color w:val="000000"/>
                  <w:sz w:val="20"/>
                  <w:szCs w:val="20"/>
                  <w:lang w:val="en-US"/>
                </w:rPr>
                <w:t>0.08</w:t>
              </w:r>
            </w:ins>
          </w:p>
        </w:tc>
        <w:tc>
          <w:tcPr>
            <w:tcW w:w="905" w:type="dxa"/>
            <w:tcBorders>
              <w:top w:val="nil"/>
              <w:left w:val="nil"/>
              <w:bottom w:val="nil"/>
              <w:right w:val="nil"/>
            </w:tcBorders>
            <w:shd w:val="clear" w:color="auto" w:fill="auto"/>
            <w:noWrap/>
            <w:vAlign w:val="bottom"/>
            <w:hideMark/>
            <w:tcPrChange w:id="178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85" w:author="Nick.Tolimieri" w:date="2022-09-06T13:51:00Z"/>
                <w:color w:val="000000"/>
                <w:sz w:val="20"/>
                <w:szCs w:val="20"/>
                <w:lang w:val="en-US"/>
              </w:rPr>
            </w:pPr>
            <w:ins w:id="1786" w:author="Nick.Tolimieri" w:date="2022-09-06T13:51:00Z">
              <w:r w:rsidRPr="00C97A89">
                <w:rPr>
                  <w:color w:val="000000"/>
                  <w:sz w:val="20"/>
                  <w:szCs w:val="20"/>
                  <w:lang w:val="en-US"/>
                </w:rPr>
                <w:t>1.61</w:t>
              </w:r>
            </w:ins>
          </w:p>
        </w:tc>
      </w:tr>
      <w:tr w:rsidR="00C97A89" w:rsidRPr="00C97A89" w:rsidTr="004C5EBF">
        <w:tblPrEx>
          <w:tblPrExChange w:id="1787" w:author="Nick.Tolimieri" w:date="2022-09-13T12:47:00Z">
            <w:tblPrEx>
              <w:tblW w:w="10017" w:type="dxa"/>
            </w:tblPrEx>
          </w:tblPrExChange>
        </w:tblPrEx>
        <w:trPr>
          <w:trHeight w:val="255"/>
          <w:ins w:id="1788" w:author="Nick.Tolimieri" w:date="2022-09-06T13:51:00Z"/>
          <w:trPrChange w:id="178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79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791" w:author="Nick.Tolimieri" w:date="2022-09-06T13:51:00Z"/>
                <w:color w:val="000000"/>
                <w:sz w:val="20"/>
                <w:szCs w:val="20"/>
                <w:lang w:val="en-US"/>
              </w:rPr>
            </w:pPr>
            <w:ins w:id="1792"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79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94" w:author="Nick.Tolimieri" w:date="2022-09-06T13:51:00Z"/>
                <w:color w:val="000000"/>
                <w:sz w:val="20"/>
                <w:szCs w:val="20"/>
                <w:lang w:val="en-US"/>
              </w:rPr>
            </w:pPr>
            <w:ins w:id="1795" w:author="Nick.Tolimieri"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179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97" w:author="Nick.Tolimieri" w:date="2022-09-06T13:51:00Z"/>
                <w:color w:val="000000"/>
                <w:sz w:val="20"/>
                <w:szCs w:val="20"/>
                <w:lang w:val="en-US"/>
              </w:rPr>
            </w:pPr>
            <w:ins w:id="179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79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00" w:author="Nick.Tolimieri" w:date="2022-09-06T13:51:00Z"/>
                <w:color w:val="000000"/>
                <w:sz w:val="20"/>
                <w:szCs w:val="20"/>
                <w:lang w:val="en-US"/>
              </w:rPr>
            </w:pPr>
            <w:ins w:id="1801" w:author="Nick.Tolimieri" w:date="2022-09-06T13:51:00Z">
              <w:r w:rsidRPr="00C97A89">
                <w:rPr>
                  <w:color w:val="000000"/>
                  <w:sz w:val="20"/>
                  <w:szCs w:val="20"/>
                  <w:lang w:val="en-US"/>
                </w:rPr>
                <w:t>28</w:t>
              </w:r>
            </w:ins>
          </w:p>
        </w:tc>
        <w:tc>
          <w:tcPr>
            <w:tcW w:w="728" w:type="dxa"/>
            <w:tcBorders>
              <w:top w:val="nil"/>
              <w:left w:val="nil"/>
              <w:bottom w:val="nil"/>
              <w:right w:val="nil"/>
            </w:tcBorders>
            <w:shd w:val="clear" w:color="auto" w:fill="auto"/>
            <w:noWrap/>
            <w:vAlign w:val="bottom"/>
            <w:hideMark/>
            <w:tcPrChange w:id="180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03" w:author="Nick.Tolimieri" w:date="2022-09-06T13:51:00Z"/>
                <w:color w:val="000000"/>
                <w:sz w:val="20"/>
                <w:szCs w:val="20"/>
                <w:lang w:val="en-US"/>
              </w:rPr>
            </w:pPr>
            <w:ins w:id="1804"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80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06" w:author="Nick.Tolimieri" w:date="2022-09-06T13:51:00Z"/>
                <w:color w:val="000000"/>
                <w:sz w:val="20"/>
                <w:szCs w:val="20"/>
                <w:lang w:val="en-US"/>
              </w:rPr>
            </w:pPr>
            <w:ins w:id="1807" w:author="Nick.Tolimieri" w:date="2022-09-06T13:51:00Z">
              <w:r w:rsidRPr="00C97A89">
                <w:rPr>
                  <w:color w:val="000000"/>
                  <w:sz w:val="20"/>
                  <w:szCs w:val="20"/>
                  <w:lang w:val="en-US"/>
                </w:rPr>
                <w:t>7</w:t>
              </w:r>
            </w:ins>
          </w:p>
        </w:tc>
        <w:tc>
          <w:tcPr>
            <w:tcW w:w="700" w:type="dxa"/>
            <w:tcBorders>
              <w:top w:val="nil"/>
              <w:left w:val="nil"/>
              <w:bottom w:val="nil"/>
              <w:right w:val="nil"/>
            </w:tcBorders>
            <w:shd w:val="clear" w:color="auto" w:fill="auto"/>
            <w:noWrap/>
            <w:vAlign w:val="bottom"/>
            <w:hideMark/>
            <w:tcPrChange w:id="180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09" w:author="Nick.Tolimieri" w:date="2022-09-06T13:51:00Z"/>
                <w:color w:val="000000"/>
                <w:sz w:val="20"/>
                <w:szCs w:val="20"/>
                <w:lang w:val="en-US"/>
              </w:rPr>
            </w:pPr>
            <w:ins w:id="1810"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181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12" w:author="Nick.Tolimieri" w:date="2022-09-06T13:51:00Z"/>
                <w:color w:val="000000"/>
                <w:sz w:val="20"/>
                <w:szCs w:val="20"/>
                <w:lang w:val="en-US"/>
              </w:rPr>
            </w:pPr>
            <w:ins w:id="1813" w:author="Nick.Tolimieri"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181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15" w:author="Nick.Tolimieri" w:date="2022-09-06T13:51:00Z"/>
                <w:color w:val="000000"/>
                <w:sz w:val="20"/>
                <w:szCs w:val="20"/>
                <w:lang w:val="en-US"/>
              </w:rPr>
            </w:pPr>
            <w:ins w:id="1816" w:author="Nick.Tolimieri" w:date="2022-09-06T13:51:00Z">
              <w:r w:rsidRPr="00C97A89">
                <w:rPr>
                  <w:color w:val="000000"/>
                  <w:sz w:val="20"/>
                  <w:szCs w:val="20"/>
                  <w:lang w:val="en-US"/>
                </w:rPr>
                <w:t>1.85</w:t>
              </w:r>
            </w:ins>
          </w:p>
        </w:tc>
        <w:tc>
          <w:tcPr>
            <w:tcW w:w="905" w:type="dxa"/>
            <w:tcBorders>
              <w:top w:val="nil"/>
              <w:left w:val="nil"/>
              <w:bottom w:val="nil"/>
              <w:right w:val="nil"/>
            </w:tcBorders>
            <w:shd w:val="clear" w:color="auto" w:fill="auto"/>
            <w:noWrap/>
            <w:vAlign w:val="bottom"/>
            <w:hideMark/>
            <w:tcPrChange w:id="181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18" w:author="Nick.Tolimieri" w:date="2022-09-06T13:51:00Z"/>
                <w:color w:val="000000"/>
                <w:sz w:val="20"/>
                <w:szCs w:val="20"/>
                <w:lang w:val="en-US"/>
              </w:rPr>
            </w:pPr>
            <w:ins w:id="1819" w:author="Nick.Tolimieri" w:date="2022-09-06T13:51:00Z">
              <w:r w:rsidRPr="00C97A89">
                <w:rPr>
                  <w:color w:val="000000"/>
                  <w:sz w:val="20"/>
                  <w:szCs w:val="20"/>
                  <w:lang w:val="en-US"/>
                </w:rPr>
                <w:t>0.11</w:t>
              </w:r>
            </w:ins>
          </w:p>
        </w:tc>
        <w:tc>
          <w:tcPr>
            <w:tcW w:w="905" w:type="dxa"/>
            <w:tcBorders>
              <w:top w:val="nil"/>
              <w:left w:val="nil"/>
              <w:bottom w:val="nil"/>
              <w:right w:val="nil"/>
            </w:tcBorders>
            <w:shd w:val="clear" w:color="auto" w:fill="auto"/>
            <w:noWrap/>
            <w:vAlign w:val="bottom"/>
            <w:hideMark/>
            <w:tcPrChange w:id="182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21" w:author="Nick.Tolimieri" w:date="2022-09-06T13:51:00Z"/>
                <w:color w:val="000000"/>
                <w:sz w:val="20"/>
                <w:szCs w:val="20"/>
                <w:lang w:val="en-US"/>
              </w:rPr>
            </w:pPr>
            <w:ins w:id="1822" w:author="Nick.Tolimieri" w:date="2022-09-06T13:51:00Z">
              <w:r w:rsidRPr="00C97A89">
                <w:rPr>
                  <w:color w:val="000000"/>
                  <w:sz w:val="20"/>
                  <w:szCs w:val="20"/>
                  <w:lang w:val="en-US"/>
                </w:rPr>
                <w:t>2.01</w:t>
              </w:r>
            </w:ins>
          </w:p>
        </w:tc>
      </w:tr>
      <w:tr w:rsidR="00C97A89" w:rsidRPr="00C97A89" w:rsidTr="004C5EBF">
        <w:tblPrEx>
          <w:tblPrExChange w:id="1823" w:author="Nick.Tolimieri" w:date="2022-09-13T12:47:00Z">
            <w:tblPrEx>
              <w:tblW w:w="10017" w:type="dxa"/>
            </w:tblPrEx>
          </w:tblPrExChange>
        </w:tblPrEx>
        <w:trPr>
          <w:trHeight w:val="255"/>
          <w:ins w:id="1824" w:author="Nick.Tolimieri" w:date="2022-09-06T13:51:00Z"/>
          <w:trPrChange w:id="182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82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827" w:author="Nick.Tolimieri" w:date="2022-09-06T13:51:00Z"/>
                <w:color w:val="000000"/>
                <w:sz w:val="20"/>
                <w:szCs w:val="20"/>
                <w:lang w:val="en-US"/>
              </w:rPr>
            </w:pPr>
            <w:ins w:id="1828"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82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30" w:author="Nick.Tolimieri" w:date="2022-09-06T13:51:00Z"/>
                <w:color w:val="000000"/>
                <w:sz w:val="20"/>
                <w:szCs w:val="20"/>
                <w:lang w:val="en-US"/>
              </w:rPr>
            </w:pPr>
            <w:ins w:id="1831" w:author="Nick.Tolimieri"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183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33" w:author="Nick.Tolimieri" w:date="2022-09-06T13:51:00Z"/>
                <w:color w:val="000000"/>
                <w:sz w:val="20"/>
                <w:szCs w:val="20"/>
                <w:lang w:val="en-US"/>
              </w:rPr>
            </w:pPr>
            <w:ins w:id="183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83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36" w:author="Nick.Tolimieri" w:date="2022-09-06T13:51:00Z"/>
                <w:color w:val="000000"/>
                <w:sz w:val="20"/>
                <w:szCs w:val="20"/>
                <w:lang w:val="en-US"/>
              </w:rPr>
            </w:pPr>
            <w:ins w:id="1837" w:author="Nick.Tolimieri" w:date="2022-09-06T13:51:00Z">
              <w:r w:rsidRPr="00C97A89">
                <w:rPr>
                  <w:color w:val="000000"/>
                  <w:sz w:val="20"/>
                  <w:szCs w:val="20"/>
                  <w:lang w:val="en-US"/>
                </w:rPr>
                <w:t>16</w:t>
              </w:r>
            </w:ins>
          </w:p>
        </w:tc>
        <w:tc>
          <w:tcPr>
            <w:tcW w:w="728" w:type="dxa"/>
            <w:tcBorders>
              <w:top w:val="nil"/>
              <w:left w:val="nil"/>
              <w:bottom w:val="nil"/>
              <w:right w:val="nil"/>
            </w:tcBorders>
            <w:shd w:val="clear" w:color="auto" w:fill="auto"/>
            <w:noWrap/>
            <w:vAlign w:val="bottom"/>
            <w:hideMark/>
            <w:tcPrChange w:id="183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39" w:author="Nick.Tolimieri" w:date="2022-09-06T13:51:00Z"/>
                <w:color w:val="000000"/>
                <w:sz w:val="20"/>
                <w:szCs w:val="20"/>
                <w:lang w:val="en-US"/>
              </w:rPr>
            </w:pPr>
            <w:ins w:id="1840"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84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42" w:author="Nick.Tolimieri" w:date="2022-09-06T13:51:00Z"/>
                <w:color w:val="000000"/>
                <w:sz w:val="20"/>
                <w:szCs w:val="20"/>
                <w:lang w:val="en-US"/>
              </w:rPr>
            </w:pPr>
            <w:ins w:id="1843" w:author="Nick.Tolimieri" w:date="2022-09-06T13:51:00Z">
              <w:r w:rsidRPr="00C97A89">
                <w:rPr>
                  <w:color w:val="000000"/>
                  <w:sz w:val="20"/>
                  <w:szCs w:val="20"/>
                  <w:lang w:val="en-US"/>
                </w:rPr>
                <w:t>5</w:t>
              </w:r>
            </w:ins>
          </w:p>
        </w:tc>
        <w:tc>
          <w:tcPr>
            <w:tcW w:w="700" w:type="dxa"/>
            <w:tcBorders>
              <w:top w:val="nil"/>
              <w:left w:val="nil"/>
              <w:bottom w:val="nil"/>
              <w:right w:val="nil"/>
            </w:tcBorders>
            <w:shd w:val="clear" w:color="auto" w:fill="auto"/>
            <w:noWrap/>
            <w:vAlign w:val="bottom"/>
            <w:hideMark/>
            <w:tcPrChange w:id="184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45" w:author="Nick.Tolimieri" w:date="2022-09-06T13:51:00Z"/>
                <w:color w:val="000000"/>
                <w:sz w:val="20"/>
                <w:szCs w:val="20"/>
                <w:lang w:val="en-US"/>
              </w:rPr>
            </w:pPr>
            <w:ins w:id="1846"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84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48" w:author="Nick.Tolimieri" w:date="2022-09-06T13:51:00Z"/>
                <w:color w:val="000000"/>
                <w:sz w:val="20"/>
                <w:szCs w:val="20"/>
                <w:lang w:val="en-US"/>
              </w:rPr>
            </w:pPr>
            <w:ins w:id="1849" w:author="Nick.Tolimieri" w:date="2022-09-06T13:51:00Z">
              <w:r w:rsidRPr="00C97A89">
                <w:rPr>
                  <w:color w:val="000000"/>
                  <w:sz w:val="20"/>
                  <w:szCs w:val="20"/>
                  <w:lang w:val="en-US"/>
                </w:rPr>
                <w:t>5</w:t>
              </w:r>
            </w:ins>
          </w:p>
        </w:tc>
        <w:tc>
          <w:tcPr>
            <w:tcW w:w="905" w:type="dxa"/>
            <w:tcBorders>
              <w:top w:val="nil"/>
              <w:left w:val="nil"/>
              <w:bottom w:val="nil"/>
              <w:right w:val="nil"/>
            </w:tcBorders>
            <w:shd w:val="clear" w:color="auto" w:fill="auto"/>
            <w:noWrap/>
            <w:vAlign w:val="bottom"/>
            <w:hideMark/>
            <w:tcPrChange w:id="185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51" w:author="Nick.Tolimieri" w:date="2022-09-06T13:51:00Z"/>
                <w:color w:val="000000"/>
                <w:sz w:val="20"/>
                <w:szCs w:val="20"/>
                <w:lang w:val="en-US"/>
              </w:rPr>
            </w:pPr>
            <w:ins w:id="1852" w:author="Nick.Tolimieri" w:date="2022-09-06T13:51:00Z">
              <w:r w:rsidRPr="00C97A89">
                <w:rPr>
                  <w:color w:val="000000"/>
                  <w:sz w:val="20"/>
                  <w:szCs w:val="20"/>
                  <w:lang w:val="en-US"/>
                </w:rPr>
                <w:t>1.57</w:t>
              </w:r>
            </w:ins>
          </w:p>
        </w:tc>
        <w:tc>
          <w:tcPr>
            <w:tcW w:w="905" w:type="dxa"/>
            <w:tcBorders>
              <w:top w:val="nil"/>
              <w:left w:val="nil"/>
              <w:bottom w:val="nil"/>
              <w:right w:val="nil"/>
            </w:tcBorders>
            <w:shd w:val="clear" w:color="auto" w:fill="auto"/>
            <w:noWrap/>
            <w:vAlign w:val="bottom"/>
            <w:hideMark/>
            <w:tcPrChange w:id="185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54" w:author="Nick.Tolimieri" w:date="2022-09-06T13:51:00Z"/>
                <w:color w:val="000000"/>
                <w:sz w:val="20"/>
                <w:szCs w:val="20"/>
                <w:lang w:val="en-US"/>
              </w:rPr>
            </w:pPr>
            <w:ins w:id="1855" w:author="Nick.Tolimieri" w:date="2022-09-06T13:51:00Z">
              <w:r w:rsidRPr="00C97A89">
                <w:rPr>
                  <w:color w:val="000000"/>
                  <w:sz w:val="20"/>
                  <w:szCs w:val="20"/>
                  <w:lang w:val="en-US"/>
                </w:rPr>
                <w:t>0.15</w:t>
              </w:r>
            </w:ins>
          </w:p>
        </w:tc>
        <w:tc>
          <w:tcPr>
            <w:tcW w:w="905" w:type="dxa"/>
            <w:tcBorders>
              <w:top w:val="nil"/>
              <w:left w:val="nil"/>
              <w:bottom w:val="nil"/>
              <w:right w:val="nil"/>
            </w:tcBorders>
            <w:shd w:val="clear" w:color="auto" w:fill="auto"/>
            <w:noWrap/>
            <w:vAlign w:val="bottom"/>
            <w:hideMark/>
            <w:tcPrChange w:id="185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57" w:author="Nick.Tolimieri" w:date="2022-09-06T13:51:00Z"/>
                <w:color w:val="000000"/>
                <w:sz w:val="20"/>
                <w:szCs w:val="20"/>
                <w:lang w:val="en-US"/>
              </w:rPr>
            </w:pPr>
            <w:ins w:id="1858" w:author="Nick.Tolimieri" w:date="2022-09-06T13:51:00Z">
              <w:r w:rsidRPr="00C97A89">
                <w:rPr>
                  <w:color w:val="000000"/>
                  <w:sz w:val="20"/>
                  <w:szCs w:val="20"/>
                  <w:lang w:val="en-US"/>
                </w:rPr>
                <w:t>1.83</w:t>
              </w:r>
            </w:ins>
          </w:p>
        </w:tc>
      </w:tr>
      <w:tr w:rsidR="00C97A89" w:rsidRPr="00C97A89" w:rsidTr="004C5EBF">
        <w:tblPrEx>
          <w:tblPrExChange w:id="1859" w:author="Nick.Tolimieri" w:date="2022-09-13T12:47:00Z">
            <w:tblPrEx>
              <w:tblW w:w="10017" w:type="dxa"/>
            </w:tblPrEx>
          </w:tblPrExChange>
        </w:tblPrEx>
        <w:trPr>
          <w:trHeight w:val="255"/>
          <w:ins w:id="1860" w:author="Nick.Tolimieri" w:date="2022-09-06T13:51:00Z"/>
          <w:trPrChange w:id="186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86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863" w:author="Nick.Tolimieri" w:date="2022-09-06T13:51:00Z"/>
                <w:color w:val="000000"/>
                <w:sz w:val="20"/>
                <w:szCs w:val="20"/>
                <w:lang w:val="en-US"/>
              </w:rPr>
            </w:pPr>
            <w:ins w:id="1864"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86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66" w:author="Nick.Tolimieri" w:date="2022-09-06T13:51:00Z"/>
                <w:color w:val="000000"/>
                <w:sz w:val="20"/>
                <w:szCs w:val="20"/>
                <w:lang w:val="en-US"/>
              </w:rPr>
            </w:pPr>
            <w:ins w:id="1867" w:author="Nick.Tolimieri"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186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69" w:author="Nick.Tolimieri" w:date="2022-09-06T13:51:00Z"/>
                <w:color w:val="000000"/>
                <w:sz w:val="20"/>
                <w:szCs w:val="20"/>
                <w:lang w:val="en-US"/>
              </w:rPr>
            </w:pPr>
            <w:ins w:id="1870" w:author="Nick.Tolimieri" w:date="2022-09-06T13:51:00Z">
              <w:r w:rsidRPr="00C97A89">
                <w:rPr>
                  <w:color w:val="000000"/>
                  <w:sz w:val="20"/>
                  <w:szCs w:val="20"/>
                  <w:lang w:val="en-US"/>
                </w:rPr>
                <w:t>7</w:t>
              </w:r>
            </w:ins>
          </w:p>
        </w:tc>
        <w:tc>
          <w:tcPr>
            <w:tcW w:w="736" w:type="dxa"/>
            <w:tcBorders>
              <w:top w:val="nil"/>
              <w:left w:val="nil"/>
              <w:bottom w:val="nil"/>
              <w:right w:val="nil"/>
            </w:tcBorders>
            <w:shd w:val="clear" w:color="auto" w:fill="auto"/>
            <w:noWrap/>
            <w:vAlign w:val="bottom"/>
            <w:hideMark/>
            <w:tcPrChange w:id="187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72" w:author="Nick.Tolimieri" w:date="2022-09-06T13:51:00Z"/>
                <w:color w:val="000000"/>
                <w:sz w:val="20"/>
                <w:szCs w:val="20"/>
                <w:lang w:val="en-US"/>
              </w:rPr>
            </w:pPr>
            <w:ins w:id="1873" w:author="Nick.Tolimieri" w:date="2022-09-06T13:51:00Z">
              <w:r w:rsidRPr="00C97A89">
                <w:rPr>
                  <w:color w:val="000000"/>
                  <w:sz w:val="20"/>
                  <w:szCs w:val="20"/>
                  <w:lang w:val="en-US"/>
                </w:rPr>
                <w:t>9</w:t>
              </w:r>
            </w:ins>
          </w:p>
        </w:tc>
        <w:tc>
          <w:tcPr>
            <w:tcW w:w="728" w:type="dxa"/>
            <w:tcBorders>
              <w:top w:val="nil"/>
              <w:left w:val="nil"/>
              <w:bottom w:val="nil"/>
              <w:right w:val="nil"/>
            </w:tcBorders>
            <w:shd w:val="clear" w:color="auto" w:fill="auto"/>
            <w:noWrap/>
            <w:vAlign w:val="bottom"/>
            <w:hideMark/>
            <w:tcPrChange w:id="187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75" w:author="Nick.Tolimieri" w:date="2022-09-06T13:51:00Z"/>
                <w:color w:val="000000"/>
                <w:sz w:val="20"/>
                <w:szCs w:val="20"/>
                <w:lang w:val="en-US"/>
              </w:rPr>
            </w:pPr>
            <w:ins w:id="1876"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87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78" w:author="Nick.Tolimieri" w:date="2022-09-06T13:51:00Z"/>
                <w:color w:val="000000"/>
                <w:sz w:val="20"/>
                <w:szCs w:val="20"/>
                <w:lang w:val="en-US"/>
              </w:rPr>
            </w:pPr>
            <w:ins w:id="1879" w:author="Nick.Tolimieri" w:date="2022-09-06T13:51:00Z">
              <w:r w:rsidRPr="00C97A89">
                <w:rPr>
                  <w:color w:val="000000"/>
                  <w:sz w:val="20"/>
                  <w:szCs w:val="20"/>
                  <w:lang w:val="en-US"/>
                </w:rPr>
                <w:t>8</w:t>
              </w:r>
            </w:ins>
          </w:p>
        </w:tc>
        <w:tc>
          <w:tcPr>
            <w:tcW w:w="700" w:type="dxa"/>
            <w:tcBorders>
              <w:top w:val="nil"/>
              <w:left w:val="nil"/>
              <w:bottom w:val="nil"/>
              <w:right w:val="nil"/>
            </w:tcBorders>
            <w:shd w:val="clear" w:color="auto" w:fill="auto"/>
            <w:noWrap/>
            <w:vAlign w:val="bottom"/>
            <w:hideMark/>
            <w:tcPrChange w:id="188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81" w:author="Nick.Tolimieri" w:date="2022-09-06T13:51:00Z"/>
                <w:color w:val="000000"/>
                <w:sz w:val="20"/>
                <w:szCs w:val="20"/>
                <w:lang w:val="en-US"/>
              </w:rPr>
            </w:pPr>
            <w:ins w:id="1882"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188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84" w:author="Nick.Tolimieri" w:date="2022-09-06T13:51:00Z"/>
                <w:color w:val="000000"/>
                <w:sz w:val="20"/>
                <w:szCs w:val="20"/>
                <w:lang w:val="en-US"/>
              </w:rPr>
            </w:pPr>
            <w:ins w:id="1885"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188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87" w:author="Nick.Tolimieri" w:date="2022-09-06T13:51:00Z"/>
                <w:color w:val="000000"/>
                <w:sz w:val="20"/>
                <w:szCs w:val="20"/>
                <w:lang w:val="en-US"/>
              </w:rPr>
            </w:pPr>
            <w:ins w:id="1888" w:author="Nick.Tolimieri" w:date="2022-09-06T13:51:00Z">
              <w:r w:rsidRPr="00C97A89">
                <w:rPr>
                  <w:color w:val="000000"/>
                  <w:sz w:val="20"/>
                  <w:szCs w:val="20"/>
                  <w:lang w:val="en-US"/>
                </w:rPr>
                <w:t>2.45</w:t>
              </w:r>
            </w:ins>
          </w:p>
        </w:tc>
        <w:tc>
          <w:tcPr>
            <w:tcW w:w="905" w:type="dxa"/>
            <w:tcBorders>
              <w:top w:val="nil"/>
              <w:left w:val="nil"/>
              <w:bottom w:val="nil"/>
              <w:right w:val="nil"/>
            </w:tcBorders>
            <w:shd w:val="clear" w:color="auto" w:fill="auto"/>
            <w:noWrap/>
            <w:vAlign w:val="bottom"/>
            <w:hideMark/>
            <w:tcPrChange w:id="188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90" w:author="Nick.Tolimieri" w:date="2022-09-06T13:51:00Z"/>
                <w:color w:val="000000"/>
                <w:sz w:val="20"/>
                <w:szCs w:val="20"/>
                <w:lang w:val="en-US"/>
              </w:rPr>
            </w:pPr>
            <w:ins w:id="1891" w:author="Nick.Tolimieri" w:date="2022-09-06T13:51:00Z">
              <w:r w:rsidRPr="00C97A89">
                <w:rPr>
                  <w:color w:val="000000"/>
                  <w:sz w:val="20"/>
                  <w:szCs w:val="20"/>
                  <w:lang w:val="en-US"/>
                </w:rPr>
                <w:t>0.28</w:t>
              </w:r>
            </w:ins>
          </w:p>
        </w:tc>
        <w:tc>
          <w:tcPr>
            <w:tcW w:w="905" w:type="dxa"/>
            <w:tcBorders>
              <w:top w:val="nil"/>
              <w:left w:val="nil"/>
              <w:bottom w:val="nil"/>
              <w:right w:val="nil"/>
            </w:tcBorders>
            <w:shd w:val="clear" w:color="auto" w:fill="auto"/>
            <w:noWrap/>
            <w:vAlign w:val="bottom"/>
            <w:hideMark/>
            <w:tcPrChange w:id="189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93" w:author="Nick.Tolimieri" w:date="2022-09-06T13:51:00Z"/>
                <w:color w:val="000000"/>
                <w:sz w:val="20"/>
                <w:szCs w:val="20"/>
                <w:lang w:val="en-US"/>
              </w:rPr>
            </w:pPr>
            <w:ins w:id="1894" w:author="Nick.Tolimieri" w:date="2022-09-06T13:51:00Z">
              <w:r w:rsidRPr="00C97A89">
                <w:rPr>
                  <w:color w:val="000000"/>
                  <w:sz w:val="20"/>
                  <w:szCs w:val="20"/>
                  <w:lang w:val="en-US"/>
                </w:rPr>
                <w:t>2.84</w:t>
              </w:r>
            </w:ins>
          </w:p>
        </w:tc>
      </w:tr>
      <w:tr w:rsidR="00C97A89" w:rsidRPr="00C97A89" w:rsidTr="004C5EBF">
        <w:tblPrEx>
          <w:tblPrExChange w:id="1895" w:author="Nick.Tolimieri" w:date="2022-09-13T12:47:00Z">
            <w:tblPrEx>
              <w:tblW w:w="10017" w:type="dxa"/>
            </w:tblPrEx>
          </w:tblPrExChange>
        </w:tblPrEx>
        <w:trPr>
          <w:trHeight w:val="255"/>
          <w:ins w:id="1896" w:author="Nick.Tolimieri" w:date="2022-09-06T13:51:00Z"/>
          <w:trPrChange w:id="189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89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899" w:author="Nick.Tolimieri" w:date="2022-09-06T13:51:00Z"/>
                <w:color w:val="000000"/>
                <w:sz w:val="20"/>
                <w:szCs w:val="20"/>
                <w:lang w:val="en-US"/>
              </w:rPr>
            </w:pPr>
            <w:ins w:id="1900"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90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02" w:author="Nick.Tolimieri" w:date="2022-09-06T13:51:00Z"/>
                <w:color w:val="000000"/>
                <w:sz w:val="20"/>
                <w:szCs w:val="20"/>
                <w:lang w:val="en-US"/>
              </w:rPr>
            </w:pPr>
            <w:ins w:id="1903" w:author="Nick.Tolimieri"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190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05" w:author="Nick.Tolimieri" w:date="2022-09-06T13:51:00Z"/>
                <w:color w:val="000000"/>
                <w:sz w:val="20"/>
                <w:szCs w:val="20"/>
                <w:lang w:val="en-US"/>
              </w:rPr>
            </w:pPr>
            <w:ins w:id="1906"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90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08" w:author="Nick.Tolimieri" w:date="2022-09-06T13:51:00Z"/>
                <w:color w:val="000000"/>
                <w:sz w:val="20"/>
                <w:szCs w:val="20"/>
                <w:lang w:val="en-US"/>
              </w:rPr>
            </w:pPr>
            <w:ins w:id="1909"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91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11" w:author="Nick.Tolimieri" w:date="2022-09-06T13:51:00Z"/>
                <w:color w:val="000000"/>
                <w:sz w:val="20"/>
                <w:szCs w:val="20"/>
                <w:lang w:val="en-US"/>
              </w:rPr>
            </w:pPr>
            <w:ins w:id="1912"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91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14" w:author="Nick.Tolimieri" w:date="2022-09-06T13:51:00Z"/>
                <w:color w:val="000000"/>
                <w:sz w:val="20"/>
                <w:szCs w:val="20"/>
                <w:lang w:val="en-US"/>
              </w:rPr>
            </w:pPr>
            <w:ins w:id="1915"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91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17" w:author="Nick.Tolimieri" w:date="2022-09-06T13:51:00Z"/>
                <w:color w:val="000000"/>
                <w:sz w:val="20"/>
                <w:szCs w:val="20"/>
                <w:lang w:val="en-US"/>
              </w:rPr>
            </w:pPr>
            <w:ins w:id="1918"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91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20" w:author="Nick.Tolimieri" w:date="2022-09-06T13:51:00Z"/>
                <w:color w:val="000000"/>
                <w:sz w:val="20"/>
                <w:szCs w:val="20"/>
                <w:lang w:val="en-US"/>
              </w:rPr>
            </w:pPr>
            <w:ins w:id="192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2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23" w:author="Nick.Tolimieri" w:date="2022-09-06T13:51:00Z"/>
                <w:color w:val="000000"/>
                <w:sz w:val="20"/>
                <w:szCs w:val="20"/>
                <w:lang w:val="en-US"/>
              </w:rPr>
            </w:pPr>
            <w:ins w:id="192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2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26" w:author="Nick.Tolimieri" w:date="2022-09-06T13:51:00Z"/>
                <w:color w:val="000000"/>
                <w:sz w:val="20"/>
                <w:szCs w:val="20"/>
                <w:lang w:val="en-US"/>
              </w:rPr>
            </w:pPr>
            <w:ins w:id="192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2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29" w:author="Nick.Tolimieri" w:date="2022-09-06T13:51:00Z"/>
                <w:color w:val="000000"/>
                <w:sz w:val="20"/>
                <w:szCs w:val="20"/>
                <w:lang w:val="en-US"/>
              </w:rPr>
            </w:pPr>
            <w:ins w:id="1930" w:author="Nick.Tolimieri" w:date="2022-09-06T13:51:00Z">
              <w:r w:rsidRPr="00C97A89">
                <w:rPr>
                  <w:color w:val="000000"/>
                  <w:sz w:val="20"/>
                  <w:szCs w:val="20"/>
                  <w:lang w:val="en-US"/>
                </w:rPr>
                <w:t>-</w:t>
              </w:r>
            </w:ins>
          </w:p>
        </w:tc>
      </w:tr>
      <w:tr w:rsidR="00C97A89" w:rsidRPr="00C97A89" w:rsidTr="004C5EBF">
        <w:tblPrEx>
          <w:tblPrExChange w:id="1931" w:author="Nick.Tolimieri" w:date="2022-09-13T12:47:00Z">
            <w:tblPrEx>
              <w:tblW w:w="10017" w:type="dxa"/>
            </w:tblPrEx>
          </w:tblPrExChange>
        </w:tblPrEx>
        <w:trPr>
          <w:trHeight w:val="255"/>
          <w:ins w:id="1932" w:author="Nick.Tolimieri" w:date="2022-09-06T13:51:00Z"/>
          <w:trPrChange w:id="193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93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35" w:author="Nick.Tolimieri" w:date="2022-09-06T13:51:00Z"/>
                <w:color w:val="000000"/>
                <w:sz w:val="20"/>
                <w:szCs w:val="20"/>
                <w:lang w:val="en-US"/>
              </w:rPr>
            </w:pPr>
            <w:ins w:id="1936"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93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38" w:author="Nick.Tolimieri" w:date="2022-09-06T13:51:00Z"/>
                <w:color w:val="000000"/>
                <w:sz w:val="20"/>
                <w:szCs w:val="20"/>
                <w:lang w:val="en-US"/>
              </w:rPr>
            </w:pPr>
            <w:ins w:id="1939" w:author="Nick.Tolimieri"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194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41" w:author="Nick.Tolimieri" w:date="2022-09-06T13:51:00Z"/>
                <w:color w:val="000000"/>
                <w:sz w:val="20"/>
                <w:szCs w:val="20"/>
                <w:lang w:val="en-US"/>
              </w:rPr>
            </w:pPr>
            <w:ins w:id="1942"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94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44" w:author="Nick.Tolimieri" w:date="2022-09-06T13:51:00Z"/>
                <w:color w:val="000000"/>
                <w:sz w:val="20"/>
                <w:szCs w:val="20"/>
                <w:lang w:val="en-US"/>
              </w:rPr>
            </w:pPr>
            <w:ins w:id="1945"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94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47" w:author="Nick.Tolimieri" w:date="2022-09-06T13:51:00Z"/>
                <w:color w:val="000000"/>
                <w:sz w:val="20"/>
                <w:szCs w:val="20"/>
                <w:lang w:val="en-US"/>
              </w:rPr>
            </w:pPr>
            <w:ins w:id="1948"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94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50" w:author="Nick.Tolimieri" w:date="2022-09-06T13:51:00Z"/>
                <w:color w:val="000000"/>
                <w:sz w:val="20"/>
                <w:szCs w:val="20"/>
                <w:lang w:val="en-US"/>
              </w:rPr>
            </w:pPr>
            <w:ins w:id="1951"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95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53" w:author="Nick.Tolimieri" w:date="2022-09-06T13:51:00Z"/>
                <w:color w:val="000000"/>
                <w:sz w:val="20"/>
                <w:szCs w:val="20"/>
                <w:lang w:val="en-US"/>
              </w:rPr>
            </w:pPr>
            <w:ins w:id="1954"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95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56" w:author="Nick.Tolimieri" w:date="2022-09-06T13:51:00Z"/>
                <w:color w:val="000000"/>
                <w:sz w:val="20"/>
                <w:szCs w:val="20"/>
                <w:lang w:val="en-US"/>
              </w:rPr>
            </w:pPr>
            <w:ins w:id="195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5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59" w:author="Nick.Tolimieri" w:date="2022-09-06T13:51:00Z"/>
                <w:color w:val="000000"/>
                <w:sz w:val="20"/>
                <w:szCs w:val="20"/>
                <w:lang w:val="en-US"/>
              </w:rPr>
            </w:pPr>
            <w:ins w:id="196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6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62" w:author="Nick.Tolimieri" w:date="2022-09-06T13:51:00Z"/>
                <w:color w:val="000000"/>
                <w:sz w:val="20"/>
                <w:szCs w:val="20"/>
                <w:lang w:val="en-US"/>
              </w:rPr>
            </w:pPr>
            <w:ins w:id="196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6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65" w:author="Nick.Tolimieri" w:date="2022-09-06T13:51:00Z"/>
                <w:color w:val="000000"/>
                <w:sz w:val="20"/>
                <w:szCs w:val="20"/>
                <w:lang w:val="en-US"/>
              </w:rPr>
            </w:pPr>
            <w:ins w:id="1966" w:author="Nick.Tolimieri" w:date="2022-09-06T13:51:00Z">
              <w:r w:rsidRPr="00C97A89">
                <w:rPr>
                  <w:color w:val="000000"/>
                  <w:sz w:val="20"/>
                  <w:szCs w:val="20"/>
                  <w:lang w:val="en-US"/>
                </w:rPr>
                <w:t>-</w:t>
              </w:r>
            </w:ins>
          </w:p>
        </w:tc>
      </w:tr>
      <w:tr w:rsidR="00C97A89" w:rsidRPr="00C97A89" w:rsidTr="004C5EBF">
        <w:tblPrEx>
          <w:tblPrExChange w:id="1967" w:author="Nick.Tolimieri" w:date="2022-09-13T12:47:00Z">
            <w:tblPrEx>
              <w:tblW w:w="10017" w:type="dxa"/>
            </w:tblPrEx>
          </w:tblPrExChange>
        </w:tblPrEx>
        <w:trPr>
          <w:trHeight w:val="255"/>
          <w:ins w:id="1968" w:author="Nick.Tolimieri" w:date="2022-09-06T13:51:00Z"/>
          <w:trPrChange w:id="196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97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71" w:author="Nick.Tolimieri" w:date="2022-09-06T13:51:00Z"/>
                <w:color w:val="000000"/>
                <w:sz w:val="20"/>
                <w:szCs w:val="20"/>
                <w:lang w:val="en-US"/>
              </w:rPr>
            </w:pPr>
            <w:ins w:id="1972"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97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74" w:author="Nick.Tolimieri" w:date="2022-09-06T13:51:00Z"/>
                <w:color w:val="000000"/>
                <w:sz w:val="20"/>
                <w:szCs w:val="20"/>
                <w:lang w:val="en-US"/>
              </w:rPr>
            </w:pPr>
            <w:ins w:id="1975" w:author="Nick.Tolimieri"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197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77" w:author="Nick.Tolimieri" w:date="2022-09-06T13:51:00Z"/>
                <w:color w:val="000000"/>
                <w:sz w:val="20"/>
                <w:szCs w:val="20"/>
                <w:lang w:val="en-US"/>
              </w:rPr>
            </w:pPr>
            <w:ins w:id="197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97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80" w:author="Nick.Tolimieri" w:date="2022-09-06T13:51:00Z"/>
                <w:color w:val="000000"/>
                <w:sz w:val="20"/>
                <w:szCs w:val="20"/>
                <w:lang w:val="en-US"/>
              </w:rPr>
            </w:pPr>
            <w:ins w:id="1981" w:author="Nick.Tolimieri" w:date="2022-09-06T13:51:00Z">
              <w:r w:rsidRPr="00C97A89">
                <w:rPr>
                  <w:color w:val="000000"/>
                  <w:sz w:val="20"/>
                  <w:szCs w:val="20"/>
                  <w:lang w:val="en-US"/>
                </w:rPr>
                <w:t>20</w:t>
              </w:r>
            </w:ins>
          </w:p>
        </w:tc>
        <w:tc>
          <w:tcPr>
            <w:tcW w:w="728" w:type="dxa"/>
            <w:tcBorders>
              <w:top w:val="nil"/>
              <w:left w:val="nil"/>
              <w:bottom w:val="nil"/>
              <w:right w:val="nil"/>
            </w:tcBorders>
            <w:shd w:val="clear" w:color="auto" w:fill="auto"/>
            <w:noWrap/>
            <w:vAlign w:val="bottom"/>
            <w:hideMark/>
            <w:tcPrChange w:id="198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83" w:author="Nick.Tolimieri" w:date="2022-09-06T13:51:00Z"/>
                <w:color w:val="000000"/>
                <w:sz w:val="20"/>
                <w:szCs w:val="20"/>
                <w:lang w:val="en-US"/>
              </w:rPr>
            </w:pPr>
            <w:ins w:id="1984"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198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86" w:author="Nick.Tolimieri" w:date="2022-09-06T13:51:00Z"/>
                <w:color w:val="000000"/>
                <w:sz w:val="20"/>
                <w:szCs w:val="20"/>
                <w:lang w:val="en-US"/>
              </w:rPr>
            </w:pPr>
            <w:ins w:id="1987" w:author="Nick.Tolimieri" w:date="2022-09-06T13:51:00Z">
              <w:r w:rsidRPr="00C97A89">
                <w:rPr>
                  <w:color w:val="000000"/>
                  <w:sz w:val="20"/>
                  <w:szCs w:val="20"/>
                  <w:lang w:val="en-US"/>
                </w:rPr>
                <w:t>11</w:t>
              </w:r>
            </w:ins>
          </w:p>
        </w:tc>
        <w:tc>
          <w:tcPr>
            <w:tcW w:w="700" w:type="dxa"/>
            <w:tcBorders>
              <w:top w:val="nil"/>
              <w:left w:val="nil"/>
              <w:bottom w:val="nil"/>
              <w:right w:val="nil"/>
            </w:tcBorders>
            <w:shd w:val="clear" w:color="auto" w:fill="auto"/>
            <w:noWrap/>
            <w:vAlign w:val="bottom"/>
            <w:hideMark/>
            <w:tcPrChange w:id="198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89" w:author="Nick.Tolimieri" w:date="2022-09-06T13:51:00Z"/>
                <w:color w:val="000000"/>
                <w:sz w:val="20"/>
                <w:szCs w:val="20"/>
                <w:lang w:val="en-US"/>
              </w:rPr>
            </w:pPr>
            <w:ins w:id="1990"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99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92" w:author="Nick.Tolimieri" w:date="2022-09-06T13:51:00Z"/>
                <w:color w:val="000000"/>
                <w:sz w:val="20"/>
                <w:szCs w:val="20"/>
                <w:lang w:val="en-US"/>
              </w:rPr>
            </w:pPr>
            <w:ins w:id="1993" w:author="Nick.Tolimieri"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199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95" w:author="Nick.Tolimieri" w:date="2022-09-06T13:51:00Z"/>
                <w:color w:val="000000"/>
                <w:sz w:val="20"/>
                <w:szCs w:val="20"/>
                <w:lang w:val="en-US"/>
              </w:rPr>
            </w:pPr>
            <w:ins w:id="1996" w:author="Nick.Tolimieri" w:date="2022-09-06T13:51:00Z">
              <w:r w:rsidRPr="00C97A89">
                <w:rPr>
                  <w:color w:val="000000"/>
                  <w:sz w:val="20"/>
                  <w:szCs w:val="20"/>
                  <w:lang w:val="en-US"/>
                </w:rPr>
                <w:t>1.57</w:t>
              </w:r>
            </w:ins>
          </w:p>
        </w:tc>
        <w:tc>
          <w:tcPr>
            <w:tcW w:w="905" w:type="dxa"/>
            <w:tcBorders>
              <w:top w:val="nil"/>
              <w:left w:val="nil"/>
              <w:bottom w:val="nil"/>
              <w:right w:val="nil"/>
            </w:tcBorders>
            <w:shd w:val="clear" w:color="auto" w:fill="auto"/>
            <w:noWrap/>
            <w:vAlign w:val="bottom"/>
            <w:hideMark/>
            <w:tcPrChange w:id="199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98" w:author="Nick.Tolimieri" w:date="2022-09-06T13:51:00Z"/>
                <w:color w:val="000000"/>
                <w:sz w:val="20"/>
                <w:szCs w:val="20"/>
                <w:lang w:val="en-US"/>
              </w:rPr>
            </w:pPr>
            <w:ins w:id="1999" w:author="Nick.Tolimieri"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200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01" w:author="Nick.Tolimieri" w:date="2022-09-06T13:51:00Z"/>
                <w:color w:val="000000"/>
                <w:sz w:val="20"/>
                <w:szCs w:val="20"/>
                <w:lang w:val="en-US"/>
              </w:rPr>
            </w:pPr>
            <w:ins w:id="2002" w:author="Nick.Tolimieri" w:date="2022-09-06T13:51:00Z">
              <w:r w:rsidRPr="00C97A89">
                <w:rPr>
                  <w:color w:val="000000"/>
                  <w:sz w:val="20"/>
                  <w:szCs w:val="20"/>
                  <w:lang w:val="en-US"/>
                </w:rPr>
                <w:t>1.77</w:t>
              </w:r>
            </w:ins>
          </w:p>
        </w:tc>
      </w:tr>
      <w:tr w:rsidR="00C97A89" w:rsidRPr="00C97A89" w:rsidTr="004C5EBF">
        <w:tblPrEx>
          <w:tblPrExChange w:id="2003" w:author="Nick.Tolimieri" w:date="2022-09-13T12:47:00Z">
            <w:tblPrEx>
              <w:tblW w:w="10017" w:type="dxa"/>
            </w:tblPrEx>
          </w:tblPrExChange>
        </w:tblPrEx>
        <w:trPr>
          <w:trHeight w:val="255"/>
          <w:ins w:id="2004" w:author="Nick.Tolimieri" w:date="2022-09-06T13:51:00Z"/>
          <w:trPrChange w:id="200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00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07" w:author="Nick.Tolimieri" w:date="2022-09-06T13:51:00Z"/>
                <w:color w:val="000000"/>
                <w:sz w:val="20"/>
                <w:szCs w:val="20"/>
                <w:lang w:val="en-US"/>
              </w:rPr>
            </w:pPr>
            <w:ins w:id="2008"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00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10" w:author="Nick.Tolimieri" w:date="2022-09-06T13:51:00Z"/>
                <w:color w:val="000000"/>
                <w:sz w:val="20"/>
                <w:szCs w:val="20"/>
                <w:lang w:val="en-US"/>
              </w:rPr>
            </w:pPr>
            <w:ins w:id="2011" w:author="Nick.Tolimieri"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201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13" w:author="Nick.Tolimieri" w:date="2022-09-06T13:51:00Z"/>
                <w:color w:val="000000"/>
                <w:sz w:val="20"/>
                <w:szCs w:val="20"/>
                <w:lang w:val="en-US"/>
              </w:rPr>
            </w:pPr>
            <w:ins w:id="201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01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16" w:author="Nick.Tolimieri" w:date="2022-09-06T13:51:00Z"/>
                <w:color w:val="000000"/>
                <w:sz w:val="20"/>
                <w:szCs w:val="20"/>
                <w:lang w:val="en-US"/>
              </w:rPr>
            </w:pPr>
            <w:ins w:id="2017"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01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19" w:author="Nick.Tolimieri" w:date="2022-09-06T13:51:00Z"/>
                <w:color w:val="000000"/>
                <w:sz w:val="20"/>
                <w:szCs w:val="20"/>
                <w:lang w:val="en-US"/>
              </w:rPr>
            </w:pPr>
            <w:ins w:id="2020"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02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22" w:author="Nick.Tolimieri" w:date="2022-09-06T13:51:00Z"/>
                <w:color w:val="000000"/>
                <w:sz w:val="20"/>
                <w:szCs w:val="20"/>
                <w:lang w:val="en-US"/>
              </w:rPr>
            </w:pPr>
            <w:ins w:id="2023"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02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25" w:author="Nick.Tolimieri" w:date="2022-09-06T13:51:00Z"/>
                <w:color w:val="000000"/>
                <w:sz w:val="20"/>
                <w:szCs w:val="20"/>
                <w:lang w:val="en-US"/>
              </w:rPr>
            </w:pPr>
            <w:ins w:id="2026"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02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28" w:author="Nick.Tolimieri" w:date="2022-09-06T13:51:00Z"/>
                <w:color w:val="000000"/>
                <w:sz w:val="20"/>
                <w:szCs w:val="20"/>
                <w:lang w:val="en-US"/>
              </w:rPr>
            </w:pPr>
            <w:ins w:id="202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3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31" w:author="Nick.Tolimieri" w:date="2022-09-06T13:51:00Z"/>
                <w:color w:val="000000"/>
                <w:sz w:val="20"/>
                <w:szCs w:val="20"/>
                <w:lang w:val="en-US"/>
              </w:rPr>
            </w:pPr>
            <w:ins w:id="203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3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34" w:author="Nick.Tolimieri" w:date="2022-09-06T13:51:00Z"/>
                <w:color w:val="000000"/>
                <w:sz w:val="20"/>
                <w:szCs w:val="20"/>
                <w:lang w:val="en-US"/>
              </w:rPr>
            </w:pPr>
            <w:ins w:id="203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3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37" w:author="Nick.Tolimieri" w:date="2022-09-06T13:51:00Z"/>
                <w:color w:val="000000"/>
                <w:sz w:val="20"/>
                <w:szCs w:val="20"/>
                <w:lang w:val="en-US"/>
              </w:rPr>
            </w:pPr>
            <w:ins w:id="2038" w:author="Nick.Tolimieri" w:date="2022-09-06T13:51:00Z">
              <w:r w:rsidRPr="00C97A89">
                <w:rPr>
                  <w:color w:val="000000"/>
                  <w:sz w:val="20"/>
                  <w:szCs w:val="20"/>
                  <w:lang w:val="en-US"/>
                </w:rPr>
                <w:t>-</w:t>
              </w:r>
            </w:ins>
          </w:p>
        </w:tc>
      </w:tr>
      <w:tr w:rsidR="00C97A89" w:rsidRPr="00C97A89" w:rsidTr="004C5EBF">
        <w:tblPrEx>
          <w:tblPrExChange w:id="2039" w:author="Nick.Tolimieri" w:date="2022-09-13T12:47:00Z">
            <w:tblPrEx>
              <w:tblW w:w="10017" w:type="dxa"/>
            </w:tblPrEx>
          </w:tblPrExChange>
        </w:tblPrEx>
        <w:trPr>
          <w:trHeight w:val="255"/>
          <w:ins w:id="2040" w:author="Nick.Tolimieri" w:date="2022-09-06T13:51:00Z"/>
          <w:trPrChange w:id="204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04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43" w:author="Nick.Tolimieri" w:date="2022-09-06T13:51:00Z"/>
                <w:color w:val="000000"/>
                <w:sz w:val="20"/>
                <w:szCs w:val="20"/>
                <w:lang w:val="en-US"/>
              </w:rPr>
            </w:pPr>
            <w:ins w:id="2044"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04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46" w:author="Nick.Tolimieri" w:date="2022-09-06T13:51:00Z"/>
                <w:color w:val="000000"/>
                <w:sz w:val="20"/>
                <w:szCs w:val="20"/>
                <w:lang w:val="en-US"/>
              </w:rPr>
            </w:pPr>
            <w:ins w:id="2047" w:author="Nick.Tolimieri"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204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49" w:author="Nick.Tolimieri" w:date="2022-09-06T13:51:00Z"/>
                <w:color w:val="000000"/>
                <w:sz w:val="20"/>
                <w:szCs w:val="20"/>
                <w:lang w:val="en-US"/>
              </w:rPr>
            </w:pPr>
            <w:ins w:id="2050" w:author="Nick.Tolimieri"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205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52" w:author="Nick.Tolimieri" w:date="2022-09-06T13:51:00Z"/>
                <w:color w:val="000000"/>
                <w:sz w:val="20"/>
                <w:szCs w:val="20"/>
                <w:lang w:val="en-US"/>
              </w:rPr>
            </w:pPr>
            <w:ins w:id="2053"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05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55" w:author="Nick.Tolimieri" w:date="2022-09-06T13:51:00Z"/>
                <w:color w:val="000000"/>
                <w:sz w:val="20"/>
                <w:szCs w:val="20"/>
                <w:lang w:val="en-US"/>
              </w:rPr>
            </w:pPr>
            <w:ins w:id="2056"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05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58" w:author="Nick.Tolimieri" w:date="2022-09-06T13:51:00Z"/>
                <w:color w:val="000000"/>
                <w:sz w:val="20"/>
                <w:szCs w:val="20"/>
                <w:lang w:val="en-US"/>
              </w:rPr>
            </w:pPr>
            <w:ins w:id="2059"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06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61" w:author="Nick.Tolimieri" w:date="2022-09-06T13:51:00Z"/>
                <w:color w:val="000000"/>
                <w:sz w:val="20"/>
                <w:szCs w:val="20"/>
                <w:lang w:val="en-US"/>
              </w:rPr>
            </w:pPr>
            <w:ins w:id="2062"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06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64" w:author="Nick.Tolimieri" w:date="2022-09-06T13:51:00Z"/>
                <w:color w:val="000000"/>
                <w:sz w:val="20"/>
                <w:szCs w:val="20"/>
                <w:lang w:val="en-US"/>
              </w:rPr>
            </w:pPr>
            <w:ins w:id="206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6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67" w:author="Nick.Tolimieri" w:date="2022-09-06T13:51:00Z"/>
                <w:color w:val="000000"/>
                <w:sz w:val="20"/>
                <w:szCs w:val="20"/>
                <w:lang w:val="en-US"/>
              </w:rPr>
            </w:pPr>
            <w:ins w:id="206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6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70" w:author="Nick.Tolimieri" w:date="2022-09-06T13:51:00Z"/>
                <w:color w:val="000000"/>
                <w:sz w:val="20"/>
                <w:szCs w:val="20"/>
                <w:lang w:val="en-US"/>
              </w:rPr>
            </w:pPr>
            <w:ins w:id="207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7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73" w:author="Nick.Tolimieri" w:date="2022-09-06T13:51:00Z"/>
                <w:color w:val="000000"/>
                <w:sz w:val="20"/>
                <w:szCs w:val="20"/>
                <w:lang w:val="en-US"/>
              </w:rPr>
            </w:pPr>
            <w:ins w:id="2074" w:author="Nick.Tolimieri" w:date="2022-09-06T13:51:00Z">
              <w:r w:rsidRPr="00C97A89">
                <w:rPr>
                  <w:color w:val="000000"/>
                  <w:sz w:val="20"/>
                  <w:szCs w:val="20"/>
                  <w:lang w:val="en-US"/>
                </w:rPr>
                <w:t>-</w:t>
              </w:r>
            </w:ins>
          </w:p>
        </w:tc>
      </w:tr>
      <w:tr w:rsidR="00C97A89" w:rsidRPr="00C97A89" w:rsidTr="004C5EBF">
        <w:tblPrEx>
          <w:tblPrExChange w:id="2075" w:author="Nick.Tolimieri" w:date="2022-09-13T12:47:00Z">
            <w:tblPrEx>
              <w:tblW w:w="10017" w:type="dxa"/>
            </w:tblPrEx>
          </w:tblPrExChange>
        </w:tblPrEx>
        <w:trPr>
          <w:trHeight w:val="255"/>
          <w:ins w:id="2076" w:author="Nick.Tolimieri" w:date="2022-09-06T13:51:00Z"/>
          <w:trPrChange w:id="207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07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79" w:author="Nick.Tolimieri" w:date="2022-09-06T13:51:00Z"/>
                <w:color w:val="000000"/>
                <w:sz w:val="20"/>
                <w:szCs w:val="20"/>
                <w:lang w:val="en-US"/>
              </w:rPr>
            </w:pPr>
            <w:ins w:id="2080"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08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82" w:author="Nick.Tolimieri" w:date="2022-09-06T13:51:00Z"/>
                <w:color w:val="000000"/>
                <w:sz w:val="20"/>
                <w:szCs w:val="20"/>
                <w:lang w:val="en-US"/>
              </w:rPr>
            </w:pPr>
            <w:ins w:id="2083" w:author="Nick.Tolimieri"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208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85" w:author="Nick.Tolimieri" w:date="2022-09-06T13:51:00Z"/>
                <w:color w:val="000000"/>
                <w:sz w:val="20"/>
                <w:szCs w:val="20"/>
                <w:lang w:val="en-US"/>
              </w:rPr>
            </w:pPr>
            <w:ins w:id="2086" w:author="Nick.Tolimieri" w:date="2022-09-06T13:51:00Z">
              <w:r w:rsidRPr="00C97A89">
                <w:rPr>
                  <w:color w:val="000000"/>
                  <w:sz w:val="20"/>
                  <w:szCs w:val="20"/>
                  <w:lang w:val="en-US"/>
                </w:rPr>
                <w:t>25</w:t>
              </w:r>
            </w:ins>
          </w:p>
        </w:tc>
        <w:tc>
          <w:tcPr>
            <w:tcW w:w="736" w:type="dxa"/>
            <w:tcBorders>
              <w:top w:val="nil"/>
              <w:left w:val="nil"/>
              <w:bottom w:val="nil"/>
              <w:right w:val="nil"/>
            </w:tcBorders>
            <w:shd w:val="clear" w:color="auto" w:fill="auto"/>
            <w:noWrap/>
            <w:vAlign w:val="bottom"/>
            <w:hideMark/>
            <w:tcPrChange w:id="208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88" w:author="Nick.Tolimieri" w:date="2022-09-06T13:51:00Z"/>
                <w:color w:val="000000"/>
                <w:sz w:val="20"/>
                <w:szCs w:val="20"/>
                <w:lang w:val="en-US"/>
              </w:rPr>
            </w:pPr>
            <w:ins w:id="2089" w:author="Nick.Tolimieri" w:date="2022-09-06T13:51:00Z">
              <w:r w:rsidRPr="00C97A89">
                <w:rPr>
                  <w:color w:val="000000"/>
                  <w:sz w:val="20"/>
                  <w:szCs w:val="20"/>
                  <w:lang w:val="en-US"/>
                </w:rPr>
                <w:t>35</w:t>
              </w:r>
            </w:ins>
          </w:p>
        </w:tc>
        <w:tc>
          <w:tcPr>
            <w:tcW w:w="728" w:type="dxa"/>
            <w:tcBorders>
              <w:top w:val="nil"/>
              <w:left w:val="nil"/>
              <w:bottom w:val="nil"/>
              <w:right w:val="nil"/>
            </w:tcBorders>
            <w:shd w:val="clear" w:color="auto" w:fill="auto"/>
            <w:noWrap/>
            <w:vAlign w:val="bottom"/>
            <w:hideMark/>
            <w:tcPrChange w:id="209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91" w:author="Nick.Tolimieri" w:date="2022-09-06T13:51:00Z"/>
                <w:color w:val="000000"/>
                <w:sz w:val="20"/>
                <w:szCs w:val="20"/>
                <w:lang w:val="en-US"/>
              </w:rPr>
            </w:pPr>
            <w:ins w:id="2092"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209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94" w:author="Nick.Tolimieri" w:date="2022-09-06T13:51:00Z"/>
                <w:color w:val="000000"/>
                <w:sz w:val="20"/>
                <w:szCs w:val="20"/>
                <w:lang w:val="en-US"/>
              </w:rPr>
            </w:pPr>
            <w:ins w:id="2095" w:author="Nick.Tolimieri" w:date="2022-09-06T13:51:00Z">
              <w:r w:rsidRPr="00C97A89">
                <w:rPr>
                  <w:color w:val="000000"/>
                  <w:sz w:val="20"/>
                  <w:szCs w:val="20"/>
                  <w:lang w:val="en-US"/>
                </w:rPr>
                <w:t>30</w:t>
              </w:r>
            </w:ins>
          </w:p>
        </w:tc>
        <w:tc>
          <w:tcPr>
            <w:tcW w:w="700" w:type="dxa"/>
            <w:tcBorders>
              <w:top w:val="nil"/>
              <w:left w:val="nil"/>
              <w:bottom w:val="nil"/>
              <w:right w:val="nil"/>
            </w:tcBorders>
            <w:shd w:val="clear" w:color="auto" w:fill="auto"/>
            <w:noWrap/>
            <w:vAlign w:val="bottom"/>
            <w:hideMark/>
            <w:tcPrChange w:id="209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97" w:author="Nick.Tolimieri" w:date="2022-09-06T13:51:00Z"/>
                <w:color w:val="000000"/>
                <w:sz w:val="20"/>
                <w:szCs w:val="20"/>
                <w:lang w:val="en-US"/>
              </w:rPr>
            </w:pPr>
            <w:ins w:id="2098"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209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00" w:author="Nick.Tolimieri" w:date="2022-09-06T13:51:00Z"/>
                <w:color w:val="000000"/>
                <w:sz w:val="20"/>
                <w:szCs w:val="20"/>
                <w:lang w:val="en-US"/>
              </w:rPr>
            </w:pPr>
            <w:ins w:id="2101" w:author="Nick.Tolimieri"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210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03" w:author="Nick.Tolimieri" w:date="2022-09-06T13:51:00Z"/>
                <w:color w:val="000000"/>
                <w:sz w:val="20"/>
                <w:szCs w:val="20"/>
                <w:lang w:val="en-US"/>
              </w:rPr>
            </w:pPr>
            <w:ins w:id="2104" w:author="Nick.Tolimieri" w:date="2022-09-06T13:51:00Z">
              <w:r w:rsidRPr="00C97A89">
                <w:rPr>
                  <w:color w:val="000000"/>
                  <w:sz w:val="20"/>
                  <w:szCs w:val="20"/>
                  <w:lang w:val="en-US"/>
                </w:rPr>
                <w:t>2.44</w:t>
              </w:r>
            </w:ins>
          </w:p>
        </w:tc>
        <w:tc>
          <w:tcPr>
            <w:tcW w:w="905" w:type="dxa"/>
            <w:tcBorders>
              <w:top w:val="nil"/>
              <w:left w:val="nil"/>
              <w:bottom w:val="nil"/>
              <w:right w:val="nil"/>
            </w:tcBorders>
            <w:shd w:val="clear" w:color="auto" w:fill="auto"/>
            <w:noWrap/>
            <w:vAlign w:val="bottom"/>
            <w:hideMark/>
            <w:tcPrChange w:id="210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06" w:author="Nick.Tolimieri" w:date="2022-09-06T13:51:00Z"/>
                <w:color w:val="000000"/>
                <w:sz w:val="20"/>
                <w:szCs w:val="20"/>
                <w:lang w:val="en-US"/>
              </w:rPr>
            </w:pPr>
            <w:ins w:id="2107" w:author="Nick.Tolimieri" w:date="2022-09-06T13:51:00Z">
              <w:r w:rsidRPr="00C97A89">
                <w:rPr>
                  <w:color w:val="000000"/>
                  <w:sz w:val="20"/>
                  <w:szCs w:val="20"/>
                  <w:lang w:val="en-US"/>
                </w:rPr>
                <w:t>0.5</w:t>
              </w:r>
            </w:ins>
          </w:p>
        </w:tc>
        <w:tc>
          <w:tcPr>
            <w:tcW w:w="905" w:type="dxa"/>
            <w:tcBorders>
              <w:top w:val="nil"/>
              <w:left w:val="nil"/>
              <w:bottom w:val="nil"/>
              <w:right w:val="nil"/>
            </w:tcBorders>
            <w:shd w:val="clear" w:color="auto" w:fill="auto"/>
            <w:noWrap/>
            <w:vAlign w:val="bottom"/>
            <w:hideMark/>
            <w:tcPrChange w:id="210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09" w:author="Nick.Tolimieri" w:date="2022-09-06T13:51:00Z"/>
                <w:color w:val="000000"/>
                <w:sz w:val="20"/>
                <w:szCs w:val="20"/>
                <w:lang w:val="en-US"/>
              </w:rPr>
            </w:pPr>
            <w:ins w:id="2110" w:author="Nick.Tolimieri" w:date="2022-09-06T13:51:00Z">
              <w:r w:rsidRPr="00C97A89">
                <w:rPr>
                  <w:color w:val="000000"/>
                  <w:sz w:val="20"/>
                  <w:szCs w:val="20"/>
                  <w:lang w:val="en-US"/>
                </w:rPr>
                <w:t>3.45</w:t>
              </w:r>
            </w:ins>
          </w:p>
        </w:tc>
      </w:tr>
      <w:tr w:rsidR="00C97A89" w:rsidRPr="00C97A89" w:rsidTr="004C5EBF">
        <w:tblPrEx>
          <w:tblPrExChange w:id="2111" w:author="Nick.Tolimieri" w:date="2022-09-13T12:47:00Z">
            <w:tblPrEx>
              <w:tblW w:w="10017" w:type="dxa"/>
            </w:tblPrEx>
          </w:tblPrExChange>
        </w:tblPrEx>
        <w:trPr>
          <w:trHeight w:val="255"/>
          <w:ins w:id="2112" w:author="Nick.Tolimieri" w:date="2022-09-06T13:51:00Z"/>
          <w:trPrChange w:id="211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11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115" w:author="Nick.Tolimieri" w:date="2022-09-06T13:51:00Z"/>
                <w:color w:val="000000"/>
                <w:sz w:val="20"/>
                <w:szCs w:val="20"/>
                <w:lang w:val="en-US"/>
              </w:rPr>
            </w:pPr>
            <w:ins w:id="2116"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11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18" w:author="Nick.Tolimieri" w:date="2022-09-06T13:51:00Z"/>
                <w:color w:val="000000"/>
                <w:sz w:val="20"/>
                <w:szCs w:val="20"/>
                <w:lang w:val="en-US"/>
              </w:rPr>
            </w:pPr>
            <w:ins w:id="2119" w:author="Nick.Tolimieri"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212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21" w:author="Nick.Tolimieri" w:date="2022-09-06T13:51:00Z"/>
                <w:color w:val="000000"/>
                <w:sz w:val="20"/>
                <w:szCs w:val="20"/>
                <w:lang w:val="en-US"/>
              </w:rPr>
            </w:pPr>
            <w:ins w:id="2122"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12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24" w:author="Nick.Tolimieri" w:date="2022-09-06T13:51:00Z"/>
                <w:color w:val="000000"/>
                <w:sz w:val="20"/>
                <w:szCs w:val="20"/>
                <w:lang w:val="en-US"/>
              </w:rPr>
            </w:pPr>
            <w:ins w:id="2125" w:author="Nick.Tolimieri" w:date="2022-09-06T13:51:00Z">
              <w:r w:rsidRPr="00C97A89">
                <w:rPr>
                  <w:color w:val="000000"/>
                  <w:sz w:val="20"/>
                  <w:szCs w:val="20"/>
                  <w:lang w:val="en-US"/>
                </w:rPr>
                <w:t>97</w:t>
              </w:r>
            </w:ins>
          </w:p>
        </w:tc>
        <w:tc>
          <w:tcPr>
            <w:tcW w:w="728" w:type="dxa"/>
            <w:tcBorders>
              <w:top w:val="nil"/>
              <w:left w:val="nil"/>
              <w:bottom w:val="nil"/>
              <w:right w:val="nil"/>
            </w:tcBorders>
            <w:shd w:val="clear" w:color="auto" w:fill="auto"/>
            <w:noWrap/>
            <w:vAlign w:val="bottom"/>
            <w:hideMark/>
            <w:tcPrChange w:id="212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27" w:author="Nick.Tolimieri" w:date="2022-09-06T13:51:00Z"/>
                <w:color w:val="000000"/>
                <w:sz w:val="20"/>
                <w:szCs w:val="20"/>
                <w:lang w:val="en-US"/>
              </w:rPr>
            </w:pPr>
            <w:ins w:id="2128" w:author="Nick.Tolimieri"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212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30" w:author="Nick.Tolimieri" w:date="2022-09-06T13:51:00Z"/>
                <w:color w:val="000000"/>
                <w:sz w:val="20"/>
                <w:szCs w:val="20"/>
                <w:lang w:val="en-US"/>
              </w:rPr>
            </w:pPr>
            <w:ins w:id="2131" w:author="Nick.Tolimieri" w:date="2022-09-06T13:51:00Z">
              <w:r w:rsidRPr="00C97A89">
                <w:rPr>
                  <w:color w:val="000000"/>
                  <w:sz w:val="20"/>
                  <w:szCs w:val="20"/>
                  <w:lang w:val="en-US"/>
                </w:rPr>
                <w:t>95</w:t>
              </w:r>
            </w:ins>
          </w:p>
        </w:tc>
        <w:tc>
          <w:tcPr>
            <w:tcW w:w="700" w:type="dxa"/>
            <w:tcBorders>
              <w:top w:val="nil"/>
              <w:left w:val="nil"/>
              <w:bottom w:val="nil"/>
              <w:right w:val="nil"/>
            </w:tcBorders>
            <w:shd w:val="clear" w:color="auto" w:fill="auto"/>
            <w:noWrap/>
            <w:vAlign w:val="bottom"/>
            <w:hideMark/>
            <w:tcPrChange w:id="213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33" w:author="Nick.Tolimieri" w:date="2022-09-06T13:51:00Z"/>
                <w:color w:val="000000"/>
                <w:sz w:val="20"/>
                <w:szCs w:val="20"/>
                <w:lang w:val="en-US"/>
              </w:rPr>
            </w:pPr>
            <w:ins w:id="2134" w:author="Nick.Tolimieri" w:date="2022-09-06T13:51:00Z">
              <w:r w:rsidRPr="00C97A89">
                <w:rPr>
                  <w:color w:val="000000"/>
                  <w:sz w:val="20"/>
                  <w:szCs w:val="20"/>
                  <w:lang w:val="en-US"/>
                </w:rPr>
                <w:t>23</w:t>
              </w:r>
            </w:ins>
          </w:p>
        </w:tc>
        <w:tc>
          <w:tcPr>
            <w:tcW w:w="640" w:type="dxa"/>
            <w:tcBorders>
              <w:top w:val="nil"/>
              <w:left w:val="nil"/>
              <w:bottom w:val="nil"/>
              <w:right w:val="nil"/>
            </w:tcBorders>
            <w:shd w:val="clear" w:color="auto" w:fill="auto"/>
            <w:noWrap/>
            <w:vAlign w:val="bottom"/>
            <w:hideMark/>
            <w:tcPrChange w:id="213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36" w:author="Nick.Tolimieri" w:date="2022-09-06T13:51:00Z"/>
                <w:color w:val="000000"/>
                <w:sz w:val="20"/>
                <w:szCs w:val="20"/>
                <w:lang w:val="en-US"/>
              </w:rPr>
            </w:pPr>
            <w:ins w:id="2137" w:author="Nick.Tolimieri" w:date="2022-09-06T13:51:00Z">
              <w:r w:rsidRPr="00C97A89">
                <w:rPr>
                  <w:color w:val="000000"/>
                  <w:sz w:val="20"/>
                  <w:szCs w:val="20"/>
                  <w:lang w:val="en-US"/>
                </w:rPr>
                <w:t>47</w:t>
              </w:r>
            </w:ins>
          </w:p>
        </w:tc>
        <w:tc>
          <w:tcPr>
            <w:tcW w:w="905" w:type="dxa"/>
            <w:tcBorders>
              <w:top w:val="nil"/>
              <w:left w:val="nil"/>
              <w:bottom w:val="nil"/>
              <w:right w:val="nil"/>
            </w:tcBorders>
            <w:shd w:val="clear" w:color="auto" w:fill="auto"/>
            <w:noWrap/>
            <w:vAlign w:val="bottom"/>
            <w:hideMark/>
            <w:tcPrChange w:id="213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39" w:author="Nick.Tolimieri" w:date="2022-09-06T13:51:00Z"/>
                <w:color w:val="000000"/>
                <w:sz w:val="20"/>
                <w:szCs w:val="20"/>
                <w:lang w:val="en-US"/>
              </w:rPr>
            </w:pPr>
            <w:ins w:id="2140" w:author="Nick.Tolimieri" w:date="2022-09-06T13:51:00Z">
              <w:r w:rsidRPr="00C97A89">
                <w:rPr>
                  <w:color w:val="000000"/>
                  <w:sz w:val="20"/>
                  <w:szCs w:val="20"/>
                  <w:lang w:val="en-US"/>
                </w:rPr>
                <w:t>2.41</w:t>
              </w:r>
            </w:ins>
          </w:p>
        </w:tc>
        <w:tc>
          <w:tcPr>
            <w:tcW w:w="905" w:type="dxa"/>
            <w:tcBorders>
              <w:top w:val="nil"/>
              <w:left w:val="nil"/>
              <w:bottom w:val="nil"/>
              <w:right w:val="nil"/>
            </w:tcBorders>
            <w:shd w:val="clear" w:color="auto" w:fill="auto"/>
            <w:noWrap/>
            <w:vAlign w:val="bottom"/>
            <w:hideMark/>
            <w:tcPrChange w:id="214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42" w:author="Nick.Tolimieri" w:date="2022-09-06T13:51:00Z"/>
                <w:color w:val="000000"/>
                <w:sz w:val="20"/>
                <w:szCs w:val="20"/>
                <w:lang w:val="en-US"/>
              </w:rPr>
            </w:pPr>
            <w:ins w:id="2143" w:author="Nick.Tolimieri" w:date="2022-09-06T13:51:00Z">
              <w:r w:rsidRPr="00C97A89">
                <w:rPr>
                  <w:color w:val="000000"/>
                  <w:sz w:val="20"/>
                  <w:szCs w:val="20"/>
                  <w:lang w:val="en-US"/>
                </w:rPr>
                <w:t>0.56</w:t>
              </w:r>
            </w:ins>
          </w:p>
        </w:tc>
        <w:tc>
          <w:tcPr>
            <w:tcW w:w="905" w:type="dxa"/>
            <w:tcBorders>
              <w:top w:val="nil"/>
              <w:left w:val="nil"/>
              <w:bottom w:val="nil"/>
              <w:right w:val="nil"/>
            </w:tcBorders>
            <w:shd w:val="clear" w:color="auto" w:fill="auto"/>
            <w:noWrap/>
            <w:vAlign w:val="bottom"/>
            <w:hideMark/>
            <w:tcPrChange w:id="214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45" w:author="Nick.Tolimieri" w:date="2022-09-06T13:51:00Z"/>
                <w:color w:val="000000"/>
                <w:sz w:val="20"/>
                <w:szCs w:val="20"/>
                <w:lang w:val="en-US"/>
              </w:rPr>
            </w:pPr>
            <w:ins w:id="2146" w:author="Nick.Tolimieri" w:date="2022-09-06T13:51:00Z">
              <w:r w:rsidRPr="00C97A89">
                <w:rPr>
                  <w:color w:val="000000"/>
                  <w:sz w:val="20"/>
                  <w:szCs w:val="20"/>
                  <w:lang w:val="en-US"/>
                </w:rPr>
                <w:t>3.89</w:t>
              </w:r>
            </w:ins>
          </w:p>
        </w:tc>
      </w:tr>
      <w:tr w:rsidR="00C97A89" w:rsidRPr="00C97A89" w:rsidTr="004C5EBF">
        <w:tblPrEx>
          <w:tblPrExChange w:id="2147" w:author="Nick.Tolimieri" w:date="2022-09-13T12:47:00Z">
            <w:tblPrEx>
              <w:tblW w:w="10017" w:type="dxa"/>
            </w:tblPrEx>
          </w:tblPrExChange>
        </w:tblPrEx>
        <w:trPr>
          <w:trHeight w:val="255"/>
          <w:ins w:id="2148" w:author="Nick.Tolimieri" w:date="2022-09-06T13:51:00Z"/>
          <w:trPrChange w:id="214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15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151" w:author="Nick.Tolimieri" w:date="2022-09-06T13:51:00Z"/>
                <w:color w:val="000000"/>
                <w:sz w:val="20"/>
                <w:szCs w:val="20"/>
                <w:lang w:val="en-US"/>
              </w:rPr>
            </w:pPr>
            <w:ins w:id="2152"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15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54" w:author="Nick.Tolimieri" w:date="2022-09-06T13:51:00Z"/>
                <w:color w:val="000000"/>
                <w:sz w:val="20"/>
                <w:szCs w:val="20"/>
                <w:lang w:val="en-US"/>
              </w:rPr>
            </w:pPr>
            <w:ins w:id="2155" w:author="Nick.Tolimieri"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215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57" w:author="Nick.Tolimieri" w:date="2022-09-06T13:51:00Z"/>
                <w:color w:val="000000"/>
                <w:sz w:val="20"/>
                <w:szCs w:val="20"/>
                <w:lang w:val="en-US"/>
              </w:rPr>
            </w:pPr>
            <w:ins w:id="215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15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60" w:author="Nick.Tolimieri" w:date="2022-09-06T13:51:00Z"/>
                <w:color w:val="000000"/>
                <w:sz w:val="20"/>
                <w:szCs w:val="20"/>
                <w:lang w:val="en-US"/>
              </w:rPr>
            </w:pPr>
            <w:ins w:id="2161" w:author="Nick.Tolimieri" w:date="2022-09-06T13:51:00Z">
              <w:r w:rsidRPr="00C97A89">
                <w:rPr>
                  <w:color w:val="000000"/>
                  <w:sz w:val="20"/>
                  <w:szCs w:val="20"/>
                  <w:lang w:val="en-US"/>
                </w:rPr>
                <w:t>137</w:t>
              </w:r>
            </w:ins>
          </w:p>
        </w:tc>
        <w:tc>
          <w:tcPr>
            <w:tcW w:w="728" w:type="dxa"/>
            <w:tcBorders>
              <w:top w:val="nil"/>
              <w:left w:val="nil"/>
              <w:bottom w:val="nil"/>
              <w:right w:val="nil"/>
            </w:tcBorders>
            <w:shd w:val="clear" w:color="auto" w:fill="auto"/>
            <w:noWrap/>
            <w:vAlign w:val="bottom"/>
            <w:hideMark/>
            <w:tcPrChange w:id="216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63" w:author="Nick.Tolimieri" w:date="2022-09-06T13:51:00Z"/>
                <w:color w:val="000000"/>
                <w:sz w:val="20"/>
                <w:szCs w:val="20"/>
                <w:lang w:val="en-US"/>
              </w:rPr>
            </w:pPr>
            <w:ins w:id="2164" w:author="Nick.Tolimieri" w:date="2022-09-06T13:51:00Z">
              <w:r w:rsidRPr="00C97A89">
                <w:rPr>
                  <w:color w:val="000000"/>
                  <w:sz w:val="20"/>
                  <w:szCs w:val="20"/>
                  <w:lang w:val="en-US"/>
                </w:rPr>
                <w:t>10</w:t>
              </w:r>
            </w:ins>
          </w:p>
        </w:tc>
        <w:tc>
          <w:tcPr>
            <w:tcW w:w="786" w:type="dxa"/>
            <w:tcBorders>
              <w:top w:val="nil"/>
              <w:left w:val="nil"/>
              <w:bottom w:val="nil"/>
              <w:right w:val="nil"/>
            </w:tcBorders>
            <w:shd w:val="clear" w:color="auto" w:fill="auto"/>
            <w:noWrap/>
            <w:vAlign w:val="bottom"/>
            <w:hideMark/>
            <w:tcPrChange w:id="216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66" w:author="Nick.Tolimieri" w:date="2022-09-06T13:51:00Z"/>
                <w:color w:val="000000"/>
                <w:sz w:val="20"/>
                <w:szCs w:val="20"/>
                <w:lang w:val="en-US"/>
              </w:rPr>
            </w:pPr>
            <w:ins w:id="2167" w:author="Nick.Tolimieri" w:date="2022-09-06T13:51:00Z">
              <w:r w:rsidRPr="00C97A89">
                <w:rPr>
                  <w:color w:val="000000"/>
                  <w:sz w:val="20"/>
                  <w:szCs w:val="20"/>
                  <w:lang w:val="en-US"/>
                </w:rPr>
                <w:t>114</w:t>
              </w:r>
            </w:ins>
          </w:p>
        </w:tc>
        <w:tc>
          <w:tcPr>
            <w:tcW w:w="700" w:type="dxa"/>
            <w:tcBorders>
              <w:top w:val="nil"/>
              <w:left w:val="nil"/>
              <w:bottom w:val="nil"/>
              <w:right w:val="nil"/>
            </w:tcBorders>
            <w:shd w:val="clear" w:color="auto" w:fill="auto"/>
            <w:noWrap/>
            <w:vAlign w:val="bottom"/>
            <w:hideMark/>
            <w:tcPrChange w:id="216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69" w:author="Nick.Tolimieri" w:date="2022-09-06T13:51:00Z"/>
                <w:color w:val="000000"/>
                <w:sz w:val="20"/>
                <w:szCs w:val="20"/>
                <w:lang w:val="en-US"/>
              </w:rPr>
            </w:pPr>
            <w:ins w:id="2170"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17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72" w:author="Nick.Tolimieri" w:date="2022-09-06T13:51:00Z"/>
                <w:color w:val="000000"/>
                <w:sz w:val="20"/>
                <w:szCs w:val="20"/>
                <w:lang w:val="en-US"/>
              </w:rPr>
            </w:pPr>
            <w:ins w:id="2173" w:author="Nick.Tolimieri" w:date="2022-09-06T13:51:00Z">
              <w:r w:rsidRPr="00C97A89">
                <w:rPr>
                  <w:color w:val="000000"/>
                  <w:sz w:val="20"/>
                  <w:szCs w:val="20"/>
                  <w:lang w:val="en-US"/>
                </w:rPr>
                <w:t>36</w:t>
              </w:r>
            </w:ins>
          </w:p>
        </w:tc>
        <w:tc>
          <w:tcPr>
            <w:tcW w:w="905" w:type="dxa"/>
            <w:tcBorders>
              <w:top w:val="nil"/>
              <w:left w:val="nil"/>
              <w:bottom w:val="nil"/>
              <w:right w:val="nil"/>
            </w:tcBorders>
            <w:shd w:val="clear" w:color="auto" w:fill="auto"/>
            <w:noWrap/>
            <w:vAlign w:val="bottom"/>
            <w:hideMark/>
            <w:tcPrChange w:id="217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75" w:author="Nick.Tolimieri" w:date="2022-09-06T13:51:00Z"/>
                <w:color w:val="000000"/>
                <w:sz w:val="20"/>
                <w:szCs w:val="20"/>
                <w:lang w:val="en-US"/>
              </w:rPr>
            </w:pPr>
            <w:ins w:id="2176" w:author="Nick.Tolimieri" w:date="2022-09-06T13:51:00Z">
              <w:r w:rsidRPr="00C97A89">
                <w:rPr>
                  <w:color w:val="000000"/>
                  <w:sz w:val="20"/>
                  <w:szCs w:val="20"/>
                  <w:lang w:val="en-US"/>
                </w:rPr>
                <w:t>1.68</w:t>
              </w:r>
            </w:ins>
          </w:p>
        </w:tc>
        <w:tc>
          <w:tcPr>
            <w:tcW w:w="905" w:type="dxa"/>
            <w:tcBorders>
              <w:top w:val="nil"/>
              <w:left w:val="nil"/>
              <w:bottom w:val="nil"/>
              <w:right w:val="nil"/>
            </w:tcBorders>
            <w:shd w:val="clear" w:color="auto" w:fill="auto"/>
            <w:noWrap/>
            <w:vAlign w:val="bottom"/>
            <w:hideMark/>
            <w:tcPrChange w:id="217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78" w:author="Nick.Tolimieri" w:date="2022-09-06T13:51:00Z"/>
                <w:color w:val="000000"/>
                <w:sz w:val="20"/>
                <w:szCs w:val="20"/>
                <w:lang w:val="en-US"/>
              </w:rPr>
            </w:pPr>
            <w:ins w:id="2179" w:author="Nick.Tolimieri" w:date="2022-09-06T13:51:00Z">
              <w:r w:rsidRPr="00C97A89">
                <w:rPr>
                  <w:color w:val="000000"/>
                  <w:sz w:val="20"/>
                  <w:szCs w:val="20"/>
                  <w:lang w:val="en-US"/>
                </w:rPr>
                <w:t>0.22</w:t>
              </w:r>
            </w:ins>
          </w:p>
        </w:tc>
        <w:tc>
          <w:tcPr>
            <w:tcW w:w="905" w:type="dxa"/>
            <w:tcBorders>
              <w:top w:val="nil"/>
              <w:left w:val="nil"/>
              <w:bottom w:val="nil"/>
              <w:right w:val="nil"/>
            </w:tcBorders>
            <w:shd w:val="clear" w:color="auto" w:fill="auto"/>
            <w:noWrap/>
            <w:vAlign w:val="bottom"/>
            <w:hideMark/>
            <w:tcPrChange w:id="218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81" w:author="Nick.Tolimieri" w:date="2022-09-06T13:51:00Z"/>
                <w:color w:val="000000"/>
                <w:sz w:val="20"/>
                <w:szCs w:val="20"/>
                <w:lang w:val="en-US"/>
              </w:rPr>
            </w:pPr>
            <w:ins w:id="2182" w:author="Nick.Tolimieri" w:date="2022-09-06T13:51:00Z">
              <w:r w:rsidRPr="00C97A89">
                <w:rPr>
                  <w:color w:val="000000"/>
                  <w:sz w:val="20"/>
                  <w:szCs w:val="20"/>
                  <w:lang w:val="en-US"/>
                </w:rPr>
                <w:t>3.09</w:t>
              </w:r>
            </w:ins>
          </w:p>
        </w:tc>
      </w:tr>
      <w:tr w:rsidR="00C97A89" w:rsidRPr="00C97A89" w:rsidTr="004C5EBF">
        <w:tblPrEx>
          <w:tblPrExChange w:id="2183" w:author="Nick.Tolimieri" w:date="2022-09-13T12:47:00Z">
            <w:tblPrEx>
              <w:tblW w:w="10017" w:type="dxa"/>
            </w:tblPrEx>
          </w:tblPrExChange>
        </w:tblPrEx>
        <w:trPr>
          <w:trHeight w:val="255"/>
          <w:ins w:id="2184" w:author="Nick.Tolimieri" w:date="2022-09-06T13:51:00Z"/>
          <w:trPrChange w:id="218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18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187" w:author="Nick.Tolimieri" w:date="2022-09-06T13:51:00Z"/>
                <w:color w:val="000000"/>
                <w:sz w:val="20"/>
                <w:szCs w:val="20"/>
                <w:lang w:val="en-US"/>
              </w:rPr>
            </w:pPr>
            <w:ins w:id="2188"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18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90" w:author="Nick.Tolimieri" w:date="2022-09-06T13:51:00Z"/>
                <w:color w:val="000000"/>
                <w:sz w:val="20"/>
                <w:szCs w:val="20"/>
                <w:lang w:val="en-US"/>
              </w:rPr>
            </w:pPr>
            <w:ins w:id="2191" w:author="Nick.Tolimieri"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219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93" w:author="Nick.Tolimieri" w:date="2022-09-06T13:51:00Z"/>
                <w:color w:val="000000"/>
                <w:sz w:val="20"/>
                <w:szCs w:val="20"/>
                <w:lang w:val="en-US"/>
              </w:rPr>
            </w:pPr>
            <w:ins w:id="2194" w:author="Nick.Tolimieri"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219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96" w:author="Nick.Tolimieri" w:date="2022-09-06T13:51:00Z"/>
                <w:color w:val="000000"/>
                <w:sz w:val="20"/>
                <w:szCs w:val="20"/>
                <w:lang w:val="en-US"/>
              </w:rPr>
            </w:pPr>
            <w:ins w:id="2197" w:author="Nick.Tolimieri" w:date="2022-09-06T13:51:00Z">
              <w:r w:rsidRPr="00C97A89">
                <w:rPr>
                  <w:color w:val="000000"/>
                  <w:sz w:val="20"/>
                  <w:szCs w:val="20"/>
                  <w:lang w:val="en-US"/>
                </w:rPr>
                <w:t>121</w:t>
              </w:r>
            </w:ins>
          </w:p>
        </w:tc>
        <w:tc>
          <w:tcPr>
            <w:tcW w:w="728" w:type="dxa"/>
            <w:tcBorders>
              <w:top w:val="nil"/>
              <w:left w:val="nil"/>
              <w:bottom w:val="nil"/>
              <w:right w:val="nil"/>
            </w:tcBorders>
            <w:shd w:val="clear" w:color="auto" w:fill="auto"/>
            <w:noWrap/>
            <w:vAlign w:val="bottom"/>
            <w:hideMark/>
            <w:tcPrChange w:id="219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99" w:author="Nick.Tolimieri" w:date="2022-09-06T13:51:00Z"/>
                <w:color w:val="000000"/>
                <w:sz w:val="20"/>
                <w:szCs w:val="20"/>
                <w:lang w:val="en-US"/>
              </w:rPr>
            </w:pPr>
            <w:ins w:id="2200" w:author="Nick.Tolimieri"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220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02" w:author="Nick.Tolimieri" w:date="2022-09-06T13:51:00Z"/>
                <w:color w:val="000000"/>
                <w:sz w:val="20"/>
                <w:szCs w:val="20"/>
                <w:lang w:val="en-US"/>
              </w:rPr>
            </w:pPr>
            <w:ins w:id="2203" w:author="Nick.Tolimieri" w:date="2022-09-06T13:51:00Z">
              <w:r w:rsidRPr="00C97A89">
                <w:rPr>
                  <w:color w:val="000000"/>
                  <w:sz w:val="20"/>
                  <w:szCs w:val="20"/>
                  <w:lang w:val="en-US"/>
                </w:rPr>
                <w:t>107</w:t>
              </w:r>
            </w:ins>
          </w:p>
        </w:tc>
        <w:tc>
          <w:tcPr>
            <w:tcW w:w="700" w:type="dxa"/>
            <w:tcBorders>
              <w:top w:val="nil"/>
              <w:left w:val="nil"/>
              <w:bottom w:val="nil"/>
              <w:right w:val="nil"/>
            </w:tcBorders>
            <w:shd w:val="clear" w:color="auto" w:fill="auto"/>
            <w:noWrap/>
            <w:vAlign w:val="bottom"/>
            <w:hideMark/>
            <w:tcPrChange w:id="220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05" w:author="Nick.Tolimieri" w:date="2022-09-06T13:51:00Z"/>
                <w:color w:val="000000"/>
                <w:sz w:val="20"/>
                <w:szCs w:val="20"/>
                <w:lang w:val="en-US"/>
              </w:rPr>
            </w:pPr>
            <w:ins w:id="2206"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20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08" w:author="Nick.Tolimieri" w:date="2022-09-06T13:51:00Z"/>
                <w:color w:val="000000"/>
                <w:sz w:val="20"/>
                <w:szCs w:val="20"/>
                <w:lang w:val="en-US"/>
              </w:rPr>
            </w:pPr>
            <w:ins w:id="2209" w:author="Nick.Tolimieri" w:date="2022-09-06T13:51:00Z">
              <w:r w:rsidRPr="00C97A89">
                <w:rPr>
                  <w:color w:val="000000"/>
                  <w:sz w:val="20"/>
                  <w:szCs w:val="20"/>
                  <w:lang w:val="en-US"/>
                </w:rPr>
                <w:t>38</w:t>
              </w:r>
            </w:ins>
          </w:p>
        </w:tc>
        <w:tc>
          <w:tcPr>
            <w:tcW w:w="905" w:type="dxa"/>
            <w:tcBorders>
              <w:top w:val="nil"/>
              <w:left w:val="nil"/>
              <w:bottom w:val="nil"/>
              <w:right w:val="nil"/>
            </w:tcBorders>
            <w:shd w:val="clear" w:color="auto" w:fill="auto"/>
            <w:noWrap/>
            <w:vAlign w:val="bottom"/>
            <w:hideMark/>
            <w:tcPrChange w:id="221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11" w:author="Nick.Tolimieri" w:date="2022-09-06T13:51:00Z"/>
                <w:color w:val="000000"/>
                <w:sz w:val="20"/>
                <w:szCs w:val="20"/>
                <w:lang w:val="en-US"/>
              </w:rPr>
            </w:pPr>
            <w:ins w:id="2212" w:author="Nick.Tolimieri" w:date="2022-09-06T13:51:00Z">
              <w:r w:rsidRPr="00C97A89">
                <w:rPr>
                  <w:color w:val="000000"/>
                  <w:sz w:val="20"/>
                  <w:szCs w:val="20"/>
                  <w:lang w:val="en-US"/>
                </w:rPr>
                <w:t>1.76</w:t>
              </w:r>
            </w:ins>
          </w:p>
        </w:tc>
        <w:tc>
          <w:tcPr>
            <w:tcW w:w="905" w:type="dxa"/>
            <w:tcBorders>
              <w:top w:val="nil"/>
              <w:left w:val="nil"/>
              <w:bottom w:val="nil"/>
              <w:right w:val="nil"/>
            </w:tcBorders>
            <w:shd w:val="clear" w:color="auto" w:fill="auto"/>
            <w:noWrap/>
            <w:vAlign w:val="bottom"/>
            <w:hideMark/>
            <w:tcPrChange w:id="221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14" w:author="Nick.Tolimieri" w:date="2022-09-06T13:51:00Z"/>
                <w:color w:val="000000"/>
                <w:sz w:val="20"/>
                <w:szCs w:val="20"/>
                <w:lang w:val="en-US"/>
              </w:rPr>
            </w:pPr>
            <w:ins w:id="2215" w:author="Nick.Tolimieri" w:date="2022-09-06T13:51:00Z">
              <w:r w:rsidRPr="00C97A89">
                <w:rPr>
                  <w:color w:val="000000"/>
                  <w:sz w:val="20"/>
                  <w:szCs w:val="20"/>
                  <w:lang w:val="en-US"/>
                </w:rPr>
                <w:t>0.28</w:t>
              </w:r>
            </w:ins>
          </w:p>
        </w:tc>
        <w:tc>
          <w:tcPr>
            <w:tcW w:w="905" w:type="dxa"/>
            <w:tcBorders>
              <w:top w:val="nil"/>
              <w:left w:val="nil"/>
              <w:bottom w:val="nil"/>
              <w:right w:val="nil"/>
            </w:tcBorders>
            <w:shd w:val="clear" w:color="auto" w:fill="auto"/>
            <w:noWrap/>
            <w:vAlign w:val="bottom"/>
            <w:hideMark/>
            <w:tcPrChange w:id="221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17" w:author="Nick.Tolimieri" w:date="2022-09-06T13:51:00Z"/>
                <w:color w:val="000000"/>
                <w:sz w:val="20"/>
                <w:szCs w:val="20"/>
                <w:lang w:val="en-US"/>
              </w:rPr>
            </w:pPr>
            <w:ins w:id="2218" w:author="Nick.Tolimieri" w:date="2022-09-06T13:51:00Z">
              <w:r w:rsidRPr="00C97A89">
                <w:rPr>
                  <w:color w:val="000000"/>
                  <w:sz w:val="20"/>
                  <w:szCs w:val="20"/>
                  <w:lang w:val="en-US"/>
                </w:rPr>
                <w:t>3.52</w:t>
              </w:r>
            </w:ins>
          </w:p>
        </w:tc>
      </w:tr>
      <w:tr w:rsidR="00C97A89" w:rsidRPr="00C97A89" w:rsidTr="004C5EBF">
        <w:tblPrEx>
          <w:tblPrExChange w:id="2219" w:author="Nick.Tolimieri" w:date="2022-09-13T12:47:00Z">
            <w:tblPrEx>
              <w:tblW w:w="10017" w:type="dxa"/>
            </w:tblPrEx>
          </w:tblPrExChange>
        </w:tblPrEx>
        <w:trPr>
          <w:trHeight w:val="255"/>
          <w:ins w:id="2220" w:author="Nick.Tolimieri" w:date="2022-09-06T13:51:00Z"/>
          <w:trPrChange w:id="222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22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23" w:author="Nick.Tolimieri" w:date="2022-09-06T13:51:00Z"/>
                <w:color w:val="000000"/>
                <w:sz w:val="20"/>
                <w:szCs w:val="20"/>
                <w:lang w:val="en-US"/>
              </w:rPr>
            </w:pPr>
            <w:ins w:id="2224"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22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26" w:author="Nick.Tolimieri" w:date="2022-09-06T13:51:00Z"/>
                <w:color w:val="000000"/>
                <w:sz w:val="20"/>
                <w:szCs w:val="20"/>
                <w:lang w:val="en-US"/>
              </w:rPr>
            </w:pPr>
            <w:ins w:id="2227" w:author="Nick.Tolimieri"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222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29" w:author="Nick.Tolimieri" w:date="2022-09-06T13:51:00Z"/>
                <w:color w:val="000000"/>
                <w:sz w:val="20"/>
                <w:szCs w:val="20"/>
                <w:lang w:val="en-US"/>
              </w:rPr>
            </w:pPr>
            <w:ins w:id="2230"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23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32" w:author="Nick.Tolimieri" w:date="2022-09-06T13:51:00Z"/>
                <w:color w:val="000000"/>
                <w:sz w:val="20"/>
                <w:szCs w:val="20"/>
                <w:lang w:val="en-US"/>
              </w:rPr>
            </w:pPr>
            <w:ins w:id="2233"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23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35" w:author="Nick.Tolimieri" w:date="2022-09-06T13:51:00Z"/>
                <w:color w:val="000000"/>
                <w:sz w:val="20"/>
                <w:szCs w:val="20"/>
                <w:lang w:val="en-US"/>
              </w:rPr>
            </w:pPr>
            <w:ins w:id="2236"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23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38" w:author="Nick.Tolimieri" w:date="2022-09-06T13:51:00Z"/>
                <w:color w:val="000000"/>
                <w:sz w:val="20"/>
                <w:szCs w:val="20"/>
                <w:lang w:val="en-US"/>
              </w:rPr>
            </w:pPr>
            <w:ins w:id="2239"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24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41" w:author="Nick.Tolimieri" w:date="2022-09-06T13:51:00Z"/>
                <w:color w:val="000000"/>
                <w:sz w:val="20"/>
                <w:szCs w:val="20"/>
                <w:lang w:val="en-US"/>
              </w:rPr>
            </w:pPr>
            <w:ins w:id="2242"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24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44" w:author="Nick.Tolimieri" w:date="2022-09-06T13:51:00Z"/>
                <w:color w:val="000000"/>
                <w:sz w:val="20"/>
                <w:szCs w:val="20"/>
                <w:lang w:val="en-US"/>
              </w:rPr>
            </w:pPr>
            <w:ins w:id="224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4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47" w:author="Nick.Tolimieri" w:date="2022-09-06T13:51:00Z"/>
                <w:color w:val="000000"/>
                <w:sz w:val="20"/>
                <w:szCs w:val="20"/>
                <w:lang w:val="en-US"/>
              </w:rPr>
            </w:pPr>
            <w:ins w:id="224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4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50" w:author="Nick.Tolimieri" w:date="2022-09-06T13:51:00Z"/>
                <w:color w:val="000000"/>
                <w:sz w:val="20"/>
                <w:szCs w:val="20"/>
                <w:lang w:val="en-US"/>
              </w:rPr>
            </w:pPr>
            <w:ins w:id="225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5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53" w:author="Nick.Tolimieri" w:date="2022-09-06T13:51:00Z"/>
                <w:color w:val="000000"/>
                <w:sz w:val="20"/>
                <w:szCs w:val="20"/>
                <w:lang w:val="en-US"/>
              </w:rPr>
            </w:pPr>
            <w:ins w:id="2254" w:author="Nick.Tolimieri" w:date="2022-09-06T13:51:00Z">
              <w:r w:rsidRPr="00C97A89">
                <w:rPr>
                  <w:color w:val="000000"/>
                  <w:sz w:val="20"/>
                  <w:szCs w:val="20"/>
                  <w:lang w:val="en-US"/>
                </w:rPr>
                <w:t>-</w:t>
              </w:r>
            </w:ins>
          </w:p>
        </w:tc>
      </w:tr>
      <w:tr w:rsidR="00C97A89" w:rsidRPr="00C97A89" w:rsidTr="004C5EBF">
        <w:tblPrEx>
          <w:tblPrExChange w:id="2255" w:author="Nick.Tolimieri" w:date="2022-09-13T12:47:00Z">
            <w:tblPrEx>
              <w:tblW w:w="10017" w:type="dxa"/>
            </w:tblPrEx>
          </w:tblPrExChange>
        </w:tblPrEx>
        <w:trPr>
          <w:trHeight w:val="255"/>
          <w:ins w:id="2256" w:author="Nick.Tolimieri" w:date="2022-09-06T13:51:00Z"/>
          <w:trPrChange w:id="225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25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59" w:author="Nick.Tolimieri" w:date="2022-09-06T13:51:00Z"/>
                <w:color w:val="000000"/>
                <w:sz w:val="20"/>
                <w:szCs w:val="20"/>
                <w:lang w:val="en-US"/>
              </w:rPr>
            </w:pPr>
            <w:ins w:id="2260"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26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62" w:author="Nick.Tolimieri" w:date="2022-09-06T13:51:00Z"/>
                <w:color w:val="000000"/>
                <w:sz w:val="20"/>
                <w:szCs w:val="20"/>
                <w:lang w:val="en-US"/>
              </w:rPr>
            </w:pPr>
            <w:ins w:id="2263" w:author="Nick.Tolimieri"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226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65" w:author="Nick.Tolimieri" w:date="2022-09-06T13:51:00Z"/>
                <w:color w:val="000000"/>
                <w:sz w:val="20"/>
                <w:szCs w:val="20"/>
                <w:lang w:val="en-US"/>
              </w:rPr>
            </w:pPr>
            <w:ins w:id="2266"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26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68" w:author="Nick.Tolimieri" w:date="2022-09-06T13:51:00Z"/>
                <w:color w:val="000000"/>
                <w:sz w:val="20"/>
                <w:szCs w:val="20"/>
                <w:lang w:val="en-US"/>
              </w:rPr>
            </w:pPr>
            <w:ins w:id="2269"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27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71" w:author="Nick.Tolimieri" w:date="2022-09-06T13:51:00Z"/>
                <w:color w:val="000000"/>
                <w:sz w:val="20"/>
                <w:szCs w:val="20"/>
                <w:lang w:val="en-US"/>
              </w:rPr>
            </w:pPr>
            <w:ins w:id="2272"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27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74" w:author="Nick.Tolimieri" w:date="2022-09-06T13:51:00Z"/>
                <w:color w:val="000000"/>
                <w:sz w:val="20"/>
                <w:szCs w:val="20"/>
                <w:lang w:val="en-US"/>
              </w:rPr>
            </w:pPr>
            <w:ins w:id="2275"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27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77" w:author="Nick.Tolimieri" w:date="2022-09-06T13:51:00Z"/>
                <w:color w:val="000000"/>
                <w:sz w:val="20"/>
                <w:szCs w:val="20"/>
                <w:lang w:val="en-US"/>
              </w:rPr>
            </w:pPr>
            <w:ins w:id="2278"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27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80" w:author="Nick.Tolimieri" w:date="2022-09-06T13:51:00Z"/>
                <w:color w:val="000000"/>
                <w:sz w:val="20"/>
                <w:szCs w:val="20"/>
                <w:lang w:val="en-US"/>
              </w:rPr>
            </w:pPr>
            <w:ins w:id="228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8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83" w:author="Nick.Tolimieri" w:date="2022-09-06T13:51:00Z"/>
                <w:color w:val="000000"/>
                <w:sz w:val="20"/>
                <w:szCs w:val="20"/>
                <w:lang w:val="en-US"/>
              </w:rPr>
            </w:pPr>
            <w:ins w:id="228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8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86" w:author="Nick.Tolimieri" w:date="2022-09-06T13:51:00Z"/>
                <w:color w:val="000000"/>
                <w:sz w:val="20"/>
                <w:szCs w:val="20"/>
                <w:lang w:val="en-US"/>
              </w:rPr>
            </w:pPr>
            <w:ins w:id="228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8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89" w:author="Nick.Tolimieri" w:date="2022-09-06T13:51:00Z"/>
                <w:color w:val="000000"/>
                <w:sz w:val="20"/>
                <w:szCs w:val="20"/>
                <w:lang w:val="en-US"/>
              </w:rPr>
            </w:pPr>
            <w:ins w:id="2290" w:author="Nick.Tolimieri" w:date="2022-09-06T13:51:00Z">
              <w:r w:rsidRPr="00C97A89">
                <w:rPr>
                  <w:color w:val="000000"/>
                  <w:sz w:val="20"/>
                  <w:szCs w:val="20"/>
                  <w:lang w:val="en-US"/>
                </w:rPr>
                <w:t>-</w:t>
              </w:r>
            </w:ins>
          </w:p>
        </w:tc>
      </w:tr>
      <w:tr w:rsidR="00C97A89" w:rsidRPr="00C97A89" w:rsidTr="004C5EBF">
        <w:tblPrEx>
          <w:tblPrExChange w:id="2291" w:author="Nick.Tolimieri" w:date="2022-09-13T12:47:00Z">
            <w:tblPrEx>
              <w:tblW w:w="10017" w:type="dxa"/>
            </w:tblPrEx>
          </w:tblPrExChange>
        </w:tblPrEx>
        <w:trPr>
          <w:trHeight w:val="255"/>
          <w:ins w:id="2292" w:author="Nick.Tolimieri" w:date="2022-09-06T13:51:00Z"/>
          <w:trPrChange w:id="229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29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95" w:author="Nick.Tolimieri" w:date="2022-09-06T13:51:00Z"/>
                <w:color w:val="000000"/>
                <w:sz w:val="20"/>
                <w:szCs w:val="20"/>
                <w:lang w:val="en-US"/>
              </w:rPr>
            </w:pPr>
            <w:ins w:id="2296"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29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98" w:author="Nick.Tolimieri" w:date="2022-09-06T13:51:00Z"/>
                <w:color w:val="000000"/>
                <w:sz w:val="20"/>
                <w:szCs w:val="20"/>
                <w:lang w:val="en-US"/>
              </w:rPr>
            </w:pPr>
            <w:ins w:id="2299" w:author="Nick.Tolimieri"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230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01" w:author="Nick.Tolimieri" w:date="2022-09-06T13:51:00Z"/>
                <w:color w:val="000000"/>
                <w:sz w:val="20"/>
                <w:szCs w:val="20"/>
                <w:lang w:val="en-US"/>
              </w:rPr>
            </w:pPr>
            <w:ins w:id="2302" w:author="Nick.Tolimieri" w:date="2022-09-06T13:51:00Z">
              <w:r w:rsidRPr="00C97A89">
                <w:rPr>
                  <w:color w:val="000000"/>
                  <w:sz w:val="20"/>
                  <w:szCs w:val="20"/>
                  <w:lang w:val="en-US"/>
                </w:rPr>
                <w:t>24</w:t>
              </w:r>
            </w:ins>
          </w:p>
        </w:tc>
        <w:tc>
          <w:tcPr>
            <w:tcW w:w="736" w:type="dxa"/>
            <w:tcBorders>
              <w:top w:val="nil"/>
              <w:left w:val="nil"/>
              <w:bottom w:val="nil"/>
              <w:right w:val="nil"/>
            </w:tcBorders>
            <w:shd w:val="clear" w:color="auto" w:fill="auto"/>
            <w:noWrap/>
            <w:vAlign w:val="bottom"/>
            <w:hideMark/>
            <w:tcPrChange w:id="230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04" w:author="Nick.Tolimieri" w:date="2022-09-06T13:51:00Z"/>
                <w:color w:val="000000"/>
                <w:sz w:val="20"/>
                <w:szCs w:val="20"/>
                <w:lang w:val="en-US"/>
              </w:rPr>
            </w:pPr>
            <w:ins w:id="2305" w:author="Nick.Tolimieri" w:date="2022-09-06T13:51:00Z">
              <w:r w:rsidRPr="00C97A89">
                <w:rPr>
                  <w:color w:val="000000"/>
                  <w:sz w:val="20"/>
                  <w:szCs w:val="20"/>
                  <w:lang w:val="en-US"/>
                </w:rPr>
                <w:t>64</w:t>
              </w:r>
            </w:ins>
          </w:p>
        </w:tc>
        <w:tc>
          <w:tcPr>
            <w:tcW w:w="728" w:type="dxa"/>
            <w:tcBorders>
              <w:top w:val="nil"/>
              <w:left w:val="nil"/>
              <w:bottom w:val="nil"/>
              <w:right w:val="nil"/>
            </w:tcBorders>
            <w:shd w:val="clear" w:color="auto" w:fill="auto"/>
            <w:noWrap/>
            <w:vAlign w:val="bottom"/>
            <w:hideMark/>
            <w:tcPrChange w:id="230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07" w:author="Nick.Tolimieri" w:date="2022-09-06T13:51:00Z"/>
                <w:color w:val="000000"/>
                <w:sz w:val="20"/>
                <w:szCs w:val="20"/>
                <w:lang w:val="en-US"/>
              </w:rPr>
            </w:pPr>
            <w:ins w:id="2308"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230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10" w:author="Nick.Tolimieri" w:date="2022-09-06T13:51:00Z"/>
                <w:color w:val="000000"/>
                <w:sz w:val="20"/>
                <w:szCs w:val="20"/>
                <w:lang w:val="en-US"/>
              </w:rPr>
            </w:pPr>
            <w:ins w:id="2311" w:author="Nick.Tolimieri" w:date="2022-09-06T13:51:00Z">
              <w:r w:rsidRPr="00C97A89">
                <w:rPr>
                  <w:color w:val="000000"/>
                  <w:sz w:val="20"/>
                  <w:szCs w:val="20"/>
                  <w:lang w:val="en-US"/>
                </w:rPr>
                <w:t>39</w:t>
              </w:r>
            </w:ins>
          </w:p>
        </w:tc>
        <w:tc>
          <w:tcPr>
            <w:tcW w:w="700" w:type="dxa"/>
            <w:tcBorders>
              <w:top w:val="nil"/>
              <w:left w:val="nil"/>
              <w:bottom w:val="nil"/>
              <w:right w:val="nil"/>
            </w:tcBorders>
            <w:shd w:val="clear" w:color="auto" w:fill="auto"/>
            <w:noWrap/>
            <w:vAlign w:val="bottom"/>
            <w:hideMark/>
            <w:tcPrChange w:id="231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13" w:author="Nick.Tolimieri" w:date="2022-09-06T13:51:00Z"/>
                <w:color w:val="000000"/>
                <w:sz w:val="20"/>
                <w:szCs w:val="20"/>
                <w:lang w:val="en-US"/>
              </w:rPr>
            </w:pPr>
            <w:ins w:id="2314"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231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16" w:author="Nick.Tolimieri" w:date="2022-09-06T13:51:00Z"/>
                <w:color w:val="000000"/>
                <w:sz w:val="20"/>
                <w:szCs w:val="20"/>
                <w:lang w:val="en-US"/>
              </w:rPr>
            </w:pPr>
            <w:ins w:id="2317" w:author="Nick.Tolimieri" w:date="2022-09-06T13:51:00Z">
              <w:r w:rsidRPr="00C97A89">
                <w:rPr>
                  <w:color w:val="000000"/>
                  <w:sz w:val="20"/>
                  <w:szCs w:val="20"/>
                  <w:lang w:val="en-US"/>
                </w:rPr>
                <w:t>17</w:t>
              </w:r>
            </w:ins>
          </w:p>
        </w:tc>
        <w:tc>
          <w:tcPr>
            <w:tcW w:w="905" w:type="dxa"/>
            <w:tcBorders>
              <w:top w:val="nil"/>
              <w:left w:val="nil"/>
              <w:bottom w:val="nil"/>
              <w:right w:val="nil"/>
            </w:tcBorders>
            <w:shd w:val="clear" w:color="auto" w:fill="auto"/>
            <w:noWrap/>
            <w:vAlign w:val="bottom"/>
            <w:hideMark/>
            <w:tcPrChange w:id="231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19" w:author="Nick.Tolimieri" w:date="2022-09-06T13:51:00Z"/>
                <w:color w:val="000000"/>
                <w:sz w:val="20"/>
                <w:szCs w:val="20"/>
                <w:lang w:val="en-US"/>
              </w:rPr>
            </w:pPr>
            <w:ins w:id="2320" w:author="Nick.Tolimieri" w:date="2022-09-06T13:51:00Z">
              <w:r w:rsidRPr="00C97A89">
                <w:rPr>
                  <w:color w:val="000000"/>
                  <w:sz w:val="20"/>
                  <w:szCs w:val="20"/>
                  <w:lang w:val="en-US"/>
                </w:rPr>
                <w:t>2.17</w:t>
              </w:r>
            </w:ins>
          </w:p>
        </w:tc>
        <w:tc>
          <w:tcPr>
            <w:tcW w:w="905" w:type="dxa"/>
            <w:tcBorders>
              <w:top w:val="nil"/>
              <w:left w:val="nil"/>
              <w:bottom w:val="nil"/>
              <w:right w:val="nil"/>
            </w:tcBorders>
            <w:shd w:val="clear" w:color="auto" w:fill="auto"/>
            <w:noWrap/>
            <w:vAlign w:val="bottom"/>
            <w:hideMark/>
            <w:tcPrChange w:id="232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22" w:author="Nick.Tolimieri" w:date="2022-09-06T13:51:00Z"/>
                <w:color w:val="000000"/>
                <w:sz w:val="20"/>
                <w:szCs w:val="20"/>
                <w:lang w:val="en-US"/>
              </w:rPr>
            </w:pPr>
            <w:ins w:id="2323" w:author="Nick.Tolimieri" w:date="2022-09-06T13:51:00Z">
              <w:r w:rsidRPr="00C97A89">
                <w:rPr>
                  <w:color w:val="000000"/>
                  <w:sz w:val="20"/>
                  <w:szCs w:val="20"/>
                  <w:lang w:val="en-US"/>
                </w:rPr>
                <w:t>0.41</w:t>
              </w:r>
            </w:ins>
          </w:p>
        </w:tc>
        <w:tc>
          <w:tcPr>
            <w:tcW w:w="905" w:type="dxa"/>
            <w:tcBorders>
              <w:top w:val="nil"/>
              <w:left w:val="nil"/>
              <w:bottom w:val="nil"/>
              <w:right w:val="nil"/>
            </w:tcBorders>
            <w:shd w:val="clear" w:color="auto" w:fill="auto"/>
            <w:noWrap/>
            <w:vAlign w:val="bottom"/>
            <w:hideMark/>
            <w:tcPrChange w:id="232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25" w:author="Nick.Tolimieri" w:date="2022-09-06T13:51:00Z"/>
                <w:color w:val="000000"/>
                <w:sz w:val="20"/>
                <w:szCs w:val="20"/>
                <w:lang w:val="en-US"/>
              </w:rPr>
            </w:pPr>
            <w:ins w:id="2326" w:author="Nick.Tolimieri" w:date="2022-09-06T13:51:00Z">
              <w:r w:rsidRPr="00C97A89">
                <w:rPr>
                  <w:color w:val="000000"/>
                  <w:sz w:val="20"/>
                  <w:szCs w:val="20"/>
                  <w:lang w:val="en-US"/>
                </w:rPr>
                <w:t>3.27</w:t>
              </w:r>
            </w:ins>
          </w:p>
        </w:tc>
      </w:tr>
      <w:tr w:rsidR="00C97A89" w:rsidRPr="00C97A89" w:rsidTr="004C5EBF">
        <w:tblPrEx>
          <w:tblPrExChange w:id="2327" w:author="Nick.Tolimieri" w:date="2022-09-13T12:47:00Z">
            <w:tblPrEx>
              <w:tblW w:w="10017" w:type="dxa"/>
            </w:tblPrEx>
          </w:tblPrExChange>
        </w:tblPrEx>
        <w:trPr>
          <w:trHeight w:val="255"/>
          <w:ins w:id="2328" w:author="Nick.Tolimieri" w:date="2022-09-06T13:51:00Z"/>
          <w:trPrChange w:id="232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33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331" w:author="Nick.Tolimieri" w:date="2022-09-06T13:51:00Z"/>
                <w:color w:val="000000"/>
                <w:sz w:val="20"/>
                <w:szCs w:val="20"/>
                <w:lang w:val="en-US"/>
              </w:rPr>
            </w:pPr>
            <w:ins w:id="2332"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33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34" w:author="Nick.Tolimieri" w:date="2022-09-06T13:51:00Z"/>
                <w:color w:val="000000"/>
                <w:sz w:val="20"/>
                <w:szCs w:val="20"/>
                <w:lang w:val="en-US"/>
              </w:rPr>
            </w:pPr>
            <w:ins w:id="2335" w:author="Nick.Tolimieri"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233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37" w:author="Nick.Tolimieri" w:date="2022-09-06T13:51:00Z"/>
                <w:color w:val="000000"/>
                <w:sz w:val="20"/>
                <w:szCs w:val="20"/>
                <w:lang w:val="en-US"/>
              </w:rPr>
            </w:pPr>
            <w:ins w:id="233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33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40" w:author="Nick.Tolimieri" w:date="2022-09-06T13:51:00Z"/>
                <w:color w:val="000000"/>
                <w:sz w:val="20"/>
                <w:szCs w:val="20"/>
                <w:lang w:val="en-US"/>
              </w:rPr>
            </w:pPr>
            <w:ins w:id="2341" w:author="Nick.Tolimieri"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234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43" w:author="Nick.Tolimieri" w:date="2022-09-06T13:51:00Z"/>
                <w:color w:val="000000"/>
                <w:sz w:val="20"/>
                <w:szCs w:val="20"/>
                <w:lang w:val="en-US"/>
              </w:rPr>
            </w:pPr>
            <w:ins w:id="2344"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34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46" w:author="Nick.Tolimieri" w:date="2022-09-06T13:51:00Z"/>
                <w:color w:val="000000"/>
                <w:sz w:val="20"/>
                <w:szCs w:val="20"/>
                <w:lang w:val="en-US"/>
              </w:rPr>
            </w:pPr>
            <w:ins w:id="2347" w:author="Nick.Tolimieri" w:date="2022-09-06T13:51:00Z">
              <w:r w:rsidRPr="00C97A89">
                <w:rPr>
                  <w:color w:val="000000"/>
                  <w:sz w:val="20"/>
                  <w:szCs w:val="20"/>
                  <w:lang w:val="en-US"/>
                </w:rPr>
                <w:t>14</w:t>
              </w:r>
            </w:ins>
          </w:p>
        </w:tc>
        <w:tc>
          <w:tcPr>
            <w:tcW w:w="700" w:type="dxa"/>
            <w:tcBorders>
              <w:top w:val="nil"/>
              <w:left w:val="nil"/>
              <w:bottom w:val="nil"/>
              <w:right w:val="nil"/>
            </w:tcBorders>
            <w:shd w:val="clear" w:color="auto" w:fill="auto"/>
            <w:noWrap/>
            <w:vAlign w:val="bottom"/>
            <w:hideMark/>
            <w:tcPrChange w:id="234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49" w:author="Nick.Tolimieri" w:date="2022-09-06T13:51:00Z"/>
                <w:color w:val="000000"/>
                <w:sz w:val="20"/>
                <w:szCs w:val="20"/>
                <w:lang w:val="en-US"/>
              </w:rPr>
            </w:pPr>
            <w:ins w:id="2350" w:author="Nick.Tolimieri" w:date="2022-09-06T13:51:00Z">
              <w:r w:rsidRPr="00C97A89">
                <w:rPr>
                  <w:color w:val="000000"/>
                  <w:sz w:val="20"/>
                  <w:szCs w:val="20"/>
                  <w:lang w:val="en-US"/>
                </w:rPr>
                <w:t>14</w:t>
              </w:r>
            </w:ins>
          </w:p>
        </w:tc>
        <w:tc>
          <w:tcPr>
            <w:tcW w:w="640" w:type="dxa"/>
            <w:tcBorders>
              <w:top w:val="nil"/>
              <w:left w:val="nil"/>
              <w:bottom w:val="nil"/>
              <w:right w:val="nil"/>
            </w:tcBorders>
            <w:shd w:val="clear" w:color="auto" w:fill="auto"/>
            <w:noWrap/>
            <w:vAlign w:val="bottom"/>
            <w:hideMark/>
            <w:tcPrChange w:id="235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52" w:author="Nick.Tolimieri" w:date="2022-09-06T13:51:00Z"/>
                <w:color w:val="000000"/>
                <w:sz w:val="20"/>
                <w:szCs w:val="20"/>
                <w:lang w:val="en-US"/>
              </w:rPr>
            </w:pPr>
            <w:ins w:id="2353" w:author="Nick.Tolimieri"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235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55" w:author="Nick.Tolimieri" w:date="2022-09-06T13:51:00Z"/>
                <w:color w:val="000000"/>
                <w:sz w:val="20"/>
                <w:szCs w:val="20"/>
                <w:lang w:val="en-US"/>
              </w:rPr>
            </w:pPr>
            <w:ins w:id="2356" w:author="Nick.Tolimieri" w:date="2022-09-06T13:51:00Z">
              <w:r w:rsidRPr="00C97A89">
                <w:rPr>
                  <w:color w:val="000000"/>
                  <w:sz w:val="20"/>
                  <w:szCs w:val="20"/>
                  <w:lang w:val="en-US"/>
                </w:rPr>
                <w:t>2.04</w:t>
              </w:r>
            </w:ins>
          </w:p>
        </w:tc>
        <w:tc>
          <w:tcPr>
            <w:tcW w:w="905" w:type="dxa"/>
            <w:tcBorders>
              <w:top w:val="nil"/>
              <w:left w:val="nil"/>
              <w:bottom w:val="nil"/>
              <w:right w:val="nil"/>
            </w:tcBorders>
            <w:shd w:val="clear" w:color="auto" w:fill="auto"/>
            <w:noWrap/>
            <w:vAlign w:val="bottom"/>
            <w:hideMark/>
            <w:tcPrChange w:id="235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58" w:author="Nick.Tolimieri" w:date="2022-09-06T13:51:00Z"/>
                <w:color w:val="000000"/>
                <w:sz w:val="20"/>
                <w:szCs w:val="20"/>
                <w:lang w:val="en-US"/>
              </w:rPr>
            </w:pPr>
            <w:ins w:id="2359" w:author="Nick.Tolimieri" w:date="2022-09-06T13:51:00Z">
              <w:r w:rsidRPr="00C97A89">
                <w:rPr>
                  <w:color w:val="000000"/>
                  <w:sz w:val="20"/>
                  <w:szCs w:val="20"/>
                  <w:lang w:val="en-US"/>
                </w:rPr>
                <w:t>0.34</w:t>
              </w:r>
            </w:ins>
          </w:p>
        </w:tc>
        <w:tc>
          <w:tcPr>
            <w:tcW w:w="905" w:type="dxa"/>
            <w:tcBorders>
              <w:top w:val="nil"/>
              <w:left w:val="nil"/>
              <w:bottom w:val="nil"/>
              <w:right w:val="nil"/>
            </w:tcBorders>
            <w:shd w:val="clear" w:color="auto" w:fill="auto"/>
            <w:noWrap/>
            <w:vAlign w:val="bottom"/>
            <w:hideMark/>
            <w:tcPrChange w:id="236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61" w:author="Nick.Tolimieri" w:date="2022-09-06T13:51:00Z"/>
                <w:color w:val="000000"/>
                <w:sz w:val="20"/>
                <w:szCs w:val="20"/>
                <w:lang w:val="en-US"/>
              </w:rPr>
            </w:pPr>
            <w:ins w:id="2362" w:author="Nick.Tolimieri" w:date="2022-09-06T13:51:00Z">
              <w:r w:rsidRPr="00C97A89">
                <w:rPr>
                  <w:color w:val="000000"/>
                  <w:sz w:val="20"/>
                  <w:szCs w:val="20"/>
                  <w:lang w:val="en-US"/>
                </w:rPr>
                <w:t>2.48</w:t>
              </w:r>
            </w:ins>
          </w:p>
        </w:tc>
      </w:tr>
      <w:tr w:rsidR="00C97A89" w:rsidRPr="00C97A89" w:rsidTr="004C5EBF">
        <w:tblPrEx>
          <w:tblPrExChange w:id="2363" w:author="Nick.Tolimieri" w:date="2022-09-13T12:47:00Z">
            <w:tblPrEx>
              <w:tblW w:w="10017" w:type="dxa"/>
            </w:tblPrEx>
          </w:tblPrExChange>
        </w:tblPrEx>
        <w:trPr>
          <w:trHeight w:val="255"/>
          <w:ins w:id="2364" w:author="Nick.Tolimieri" w:date="2022-09-06T13:51:00Z"/>
          <w:trPrChange w:id="236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36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367" w:author="Nick.Tolimieri" w:date="2022-09-06T13:51:00Z"/>
                <w:color w:val="000000"/>
                <w:sz w:val="20"/>
                <w:szCs w:val="20"/>
                <w:lang w:val="en-US"/>
              </w:rPr>
            </w:pPr>
            <w:ins w:id="2368"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36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70" w:author="Nick.Tolimieri" w:date="2022-09-06T13:51:00Z"/>
                <w:color w:val="000000"/>
                <w:sz w:val="20"/>
                <w:szCs w:val="20"/>
                <w:lang w:val="en-US"/>
              </w:rPr>
            </w:pPr>
            <w:ins w:id="2371" w:author="Nick.Tolimieri" w:date="2022-09-06T13:51:00Z">
              <w:r w:rsidRPr="00C97A89">
                <w:rPr>
                  <w:color w:val="000000"/>
                  <w:sz w:val="20"/>
                  <w:szCs w:val="20"/>
                  <w:lang w:val="en-US"/>
                </w:rPr>
                <w:t>2021</w:t>
              </w:r>
            </w:ins>
          </w:p>
        </w:tc>
        <w:tc>
          <w:tcPr>
            <w:tcW w:w="734" w:type="dxa"/>
            <w:tcBorders>
              <w:top w:val="nil"/>
              <w:left w:val="nil"/>
              <w:bottom w:val="nil"/>
              <w:right w:val="nil"/>
            </w:tcBorders>
            <w:shd w:val="clear" w:color="auto" w:fill="auto"/>
            <w:noWrap/>
            <w:vAlign w:val="bottom"/>
            <w:hideMark/>
            <w:tcPrChange w:id="237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73" w:author="Nick.Tolimieri" w:date="2022-09-06T13:51:00Z"/>
                <w:color w:val="000000"/>
                <w:sz w:val="20"/>
                <w:szCs w:val="20"/>
                <w:lang w:val="en-US"/>
              </w:rPr>
            </w:pPr>
            <w:ins w:id="2374"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37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76" w:author="Nick.Tolimieri" w:date="2022-09-06T13:51:00Z"/>
                <w:color w:val="000000"/>
                <w:sz w:val="20"/>
                <w:szCs w:val="20"/>
                <w:lang w:val="en-US"/>
              </w:rPr>
            </w:pPr>
            <w:ins w:id="2377" w:author="Nick.Tolimieri"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237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79" w:author="Nick.Tolimieri" w:date="2022-09-06T13:51:00Z"/>
                <w:color w:val="000000"/>
                <w:sz w:val="20"/>
                <w:szCs w:val="20"/>
                <w:lang w:val="en-US"/>
              </w:rPr>
            </w:pPr>
            <w:ins w:id="2380"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38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82" w:author="Nick.Tolimieri" w:date="2022-09-06T13:51:00Z"/>
                <w:color w:val="000000"/>
                <w:sz w:val="20"/>
                <w:szCs w:val="20"/>
                <w:lang w:val="en-US"/>
              </w:rPr>
            </w:pPr>
            <w:ins w:id="2383" w:author="Nick.Tolimieri" w:date="2022-09-06T13:51:00Z">
              <w:r w:rsidRPr="00C97A89">
                <w:rPr>
                  <w:color w:val="000000"/>
                  <w:sz w:val="20"/>
                  <w:szCs w:val="20"/>
                  <w:lang w:val="en-US"/>
                </w:rPr>
                <w:t>7</w:t>
              </w:r>
            </w:ins>
          </w:p>
        </w:tc>
        <w:tc>
          <w:tcPr>
            <w:tcW w:w="700" w:type="dxa"/>
            <w:tcBorders>
              <w:top w:val="nil"/>
              <w:left w:val="nil"/>
              <w:bottom w:val="nil"/>
              <w:right w:val="nil"/>
            </w:tcBorders>
            <w:shd w:val="clear" w:color="auto" w:fill="auto"/>
            <w:noWrap/>
            <w:vAlign w:val="bottom"/>
            <w:hideMark/>
            <w:tcPrChange w:id="238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85" w:author="Nick.Tolimieri" w:date="2022-09-06T13:51:00Z"/>
                <w:color w:val="000000"/>
                <w:sz w:val="20"/>
                <w:szCs w:val="20"/>
                <w:lang w:val="en-US"/>
              </w:rPr>
            </w:pPr>
            <w:ins w:id="2386"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238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88" w:author="Nick.Tolimieri" w:date="2022-09-06T13:51:00Z"/>
                <w:color w:val="000000"/>
                <w:sz w:val="20"/>
                <w:szCs w:val="20"/>
                <w:lang w:val="en-US"/>
              </w:rPr>
            </w:pPr>
            <w:ins w:id="2389" w:author="Nick.Tolimieri"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239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91" w:author="Nick.Tolimieri" w:date="2022-09-06T13:51:00Z"/>
                <w:color w:val="000000"/>
                <w:sz w:val="20"/>
                <w:szCs w:val="20"/>
                <w:lang w:val="en-US"/>
              </w:rPr>
            </w:pPr>
            <w:ins w:id="2392" w:author="Nick.Tolimieri" w:date="2022-09-06T13:51:00Z">
              <w:r w:rsidRPr="00C97A89">
                <w:rPr>
                  <w:color w:val="000000"/>
                  <w:sz w:val="20"/>
                  <w:szCs w:val="20"/>
                  <w:lang w:val="en-US"/>
                </w:rPr>
                <w:t>2.18</w:t>
              </w:r>
            </w:ins>
          </w:p>
        </w:tc>
        <w:tc>
          <w:tcPr>
            <w:tcW w:w="905" w:type="dxa"/>
            <w:tcBorders>
              <w:top w:val="nil"/>
              <w:left w:val="nil"/>
              <w:bottom w:val="nil"/>
              <w:right w:val="nil"/>
            </w:tcBorders>
            <w:shd w:val="clear" w:color="auto" w:fill="auto"/>
            <w:noWrap/>
            <w:vAlign w:val="bottom"/>
            <w:hideMark/>
            <w:tcPrChange w:id="239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94" w:author="Nick.Tolimieri" w:date="2022-09-06T13:51:00Z"/>
                <w:color w:val="000000"/>
                <w:sz w:val="20"/>
                <w:szCs w:val="20"/>
                <w:lang w:val="en-US"/>
              </w:rPr>
            </w:pPr>
            <w:ins w:id="2395" w:author="Nick.Tolimieri" w:date="2022-09-06T13:51:00Z">
              <w:r w:rsidRPr="00C97A89">
                <w:rPr>
                  <w:color w:val="000000"/>
                  <w:sz w:val="20"/>
                  <w:szCs w:val="20"/>
                  <w:lang w:val="en-US"/>
                </w:rPr>
                <w:t>0.19</w:t>
              </w:r>
            </w:ins>
          </w:p>
        </w:tc>
        <w:tc>
          <w:tcPr>
            <w:tcW w:w="905" w:type="dxa"/>
            <w:tcBorders>
              <w:top w:val="nil"/>
              <w:left w:val="nil"/>
              <w:bottom w:val="nil"/>
              <w:right w:val="nil"/>
            </w:tcBorders>
            <w:shd w:val="clear" w:color="auto" w:fill="auto"/>
            <w:noWrap/>
            <w:vAlign w:val="bottom"/>
            <w:hideMark/>
            <w:tcPrChange w:id="239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97" w:author="Nick.Tolimieri" w:date="2022-09-06T13:51:00Z"/>
                <w:color w:val="000000"/>
                <w:sz w:val="20"/>
                <w:szCs w:val="20"/>
                <w:lang w:val="en-US"/>
              </w:rPr>
            </w:pPr>
            <w:ins w:id="2398" w:author="Nick.Tolimieri" w:date="2022-09-06T13:51:00Z">
              <w:r w:rsidRPr="00C97A89">
                <w:rPr>
                  <w:color w:val="000000"/>
                  <w:sz w:val="20"/>
                  <w:szCs w:val="20"/>
                  <w:lang w:val="en-US"/>
                </w:rPr>
                <w:t>2.43</w:t>
              </w:r>
            </w:ins>
          </w:p>
        </w:tc>
      </w:tr>
      <w:tr w:rsidR="00C97A89" w:rsidRPr="00C97A89" w:rsidTr="004C5EBF">
        <w:tblPrEx>
          <w:tblPrExChange w:id="2399" w:author="Nick.Tolimieri" w:date="2022-09-13T12:47:00Z">
            <w:tblPrEx>
              <w:tblW w:w="10017" w:type="dxa"/>
            </w:tblPrEx>
          </w:tblPrExChange>
        </w:tblPrEx>
        <w:trPr>
          <w:trHeight w:val="255"/>
          <w:ins w:id="2400" w:author="Nick.Tolimieri" w:date="2022-09-06T13:51:00Z"/>
          <w:trPrChange w:id="240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40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03" w:author="Nick.Tolimieri" w:date="2022-09-06T13:51:00Z"/>
                <w:color w:val="000000"/>
                <w:sz w:val="20"/>
                <w:szCs w:val="20"/>
                <w:lang w:val="en-US"/>
              </w:rPr>
            </w:pPr>
            <w:ins w:id="2404"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40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06" w:author="Nick.Tolimieri" w:date="2022-09-06T13:51:00Z"/>
                <w:color w:val="000000"/>
                <w:sz w:val="20"/>
                <w:szCs w:val="20"/>
                <w:lang w:val="en-US"/>
              </w:rPr>
            </w:pPr>
            <w:ins w:id="2407" w:author="Nick.Tolimieri"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240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09" w:author="Nick.Tolimieri" w:date="2022-09-06T13:51:00Z"/>
                <w:color w:val="000000"/>
                <w:sz w:val="20"/>
                <w:szCs w:val="20"/>
                <w:lang w:val="en-US"/>
              </w:rPr>
            </w:pPr>
            <w:ins w:id="2410"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41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12" w:author="Nick.Tolimieri" w:date="2022-09-06T13:51:00Z"/>
                <w:color w:val="000000"/>
                <w:sz w:val="20"/>
                <w:szCs w:val="20"/>
                <w:lang w:val="en-US"/>
              </w:rPr>
            </w:pPr>
            <w:ins w:id="2413" w:author="Nick.Tolimieri" w:date="2022-09-06T13:51:00Z">
              <w:r w:rsidRPr="00C97A89">
                <w:rPr>
                  <w:color w:val="000000"/>
                  <w:sz w:val="20"/>
                  <w:szCs w:val="20"/>
                  <w:lang w:val="en-US"/>
                </w:rPr>
                <w:t>49</w:t>
              </w:r>
            </w:ins>
          </w:p>
        </w:tc>
        <w:tc>
          <w:tcPr>
            <w:tcW w:w="728" w:type="dxa"/>
            <w:tcBorders>
              <w:top w:val="nil"/>
              <w:left w:val="nil"/>
              <w:bottom w:val="nil"/>
              <w:right w:val="nil"/>
            </w:tcBorders>
            <w:shd w:val="clear" w:color="auto" w:fill="auto"/>
            <w:noWrap/>
            <w:vAlign w:val="bottom"/>
            <w:hideMark/>
            <w:tcPrChange w:id="241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15" w:author="Nick.Tolimieri" w:date="2022-09-06T13:51:00Z"/>
                <w:color w:val="000000"/>
                <w:sz w:val="20"/>
                <w:szCs w:val="20"/>
                <w:lang w:val="en-US"/>
              </w:rPr>
            </w:pPr>
            <w:ins w:id="2416" w:author="Nick.Tolimieri"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241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18" w:author="Nick.Tolimieri" w:date="2022-09-06T13:51:00Z"/>
                <w:color w:val="000000"/>
                <w:sz w:val="20"/>
                <w:szCs w:val="20"/>
                <w:lang w:val="en-US"/>
              </w:rPr>
            </w:pPr>
            <w:ins w:id="2419" w:author="Nick.Tolimieri" w:date="2022-09-06T13:51:00Z">
              <w:r w:rsidRPr="00C97A89">
                <w:rPr>
                  <w:color w:val="000000"/>
                  <w:sz w:val="20"/>
                  <w:szCs w:val="20"/>
                  <w:lang w:val="en-US"/>
                </w:rPr>
                <w:t>34</w:t>
              </w:r>
            </w:ins>
          </w:p>
        </w:tc>
        <w:tc>
          <w:tcPr>
            <w:tcW w:w="700" w:type="dxa"/>
            <w:tcBorders>
              <w:top w:val="nil"/>
              <w:left w:val="nil"/>
              <w:bottom w:val="nil"/>
              <w:right w:val="nil"/>
            </w:tcBorders>
            <w:shd w:val="clear" w:color="auto" w:fill="auto"/>
            <w:noWrap/>
            <w:vAlign w:val="bottom"/>
            <w:hideMark/>
            <w:tcPrChange w:id="242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21" w:author="Nick.Tolimieri" w:date="2022-09-06T13:51:00Z"/>
                <w:color w:val="000000"/>
                <w:sz w:val="20"/>
                <w:szCs w:val="20"/>
                <w:lang w:val="en-US"/>
              </w:rPr>
            </w:pPr>
            <w:ins w:id="2422"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42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24" w:author="Nick.Tolimieri" w:date="2022-09-06T13:51:00Z"/>
                <w:color w:val="000000"/>
                <w:sz w:val="20"/>
                <w:szCs w:val="20"/>
                <w:lang w:val="en-US"/>
              </w:rPr>
            </w:pPr>
            <w:ins w:id="2425" w:author="Nick.Tolimieri"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242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27" w:author="Nick.Tolimieri" w:date="2022-09-06T13:51:00Z"/>
                <w:color w:val="000000"/>
                <w:sz w:val="20"/>
                <w:szCs w:val="20"/>
                <w:lang w:val="en-US"/>
              </w:rPr>
            </w:pPr>
            <w:ins w:id="2428" w:author="Nick.Tolimieri" w:date="2022-09-06T13:51:00Z">
              <w:r w:rsidRPr="00C97A89">
                <w:rPr>
                  <w:color w:val="000000"/>
                  <w:sz w:val="20"/>
                  <w:szCs w:val="20"/>
                  <w:lang w:val="en-US"/>
                </w:rPr>
                <w:t>1.84</w:t>
              </w:r>
            </w:ins>
          </w:p>
        </w:tc>
        <w:tc>
          <w:tcPr>
            <w:tcW w:w="905" w:type="dxa"/>
            <w:tcBorders>
              <w:top w:val="nil"/>
              <w:left w:val="nil"/>
              <w:bottom w:val="nil"/>
              <w:right w:val="nil"/>
            </w:tcBorders>
            <w:shd w:val="clear" w:color="auto" w:fill="auto"/>
            <w:noWrap/>
            <w:vAlign w:val="bottom"/>
            <w:hideMark/>
            <w:tcPrChange w:id="242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30" w:author="Nick.Tolimieri" w:date="2022-09-06T13:51:00Z"/>
                <w:color w:val="000000"/>
                <w:sz w:val="20"/>
                <w:szCs w:val="20"/>
                <w:lang w:val="en-US"/>
              </w:rPr>
            </w:pPr>
            <w:ins w:id="2431" w:author="Nick.Tolimieri"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243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33" w:author="Nick.Tolimieri" w:date="2022-09-06T13:51:00Z"/>
                <w:color w:val="000000"/>
                <w:sz w:val="20"/>
                <w:szCs w:val="20"/>
                <w:lang w:val="en-US"/>
              </w:rPr>
            </w:pPr>
            <w:ins w:id="2434" w:author="Nick.Tolimieri" w:date="2022-09-06T13:51:00Z">
              <w:r w:rsidRPr="00C97A89">
                <w:rPr>
                  <w:color w:val="000000"/>
                  <w:sz w:val="20"/>
                  <w:szCs w:val="20"/>
                  <w:lang w:val="en-US"/>
                </w:rPr>
                <w:t>2.72</w:t>
              </w:r>
            </w:ins>
          </w:p>
        </w:tc>
      </w:tr>
      <w:tr w:rsidR="00C97A89" w:rsidRPr="00C97A89" w:rsidTr="004C5EBF">
        <w:tblPrEx>
          <w:tblPrExChange w:id="2435" w:author="Nick.Tolimieri" w:date="2022-09-13T12:47:00Z">
            <w:tblPrEx>
              <w:tblW w:w="10017" w:type="dxa"/>
            </w:tblPrEx>
          </w:tblPrExChange>
        </w:tblPrEx>
        <w:trPr>
          <w:trHeight w:val="255"/>
          <w:ins w:id="2436" w:author="Nick.Tolimieri" w:date="2022-09-06T13:51:00Z"/>
          <w:trPrChange w:id="243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43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39" w:author="Nick.Tolimieri" w:date="2022-09-06T13:51:00Z"/>
                <w:color w:val="000000"/>
                <w:sz w:val="20"/>
                <w:szCs w:val="20"/>
                <w:lang w:val="en-US"/>
              </w:rPr>
            </w:pPr>
            <w:ins w:id="2440"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44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2" w:author="Nick.Tolimieri" w:date="2022-09-06T13:51:00Z"/>
                <w:color w:val="000000"/>
                <w:sz w:val="20"/>
                <w:szCs w:val="20"/>
                <w:lang w:val="en-US"/>
              </w:rPr>
            </w:pPr>
            <w:ins w:id="2443" w:author="Nick.Tolimieri"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244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5" w:author="Nick.Tolimieri" w:date="2022-09-06T13:51:00Z"/>
                <w:color w:val="000000"/>
                <w:sz w:val="20"/>
                <w:szCs w:val="20"/>
                <w:lang w:val="en-US"/>
              </w:rPr>
            </w:pPr>
            <w:ins w:id="2446" w:author="Nick.Tolimieri" w:date="2022-09-06T13:51:00Z">
              <w:r w:rsidRPr="00C97A89">
                <w:rPr>
                  <w:color w:val="000000"/>
                  <w:sz w:val="20"/>
                  <w:szCs w:val="20"/>
                  <w:lang w:val="en-US"/>
                </w:rPr>
                <w:t>15</w:t>
              </w:r>
            </w:ins>
          </w:p>
        </w:tc>
        <w:tc>
          <w:tcPr>
            <w:tcW w:w="736" w:type="dxa"/>
            <w:tcBorders>
              <w:top w:val="nil"/>
              <w:left w:val="nil"/>
              <w:bottom w:val="nil"/>
              <w:right w:val="nil"/>
            </w:tcBorders>
            <w:shd w:val="clear" w:color="auto" w:fill="auto"/>
            <w:noWrap/>
            <w:vAlign w:val="bottom"/>
            <w:hideMark/>
            <w:tcPrChange w:id="244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8" w:author="Nick.Tolimieri" w:date="2022-09-06T13:51:00Z"/>
                <w:color w:val="000000"/>
                <w:sz w:val="20"/>
                <w:szCs w:val="20"/>
                <w:lang w:val="en-US"/>
              </w:rPr>
            </w:pPr>
            <w:ins w:id="2449" w:author="Nick.Tolimieri" w:date="2022-09-06T13:51:00Z">
              <w:r w:rsidRPr="00C97A89">
                <w:rPr>
                  <w:color w:val="000000"/>
                  <w:sz w:val="20"/>
                  <w:szCs w:val="20"/>
                  <w:lang w:val="en-US"/>
                </w:rPr>
                <w:t>35</w:t>
              </w:r>
            </w:ins>
          </w:p>
        </w:tc>
        <w:tc>
          <w:tcPr>
            <w:tcW w:w="728" w:type="dxa"/>
            <w:tcBorders>
              <w:top w:val="nil"/>
              <w:left w:val="nil"/>
              <w:bottom w:val="nil"/>
              <w:right w:val="nil"/>
            </w:tcBorders>
            <w:shd w:val="clear" w:color="auto" w:fill="auto"/>
            <w:noWrap/>
            <w:vAlign w:val="bottom"/>
            <w:hideMark/>
            <w:tcPrChange w:id="245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51" w:author="Nick.Tolimieri" w:date="2022-09-06T13:51:00Z"/>
                <w:color w:val="000000"/>
                <w:sz w:val="20"/>
                <w:szCs w:val="20"/>
                <w:lang w:val="en-US"/>
              </w:rPr>
            </w:pPr>
            <w:ins w:id="2452"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45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54" w:author="Nick.Tolimieri" w:date="2022-09-06T13:51:00Z"/>
                <w:color w:val="000000"/>
                <w:sz w:val="20"/>
                <w:szCs w:val="20"/>
                <w:lang w:val="en-US"/>
              </w:rPr>
            </w:pPr>
            <w:ins w:id="2455" w:author="Nick.Tolimieri" w:date="2022-09-06T13:51:00Z">
              <w:r w:rsidRPr="00C97A89">
                <w:rPr>
                  <w:color w:val="000000"/>
                  <w:sz w:val="20"/>
                  <w:szCs w:val="20"/>
                  <w:lang w:val="en-US"/>
                </w:rPr>
                <w:t>29</w:t>
              </w:r>
            </w:ins>
          </w:p>
        </w:tc>
        <w:tc>
          <w:tcPr>
            <w:tcW w:w="700" w:type="dxa"/>
            <w:tcBorders>
              <w:top w:val="nil"/>
              <w:left w:val="nil"/>
              <w:bottom w:val="nil"/>
              <w:right w:val="nil"/>
            </w:tcBorders>
            <w:shd w:val="clear" w:color="auto" w:fill="auto"/>
            <w:noWrap/>
            <w:vAlign w:val="bottom"/>
            <w:hideMark/>
            <w:tcPrChange w:id="245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57" w:author="Nick.Tolimieri" w:date="2022-09-06T13:51:00Z"/>
                <w:color w:val="000000"/>
                <w:sz w:val="20"/>
                <w:szCs w:val="20"/>
                <w:lang w:val="en-US"/>
              </w:rPr>
            </w:pPr>
            <w:ins w:id="2458" w:author="Nick.Tolimieri" w:date="2022-09-06T13:51:00Z">
              <w:r w:rsidRPr="00C97A89">
                <w:rPr>
                  <w:color w:val="000000"/>
                  <w:sz w:val="20"/>
                  <w:szCs w:val="20"/>
                  <w:lang w:val="en-US"/>
                </w:rPr>
                <w:t>29</w:t>
              </w:r>
            </w:ins>
          </w:p>
        </w:tc>
        <w:tc>
          <w:tcPr>
            <w:tcW w:w="640" w:type="dxa"/>
            <w:tcBorders>
              <w:top w:val="nil"/>
              <w:left w:val="nil"/>
              <w:bottom w:val="nil"/>
              <w:right w:val="nil"/>
            </w:tcBorders>
            <w:shd w:val="clear" w:color="auto" w:fill="auto"/>
            <w:noWrap/>
            <w:vAlign w:val="bottom"/>
            <w:hideMark/>
            <w:tcPrChange w:id="245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60" w:author="Nick.Tolimieri" w:date="2022-09-06T13:51:00Z"/>
                <w:color w:val="000000"/>
                <w:sz w:val="20"/>
                <w:szCs w:val="20"/>
                <w:lang w:val="en-US"/>
              </w:rPr>
            </w:pPr>
            <w:ins w:id="2461" w:author="Nick.Tolimieri"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246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63" w:author="Nick.Tolimieri" w:date="2022-09-06T13:51:00Z"/>
                <w:color w:val="000000"/>
                <w:sz w:val="20"/>
                <w:szCs w:val="20"/>
                <w:lang w:val="en-US"/>
              </w:rPr>
            </w:pPr>
            <w:ins w:id="2464" w:author="Nick.Tolimieri" w:date="2022-09-06T13:51:00Z">
              <w:r w:rsidRPr="00C97A89">
                <w:rPr>
                  <w:color w:val="000000"/>
                  <w:sz w:val="20"/>
                  <w:szCs w:val="20"/>
                  <w:lang w:val="en-US"/>
                </w:rPr>
                <w:t>2.65</w:t>
              </w:r>
            </w:ins>
          </w:p>
        </w:tc>
        <w:tc>
          <w:tcPr>
            <w:tcW w:w="905" w:type="dxa"/>
            <w:tcBorders>
              <w:top w:val="nil"/>
              <w:left w:val="nil"/>
              <w:bottom w:val="nil"/>
              <w:right w:val="nil"/>
            </w:tcBorders>
            <w:shd w:val="clear" w:color="auto" w:fill="auto"/>
            <w:noWrap/>
            <w:vAlign w:val="bottom"/>
            <w:hideMark/>
            <w:tcPrChange w:id="246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66" w:author="Nick.Tolimieri" w:date="2022-09-06T13:51:00Z"/>
                <w:color w:val="000000"/>
                <w:sz w:val="20"/>
                <w:szCs w:val="20"/>
                <w:lang w:val="en-US"/>
              </w:rPr>
            </w:pPr>
            <w:ins w:id="2467" w:author="Nick.Tolimieri" w:date="2022-09-06T13:51:00Z">
              <w:r w:rsidRPr="00C97A89">
                <w:rPr>
                  <w:color w:val="000000"/>
                  <w:sz w:val="20"/>
                  <w:szCs w:val="20"/>
                  <w:lang w:val="en-US"/>
                </w:rPr>
                <w:t>0.62</w:t>
              </w:r>
            </w:ins>
          </w:p>
        </w:tc>
        <w:tc>
          <w:tcPr>
            <w:tcW w:w="905" w:type="dxa"/>
            <w:tcBorders>
              <w:top w:val="nil"/>
              <w:left w:val="nil"/>
              <w:bottom w:val="nil"/>
              <w:right w:val="nil"/>
            </w:tcBorders>
            <w:shd w:val="clear" w:color="auto" w:fill="auto"/>
            <w:noWrap/>
            <w:vAlign w:val="bottom"/>
            <w:hideMark/>
            <w:tcPrChange w:id="246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69" w:author="Nick.Tolimieri" w:date="2022-09-06T13:51:00Z"/>
                <w:color w:val="000000"/>
                <w:sz w:val="20"/>
                <w:szCs w:val="20"/>
                <w:lang w:val="en-US"/>
              </w:rPr>
            </w:pPr>
            <w:ins w:id="2470" w:author="Nick.Tolimieri" w:date="2022-09-06T13:51:00Z">
              <w:r w:rsidRPr="00C97A89">
                <w:rPr>
                  <w:color w:val="000000"/>
                  <w:sz w:val="20"/>
                  <w:szCs w:val="20"/>
                  <w:lang w:val="en-US"/>
                </w:rPr>
                <w:t>3.8</w:t>
              </w:r>
            </w:ins>
          </w:p>
        </w:tc>
      </w:tr>
      <w:tr w:rsidR="00C97A89" w:rsidRPr="00C97A89" w:rsidTr="004C5EBF">
        <w:tblPrEx>
          <w:tblPrExChange w:id="2471" w:author="Nick.Tolimieri" w:date="2022-09-13T12:47:00Z">
            <w:tblPrEx>
              <w:tblW w:w="10017" w:type="dxa"/>
            </w:tblPrEx>
          </w:tblPrExChange>
        </w:tblPrEx>
        <w:trPr>
          <w:trHeight w:val="255"/>
          <w:ins w:id="2472" w:author="Nick.Tolimieri" w:date="2022-09-06T13:51:00Z"/>
          <w:trPrChange w:id="247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47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75" w:author="Nick.Tolimieri" w:date="2022-09-06T13:51:00Z"/>
                <w:color w:val="000000"/>
                <w:sz w:val="20"/>
                <w:szCs w:val="20"/>
                <w:lang w:val="en-US"/>
              </w:rPr>
            </w:pPr>
            <w:ins w:id="2476"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47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78" w:author="Nick.Tolimieri" w:date="2022-09-06T13:51:00Z"/>
                <w:color w:val="000000"/>
                <w:sz w:val="20"/>
                <w:szCs w:val="20"/>
                <w:lang w:val="en-US"/>
              </w:rPr>
            </w:pPr>
            <w:ins w:id="2479" w:author="Nick.Tolimieri"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248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81" w:author="Nick.Tolimieri" w:date="2022-09-06T13:51:00Z"/>
                <w:color w:val="000000"/>
                <w:sz w:val="20"/>
                <w:szCs w:val="20"/>
                <w:lang w:val="en-US"/>
              </w:rPr>
            </w:pPr>
            <w:ins w:id="2482" w:author="Nick.Tolimieri" w:date="2022-09-06T13:51:00Z">
              <w:r w:rsidRPr="00C97A89">
                <w:rPr>
                  <w:color w:val="000000"/>
                  <w:sz w:val="20"/>
                  <w:szCs w:val="20"/>
                  <w:lang w:val="en-US"/>
                </w:rPr>
                <w:t>26</w:t>
              </w:r>
            </w:ins>
          </w:p>
        </w:tc>
        <w:tc>
          <w:tcPr>
            <w:tcW w:w="736" w:type="dxa"/>
            <w:tcBorders>
              <w:top w:val="nil"/>
              <w:left w:val="nil"/>
              <w:bottom w:val="nil"/>
              <w:right w:val="nil"/>
            </w:tcBorders>
            <w:shd w:val="clear" w:color="auto" w:fill="auto"/>
            <w:noWrap/>
            <w:vAlign w:val="bottom"/>
            <w:hideMark/>
            <w:tcPrChange w:id="248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84" w:author="Nick.Tolimieri" w:date="2022-09-06T13:51:00Z"/>
                <w:color w:val="000000"/>
                <w:sz w:val="20"/>
                <w:szCs w:val="20"/>
                <w:lang w:val="en-US"/>
              </w:rPr>
            </w:pPr>
            <w:ins w:id="2485" w:author="Nick.Tolimieri" w:date="2022-09-06T13:51:00Z">
              <w:r w:rsidRPr="00C97A89">
                <w:rPr>
                  <w:color w:val="000000"/>
                  <w:sz w:val="20"/>
                  <w:szCs w:val="20"/>
                  <w:lang w:val="en-US"/>
                </w:rPr>
                <w:t>32</w:t>
              </w:r>
            </w:ins>
          </w:p>
        </w:tc>
        <w:tc>
          <w:tcPr>
            <w:tcW w:w="728" w:type="dxa"/>
            <w:tcBorders>
              <w:top w:val="nil"/>
              <w:left w:val="nil"/>
              <w:bottom w:val="nil"/>
              <w:right w:val="nil"/>
            </w:tcBorders>
            <w:shd w:val="clear" w:color="auto" w:fill="auto"/>
            <w:noWrap/>
            <w:vAlign w:val="bottom"/>
            <w:hideMark/>
            <w:tcPrChange w:id="248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87" w:author="Nick.Tolimieri" w:date="2022-09-06T13:51:00Z"/>
                <w:color w:val="000000"/>
                <w:sz w:val="20"/>
                <w:szCs w:val="20"/>
                <w:lang w:val="en-US"/>
              </w:rPr>
            </w:pPr>
            <w:ins w:id="2488"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48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0" w:author="Nick.Tolimieri" w:date="2022-09-06T13:51:00Z"/>
                <w:color w:val="000000"/>
                <w:sz w:val="20"/>
                <w:szCs w:val="20"/>
                <w:lang w:val="en-US"/>
              </w:rPr>
            </w:pPr>
            <w:ins w:id="2491" w:author="Nick.Tolimieri"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249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3" w:author="Nick.Tolimieri" w:date="2022-09-06T13:51:00Z"/>
                <w:color w:val="000000"/>
                <w:sz w:val="20"/>
                <w:szCs w:val="20"/>
                <w:lang w:val="en-US"/>
              </w:rPr>
            </w:pPr>
            <w:ins w:id="2494" w:author="Nick.Tolimieri" w:date="2022-09-06T13:51:00Z">
              <w:r w:rsidRPr="00C97A89">
                <w:rPr>
                  <w:color w:val="000000"/>
                  <w:sz w:val="20"/>
                  <w:szCs w:val="20"/>
                  <w:lang w:val="en-US"/>
                </w:rPr>
                <w:t>26</w:t>
              </w:r>
            </w:ins>
          </w:p>
        </w:tc>
        <w:tc>
          <w:tcPr>
            <w:tcW w:w="640" w:type="dxa"/>
            <w:tcBorders>
              <w:top w:val="nil"/>
              <w:left w:val="nil"/>
              <w:bottom w:val="nil"/>
              <w:right w:val="nil"/>
            </w:tcBorders>
            <w:shd w:val="clear" w:color="auto" w:fill="auto"/>
            <w:noWrap/>
            <w:vAlign w:val="bottom"/>
            <w:hideMark/>
            <w:tcPrChange w:id="249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6" w:author="Nick.Tolimieri" w:date="2022-09-06T13:51:00Z"/>
                <w:color w:val="000000"/>
                <w:sz w:val="20"/>
                <w:szCs w:val="20"/>
                <w:lang w:val="en-US"/>
              </w:rPr>
            </w:pPr>
            <w:ins w:id="2497" w:author="Nick.Tolimieri" w:date="2022-09-06T13:51:00Z">
              <w:r w:rsidRPr="00C97A89">
                <w:rPr>
                  <w:color w:val="000000"/>
                  <w:sz w:val="20"/>
                  <w:szCs w:val="20"/>
                  <w:lang w:val="en-US"/>
                </w:rPr>
                <w:t>26</w:t>
              </w:r>
            </w:ins>
          </w:p>
        </w:tc>
        <w:tc>
          <w:tcPr>
            <w:tcW w:w="905" w:type="dxa"/>
            <w:tcBorders>
              <w:top w:val="nil"/>
              <w:left w:val="nil"/>
              <w:bottom w:val="nil"/>
              <w:right w:val="nil"/>
            </w:tcBorders>
            <w:shd w:val="clear" w:color="auto" w:fill="auto"/>
            <w:noWrap/>
            <w:vAlign w:val="bottom"/>
            <w:hideMark/>
            <w:tcPrChange w:id="249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9" w:author="Nick.Tolimieri" w:date="2022-09-06T13:51:00Z"/>
                <w:color w:val="000000"/>
                <w:sz w:val="20"/>
                <w:szCs w:val="20"/>
                <w:lang w:val="en-US"/>
              </w:rPr>
            </w:pPr>
            <w:ins w:id="2500" w:author="Nick.Tolimieri" w:date="2022-09-06T13:51:00Z">
              <w:r w:rsidRPr="00C97A89">
                <w:rPr>
                  <w:color w:val="000000"/>
                  <w:sz w:val="20"/>
                  <w:szCs w:val="20"/>
                  <w:lang w:val="en-US"/>
                </w:rPr>
                <w:t>2.84</w:t>
              </w:r>
            </w:ins>
          </w:p>
        </w:tc>
        <w:tc>
          <w:tcPr>
            <w:tcW w:w="905" w:type="dxa"/>
            <w:tcBorders>
              <w:top w:val="nil"/>
              <w:left w:val="nil"/>
              <w:bottom w:val="nil"/>
              <w:right w:val="nil"/>
            </w:tcBorders>
            <w:shd w:val="clear" w:color="auto" w:fill="auto"/>
            <w:noWrap/>
            <w:vAlign w:val="bottom"/>
            <w:hideMark/>
            <w:tcPrChange w:id="250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02" w:author="Nick.Tolimieri" w:date="2022-09-06T13:51:00Z"/>
                <w:color w:val="000000"/>
                <w:sz w:val="20"/>
                <w:szCs w:val="20"/>
                <w:lang w:val="en-US"/>
              </w:rPr>
            </w:pPr>
            <w:ins w:id="2503" w:author="Nick.Tolimieri" w:date="2022-09-06T13:51:00Z">
              <w:r w:rsidRPr="00C97A89">
                <w:rPr>
                  <w:color w:val="000000"/>
                  <w:sz w:val="20"/>
                  <w:szCs w:val="20"/>
                  <w:lang w:val="en-US"/>
                </w:rPr>
                <w:t>0.54</w:t>
              </w:r>
            </w:ins>
          </w:p>
        </w:tc>
        <w:tc>
          <w:tcPr>
            <w:tcW w:w="905" w:type="dxa"/>
            <w:tcBorders>
              <w:top w:val="nil"/>
              <w:left w:val="nil"/>
              <w:bottom w:val="nil"/>
              <w:right w:val="nil"/>
            </w:tcBorders>
            <w:shd w:val="clear" w:color="auto" w:fill="auto"/>
            <w:noWrap/>
            <w:vAlign w:val="bottom"/>
            <w:hideMark/>
            <w:tcPrChange w:id="250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05" w:author="Nick.Tolimieri" w:date="2022-09-06T13:51:00Z"/>
                <w:color w:val="000000"/>
                <w:sz w:val="20"/>
                <w:szCs w:val="20"/>
                <w:lang w:val="en-US"/>
              </w:rPr>
            </w:pPr>
            <w:ins w:id="2506" w:author="Nick.Tolimieri" w:date="2022-09-06T13:51:00Z">
              <w:r w:rsidRPr="00C97A89">
                <w:rPr>
                  <w:color w:val="000000"/>
                  <w:sz w:val="20"/>
                  <w:szCs w:val="20"/>
                  <w:lang w:val="en-US"/>
                </w:rPr>
                <w:t>4.04</w:t>
              </w:r>
            </w:ins>
          </w:p>
        </w:tc>
      </w:tr>
      <w:tr w:rsidR="00C97A89" w:rsidRPr="00C97A89" w:rsidTr="004C5EBF">
        <w:tblPrEx>
          <w:tblPrExChange w:id="2507" w:author="Nick.Tolimieri" w:date="2022-09-13T12:47:00Z">
            <w:tblPrEx>
              <w:tblW w:w="10017" w:type="dxa"/>
            </w:tblPrEx>
          </w:tblPrExChange>
        </w:tblPrEx>
        <w:trPr>
          <w:trHeight w:val="255"/>
          <w:ins w:id="2508" w:author="Nick.Tolimieri" w:date="2022-09-06T13:51:00Z"/>
          <w:trPrChange w:id="250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51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11" w:author="Nick.Tolimieri" w:date="2022-09-06T13:51:00Z"/>
                <w:color w:val="000000"/>
                <w:sz w:val="20"/>
                <w:szCs w:val="20"/>
                <w:lang w:val="en-US"/>
              </w:rPr>
            </w:pPr>
            <w:ins w:id="2512"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51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14" w:author="Nick.Tolimieri" w:date="2022-09-06T13:51:00Z"/>
                <w:color w:val="000000"/>
                <w:sz w:val="20"/>
                <w:szCs w:val="20"/>
                <w:lang w:val="en-US"/>
              </w:rPr>
            </w:pPr>
            <w:ins w:id="2515" w:author="Nick.Tolimieri"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251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17" w:author="Nick.Tolimieri" w:date="2022-09-06T13:51:00Z"/>
                <w:color w:val="000000"/>
                <w:sz w:val="20"/>
                <w:szCs w:val="20"/>
                <w:lang w:val="en-US"/>
              </w:rPr>
            </w:pPr>
            <w:ins w:id="2518" w:author="Nick.Tolimieri" w:date="2022-09-06T13:51:00Z">
              <w:r w:rsidRPr="00C97A89">
                <w:rPr>
                  <w:color w:val="000000"/>
                  <w:sz w:val="20"/>
                  <w:szCs w:val="20"/>
                  <w:lang w:val="en-US"/>
                </w:rPr>
                <w:t>14</w:t>
              </w:r>
            </w:ins>
          </w:p>
        </w:tc>
        <w:tc>
          <w:tcPr>
            <w:tcW w:w="736" w:type="dxa"/>
            <w:tcBorders>
              <w:top w:val="nil"/>
              <w:left w:val="nil"/>
              <w:bottom w:val="nil"/>
              <w:right w:val="nil"/>
            </w:tcBorders>
            <w:shd w:val="clear" w:color="auto" w:fill="auto"/>
            <w:noWrap/>
            <w:vAlign w:val="bottom"/>
            <w:hideMark/>
            <w:tcPrChange w:id="251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0" w:author="Nick.Tolimieri" w:date="2022-09-06T13:51:00Z"/>
                <w:color w:val="000000"/>
                <w:sz w:val="20"/>
                <w:szCs w:val="20"/>
                <w:lang w:val="en-US"/>
              </w:rPr>
            </w:pPr>
            <w:ins w:id="2521" w:author="Nick.Tolimieri" w:date="2022-09-06T13:51:00Z">
              <w:r w:rsidRPr="00C97A89">
                <w:rPr>
                  <w:color w:val="000000"/>
                  <w:sz w:val="20"/>
                  <w:szCs w:val="20"/>
                  <w:lang w:val="en-US"/>
                </w:rPr>
                <w:t>38</w:t>
              </w:r>
            </w:ins>
          </w:p>
        </w:tc>
        <w:tc>
          <w:tcPr>
            <w:tcW w:w="728" w:type="dxa"/>
            <w:tcBorders>
              <w:top w:val="nil"/>
              <w:left w:val="nil"/>
              <w:bottom w:val="nil"/>
              <w:right w:val="nil"/>
            </w:tcBorders>
            <w:shd w:val="clear" w:color="auto" w:fill="auto"/>
            <w:noWrap/>
            <w:vAlign w:val="bottom"/>
            <w:hideMark/>
            <w:tcPrChange w:id="252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3" w:author="Nick.Tolimieri" w:date="2022-09-06T13:51:00Z"/>
                <w:color w:val="000000"/>
                <w:sz w:val="20"/>
                <w:szCs w:val="20"/>
                <w:lang w:val="en-US"/>
              </w:rPr>
            </w:pPr>
            <w:ins w:id="2524"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52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6" w:author="Nick.Tolimieri" w:date="2022-09-06T13:51:00Z"/>
                <w:color w:val="000000"/>
                <w:sz w:val="20"/>
                <w:szCs w:val="20"/>
                <w:lang w:val="en-US"/>
              </w:rPr>
            </w:pPr>
            <w:ins w:id="2527" w:author="Nick.Tolimieri" w:date="2022-09-06T13:51:00Z">
              <w:r w:rsidRPr="00C97A89">
                <w:rPr>
                  <w:color w:val="000000"/>
                  <w:sz w:val="20"/>
                  <w:szCs w:val="20"/>
                  <w:lang w:val="en-US"/>
                </w:rPr>
                <w:t>9</w:t>
              </w:r>
            </w:ins>
          </w:p>
        </w:tc>
        <w:tc>
          <w:tcPr>
            <w:tcW w:w="700" w:type="dxa"/>
            <w:tcBorders>
              <w:top w:val="nil"/>
              <w:left w:val="nil"/>
              <w:bottom w:val="nil"/>
              <w:right w:val="nil"/>
            </w:tcBorders>
            <w:shd w:val="clear" w:color="auto" w:fill="auto"/>
            <w:noWrap/>
            <w:vAlign w:val="bottom"/>
            <w:hideMark/>
            <w:tcPrChange w:id="252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9" w:author="Nick.Tolimieri" w:date="2022-09-06T13:51:00Z"/>
                <w:color w:val="000000"/>
                <w:sz w:val="20"/>
                <w:szCs w:val="20"/>
                <w:lang w:val="en-US"/>
              </w:rPr>
            </w:pPr>
            <w:ins w:id="2530" w:author="Nick.Tolimieri"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253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2" w:author="Nick.Tolimieri" w:date="2022-09-06T13:51:00Z"/>
                <w:color w:val="000000"/>
                <w:sz w:val="20"/>
                <w:szCs w:val="20"/>
                <w:lang w:val="en-US"/>
              </w:rPr>
            </w:pPr>
            <w:ins w:id="2533" w:author="Nick.Tolimieri"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253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5" w:author="Nick.Tolimieri" w:date="2022-09-06T13:51:00Z"/>
                <w:color w:val="000000"/>
                <w:sz w:val="20"/>
                <w:szCs w:val="20"/>
                <w:lang w:val="en-US"/>
              </w:rPr>
            </w:pPr>
            <w:ins w:id="2536" w:author="Nick.Tolimieri" w:date="2022-09-06T13:51:00Z">
              <w:r w:rsidRPr="00C97A89">
                <w:rPr>
                  <w:color w:val="000000"/>
                  <w:sz w:val="20"/>
                  <w:szCs w:val="20"/>
                  <w:lang w:val="en-US"/>
                </w:rPr>
                <w:t>1.46</w:t>
              </w:r>
            </w:ins>
          </w:p>
        </w:tc>
        <w:tc>
          <w:tcPr>
            <w:tcW w:w="905" w:type="dxa"/>
            <w:tcBorders>
              <w:top w:val="nil"/>
              <w:left w:val="nil"/>
              <w:bottom w:val="nil"/>
              <w:right w:val="nil"/>
            </w:tcBorders>
            <w:shd w:val="clear" w:color="auto" w:fill="auto"/>
            <w:noWrap/>
            <w:vAlign w:val="bottom"/>
            <w:hideMark/>
            <w:tcPrChange w:id="253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8" w:author="Nick.Tolimieri" w:date="2022-09-06T13:51:00Z"/>
                <w:color w:val="000000"/>
                <w:sz w:val="20"/>
                <w:szCs w:val="20"/>
                <w:lang w:val="en-US"/>
              </w:rPr>
            </w:pPr>
            <w:ins w:id="2539" w:author="Nick.Tolimieri"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254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41" w:author="Nick.Tolimieri" w:date="2022-09-06T13:51:00Z"/>
                <w:color w:val="000000"/>
                <w:sz w:val="20"/>
                <w:szCs w:val="20"/>
                <w:lang w:val="en-US"/>
              </w:rPr>
            </w:pPr>
            <w:ins w:id="2542" w:author="Nick.Tolimieri" w:date="2022-09-06T13:51:00Z">
              <w:r w:rsidRPr="00C97A89">
                <w:rPr>
                  <w:color w:val="000000"/>
                  <w:sz w:val="20"/>
                  <w:szCs w:val="20"/>
                  <w:lang w:val="en-US"/>
                </w:rPr>
                <w:t>1.61</w:t>
              </w:r>
            </w:ins>
          </w:p>
        </w:tc>
      </w:tr>
      <w:tr w:rsidR="00C97A89" w:rsidRPr="00C97A89" w:rsidTr="004C5EBF">
        <w:tblPrEx>
          <w:tblPrExChange w:id="2543" w:author="Nick.Tolimieri" w:date="2022-09-13T12:47:00Z">
            <w:tblPrEx>
              <w:tblW w:w="10017" w:type="dxa"/>
            </w:tblPrEx>
          </w:tblPrExChange>
        </w:tblPrEx>
        <w:trPr>
          <w:trHeight w:val="255"/>
          <w:ins w:id="2544" w:author="Nick.Tolimieri" w:date="2022-09-06T13:51:00Z"/>
          <w:trPrChange w:id="254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54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47" w:author="Nick.Tolimieri" w:date="2022-09-06T13:51:00Z"/>
                <w:color w:val="000000"/>
                <w:sz w:val="20"/>
                <w:szCs w:val="20"/>
                <w:lang w:val="en-US"/>
              </w:rPr>
            </w:pPr>
            <w:ins w:id="2548"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54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50" w:author="Nick.Tolimieri" w:date="2022-09-06T13:51:00Z"/>
                <w:color w:val="000000"/>
                <w:sz w:val="20"/>
                <w:szCs w:val="20"/>
                <w:lang w:val="en-US"/>
              </w:rPr>
            </w:pPr>
            <w:ins w:id="2551" w:author="Nick.Tolimieri"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255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53" w:author="Nick.Tolimieri" w:date="2022-09-06T13:51:00Z"/>
                <w:color w:val="000000"/>
                <w:sz w:val="20"/>
                <w:szCs w:val="20"/>
                <w:lang w:val="en-US"/>
              </w:rPr>
            </w:pPr>
            <w:ins w:id="255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55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56" w:author="Nick.Tolimieri" w:date="2022-09-06T13:51:00Z"/>
                <w:color w:val="000000"/>
                <w:sz w:val="20"/>
                <w:szCs w:val="20"/>
                <w:lang w:val="en-US"/>
              </w:rPr>
            </w:pPr>
            <w:ins w:id="2557"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55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59" w:author="Nick.Tolimieri" w:date="2022-09-06T13:51:00Z"/>
                <w:color w:val="000000"/>
                <w:sz w:val="20"/>
                <w:szCs w:val="20"/>
                <w:lang w:val="en-US"/>
              </w:rPr>
            </w:pPr>
            <w:ins w:id="2560"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56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62" w:author="Nick.Tolimieri" w:date="2022-09-06T13:51:00Z"/>
                <w:color w:val="000000"/>
                <w:sz w:val="20"/>
                <w:szCs w:val="20"/>
                <w:lang w:val="en-US"/>
              </w:rPr>
            </w:pPr>
            <w:ins w:id="2563"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56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65" w:author="Nick.Tolimieri" w:date="2022-09-06T13:51:00Z"/>
                <w:color w:val="000000"/>
                <w:sz w:val="20"/>
                <w:szCs w:val="20"/>
                <w:lang w:val="en-US"/>
              </w:rPr>
            </w:pPr>
            <w:ins w:id="2566"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56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68" w:author="Nick.Tolimieri" w:date="2022-09-06T13:51:00Z"/>
                <w:color w:val="000000"/>
                <w:sz w:val="20"/>
                <w:szCs w:val="20"/>
                <w:lang w:val="en-US"/>
              </w:rPr>
            </w:pPr>
            <w:ins w:id="256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57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71" w:author="Nick.Tolimieri" w:date="2022-09-06T13:51:00Z"/>
                <w:color w:val="000000"/>
                <w:sz w:val="20"/>
                <w:szCs w:val="20"/>
                <w:lang w:val="en-US"/>
              </w:rPr>
            </w:pPr>
            <w:ins w:id="257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57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74" w:author="Nick.Tolimieri" w:date="2022-09-06T13:51:00Z"/>
                <w:color w:val="000000"/>
                <w:sz w:val="20"/>
                <w:szCs w:val="20"/>
                <w:lang w:val="en-US"/>
              </w:rPr>
            </w:pPr>
            <w:ins w:id="257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57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77" w:author="Nick.Tolimieri" w:date="2022-09-06T13:51:00Z"/>
                <w:color w:val="000000"/>
                <w:sz w:val="20"/>
                <w:szCs w:val="20"/>
                <w:lang w:val="en-US"/>
              </w:rPr>
            </w:pPr>
            <w:ins w:id="2578" w:author="Nick.Tolimieri" w:date="2022-09-06T13:51:00Z">
              <w:r w:rsidRPr="00C97A89">
                <w:rPr>
                  <w:color w:val="000000"/>
                  <w:sz w:val="20"/>
                  <w:szCs w:val="20"/>
                  <w:lang w:val="en-US"/>
                </w:rPr>
                <w:t>-</w:t>
              </w:r>
            </w:ins>
          </w:p>
        </w:tc>
      </w:tr>
      <w:tr w:rsidR="00C97A89" w:rsidRPr="00C97A89" w:rsidTr="004C5EBF">
        <w:tblPrEx>
          <w:tblPrExChange w:id="2579" w:author="Nick.Tolimieri" w:date="2022-09-13T12:47:00Z">
            <w:tblPrEx>
              <w:tblW w:w="10017" w:type="dxa"/>
            </w:tblPrEx>
          </w:tblPrExChange>
        </w:tblPrEx>
        <w:trPr>
          <w:trHeight w:val="255"/>
          <w:ins w:id="2580" w:author="Nick.Tolimieri" w:date="2022-09-06T13:51:00Z"/>
          <w:trPrChange w:id="258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58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83" w:author="Nick.Tolimieri" w:date="2022-09-06T13:51:00Z"/>
                <w:color w:val="000000"/>
                <w:sz w:val="20"/>
                <w:szCs w:val="20"/>
                <w:lang w:val="en-US"/>
              </w:rPr>
            </w:pPr>
            <w:ins w:id="2584"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58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86" w:author="Nick.Tolimieri" w:date="2022-09-06T13:51:00Z"/>
                <w:color w:val="000000"/>
                <w:sz w:val="20"/>
                <w:szCs w:val="20"/>
                <w:lang w:val="en-US"/>
              </w:rPr>
            </w:pPr>
            <w:ins w:id="2587" w:author="Nick.Tolimieri"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258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89" w:author="Nick.Tolimieri" w:date="2022-09-06T13:51:00Z"/>
                <w:color w:val="000000"/>
                <w:sz w:val="20"/>
                <w:szCs w:val="20"/>
                <w:lang w:val="en-US"/>
              </w:rPr>
            </w:pPr>
            <w:ins w:id="2590" w:author="Nick.Tolimieri" w:date="2022-09-06T13:51:00Z">
              <w:r w:rsidRPr="00C97A89">
                <w:rPr>
                  <w:color w:val="000000"/>
                  <w:sz w:val="20"/>
                  <w:szCs w:val="20"/>
                  <w:lang w:val="en-US"/>
                </w:rPr>
                <w:t>50</w:t>
              </w:r>
            </w:ins>
          </w:p>
        </w:tc>
        <w:tc>
          <w:tcPr>
            <w:tcW w:w="736" w:type="dxa"/>
            <w:tcBorders>
              <w:top w:val="nil"/>
              <w:left w:val="nil"/>
              <w:bottom w:val="nil"/>
              <w:right w:val="nil"/>
            </w:tcBorders>
            <w:shd w:val="clear" w:color="auto" w:fill="auto"/>
            <w:noWrap/>
            <w:vAlign w:val="bottom"/>
            <w:hideMark/>
            <w:tcPrChange w:id="259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2" w:author="Nick.Tolimieri" w:date="2022-09-06T13:51:00Z"/>
                <w:color w:val="000000"/>
                <w:sz w:val="20"/>
                <w:szCs w:val="20"/>
                <w:lang w:val="en-US"/>
              </w:rPr>
            </w:pPr>
            <w:ins w:id="2593" w:author="Nick.Tolimieri" w:date="2022-09-06T13:51:00Z">
              <w:r w:rsidRPr="00C97A89">
                <w:rPr>
                  <w:color w:val="000000"/>
                  <w:sz w:val="20"/>
                  <w:szCs w:val="20"/>
                  <w:lang w:val="en-US"/>
                </w:rPr>
                <w:t>136</w:t>
              </w:r>
            </w:ins>
          </w:p>
        </w:tc>
        <w:tc>
          <w:tcPr>
            <w:tcW w:w="728" w:type="dxa"/>
            <w:tcBorders>
              <w:top w:val="nil"/>
              <w:left w:val="nil"/>
              <w:bottom w:val="nil"/>
              <w:right w:val="nil"/>
            </w:tcBorders>
            <w:shd w:val="clear" w:color="auto" w:fill="auto"/>
            <w:noWrap/>
            <w:vAlign w:val="bottom"/>
            <w:hideMark/>
            <w:tcPrChange w:id="259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5" w:author="Nick.Tolimieri" w:date="2022-09-06T13:51:00Z"/>
                <w:color w:val="000000"/>
                <w:sz w:val="20"/>
                <w:szCs w:val="20"/>
                <w:lang w:val="en-US"/>
              </w:rPr>
            </w:pPr>
            <w:ins w:id="2596" w:author="Nick.Tolimieri"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259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8" w:author="Nick.Tolimieri" w:date="2022-09-06T13:51:00Z"/>
                <w:color w:val="000000"/>
                <w:sz w:val="20"/>
                <w:szCs w:val="20"/>
                <w:lang w:val="en-US"/>
              </w:rPr>
            </w:pPr>
            <w:ins w:id="2599" w:author="Nick.Tolimieri" w:date="2022-09-06T13:51:00Z">
              <w:r w:rsidRPr="00C97A89">
                <w:rPr>
                  <w:color w:val="000000"/>
                  <w:sz w:val="20"/>
                  <w:szCs w:val="20"/>
                  <w:lang w:val="en-US"/>
                </w:rPr>
                <w:t>113</w:t>
              </w:r>
            </w:ins>
          </w:p>
        </w:tc>
        <w:tc>
          <w:tcPr>
            <w:tcW w:w="700" w:type="dxa"/>
            <w:tcBorders>
              <w:top w:val="nil"/>
              <w:left w:val="nil"/>
              <w:bottom w:val="nil"/>
              <w:right w:val="nil"/>
            </w:tcBorders>
            <w:shd w:val="clear" w:color="auto" w:fill="auto"/>
            <w:noWrap/>
            <w:vAlign w:val="bottom"/>
            <w:hideMark/>
            <w:tcPrChange w:id="260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01" w:author="Nick.Tolimieri" w:date="2022-09-06T13:51:00Z"/>
                <w:color w:val="000000"/>
                <w:sz w:val="20"/>
                <w:szCs w:val="20"/>
                <w:lang w:val="en-US"/>
              </w:rPr>
            </w:pPr>
            <w:ins w:id="2602"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260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04" w:author="Nick.Tolimieri" w:date="2022-09-06T13:51:00Z"/>
                <w:color w:val="000000"/>
                <w:sz w:val="20"/>
                <w:szCs w:val="20"/>
                <w:lang w:val="en-US"/>
              </w:rPr>
            </w:pPr>
            <w:ins w:id="2605" w:author="Nick.Tolimieri" w:date="2022-09-06T13:51:00Z">
              <w:r w:rsidRPr="00C97A89">
                <w:rPr>
                  <w:color w:val="000000"/>
                  <w:sz w:val="20"/>
                  <w:szCs w:val="20"/>
                  <w:lang w:val="en-US"/>
                </w:rPr>
                <w:t>50</w:t>
              </w:r>
            </w:ins>
          </w:p>
        </w:tc>
        <w:tc>
          <w:tcPr>
            <w:tcW w:w="905" w:type="dxa"/>
            <w:tcBorders>
              <w:top w:val="nil"/>
              <w:left w:val="nil"/>
              <w:bottom w:val="nil"/>
              <w:right w:val="nil"/>
            </w:tcBorders>
            <w:shd w:val="clear" w:color="auto" w:fill="auto"/>
            <w:noWrap/>
            <w:vAlign w:val="bottom"/>
            <w:hideMark/>
            <w:tcPrChange w:id="260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07" w:author="Nick.Tolimieri" w:date="2022-09-06T13:51:00Z"/>
                <w:color w:val="000000"/>
                <w:sz w:val="20"/>
                <w:szCs w:val="20"/>
                <w:lang w:val="en-US"/>
              </w:rPr>
            </w:pPr>
            <w:ins w:id="2608" w:author="Nick.Tolimieri" w:date="2022-09-06T13:51:00Z">
              <w:r w:rsidRPr="00C97A89">
                <w:rPr>
                  <w:color w:val="000000"/>
                  <w:sz w:val="20"/>
                  <w:szCs w:val="20"/>
                  <w:lang w:val="en-US"/>
                </w:rPr>
                <w:t>2.16</w:t>
              </w:r>
            </w:ins>
          </w:p>
        </w:tc>
        <w:tc>
          <w:tcPr>
            <w:tcW w:w="905" w:type="dxa"/>
            <w:tcBorders>
              <w:top w:val="nil"/>
              <w:left w:val="nil"/>
              <w:bottom w:val="nil"/>
              <w:right w:val="nil"/>
            </w:tcBorders>
            <w:shd w:val="clear" w:color="auto" w:fill="auto"/>
            <w:noWrap/>
            <w:vAlign w:val="bottom"/>
            <w:hideMark/>
            <w:tcPrChange w:id="260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10" w:author="Nick.Tolimieri" w:date="2022-09-06T13:51:00Z"/>
                <w:color w:val="000000"/>
                <w:sz w:val="20"/>
                <w:szCs w:val="20"/>
                <w:lang w:val="en-US"/>
              </w:rPr>
            </w:pPr>
            <w:ins w:id="2611" w:author="Nick.Tolimieri" w:date="2022-09-06T13:51:00Z">
              <w:r w:rsidRPr="00C97A89">
                <w:rPr>
                  <w:color w:val="000000"/>
                  <w:sz w:val="20"/>
                  <w:szCs w:val="20"/>
                  <w:lang w:val="en-US"/>
                </w:rPr>
                <w:t>0.41</w:t>
              </w:r>
            </w:ins>
          </w:p>
        </w:tc>
        <w:tc>
          <w:tcPr>
            <w:tcW w:w="905" w:type="dxa"/>
            <w:tcBorders>
              <w:top w:val="nil"/>
              <w:left w:val="nil"/>
              <w:bottom w:val="nil"/>
              <w:right w:val="nil"/>
            </w:tcBorders>
            <w:shd w:val="clear" w:color="auto" w:fill="auto"/>
            <w:noWrap/>
            <w:vAlign w:val="bottom"/>
            <w:hideMark/>
            <w:tcPrChange w:id="261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13" w:author="Nick.Tolimieri" w:date="2022-09-06T13:51:00Z"/>
                <w:color w:val="000000"/>
                <w:sz w:val="20"/>
                <w:szCs w:val="20"/>
                <w:lang w:val="en-US"/>
              </w:rPr>
            </w:pPr>
            <w:ins w:id="2614" w:author="Nick.Tolimieri" w:date="2022-09-06T13:51:00Z">
              <w:r w:rsidRPr="00C97A89">
                <w:rPr>
                  <w:color w:val="000000"/>
                  <w:sz w:val="20"/>
                  <w:szCs w:val="20"/>
                  <w:lang w:val="en-US"/>
                </w:rPr>
                <w:t>4.12</w:t>
              </w:r>
            </w:ins>
          </w:p>
        </w:tc>
      </w:tr>
      <w:tr w:rsidR="00C97A89" w:rsidRPr="00C97A89" w:rsidTr="004C5EBF">
        <w:tblPrEx>
          <w:tblPrExChange w:id="2615" w:author="Nick.Tolimieri" w:date="2022-09-13T12:47:00Z">
            <w:tblPrEx>
              <w:tblW w:w="10017" w:type="dxa"/>
            </w:tblPrEx>
          </w:tblPrExChange>
        </w:tblPrEx>
        <w:trPr>
          <w:trHeight w:val="255"/>
          <w:ins w:id="2616" w:author="Nick.Tolimieri" w:date="2022-09-06T13:51:00Z"/>
          <w:trPrChange w:id="261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61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19" w:author="Nick.Tolimieri" w:date="2022-09-06T13:51:00Z"/>
                <w:color w:val="000000"/>
                <w:sz w:val="20"/>
                <w:szCs w:val="20"/>
                <w:lang w:val="en-US"/>
              </w:rPr>
            </w:pPr>
            <w:ins w:id="2620"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62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2" w:author="Nick.Tolimieri" w:date="2022-09-06T13:51:00Z"/>
                <w:color w:val="000000"/>
                <w:sz w:val="20"/>
                <w:szCs w:val="20"/>
                <w:lang w:val="en-US"/>
              </w:rPr>
            </w:pPr>
            <w:ins w:id="2623" w:author="Nick.Tolimieri"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262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5" w:author="Nick.Tolimieri" w:date="2022-09-06T13:51:00Z"/>
                <w:color w:val="000000"/>
                <w:sz w:val="20"/>
                <w:szCs w:val="20"/>
                <w:lang w:val="en-US"/>
              </w:rPr>
            </w:pPr>
            <w:ins w:id="2626" w:author="Nick.Tolimieri" w:date="2022-09-06T13:51:00Z">
              <w:r w:rsidRPr="00C97A89">
                <w:rPr>
                  <w:color w:val="000000"/>
                  <w:sz w:val="20"/>
                  <w:szCs w:val="20"/>
                  <w:lang w:val="en-US"/>
                </w:rPr>
                <w:t>23</w:t>
              </w:r>
            </w:ins>
          </w:p>
        </w:tc>
        <w:tc>
          <w:tcPr>
            <w:tcW w:w="736" w:type="dxa"/>
            <w:tcBorders>
              <w:top w:val="nil"/>
              <w:left w:val="nil"/>
              <w:bottom w:val="nil"/>
              <w:right w:val="nil"/>
            </w:tcBorders>
            <w:shd w:val="clear" w:color="auto" w:fill="auto"/>
            <w:noWrap/>
            <w:vAlign w:val="bottom"/>
            <w:hideMark/>
            <w:tcPrChange w:id="262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8" w:author="Nick.Tolimieri" w:date="2022-09-06T13:51:00Z"/>
                <w:color w:val="000000"/>
                <w:sz w:val="20"/>
                <w:szCs w:val="20"/>
                <w:lang w:val="en-US"/>
              </w:rPr>
            </w:pPr>
            <w:ins w:id="2629" w:author="Nick.Tolimieri" w:date="2022-09-06T13:51:00Z">
              <w:r w:rsidRPr="00C97A89">
                <w:rPr>
                  <w:color w:val="000000"/>
                  <w:sz w:val="20"/>
                  <w:szCs w:val="20"/>
                  <w:lang w:val="en-US"/>
                </w:rPr>
                <w:t>109</w:t>
              </w:r>
            </w:ins>
          </w:p>
        </w:tc>
        <w:tc>
          <w:tcPr>
            <w:tcW w:w="728" w:type="dxa"/>
            <w:tcBorders>
              <w:top w:val="nil"/>
              <w:left w:val="nil"/>
              <w:bottom w:val="nil"/>
              <w:right w:val="nil"/>
            </w:tcBorders>
            <w:shd w:val="clear" w:color="auto" w:fill="auto"/>
            <w:noWrap/>
            <w:vAlign w:val="bottom"/>
            <w:hideMark/>
            <w:tcPrChange w:id="263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31" w:author="Nick.Tolimieri" w:date="2022-09-06T13:51:00Z"/>
                <w:color w:val="000000"/>
                <w:sz w:val="20"/>
                <w:szCs w:val="20"/>
                <w:lang w:val="en-US"/>
              </w:rPr>
            </w:pPr>
            <w:ins w:id="2632" w:author="Nick.Tolimieri"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263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34" w:author="Nick.Tolimieri" w:date="2022-09-06T13:51:00Z"/>
                <w:color w:val="000000"/>
                <w:sz w:val="20"/>
                <w:szCs w:val="20"/>
                <w:lang w:val="en-US"/>
              </w:rPr>
            </w:pPr>
            <w:ins w:id="2635" w:author="Nick.Tolimieri" w:date="2022-09-06T13:51:00Z">
              <w:r w:rsidRPr="00C97A89">
                <w:rPr>
                  <w:color w:val="000000"/>
                  <w:sz w:val="20"/>
                  <w:szCs w:val="20"/>
                  <w:lang w:val="en-US"/>
                </w:rPr>
                <w:t>92</w:t>
              </w:r>
            </w:ins>
          </w:p>
        </w:tc>
        <w:tc>
          <w:tcPr>
            <w:tcW w:w="700" w:type="dxa"/>
            <w:tcBorders>
              <w:top w:val="nil"/>
              <w:left w:val="nil"/>
              <w:bottom w:val="nil"/>
              <w:right w:val="nil"/>
            </w:tcBorders>
            <w:shd w:val="clear" w:color="auto" w:fill="auto"/>
            <w:noWrap/>
            <w:vAlign w:val="bottom"/>
            <w:hideMark/>
            <w:tcPrChange w:id="263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37" w:author="Nick.Tolimieri" w:date="2022-09-06T13:51:00Z"/>
                <w:color w:val="000000"/>
                <w:sz w:val="20"/>
                <w:szCs w:val="20"/>
                <w:lang w:val="en-US"/>
              </w:rPr>
            </w:pPr>
            <w:ins w:id="2638"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63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40" w:author="Nick.Tolimieri" w:date="2022-09-06T13:51:00Z"/>
                <w:color w:val="000000"/>
                <w:sz w:val="20"/>
                <w:szCs w:val="20"/>
                <w:lang w:val="en-US"/>
              </w:rPr>
            </w:pPr>
            <w:ins w:id="2641" w:author="Nick.Tolimieri" w:date="2022-09-06T13:51:00Z">
              <w:r w:rsidRPr="00C97A89">
                <w:rPr>
                  <w:color w:val="000000"/>
                  <w:sz w:val="20"/>
                  <w:szCs w:val="20"/>
                  <w:lang w:val="en-US"/>
                </w:rPr>
                <w:t>43</w:t>
              </w:r>
            </w:ins>
          </w:p>
        </w:tc>
        <w:tc>
          <w:tcPr>
            <w:tcW w:w="905" w:type="dxa"/>
            <w:tcBorders>
              <w:top w:val="nil"/>
              <w:left w:val="nil"/>
              <w:bottom w:val="nil"/>
              <w:right w:val="nil"/>
            </w:tcBorders>
            <w:shd w:val="clear" w:color="auto" w:fill="auto"/>
            <w:noWrap/>
            <w:vAlign w:val="bottom"/>
            <w:hideMark/>
            <w:tcPrChange w:id="264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43" w:author="Nick.Tolimieri" w:date="2022-09-06T13:51:00Z"/>
                <w:color w:val="000000"/>
                <w:sz w:val="20"/>
                <w:szCs w:val="20"/>
                <w:lang w:val="en-US"/>
              </w:rPr>
            </w:pPr>
            <w:ins w:id="2644" w:author="Nick.Tolimieri" w:date="2022-09-06T13:51:00Z">
              <w:r w:rsidRPr="00C97A89">
                <w:rPr>
                  <w:color w:val="000000"/>
                  <w:sz w:val="20"/>
                  <w:szCs w:val="20"/>
                  <w:lang w:val="en-US"/>
                </w:rPr>
                <w:t>1.88</w:t>
              </w:r>
            </w:ins>
          </w:p>
        </w:tc>
        <w:tc>
          <w:tcPr>
            <w:tcW w:w="905" w:type="dxa"/>
            <w:tcBorders>
              <w:top w:val="nil"/>
              <w:left w:val="nil"/>
              <w:bottom w:val="nil"/>
              <w:right w:val="nil"/>
            </w:tcBorders>
            <w:shd w:val="clear" w:color="auto" w:fill="auto"/>
            <w:noWrap/>
            <w:vAlign w:val="bottom"/>
            <w:hideMark/>
            <w:tcPrChange w:id="264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46" w:author="Nick.Tolimieri" w:date="2022-09-06T13:51:00Z"/>
                <w:color w:val="000000"/>
                <w:sz w:val="20"/>
                <w:szCs w:val="20"/>
                <w:lang w:val="en-US"/>
              </w:rPr>
            </w:pPr>
            <w:ins w:id="2647" w:author="Nick.Tolimieri" w:date="2022-09-06T13:51:00Z">
              <w:r w:rsidRPr="00C97A89">
                <w:rPr>
                  <w:color w:val="000000"/>
                  <w:sz w:val="20"/>
                  <w:szCs w:val="20"/>
                  <w:lang w:val="en-US"/>
                </w:rPr>
                <w:t>0.29</w:t>
              </w:r>
            </w:ins>
          </w:p>
        </w:tc>
        <w:tc>
          <w:tcPr>
            <w:tcW w:w="905" w:type="dxa"/>
            <w:tcBorders>
              <w:top w:val="nil"/>
              <w:left w:val="nil"/>
              <w:bottom w:val="nil"/>
              <w:right w:val="nil"/>
            </w:tcBorders>
            <w:shd w:val="clear" w:color="auto" w:fill="auto"/>
            <w:noWrap/>
            <w:vAlign w:val="bottom"/>
            <w:hideMark/>
            <w:tcPrChange w:id="264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49" w:author="Nick.Tolimieri" w:date="2022-09-06T13:51:00Z"/>
                <w:color w:val="000000"/>
                <w:sz w:val="20"/>
                <w:szCs w:val="20"/>
                <w:lang w:val="en-US"/>
              </w:rPr>
            </w:pPr>
            <w:ins w:id="2650" w:author="Nick.Tolimieri" w:date="2022-09-06T13:51:00Z">
              <w:r w:rsidRPr="00C97A89">
                <w:rPr>
                  <w:color w:val="000000"/>
                  <w:sz w:val="20"/>
                  <w:szCs w:val="20"/>
                  <w:lang w:val="en-US"/>
                </w:rPr>
                <w:t>3.07</w:t>
              </w:r>
            </w:ins>
          </w:p>
        </w:tc>
      </w:tr>
      <w:tr w:rsidR="00C97A89" w:rsidRPr="00C97A89" w:rsidTr="004C5EBF">
        <w:tblPrEx>
          <w:tblPrExChange w:id="2651" w:author="Nick.Tolimieri" w:date="2022-09-13T12:47:00Z">
            <w:tblPrEx>
              <w:tblW w:w="10017" w:type="dxa"/>
            </w:tblPrEx>
          </w:tblPrExChange>
        </w:tblPrEx>
        <w:trPr>
          <w:trHeight w:val="255"/>
          <w:ins w:id="2652" w:author="Nick.Tolimieri" w:date="2022-09-06T13:51:00Z"/>
          <w:trPrChange w:id="265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65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55" w:author="Nick.Tolimieri" w:date="2022-09-06T13:51:00Z"/>
                <w:color w:val="000000"/>
                <w:sz w:val="20"/>
                <w:szCs w:val="20"/>
                <w:lang w:val="en-US"/>
              </w:rPr>
            </w:pPr>
            <w:ins w:id="2656"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65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58" w:author="Nick.Tolimieri" w:date="2022-09-06T13:51:00Z"/>
                <w:color w:val="000000"/>
                <w:sz w:val="20"/>
                <w:szCs w:val="20"/>
                <w:lang w:val="en-US"/>
              </w:rPr>
            </w:pPr>
            <w:ins w:id="2659" w:author="Nick.Tolimieri"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266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61" w:author="Nick.Tolimieri" w:date="2022-09-06T13:51:00Z"/>
                <w:color w:val="000000"/>
                <w:sz w:val="20"/>
                <w:szCs w:val="20"/>
                <w:lang w:val="en-US"/>
              </w:rPr>
            </w:pPr>
            <w:ins w:id="2662"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66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64" w:author="Nick.Tolimieri" w:date="2022-09-06T13:51:00Z"/>
                <w:color w:val="000000"/>
                <w:sz w:val="20"/>
                <w:szCs w:val="20"/>
                <w:lang w:val="en-US"/>
              </w:rPr>
            </w:pPr>
            <w:ins w:id="2665"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66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67" w:author="Nick.Tolimieri" w:date="2022-09-06T13:51:00Z"/>
                <w:color w:val="000000"/>
                <w:sz w:val="20"/>
                <w:szCs w:val="20"/>
                <w:lang w:val="en-US"/>
              </w:rPr>
            </w:pPr>
            <w:ins w:id="2668"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66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70" w:author="Nick.Tolimieri" w:date="2022-09-06T13:51:00Z"/>
                <w:color w:val="000000"/>
                <w:sz w:val="20"/>
                <w:szCs w:val="20"/>
                <w:lang w:val="en-US"/>
              </w:rPr>
            </w:pPr>
            <w:ins w:id="2671"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67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73" w:author="Nick.Tolimieri" w:date="2022-09-06T13:51:00Z"/>
                <w:color w:val="000000"/>
                <w:sz w:val="20"/>
                <w:szCs w:val="20"/>
                <w:lang w:val="en-US"/>
              </w:rPr>
            </w:pPr>
            <w:ins w:id="2674"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67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76" w:author="Nick.Tolimieri" w:date="2022-09-06T13:51:00Z"/>
                <w:color w:val="000000"/>
                <w:sz w:val="20"/>
                <w:szCs w:val="20"/>
                <w:lang w:val="en-US"/>
              </w:rPr>
            </w:pPr>
            <w:ins w:id="267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67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79" w:author="Nick.Tolimieri" w:date="2022-09-06T13:51:00Z"/>
                <w:color w:val="000000"/>
                <w:sz w:val="20"/>
                <w:szCs w:val="20"/>
                <w:lang w:val="en-US"/>
              </w:rPr>
            </w:pPr>
            <w:ins w:id="268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68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82" w:author="Nick.Tolimieri" w:date="2022-09-06T13:51:00Z"/>
                <w:color w:val="000000"/>
                <w:sz w:val="20"/>
                <w:szCs w:val="20"/>
                <w:lang w:val="en-US"/>
              </w:rPr>
            </w:pPr>
            <w:ins w:id="268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68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85" w:author="Nick.Tolimieri" w:date="2022-09-06T13:51:00Z"/>
                <w:color w:val="000000"/>
                <w:sz w:val="20"/>
                <w:szCs w:val="20"/>
                <w:lang w:val="en-US"/>
              </w:rPr>
            </w:pPr>
            <w:ins w:id="2686" w:author="Nick.Tolimieri" w:date="2022-09-06T13:51:00Z">
              <w:r w:rsidRPr="00C97A89">
                <w:rPr>
                  <w:color w:val="000000"/>
                  <w:sz w:val="20"/>
                  <w:szCs w:val="20"/>
                  <w:lang w:val="en-US"/>
                </w:rPr>
                <w:t>-</w:t>
              </w:r>
            </w:ins>
          </w:p>
        </w:tc>
      </w:tr>
      <w:tr w:rsidR="00C97A89" w:rsidRPr="00C97A89" w:rsidTr="004C5EBF">
        <w:tblPrEx>
          <w:tblPrExChange w:id="2687" w:author="Nick.Tolimieri" w:date="2022-09-13T12:47:00Z">
            <w:tblPrEx>
              <w:tblW w:w="10017" w:type="dxa"/>
            </w:tblPrEx>
          </w:tblPrExChange>
        </w:tblPrEx>
        <w:trPr>
          <w:trHeight w:val="255"/>
          <w:ins w:id="2688" w:author="Nick.Tolimieri" w:date="2022-09-06T13:51:00Z"/>
          <w:trPrChange w:id="268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69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91" w:author="Nick.Tolimieri" w:date="2022-09-06T13:51:00Z"/>
                <w:color w:val="000000"/>
                <w:sz w:val="20"/>
                <w:szCs w:val="20"/>
                <w:lang w:val="en-US"/>
              </w:rPr>
            </w:pPr>
            <w:ins w:id="2692"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69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94" w:author="Nick.Tolimieri" w:date="2022-09-06T13:51:00Z"/>
                <w:color w:val="000000"/>
                <w:sz w:val="20"/>
                <w:szCs w:val="20"/>
                <w:lang w:val="en-US"/>
              </w:rPr>
            </w:pPr>
            <w:ins w:id="2695" w:author="Nick.Tolimieri"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269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97" w:author="Nick.Tolimieri" w:date="2022-09-06T13:51:00Z"/>
                <w:color w:val="000000"/>
                <w:sz w:val="20"/>
                <w:szCs w:val="20"/>
                <w:lang w:val="en-US"/>
              </w:rPr>
            </w:pPr>
            <w:ins w:id="269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69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00" w:author="Nick.Tolimieri" w:date="2022-09-06T13:51:00Z"/>
                <w:color w:val="000000"/>
                <w:sz w:val="20"/>
                <w:szCs w:val="20"/>
                <w:lang w:val="en-US"/>
              </w:rPr>
            </w:pPr>
            <w:ins w:id="2701"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70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03" w:author="Nick.Tolimieri" w:date="2022-09-06T13:51:00Z"/>
                <w:color w:val="000000"/>
                <w:sz w:val="20"/>
                <w:szCs w:val="20"/>
                <w:lang w:val="en-US"/>
              </w:rPr>
            </w:pPr>
            <w:ins w:id="2704"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70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06" w:author="Nick.Tolimieri" w:date="2022-09-06T13:51:00Z"/>
                <w:color w:val="000000"/>
                <w:sz w:val="20"/>
                <w:szCs w:val="20"/>
                <w:lang w:val="en-US"/>
              </w:rPr>
            </w:pPr>
            <w:ins w:id="2707"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70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09" w:author="Nick.Tolimieri" w:date="2022-09-06T13:51:00Z"/>
                <w:color w:val="000000"/>
                <w:sz w:val="20"/>
                <w:szCs w:val="20"/>
                <w:lang w:val="en-US"/>
              </w:rPr>
            </w:pPr>
            <w:ins w:id="2710"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71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12" w:author="Nick.Tolimieri" w:date="2022-09-06T13:51:00Z"/>
                <w:color w:val="000000"/>
                <w:sz w:val="20"/>
                <w:szCs w:val="20"/>
                <w:lang w:val="en-US"/>
              </w:rPr>
            </w:pPr>
            <w:ins w:id="271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1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15" w:author="Nick.Tolimieri" w:date="2022-09-06T13:51:00Z"/>
                <w:color w:val="000000"/>
                <w:sz w:val="20"/>
                <w:szCs w:val="20"/>
                <w:lang w:val="en-US"/>
              </w:rPr>
            </w:pPr>
            <w:ins w:id="271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1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18" w:author="Nick.Tolimieri" w:date="2022-09-06T13:51:00Z"/>
                <w:color w:val="000000"/>
                <w:sz w:val="20"/>
                <w:szCs w:val="20"/>
                <w:lang w:val="en-US"/>
              </w:rPr>
            </w:pPr>
            <w:ins w:id="271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2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21" w:author="Nick.Tolimieri" w:date="2022-09-06T13:51:00Z"/>
                <w:color w:val="000000"/>
                <w:sz w:val="20"/>
                <w:szCs w:val="20"/>
                <w:lang w:val="en-US"/>
              </w:rPr>
            </w:pPr>
            <w:ins w:id="2722" w:author="Nick.Tolimieri" w:date="2022-09-06T13:51:00Z">
              <w:r w:rsidRPr="00C97A89">
                <w:rPr>
                  <w:color w:val="000000"/>
                  <w:sz w:val="20"/>
                  <w:szCs w:val="20"/>
                  <w:lang w:val="en-US"/>
                </w:rPr>
                <w:t>-</w:t>
              </w:r>
            </w:ins>
          </w:p>
        </w:tc>
      </w:tr>
      <w:tr w:rsidR="00C97A89" w:rsidRPr="00C97A89" w:rsidTr="004C5EBF">
        <w:tblPrEx>
          <w:tblPrExChange w:id="2723" w:author="Nick.Tolimieri" w:date="2022-09-13T12:47:00Z">
            <w:tblPrEx>
              <w:tblW w:w="10017" w:type="dxa"/>
            </w:tblPrEx>
          </w:tblPrExChange>
        </w:tblPrEx>
        <w:trPr>
          <w:trHeight w:val="255"/>
          <w:ins w:id="2724" w:author="Nick.Tolimieri" w:date="2022-09-06T13:51:00Z"/>
          <w:trPrChange w:id="272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72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27" w:author="Nick.Tolimieri" w:date="2022-09-06T13:51:00Z"/>
                <w:color w:val="000000"/>
                <w:sz w:val="20"/>
                <w:szCs w:val="20"/>
                <w:lang w:val="en-US"/>
              </w:rPr>
            </w:pPr>
            <w:ins w:id="2728"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72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30" w:author="Nick.Tolimieri" w:date="2022-09-06T13:51:00Z"/>
                <w:color w:val="000000"/>
                <w:sz w:val="20"/>
                <w:szCs w:val="20"/>
                <w:lang w:val="en-US"/>
              </w:rPr>
            </w:pPr>
            <w:ins w:id="2731" w:author="Nick.Tolimieri"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273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33" w:author="Nick.Tolimieri" w:date="2022-09-06T13:51:00Z"/>
                <w:color w:val="000000"/>
                <w:sz w:val="20"/>
                <w:szCs w:val="20"/>
                <w:lang w:val="en-US"/>
              </w:rPr>
            </w:pPr>
            <w:ins w:id="273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73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36" w:author="Nick.Tolimieri" w:date="2022-09-06T13:51:00Z"/>
                <w:color w:val="000000"/>
                <w:sz w:val="20"/>
                <w:szCs w:val="20"/>
                <w:lang w:val="en-US"/>
              </w:rPr>
            </w:pPr>
            <w:ins w:id="2737"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73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39" w:author="Nick.Tolimieri" w:date="2022-09-06T13:51:00Z"/>
                <w:color w:val="000000"/>
                <w:sz w:val="20"/>
                <w:szCs w:val="20"/>
                <w:lang w:val="en-US"/>
              </w:rPr>
            </w:pPr>
            <w:ins w:id="2740"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74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42" w:author="Nick.Tolimieri" w:date="2022-09-06T13:51:00Z"/>
                <w:color w:val="000000"/>
                <w:sz w:val="20"/>
                <w:szCs w:val="20"/>
                <w:lang w:val="en-US"/>
              </w:rPr>
            </w:pPr>
            <w:ins w:id="2743"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74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45" w:author="Nick.Tolimieri" w:date="2022-09-06T13:51:00Z"/>
                <w:color w:val="000000"/>
                <w:sz w:val="20"/>
                <w:szCs w:val="20"/>
                <w:lang w:val="en-US"/>
              </w:rPr>
            </w:pPr>
            <w:ins w:id="2746"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74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48" w:author="Nick.Tolimieri" w:date="2022-09-06T13:51:00Z"/>
                <w:color w:val="000000"/>
                <w:sz w:val="20"/>
                <w:szCs w:val="20"/>
                <w:lang w:val="en-US"/>
              </w:rPr>
            </w:pPr>
            <w:ins w:id="274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5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51" w:author="Nick.Tolimieri" w:date="2022-09-06T13:51:00Z"/>
                <w:color w:val="000000"/>
                <w:sz w:val="20"/>
                <w:szCs w:val="20"/>
                <w:lang w:val="en-US"/>
              </w:rPr>
            </w:pPr>
            <w:ins w:id="275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5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54" w:author="Nick.Tolimieri" w:date="2022-09-06T13:51:00Z"/>
                <w:color w:val="000000"/>
                <w:sz w:val="20"/>
                <w:szCs w:val="20"/>
                <w:lang w:val="en-US"/>
              </w:rPr>
            </w:pPr>
            <w:ins w:id="275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5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57" w:author="Nick.Tolimieri" w:date="2022-09-06T13:51:00Z"/>
                <w:color w:val="000000"/>
                <w:sz w:val="20"/>
                <w:szCs w:val="20"/>
                <w:lang w:val="en-US"/>
              </w:rPr>
            </w:pPr>
            <w:ins w:id="2758" w:author="Nick.Tolimieri" w:date="2022-09-06T13:51:00Z">
              <w:r w:rsidRPr="00C97A89">
                <w:rPr>
                  <w:color w:val="000000"/>
                  <w:sz w:val="20"/>
                  <w:szCs w:val="20"/>
                  <w:lang w:val="en-US"/>
                </w:rPr>
                <w:t>-</w:t>
              </w:r>
            </w:ins>
          </w:p>
        </w:tc>
      </w:tr>
      <w:tr w:rsidR="00C97A89" w:rsidRPr="00C97A89" w:rsidTr="004C5EBF">
        <w:tblPrEx>
          <w:tblPrExChange w:id="2759" w:author="Nick.Tolimieri" w:date="2022-09-13T12:47:00Z">
            <w:tblPrEx>
              <w:tblW w:w="10017" w:type="dxa"/>
            </w:tblPrEx>
          </w:tblPrExChange>
        </w:tblPrEx>
        <w:trPr>
          <w:trHeight w:val="255"/>
          <w:ins w:id="2760" w:author="Nick.Tolimieri" w:date="2022-09-06T13:51:00Z"/>
          <w:trPrChange w:id="276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76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63" w:author="Nick.Tolimieri" w:date="2022-09-06T13:51:00Z"/>
                <w:color w:val="000000"/>
                <w:sz w:val="20"/>
                <w:szCs w:val="20"/>
                <w:lang w:val="en-US"/>
              </w:rPr>
            </w:pPr>
            <w:ins w:id="2764"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76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66" w:author="Nick.Tolimieri" w:date="2022-09-06T13:51:00Z"/>
                <w:color w:val="000000"/>
                <w:sz w:val="20"/>
                <w:szCs w:val="20"/>
                <w:lang w:val="en-US"/>
              </w:rPr>
            </w:pPr>
            <w:ins w:id="2767" w:author="Nick.Tolimieri"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276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69" w:author="Nick.Tolimieri" w:date="2022-09-06T13:51:00Z"/>
                <w:color w:val="000000"/>
                <w:sz w:val="20"/>
                <w:szCs w:val="20"/>
                <w:lang w:val="en-US"/>
              </w:rPr>
            </w:pPr>
            <w:ins w:id="2770"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77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72" w:author="Nick.Tolimieri" w:date="2022-09-06T13:51:00Z"/>
                <w:color w:val="000000"/>
                <w:sz w:val="20"/>
                <w:szCs w:val="20"/>
                <w:lang w:val="en-US"/>
              </w:rPr>
            </w:pPr>
            <w:ins w:id="2773"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77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75" w:author="Nick.Tolimieri" w:date="2022-09-06T13:51:00Z"/>
                <w:color w:val="000000"/>
                <w:sz w:val="20"/>
                <w:szCs w:val="20"/>
                <w:lang w:val="en-US"/>
              </w:rPr>
            </w:pPr>
            <w:ins w:id="2776"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77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78" w:author="Nick.Tolimieri" w:date="2022-09-06T13:51:00Z"/>
                <w:color w:val="000000"/>
                <w:sz w:val="20"/>
                <w:szCs w:val="20"/>
                <w:lang w:val="en-US"/>
              </w:rPr>
            </w:pPr>
            <w:ins w:id="2779"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78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81" w:author="Nick.Tolimieri" w:date="2022-09-06T13:51:00Z"/>
                <w:color w:val="000000"/>
                <w:sz w:val="20"/>
                <w:szCs w:val="20"/>
                <w:lang w:val="en-US"/>
              </w:rPr>
            </w:pPr>
            <w:ins w:id="2782"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78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84" w:author="Nick.Tolimieri" w:date="2022-09-06T13:51:00Z"/>
                <w:color w:val="000000"/>
                <w:sz w:val="20"/>
                <w:szCs w:val="20"/>
                <w:lang w:val="en-US"/>
              </w:rPr>
            </w:pPr>
            <w:ins w:id="278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8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87" w:author="Nick.Tolimieri" w:date="2022-09-06T13:51:00Z"/>
                <w:color w:val="000000"/>
                <w:sz w:val="20"/>
                <w:szCs w:val="20"/>
                <w:lang w:val="en-US"/>
              </w:rPr>
            </w:pPr>
            <w:ins w:id="278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8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90" w:author="Nick.Tolimieri" w:date="2022-09-06T13:51:00Z"/>
                <w:color w:val="000000"/>
                <w:sz w:val="20"/>
                <w:szCs w:val="20"/>
                <w:lang w:val="en-US"/>
              </w:rPr>
            </w:pPr>
            <w:ins w:id="279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9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93" w:author="Nick.Tolimieri" w:date="2022-09-06T13:51:00Z"/>
                <w:color w:val="000000"/>
                <w:sz w:val="20"/>
                <w:szCs w:val="20"/>
                <w:lang w:val="en-US"/>
              </w:rPr>
            </w:pPr>
            <w:ins w:id="2794" w:author="Nick.Tolimieri" w:date="2022-09-06T13:51:00Z">
              <w:r w:rsidRPr="00C97A89">
                <w:rPr>
                  <w:color w:val="000000"/>
                  <w:sz w:val="20"/>
                  <w:szCs w:val="20"/>
                  <w:lang w:val="en-US"/>
                </w:rPr>
                <w:t>-</w:t>
              </w:r>
            </w:ins>
          </w:p>
        </w:tc>
      </w:tr>
      <w:tr w:rsidR="00C97A89" w:rsidRPr="00C97A89" w:rsidTr="004C5EBF">
        <w:tblPrEx>
          <w:tblPrExChange w:id="2795" w:author="Nick.Tolimieri" w:date="2022-09-13T12:47:00Z">
            <w:tblPrEx>
              <w:tblW w:w="10017" w:type="dxa"/>
            </w:tblPrEx>
          </w:tblPrExChange>
        </w:tblPrEx>
        <w:trPr>
          <w:trHeight w:val="255"/>
          <w:ins w:id="2796" w:author="Nick.Tolimieri" w:date="2022-09-06T13:51:00Z"/>
          <w:trPrChange w:id="279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79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99" w:author="Nick.Tolimieri" w:date="2022-09-06T13:51:00Z"/>
                <w:color w:val="000000"/>
                <w:sz w:val="20"/>
                <w:szCs w:val="20"/>
                <w:lang w:val="en-US"/>
              </w:rPr>
            </w:pPr>
            <w:ins w:id="2800"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80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2" w:author="Nick.Tolimieri" w:date="2022-09-06T13:51:00Z"/>
                <w:color w:val="000000"/>
                <w:sz w:val="20"/>
                <w:szCs w:val="20"/>
                <w:lang w:val="en-US"/>
              </w:rPr>
            </w:pPr>
            <w:ins w:id="2803" w:author="Nick.Tolimieri"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280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5" w:author="Nick.Tolimieri" w:date="2022-09-06T13:51:00Z"/>
                <w:color w:val="000000"/>
                <w:sz w:val="20"/>
                <w:szCs w:val="20"/>
                <w:lang w:val="en-US"/>
              </w:rPr>
            </w:pPr>
            <w:ins w:id="2806" w:author="Nick.Tolimieri" w:date="2022-09-06T13:51:00Z">
              <w:r w:rsidRPr="00C97A89">
                <w:rPr>
                  <w:color w:val="000000"/>
                  <w:sz w:val="20"/>
                  <w:szCs w:val="20"/>
                  <w:lang w:val="en-US"/>
                </w:rPr>
                <w:t>1</w:t>
              </w:r>
            </w:ins>
          </w:p>
        </w:tc>
        <w:tc>
          <w:tcPr>
            <w:tcW w:w="736" w:type="dxa"/>
            <w:tcBorders>
              <w:top w:val="nil"/>
              <w:left w:val="nil"/>
              <w:bottom w:val="nil"/>
              <w:right w:val="nil"/>
            </w:tcBorders>
            <w:shd w:val="clear" w:color="auto" w:fill="auto"/>
            <w:noWrap/>
            <w:vAlign w:val="bottom"/>
            <w:hideMark/>
            <w:tcPrChange w:id="280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8" w:author="Nick.Tolimieri" w:date="2022-09-06T13:51:00Z"/>
                <w:color w:val="000000"/>
                <w:sz w:val="20"/>
                <w:szCs w:val="20"/>
                <w:lang w:val="en-US"/>
              </w:rPr>
            </w:pPr>
            <w:ins w:id="2809" w:author="Nick.Tolimieri" w:date="2022-09-06T13:51:00Z">
              <w:r w:rsidRPr="00C97A89">
                <w:rPr>
                  <w:color w:val="000000"/>
                  <w:sz w:val="20"/>
                  <w:szCs w:val="20"/>
                  <w:lang w:val="en-US"/>
                </w:rPr>
                <w:t>25</w:t>
              </w:r>
            </w:ins>
          </w:p>
        </w:tc>
        <w:tc>
          <w:tcPr>
            <w:tcW w:w="728" w:type="dxa"/>
            <w:tcBorders>
              <w:top w:val="nil"/>
              <w:left w:val="nil"/>
              <w:bottom w:val="nil"/>
              <w:right w:val="nil"/>
            </w:tcBorders>
            <w:shd w:val="clear" w:color="auto" w:fill="auto"/>
            <w:noWrap/>
            <w:vAlign w:val="bottom"/>
            <w:hideMark/>
            <w:tcPrChange w:id="281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11" w:author="Nick.Tolimieri" w:date="2022-09-06T13:51:00Z"/>
                <w:color w:val="000000"/>
                <w:sz w:val="20"/>
                <w:szCs w:val="20"/>
                <w:lang w:val="en-US"/>
              </w:rPr>
            </w:pPr>
            <w:ins w:id="2812"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281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14" w:author="Nick.Tolimieri" w:date="2022-09-06T13:51:00Z"/>
                <w:color w:val="000000"/>
                <w:sz w:val="20"/>
                <w:szCs w:val="20"/>
                <w:lang w:val="en-US"/>
              </w:rPr>
            </w:pPr>
            <w:ins w:id="2815" w:author="Nick.Tolimieri"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281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17" w:author="Nick.Tolimieri" w:date="2022-09-06T13:51:00Z"/>
                <w:color w:val="000000"/>
                <w:sz w:val="20"/>
                <w:szCs w:val="20"/>
                <w:lang w:val="en-US"/>
              </w:rPr>
            </w:pPr>
            <w:ins w:id="2818"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281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20" w:author="Nick.Tolimieri" w:date="2022-09-06T13:51:00Z"/>
                <w:color w:val="000000"/>
                <w:sz w:val="20"/>
                <w:szCs w:val="20"/>
                <w:lang w:val="en-US"/>
              </w:rPr>
            </w:pPr>
            <w:ins w:id="2821" w:author="Nick.Tolimieri" w:date="2022-09-06T13:51:00Z">
              <w:r w:rsidRPr="00C97A89">
                <w:rPr>
                  <w:color w:val="000000"/>
                  <w:sz w:val="20"/>
                  <w:szCs w:val="20"/>
                  <w:lang w:val="en-US"/>
                </w:rPr>
                <w:t>18</w:t>
              </w:r>
            </w:ins>
          </w:p>
        </w:tc>
        <w:tc>
          <w:tcPr>
            <w:tcW w:w="905" w:type="dxa"/>
            <w:tcBorders>
              <w:top w:val="nil"/>
              <w:left w:val="nil"/>
              <w:bottom w:val="nil"/>
              <w:right w:val="nil"/>
            </w:tcBorders>
            <w:shd w:val="clear" w:color="auto" w:fill="auto"/>
            <w:noWrap/>
            <w:vAlign w:val="bottom"/>
            <w:hideMark/>
            <w:tcPrChange w:id="282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23" w:author="Nick.Tolimieri" w:date="2022-09-06T13:51:00Z"/>
                <w:color w:val="000000"/>
                <w:sz w:val="20"/>
                <w:szCs w:val="20"/>
                <w:lang w:val="en-US"/>
              </w:rPr>
            </w:pPr>
            <w:ins w:id="2824" w:author="Nick.Tolimieri" w:date="2022-09-06T13:51:00Z">
              <w:r w:rsidRPr="00C97A89">
                <w:rPr>
                  <w:color w:val="000000"/>
                  <w:sz w:val="20"/>
                  <w:szCs w:val="20"/>
                  <w:lang w:val="en-US"/>
                </w:rPr>
                <w:t>1.64</w:t>
              </w:r>
            </w:ins>
          </w:p>
        </w:tc>
        <w:tc>
          <w:tcPr>
            <w:tcW w:w="905" w:type="dxa"/>
            <w:tcBorders>
              <w:top w:val="nil"/>
              <w:left w:val="nil"/>
              <w:bottom w:val="nil"/>
              <w:right w:val="nil"/>
            </w:tcBorders>
            <w:shd w:val="clear" w:color="auto" w:fill="auto"/>
            <w:noWrap/>
            <w:vAlign w:val="bottom"/>
            <w:hideMark/>
            <w:tcPrChange w:id="282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26" w:author="Nick.Tolimieri" w:date="2022-09-06T13:51:00Z"/>
                <w:color w:val="000000"/>
                <w:sz w:val="20"/>
                <w:szCs w:val="20"/>
                <w:lang w:val="en-US"/>
              </w:rPr>
            </w:pPr>
            <w:ins w:id="2827" w:author="Nick.Tolimieri" w:date="2022-09-06T13:51:00Z">
              <w:r w:rsidRPr="00C97A89">
                <w:rPr>
                  <w:color w:val="000000"/>
                  <w:sz w:val="20"/>
                  <w:szCs w:val="20"/>
                  <w:lang w:val="en-US"/>
                </w:rPr>
                <w:t>0.18</w:t>
              </w:r>
            </w:ins>
          </w:p>
        </w:tc>
        <w:tc>
          <w:tcPr>
            <w:tcW w:w="905" w:type="dxa"/>
            <w:tcBorders>
              <w:top w:val="nil"/>
              <w:left w:val="nil"/>
              <w:bottom w:val="nil"/>
              <w:right w:val="nil"/>
            </w:tcBorders>
            <w:shd w:val="clear" w:color="auto" w:fill="auto"/>
            <w:noWrap/>
            <w:vAlign w:val="bottom"/>
            <w:hideMark/>
            <w:tcPrChange w:id="282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29" w:author="Nick.Tolimieri" w:date="2022-09-06T13:51:00Z"/>
                <w:color w:val="000000"/>
                <w:sz w:val="20"/>
                <w:szCs w:val="20"/>
                <w:lang w:val="en-US"/>
              </w:rPr>
            </w:pPr>
            <w:ins w:id="2830" w:author="Nick.Tolimieri" w:date="2022-09-06T13:51:00Z">
              <w:r w:rsidRPr="00C97A89">
                <w:rPr>
                  <w:color w:val="000000"/>
                  <w:sz w:val="20"/>
                  <w:szCs w:val="20"/>
                  <w:lang w:val="en-US"/>
                </w:rPr>
                <w:t>2.15</w:t>
              </w:r>
            </w:ins>
          </w:p>
        </w:tc>
      </w:tr>
      <w:tr w:rsidR="00C97A89" w:rsidRPr="00C97A89" w:rsidTr="004C5EBF">
        <w:tblPrEx>
          <w:tblPrExChange w:id="2831" w:author="Nick.Tolimieri" w:date="2022-09-13T12:47:00Z">
            <w:tblPrEx>
              <w:tblW w:w="10017" w:type="dxa"/>
            </w:tblPrEx>
          </w:tblPrExChange>
        </w:tblPrEx>
        <w:trPr>
          <w:trHeight w:val="255"/>
          <w:ins w:id="2832" w:author="Nick.Tolimieri" w:date="2022-09-06T13:51:00Z"/>
          <w:trPrChange w:id="283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83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35" w:author="Nick.Tolimieri" w:date="2022-09-06T13:51:00Z"/>
                <w:color w:val="000000"/>
                <w:sz w:val="20"/>
                <w:szCs w:val="20"/>
                <w:lang w:val="en-US"/>
              </w:rPr>
            </w:pPr>
            <w:ins w:id="2836"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83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38" w:author="Nick.Tolimieri" w:date="2022-09-06T13:51:00Z"/>
                <w:color w:val="000000"/>
                <w:sz w:val="20"/>
                <w:szCs w:val="20"/>
                <w:lang w:val="en-US"/>
              </w:rPr>
            </w:pPr>
            <w:ins w:id="2839" w:author="Nick.Tolimieri"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284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41" w:author="Nick.Tolimieri" w:date="2022-09-06T13:51:00Z"/>
                <w:color w:val="000000"/>
                <w:sz w:val="20"/>
                <w:szCs w:val="20"/>
                <w:lang w:val="en-US"/>
              </w:rPr>
            </w:pPr>
            <w:ins w:id="2842" w:author="Nick.Tolimieri"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284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44" w:author="Nick.Tolimieri" w:date="2022-09-06T13:51:00Z"/>
                <w:color w:val="000000"/>
                <w:sz w:val="20"/>
                <w:szCs w:val="20"/>
                <w:lang w:val="en-US"/>
              </w:rPr>
            </w:pPr>
            <w:ins w:id="2845"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84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47" w:author="Nick.Tolimieri" w:date="2022-09-06T13:51:00Z"/>
                <w:color w:val="000000"/>
                <w:sz w:val="20"/>
                <w:szCs w:val="20"/>
                <w:lang w:val="en-US"/>
              </w:rPr>
            </w:pPr>
            <w:ins w:id="2848"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84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50" w:author="Nick.Tolimieri" w:date="2022-09-06T13:51:00Z"/>
                <w:color w:val="000000"/>
                <w:sz w:val="20"/>
                <w:szCs w:val="20"/>
                <w:lang w:val="en-US"/>
              </w:rPr>
            </w:pPr>
            <w:ins w:id="2851"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85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53" w:author="Nick.Tolimieri" w:date="2022-09-06T13:51:00Z"/>
                <w:color w:val="000000"/>
                <w:sz w:val="20"/>
                <w:szCs w:val="20"/>
                <w:lang w:val="en-US"/>
              </w:rPr>
            </w:pPr>
            <w:ins w:id="2854"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85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56" w:author="Nick.Tolimieri" w:date="2022-09-06T13:51:00Z"/>
                <w:color w:val="000000"/>
                <w:sz w:val="20"/>
                <w:szCs w:val="20"/>
                <w:lang w:val="en-US"/>
              </w:rPr>
            </w:pPr>
            <w:ins w:id="285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85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59" w:author="Nick.Tolimieri" w:date="2022-09-06T13:51:00Z"/>
                <w:color w:val="000000"/>
                <w:sz w:val="20"/>
                <w:szCs w:val="20"/>
                <w:lang w:val="en-US"/>
              </w:rPr>
            </w:pPr>
            <w:ins w:id="286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86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62" w:author="Nick.Tolimieri" w:date="2022-09-06T13:51:00Z"/>
                <w:color w:val="000000"/>
                <w:sz w:val="20"/>
                <w:szCs w:val="20"/>
                <w:lang w:val="en-US"/>
              </w:rPr>
            </w:pPr>
            <w:ins w:id="286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86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65" w:author="Nick.Tolimieri" w:date="2022-09-06T13:51:00Z"/>
                <w:color w:val="000000"/>
                <w:sz w:val="20"/>
                <w:szCs w:val="20"/>
                <w:lang w:val="en-US"/>
              </w:rPr>
            </w:pPr>
            <w:ins w:id="2866" w:author="Nick.Tolimieri" w:date="2022-09-06T13:51:00Z">
              <w:r w:rsidRPr="00C97A89">
                <w:rPr>
                  <w:color w:val="000000"/>
                  <w:sz w:val="20"/>
                  <w:szCs w:val="20"/>
                  <w:lang w:val="en-US"/>
                </w:rPr>
                <w:t>-</w:t>
              </w:r>
            </w:ins>
          </w:p>
        </w:tc>
      </w:tr>
      <w:tr w:rsidR="00C97A89" w:rsidRPr="00C97A89" w:rsidTr="004C5EBF">
        <w:tblPrEx>
          <w:tblPrExChange w:id="2867" w:author="Nick.Tolimieri" w:date="2022-09-13T12:47:00Z">
            <w:tblPrEx>
              <w:tblW w:w="10017" w:type="dxa"/>
            </w:tblPrEx>
          </w:tblPrExChange>
        </w:tblPrEx>
        <w:trPr>
          <w:trHeight w:val="255"/>
          <w:ins w:id="2868" w:author="Nick.Tolimieri" w:date="2022-09-06T13:51:00Z"/>
          <w:trPrChange w:id="286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87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71" w:author="Nick.Tolimieri" w:date="2022-09-06T13:51:00Z"/>
                <w:color w:val="000000"/>
                <w:sz w:val="20"/>
                <w:szCs w:val="20"/>
                <w:lang w:val="en-US"/>
              </w:rPr>
            </w:pPr>
            <w:ins w:id="2872"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87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74" w:author="Nick.Tolimieri" w:date="2022-09-06T13:51:00Z"/>
                <w:color w:val="000000"/>
                <w:sz w:val="20"/>
                <w:szCs w:val="20"/>
                <w:lang w:val="en-US"/>
              </w:rPr>
            </w:pPr>
            <w:ins w:id="2875" w:author="Nick.Tolimieri"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287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77" w:author="Nick.Tolimieri" w:date="2022-09-06T13:51:00Z"/>
                <w:color w:val="000000"/>
                <w:sz w:val="20"/>
                <w:szCs w:val="20"/>
                <w:lang w:val="en-US"/>
              </w:rPr>
            </w:pPr>
            <w:ins w:id="2878" w:author="Nick.Tolimieri" w:date="2022-09-06T13:51:00Z">
              <w:r w:rsidRPr="00C97A89">
                <w:rPr>
                  <w:color w:val="000000"/>
                  <w:sz w:val="20"/>
                  <w:szCs w:val="20"/>
                  <w:lang w:val="en-US"/>
                </w:rPr>
                <w:t>3</w:t>
              </w:r>
            </w:ins>
          </w:p>
        </w:tc>
        <w:tc>
          <w:tcPr>
            <w:tcW w:w="736" w:type="dxa"/>
            <w:tcBorders>
              <w:top w:val="nil"/>
              <w:left w:val="nil"/>
              <w:bottom w:val="nil"/>
              <w:right w:val="nil"/>
            </w:tcBorders>
            <w:shd w:val="clear" w:color="auto" w:fill="auto"/>
            <w:noWrap/>
            <w:vAlign w:val="bottom"/>
            <w:hideMark/>
            <w:tcPrChange w:id="287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0" w:author="Nick.Tolimieri" w:date="2022-09-06T13:51:00Z"/>
                <w:color w:val="000000"/>
                <w:sz w:val="20"/>
                <w:szCs w:val="20"/>
                <w:lang w:val="en-US"/>
              </w:rPr>
            </w:pPr>
            <w:ins w:id="2881" w:author="Nick.Tolimieri" w:date="2022-09-06T13:51:00Z">
              <w:r w:rsidRPr="00C97A89">
                <w:rPr>
                  <w:color w:val="000000"/>
                  <w:sz w:val="20"/>
                  <w:szCs w:val="20"/>
                  <w:lang w:val="en-US"/>
                </w:rPr>
                <w:t>32</w:t>
              </w:r>
            </w:ins>
          </w:p>
        </w:tc>
        <w:tc>
          <w:tcPr>
            <w:tcW w:w="728" w:type="dxa"/>
            <w:tcBorders>
              <w:top w:val="nil"/>
              <w:left w:val="nil"/>
              <w:bottom w:val="nil"/>
              <w:right w:val="nil"/>
            </w:tcBorders>
            <w:shd w:val="clear" w:color="auto" w:fill="auto"/>
            <w:noWrap/>
            <w:vAlign w:val="bottom"/>
            <w:hideMark/>
            <w:tcPrChange w:id="288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3" w:author="Nick.Tolimieri" w:date="2022-09-06T13:51:00Z"/>
                <w:color w:val="000000"/>
                <w:sz w:val="20"/>
                <w:szCs w:val="20"/>
                <w:lang w:val="en-US"/>
              </w:rPr>
            </w:pPr>
            <w:ins w:id="2884"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288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6" w:author="Nick.Tolimieri" w:date="2022-09-06T13:51:00Z"/>
                <w:color w:val="000000"/>
                <w:sz w:val="20"/>
                <w:szCs w:val="20"/>
                <w:lang w:val="en-US"/>
              </w:rPr>
            </w:pPr>
            <w:ins w:id="2887" w:author="Nick.Tolimieri" w:date="2022-09-06T13:51:00Z">
              <w:r w:rsidRPr="00C97A89">
                <w:rPr>
                  <w:color w:val="000000"/>
                  <w:sz w:val="20"/>
                  <w:szCs w:val="20"/>
                  <w:lang w:val="en-US"/>
                </w:rPr>
                <w:t>12</w:t>
              </w:r>
            </w:ins>
          </w:p>
        </w:tc>
        <w:tc>
          <w:tcPr>
            <w:tcW w:w="700" w:type="dxa"/>
            <w:tcBorders>
              <w:top w:val="nil"/>
              <w:left w:val="nil"/>
              <w:bottom w:val="nil"/>
              <w:right w:val="nil"/>
            </w:tcBorders>
            <w:shd w:val="clear" w:color="auto" w:fill="auto"/>
            <w:noWrap/>
            <w:vAlign w:val="bottom"/>
            <w:hideMark/>
            <w:tcPrChange w:id="288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9" w:author="Nick.Tolimieri" w:date="2022-09-06T13:51:00Z"/>
                <w:color w:val="000000"/>
                <w:sz w:val="20"/>
                <w:szCs w:val="20"/>
                <w:lang w:val="en-US"/>
              </w:rPr>
            </w:pPr>
            <w:ins w:id="2890"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89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2" w:author="Nick.Tolimieri" w:date="2022-09-06T13:51:00Z"/>
                <w:color w:val="000000"/>
                <w:sz w:val="20"/>
                <w:szCs w:val="20"/>
                <w:lang w:val="en-US"/>
              </w:rPr>
            </w:pPr>
            <w:ins w:id="2893" w:author="Nick.Tolimieri"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289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5" w:author="Nick.Tolimieri" w:date="2022-09-06T13:51:00Z"/>
                <w:color w:val="000000"/>
                <w:sz w:val="20"/>
                <w:szCs w:val="20"/>
                <w:lang w:val="en-US"/>
              </w:rPr>
            </w:pPr>
            <w:ins w:id="2896" w:author="Nick.Tolimieri" w:date="2022-09-06T13:51:00Z">
              <w:r w:rsidRPr="00C97A89">
                <w:rPr>
                  <w:color w:val="000000"/>
                  <w:sz w:val="20"/>
                  <w:szCs w:val="20"/>
                  <w:lang w:val="en-US"/>
                </w:rPr>
                <w:t>1.81</w:t>
              </w:r>
            </w:ins>
          </w:p>
        </w:tc>
        <w:tc>
          <w:tcPr>
            <w:tcW w:w="905" w:type="dxa"/>
            <w:tcBorders>
              <w:top w:val="nil"/>
              <w:left w:val="nil"/>
              <w:bottom w:val="nil"/>
              <w:right w:val="nil"/>
            </w:tcBorders>
            <w:shd w:val="clear" w:color="auto" w:fill="auto"/>
            <w:noWrap/>
            <w:vAlign w:val="bottom"/>
            <w:hideMark/>
            <w:tcPrChange w:id="289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8" w:author="Nick.Tolimieri" w:date="2022-09-06T13:51:00Z"/>
                <w:color w:val="000000"/>
                <w:sz w:val="20"/>
                <w:szCs w:val="20"/>
                <w:lang w:val="en-US"/>
              </w:rPr>
            </w:pPr>
            <w:ins w:id="2899" w:author="Nick.Tolimieri" w:date="2022-09-06T13:51:00Z">
              <w:r w:rsidRPr="00C97A89">
                <w:rPr>
                  <w:color w:val="000000"/>
                  <w:sz w:val="20"/>
                  <w:szCs w:val="20"/>
                  <w:lang w:val="en-US"/>
                </w:rPr>
                <w:t>0.15</w:t>
              </w:r>
            </w:ins>
          </w:p>
        </w:tc>
        <w:tc>
          <w:tcPr>
            <w:tcW w:w="905" w:type="dxa"/>
            <w:tcBorders>
              <w:top w:val="nil"/>
              <w:left w:val="nil"/>
              <w:bottom w:val="nil"/>
              <w:right w:val="nil"/>
            </w:tcBorders>
            <w:shd w:val="clear" w:color="auto" w:fill="auto"/>
            <w:noWrap/>
            <w:vAlign w:val="bottom"/>
            <w:hideMark/>
            <w:tcPrChange w:id="290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01" w:author="Nick.Tolimieri" w:date="2022-09-06T13:51:00Z"/>
                <w:color w:val="000000"/>
                <w:sz w:val="20"/>
                <w:szCs w:val="20"/>
                <w:lang w:val="en-US"/>
              </w:rPr>
            </w:pPr>
            <w:ins w:id="2902" w:author="Nick.Tolimieri" w:date="2022-09-06T13:51:00Z">
              <w:r w:rsidRPr="00C97A89">
                <w:rPr>
                  <w:color w:val="000000"/>
                  <w:sz w:val="20"/>
                  <w:szCs w:val="20"/>
                  <w:lang w:val="en-US"/>
                </w:rPr>
                <w:t>2.1</w:t>
              </w:r>
            </w:ins>
          </w:p>
        </w:tc>
      </w:tr>
      <w:tr w:rsidR="00C97A89" w:rsidRPr="00C97A89" w:rsidTr="004C5EBF">
        <w:tblPrEx>
          <w:tblPrExChange w:id="2903" w:author="Nick.Tolimieri" w:date="2022-09-13T12:47:00Z">
            <w:tblPrEx>
              <w:tblW w:w="10017" w:type="dxa"/>
            </w:tblPrEx>
          </w:tblPrExChange>
        </w:tblPrEx>
        <w:trPr>
          <w:trHeight w:val="255"/>
          <w:ins w:id="2904" w:author="Nick.Tolimieri" w:date="2022-09-06T13:51:00Z"/>
          <w:trPrChange w:id="290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90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07" w:author="Nick.Tolimieri" w:date="2022-09-06T13:51:00Z"/>
                <w:color w:val="000000"/>
                <w:sz w:val="20"/>
                <w:szCs w:val="20"/>
                <w:lang w:val="en-US"/>
              </w:rPr>
            </w:pPr>
            <w:ins w:id="2908"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90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0" w:author="Nick.Tolimieri" w:date="2022-09-06T13:51:00Z"/>
                <w:color w:val="000000"/>
                <w:sz w:val="20"/>
                <w:szCs w:val="20"/>
                <w:lang w:val="en-US"/>
              </w:rPr>
            </w:pPr>
            <w:ins w:id="2911" w:author="Nick.Tolimieri"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291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3" w:author="Nick.Tolimieri" w:date="2022-09-06T13:51:00Z"/>
                <w:color w:val="000000"/>
                <w:sz w:val="20"/>
                <w:szCs w:val="20"/>
                <w:lang w:val="en-US"/>
              </w:rPr>
            </w:pPr>
            <w:ins w:id="291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91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6" w:author="Nick.Tolimieri" w:date="2022-09-06T13:51:00Z"/>
                <w:color w:val="000000"/>
                <w:sz w:val="20"/>
                <w:szCs w:val="20"/>
                <w:lang w:val="en-US"/>
              </w:rPr>
            </w:pPr>
            <w:ins w:id="2917" w:author="Nick.Tolimieri" w:date="2022-09-06T13:51:00Z">
              <w:r w:rsidRPr="00C97A89">
                <w:rPr>
                  <w:color w:val="000000"/>
                  <w:sz w:val="20"/>
                  <w:szCs w:val="20"/>
                  <w:lang w:val="en-US"/>
                </w:rPr>
                <w:t>17</w:t>
              </w:r>
            </w:ins>
          </w:p>
        </w:tc>
        <w:tc>
          <w:tcPr>
            <w:tcW w:w="728" w:type="dxa"/>
            <w:tcBorders>
              <w:top w:val="nil"/>
              <w:left w:val="nil"/>
              <w:bottom w:val="nil"/>
              <w:right w:val="nil"/>
            </w:tcBorders>
            <w:shd w:val="clear" w:color="auto" w:fill="auto"/>
            <w:noWrap/>
            <w:vAlign w:val="bottom"/>
            <w:hideMark/>
            <w:tcPrChange w:id="291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9" w:author="Nick.Tolimieri" w:date="2022-09-06T13:51:00Z"/>
                <w:color w:val="000000"/>
                <w:sz w:val="20"/>
                <w:szCs w:val="20"/>
                <w:lang w:val="en-US"/>
              </w:rPr>
            </w:pPr>
            <w:ins w:id="2920"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92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2" w:author="Nick.Tolimieri" w:date="2022-09-06T13:51:00Z"/>
                <w:color w:val="000000"/>
                <w:sz w:val="20"/>
                <w:szCs w:val="20"/>
                <w:lang w:val="en-US"/>
              </w:rPr>
            </w:pPr>
            <w:ins w:id="2923" w:author="Nick.Tolimieri" w:date="2022-09-06T13:51:00Z">
              <w:r w:rsidRPr="00C97A89">
                <w:rPr>
                  <w:color w:val="000000"/>
                  <w:sz w:val="20"/>
                  <w:szCs w:val="20"/>
                  <w:lang w:val="en-US"/>
                </w:rPr>
                <w:t>8</w:t>
              </w:r>
            </w:ins>
          </w:p>
        </w:tc>
        <w:tc>
          <w:tcPr>
            <w:tcW w:w="700" w:type="dxa"/>
            <w:tcBorders>
              <w:top w:val="nil"/>
              <w:left w:val="nil"/>
              <w:bottom w:val="nil"/>
              <w:right w:val="nil"/>
            </w:tcBorders>
            <w:shd w:val="clear" w:color="auto" w:fill="auto"/>
            <w:noWrap/>
            <w:vAlign w:val="bottom"/>
            <w:hideMark/>
            <w:tcPrChange w:id="292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5" w:author="Nick.Tolimieri" w:date="2022-09-06T13:51:00Z"/>
                <w:color w:val="000000"/>
                <w:sz w:val="20"/>
                <w:szCs w:val="20"/>
                <w:lang w:val="en-US"/>
              </w:rPr>
            </w:pPr>
            <w:ins w:id="2926"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292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8" w:author="Nick.Tolimieri" w:date="2022-09-06T13:51:00Z"/>
                <w:color w:val="000000"/>
                <w:sz w:val="20"/>
                <w:szCs w:val="20"/>
                <w:lang w:val="en-US"/>
              </w:rPr>
            </w:pPr>
            <w:ins w:id="2929"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293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31" w:author="Nick.Tolimieri" w:date="2022-09-06T13:51:00Z"/>
                <w:color w:val="000000"/>
                <w:sz w:val="20"/>
                <w:szCs w:val="20"/>
                <w:lang w:val="en-US"/>
              </w:rPr>
            </w:pPr>
            <w:ins w:id="2932" w:author="Nick.Tolimieri" w:date="2022-09-06T13:51:00Z">
              <w:r w:rsidRPr="00C97A89">
                <w:rPr>
                  <w:color w:val="000000"/>
                  <w:sz w:val="20"/>
                  <w:szCs w:val="20"/>
                  <w:lang w:val="en-US"/>
                </w:rPr>
                <w:t>1.59</w:t>
              </w:r>
            </w:ins>
          </w:p>
        </w:tc>
        <w:tc>
          <w:tcPr>
            <w:tcW w:w="905" w:type="dxa"/>
            <w:tcBorders>
              <w:top w:val="nil"/>
              <w:left w:val="nil"/>
              <w:bottom w:val="nil"/>
              <w:right w:val="nil"/>
            </w:tcBorders>
            <w:shd w:val="clear" w:color="auto" w:fill="auto"/>
            <w:noWrap/>
            <w:vAlign w:val="bottom"/>
            <w:hideMark/>
            <w:tcPrChange w:id="293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34" w:author="Nick.Tolimieri" w:date="2022-09-06T13:51:00Z"/>
                <w:color w:val="000000"/>
                <w:sz w:val="20"/>
                <w:szCs w:val="20"/>
                <w:lang w:val="en-US"/>
              </w:rPr>
            </w:pPr>
            <w:ins w:id="2935" w:author="Nick.Tolimieri" w:date="2022-09-06T13:51:00Z">
              <w:r w:rsidRPr="00C97A89">
                <w:rPr>
                  <w:color w:val="000000"/>
                  <w:sz w:val="20"/>
                  <w:szCs w:val="20"/>
                  <w:lang w:val="en-US"/>
                </w:rPr>
                <w:t>0.16</w:t>
              </w:r>
            </w:ins>
          </w:p>
        </w:tc>
        <w:tc>
          <w:tcPr>
            <w:tcW w:w="905" w:type="dxa"/>
            <w:tcBorders>
              <w:top w:val="nil"/>
              <w:left w:val="nil"/>
              <w:bottom w:val="nil"/>
              <w:right w:val="nil"/>
            </w:tcBorders>
            <w:shd w:val="clear" w:color="auto" w:fill="auto"/>
            <w:noWrap/>
            <w:vAlign w:val="bottom"/>
            <w:hideMark/>
            <w:tcPrChange w:id="293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37" w:author="Nick.Tolimieri" w:date="2022-09-06T13:51:00Z"/>
                <w:color w:val="000000"/>
                <w:sz w:val="20"/>
                <w:szCs w:val="20"/>
                <w:lang w:val="en-US"/>
              </w:rPr>
            </w:pPr>
            <w:ins w:id="2938" w:author="Nick.Tolimieri" w:date="2022-09-06T13:51:00Z">
              <w:r w:rsidRPr="00C97A89">
                <w:rPr>
                  <w:color w:val="000000"/>
                  <w:sz w:val="20"/>
                  <w:szCs w:val="20"/>
                  <w:lang w:val="en-US"/>
                </w:rPr>
                <w:t>1.8</w:t>
              </w:r>
            </w:ins>
          </w:p>
        </w:tc>
      </w:tr>
      <w:tr w:rsidR="00C97A89" w:rsidRPr="00C97A89" w:rsidTr="004C5EBF">
        <w:tblPrEx>
          <w:tblPrExChange w:id="2939" w:author="Nick.Tolimieri" w:date="2022-09-13T12:47:00Z">
            <w:tblPrEx>
              <w:tblW w:w="10017" w:type="dxa"/>
            </w:tblPrEx>
          </w:tblPrExChange>
        </w:tblPrEx>
        <w:trPr>
          <w:trHeight w:val="255"/>
          <w:ins w:id="2940" w:author="Nick.Tolimieri" w:date="2022-09-06T13:51:00Z"/>
          <w:trPrChange w:id="294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94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43" w:author="Nick.Tolimieri" w:date="2022-09-06T13:51:00Z"/>
                <w:color w:val="000000"/>
                <w:sz w:val="20"/>
                <w:szCs w:val="20"/>
                <w:lang w:val="en-US"/>
              </w:rPr>
            </w:pPr>
            <w:ins w:id="2944"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94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46" w:author="Nick.Tolimieri" w:date="2022-09-06T13:51:00Z"/>
                <w:color w:val="000000"/>
                <w:sz w:val="20"/>
                <w:szCs w:val="20"/>
                <w:lang w:val="en-US"/>
              </w:rPr>
            </w:pPr>
            <w:ins w:id="2947" w:author="Nick.Tolimieri"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294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49" w:author="Nick.Tolimieri" w:date="2022-09-06T13:51:00Z"/>
                <w:color w:val="000000"/>
                <w:sz w:val="20"/>
                <w:szCs w:val="20"/>
                <w:lang w:val="en-US"/>
              </w:rPr>
            </w:pPr>
            <w:ins w:id="2950" w:author="Nick.Tolimieri" w:date="2022-09-06T13:51:00Z">
              <w:r w:rsidRPr="00C97A89">
                <w:rPr>
                  <w:color w:val="000000"/>
                  <w:sz w:val="20"/>
                  <w:szCs w:val="20"/>
                  <w:lang w:val="en-US"/>
                </w:rPr>
                <w:t>17</w:t>
              </w:r>
            </w:ins>
          </w:p>
        </w:tc>
        <w:tc>
          <w:tcPr>
            <w:tcW w:w="736" w:type="dxa"/>
            <w:tcBorders>
              <w:top w:val="nil"/>
              <w:left w:val="nil"/>
              <w:bottom w:val="nil"/>
              <w:right w:val="nil"/>
            </w:tcBorders>
            <w:shd w:val="clear" w:color="auto" w:fill="auto"/>
            <w:noWrap/>
            <w:vAlign w:val="bottom"/>
            <w:hideMark/>
            <w:tcPrChange w:id="295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2" w:author="Nick.Tolimieri" w:date="2022-09-06T13:51:00Z"/>
                <w:color w:val="000000"/>
                <w:sz w:val="20"/>
                <w:szCs w:val="20"/>
                <w:lang w:val="en-US"/>
              </w:rPr>
            </w:pPr>
            <w:ins w:id="2953" w:author="Nick.Tolimieri"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295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5" w:author="Nick.Tolimieri" w:date="2022-09-06T13:51:00Z"/>
                <w:color w:val="000000"/>
                <w:sz w:val="20"/>
                <w:szCs w:val="20"/>
                <w:lang w:val="en-US"/>
              </w:rPr>
            </w:pPr>
            <w:ins w:id="2956"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95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8" w:author="Nick.Tolimieri" w:date="2022-09-06T13:51:00Z"/>
                <w:color w:val="000000"/>
                <w:sz w:val="20"/>
                <w:szCs w:val="20"/>
                <w:lang w:val="en-US"/>
              </w:rPr>
            </w:pPr>
            <w:ins w:id="2959" w:author="Nick.Tolimieri" w:date="2022-09-06T13:51:00Z">
              <w:r w:rsidRPr="00C97A89">
                <w:rPr>
                  <w:color w:val="000000"/>
                  <w:sz w:val="20"/>
                  <w:szCs w:val="20"/>
                  <w:lang w:val="en-US"/>
                </w:rPr>
                <w:t>11</w:t>
              </w:r>
            </w:ins>
          </w:p>
        </w:tc>
        <w:tc>
          <w:tcPr>
            <w:tcW w:w="700" w:type="dxa"/>
            <w:tcBorders>
              <w:top w:val="nil"/>
              <w:left w:val="nil"/>
              <w:bottom w:val="nil"/>
              <w:right w:val="nil"/>
            </w:tcBorders>
            <w:shd w:val="clear" w:color="auto" w:fill="auto"/>
            <w:noWrap/>
            <w:vAlign w:val="bottom"/>
            <w:hideMark/>
            <w:tcPrChange w:id="296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61" w:author="Nick.Tolimieri" w:date="2022-09-06T13:51:00Z"/>
                <w:color w:val="000000"/>
                <w:sz w:val="20"/>
                <w:szCs w:val="20"/>
                <w:lang w:val="en-US"/>
              </w:rPr>
            </w:pPr>
            <w:ins w:id="2962" w:author="Nick.Tolimieri" w:date="2022-09-06T13:51:00Z">
              <w:r w:rsidRPr="00C97A89">
                <w:rPr>
                  <w:color w:val="000000"/>
                  <w:sz w:val="20"/>
                  <w:szCs w:val="20"/>
                  <w:lang w:val="en-US"/>
                </w:rPr>
                <w:t>11</w:t>
              </w:r>
            </w:ins>
          </w:p>
        </w:tc>
        <w:tc>
          <w:tcPr>
            <w:tcW w:w="640" w:type="dxa"/>
            <w:tcBorders>
              <w:top w:val="nil"/>
              <w:left w:val="nil"/>
              <w:bottom w:val="nil"/>
              <w:right w:val="nil"/>
            </w:tcBorders>
            <w:shd w:val="clear" w:color="auto" w:fill="auto"/>
            <w:noWrap/>
            <w:vAlign w:val="bottom"/>
            <w:hideMark/>
            <w:tcPrChange w:id="296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64" w:author="Nick.Tolimieri" w:date="2022-09-06T13:51:00Z"/>
                <w:color w:val="000000"/>
                <w:sz w:val="20"/>
                <w:szCs w:val="20"/>
                <w:lang w:val="en-US"/>
              </w:rPr>
            </w:pPr>
            <w:ins w:id="2965" w:author="Nick.Tolimieri" w:date="2022-09-06T13:51:00Z">
              <w:r w:rsidRPr="00C97A89">
                <w:rPr>
                  <w:color w:val="000000"/>
                  <w:sz w:val="20"/>
                  <w:szCs w:val="20"/>
                  <w:lang w:val="en-US"/>
                </w:rPr>
                <w:t>11</w:t>
              </w:r>
            </w:ins>
          </w:p>
        </w:tc>
        <w:tc>
          <w:tcPr>
            <w:tcW w:w="905" w:type="dxa"/>
            <w:tcBorders>
              <w:top w:val="nil"/>
              <w:left w:val="nil"/>
              <w:bottom w:val="nil"/>
              <w:right w:val="nil"/>
            </w:tcBorders>
            <w:shd w:val="clear" w:color="auto" w:fill="auto"/>
            <w:noWrap/>
            <w:vAlign w:val="bottom"/>
            <w:hideMark/>
            <w:tcPrChange w:id="296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67" w:author="Nick.Tolimieri" w:date="2022-09-06T13:51:00Z"/>
                <w:color w:val="000000"/>
                <w:sz w:val="20"/>
                <w:szCs w:val="20"/>
                <w:lang w:val="en-US"/>
              </w:rPr>
            </w:pPr>
            <w:ins w:id="2968" w:author="Nick.Tolimieri" w:date="2022-09-06T13:51:00Z">
              <w:r w:rsidRPr="00C97A89">
                <w:rPr>
                  <w:color w:val="000000"/>
                  <w:sz w:val="20"/>
                  <w:szCs w:val="20"/>
                  <w:lang w:val="en-US"/>
                </w:rPr>
                <w:t>2.31</w:t>
              </w:r>
            </w:ins>
          </w:p>
        </w:tc>
        <w:tc>
          <w:tcPr>
            <w:tcW w:w="905" w:type="dxa"/>
            <w:tcBorders>
              <w:top w:val="nil"/>
              <w:left w:val="nil"/>
              <w:bottom w:val="nil"/>
              <w:right w:val="nil"/>
            </w:tcBorders>
            <w:shd w:val="clear" w:color="auto" w:fill="auto"/>
            <w:noWrap/>
            <w:vAlign w:val="bottom"/>
            <w:hideMark/>
            <w:tcPrChange w:id="296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70" w:author="Nick.Tolimieri" w:date="2022-09-06T13:51:00Z"/>
                <w:color w:val="000000"/>
                <w:sz w:val="20"/>
                <w:szCs w:val="20"/>
                <w:lang w:val="en-US"/>
              </w:rPr>
            </w:pPr>
            <w:ins w:id="2971" w:author="Nick.Tolimieri" w:date="2022-09-06T13:51:00Z">
              <w:r w:rsidRPr="00C97A89">
                <w:rPr>
                  <w:color w:val="000000"/>
                  <w:sz w:val="20"/>
                  <w:szCs w:val="20"/>
                  <w:lang w:val="en-US"/>
                </w:rPr>
                <w:t>0.46</w:t>
              </w:r>
            </w:ins>
          </w:p>
        </w:tc>
        <w:tc>
          <w:tcPr>
            <w:tcW w:w="905" w:type="dxa"/>
            <w:tcBorders>
              <w:top w:val="nil"/>
              <w:left w:val="nil"/>
              <w:bottom w:val="nil"/>
              <w:right w:val="nil"/>
            </w:tcBorders>
            <w:shd w:val="clear" w:color="auto" w:fill="auto"/>
            <w:noWrap/>
            <w:vAlign w:val="bottom"/>
            <w:hideMark/>
            <w:tcPrChange w:id="297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73" w:author="Nick.Tolimieri" w:date="2022-09-06T13:51:00Z"/>
                <w:color w:val="000000"/>
                <w:sz w:val="20"/>
                <w:szCs w:val="20"/>
                <w:lang w:val="en-US"/>
              </w:rPr>
            </w:pPr>
            <w:ins w:id="2974" w:author="Nick.Tolimieri" w:date="2022-09-06T13:51:00Z">
              <w:r w:rsidRPr="00C97A89">
                <w:rPr>
                  <w:color w:val="000000"/>
                  <w:sz w:val="20"/>
                  <w:szCs w:val="20"/>
                  <w:lang w:val="en-US"/>
                </w:rPr>
                <w:t>3.02</w:t>
              </w:r>
            </w:ins>
          </w:p>
        </w:tc>
      </w:tr>
      <w:tr w:rsidR="00C97A89" w:rsidRPr="00C97A89" w:rsidTr="004C5EBF">
        <w:tblPrEx>
          <w:tblPrExChange w:id="2975" w:author="Nick.Tolimieri" w:date="2022-09-13T12:47:00Z">
            <w:tblPrEx>
              <w:tblW w:w="10017" w:type="dxa"/>
            </w:tblPrEx>
          </w:tblPrExChange>
        </w:tblPrEx>
        <w:trPr>
          <w:trHeight w:val="255"/>
          <w:ins w:id="2976" w:author="Nick.Tolimieri" w:date="2022-09-06T13:51:00Z"/>
          <w:trPrChange w:id="297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97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79" w:author="Nick.Tolimieri" w:date="2022-09-06T13:51:00Z"/>
                <w:color w:val="000000"/>
                <w:sz w:val="20"/>
                <w:szCs w:val="20"/>
                <w:lang w:val="en-US"/>
              </w:rPr>
            </w:pPr>
            <w:ins w:id="2980"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98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2" w:author="Nick.Tolimieri" w:date="2022-09-06T13:51:00Z"/>
                <w:color w:val="000000"/>
                <w:sz w:val="20"/>
                <w:szCs w:val="20"/>
                <w:lang w:val="en-US"/>
              </w:rPr>
            </w:pPr>
            <w:ins w:id="2983" w:author="Nick.Tolimieri"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298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5" w:author="Nick.Tolimieri" w:date="2022-09-06T13:51:00Z"/>
                <w:color w:val="000000"/>
                <w:sz w:val="20"/>
                <w:szCs w:val="20"/>
                <w:lang w:val="en-US"/>
              </w:rPr>
            </w:pPr>
            <w:ins w:id="2986"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98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8" w:author="Nick.Tolimieri" w:date="2022-09-06T13:51:00Z"/>
                <w:color w:val="000000"/>
                <w:sz w:val="20"/>
                <w:szCs w:val="20"/>
                <w:lang w:val="en-US"/>
              </w:rPr>
            </w:pPr>
            <w:ins w:id="2989"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99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91" w:author="Nick.Tolimieri" w:date="2022-09-06T13:51:00Z"/>
                <w:color w:val="000000"/>
                <w:sz w:val="20"/>
                <w:szCs w:val="20"/>
                <w:lang w:val="en-US"/>
              </w:rPr>
            </w:pPr>
            <w:ins w:id="2992"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99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94" w:author="Nick.Tolimieri" w:date="2022-09-06T13:51:00Z"/>
                <w:color w:val="000000"/>
                <w:sz w:val="20"/>
                <w:szCs w:val="20"/>
                <w:lang w:val="en-US"/>
              </w:rPr>
            </w:pPr>
            <w:ins w:id="2995"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99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97" w:author="Nick.Tolimieri" w:date="2022-09-06T13:51:00Z"/>
                <w:color w:val="000000"/>
                <w:sz w:val="20"/>
                <w:szCs w:val="20"/>
                <w:lang w:val="en-US"/>
              </w:rPr>
            </w:pPr>
            <w:ins w:id="2998"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99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00" w:author="Nick.Tolimieri" w:date="2022-09-06T13:51:00Z"/>
                <w:color w:val="000000"/>
                <w:sz w:val="20"/>
                <w:szCs w:val="20"/>
                <w:lang w:val="en-US"/>
              </w:rPr>
            </w:pPr>
            <w:ins w:id="300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0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03" w:author="Nick.Tolimieri" w:date="2022-09-06T13:51:00Z"/>
                <w:color w:val="000000"/>
                <w:sz w:val="20"/>
                <w:szCs w:val="20"/>
                <w:lang w:val="en-US"/>
              </w:rPr>
            </w:pPr>
            <w:ins w:id="300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0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06" w:author="Nick.Tolimieri" w:date="2022-09-06T13:51:00Z"/>
                <w:color w:val="000000"/>
                <w:sz w:val="20"/>
                <w:szCs w:val="20"/>
                <w:lang w:val="en-US"/>
              </w:rPr>
            </w:pPr>
            <w:ins w:id="300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0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09" w:author="Nick.Tolimieri" w:date="2022-09-06T13:51:00Z"/>
                <w:color w:val="000000"/>
                <w:sz w:val="20"/>
                <w:szCs w:val="20"/>
                <w:lang w:val="en-US"/>
              </w:rPr>
            </w:pPr>
            <w:ins w:id="3010" w:author="Nick.Tolimieri" w:date="2022-09-06T13:51:00Z">
              <w:r w:rsidRPr="00C97A89">
                <w:rPr>
                  <w:color w:val="000000"/>
                  <w:sz w:val="20"/>
                  <w:szCs w:val="20"/>
                  <w:lang w:val="en-US"/>
                </w:rPr>
                <w:t>-</w:t>
              </w:r>
            </w:ins>
          </w:p>
        </w:tc>
      </w:tr>
      <w:tr w:rsidR="00C97A89" w:rsidRPr="00C97A89" w:rsidTr="004C5EBF">
        <w:tblPrEx>
          <w:tblPrExChange w:id="3011" w:author="Nick.Tolimieri" w:date="2022-09-13T12:47:00Z">
            <w:tblPrEx>
              <w:tblW w:w="10017" w:type="dxa"/>
            </w:tblPrEx>
          </w:tblPrExChange>
        </w:tblPrEx>
        <w:trPr>
          <w:trHeight w:val="255"/>
          <w:ins w:id="3012" w:author="Nick.Tolimieri" w:date="2022-09-06T13:51:00Z"/>
          <w:trPrChange w:id="301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01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15" w:author="Nick.Tolimieri" w:date="2022-09-06T13:51:00Z"/>
                <w:color w:val="000000"/>
                <w:sz w:val="20"/>
                <w:szCs w:val="20"/>
                <w:lang w:val="en-US"/>
              </w:rPr>
            </w:pPr>
            <w:ins w:id="3016"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01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18" w:author="Nick.Tolimieri" w:date="2022-09-06T13:51:00Z"/>
                <w:color w:val="000000"/>
                <w:sz w:val="20"/>
                <w:szCs w:val="20"/>
                <w:lang w:val="en-US"/>
              </w:rPr>
            </w:pPr>
            <w:ins w:id="3019" w:author="Nick.Tolimieri"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302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21" w:author="Nick.Tolimieri" w:date="2022-09-06T13:51:00Z"/>
                <w:color w:val="000000"/>
                <w:sz w:val="20"/>
                <w:szCs w:val="20"/>
                <w:lang w:val="en-US"/>
              </w:rPr>
            </w:pPr>
            <w:ins w:id="3022" w:author="Nick.Tolimieri" w:date="2022-09-06T13:51:00Z">
              <w:r w:rsidRPr="00C97A89">
                <w:rPr>
                  <w:color w:val="000000"/>
                  <w:sz w:val="20"/>
                  <w:szCs w:val="20"/>
                  <w:lang w:val="en-US"/>
                </w:rPr>
                <w:t>3</w:t>
              </w:r>
            </w:ins>
          </w:p>
        </w:tc>
        <w:tc>
          <w:tcPr>
            <w:tcW w:w="736" w:type="dxa"/>
            <w:tcBorders>
              <w:top w:val="nil"/>
              <w:left w:val="nil"/>
              <w:bottom w:val="nil"/>
              <w:right w:val="nil"/>
            </w:tcBorders>
            <w:shd w:val="clear" w:color="auto" w:fill="auto"/>
            <w:noWrap/>
            <w:vAlign w:val="bottom"/>
            <w:hideMark/>
            <w:tcPrChange w:id="302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24" w:author="Nick.Tolimieri" w:date="2022-09-06T13:51:00Z"/>
                <w:color w:val="000000"/>
                <w:sz w:val="20"/>
                <w:szCs w:val="20"/>
                <w:lang w:val="en-US"/>
              </w:rPr>
            </w:pPr>
            <w:ins w:id="3025"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02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27" w:author="Nick.Tolimieri" w:date="2022-09-06T13:51:00Z"/>
                <w:color w:val="000000"/>
                <w:sz w:val="20"/>
                <w:szCs w:val="20"/>
                <w:lang w:val="en-US"/>
              </w:rPr>
            </w:pPr>
            <w:ins w:id="3028"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02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30" w:author="Nick.Tolimieri" w:date="2022-09-06T13:51:00Z"/>
                <w:color w:val="000000"/>
                <w:sz w:val="20"/>
                <w:szCs w:val="20"/>
                <w:lang w:val="en-US"/>
              </w:rPr>
            </w:pPr>
            <w:ins w:id="3031"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03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33" w:author="Nick.Tolimieri" w:date="2022-09-06T13:51:00Z"/>
                <w:color w:val="000000"/>
                <w:sz w:val="20"/>
                <w:szCs w:val="20"/>
                <w:lang w:val="en-US"/>
              </w:rPr>
            </w:pPr>
            <w:ins w:id="3034"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03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36" w:author="Nick.Tolimieri" w:date="2022-09-06T13:51:00Z"/>
                <w:color w:val="000000"/>
                <w:sz w:val="20"/>
                <w:szCs w:val="20"/>
                <w:lang w:val="en-US"/>
              </w:rPr>
            </w:pPr>
            <w:ins w:id="303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3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39" w:author="Nick.Tolimieri" w:date="2022-09-06T13:51:00Z"/>
                <w:color w:val="000000"/>
                <w:sz w:val="20"/>
                <w:szCs w:val="20"/>
                <w:lang w:val="en-US"/>
              </w:rPr>
            </w:pPr>
            <w:ins w:id="304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4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42" w:author="Nick.Tolimieri" w:date="2022-09-06T13:51:00Z"/>
                <w:color w:val="000000"/>
                <w:sz w:val="20"/>
                <w:szCs w:val="20"/>
                <w:lang w:val="en-US"/>
              </w:rPr>
            </w:pPr>
            <w:ins w:id="304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4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45" w:author="Nick.Tolimieri" w:date="2022-09-06T13:51:00Z"/>
                <w:color w:val="000000"/>
                <w:sz w:val="20"/>
                <w:szCs w:val="20"/>
                <w:lang w:val="en-US"/>
              </w:rPr>
            </w:pPr>
            <w:ins w:id="3046" w:author="Nick.Tolimieri" w:date="2022-09-06T13:51:00Z">
              <w:r w:rsidRPr="00C97A89">
                <w:rPr>
                  <w:color w:val="000000"/>
                  <w:sz w:val="20"/>
                  <w:szCs w:val="20"/>
                  <w:lang w:val="en-US"/>
                </w:rPr>
                <w:t>-</w:t>
              </w:r>
            </w:ins>
          </w:p>
        </w:tc>
      </w:tr>
      <w:tr w:rsidR="00C97A89" w:rsidRPr="00C97A89" w:rsidTr="004C5EBF">
        <w:tblPrEx>
          <w:tblPrExChange w:id="3047" w:author="Nick.Tolimieri" w:date="2022-09-13T12:47:00Z">
            <w:tblPrEx>
              <w:tblW w:w="10017" w:type="dxa"/>
            </w:tblPrEx>
          </w:tblPrExChange>
        </w:tblPrEx>
        <w:trPr>
          <w:trHeight w:val="255"/>
          <w:ins w:id="3048" w:author="Nick.Tolimieri" w:date="2022-09-06T13:51:00Z"/>
          <w:trPrChange w:id="304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05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51" w:author="Nick.Tolimieri" w:date="2022-09-06T13:51:00Z"/>
                <w:color w:val="000000"/>
                <w:sz w:val="20"/>
                <w:szCs w:val="20"/>
                <w:lang w:val="en-US"/>
              </w:rPr>
            </w:pPr>
            <w:ins w:id="3052"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05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54" w:author="Nick.Tolimieri" w:date="2022-09-06T13:51:00Z"/>
                <w:color w:val="000000"/>
                <w:sz w:val="20"/>
                <w:szCs w:val="20"/>
                <w:lang w:val="en-US"/>
              </w:rPr>
            </w:pPr>
            <w:ins w:id="3055" w:author="Nick.Tolimieri"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305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57" w:author="Nick.Tolimieri" w:date="2022-09-06T13:51:00Z"/>
                <w:color w:val="000000"/>
                <w:sz w:val="20"/>
                <w:szCs w:val="20"/>
                <w:lang w:val="en-US"/>
              </w:rPr>
            </w:pPr>
            <w:ins w:id="305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05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60" w:author="Nick.Tolimieri" w:date="2022-09-06T13:51:00Z"/>
                <w:color w:val="000000"/>
                <w:sz w:val="20"/>
                <w:szCs w:val="20"/>
                <w:lang w:val="en-US"/>
              </w:rPr>
            </w:pPr>
            <w:ins w:id="3061" w:author="Nick.Tolimieri" w:date="2022-09-06T13:51:00Z">
              <w:r w:rsidRPr="00C97A89">
                <w:rPr>
                  <w:color w:val="000000"/>
                  <w:sz w:val="20"/>
                  <w:szCs w:val="20"/>
                  <w:lang w:val="en-US"/>
                </w:rPr>
                <w:t>16</w:t>
              </w:r>
            </w:ins>
          </w:p>
        </w:tc>
        <w:tc>
          <w:tcPr>
            <w:tcW w:w="728" w:type="dxa"/>
            <w:tcBorders>
              <w:top w:val="nil"/>
              <w:left w:val="nil"/>
              <w:bottom w:val="nil"/>
              <w:right w:val="nil"/>
            </w:tcBorders>
            <w:shd w:val="clear" w:color="auto" w:fill="auto"/>
            <w:noWrap/>
            <w:vAlign w:val="bottom"/>
            <w:hideMark/>
            <w:tcPrChange w:id="306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63" w:author="Nick.Tolimieri" w:date="2022-09-06T13:51:00Z"/>
                <w:color w:val="000000"/>
                <w:sz w:val="20"/>
                <w:szCs w:val="20"/>
                <w:lang w:val="en-US"/>
              </w:rPr>
            </w:pPr>
            <w:ins w:id="3064"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06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66" w:author="Nick.Tolimieri" w:date="2022-09-06T13:51:00Z"/>
                <w:color w:val="000000"/>
                <w:sz w:val="20"/>
                <w:szCs w:val="20"/>
                <w:lang w:val="en-US"/>
              </w:rPr>
            </w:pPr>
            <w:ins w:id="3067" w:author="Nick.Tolimieri" w:date="2022-09-06T13:51:00Z">
              <w:r w:rsidRPr="00C97A89">
                <w:rPr>
                  <w:color w:val="000000"/>
                  <w:sz w:val="20"/>
                  <w:szCs w:val="20"/>
                  <w:lang w:val="en-US"/>
                </w:rPr>
                <w:t>10</w:t>
              </w:r>
            </w:ins>
          </w:p>
        </w:tc>
        <w:tc>
          <w:tcPr>
            <w:tcW w:w="700" w:type="dxa"/>
            <w:tcBorders>
              <w:top w:val="nil"/>
              <w:left w:val="nil"/>
              <w:bottom w:val="nil"/>
              <w:right w:val="nil"/>
            </w:tcBorders>
            <w:shd w:val="clear" w:color="auto" w:fill="auto"/>
            <w:noWrap/>
            <w:vAlign w:val="bottom"/>
            <w:hideMark/>
            <w:tcPrChange w:id="306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69" w:author="Nick.Tolimieri" w:date="2022-09-06T13:51:00Z"/>
                <w:color w:val="000000"/>
                <w:sz w:val="20"/>
                <w:szCs w:val="20"/>
                <w:lang w:val="en-US"/>
              </w:rPr>
            </w:pPr>
            <w:ins w:id="3070"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07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2" w:author="Nick.Tolimieri" w:date="2022-09-06T13:51:00Z"/>
                <w:color w:val="000000"/>
                <w:sz w:val="20"/>
                <w:szCs w:val="20"/>
                <w:lang w:val="en-US"/>
              </w:rPr>
            </w:pPr>
            <w:ins w:id="3073" w:author="Nick.Tolimieri" w:date="2022-09-06T13:51:00Z">
              <w:r w:rsidRPr="00C97A89">
                <w:rPr>
                  <w:color w:val="000000"/>
                  <w:sz w:val="20"/>
                  <w:szCs w:val="20"/>
                  <w:lang w:val="en-US"/>
                </w:rPr>
                <w:t>5</w:t>
              </w:r>
            </w:ins>
          </w:p>
        </w:tc>
        <w:tc>
          <w:tcPr>
            <w:tcW w:w="905" w:type="dxa"/>
            <w:tcBorders>
              <w:top w:val="nil"/>
              <w:left w:val="nil"/>
              <w:bottom w:val="nil"/>
              <w:right w:val="nil"/>
            </w:tcBorders>
            <w:shd w:val="clear" w:color="auto" w:fill="auto"/>
            <w:noWrap/>
            <w:vAlign w:val="bottom"/>
            <w:hideMark/>
            <w:tcPrChange w:id="307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5" w:author="Nick.Tolimieri" w:date="2022-09-06T13:51:00Z"/>
                <w:color w:val="000000"/>
                <w:sz w:val="20"/>
                <w:szCs w:val="20"/>
                <w:lang w:val="en-US"/>
              </w:rPr>
            </w:pPr>
            <w:ins w:id="3076" w:author="Nick.Tolimieri" w:date="2022-09-06T13:51:00Z">
              <w:r w:rsidRPr="00C97A89">
                <w:rPr>
                  <w:color w:val="000000"/>
                  <w:sz w:val="20"/>
                  <w:szCs w:val="20"/>
                  <w:lang w:val="en-US"/>
                </w:rPr>
                <w:t>1.59</w:t>
              </w:r>
            </w:ins>
          </w:p>
        </w:tc>
        <w:tc>
          <w:tcPr>
            <w:tcW w:w="905" w:type="dxa"/>
            <w:tcBorders>
              <w:top w:val="nil"/>
              <w:left w:val="nil"/>
              <w:bottom w:val="nil"/>
              <w:right w:val="nil"/>
            </w:tcBorders>
            <w:shd w:val="clear" w:color="auto" w:fill="auto"/>
            <w:noWrap/>
            <w:vAlign w:val="bottom"/>
            <w:hideMark/>
            <w:tcPrChange w:id="307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8" w:author="Nick.Tolimieri" w:date="2022-09-06T13:51:00Z"/>
                <w:color w:val="000000"/>
                <w:sz w:val="20"/>
                <w:szCs w:val="20"/>
                <w:lang w:val="en-US"/>
              </w:rPr>
            </w:pPr>
            <w:ins w:id="3079" w:author="Nick.Tolimieri" w:date="2022-09-06T13:51:00Z">
              <w:r w:rsidRPr="00C97A89">
                <w:rPr>
                  <w:color w:val="000000"/>
                  <w:sz w:val="20"/>
                  <w:szCs w:val="20"/>
                  <w:lang w:val="en-US"/>
                </w:rPr>
                <w:t>0.1</w:t>
              </w:r>
            </w:ins>
          </w:p>
        </w:tc>
        <w:tc>
          <w:tcPr>
            <w:tcW w:w="905" w:type="dxa"/>
            <w:tcBorders>
              <w:top w:val="nil"/>
              <w:left w:val="nil"/>
              <w:bottom w:val="nil"/>
              <w:right w:val="nil"/>
            </w:tcBorders>
            <w:shd w:val="clear" w:color="auto" w:fill="auto"/>
            <w:noWrap/>
            <w:vAlign w:val="bottom"/>
            <w:hideMark/>
            <w:tcPrChange w:id="308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81" w:author="Nick.Tolimieri" w:date="2022-09-06T13:51:00Z"/>
                <w:color w:val="000000"/>
                <w:sz w:val="20"/>
                <w:szCs w:val="20"/>
                <w:lang w:val="en-US"/>
              </w:rPr>
            </w:pPr>
            <w:ins w:id="3082" w:author="Nick.Tolimieri" w:date="2022-09-06T13:51:00Z">
              <w:r w:rsidRPr="00C97A89">
                <w:rPr>
                  <w:color w:val="000000"/>
                  <w:sz w:val="20"/>
                  <w:szCs w:val="20"/>
                  <w:lang w:val="en-US"/>
                </w:rPr>
                <w:t>1.76</w:t>
              </w:r>
            </w:ins>
          </w:p>
        </w:tc>
      </w:tr>
      <w:tr w:rsidR="00C97A89" w:rsidRPr="00C97A89" w:rsidTr="004C5EBF">
        <w:tblPrEx>
          <w:tblPrExChange w:id="3083" w:author="Nick.Tolimieri" w:date="2022-09-13T12:47:00Z">
            <w:tblPrEx>
              <w:tblW w:w="10017" w:type="dxa"/>
            </w:tblPrEx>
          </w:tblPrExChange>
        </w:tblPrEx>
        <w:trPr>
          <w:trHeight w:val="255"/>
          <w:ins w:id="3084" w:author="Nick.Tolimieri" w:date="2022-09-06T13:51:00Z"/>
          <w:trPrChange w:id="308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08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87" w:author="Nick.Tolimieri" w:date="2022-09-06T13:51:00Z"/>
                <w:color w:val="000000"/>
                <w:sz w:val="20"/>
                <w:szCs w:val="20"/>
                <w:lang w:val="en-US"/>
              </w:rPr>
            </w:pPr>
            <w:ins w:id="3088"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08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90" w:author="Nick.Tolimieri" w:date="2022-09-06T13:51:00Z"/>
                <w:color w:val="000000"/>
                <w:sz w:val="20"/>
                <w:szCs w:val="20"/>
                <w:lang w:val="en-US"/>
              </w:rPr>
            </w:pPr>
            <w:ins w:id="3091" w:author="Nick.Tolimieri"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309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93" w:author="Nick.Tolimieri" w:date="2022-09-06T13:51:00Z"/>
                <w:color w:val="000000"/>
                <w:sz w:val="20"/>
                <w:szCs w:val="20"/>
                <w:lang w:val="en-US"/>
              </w:rPr>
            </w:pPr>
            <w:ins w:id="309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09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96" w:author="Nick.Tolimieri" w:date="2022-09-06T13:51:00Z"/>
                <w:color w:val="000000"/>
                <w:sz w:val="20"/>
                <w:szCs w:val="20"/>
                <w:lang w:val="en-US"/>
              </w:rPr>
            </w:pPr>
            <w:ins w:id="3097"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09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99" w:author="Nick.Tolimieri" w:date="2022-09-06T13:51:00Z"/>
                <w:color w:val="000000"/>
                <w:sz w:val="20"/>
                <w:szCs w:val="20"/>
                <w:lang w:val="en-US"/>
              </w:rPr>
            </w:pPr>
            <w:ins w:id="3100"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10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02" w:author="Nick.Tolimieri" w:date="2022-09-06T13:51:00Z"/>
                <w:color w:val="000000"/>
                <w:sz w:val="20"/>
                <w:szCs w:val="20"/>
                <w:lang w:val="en-US"/>
              </w:rPr>
            </w:pPr>
            <w:ins w:id="3103"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10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05" w:author="Nick.Tolimieri" w:date="2022-09-06T13:51:00Z"/>
                <w:color w:val="000000"/>
                <w:sz w:val="20"/>
                <w:szCs w:val="20"/>
                <w:lang w:val="en-US"/>
              </w:rPr>
            </w:pPr>
            <w:ins w:id="3106"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10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08" w:author="Nick.Tolimieri" w:date="2022-09-06T13:51:00Z"/>
                <w:color w:val="000000"/>
                <w:sz w:val="20"/>
                <w:szCs w:val="20"/>
                <w:lang w:val="en-US"/>
              </w:rPr>
            </w:pPr>
            <w:ins w:id="310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1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11" w:author="Nick.Tolimieri" w:date="2022-09-06T13:51:00Z"/>
                <w:color w:val="000000"/>
                <w:sz w:val="20"/>
                <w:szCs w:val="20"/>
                <w:lang w:val="en-US"/>
              </w:rPr>
            </w:pPr>
            <w:ins w:id="311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1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14" w:author="Nick.Tolimieri" w:date="2022-09-06T13:51:00Z"/>
                <w:color w:val="000000"/>
                <w:sz w:val="20"/>
                <w:szCs w:val="20"/>
                <w:lang w:val="en-US"/>
              </w:rPr>
            </w:pPr>
            <w:ins w:id="311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1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17" w:author="Nick.Tolimieri" w:date="2022-09-06T13:51:00Z"/>
                <w:color w:val="000000"/>
                <w:sz w:val="20"/>
                <w:szCs w:val="20"/>
                <w:lang w:val="en-US"/>
              </w:rPr>
            </w:pPr>
            <w:ins w:id="3118" w:author="Nick.Tolimieri" w:date="2022-09-06T13:51:00Z">
              <w:r w:rsidRPr="00C97A89">
                <w:rPr>
                  <w:color w:val="000000"/>
                  <w:sz w:val="20"/>
                  <w:szCs w:val="20"/>
                  <w:lang w:val="en-US"/>
                </w:rPr>
                <w:t>-</w:t>
              </w:r>
            </w:ins>
          </w:p>
        </w:tc>
      </w:tr>
      <w:tr w:rsidR="00C97A89" w:rsidRPr="00C97A89" w:rsidTr="004C5EBF">
        <w:tblPrEx>
          <w:tblPrExChange w:id="3119" w:author="Nick.Tolimieri" w:date="2022-09-13T12:47:00Z">
            <w:tblPrEx>
              <w:tblW w:w="10017" w:type="dxa"/>
            </w:tblPrEx>
          </w:tblPrExChange>
        </w:tblPrEx>
        <w:trPr>
          <w:trHeight w:val="255"/>
          <w:ins w:id="3120" w:author="Nick.Tolimieri" w:date="2022-09-06T13:51:00Z"/>
          <w:trPrChange w:id="312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12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23" w:author="Nick.Tolimieri" w:date="2022-09-06T13:51:00Z"/>
                <w:color w:val="000000"/>
                <w:sz w:val="20"/>
                <w:szCs w:val="20"/>
                <w:lang w:val="en-US"/>
              </w:rPr>
            </w:pPr>
            <w:ins w:id="3124"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12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26" w:author="Nick.Tolimieri" w:date="2022-09-06T13:51:00Z"/>
                <w:color w:val="000000"/>
                <w:sz w:val="20"/>
                <w:szCs w:val="20"/>
                <w:lang w:val="en-US"/>
              </w:rPr>
            </w:pPr>
            <w:ins w:id="3127" w:author="Nick.Tolimieri"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312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29" w:author="Nick.Tolimieri" w:date="2022-09-06T13:51:00Z"/>
                <w:color w:val="000000"/>
                <w:sz w:val="20"/>
                <w:szCs w:val="20"/>
                <w:lang w:val="en-US"/>
              </w:rPr>
            </w:pPr>
            <w:ins w:id="3130"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313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32" w:author="Nick.Tolimieri" w:date="2022-09-06T13:51:00Z"/>
                <w:color w:val="000000"/>
                <w:sz w:val="20"/>
                <w:szCs w:val="20"/>
                <w:lang w:val="en-US"/>
              </w:rPr>
            </w:pPr>
            <w:ins w:id="3133"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13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35" w:author="Nick.Tolimieri" w:date="2022-09-06T13:51:00Z"/>
                <w:color w:val="000000"/>
                <w:sz w:val="20"/>
                <w:szCs w:val="20"/>
                <w:lang w:val="en-US"/>
              </w:rPr>
            </w:pPr>
            <w:ins w:id="3136"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13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38" w:author="Nick.Tolimieri" w:date="2022-09-06T13:51:00Z"/>
                <w:color w:val="000000"/>
                <w:sz w:val="20"/>
                <w:szCs w:val="20"/>
                <w:lang w:val="en-US"/>
              </w:rPr>
            </w:pPr>
            <w:ins w:id="3139"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14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41" w:author="Nick.Tolimieri" w:date="2022-09-06T13:51:00Z"/>
                <w:color w:val="000000"/>
                <w:sz w:val="20"/>
                <w:szCs w:val="20"/>
                <w:lang w:val="en-US"/>
              </w:rPr>
            </w:pPr>
            <w:ins w:id="3142"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14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44" w:author="Nick.Tolimieri" w:date="2022-09-06T13:51:00Z"/>
                <w:color w:val="000000"/>
                <w:sz w:val="20"/>
                <w:szCs w:val="20"/>
                <w:lang w:val="en-US"/>
              </w:rPr>
            </w:pPr>
            <w:ins w:id="314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4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47" w:author="Nick.Tolimieri" w:date="2022-09-06T13:51:00Z"/>
                <w:color w:val="000000"/>
                <w:sz w:val="20"/>
                <w:szCs w:val="20"/>
                <w:lang w:val="en-US"/>
              </w:rPr>
            </w:pPr>
            <w:ins w:id="314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4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50" w:author="Nick.Tolimieri" w:date="2022-09-06T13:51:00Z"/>
                <w:color w:val="000000"/>
                <w:sz w:val="20"/>
                <w:szCs w:val="20"/>
                <w:lang w:val="en-US"/>
              </w:rPr>
            </w:pPr>
            <w:ins w:id="315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5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53" w:author="Nick.Tolimieri" w:date="2022-09-06T13:51:00Z"/>
                <w:color w:val="000000"/>
                <w:sz w:val="20"/>
                <w:szCs w:val="20"/>
                <w:lang w:val="en-US"/>
              </w:rPr>
            </w:pPr>
            <w:ins w:id="3154" w:author="Nick.Tolimieri" w:date="2022-09-06T13:51:00Z">
              <w:r w:rsidRPr="00C97A89">
                <w:rPr>
                  <w:color w:val="000000"/>
                  <w:sz w:val="20"/>
                  <w:szCs w:val="20"/>
                  <w:lang w:val="en-US"/>
                </w:rPr>
                <w:t>-</w:t>
              </w:r>
            </w:ins>
          </w:p>
        </w:tc>
      </w:tr>
      <w:tr w:rsidR="00C97A89" w:rsidRPr="00C97A89" w:rsidTr="004C5EBF">
        <w:tblPrEx>
          <w:tblPrExChange w:id="3155" w:author="Nick.Tolimieri" w:date="2022-09-13T12:47:00Z">
            <w:tblPrEx>
              <w:tblW w:w="10017" w:type="dxa"/>
            </w:tblPrEx>
          </w:tblPrExChange>
        </w:tblPrEx>
        <w:trPr>
          <w:trHeight w:val="255"/>
          <w:ins w:id="3156" w:author="Nick.Tolimieri" w:date="2022-09-06T13:51:00Z"/>
          <w:trPrChange w:id="315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15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59" w:author="Nick.Tolimieri" w:date="2022-09-06T13:51:00Z"/>
                <w:color w:val="000000"/>
                <w:sz w:val="20"/>
                <w:szCs w:val="20"/>
                <w:lang w:val="en-US"/>
              </w:rPr>
            </w:pPr>
            <w:ins w:id="3160"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16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2" w:author="Nick.Tolimieri" w:date="2022-09-06T13:51:00Z"/>
                <w:color w:val="000000"/>
                <w:sz w:val="20"/>
                <w:szCs w:val="20"/>
                <w:lang w:val="en-US"/>
              </w:rPr>
            </w:pPr>
            <w:ins w:id="3163" w:author="Nick.Tolimieri"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316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5" w:author="Nick.Tolimieri" w:date="2022-09-06T13:51:00Z"/>
                <w:color w:val="000000"/>
                <w:sz w:val="20"/>
                <w:szCs w:val="20"/>
                <w:lang w:val="en-US"/>
              </w:rPr>
            </w:pPr>
            <w:ins w:id="3166" w:author="Nick.Tolimieri" w:date="2022-09-06T13:51:00Z">
              <w:r w:rsidRPr="00C97A89">
                <w:rPr>
                  <w:color w:val="000000"/>
                  <w:sz w:val="20"/>
                  <w:szCs w:val="20"/>
                  <w:lang w:val="en-US"/>
                </w:rPr>
                <w:t>35</w:t>
              </w:r>
            </w:ins>
          </w:p>
        </w:tc>
        <w:tc>
          <w:tcPr>
            <w:tcW w:w="736" w:type="dxa"/>
            <w:tcBorders>
              <w:top w:val="nil"/>
              <w:left w:val="nil"/>
              <w:bottom w:val="nil"/>
              <w:right w:val="nil"/>
            </w:tcBorders>
            <w:shd w:val="clear" w:color="auto" w:fill="auto"/>
            <w:noWrap/>
            <w:vAlign w:val="bottom"/>
            <w:hideMark/>
            <w:tcPrChange w:id="316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8" w:author="Nick.Tolimieri" w:date="2022-09-06T13:51:00Z"/>
                <w:color w:val="000000"/>
                <w:sz w:val="20"/>
                <w:szCs w:val="20"/>
                <w:lang w:val="en-US"/>
              </w:rPr>
            </w:pPr>
            <w:ins w:id="3169" w:author="Nick.Tolimieri" w:date="2022-09-06T13:51:00Z">
              <w:r w:rsidRPr="00C97A89">
                <w:rPr>
                  <w:color w:val="000000"/>
                  <w:sz w:val="20"/>
                  <w:szCs w:val="20"/>
                  <w:lang w:val="en-US"/>
                </w:rPr>
                <w:t>37</w:t>
              </w:r>
            </w:ins>
          </w:p>
        </w:tc>
        <w:tc>
          <w:tcPr>
            <w:tcW w:w="728" w:type="dxa"/>
            <w:tcBorders>
              <w:top w:val="nil"/>
              <w:left w:val="nil"/>
              <w:bottom w:val="nil"/>
              <w:right w:val="nil"/>
            </w:tcBorders>
            <w:shd w:val="clear" w:color="auto" w:fill="auto"/>
            <w:noWrap/>
            <w:vAlign w:val="bottom"/>
            <w:hideMark/>
            <w:tcPrChange w:id="317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71" w:author="Nick.Tolimieri" w:date="2022-09-06T13:51:00Z"/>
                <w:color w:val="000000"/>
                <w:sz w:val="20"/>
                <w:szCs w:val="20"/>
                <w:lang w:val="en-US"/>
              </w:rPr>
            </w:pPr>
            <w:ins w:id="3172"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17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74" w:author="Nick.Tolimieri" w:date="2022-09-06T13:51:00Z"/>
                <w:color w:val="000000"/>
                <w:sz w:val="20"/>
                <w:szCs w:val="20"/>
                <w:lang w:val="en-US"/>
              </w:rPr>
            </w:pPr>
            <w:ins w:id="3175" w:author="Nick.Tolimieri" w:date="2022-09-06T13:51:00Z">
              <w:r w:rsidRPr="00C97A89">
                <w:rPr>
                  <w:color w:val="000000"/>
                  <w:sz w:val="20"/>
                  <w:szCs w:val="20"/>
                  <w:lang w:val="en-US"/>
                </w:rPr>
                <w:t>30</w:t>
              </w:r>
            </w:ins>
          </w:p>
        </w:tc>
        <w:tc>
          <w:tcPr>
            <w:tcW w:w="700" w:type="dxa"/>
            <w:tcBorders>
              <w:top w:val="nil"/>
              <w:left w:val="nil"/>
              <w:bottom w:val="nil"/>
              <w:right w:val="nil"/>
            </w:tcBorders>
            <w:shd w:val="clear" w:color="auto" w:fill="auto"/>
            <w:noWrap/>
            <w:vAlign w:val="bottom"/>
            <w:hideMark/>
            <w:tcPrChange w:id="317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77" w:author="Nick.Tolimieri" w:date="2022-09-06T13:51:00Z"/>
                <w:color w:val="000000"/>
                <w:sz w:val="20"/>
                <w:szCs w:val="20"/>
                <w:lang w:val="en-US"/>
              </w:rPr>
            </w:pPr>
            <w:ins w:id="3178" w:author="Nick.Tolimieri"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317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80" w:author="Nick.Tolimieri" w:date="2022-09-06T13:51:00Z"/>
                <w:color w:val="000000"/>
                <w:sz w:val="20"/>
                <w:szCs w:val="20"/>
                <w:lang w:val="en-US"/>
              </w:rPr>
            </w:pPr>
            <w:ins w:id="3181" w:author="Nick.Tolimieri" w:date="2022-09-06T13:51:00Z">
              <w:r w:rsidRPr="00C97A89">
                <w:rPr>
                  <w:color w:val="000000"/>
                  <w:sz w:val="20"/>
                  <w:szCs w:val="20"/>
                  <w:lang w:val="en-US"/>
                </w:rPr>
                <w:t>21</w:t>
              </w:r>
            </w:ins>
          </w:p>
        </w:tc>
        <w:tc>
          <w:tcPr>
            <w:tcW w:w="905" w:type="dxa"/>
            <w:tcBorders>
              <w:top w:val="nil"/>
              <w:left w:val="nil"/>
              <w:bottom w:val="nil"/>
              <w:right w:val="nil"/>
            </w:tcBorders>
            <w:shd w:val="clear" w:color="auto" w:fill="auto"/>
            <w:noWrap/>
            <w:vAlign w:val="bottom"/>
            <w:hideMark/>
            <w:tcPrChange w:id="318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83" w:author="Nick.Tolimieri" w:date="2022-09-06T13:51:00Z"/>
                <w:color w:val="000000"/>
                <w:sz w:val="20"/>
                <w:szCs w:val="20"/>
                <w:lang w:val="en-US"/>
              </w:rPr>
            </w:pPr>
            <w:ins w:id="3184" w:author="Nick.Tolimieri" w:date="2022-09-06T13:51:00Z">
              <w:r w:rsidRPr="00C97A89">
                <w:rPr>
                  <w:color w:val="000000"/>
                  <w:sz w:val="20"/>
                  <w:szCs w:val="20"/>
                  <w:lang w:val="en-US"/>
                </w:rPr>
                <w:t>2.54</w:t>
              </w:r>
            </w:ins>
          </w:p>
        </w:tc>
        <w:tc>
          <w:tcPr>
            <w:tcW w:w="905" w:type="dxa"/>
            <w:tcBorders>
              <w:top w:val="nil"/>
              <w:left w:val="nil"/>
              <w:bottom w:val="nil"/>
              <w:right w:val="nil"/>
            </w:tcBorders>
            <w:shd w:val="clear" w:color="auto" w:fill="auto"/>
            <w:noWrap/>
            <w:vAlign w:val="bottom"/>
            <w:hideMark/>
            <w:tcPrChange w:id="318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86" w:author="Nick.Tolimieri" w:date="2022-09-06T13:51:00Z"/>
                <w:color w:val="000000"/>
                <w:sz w:val="20"/>
                <w:szCs w:val="20"/>
                <w:lang w:val="en-US"/>
              </w:rPr>
            </w:pPr>
            <w:ins w:id="3187" w:author="Nick.Tolimieri" w:date="2022-09-06T13:51:00Z">
              <w:r w:rsidRPr="00C97A89">
                <w:rPr>
                  <w:color w:val="000000"/>
                  <w:sz w:val="20"/>
                  <w:szCs w:val="20"/>
                  <w:lang w:val="en-US"/>
                </w:rPr>
                <w:t>0.44</w:t>
              </w:r>
            </w:ins>
          </w:p>
        </w:tc>
        <w:tc>
          <w:tcPr>
            <w:tcW w:w="905" w:type="dxa"/>
            <w:tcBorders>
              <w:top w:val="nil"/>
              <w:left w:val="nil"/>
              <w:bottom w:val="nil"/>
              <w:right w:val="nil"/>
            </w:tcBorders>
            <w:shd w:val="clear" w:color="auto" w:fill="auto"/>
            <w:noWrap/>
            <w:vAlign w:val="bottom"/>
            <w:hideMark/>
            <w:tcPrChange w:id="318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89" w:author="Nick.Tolimieri" w:date="2022-09-06T13:51:00Z"/>
                <w:color w:val="000000"/>
                <w:sz w:val="20"/>
                <w:szCs w:val="20"/>
                <w:lang w:val="en-US"/>
              </w:rPr>
            </w:pPr>
            <w:ins w:id="3190" w:author="Nick.Tolimieri" w:date="2022-09-06T13:51:00Z">
              <w:r w:rsidRPr="00C97A89">
                <w:rPr>
                  <w:color w:val="000000"/>
                  <w:sz w:val="20"/>
                  <w:szCs w:val="20"/>
                  <w:lang w:val="en-US"/>
                </w:rPr>
                <w:t>3.25</w:t>
              </w:r>
            </w:ins>
          </w:p>
        </w:tc>
      </w:tr>
      <w:tr w:rsidR="00C97A89" w:rsidRPr="00C97A89" w:rsidTr="004C5EBF">
        <w:tblPrEx>
          <w:tblPrExChange w:id="3191" w:author="Nick.Tolimieri" w:date="2022-09-13T12:47:00Z">
            <w:tblPrEx>
              <w:tblW w:w="10017" w:type="dxa"/>
            </w:tblPrEx>
          </w:tblPrExChange>
        </w:tblPrEx>
        <w:trPr>
          <w:trHeight w:val="255"/>
          <w:ins w:id="3192" w:author="Nick.Tolimieri" w:date="2022-09-06T13:51:00Z"/>
          <w:trPrChange w:id="319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19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95" w:author="Nick.Tolimieri" w:date="2022-09-06T13:51:00Z"/>
                <w:color w:val="000000"/>
                <w:sz w:val="20"/>
                <w:szCs w:val="20"/>
                <w:lang w:val="en-US"/>
              </w:rPr>
            </w:pPr>
            <w:ins w:id="3196"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19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98" w:author="Nick.Tolimieri" w:date="2022-09-06T13:51:00Z"/>
                <w:color w:val="000000"/>
                <w:sz w:val="20"/>
                <w:szCs w:val="20"/>
                <w:lang w:val="en-US"/>
              </w:rPr>
            </w:pPr>
            <w:ins w:id="3199" w:author="Nick.Tolimieri"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320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6C35F0" w:rsidP="00C97A89">
            <w:pPr>
              <w:spacing w:line="240" w:lineRule="auto"/>
              <w:ind w:firstLine="0"/>
              <w:jc w:val="right"/>
              <w:rPr>
                <w:ins w:id="3201" w:author="Nick.Tolimieri" w:date="2022-09-06T13:51:00Z"/>
                <w:color w:val="000000"/>
                <w:sz w:val="20"/>
                <w:szCs w:val="20"/>
                <w:lang w:val="en-US"/>
              </w:rPr>
            </w:pPr>
            <w:ins w:id="3202" w:author="Nick.Tolimieri" w:date="2022-09-06T15:12:00Z">
              <w:r>
                <w:rPr>
                  <w:color w:val="000000"/>
                  <w:sz w:val="20"/>
                  <w:szCs w:val="20"/>
                  <w:lang w:val="en-US"/>
                </w:rPr>
                <w:t>27</w:t>
              </w:r>
            </w:ins>
          </w:p>
        </w:tc>
        <w:tc>
          <w:tcPr>
            <w:tcW w:w="736" w:type="dxa"/>
            <w:tcBorders>
              <w:top w:val="nil"/>
              <w:left w:val="nil"/>
              <w:bottom w:val="nil"/>
              <w:right w:val="nil"/>
            </w:tcBorders>
            <w:shd w:val="clear" w:color="auto" w:fill="auto"/>
            <w:noWrap/>
            <w:vAlign w:val="bottom"/>
            <w:hideMark/>
            <w:tcPrChange w:id="320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04" w:author="Nick.Tolimieri" w:date="2022-09-06T13:51:00Z"/>
                <w:color w:val="000000"/>
                <w:sz w:val="20"/>
                <w:szCs w:val="20"/>
                <w:lang w:val="en-US"/>
              </w:rPr>
            </w:pPr>
            <w:ins w:id="3205" w:author="Nick.Tolimieri" w:date="2022-09-06T13:51:00Z">
              <w:r w:rsidRPr="00C97A89">
                <w:rPr>
                  <w:color w:val="000000"/>
                  <w:sz w:val="20"/>
                  <w:szCs w:val="20"/>
                  <w:lang w:val="en-US"/>
                </w:rPr>
                <w:t>102</w:t>
              </w:r>
            </w:ins>
          </w:p>
        </w:tc>
        <w:tc>
          <w:tcPr>
            <w:tcW w:w="728" w:type="dxa"/>
            <w:tcBorders>
              <w:top w:val="nil"/>
              <w:left w:val="nil"/>
              <w:bottom w:val="nil"/>
              <w:right w:val="nil"/>
            </w:tcBorders>
            <w:shd w:val="clear" w:color="auto" w:fill="auto"/>
            <w:noWrap/>
            <w:vAlign w:val="bottom"/>
            <w:hideMark/>
            <w:tcPrChange w:id="320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07" w:author="Nick.Tolimieri" w:date="2022-09-06T13:51:00Z"/>
                <w:color w:val="000000"/>
                <w:sz w:val="20"/>
                <w:szCs w:val="20"/>
                <w:lang w:val="en-US"/>
              </w:rPr>
            </w:pPr>
            <w:ins w:id="3208"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320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0" w:author="Nick.Tolimieri" w:date="2022-09-06T13:51:00Z"/>
                <w:color w:val="000000"/>
                <w:sz w:val="20"/>
                <w:szCs w:val="20"/>
                <w:lang w:val="en-US"/>
              </w:rPr>
            </w:pPr>
            <w:ins w:id="3211" w:author="Nick.Tolimieri" w:date="2022-09-06T13:51:00Z">
              <w:r w:rsidRPr="00C97A89">
                <w:rPr>
                  <w:color w:val="000000"/>
                  <w:sz w:val="20"/>
                  <w:szCs w:val="20"/>
                  <w:lang w:val="en-US"/>
                </w:rPr>
                <w:t>102</w:t>
              </w:r>
            </w:ins>
          </w:p>
        </w:tc>
        <w:tc>
          <w:tcPr>
            <w:tcW w:w="700" w:type="dxa"/>
            <w:tcBorders>
              <w:top w:val="nil"/>
              <w:left w:val="nil"/>
              <w:bottom w:val="nil"/>
              <w:right w:val="nil"/>
            </w:tcBorders>
            <w:shd w:val="clear" w:color="auto" w:fill="auto"/>
            <w:noWrap/>
            <w:vAlign w:val="bottom"/>
            <w:hideMark/>
            <w:tcPrChange w:id="321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3" w:author="Nick.Tolimieri" w:date="2022-09-06T13:51:00Z"/>
                <w:color w:val="000000"/>
                <w:sz w:val="20"/>
                <w:szCs w:val="20"/>
                <w:lang w:val="en-US"/>
              </w:rPr>
            </w:pPr>
            <w:ins w:id="3214"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21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6" w:author="Nick.Tolimieri" w:date="2022-09-06T13:51:00Z"/>
                <w:color w:val="000000"/>
                <w:sz w:val="20"/>
                <w:szCs w:val="20"/>
                <w:lang w:val="en-US"/>
              </w:rPr>
            </w:pPr>
            <w:ins w:id="3217" w:author="Nick.Tolimieri" w:date="2022-09-06T13:51:00Z">
              <w:r w:rsidRPr="00C97A89">
                <w:rPr>
                  <w:color w:val="000000"/>
                  <w:sz w:val="20"/>
                  <w:szCs w:val="20"/>
                  <w:lang w:val="en-US"/>
                </w:rPr>
                <w:t>47</w:t>
              </w:r>
            </w:ins>
          </w:p>
        </w:tc>
        <w:tc>
          <w:tcPr>
            <w:tcW w:w="905" w:type="dxa"/>
            <w:tcBorders>
              <w:top w:val="nil"/>
              <w:left w:val="nil"/>
              <w:bottom w:val="nil"/>
              <w:right w:val="nil"/>
            </w:tcBorders>
            <w:shd w:val="clear" w:color="auto" w:fill="auto"/>
            <w:noWrap/>
            <w:vAlign w:val="bottom"/>
            <w:hideMark/>
            <w:tcPrChange w:id="321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9" w:author="Nick.Tolimieri" w:date="2022-09-06T13:51:00Z"/>
                <w:color w:val="000000"/>
                <w:sz w:val="20"/>
                <w:szCs w:val="20"/>
                <w:lang w:val="en-US"/>
              </w:rPr>
            </w:pPr>
            <w:ins w:id="3220" w:author="Nick.Tolimieri" w:date="2022-09-06T13:51:00Z">
              <w:r w:rsidRPr="00C97A89">
                <w:rPr>
                  <w:color w:val="000000"/>
                  <w:sz w:val="20"/>
                  <w:szCs w:val="20"/>
                  <w:lang w:val="en-US"/>
                </w:rPr>
                <w:t>2.28</w:t>
              </w:r>
            </w:ins>
          </w:p>
        </w:tc>
        <w:tc>
          <w:tcPr>
            <w:tcW w:w="905" w:type="dxa"/>
            <w:tcBorders>
              <w:top w:val="nil"/>
              <w:left w:val="nil"/>
              <w:bottom w:val="nil"/>
              <w:right w:val="nil"/>
            </w:tcBorders>
            <w:shd w:val="clear" w:color="auto" w:fill="auto"/>
            <w:noWrap/>
            <w:vAlign w:val="bottom"/>
            <w:hideMark/>
            <w:tcPrChange w:id="322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22" w:author="Nick.Tolimieri" w:date="2022-09-06T13:51:00Z"/>
                <w:color w:val="000000"/>
                <w:sz w:val="20"/>
                <w:szCs w:val="20"/>
                <w:lang w:val="en-US"/>
              </w:rPr>
            </w:pPr>
            <w:ins w:id="3223" w:author="Nick.Tolimieri" w:date="2022-09-06T13:51:00Z">
              <w:r w:rsidRPr="00C97A89">
                <w:rPr>
                  <w:color w:val="000000"/>
                  <w:sz w:val="20"/>
                  <w:szCs w:val="20"/>
                  <w:lang w:val="en-US"/>
                </w:rPr>
                <w:t>0.48</w:t>
              </w:r>
            </w:ins>
          </w:p>
        </w:tc>
        <w:tc>
          <w:tcPr>
            <w:tcW w:w="905" w:type="dxa"/>
            <w:tcBorders>
              <w:top w:val="nil"/>
              <w:left w:val="nil"/>
              <w:bottom w:val="nil"/>
              <w:right w:val="nil"/>
            </w:tcBorders>
            <w:shd w:val="clear" w:color="auto" w:fill="auto"/>
            <w:noWrap/>
            <w:vAlign w:val="bottom"/>
            <w:hideMark/>
            <w:tcPrChange w:id="322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25" w:author="Nick.Tolimieri" w:date="2022-09-06T13:51:00Z"/>
                <w:color w:val="000000"/>
                <w:sz w:val="20"/>
                <w:szCs w:val="20"/>
                <w:lang w:val="en-US"/>
              </w:rPr>
            </w:pPr>
            <w:ins w:id="3226" w:author="Nick.Tolimieri" w:date="2022-09-06T13:51:00Z">
              <w:r w:rsidRPr="00C97A89">
                <w:rPr>
                  <w:color w:val="000000"/>
                  <w:sz w:val="20"/>
                  <w:szCs w:val="20"/>
                  <w:lang w:val="en-US"/>
                </w:rPr>
                <w:t>3.79</w:t>
              </w:r>
            </w:ins>
          </w:p>
        </w:tc>
      </w:tr>
      <w:tr w:rsidR="00C97A89" w:rsidRPr="00C97A89" w:rsidTr="004C5EBF">
        <w:tblPrEx>
          <w:tblPrExChange w:id="3227" w:author="Nick.Tolimieri" w:date="2022-09-13T12:47:00Z">
            <w:tblPrEx>
              <w:tblW w:w="10017" w:type="dxa"/>
            </w:tblPrEx>
          </w:tblPrExChange>
        </w:tblPrEx>
        <w:trPr>
          <w:trHeight w:val="255"/>
          <w:ins w:id="3228" w:author="Nick.Tolimieri" w:date="2022-09-06T13:51:00Z"/>
          <w:trPrChange w:id="322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23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231" w:author="Nick.Tolimieri" w:date="2022-09-06T13:51:00Z"/>
                <w:color w:val="000000"/>
                <w:sz w:val="20"/>
                <w:szCs w:val="20"/>
                <w:lang w:val="en-US"/>
              </w:rPr>
            </w:pPr>
            <w:ins w:id="3232"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23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34" w:author="Nick.Tolimieri" w:date="2022-09-06T13:51:00Z"/>
                <w:color w:val="000000"/>
                <w:sz w:val="20"/>
                <w:szCs w:val="20"/>
                <w:lang w:val="en-US"/>
              </w:rPr>
            </w:pPr>
            <w:ins w:id="3235" w:author="Nick.Tolimieri"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323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37" w:author="Nick.Tolimieri" w:date="2022-09-06T13:51:00Z"/>
                <w:color w:val="000000"/>
                <w:sz w:val="20"/>
                <w:szCs w:val="20"/>
                <w:lang w:val="en-US"/>
              </w:rPr>
            </w:pPr>
            <w:ins w:id="3238" w:author="Nick.Tolimieri" w:date="2022-09-06T13:51:00Z">
              <w:r w:rsidRPr="00C97A89">
                <w:rPr>
                  <w:color w:val="000000"/>
                  <w:sz w:val="20"/>
                  <w:szCs w:val="20"/>
                  <w:lang w:val="en-US"/>
                </w:rPr>
                <w:t>8</w:t>
              </w:r>
            </w:ins>
          </w:p>
        </w:tc>
        <w:tc>
          <w:tcPr>
            <w:tcW w:w="736" w:type="dxa"/>
            <w:tcBorders>
              <w:top w:val="nil"/>
              <w:left w:val="nil"/>
              <w:bottom w:val="nil"/>
              <w:right w:val="nil"/>
            </w:tcBorders>
            <w:shd w:val="clear" w:color="auto" w:fill="auto"/>
            <w:noWrap/>
            <w:vAlign w:val="bottom"/>
            <w:hideMark/>
            <w:tcPrChange w:id="323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0" w:author="Nick.Tolimieri" w:date="2022-09-06T13:51:00Z"/>
                <w:color w:val="000000"/>
                <w:sz w:val="20"/>
                <w:szCs w:val="20"/>
                <w:lang w:val="en-US"/>
              </w:rPr>
            </w:pPr>
            <w:ins w:id="3241" w:author="Nick.Tolimieri" w:date="2022-09-06T13:51:00Z">
              <w:r w:rsidRPr="00C97A89">
                <w:rPr>
                  <w:color w:val="000000"/>
                  <w:sz w:val="20"/>
                  <w:szCs w:val="20"/>
                  <w:lang w:val="en-US"/>
                </w:rPr>
                <w:t>136</w:t>
              </w:r>
            </w:ins>
          </w:p>
        </w:tc>
        <w:tc>
          <w:tcPr>
            <w:tcW w:w="728" w:type="dxa"/>
            <w:tcBorders>
              <w:top w:val="nil"/>
              <w:left w:val="nil"/>
              <w:bottom w:val="nil"/>
              <w:right w:val="nil"/>
            </w:tcBorders>
            <w:shd w:val="clear" w:color="auto" w:fill="auto"/>
            <w:noWrap/>
            <w:vAlign w:val="bottom"/>
            <w:hideMark/>
            <w:tcPrChange w:id="324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3" w:author="Nick.Tolimieri" w:date="2022-09-06T13:51:00Z"/>
                <w:color w:val="000000"/>
                <w:sz w:val="20"/>
                <w:szCs w:val="20"/>
                <w:lang w:val="en-US"/>
              </w:rPr>
            </w:pPr>
            <w:ins w:id="3244" w:author="Nick.Tolimieri" w:date="2022-09-06T13:51:00Z">
              <w:r w:rsidRPr="00C97A89">
                <w:rPr>
                  <w:color w:val="000000"/>
                  <w:sz w:val="20"/>
                  <w:szCs w:val="20"/>
                  <w:lang w:val="en-US"/>
                </w:rPr>
                <w:t>8</w:t>
              </w:r>
            </w:ins>
          </w:p>
        </w:tc>
        <w:tc>
          <w:tcPr>
            <w:tcW w:w="786" w:type="dxa"/>
            <w:tcBorders>
              <w:top w:val="nil"/>
              <w:left w:val="nil"/>
              <w:bottom w:val="nil"/>
              <w:right w:val="nil"/>
            </w:tcBorders>
            <w:shd w:val="clear" w:color="auto" w:fill="auto"/>
            <w:noWrap/>
            <w:vAlign w:val="bottom"/>
            <w:hideMark/>
            <w:tcPrChange w:id="324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6" w:author="Nick.Tolimieri" w:date="2022-09-06T13:51:00Z"/>
                <w:color w:val="000000"/>
                <w:sz w:val="20"/>
                <w:szCs w:val="20"/>
                <w:lang w:val="en-US"/>
              </w:rPr>
            </w:pPr>
            <w:ins w:id="3247" w:author="Nick.Tolimieri" w:date="2022-09-06T13:51:00Z">
              <w:r w:rsidRPr="00C97A89">
                <w:rPr>
                  <w:color w:val="000000"/>
                  <w:sz w:val="20"/>
                  <w:szCs w:val="20"/>
                  <w:lang w:val="en-US"/>
                </w:rPr>
                <w:t>103</w:t>
              </w:r>
            </w:ins>
          </w:p>
        </w:tc>
        <w:tc>
          <w:tcPr>
            <w:tcW w:w="700" w:type="dxa"/>
            <w:tcBorders>
              <w:top w:val="nil"/>
              <w:left w:val="nil"/>
              <w:bottom w:val="nil"/>
              <w:right w:val="nil"/>
            </w:tcBorders>
            <w:shd w:val="clear" w:color="auto" w:fill="auto"/>
            <w:noWrap/>
            <w:vAlign w:val="bottom"/>
            <w:hideMark/>
            <w:tcPrChange w:id="324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9" w:author="Nick.Tolimieri" w:date="2022-09-06T13:51:00Z"/>
                <w:color w:val="000000"/>
                <w:sz w:val="20"/>
                <w:szCs w:val="20"/>
                <w:lang w:val="en-US"/>
              </w:rPr>
            </w:pPr>
            <w:ins w:id="3250"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25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2" w:author="Nick.Tolimieri" w:date="2022-09-06T13:51:00Z"/>
                <w:color w:val="000000"/>
                <w:sz w:val="20"/>
                <w:szCs w:val="20"/>
                <w:lang w:val="en-US"/>
              </w:rPr>
            </w:pPr>
            <w:ins w:id="3253" w:author="Nick.Tolimieri" w:date="2022-09-06T13:51:00Z">
              <w:r w:rsidRPr="00C97A89">
                <w:rPr>
                  <w:color w:val="000000"/>
                  <w:sz w:val="20"/>
                  <w:szCs w:val="20"/>
                  <w:lang w:val="en-US"/>
                </w:rPr>
                <w:t>34</w:t>
              </w:r>
            </w:ins>
          </w:p>
        </w:tc>
        <w:tc>
          <w:tcPr>
            <w:tcW w:w="905" w:type="dxa"/>
            <w:tcBorders>
              <w:top w:val="nil"/>
              <w:left w:val="nil"/>
              <w:bottom w:val="nil"/>
              <w:right w:val="nil"/>
            </w:tcBorders>
            <w:shd w:val="clear" w:color="auto" w:fill="auto"/>
            <w:noWrap/>
            <w:vAlign w:val="bottom"/>
            <w:hideMark/>
            <w:tcPrChange w:id="325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5" w:author="Nick.Tolimieri" w:date="2022-09-06T13:51:00Z"/>
                <w:color w:val="000000"/>
                <w:sz w:val="20"/>
                <w:szCs w:val="20"/>
                <w:lang w:val="en-US"/>
              </w:rPr>
            </w:pPr>
            <w:ins w:id="3256" w:author="Nick.Tolimieri" w:date="2022-09-06T13:51:00Z">
              <w:r w:rsidRPr="00C97A89">
                <w:rPr>
                  <w:color w:val="000000"/>
                  <w:sz w:val="20"/>
                  <w:szCs w:val="20"/>
                  <w:lang w:val="en-US"/>
                </w:rPr>
                <w:t>1.84</w:t>
              </w:r>
            </w:ins>
          </w:p>
        </w:tc>
        <w:tc>
          <w:tcPr>
            <w:tcW w:w="905" w:type="dxa"/>
            <w:tcBorders>
              <w:top w:val="nil"/>
              <w:left w:val="nil"/>
              <w:bottom w:val="nil"/>
              <w:right w:val="nil"/>
            </w:tcBorders>
            <w:shd w:val="clear" w:color="auto" w:fill="auto"/>
            <w:noWrap/>
            <w:vAlign w:val="bottom"/>
            <w:hideMark/>
            <w:tcPrChange w:id="325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8" w:author="Nick.Tolimieri" w:date="2022-09-06T13:51:00Z"/>
                <w:color w:val="000000"/>
                <w:sz w:val="20"/>
                <w:szCs w:val="20"/>
                <w:lang w:val="en-US"/>
              </w:rPr>
            </w:pPr>
            <w:ins w:id="3259" w:author="Nick.Tolimieri"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326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61" w:author="Nick.Tolimieri" w:date="2022-09-06T13:51:00Z"/>
                <w:color w:val="000000"/>
                <w:sz w:val="20"/>
                <w:szCs w:val="20"/>
                <w:lang w:val="en-US"/>
              </w:rPr>
            </w:pPr>
            <w:ins w:id="3262" w:author="Nick.Tolimieri" w:date="2022-09-06T13:51:00Z">
              <w:r w:rsidRPr="00C97A89">
                <w:rPr>
                  <w:color w:val="000000"/>
                  <w:sz w:val="20"/>
                  <w:szCs w:val="20"/>
                  <w:lang w:val="en-US"/>
                </w:rPr>
                <w:t>2.69</w:t>
              </w:r>
            </w:ins>
          </w:p>
        </w:tc>
      </w:tr>
      <w:tr w:rsidR="00C97A89" w:rsidRPr="00C97A89" w:rsidTr="004C5EBF">
        <w:tblPrEx>
          <w:tblPrExChange w:id="3263" w:author="Nick.Tolimieri" w:date="2022-09-13T12:47:00Z">
            <w:tblPrEx>
              <w:tblW w:w="10017" w:type="dxa"/>
            </w:tblPrEx>
          </w:tblPrExChange>
        </w:tblPrEx>
        <w:trPr>
          <w:trHeight w:val="255"/>
          <w:ins w:id="3264" w:author="Nick.Tolimieri" w:date="2022-09-06T13:51:00Z"/>
          <w:trPrChange w:id="326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26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267" w:author="Nick.Tolimieri" w:date="2022-09-06T13:51:00Z"/>
                <w:color w:val="000000"/>
                <w:sz w:val="20"/>
                <w:szCs w:val="20"/>
                <w:lang w:val="en-US"/>
              </w:rPr>
            </w:pPr>
            <w:ins w:id="3268"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26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0" w:author="Nick.Tolimieri" w:date="2022-09-06T13:51:00Z"/>
                <w:color w:val="000000"/>
                <w:sz w:val="20"/>
                <w:szCs w:val="20"/>
                <w:lang w:val="en-US"/>
              </w:rPr>
            </w:pPr>
            <w:ins w:id="3271" w:author="Nick.Tolimieri"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327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3" w:author="Nick.Tolimieri" w:date="2022-09-06T13:51:00Z"/>
                <w:color w:val="000000"/>
                <w:sz w:val="20"/>
                <w:szCs w:val="20"/>
                <w:lang w:val="en-US"/>
              </w:rPr>
            </w:pPr>
            <w:ins w:id="3274" w:author="Nick.Tolimieri"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327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6" w:author="Nick.Tolimieri" w:date="2022-09-06T13:51:00Z"/>
                <w:color w:val="000000"/>
                <w:sz w:val="20"/>
                <w:szCs w:val="20"/>
                <w:lang w:val="en-US"/>
              </w:rPr>
            </w:pPr>
            <w:ins w:id="3277" w:author="Nick.Tolimieri" w:date="2022-09-06T13:51:00Z">
              <w:r w:rsidRPr="00C97A89">
                <w:rPr>
                  <w:color w:val="000000"/>
                  <w:sz w:val="20"/>
                  <w:szCs w:val="20"/>
                  <w:lang w:val="en-US"/>
                </w:rPr>
                <w:t>123</w:t>
              </w:r>
            </w:ins>
          </w:p>
        </w:tc>
        <w:tc>
          <w:tcPr>
            <w:tcW w:w="728" w:type="dxa"/>
            <w:tcBorders>
              <w:top w:val="nil"/>
              <w:left w:val="nil"/>
              <w:bottom w:val="nil"/>
              <w:right w:val="nil"/>
            </w:tcBorders>
            <w:shd w:val="clear" w:color="auto" w:fill="auto"/>
            <w:noWrap/>
            <w:vAlign w:val="bottom"/>
            <w:hideMark/>
            <w:tcPrChange w:id="327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9" w:author="Nick.Tolimieri" w:date="2022-09-06T13:51:00Z"/>
                <w:color w:val="000000"/>
                <w:sz w:val="20"/>
                <w:szCs w:val="20"/>
                <w:lang w:val="en-US"/>
              </w:rPr>
            </w:pPr>
            <w:ins w:id="3280"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328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2" w:author="Nick.Tolimieri" w:date="2022-09-06T13:51:00Z"/>
                <w:color w:val="000000"/>
                <w:sz w:val="20"/>
                <w:szCs w:val="20"/>
                <w:lang w:val="en-US"/>
              </w:rPr>
            </w:pPr>
            <w:ins w:id="3283" w:author="Nick.Tolimieri" w:date="2022-09-06T13:51:00Z">
              <w:r w:rsidRPr="00C97A89">
                <w:rPr>
                  <w:color w:val="000000"/>
                  <w:sz w:val="20"/>
                  <w:szCs w:val="20"/>
                  <w:lang w:val="en-US"/>
                </w:rPr>
                <w:t>109</w:t>
              </w:r>
            </w:ins>
          </w:p>
        </w:tc>
        <w:tc>
          <w:tcPr>
            <w:tcW w:w="700" w:type="dxa"/>
            <w:tcBorders>
              <w:top w:val="nil"/>
              <w:left w:val="nil"/>
              <w:bottom w:val="nil"/>
              <w:right w:val="nil"/>
            </w:tcBorders>
            <w:shd w:val="clear" w:color="auto" w:fill="auto"/>
            <w:noWrap/>
            <w:vAlign w:val="bottom"/>
            <w:hideMark/>
            <w:tcPrChange w:id="328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5" w:author="Nick.Tolimieri" w:date="2022-09-06T13:51:00Z"/>
                <w:color w:val="000000"/>
                <w:sz w:val="20"/>
                <w:szCs w:val="20"/>
                <w:lang w:val="en-US"/>
              </w:rPr>
            </w:pPr>
            <w:ins w:id="3286"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28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8" w:author="Nick.Tolimieri" w:date="2022-09-06T13:51:00Z"/>
                <w:color w:val="000000"/>
                <w:sz w:val="20"/>
                <w:szCs w:val="20"/>
                <w:lang w:val="en-US"/>
              </w:rPr>
            </w:pPr>
            <w:ins w:id="3289" w:author="Nick.Tolimieri" w:date="2022-09-06T13:51:00Z">
              <w:r w:rsidRPr="00C97A89">
                <w:rPr>
                  <w:color w:val="000000"/>
                  <w:sz w:val="20"/>
                  <w:szCs w:val="20"/>
                  <w:lang w:val="en-US"/>
                </w:rPr>
                <w:t>36</w:t>
              </w:r>
            </w:ins>
          </w:p>
        </w:tc>
        <w:tc>
          <w:tcPr>
            <w:tcW w:w="905" w:type="dxa"/>
            <w:tcBorders>
              <w:top w:val="nil"/>
              <w:left w:val="nil"/>
              <w:bottom w:val="nil"/>
              <w:right w:val="nil"/>
            </w:tcBorders>
            <w:shd w:val="clear" w:color="auto" w:fill="auto"/>
            <w:noWrap/>
            <w:vAlign w:val="bottom"/>
            <w:hideMark/>
            <w:tcPrChange w:id="329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91" w:author="Nick.Tolimieri" w:date="2022-09-06T13:51:00Z"/>
                <w:color w:val="000000"/>
                <w:sz w:val="20"/>
                <w:szCs w:val="20"/>
                <w:lang w:val="en-US"/>
              </w:rPr>
            </w:pPr>
            <w:ins w:id="3292" w:author="Nick.Tolimieri" w:date="2022-09-06T13:51:00Z">
              <w:r w:rsidRPr="00C97A89">
                <w:rPr>
                  <w:color w:val="000000"/>
                  <w:sz w:val="20"/>
                  <w:szCs w:val="20"/>
                  <w:lang w:val="en-US"/>
                </w:rPr>
                <w:t>1.88</w:t>
              </w:r>
            </w:ins>
          </w:p>
        </w:tc>
        <w:tc>
          <w:tcPr>
            <w:tcW w:w="905" w:type="dxa"/>
            <w:tcBorders>
              <w:top w:val="nil"/>
              <w:left w:val="nil"/>
              <w:bottom w:val="nil"/>
              <w:right w:val="nil"/>
            </w:tcBorders>
            <w:shd w:val="clear" w:color="auto" w:fill="auto"/>
            <w:noWrap/>
            <w:vAlign w:val="bottom"/>
            <w:hideMark/>
            <w:tcPrChange w:id="329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94" w:author="Nick.Tolimieri" w:date="2022-09-06T13:51:00Z"/>
                <w:color w:val="000000"/>
                <w:sz w:val="20"/>
                <w:szCs w:val="20"/>
                <w:lang w:val="en-US"/>
              </w:rPr>
            </w:pPr>
            <w:ins w:id="3295" w:author="Nick.Tolimieri" w:date="2022-09-06T13:51:00Z">
              <w:r w:rsidRPr="00C97A89">
                <w:rPr>
                  <w:color w:val="000000"/>
                  <w:sz w:val="20"/>
                  <w:szCs w:val="20"/>
                  <w:lang w:val="en-US"/>
                </w:rPr>
                <w:t>0.29</w:t>
              </w:r>
            </w:ins>
          </w:p>
        </w:tc>
        <w:tc>
          <w:tcPr>
            <w:tcW w:w="905" w:type="dxa"/>
            <w:tcBorders>
              <w:top w:val="nil"/>
              <w:left w:val="nil"/>
              <w:bottom w:val="nil"/>
              <w:right w:val="nil"/>
            </w:tcBorders>
            <w:shd w:val="clear" w:color="auto" w:fill="auto"/>
            <w:noWrap/>
            <w:vAlign w:val="bottom"/>
            <w:hideMark/>
            <w:tcPrChange w:id="329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97" w:author="Nick.Tolimieri" w:date="2022-09-06T13:51:00Z"/>
                <w:color w:val="000000"/>
                <w:sz w:val="20"/>
                <w:szCs w:val="20"/>
                <w:lang w:val="en-US"/>
              </w:rPr>
            </w:pPr>
            <w:ins w:id="3298" w:author="Nick.Tolimieri" w:date="2022-09-06T13:51:00Z">
              <w:r w:rsidRPr="00C97A89">
                <w:rPr>
                  <w:color w:val="000000"/>
                  <w:sz w:val="20"/>
                  <w:szCs w:val="20"/>
                  <w:lang w:val="en-US"/>
                </w:rPr>
                <w:t>3.45</w:t>
              </w:r>
            </w:ins>
          </w:p>
        </w:tc>
      </w:tr>
      <w:tr w:rsidR="00C97A89" w:rsidRPr="00C97A89" w:rsidTr="004C5EBF">
        <w:tblPrEx>
          <w:tblPrExChange w:id="3299" w:author="Nick.Tolimieri" w:date="2022-09-13T12:47:00Z">
            <w:tblPrEx>
              <w:tblW w:w="10017" w:type="dxa"/>
            </w:tblPrEx>
          </w:tblPrExChange>
        </w:tblPrEx>
        <w:trPr>
          <w:trHeight w:val="255"/>
          <w:ins w:id="3300" w:author="Nick.Tolimieri" w:date="2022-09-06T13:51:00Z"/>
          <w:trPrChange w:id="330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30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03" w:author="Nick.Tolimieri" w:date="2022-09-06T13:51:00Z"/>
                <w:color w:val="000000"/>
                <w:sz w:val="20"/>
                <w:szCs w:val="20"/>
                <w:lang w:val="en-US"/>
              </w:rPr>
            </w:pPr>
            <w:ins w:id="3304"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30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06" w:author="Nick.Tolimieri" w:date="2022-09-06T13:51:00Z"/>
                <w:color w:val="000000"/>
                <w:sz w:val="20"/>
                <w:szCs w:val="20"/>
                <w:lang w:val="en-US"/>
              </w:rPr>
            </w:pPr>
            <w:ins w:id="3307" w:author="Nick.Tolimieri"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330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09" w:author="Nick.Tolimieri" w:date="2022-09-06T13:51:00Z"/>
                <w:color w:val="000000"/>
                <w:sz w:val="20"/>
                <w:szCs w:val="20"/>
                <w:lang w:val="en-US"/>
              </w:rPr>
            </w:pPr>
            <w:ins w:id="3310"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31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12" w:author="Nick.Tolimieri" w:date="2022-09-06T13:51:00Z"/>
                <w:color w:val="000000"/>
                <w:sz w:val="20"/>
                <w:szCs w:val="20"/>
                <w:lang w:val="en-US"/>
              </w:rPr>
            </w:pPr>
            <w:ins w:id="3313"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31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15" w:author="Nick.Tolimieri" w:date="2022-09-06T13:51:00Z"/>
                <w:color w:val="000000"/>
                <w:sz w:val="20"/>
                <w:szCs w:val="20"/>
                <w:lang w:val="en-US"/>
              </w:rPr>
            </w:pPr>
            <w:ins w:id="3316"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31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18" w:author="Nick.Tolimieri" w:date="2022-09-06T13:51:00Z"/>
                <w:color w:val="000000"/>
                <w:sz w:val="20"/>
                <w:szCs w:val="20"/>
                <w:lang w:val="en-US"/>
              </w:rPr>
            </w:pPr>
            <w:ins w:id="3319"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32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21" w:author="Nick.Tolimieri" w:date="2022-09-06T13:51:00Z"/>
                <w:color w:val="000000"/>
                <w:sz w:val="20"/>
                <w:szCs w:val="20"/>
                <w:lang w:val="en-US"/>
              </w:rPr>
            </w:pPr>
            <w:ins w:id="3322"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32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24" w:author="Nick.Tolimieri" w:date="2022-09-06T13:51:00Z"/>
                <w:color w:val="000000"/>
                <w:sz w:val="20"/>
                <w:szCs w:val="20"/>
                <w:lang w:val="en-US"/>
              </w:rPr>
            </w:pPr>
            <w:ins w:id="332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32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27" w:author="Nick.Tolimieri" w:date="2022-09-06T13:51:00Z"/>
                <w:color w:val="000000"/>
                <w:sz w:val="20"/>
                <w:szCs w:val="20"/>
                <w:lang w:val="en-US"/>
              </w:rPr>
            </w:pPr>
            <w:ins w:id="332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32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30" w:author="Nick.Tolimieri" w:date="2022-09-06T13:51:00Z"/>
                <w:color w:val="000000"/>
                <w:sz w:val="20"/>
                <w:szCs w:val="20"/>
                <w:lang w:val="en-US"/>
              </w:rPr>
            </w:pPr>
            <w:ins w:id="333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33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33" w:author="Nick.Tolimieri" w:date="2022-09-06T13:51:00Z"/>
                <w:color w:val="000000"/>
                <w:sz w:val="20"/>
                <w:szCs w:val="20"/>
                <w:lang w:val="en-US"/>
              </w:rPr>
            </w:pPr>
            <w:ins w:id="3334" w:author="Nick.Tolimieri" w:date="2022-09-06T13:51:00Z">
              <w:r w:rsidRPr="00C97A89">
                <w:rPr>
                  <w:color w:val="000000"/>
                  <w:sz w:val="20"/>
                  <w:szCs w:val="20"/>
                  <w:lang w:val="en-US"/>
                </w:rPr>
                <w:t>-</w:t>
              </w:r>
            </w:ins>
          </w:p>
        </w:tc>
      </w:tr>
      <w:tr w:rsidR="00C97A89" w:rsidRPr="00C97A89" w:rsidTr="004C5EBF">
        <w:tblPrEx>
          <w:tblPrExChange w:id="3335" w:author="Nick.Tolimieri" w:date="2022-09-13T12:47:00Z">
            <w:tblPrEx>
              <w:tblW w:w="10017" w:type="dxa"/>
            </w:tblPrEx>
          </w:tblPrExChange>
        </w:tblPrEx>
        <w:trPr>
          <w:trHeight w:val="255"/>
          <w:ins w:id="3336" w:author="Nick.Tolimieri" w:date="2022-09-06T13:51:00Z"/>
          <w:trPrChange w:id="333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33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39" w:author="Nick.Tolimieri" w:date="2022-09-06T13:51:00Z"/>
                <w:color w:val="000000"/>
                <w:sz w:val="20"/>
                <w:szCs w:val="20"/>
                <w:lang w:val="en-US"/>
              </w:rPr>
            </w:pPr>
            <w:ins w:id="3340"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34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2" w:author="Nick.Tolimieri" w:date="2022-09-06T13:51:00Z"/>
                <w:color w:val="000000"/>
                <w:sz w:val="20"/>
                <w:szCs w:val="20"/>
                <w:lang w:val="en-US"/>
              </w:rPr>
            </w:pPr>
            <w:ins w:id="3343" w:author="Nick.Tolimieri"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334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5" w:author="Nick.Tolimieri" w:date="2022-09-06T13:51:00Z"/>
                <w:color w:val="000000"/>
                <w:sz w:val="20"/>
                <w:szCs w:val="20"/>
                <w:lang w:val="en-US"/>
              </w:rPr>
            </w:pPr>
            <w:ins w:id="3346" w:author="Nick.Tolimieri"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334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8" w:author="Nick.Tolimieri" w:date="2022-09-06T13:51:00Z"/>
                <w:color w:val="000000"/>
                <w:sz w:val="20"/>
                <w:szCs w:val="20"/>
                <w:lang w:val="en-US"/>
              </w:rPr>
            </w:pPr>
            <w:ins w:id="3349" w:author="Nick.Tolimieri" w:date="2022-09-06T13:51:00Z">
              <w:r w:rsidRPr="00C97A89">
                <w:rPr>
                  <w:color w:val="000000"/>
                  <w:sz w:val="20"/>
                  <w:szCs w:val="20"/>
                  <w:lang w:val="en-US"/>
                </w:rPr>
                <w:t>17</w:t>
              </w:r>
            </w:ins>
          </w:p>
        </w:tc>
        <w:tc>
          <w:tcPr>
            <w:tcW w:w="728" w:type="dxa"/>
            <w:tcBorders>
              <w:top w:val="nil"/>
              <w:left w:val="nil"/>
              <w:bottom w:val="nil"/>
              <w:right w:val="nil"/>
            </w:tcBorders>
            <w:shd w:val="clear" w:color="auto" w:fill="auto"/>
            <w:noWrap/>
            <w:vAlign w:val="bottom"/>
            <w:hideMark/>
            <w:tcPrChange w:id="335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51" w:author="Nick.Tolimieri" w:date="2022-09-06T13:51:00Z"/>
                <w:color w:val="000000"/>
                <w:sz w:val="20"/>
                <w:szCs w:val="20"/>
                <w:lang w:val="en-US"/>
              </w:rPr>
            </w:pPr>
            <w:ins w:id="3352"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35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54" w:author="Nick.Tolimieri" w:date="2022-09-06T13:51:00Z"/>
                <w:color w:val="000000"/>
                <w:sz w:val="20"/>
                <w:szCs w:val="20"/>
                <w:lang w:val="en-US"/>
              </w:rPr>
            </w:pPr>
            <w:ins w:id="3355" w:author="Nick.Tolimieri" w:date="2022-09-06T13:51:00Z">
              <w:r w:rsidRPr="00C97A89">
                <w:rPr>
                  <w:color w:val="000000"/>
                  <w:sz w:val="20"/>
                  <w:szCs w:val="20"/>
                  <w:lang w:val="en-US"/>
                </w:rPr>
                <w:t>11</w:t>
              </w:r>
            </w:ins>
          </w:p>
        </w:tc>
        <w:tc>
          <w:tcPr>
            <w:tcW w:w="700" w:type="dxa"/>
            <w:tcBorders>
              <w:top w:val="nil"/>
              <w:left w:val="nil"/>
              <w:bottom w:val="nil"/>
              <w:right w:val="nil"/>
            </w:tcBorders>
            <w:shd w:val="clear" w:color="auto" w:fill="auto"/>
            <w:noWrap/>
            <w:vAlign w:val="bottom"/>
            <w:hideMark/>
            <w:tcPrChange w:id="335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57" w:author="Nick.Tolimieri" w:date="2022-09-06T13:51:00Z"/>
                <w:color w:val="000000"/>
                <w:sz w:val="20"/>
                <w:szCs w:val="20"/>
                <w:lang w:val="en-US"/>
              </w:rPr>
            </w:pPr>
            <w:ins w:id="3358"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35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60" w:author="Nick.Tolimieri" w:date="2022-09-06T13:51:00Z"/>
                <w:color w:val="000000"/>
                <w:sz w:val="20"/>
                <w:szCs w:val="20"/>
                <w:lang w:val="en-US"/>
              </w:rPr>
            </w:pPr>
            <w:ins w:id="3361" w:author="Nick.Tolimieri"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336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63" w:author="Nick.Tolimieri" w:date="2022-09-06T13:51:00Z"/>
                <w:color w:val="000000"/>
                <w:sz w:val="20"/>
                <w:szCs w:val="20"/>
                <w:lang w:val="en-US"/>
              </w:rPr>
            </w:pPr>
            <w:ins w:id="3364" w:author="Nick.Tolimieri" w:date="2022-09-06T13:51:00Z">
              <w:r w:rsidRPr="00C97A89">
                <w:rPr>
                  <w:color w:val="000000"/>
                  <w:sz w:val="20"/>
                  <w:szCs w:val="20"/>
                  <w:lang w:val="en-US"/>
                </w:rPr>
                <w:t>1.71</w:t>
              </w:r>
            </w:ins>
          </w:p>
        </w:tc>
        <w:tc>
          <w:tcPr>
            <w:tcW w:w="905" w:type="dxa"/>
            <w:tcBorders>
              <w:top w:val="nil"/>
              <w:left w:val="nil"/>
              <w:bottom w:val="nil"/>
              <w:right w:val="nil"/>
            </w:tcBorders>
            <w:shd w:val="clear" w:color="auto" w:fill="auto"/>
            <w:noWrap/>
            <w:vAlign w:val="bottom"/>
            <w:hideMark/>
            <w:tcPrChange w:id="336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66" w:author="Nick.Tolimieri" w:date="2022-09-06T13:51:00Z"/>
                <w:color w:val="000000"/>
                <w:sz w:val="20"/>
                <w:szCs w:val="20"/>
                <w:lang w:val="en-US"/>
              </w:rPr>
            </w:pPr>
            <w:ins w:id="3367" w:author="Nick.Tolimieri" w:date="2022-09-06T13:51:00Z">
              <w:r w:rsidRPr="00C97A89">
                <w:rPr>
                  <w:color w:val="000000"/>
                  <w:sz w:val="20"/>
                  <w:szCs w:val="20"/>
                  <w:lang w:val="en-US"/>
                </w:rPr>
                <w:t>0.2</w:t>
              </w:r>
            </w:ins>
          </w:p>
        </w:tc>
        <w:tc>
          <w:tcPr>
            <w:tcW w:w="905" w:type="dxa"/>
            <w:tcBorders>
              <w:top w:val="nil"/>
              <w:left w:val="nil"/>
              <w:bottom w:val="nil"/>
              <w:right w:val="nil"/>
            </w:tcBorders>
            <w:shd w:val="clear" w:color="auto" w:fill="auto"/>
            <w:noWrap/>
            <w:vAlign w:val="bottom"/>
            <w:hideMark/>
            <w:tcPrChange w:id="336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69" w:author="Nick.Tolimieri" w:date="2022-09-06T13:51:00Z"/>
                <w:color w:val="000000"/>
                <w:sz w:val="20"/>
                <w:szCs w:val="20"/>
                <w:lang w:val="en-US"/>
              </w:rPr>
            </w:pPr>
            <w:ins w:id="3370" w:author="Nick.Tolimieri" w:date="2022-09-06T13:51:00Z">
              <w:r w:rsidRPr="00C97A89">
                <w:rPr>
                  <w:color w:val="000000"/>
                  <w:sz w:val="20"/>
                  <w:szCs w:val="20"/>
                  <w:lang w:val="en-US"/>
                </w:rPr>
                <w:t>2.37</w:t>
              </w:r>
            </w:ins>
          </w:p>
        </w:tc>
      </w:tr>
      <w:tr w:rsidR="00C97A89" w:rsidRPr="00C97A89" w:rsidTr="004C5EBF">
        <w:tblPrEx>
          <w:tblPrExChange w:id="3371" w:author="Nick.Tolimieri" w:date="2022-09-13T12:47:00Z">
            <w:tblPrEx>
              <w:tblW w:w="10017" w:type="dxa"/>
            </w:tblPrEx>
          </w:tblPrExChange>
        </w:tblPrEx>
        <w:trPr>
          <w:trHeight w:val="255"/>
          <w:ins w:id="3372" w:author="Nick.Tolimieri" w:date="2022-09-06T13:51:00Z"/>
          <w:trPrChange w:id="337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37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75" w:author="Nick.Tolimieri" w:date="2022-09-06T13:51:00Z"/>
                <w:color w:val="000000"/>
                <w:sz w:val="20"/>
                <w:szCs w:val="20"/>
                <w:lang w:val="en-US"/>
              </w:rPr>
            </w:pPr>
            <w:ins w:id="3376"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37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78" w:author="Nick.Tolimieri" w:date="2022-09-06T13:51:00Z"/>
                <w:color w:val="000000"/>
                <w:sz w:val="20"/>
                <w:szCs w:val="20"/>
                <w:lang w:val="en-US"/>
              </w:rPr>
            </w:pPr>
            <w:ins w:id="3379" w:author="Nick.Tolimieri"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338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81" w:author="Nick.Tolimieri" w:date="2022-09-06T13:51:00Z"/>
                <w:color w:val="000000"/>
                <w:sz w:val="20"/>
                <w:szCs w:val="20"/>
                <w:lang w:val="en-US"/>
              </w:rPr>
            </w:pPr>
            <w:ins w:id="3382" w:author="Nick.Tolimieri" w:date="2022-09-06T13:51:00Z">
              <w:r w:rsidRPr="00C97A89">
                <w:rPr>
                  <w:color w:val="000000"/>
                  <w:sz w:val="20"/>
                  <w:szCs w:val="20"/>
                  <w:lang w:val="en-US"/>
                </w:rPr>
                <w:t>54</w:t>
              </w:r>
            </w:ins>
          </w:p>
        </w:tc>
        <w:tc>
          <w:tcPr>
            <w:tcW w:w="736" w:type="dxa"/>
            <w:tcBorders>
              <w:top w:val="nil"/>
              <w:left w:val="nil"/>
              <w:bottom w:val="nil"/>
              <w:right w:val="nil"/>
            </w:tcBorders>
            <w:shd w:val="clear" w:color="auto" w:fill="auto"/>
            <w:noWrap/>
            <w:vAlign w:val="bottom"/>
            <w:hideMark/>
            <w:tcPrChange w:id="338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84" w:author="Nick.Tolimieri" w:date="2022-09-06T13:51:00Z"/>
                <w:color w:val="000000"/>
                <w:sz w:val="20"/>
                <w:szCs w:val="20"/>
                <w:lang w:val="en-US"/>
              </w:rPr>
            </w:pPr>
            <w:ins w:id="3385" w:author="Nick.Tolimieri" w:date="2022-09-06T13:51:00Z">
              <w:r w:rsidRPr="00C97A89">
                <w:rPr>
                  <w:color w:val="000000"/>
                  <w:sz w:val="20"/>
                  <w:szCs w:val="20"/>
                  <w:lang w:val="en-US"/>
                </w:rPr>
                <w:t>81</w:t>
              </w:r>
            </w:ins>
          </w:p>
        </w:tc>
        <w:tc>
          <w:tcPr>
            <w:tcW w:w="728" w:type="dxa"/>
            <w:tcBorders>
              <w:top w:val="nil"/>
              <w:left w:val="nil"/>
              <w:bottom w:val="nil"/>
              <w:right w:val="nil"/>
            </w:tcBorders>
            <w:shd w:val="clear" w:color="auto" w:fill="auto"/>
            <w:noWrap/>
            <w:vAlign w:val="bottom"/>
            <w:hideMark/>
            <w:tcPrChange w:id="338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87" w:author="Nick.Tolimieri" w:date="2022-09-06T13:51:00Z"/>
                <w:color w:val="000000"/>
                <w:sz w:val="20"/>
                <w:szCs w:val="20"/>
                <w:lang w:val="en-US"/>
              </w:rPr>
            </w:pPr>
            <w:ins w:id="3388" w:author="Nick.Tolimieri"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338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0" w:author="Nick.Tolimieri" w:date="2022-09-06T13:51:00Z"/>
                <w:color w:val="000000"/>
                <w:sz w:val="20"/>
                <w:szCs w:val="20"/>
                <w:lang w:val="en-US"/>
              </w:rPr>
            </w:pPr>
            <w:ins w:id="3391" w:author="Nick.Tolimieri" w:date="2022-09-06T13:51:00Z">
              <w:r w:rsidRPr="00C97A89">
                <w:rPr>
                  <w:color w:val="000000"/>
                  <w:sz w:val="20"/>
                  <w:szCs w:val="20"/>
                  <w:lang w:val="en-US"/>
                </w:rPr>
                <w:t>46</w:t>
              </w:r>
            </w:ins>
          </w:p>
        </w:tc>
        <w:tc>
          <w:tcPr>
            <w:tcW w:w="700" w:type="dxa"/>
            <w:tcBorders>
              <w:top w:val="nil"/>
              <w:left w:val="nil"/>
              <w:bottom w:val="nil"/>
              <w:right w:val="nil"/>
            </w:tcBorders>
            <w:shd w:val="clear" w:color="auto" w:fill="auto"/>
            <w:noWrap/>
            <w:vAlign w:val="bottom"/>
            <w:hideMark/>
            <w:tcPrChange w:id="339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3" w:author="Nick.Tolimieri" w:date="2022-09-06T13:51:00Z"/>
                <w:color w:val="000000"/>
                <w:sz w:val="20"/>
                <w:szCs w:val="20"/>
                <w:lang w:val="en-US"/>
              </w:rPr>
            </w:pPr>
            <w:ins w:id="3394"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339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6" w:author="Nick.Tolimieri" w:date="2022-09-06T13:51:00Z"/>
                <w:color w:val="000000"/>
                <w:sz w:val="20"/>
                <w:szCs w:val="20"/>
                <w:lang w:val="en-US"/>
              </w:rPr>
            </w:pPr>
            <w:ins w:id="3397" w:author="Nick.Tolimieri"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339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9" w:author="Nick.Tolimieri" w:date="2022-09-06T13:51:00Z"/>
                <w:color w:val="000000"/>
                <w:sz w:val="20"/>
                <w:szCs w:val="20"/>
                <w:lang w:val="en-US"/>
              </w:rPr>
            </w:pPr>
            <w:ins w:id="3400" w:author="Nick.Tolimieri" w:date="2022-09-06T13:51:00Z">
              <w:r w:rsidRPr="00C97A89">
                <w:rPr>
                  <w:color w:val="000000"/>
                  <w:sz w:val="20"/>
                  <w:szCs w:val="20"/>
                  <w:lang w:val="en-US"/>
                </w:rPr>
                <w:t>2.21</w:t>
              </w:r>
            </w:ins>
          </w:p>
        </w:tc>
        <w:tc>
          <w:tcPr>
            <w:tcW w:w="905" w:type="dxa"/>
            <w:tcBorders>
              <w:top w:val="nil"/>
              <w:left w:val="nil"/>
              <w:bottom w:val="nil"/>
              <w:right w:val="nil"/>
            </w:tcBorders>
            <w:shd w:val="clear" w:color="auto" w:fill="auto"/>
            <w:noWrap/>
            <w:vAlign w:val="bottom"/>
            <w:hideMark/>
            <w:tcPrChange w:id="340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02" w:author="Nick.Tolimieri" w:date="2022-09-06T13:51:00Z"/>
                <w:color w:val="000000"/>
                <w:sz w:val="20"/>
                <w:szCs w:val="20"/>
                <w:lang w:val="en-US"/>
              </w:rPr>
            </w:pPr>
            <w:ins w:id="3403" w:author="Nick.Tolimieri" w:date="2022-09-06T13:51:00Z">
              <w:r w:rsidRPr="00C97A89">
                <w:rPr>
                  <w:color w:val="000000"/>
                  <w:sz w:val="20"/>
                  <w:szCs w:val="20"/>
                  <w:lang w:val="en-US"/>
                </w:rPr>
                <w:t>0.31</w:t>
              </w:r>
            </w:ins>
          </w:p>
        </w:tc>
        <w:tc>
          <w:tcPr>
            <w:tcW w:w="905" w:type="dxa"/>
            <w:tcBorders>
              <w:top w:val="nil"/>
              <w:left w:val="nil"/>
              <w:bottom w:val="nil"/>
              <w:right w:val="nil"/>
            </w:tcBorders>
            <w:shd w:val="clear" w:color="auto" w:fill="auto"/>
            <w:noWrap/>
            <w:vAlign w:val="bottom"/>
            <w:hideMark/>
            <w:tcPrChange w:id="340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05" w:author="Nick.Tolimieri" w:date="2022-09-06T13:51:00Z"/>
                <w:color w:val="000000"/>
                <w:sz w:val="20"/>
                <w:szCs w:val="20"/>
                <w:lang w:val="en-US"/>
              </w:rPr>
            </w:pPr>
            <w:ins w:id="3406" w:author="Nick.Tolimieri" w:date="2022-09-06T13:51:00Z">
              <w:r w:rsidRPr="00C97A89">
                <w:rPr>
                  <w:color w:val="000000"/>
                  <w:sz w:val="20"/>
                  <w:szCs w:val="20"/>
                  <w:lang w:val="en-US"/>
                </w:rPr>
                <w:t>3.29</w:t>
              </w:r>
            </w:ins>
          </w:p>
        </w:tc>
      </w:tr>
      <w:tr w:rsidR="00C97A89" w:rsidRPr="00C97A89" w:rsidTr="004C5EBF">
        <w:tblPrEx>
          <w:tblPrExChange w:id="3407" w:author="Nick.Tolimieri" w:date="2022-09-13T12:47:00Z">
            <w:tblPrEx>
              <w:tblW w:w="10017" w:type="dxa"/>
            </w:tblPrEx>
          </w:tblPrExChange>
        </w:tblPrEx>
        <w:trPr>
          <w:trHeight w:val="255"/>
          <w:ins w:id="3408" w:author="Nick.Tolimieri" w:date="2022-09-06T13:51:00Z"/>
          <w:trPrChange w:id="340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41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411" w:author="Nick.Tolimieri" w:date="2022-09-06T13:51:00Z"/>
                <w:color w:val="000000"/>
                <w:sz w:val="20"/>
                <w:szCs w:val="20"/>
                <w:lang w:val="en-US"/>
              </w:rPr>
            </w:pPr>
            <w:ins w:id="3412"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41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14" w:author="Nick.Tolimieri" w:date="2022-09-06T13:51:00Z"/>
                <w:color w:val="000000"/>
                <w:sz w:val="20"/>
                <w:szCs w:val="20"/>
                <w:lang w:val="en-US"/>
              </w:rPr>
            </w:pPr>
            <w:ins w:id="3415" w:author="Nick.Tolimieri"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341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17" w:author="Nick.Tolimieri" w:date="2022-09-06T13:51:00Z"/>
                <w:color w:val="000000"/>
                <w:sz w:val="20"/>
                <w:szCs w:val="20"/>
                <w:lang w:val="en-US"/>
              </w:rPr>
            </w:pPr>
            <w:ins w:id="341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41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20" w:author="Nick.Tolimieri" w:date="2022-09-06T13:51:00Z"/>
                <w:color w:val="000000"/>
                <w:sz w:val="20"/>
                <w:szCs w:val="20"/>
                <w:lang w:val="en-US"/>
              </w:rPr>
            </w:pPr>
            <w:ins w:id="3421" w:author="Nick.Tolimieri"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342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23" w:author="Nick.Tolimieri" w:date="2022-09-06T13:51:00Z"/>
                <w:color w:val="000000"/>
                <w:sz w:val="20"/>
                <w:szCs w:val="20"/>
                <w:lang w:val="en-US"/>
              </w:rPr>
            </w:pPr>
            <w:ins w:id="3424"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42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26" w:author="Nick.Tolimieri" w:date="2022-09-06T13:51:00Z"/>
                <w:color w:val="000000"/>
                <w:sz w:val="20"/>
                <w:szCs w:val="20"/>
                <w:lang w:val="en-US"/>
              </w:rPr>
            </w:pPr>
            <w:ins w:id="3427" w:author="Nick.Tolimieri"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342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29" w:author="Nick.Tolimieri" w:date="2022-09-06T13:51:00Z"/>
                <w:color w:val="000000"/>
                <w:sz w:val="20"/>
                <w:szCs w:val="20"/>
                <w:lang w:val="en-US"/>
              </w:rPr>
            </w:pPr>
            <w:ins w:id="3430" w:author="Nick.Tolimieri" w:date="2022-09-06T13:51:00Z">
              <w:r w:rsidRPr="00C97A89">
                <w:rPr>
                  <w:color w:val="000000"/>
                  <w:sz w:val="20"/>
                  <w:szCs w:val="20"/>
                  <w:lang w:val="en-US"/>
                </w:rPr>
                <w:t>15</w:t>
              </w:r>
            </w:ins>
          </w:p>
        </w:tc>
        <w:tc>
          <w:tcPr>
            <w:tcW w:w="640" w:type="dxa"/>
            <w:tcBorders>
              <w:top w:val="nil"/>
              <w:left w:val="nil"/>
              <w:bottom w:val="nil"/>
              <w:right w:val="nil"/>
            </w:tcBorders>
            <w:shd w:val="clear" w:color="auto" w:fill="auto"/>
            <w:noWrap/>
            <w:vAlign w:val="bottom"/>
            <w:hideMark/>
            <w:tcPrChange w:id="343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2" w:author="Nick.Tolimieri" w:date="2022-09-06T13:51:00Z"/>
                <w:color w:val="000000"/>
                <w:sz w:val="20"/>
                <w:szCs w:val="20"/>
                <w:lang w:val="en-US"/>
              </w:rPr>
            </w:pPr>
            <w:ins w:id="3433" w:author="Nick.Tolimieri"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343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5" w:author="Nick.Tolimieri" w:date="2022-09-06T13:51:00Z"/>
                <w:color w:val="000000"/>
                <w:sz w:val="20"/>
                <w:szCs w:val="20"/>
                <w:lang w:val="en-US"/>
              </w:rPr>
            </w:pPr>
            <w:ins w:id="3436" w:author="Nick.Tolimieri" w:date="2022-09-06T13:51:00Z">
              <w:r w:rsidRPr="00C97A89">
                <w:rPr>
                  <w:color w:val="000000"/>
                  <w:sz w:val="20"/>
                  <w:szCs w:val="20"/>
                  <w:lang w:val="en-US"/>
                </w:rPr>
                <w:t>2.27</w:t>
              </w:r>
            </w:ins>
          </w:p>
        </w:tc>
        <w:tc>
          <w:tcPr>
            <w:tcW w:w="905" w:type="dxa"/>
            <w:tcBorders>
              <w:top w:val="nil"/>
              <w:left w:val="nil"/>
              <w:bottom w:val="nil"/>
              <w:right w:val="nil"/>
            </w:tcBorders>
            <w:shd w:val="clear" w:color="auto" w:fill="auto"/>
            <w:noWrap/>
            <w:vAlign w:val="bottom"/>
            <w:hideMark/>
            <w:tcPrChange w:id="343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8" w:author="Nick.Tolimieri" w:date="2022-09-06T13:51:00Z"/>
                <w:color w:val="000000"/>
                <w:sz w:val="20"/>
                <w:szCs w:val="20"/>
                <w:lang w:val="en-US"/>
              </w:rPr>
            </w:pPr>
            <w:ins w:id="3439" w:author="Nick.Tolimieri" w:date="2022-09-06T13:51:00Z">
              <w:r w:rsidRPr="00C97A89">
                <w:rPr>
                  <w:color w:val="000000"/>
                  <w:sz w:val="20"/>
                  <w:szCs w:val="20"/>
                  <w:lang w:val="en-US"/>
                </w:rPr>
                <w:t>0.37</w:t>
              </w:r>
            </w:ins>
          </w:p>
        </w:tc>
        <w:tc>
          <w:tcPr>
            <w:tcW w:w="905" w:type="dxa"/>
            <w:tcBorders>
              <w:top w:val="nil"/>
              <w:left w:val="nil"/>
              <w:bottom w:val="nil"/>
              <w:right w:val="nil"/>
            </w:tcBorders>
            <w:shd w:val="clear" w:color="auto" w:fill="auto"/>
            <w:noWrap/>
            <w:vAlign w:val="bottom"/>
            <w:hideMark/>
            <w:tcPrChange w:id="344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41" w:author="Nick.Tolimieri" w:date="2022-09-06T13:51:00Z"/>
                <w:color w:val="000000"/>
                <w:sz w:val="20"/>
                <w:szCs w:val="20"/>
                <w:lang w:val="en-US"/>
              </w:rPr>
            </w:pPr>
            <w:ins w:id="3442" w:author="Nick.Tolimieri" w:date="2022-09-06T13:51:00Z">
              <w:r w:rsidRPr="00C97A89">
                <w:rPr>
                  <w:color w:val="000000"/>
                  <w:sz w:val="20"/>
                  <w:szCs w:val="20"/>
                  <w:lang w:val="en-US"/>
                </w:rPr>
                <w:t>2.78</w:t>
              </w:r>
            </w:ins>
          </w:p>
        </w:tc>
      </w:tr>
      <w:tr w:rsidR="00C97A89" w:rsidRPr="00C97A89" w:rsidTr="004C5EBF">
        <w:tblPrEx>
          <w:tblPrExChange w:id="3443" w:author="Nick.Tolimieri" w:date="2022-09-13T12:47:00Z">
            <w:tblPrEx>
              <w:tblW w:w="10017" w:type="dxa"/>
            </w:tblPrEx>
          </w:tblPrExChange>
        </w:tblPrEx>
        <w:trPr>
          <w:trHeight w:val="255"/>
          <w:ins w:id="3444" w:author="Nick.Tolimieri" w:date="2022-09-06T13:51:00Z"/>
          <w:trPrChange w:id="344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44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447" w:author="Nick.Tolimieri" w:date="2022-09-06T13:51:00Z"/>
                <w:color w:val="000000"/>
                <w:sz w:val="20"/>
                <w:szCs w:val="20"/>
                <w:lang w:val="en-US"/>
              </w:rPr>
            </w:pPr>
            <w:ins w:id="3448"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44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50" w:author="Nick.Tolimieri" w:date="2022-09-06T13:51:00Z"/>
                <w:color w:val="000000"/>
                <w:sz w:val="20"/>
                <w:szCs w:val="20"/>
                <w:lang w:val="en-US"/>
              </w:rPr>
            </w:pPr>
            <w:ins w:id="3451" w:author="Nick.Tolimieri" w:date="2022-09-06T13:51:00Z">
              <w:r w:rsidRPr="00C97A89">
                <w:rPr>
                  <w:color w:val="000000"/>
                  <w:sz w:val="20"/>
                  <w:szCs w:val="20"/>
                  <w:lang w:val="en-US"/>
                </w:rPr>
                <w:t>2021</w:t>
              </w:r>
            </w:ins>
          </w:p>
        </w:tc>
        <w:tc>
          <w:tcPr>
            <w:tcW w:w="734" w:type="dxa"/>
            <w:tcBorders>
              <w:top w:val="nil"/>
              <w:left w:val="nil"/>
              <w:bottom w:val="nil"/>
              <w:right w:val="nil"/>
            </w:tcBorders>
            <w:shd w:val="clear" w:color="auto" w:fill="auto"/>
            <w:noWrap/>
            <w:vAlign w:val="bottom"/>
            <w:hideMark/>
            <w:tcPrChange w:id="345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53" w:author="Nick.Tolimieri" w:date="2022-09-06T13:51:00Z"/>
                <w:color w:val="000000"/>
                <w:sz w:val="20"/>
                <w:szCs w:val="20"/>
                <w:lang w:val="en-US"/>
              </w:rPr>
            </w:pPr>
            <w:ins w:id="3454" w:author="Nick.Tolimieri" w:date="2022-09-06T13:51:00Z">
              <w:r w:rsidRPr="00C97A89">
                <w:rPr>
                  <w:color w:val="000000"/>
                  <w:sz w:val="20"/>
                  <w:szCs w:val="20"/>
                  <w:lang w:val="en-US"/>
                </w:rPr>
                <w:t>12</w:t>
              </w:r>
            </w:ins>
          </w:p>
        </w:tc>
        <w:tc>
          <w:tcPr>
            <w:tcW w:w="736" w:type="dxa"/>
            <w:tcBorders>
              <w:top w:val="nil"/>
              <w:left w:val="nil"/>
              <w:bottom w:val="nil"/>
              <w:right w:val="nil"/>
            </w:tcBorders>
            <w:shd w:val="clear" w:color="auto" w:fill="auto"/>
            <w:noWrap/>
            <w:vAlign w:val="bottom"/>
            <w:hideMark/>
            <w:tcPrChange w:id="345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56" w:author="Nick.Tolimieri" w:date="2022-09-06T13:51:00Z"/>
                <w:color w:val="000000"/>
                <w:sz w:val="20"/>
                <w:szCs w:val="20"/>
                <w:lang w:val="en-US"/>
              </w:rPr>
            </w:pPr>
            <w:ins w:id="3457" w:author="Nick.Tolimieri" w:date="2022-09-06T13:51:00Z">
              <w:r w:rsidRPr="00C97A89">
                <w:rPr>
                  <w:color w:val="000000"/>
                  <w:sz w:val="20"/>
                  <w:szCs w:val="20"/>
                  <w:lang w:val="en-US"/>
                </w:rPr>
                <w:t>19</w:t>
              </w:r>
            </w:ins>
          </w:p>
        </w:tc>
        <w:tc>
          <w:tcPr>
            <w:tcW w:w="728" w:type="dxa"/>
            <w:tcBorders>
              <w:top w:val="nil"/>
              <w:left w:val="nil"/>
              <w:bottom w:val="nil"/>
              <w:right w:val="nil"/>
            </w:tcBorders>
            <w:shd w:val="clear" w:color="auto" w:fill="auto"/>
            <w:noWrap/>
            <w:vAlign w:val="bottom"/>
            <w:hideMark/>
            <w:tcPrChange w:id="345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59" w:author="Nick.Tolimieri" w:date="2022-09-06T13:51:00Z"/>
                <w:color w:val="000000"/>
                <w:sz w:val="20"/>
                <w:szCs w:val="20"/>
                <w:lang w:val="en-US"/>
              </w:rPr>
            </w:pPr>
            <w:ins w:id="3460"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46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2" w:author="Nick.Tolimieri" w:date="2022-09-06T13:51:00Z"/>
                <w:color w:val="000000"/>
                <w:sz w:val="20"/>
                <w:szCs w:val="20"/>
                <w:lang w:val="en-US"/>
              </w:rPr>
            </w:pPr>
            <w:ins w:id="3463" w:author="Nick.Tolimieri"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346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5" w:author="Nick.Tolimieri" w:date="2022-09-06T13:51:00Z"/>
                <w:color w:val="000000"/>
                <w:sz w:val="20"/>
                <w:szCs w:val="20"/>
                <w:lang w:val="en-US"/>
              </w:rPr>
            </w:pPr>
            <w:ins w:id="3466"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46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8" w:author="Nick.Tolimieri" w:date="2022-09-06T13:51:00Z"/>
                <w:color w:val="000000"/>
                <w:sz w:val="20"/>
                <w:szCs w:val="20"/>
                <w:lang w:val="en-US"/>
              </w:rPr>
            </w:pPr>
            <w:ins w:id="3469" w:author="Nick.Tolimieri" w:date="2022-09-06T13:51:00Z">
              <w:r w:rsidRPr="00C97A89">
                <w:rPr>
                  <w:color w:val="000000"/>
                  <w:sz w:val="20"/>
                  <w:szCs w:val="20"/>
                  <w:lang w:val="en-US"/>
                </w:rPr>
                <w:t>10</w:t>
              </w:r>
            </w:ins>
          </w:p>
        </w:tc>
        <w:tc>
          <w:tcPr>
            <w:tcW w:w="905" w:type="dxa"/>
            <w:tcBorders>
              <w:top w:val="nil"/>
              <w:left w:val="nil"/>
              <w:bottom w:val="nil"/>
              <w:right w:val="nil"/>
            </w:tcBorders>
            <w:shd w:val="clear" w:color="auto" w:fill="auto"/>
            <w:noWrap/>
            <w:vAlign w:val="bottom"/>
            <w:hideMark/>
            <w:tcPrChange w:id="347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71" w:author="Nick.Tolimieri" w:date="2022-09-06T13:51:00Z"/>
                <w:color w:val="000000"/>
                <w:sz w:val="20"/>
                <w:szCs w:val="20"/>
                <w:lang w:val="en-US"/>
              </w:rPr>
            </w:pPr>
            <w:ins w:id="3472" w:author="Nick.Tolimieri" w:date="2022-09-06T13:51:00Z">
              <w:r w:rsidRPr="00C97A89">
                <w:rPr>
                  <w:color w:val="000000"/>
                  <w:sz w:val="20"/>
                  <w:szCs w:val="20"/>
                  <w:lang w:val="en-US"/>
                </w:rPr>
                <w:t>2.25</w:t>
              </w:r>
            </w:ins>
          </w:p>
        </w:tc>
        <w:tc>
          <w:tcPr>
            <w:tcW w:w="905" w:type="dxa"/>
            <w:tcBorders>
              <w:top w:val="nil"/>
              <w:left w:val="nil"/>
              <w:bottom w:val="nil"/>
              <w:right w:val="nil"/>
            </w:tcBorders>
            <w:shd w:val="clear" w:color="auto" w:fill="auto"/>
            <w:noWrap/>
            <w:vAlign w:val="bottom"/>
            <w:hideMark/>
            <w:tcPrChange w:id="347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74" w:author="Nick.Tolimieri" w:date="2022-09-06T13:51:00Z"/>
                <w:color w:val="000000"/>
                <w:sz w:val="20"/>
                <w:szCs w:val="20"/>
                <w:lang w:val="en-US"/>
              </w:rPr>
            </w:pPr>
            <w:ins w:id="3475" w:author="Nick.Tolimieri" w:date="2022-09-06T13:51:00Z">
              <w:r w:rsidRPr="00C97A89">
                <w:rPr>
                  <w:color w:val="000000"/>
                  <w:sz w:val="20"/>
                  <w:szCs w:val="20"/>
                  <w:lang w:val="en-US"/>
                </w:rPr>
                <w:t>0.38</w:t>
              </w:r>
            </w:ins>
          </w:p>
        </w:tc>
        <w:tc>
          <w:tcPr>
            <w:tcW w:w="905" w:type="dxa"/>
            <w:tcBorders>
              <w:top w:val="nil"/>
              <w:left w:val="nil"/>
              <w:bottom w:val="nil"/>
              <w:right w:val="nil"/>
            </w:tcBorders>
            <w:shd w:val="clear" w:color="auto" w:fill="auto"/>
            <w:noWrap/>
            <w:vAlign w:val="bottom"/>
            <w:hideMark/>
            <w:tcPrChange w:id="347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77" w:author="Nick.Tolimieri" w:date="2022-09-06T13:51:00Z"/>
                <w:color w:val="000000"/>
                <w:sz w:val="20"/>
                <w:szCs w:val="20"/>
                <w:lang w:val="en-US"/>
              </w:rPr>
            </w:pPr>
            <w:ins w:id="3478" w:author="Nick.Tolimieri" w:date="2022-09-06T13:51:00Z">
              <w:r w:rsidRPr="00C97A89">
                <w:rPr>
                  <w:color w:val="000000"/>
                  <w:sz w:val="20"/>
                  <w:szCs w:val="20"/>
                  <w:lang w:val="en-US"/>
                </w:rPr>
                <w:t>2.8</w:t>
              </w:r>
            </w:ins>
          </w:p>
        </w:tc>
      </w:tr>
      <w:tr w:rsidR="00C97A89" w:rsidRPr="00C97A89" w:rsidTr="004C5EBF">
        <w:tblPrEx>
          <w:tblPrExChange w:id="3479" w:author="Nick.Tolimieri" w:date="2022-09-13T12:47:00Z">
            <w:tblPrEx>
              <w:tblW w:w="10017" w:type="dxa"/>
            </w:tblPrEx>
          </w:tblPrExChange>
        </w:tblPrEx>
        <w:trPr>
          <w:trHeight w:val="255"/>
          <w:ins w:id="3480" w:author="Nick.Tolimieri" w:date="2022-09-06T13:51:00Z"/>
          <w:trPrChange w:id="348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48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483" w:author="Nick.Tolimieri" w:date="2022-09-06T13:51:00Z"/>
                <w:color w:val="000000"/>
                <w:sz w:val="20"/>
                <w:szCs w:val="20"/>
                <w:lang w:val="en-US"/>
              </w:rPr>
            </w:pPr>
            <w:ins w:id="3484"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48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86" w:author="Nick.Tolimieri" w:date="2022-09-06T13:51:00Z"/>
                <w:color w:val="000000"/>
                <w:sz w:val="20"/>
                <w:szCs w:val="20"/>
                <w:lang w:val="en-US"/>
              </w:rPr>
            </w:pPr>
            <w:ins w:id="3487" w:author="Nick.Tolimieri"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348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89" w:author="Nick.Tolimieri" w:date="2022-09-06T13:51:00Z"/>
                <w:color w:val="000000"/>
                <w:sz w:val="20"/>
                <w:szCs w:val="20"/>
                <w:lang w:val="en-US"/>
              </w:rPr>
            </w:pPr>
            <w:ins w:id="3490" w:author="Nick.Tolimieri" w:date="2022-09-06T13:51:00Z">
              <w:r w:rsidRPr="00C97A89">
                <w:rPr>
                  <w:color w:val="000000"/>
                  <w:sz w:val="20"/>
                  <w:szCs w:val="20"/>
                  <w:lang w:val="en-US"/>
                </w:rPr>
                <w:t>12</w:t>
              </w:r>
            </w:ins>
          </w:p>
        </w:tc>
        <w:tc>
          <w:tcPr>
            <w:tcW w:w="736" w:type="dxa"/>
            <w:tcBorders>
              <w:top w:val="nil"/>
              <w:left w:val="nil"/>
              <w:bottom w:val="nil"/>
              <w:right w:val="nil"/>
            </w:tcBorders>
            <w:shd w:val="clear" w:color="auto" w:fill="auto"/>
            <w:noWrap/>
            <w:vAlign w:val="bottom"/>
            <w:hideMark/>
            <w:tcPrChange w:id="349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92" w:author="Nick.Tolimieri" w:date="2022-09-06T13:51:00Z"/>
                <w:color w:val="000000"/>
                <w:sz w:val="20"/>
                <w:szCs w:val="20"/>
                <w:lang w:val="en-US"/>
              </w:rPr>
            </w:pPr>
            <w:ins w:id="3493" w:author="Nick.Tolimieri" w:date="2022-09-06T13:51:00Z">
              <w:r w:rsidRPr="00C97A89">
                <w:rPr>
                  <w:color w:val="000000"/>
                  <w:sz w:val="20"/>
                  <w:szCs w:val="20"/>
                  <w:lang w:val="en-US"/>
                </w:rPr>
                <w:t>54</w:t>
              </w:r>
            </w:ins>
          </w:p>
        </w:tc>
        <w:tc>
          <w:tcPr>
            <w:tcW w:w="728" w:type="dxa"/>
            <w:tcBorders>
              <w:top w:val="nil"/>
              <w:left w:val="nil"/>
              <w:bottom w:val="nil"/>
              <w:right w:val="nil"/>
            </w:tcBorders>
            <w:shd w:val="clear" w:color="auto" w:fill="auto"/>
            <w:noWrap/>
            <w:vAlign w:val="bottom"/>
            <w:hideMark/>
            <w:tcPrChange w:id="349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95" w:author="Nick.Tolimieri" w:date="2022-09-06T13:51:00Z"/>
                <w:color w:val="000000"/>
                <w:sz w:val="20"/>
                <w:szCs w:val="20"/>
                <w:lang w:val="en-US"/>
              </w:rPr>
            </w:pPr>
            <w:ins w:id="3496"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349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98" w:author="Nick.Tolimieri" w:date="2022-09-06T13:51:00Z"/>
                <w:color w:val="000000"/>
                <w:sz w:val="20"/>
                <w:szCs w:val="20"/>
                <w:lang w:val="en-US"/>
              </w:rPr>
            </w:pPr>
            <w:ins w:id="3499" w:author="Nick.Tolimieri" w:date="2022-09-06T13:51:00Z">
              <w:r w:rsidRPr="00C97A89">
                <w:rPr>
                  <w:color w:val="000000"/>
                  <w:sz w:val="20"/>
                  <w:szCs w:val="20"/>
                  <w:lang w:val="en-US"/>
                </w:rPr>
                <w:t>40</w:t>
              </w:r>
            </w:ins>
          </w:p>
        </w:tc>
        <w:tc>
          <w:tcPr>
            <w:tcW w:w="700" w:type="dxa"/>
            <w:tcBorders>
              <w:top w:val="nil"/>
              <w:left w:val="nil"/>
              <w:bottom w:val="nil"/>
              <w:right w:val="nil"/>
            </w:tcBorders>
            <w:shd w:val="clear" w:color="auto" w:fill="auto"/>
            <w:noWrap/>
            <w:vAlign w:val="bottom"/>
            <w:hideMark/>
            <w:tcPrChange w:id="350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01" w:author="Nick.Tolimieri" w:date="2022-09-06T13:51:00Z"/>
                <w:color w:val="000000"/>
                <w:sz w:val="20"/>
                <w:szCs w:val="20"/>
                <w:lang w:val="en-US"/>
              </w:rPr>
            </w:pPr>
            <w:ins w:id="3502"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50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04" w:author="Nick.Tolimieri" w:date="2022-09-06T13:51:00Z"/>
                <w:color w:val="000000"/>
                <w:sz w:val="20"/>
                <w:szCs w:val="20"/>
                <w:lang w:val="en-US"/>
              </w:rPr>
            </w:pPr>
            <w:ins w:id="3505" w:author="Nick.Tolimieri"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350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07" w:author="Nick.Tolimieri" w:date="2022-09-06T13:51:00Z"/>
                <w:color w:val="000000"/>
                <w:sz w:val="20"/>
                <w:szCs w:val="20"/>
                <w:lang w:val="en-US"/>
              </w:rPr>
            </w:pPr>
            <w:ins w:id="3508" w:author="Nick.Tolimieri"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350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10" w:author="Nick.Tolimieri" w:date="2022-09-06T13:51:00Z"/>
                <w:color w:val="000000"/>
                <w:sz w:val="20"/>
                <w:szCs w:val="20"/>
                <w:lang w:val="en-US"/>
              </w:rPr>
            </w:pPr>
            <w:ins w:id="3511" w:author="Nick.Tolimieri"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351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13" w:author="Nick.Tolimieri" w:date="2022-09-06T13:51:00Z"/>
                <w:color w:val="000000"/>
                <w:sz w:val="20"/>
                <w:szCs w:val="20"/>
                <w:lang w:val="en-US"/>
              </w:rPr>
            </w:pPr>
            <w:ins w:id="3514" w:author="Nick.Tolimieri" w:date="2022-09-06T13:51:00Z">
              <w:r w:rsidRPr="00C97A89">
                <w:rPr>
                  <w:color w:val="000000"/>
                  <w:sz w:val="20"/>
                  <w:szCs w:val="20"/>
                  <w:lang w:val="en-US"/>
                </w:rPr>
                <w:t>2.84</w:t>
              </w:r>
            </w:ins>
          </w:p>
        </w:tc>
      </w:tr>
      <w:tr w:rsidR="00C97A89" w:rsidRPr="00C97A89" w:rsidTr="004C5EBF">
        <w:tblPrEx>
          <w:tblPrExChange w:id="3515" w:author="Nick.Tolimieri" w:date="2022-09-13T12:47:00Z">
            <w:tblPrEx>
              <w:tblW w:w="10017" w:type="dxa"/>
            </w:tblPrEx>
          </w:tblPrExChange>
        </w:tblPrEx>
        <w:trPr>
          <w:trHeight w:val="255"/>
          <w:ins w:id="3516" w:author="Nick.Tolimieri" w:date="2022-09-06T13:51:00Z"/>
          <w:trPrChange w:id="351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51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519" w:author="Nick.Tolimieri" w:date="2022-09-06T13:51:00Z"/>
                <w:color w:val="000000"/>
                <w:sz w:val="20"/>
                <w:szCs w:val="20"/>
                <w:lang w:val="en-US"/>
              </w:rPr>
            </w:pPr>
            <w:ins w:id="3520"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52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2" w:author="Nick.Tolimieri" w:date="2022-09-06T13:51:00Z"/>
                <w:color w:val="000000"/>
                <w:sz w:val="20"/>
                <w:szCs w:val="20"/>
                <w:lang w:val="en-US"/>
              </w:rPr>
            </w:pPr>
            <w:ins w:id="3523" w:author="Nick.Tolimieri"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352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5" w:author="Nick.Tolimieri" w:date="2022-09-06T13:51:00Z"/>
                <w:color w:val="000000"/>
                <w:sz w:val="20"/>
                <w:szCs w:val="20"/>
                <w:lang w:val="en-US"/>
              </w:rPr>
            </w:pPr>
            <w:ins w:id="3526" w:author="Nick.Tolimieri" w:date="2022-09-06T13:51:00Z">
              <w:r w:rsidRPr="00C97A89">
                <w:rPr>
                  <w:color w:val="000000"/>
                  <w:sz w:val="20"/>
                  <w:szCs w:val="20"/>
                  <w:lang w:val="en-US"/>
                </w:rPr>
                <w:t>43</w:t>
              </w:r>
            </w:ins>
          </w:p>
        </w:tc>
        <w:tc>
          <w:tcPr>
            <w:tcW w:w="736" w:type="dxa"/>
            <w:tcBorders>
              <w:top w:val="nil"/>
              <w:left w:val="nil"/>
              <w:bottom w:val="nil"/>
              <w:right w:val="nil"/>
            </w:tcBorders>
            <w:shd w:val="clear" w:color="auto" w:fill="auto"/>
            <w:noWrap/>
            <w:vAlign w:val="bottom"/>
            <w:hideMark/>
            <w:tcPrChange w:id="352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8" w:author="Nick.Tolimieri" w:date="2022-09-06T13:51:00Z"/>
                <w:color w:val="000000"/>
                <w:sz w:val="20"/>
                <w:szCs w:val="20"/>
                <w:lang w:val="en-US"/>
              </w:rPr>
            </w:pPr>
            <w:ins w:id="3529" w:author="Nick.Tolimieri" w:date="2022-09-06T13:51:00Z">
              <w:r w:rsidRPr="00C97A89">
                <w:rPr>
                  <w:color w:val="000000"/>
                  <w:sz w:val="20"/>
                  <w:szCs w:val="20"/>
                  <w:lang w:val="en-US"/>
                </w:rPr>
                <w:t>46</w:t>
              </w:r>
            </w:ins>
          </w:p>
        </w:tc>
        <w:tc>
          <w:tcPr>
            <w:tcW w:w="728" w:type="dxa"/>
            <w:tcBorders>
              <w:top w:val="nil"/>
              <w:left w:val="nil"/>
              <w:bottom w:val="nil"/>
              <w:right w:val="nil"/>
            </w:tcBorders>
            <w:shd w:val="clear" w:color="auto" w:fill="auto"/>
            <w:noWrap/>
            <w:vAlign w:val="bottom"/>
            <w:hideMark/>
            <w:tcPrChange w:id="353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31" w:author="Nick.Tolimieri" w:date="2022-09-06T13:51:00Z"/>
                <w:color w:val="000000"/>
                <w:sz w:val="20"/>
                <w:szCs w:val="20"/>
                <w:lang w:val="en-US"/>
              </w:rPr>
            </w:pPr>
            <w:ins w:id="3532"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53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34" w:author="Nick.Tolimieri" w:date="2022-09-06T13:51:00Z"/>
                <w:color w:val="000000"/>
                <w:sz w:val="20"/>
                <w:szCs w:val="20"/>
                <w:lang w:val="en-US"/>
              </w:rPr>
            </w:pPr>
            <w:ins w:id="3535" w:author="Nick.Tolimieri" w:date="2022-09-06T13:51:00Z">
              <w:r w:rsidRPr="00C97A89">
                <w:rPr>
                  <w:color w:val="000000"/>
                  <w:sz w:val="20"/>
                  <w:szCs w:val="20"/>
                  <w:lang w:val="en-US"/>
                </w:rPr>
                <w:t>39</w:t>
              </w:r>
            </w:ins>
          </w:p>
        </w:tc>
        <w:tc>
          <w:tcPr>
            <w:tcW w:w="700" w:type="dxa"/>
            <w:tcBorders>
              <w:top w:val="nil"/>
              <w:left w:val="nil"/>
              <w:bottom w:val="nil"/>
              <w:right w:val="nil"/>
            </w:tcBorders>
            <w:shd w:val="clear" w:color="auto" w:fill="auto"/>
            <w:noWrap/>
            <w:vAlign w:val="bottom"/>
            <w:hideMark/>
            <w:tcPrChange w:id="353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37" w:author="Nick.Tolimieri" w:date="2022-09-06T13:51:00Z"/>
                <w:color w:val="000000"/>
                <w:sz w:val="20"/>
                <w:szCs w:val="20"/>
                <w:lang w:val="en-US"/>
              </w:rPr>
            </w:pPr>
            <w:ins w:id="3538" w:author="Nick.Tolimieri" w:date="2022-09-06T13:51:00Z">
              <w:r w:rsidRPr="00C97A89">
                <w:rPr>
                  <w:color w:val="000000"/>
                  <w:sz w:val="20"/>
                  <w:szCs w:val="20"/>
                  <w:lang w:val="en-US"/>
                </w:rPr>
                <w:t>10</w:t>
              </w:r>
            </w:ins>
          </w:p>
        </w:tc>
        <w:tc>
          <w:tcPr>
            <w:tcW w:w="640" w:type="dxa"/>
            <w:tcBorders>
              <w:top w:val="nil"/>
              <w:left w:val="nil"/>
              <w:bottom w:val="nil"/>
              <w:right w:val="nil"/>
            </w:tcBorders>
            <w:shd w:val="clear" w:color="auto" w:fill="auto"/>
            <w:noWrap/>
            <w:vAlign w:val="bottom"/>
            <w:hideMark/>
            <w:tcPrChange w:id="353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40" w:author="Nick.Tolimieri" w:date="2022-09-06T13:51:00Z"/>
                <w:color w:val="000000"/>
                <w:sz w:val="20"/>
                <w:szCs w:val="20"/>
                <w:lang w:val="en-US"/>
              </w:rPr>
            </w:pPr>
            <w:ins w:id="3541" w:author="Nick.Tolimieri"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354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43" w:author="Nick.Tolimieri" w:date="2022-09-06T13:51:00Z"/>
                <w:color w:val="000000"/>
                <w:sz w:val="20"/>
                <w:szCs w:val="20"/>
                <w:lang w:val="en-US"/>
              </w:rPr>
            </w:pPr>
            <w:ins w:id="3544" w:author="Nick.Tolimieri" w:date="2022-09-06T13:51:00Z">
              <w:r w:rsidRPr="00C97A89">
                <w:rPr>
                  <w:color w:val="000000"/>
                  <w:sz w:val="20"/>
                  <w:szCs w:val="20"/>
                  <w:lang w:val="en-US"/>
                </w:rPr>
                <w:t>2.5</w:t>
              </w:r>
            </w:ins>
          </w:p>
        </w:tc>
        <w:tc>
          <w:tcPr>
            <w:tcW w:w="905" w:type="dxa"/>
            <w:tcBorders>
              <w:top w:val="nil"/>
              <w:left w:val="nil"/>
              <w:bottom w:val="nil"/>
              <w:right w:val="nil"/>
            </w:tcBorders>
            <w:shd w:val="clear" w:color="auto" w:fill="auto"/>
            <w:noWrap/>
            <w:vAlign w:val="bottom"/>
            <w:hideMark/>
            <w:tcPrChange w:id="354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46" w:author="Nick.Tolimieri" w:date="2022-09-06T13:51:00Z"/>
                <w:color w:val="000000"/>
                <w:sz w:val="20"/>
                <w:szCs w:val="20"/>
                <w:lang w:val="en-US"/>
              </w:rPr>
            </w:pPr>
            <w:ins w:id="3547" w:author="Nick.Tolimieri" w:date="2022-09-06T13:51:00Z">
              <w:r w:rsidRPr="00C97A89">
                <w:rPr>
                  <w:color w:val="000000"/>
                  <w:sz w:val="20"/>
                  <w:szCs w:val="20"/>
                  <w:lang w:val="en-US"/>
                </w:rPr>
                <w:t>0.47</w:t>
              </w:r>
            </w:ins>
          </w:p>
        </w:tc>
        <w:tc>
          <w:tcPr>
            <w:tcW w:w="905" w:type="dxa"/>
            <w:tcBorders>
              <w:top w:val="nil"/>
              <w:left w:val="nil"/>
              <w:bottom w:val="nil"/>
              <w:right w:val="nil"/>
            </w:tcBorders>
            <w:shd w:val="clear" w:color="auto" w:fill="auto"/>
            <w:noWrap/>
            <w:vAlign w:val="bottom"/>
            <w:hideMark/>
            <w:tcPrChange w:id="354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49" w:author="Nick.Tolimieri" w:date="2022-09-06T13:51:00Z"/>
                <w:color w:val="000000"/>
                <w:sz w:val="20"/>
                <w:szCs w:val="20"/>
                <w:lang w:val="en-US"/>
              </w:rPr>
            </w:pPr>
            <w:ins w:id="3550" w:author="Nick.Tolimieri" w:date="2022-09-06T13:51:00Z">
              <w:r w:rsidRPr="00C97A89">
                <w:rPr>
                  <w:color w:val="000000"/>
                  <w:sz w:val="20"/>
                  <w:szCs w:val="20"/>
                  <w:lang w:val="en-US"/>
                </w:rPr>
                <w:t>3.96</w:t>
              </w:r>
            </w:ins>
          </w:p>
        </w:tc>
      </w:tr>
      <w:tr w:rsidR="00C97A89" w:rsidRPr="00C97A89" w:rsidTr="004C5EBF">
        <w:tblPrEx>
          <w:tblPrExChange w:id="3551" w:author="Nick.Tolimieri" w:date="2022-09-13T12:47:00Z">
            <w:tblPrEx>
              <w:tblW w:w="10017" w:type="dxa"/>
            </w:tblPrEx>
          </w:tblPrExChange>
        </w:tblPrEx>
        <w:trPr>
          <w:trHeight w:val="255"/>
          <w:ins w:id="3552" w:author="Nick.Tolimieri" w:date="2022-09-06T13:51:00Z"/>
          <w:trPrChange w:id="355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55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555" w:author="Nick.Tolimieri" w:date="2022-09-06T13:51:00Z"/>
                <w:color w:val="000000"/>
                <w:sz w:val="20"/>
                <w:szCs w:val="20"/>
                <w:lang w:val="en-US"/>
              </w:rPr>
            </w:pPr>
            <w:ins w:id="3556" w:author="Nick.Tolimieri" w:date="2022-09-06T13:51:00Z">
              <w:r w:rsidRPr="00C97A89">
                <w:rPr>
                  <w:color w:val="000000"/>
                  <w:sz w:val="20"/>
                  <w:szCs w:val="20"/>
                  <w:lang w:val="en-US"/>
                </w:rPr>
                <w:lastRenderedPageBreak/>
                <w:t>Destruction Island</w:t>
              </w:r>
            </w:ins>
          </w:p>
        </w:tc>
        <w:tc>
          <w:tcPr>
            <w:tcW w:w="616" w:type="dxa"/>
            <w:tcBorders>
              <w:top w:val="nil"/>
              <w:left w:val="nil"/>
              <w:bottom w:val="nil"/>
              <w:right w:val="nil"/>
            </w:tcBorders>
            <w:shd w:val="clear" w:color="auto" w:fill="auto"/>
            <w:noWrap/>
            <w:vAlign w:val="bottom"/>
            <w:hideMark/>
            <w:tcPrChange w:id="355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58" w:author="Nick.Tolimieri" w:date="2022-09-06T13:51:00Z"/>
                <w:color w:val="000000"/>
                <w:sz w:val="20"/>
                <w:szCs w:val="20"/>
                <w:lang w:val="en-US"/>
              </w:rPr>
            </w:pPr>
            <w:ins w:id="3559" w:author="Nick.Tolimieri"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356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61" w:author="Nick.Tolimieri" w:date="2022-09-06T13:51:00Z"/>
                <w:color w:val="000000"/>
                <w:sz w:val="20"/>
                <w:szCs w:val="20"/>
                <w:lang w:val="en-US"/>
              </w:rPr>
            </w:pPr>
            <w:ins w:id="3562" w:author="Nick.Tolimieri" w:date="2022-09-06T13:51:00Z">
              <w:r w:rsidRPr="00C97A89">
                <w:rPr>
                  <w:color w:val="000000"/>
                  <w:sz w:val="20"/>
                  <w:szCs w:val="20"/>
                  <w:lang w:val="en-US"/>
                </w:rPr>
                <w:t>36</w:t>
              </w:r>
            </w:ins>
          </w:p>
        </w:tc>
        <w:tc>
          <w:tcPr>
            <w:tcW w:w="736" w:type="dxa"/>
            <w:tcBorders>
              <w:top w:val="nil"/>
              <w:left w:val="nil"/>
              <w:bottom w:val="nil"/>
              <w:right w:val="nil"/>
            </w:tcBorders>
            <w:shd w:val="clear" w:color="auto" w:fill="auto"/>
            <w:noWrap/>
            <w:vAlign w:val="bottom"/>
            <w:hideMark/>
            <w:tcPrChange w:id="356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64" w:author="Nick.Tolimieri" w:date="2022-09-06T13:51:00Z"/>
                <w:color w:val="000000"/>
                <w:sz w:val="20"/>
                <w:szCs w:val="20"/>
                <w:lang w:val="en-US"/>
              </w:rPr>
            </w:pPr>
            <w:ins w:id="3565" w:author="Nick.Tolimieri" w:date="2022-09-06T13:51:00Z">
              <w:r w:rsidRPr="00C97A89">
                <w:rPr>
                  <w:color w:val="000000"/>
                  <w:sz w:val="20"/>
                  <w:szCs w:val="20"/>
                  <w:lang w:val="en-US"/>
                </w:rPr>
                <w:t>30</w:t>
              </w:r>
            </w:ins>
          </w:p>
        </w:tc>
        <w:tc>
          <w:tcPr>
            <w:tcW w:w="728" w:type="dxa"/>
            <w:tcBorders>
              <w:top w:val="nil"/>
              <w:left w:val="nil"/>
              <w:bottom w:val="nil"/>
              <w:right w:val="nil"/>
            </w:tcBorders>
            <w:shd w:val="clear" w:color="auto" w:fill="auto"/>
            <w:noWrap/>
            <w:vAlign w:val="bottom"/>
            <w:hideMark/>
            <w:tcPrChange w:id="356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67" w:author="Nick.Tolimieri" w:date="2022-09-06T13:51:00Z"/>
                <w:color w:val="000000"/>
                <w:sz w:val="20"/>
                <w:szCs w:val="20"/>
                <w:lang w:val="en-US"/>
              </w:rPr>
            </w:pPr>
            <w:ins w:id="3568"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56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0" w:author="Nick.Tolimieri" w:date="2022-09-06T13:51:00Z"/>
                <w:color w:val="000000"/>
                <w:sz w:val="20"/>
                <w:szCs w:val="20"/>
                <w:lang w:val="en-US"/>
              </w:rPr>
            </w:pPr>
            <w:ins w:id="3571" w:author="Nick.Tolimieri"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357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3" w:author="Nick.Tolimieri" w:date="2022-09-06T13:51:00Z"/>
                <w:color w:val="000000"/>
                <w:sz w:val="20"/>
                <w:szCs w:val="20"/>
                <w:lang w:val="en-US"/>
              </w:rPr>
            </w:pPr>
            <w:ins w:id="3574" w:author="Nick.Tolimieri" w:date="2022-09-06T13:51:00Z">
              <w:r w:rsidRPr="00C97A89">
                <w:rPr>
                  <w:color w:val="000000"/>
                  <w:sz w:val="20"/>
                  <w:szCs w:val="20"/>
                  <w:lang w:val="en-US"/>
                </w:rPr>
                <w:t>26</w:t>
              </w:r>
            </w:ins>
          </w:p>
        </w:tc>
        <w:tc>
          <w:tcPr>
            <w:tcW w:w="640" w:type="dxa"/>
            <w:tcBorders>
              <w:top w:val="nil"/>
              <w:left w:val="nil"/>
              <w:bottom w:val="nil"/>
              <w:right w:val="nil"/>
            </w:tcBorders>
            <w:shd w:val="clear" w:color="auto" w:fill="auto"/>
            <w:noWrap/>
            <w:vAlign w:val="bottom"/>
            <w:hideMark/>
            <w:tcPrChange w:id="357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6" w:author="Nick.Tolimieri" w:date="2022-09-06T13:51:00Z"/>
                <w:color w:val="000000"/>
                <w:sz w:val="20"/>
                <w:szCs w:val="20"/>
                <w:lang w:val="en-US"/>
              </w:rPr>
            </w:pPr>
            <w:ins w:id="3577" w:author="Nick.Tolimieri" w:date="2022-09-06T13:51:00Z">
              <w:r w:rsidRPr="00C97A89">
                <w:rPr>
                  <w:color w:val="000000"/>
                  <w:sz w:val="20"/>
                  <w:szCs w:val="20"/>
                  <w:lang w:val="en-US"/>
                </w:rPr>
                <w:t>26</w:t>
              </w:r>
            </w:ins>
          </w:p>
        </w:tc>
        <w:tc>
          <w:tcPr>
            <w:tcW w:w="905" w:type="dxa"/>
            <w:tcBorders>
              <w:top w:val="nil"/>
              <w:left w:val="nil"/>
              <w:bottom w:val="nil"/>
              <w:right w:val="nil"/>
            </w:tcBorders>
            <w:shd w:val="clear" w:color="auto" w:fill="auto"/>
            <w:noWrap/>
            <w:vAlign w:val="bottom"/>
            <w:hideMark/>
            <w:tcPrChange w:id="357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9" w:author="Nick.Tolimieri" w:date="2022-09-06T13:51:00Z"/>
                <w:color w:val="000000"/>
                <w:sz w:val="20"/>
                <w:szCs w:val="20"/>
                <w:lang w:val="en-US"/>
              </w:rPr>
            </w:pPr>
            <w:ins w:id="3580" w:author="Nick.Tolimieri" w:date="2022-09-06T13:51:00Z">
              <w:r w:rsidRPr="00C97A89">
                <w:rPr>
                  <w:color w:val="000000"/>
                  <w:sz w:val="20"/>
                  <w:szCs w:val="20"/>
                  <w:lang w:val="en-US"/>
                </w:rPr>
                <w:t>3.15</w:t>
              </w:r>
            </w:ins>
          </w:p>
        </w:tc>
        <w:tc>
          <w:tcPr>
            <w:tcW w:w="905" w:type="dxa"/>
            <w:tcBorders>
              <w:top w:val="nil"/>
              <w:left w:val="nil"/>
              <w:bottom w:val="nil"/>
              <w:right w:val="nil"/>
            </w:tcBorders>
            <w:shd w:val="clear" w:color="auto" w:fill="auto"/>
            <w:noWrap/>
            <w:vAlign w:val="bottom"/>
            <w:hideMark/>
            <w:tcPrChange w:id="358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82" w:author="Nick.Tolimieri" w:date="2022-09-06T13:51:00Z"/>
                <w:color w:val="000000"/>
                <w:sz w:val="20"/>
                <w:szCs w:val="20"/>
                <w:lang w:val="en-US"/>
              </w:rPr>
            </w:pPr>
            <w:ins w:id="3583" w:author="Nick.Tolimieri" w:date="2022-09-06T13:51:00Z">
              <w:r w:rsidRPr="00C97A89">
                <w:rPr>
                  <w:color w:val="000000"/>
                  <w:sz w:val="20"/>
                  <w:szCs w:val="20"/>
                  <w:lang w:val="en-US"/>
                </w:rPr>
                <w:t>0.59</w:t>
              </w:r>
            </w:ins>
          </w:p>
        </w:tc>
        <w:tc>
          <w:tcPr>
            <w:tcW w:w="905" w:type="dxa"/>
            <w:tcBorders>
              <w:top w:val="nil"/>
              <w:left w:val="nil"/>
              <w:bottom w:val="nil"/>
              <w:right w:val="nil"/>
            </w:tcBorders>
            <w:shd w:val="clear" w:color="auto" w:fill="auto"/>
            <w:noWrap/>
            <w:vAlign w:val="bottom"/>
            <w:hideMark/>
            <w:tcPrChange w:id="358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85" w:author="Nick.Tolimieri" w:date="2022-09-06T13:51:00Z"/>
                <w:color w:val="000000"/>
                <w:sz w:val="20"/>
                <w:szCs w:val="20"/>
                <w:lang w:val="en-US"/>
              </w:rPr>
            </w:pPr>
            <w:ins w:id="3586" w:author="Nick.Tolimieri" w:date="2022-09-06T13:51:00Z">
              <w:r w:rsidRPr="00C97A89">
                <w:rPr>
                  <w:color w:val="000000"/>
                  <w:sz w:val="20"/>
                  <w:szCs w:val="20"/>
                  <w:lang w:val="en-US"/>
                </w:rPr>
                <w:t>4.14</w:t>
              </w:r>
            </w:ins>
          </w:p>
        </w:tc>
      </w:tr>
      <w:tr w:rsidR="00C97A89" w:rsidRPr="00C97A89" w:rsidTr="004C5EBF">
        <w:tblPrEx>
          <w:tblPrExChange w:id="3587" w:author="Nick.Tolimieri" w:date="2022-09-13T12:47:00Z">
            <w:tblPrEx>
              <w:tblW w:w="10017" w:type="dxa"/>
            </w:tblPrEx>
          </w:tblPrExChange>
        </w:tblPrEx>
        <w:trPr>
          <w:trHeight w:val="255"/>
          <w:ins w:id="3588" w:author="Nick.Tolimieri" w:date="2022-09-06T13:51:00Z"/>
          <w:trPrChange w:id="358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59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591" w:author="Nick.Tolimieri" w:date="2022-09-06T13:51:00Z"/>
                <w:color w:val="000000"/>
                <w:sz w:val="20"/>
                <w:szCs w:val="20"/>
                <w:lang w:val="en-US"/>
              </w:rPr>
            </w:pPr>
            <w:ins w:id="3592"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59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94" w:author="Nick.Tolimieri" w:date="2022-09-06T13:51:00Z"/>
                <w:color w:val="000000"/>
                <w:sz w:val="20"/>
                <w:szCs w:val="20"/>
                <w:lang w:val="en-US"/>
              </w:rPr>
            </w:pPr>
            <w:ins w:id="3595" w:author="Nick.Tolimieri"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359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97" w:author="Nick.Tolimieri" w:date="2022-09-06T13:51:00Z"/>
                <w:color w:val="000000"/>
                <w:sz w:val="20"/>
                <w:szCs w:val="20"/>
                <w:lang w:val="en-US"/>
              </w:rPr>
            </w:pPr>
            <w:ins w:id="3598" w:author="Nick.Tolimieri" w:date="2022-09-06T13:51:00Z">
              <w:r w:rsidRPr="00C97A89">
                <w:rPr>
                  <w:color w:val="000000"/>
                  <w:sz w:val="20"/>
                  <w:szCs w:val="20"/>
                  <w:lang w:val="en-US"/>
                </w:rPr>
                <w:t>35</w:t>
              </w:r>
            </w:ins>
          </w:p>
        </w:tc>
        <w:tc>
          <w:tcPr>
            <w:tcW w:w="736" w:type="dxa"/>
            <w:tcBorders>
              <w:top w:val="nil"/>
              <w:left w:val="nil"/>
              <w:bottom w:val="nil"/>
              <w:right w:val="nil"/>
            </w:tcBorders>
            <w:shd w:val="clear" w:color="auto" w:fill="auto"/>
            <w:noWrap/>
            <w:vAlign w:val="bottom"/>
            <w:hideMark/>
            <w:tcPrChange w:id="359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0" w:author="Nick.Tolimieri" w:date="2022-09-06T13:51:00Z"/>
                <w:color w:val="000000"/>
                <w:sz w:val="20"/>
                <w:szCs w:val="20"/>
                <w:lang w:val="en-US"/>
              </w:rPr>
            </w:pPr>
            <w:ins w:id="3601" w:author="Nick.Tolimieri" w:date="2022-09-06T13:51:00Z">
              <w:r w:rsidRPr="00C97A89">
                <w:rPr>
                  <w:color w:val="000000"/>
                  <w:sz w:val="20"/>
                  <w:szCs w:val="20"/>
                  <w:lang w:val="en-US"/>
                </w:rPr>
                <w:t>43</w:t>
              </w:r>
            </w:ins>
          </w:p>
        </w:tc>
        <w:tc>
          <w:tcPr>
            <w:tcW w:w="728" w:type="dxa"/>
            <w:tcBorders>
              <w:top w:val="nil"/>
              <w:left w:val="nil"/>
              <w:bottom w:val="nil"/>
              <w:right w:val="nil"/>
            </w:tcBorders>
            <w:shd w:val="clear" w:color="auto" w:fill="auto"/>
            <w:noWrap/>
            <w:vAlign w:val="bottom"/>
            <w:hideMark/>
            <w:tcPrChange w:id="360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3" w:author="Nick.Tolimieri" w:date="2022-09-06T13:51:00Z"/>
                <w:color w:val="000000"/>
                <w:sz w:val="20"/>
                <w:szCs w:val="20"/>
                <w:lang w:val="en-US"/>
              </w:rPr>
            </w:pPr>
            <w:ins w:id="3604"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360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6" w:author="Nick.Tolimieri" w:date="2022-09-06T13:51:00Z"/>
                <w:color w:val="000000"/>
                <w:sz w:val="20"/>
                <w:szCs w:val="20"/>
                <w:lang w:val="en-US"/>
              </w:rPr>
            </w:pPr>
            <w:ins w:id="3607" w:author="Nick.Tolimieri" w:date="2022-09-06T13:51:00Z">
              <w:r w:rsidRPr="00C97A89">
                <w:rPr>
                  <w:color w:val="000000"/>
                  <w:sz w:val="20"/>
                  <w:szCs w:val="20"/>
                  <w:lang w:val="en-US"/>
                </w:rPr>
                <w:t>32</w:t>
              </w:r>
            </w:ins>
          </w:p>
        </w:tc>
        <w:tc>
          <w:tcPr>
            <w:tcW w:w="700" w:type="dxa"/>
            <w:tcBorders>
              <w:top w:val="nil"/>
              <w:left w:val="nil"/>
              <w:bottom w:val="nil"/>
              <w:right w:val="nil"/>
            </w:tcBorders>
            <w:shd w:val="clear" w:color="auto" w:fill="auto"/>
            <w:noWrap/>
            <w:vAlign w:val="bottom"/>
            <w:hideMark/>
            <w:tcPrChange w:id="360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9" w:author="Nick.Tolimieri" w:date="2022-09-06T13:51:00Z"/>
                <w:color w:val="000000"/>
                <w:sz w:val="20"/>
                <w:szCs w:val="20"/>
                <w:lang w:val="en-US"/>
              </w:rPr>
            </w:pPr>
            <w:ins w:id="3610"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361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2" w:author="Nick.Tolimieri" w:date="2022-09-06T13:51:00Z"/>
                <w:color w:val="000000"/>
                <w:sz w:val="20"/>
                <w:szCs w:val="20"/>
                <w:lang w:val="en-US"/>
              </w:rPr>
            </w:pPr>
            <w:ins w:id="3613" w:author="Nick.Tolimieri"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361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5" w:author="Nick.Tolimieri" w:date="2022-09-06T13:51:00Z"/>
                <w:color w:val="000000"/>
                <w:sz w:val="20"/>
                <w:szCs w:val="20"/>
                <w:lang w:val="en-US"/>
              </w:rPr>
            </w:pPr>
            <w:ins w:id="3616" w:author="Nick.Tolimieri" w:date="2022-09-06T13:51:00Z">
              <w:r w:rsidRPr="00C97A89">
                <w:rPr>
                  <w:color w:val="000000"/>
                  <w:sz w:val="20"/>
                  <w:szCs w:val="20"/>
                  <w:lang w:val="en-US"/>
                </w:rPr>
                <w:t>2</w:t>
              </w:r>
            </w:ins>
          </w:p>
        </w:tc>
        <w:tc>
          <w:tcPr>
            <w:tcW w:w="905" w:type="dxa"/>
            <w:tcBorders>
              <w:top w:val="nil"/>
              <w:left w:val="nil"/>
              <w:bottom w:val="nil"/>
              <w:right w:val="nil"/>
            </w:tcBorders>
            <w:shd w:val="clear" w:color="auto" w:fill="auto"/>
            <w:noWrap/>
            <w:vAlign w:val="bottom"/>
            <w:hideMark/>
            <w:tcPrChange w:id="361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8" w:author="Nick.Tolimieri" w:date="2022-09-06T13:51:00Z"/>
                <w:color w:val="000000"/>
                <w:sz w:val="20"/>
                <w:szCs w:val="20"/>
                <w:lang w:val="en-US"/>
              </w:rPr>
            </w:pPr>
            <w:ins w:id="3619" w:author="Nick.Tolimieri"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362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21" w:author="Nick.Tolimieri" w:date="2022-09-06T13:51:00Z"/>
                <w:color w:val="000000"/>
                <w:sz w:val="20"/>
                <w:szCs w:val="20"/>
                <w:lang w:val="en-US"/>
              </w:rPr>
            </w:pPr>
            <w:ins w:id="3622" w:author="Nick.Tolimieri" w:date="2022-09-06T13:51:00Z">
              <w:r w:rsidRPr="00C97A89">
                <w:rPr>
                  <w:color w:val="000000"/>
                  <w:sz w:val="20"/>
                  <w:szCs w:val="20"/>
                  <w:lang w:val="en-US"/>
                </w:rPr>
                <w:t>2.92</w:t>
              </w:r>
            </w:ins>
          </w:p>
        </w:tc>
      </w:tr>
      <w:tr w:rsidR="00C97A89" w:rsidRPr="00C97A89" w:rsidTr="004C5EBF">
        <w:tblPrEx>
          <w:tblPrExChange w:id="3623" w:author="Nick.Tolimieri" w:date="2022-09-13T12:47:00Z">
            <w:tblPrEx>
              <w:tblW w:w="10017" w:type="dxa"/>
            </w:tblPrEx>
          </w:tblPrExChange>
        </w:tblPrEx>
        <w:trPr>
          <w:trHeight w:val="255"/>
          <w:ins w:id="3624" w:author="Nick.Tolimieri" w:date="2022-09-06T13:51:00Z"/>
          <w:trPrChange w:id="362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62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27" w:author="Nick.Tolimieri" w:date="2022-09-06T13:51:00Z"/>
                <w:color w:val="000000"/>
                <w:sz w:val="20"/>
                <w:szCs w:val="20"/>
                <w:lang w:val="en-US"/>
              </w:rPr>
            </w:pPr>
            <w:ins w:id="3628"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62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30" w:author="Nick.Tolimieri" w:date="2022-09-06T13:51:00Z"/>
                <w:color w:val="000000"/>
                <w:sz w:val="20"/>
                <w:szCs w:val="20"/>
                <w:lang w:val="en-US"/>
              </w:rPr>
            </w:pPr>
            <w:ins w:id="3631" w:author="Nick.Tolimieri"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363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33" w:author="Nick.Tolimieri" w:date="2022-09-06T13:51:00Z"/>
                <w:color w:val="000000"/>
                <w:sz w:val="20"/>
                <w:szCs w:val="20"/>
                <w:lang w:val="en-US"/>
              </w:rPr>
            </w:pPr>
            <w:ins w:id="3634" w:author="Nick.Tolimieri"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363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36" w:author="Nick.Tolimieri" w:date="2022-09-06T13:51:00Z"/>
                <w:color w:val="000000"/>
                <w:sz w:val="20"/>
                <w:szCs w:val="20"/>
                <w:lang w:val="en-US"/>
              </w:rPr>
            </w:pPr>
            <w:ins w:id="3637"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63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39" w:author="Nick.Tolimieri" w:date="2022-09-06T13:51:00Z"/>
                <w:color w:val="000000"/>
                <w:sz w:val="20"/>
                <w:szCs w:val="20"/>
                <w:lang w:val="en-US"/>
              </w:rPr>
            </w:pPr>
            <w:ins w:id="3640"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64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42" w:author="Nick.Tolimieri" w:date="2022-09-06T13:51:00Z"/>
                <w:color w:val="000000"/>
                <w:sz w:val="20"/>
                <w:szCs w:val="20"/>
                <w:lang w:val="en-US"/>
              </w:rPr>
            </w:pPr>
            <w:ins w:id="3643"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64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45" w:author="Nick.Tolimieri" w:date="2022-09-06T13:51:00Z"/>
                <w:color w:val="000000"/>
                <w:sz w:val="20"/>
                <w:szCs w:val="20"/>
                <w:lang w:val="en-US"/>
              </w:rPr>
            </w:pPr>
            <w:ins w:id="3646"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64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48" w:author="Nick.Tolimieri" w:date="2022-09-06T13:51:00Z"/>
                <w:color w:val="000000"/>
                <w:sz w:val="20"/>
                <w:szCs w:val="20"/>
                <w:lang w:val="en-US"/>
              </w:rPr>
            </w:pPr>
            <w:ins w:id="364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65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51" w:author="Nick.Tolimieri" w:date="2022-09-06T13:51:00Z"/>
                <w:color w:val="000000"/>
                <w:sz w:val="20"/>
                <w:szCs w:val="20"/>
                <w:lang w:val="en-US"/>
              </w:rPr>
            </w:pPr>
            <w:ins w:id="365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65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54" w:author="Nick.Tolimieri" w:date="2022-09-06T13:51:00Z"/>
                <w:color w:val="000000"/>
                <w:sz w:val="20"/>
                <w:szCs w:val="20"/>
                <w:lang w:val="en-US"/>
              </w:rPr>
            </w:pPr>
            <w:ins w:id="365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65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57" w:author="Nick.Tolimieri" w:date="2022-09-06T13:51:00Z"/>
                <w:color w:val="000000"/>
                <w:sz w:val="20"/>
                <w:szCs w:val="20"/>
                <w:lang w:val="en-US"/>
              </w:rPr>
            </w:pPr>
            <w:ins w:id="3658" w:author="Nick.Tolimieri" w:date="2022-09-06T13:51:00Z">
              <w:r w:rsidRPr="00C97A89">
                <w:rPr>
                  <w:color w:val="000000"/>
                  <w:sz w:val="20"/>
                  <w:szCs w:val="20"/>
                  <w:lang w:val="en-US"/>
                </w:rPr>
                <w:t>-</w:t>
              </w:r>
            </w:ins>
          </w:p>
        </w:tc>
      </w:tr>
      <w:tr w:rsidR="00C97A89" w:rsidRPr="00C97A89" w:rsidTr="004C5EBF">
        <w:tblPrEx>
          <w:tblPrExChange w:id="3659" w:author="Nick.Tolimieri" w:date="2022-09-13T12:47:00Z">
            <w:tblPrEx>
              <w:tblW w:w="10017" w:type="dxa"/>
            </w:tblPrEx>
          </w:tblPrExChange>
        </w:tblPrEx>
        <w:trPr>
          <w:trHeight w:val="255"/>
          <w:ins w:id="3660" w:author="Nick.Tolimieri" w:date="2022-09-06T13:51:00Z"/>
          <w:trPrChange w:id="366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66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63" w:author="Nick.Tolimieri" w:date="2022-09-06T13:51:00Z"/>
                <w:color w:val="000000"/>
                <w:sz w:val="20"/>
                <w:szCs w:val="20"/>
                <w:lang w:val="en-US"/>
              </w:rPr>
            </w:pPr>
            <w:ins w:id="3664"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66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66" w:author="Nick.Tolimieri" w:date="2022-09-06T13:51:00Z"/>
                <w:color w:val="000000"/>
                <w:sz w:val="20"/>
                <w:szCs w:val="20"/>
                <w:lang w:val="en-US"/>
              </w:rPr>
            </w:pPr>
            <w:ins w:id="3667" w:author="Nick.Tolimieri"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366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69" w:author="Nick.Tolimieri" w:date="2022-09-06T13:51:00Z"/>
                <w:color w:val="000000"/>
                <w:sz w:val="20"/>
                <w:szCs w:val="20"/>
                <w:lang w:val="en-US"/>
              </w:rPr>
            </w:pPr>
            <w:ins w:id="3670" w:author="Nick.Tolimieri" w:date="2022-09-06T13:51:00Z">
              <w:r w:rsidRPr="00C97A89">
                <w:rPr>
                  <w:color w:val="000000"/>
                  <w:sz w:val="20"/>
                  <w:szCs w:val="20"/>
                  <w:lang w:val="en-US"/>
                </w:rPr>
                <w:t>97</w:t>
              </w:r>
            </w:ins>
          </w:p>
        </w:tc>
        <w:tc>
          <w:tcPr>
            <w:tcW w:w="736" w:type="dxa"/>
            <w:tcBorders>
              <w:top w:val="nil"/>
              <w:left w:val="nil"/>
              <w:bottom w:val="nil"/>
              <w:right w:val="nil"/>
            </w:tcBorders>
            <w:shd w:val="clear" w:color="auto" w:fill="auto"/>
            <w:noWrap/>
            <w:vAlign w:val="bottom"/>
            <w:hideMark/>
            <w:tcPrChange w:id="367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2" w:author="Nick.Tolimieri" w:date="2022-09-06T13:51:00Z"/>
                <w:color w:val="000000"/>
                <w:sz w:val="20"/>
                <w:szCs w:val="20"/>
                <w:lang w:val="en-US"/>
              </w:rPr>
            </w:pPr>
            <w:ins w:id="3673" w:author="Nick.Tolimieri" w:date="2022-09-06T13:51:00Z">
              <w:r w:rsidRPr="00C97A89">
                <w:rPr>
                  <w:color w:val="000000"/>
                  <w:sz w:val="20"/>
                  <w:szCs w:val="20"/>
                  <w:lang w:val="en-US"/>
                </w:rPr>
                <w:t>146</w:t>
              </w:r>
            </w:ins>
          </w:p>
        </w:tc>
        <w:tc>
          <w:tcPr>
            <w:tcW w:w="728" w:type="dxa"/>
            <w:tcBorders>
              <w:top w:val="nil"/>
              <w:left w:val="nil"/>
              <w:bottom w:val="nil"/>
              <w:right w:val="nil"/>
            </w:tcBorders>
            <w:shd w:val="clear" w:color="auto" w:fill="auto"/>
            <w:noWrap/>
            <w:vAlign w:val="bottom"/>
            <w:hideMark/>
            <w:tcPrChange w:id="367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5" w:author="Nick.Tolimieri" w:date="2022-09-06T13:51:00Z"/>
                <w:color w:val="000000"/>
                <w:sz w:val="20"/>
                <w:szCs w:val="20"/>
                <w:lang w:val="en-US"/>
              </w:rPr>
            </w:pPr>
            <w:ins w:id="3676" w:author="Nick.Tolimieri"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367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8" w:author="Nick.Tolimieri" w:date="2022-09-06T13:51:00Z"/>
                <w:color w:val="000000"/>
                <w:sz w:val="20"/>
                <w:szCs w:val="20"/>
                <w:lang w:val="en-US"/>
              </w:rPr>
            </w:pPr>
            <w:ins w:id="3679" w:author="Nick.Tolimieri" w:date="2022-09-06T13:51:00Z">
              <w:r w:rsidRPr="00C97A89">
                <w:rPr>
                  <w:color w:val="000000"/>
                  <w:sz w:val="20"/>
                  <w:szCs w:val="20"/>
                  <w:lang w:val="en-US"/>
                </w:rPr>
                <w:t>128</w:t>
              </w:r>
            </w:ins>
          </w:p>
        </w:tc>
        <w:tc>
          <w:tcPr>
            <w:tcW w:w="700" w:type="dxa"/>
            <w:tcBorders>
              <w:top w:val="nil"/>
              <w:left w:val="nil"/>
              <w:bottom w:val="nil"/>
              <w:right w:val="nil"/>
            </w:tcBorders>
            <w:shd w:val="clear" w:color="auto" w:fill="auto"/>
            <w:noWrap/>
            <w:vAlign w:val="bottom"/>
            <w:hideMark/>
            <w:tcPrChange w:id="368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81" w:author="Nick.Tolimieri" w:date="2022-09-06T13:51:00Z"/>
                <w:color w:val="000000"/>
                <w:sz w:val="20"/>
                <w:szCs w:val="20"/>
                <w:lang w:val="en-US"/>
              </w:rPr>
            </w:pPr>
            <w:ins w:id="3682"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368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84" w:author="Nick.Tolimieri" w:date="2022-09-06T13:51:00Z"/>
                <w:color w:val="000000"/>
                <w:sz w:val="20"/>
                <w:szCs w:val="20"/>
                <w:lang w:val="en-US"/>
              </w:rPr>
            </w:pPr>
            <w:ins w:id="3685" w:author="Nick.Tolimieri" w:date="2022-09-06T13:51:00Z">
              <w:r w:rsidRPr="00C97A89">
                <w:rPr>
                  <w:color w:val="000000"/>
                  <w:sz w:val="20"/>
                  <w:szCs w:val="20"/>
                  <w:lang w:val="en-US"/>
                </w:rPr>
                <w:t>71</w:t>
              </w:r>
            </w:ins>
          </w:p>
        </w:tc>
        <w:tc>
          <w:tcPr>
            <w:tcW w:w="905" w:type="dxa"/>
            <w:tcBorders>
              <w:top w:val="nil"/>
              <w:left w:val="nil"/>
              <w:bottom w:val="nil"/>
              <w:right w:val="nil"/>
            </w:tcBorders>
            <w:shd w:val="clear" w:color="auto" w:fill="auto"/>
            <w:noWrap/>
            <w:vAlign w:val="bottom"/>
            <w:hideMark/>
            <w:tcPrChange w:id="368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87" w:author="Nick.Tolimieri" w:date="2022-09-06T13:51:00Z"/>
                <w:color w:val="000000"/>
                <w:sz w:val="20"/>
                <w:szCs w:val="20"/>
                <w:lang w:val="en-US"/>
              </w:rPr>
            </w:pPr>
            <w:ins w:id="3688" w:author="Nick.Tolimieri" w:date="2022-09-06T13:51:00Z">
              <w:r w:rsidRPr="00C97A89">
                <w:rPr>
                  <w:color w:val="000000"/>
                  <w:sz w:val="20"/>
                  <w:szCs w:val="20"/>
                  <w:lang w:val="en-US"/>
                </w:rPr>
                <w:t>2.32</w:t>
              </w:r>
            </w:ins>
          </w:p>
        </w:tc>
        <w:tc>
          <w:tcPr>
            <w:tcW w:w="905" w:type="dxa"/>
            <w:tcBorders>
              <w:top w:val="nil"/>
              <w:left w:val="nil"/>
              <w:bottom w:val="nil"/>
              <w:right w:val="nil"/>
            </w:tcBorders>
            <w:shd w:val="clear" w:color="auto" w:fill="auto"/>
            <w:noWrap/>
            <w:vAlign w:val="bottom"/>
            <w:hideMark/>
            <w:tcPrChange w:id="368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90" w:author="Nick.Tolimieri" w:date="2022-09-06T13:51:00Z"/>
                <w:color w:val="000000"/>
                <w:sz w:val="20"/>
                <w:szCs w:val="20"/>
                <w:lang w:val="en-US"/>
              </w:rPr>
            </w:pPr>
            <w:ins w:id="3691" w:author="Nick.Tolimieri" w:date="2022-09-06T13:51:00Z">
              <w:r w:rsidRPr="00C97A89">
                <w:rPr>
                  <w:color w:val="000000"/>
                  <w:sz w:val="20"/>
                  <w:szCs w:val="20"/>
                  <w:lang w:val="en-US"/>
                </w:rPr>
                <w:t>0.39</w:t>
              </w:r>
            </w:ins>
          </w:p>
        </w:tc>
        <w:tc>
          <w:tcPr>
            <w:tcW w:w="905" w:type="dxa"/>
            <w:tcBorders>
              <w:top w:val="nil"/>
              <w:left w:val="nil"/>
              <w:bottom w:val="nil"/>
              <w:right w:val="nil"/>
            </w:tcBorders>
            <w:shd w:val="clear" w:color="auto" w:fill="auto"/>
            <w:noWrap/>
            <w:vAlign w:val="bottom"/>
            <w:hideMark/>
            <w:tcPrChange w:id="369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93" w:author="Nick.Tolimieri" w:date="2022-09-06T13:51:00Z"/>
                <w:color w:val="000000"/>
                <w:sz w:val="20"/>
                <w:szCs w:val="20"/>
                <w:lang w:val="en-US"/>
              </w:rPr>
            </w:pPr>
            <w:ins w:id="3694" w:author="Nick.Tolimieri" w:date="2022-09-06T13:51:00Z">
              <w:r w:rsidRPr="00C97A89">
                <w:rPr>
                  <w:color w:val="000000"/>
                  <w:sz w:val="20"/>
                  <w:szCs w:val="20"/>
                  <w:lang w:val="en-US"/>
                </w:rPr>
                <w:t>4.11</w:t>
              </w:r>
            </w:ins>
          </w:p>
        </w:tc>
      </w:tr>
      <w:tr w:rsidR="00C97A89" w:rsidRPr="00C97A89" w:rsidTr="004C5EBF">
        <w:tblPrEx>
          <w:tblPrExChange w:id="3695" w:author="Nick.Tolimieri" w:date="2022-09-13T12:47:00Z">
            <w:tblPrEx>
              <w:tblW w:w="10017" w:type="dxa"/>
            </w:tblPrEx>
          </w:tblPrExChange>
        </w:tblPrEx>
        <w:trPr>
          <w:trHeight w:val="255"/>
          <w:ins w:id="3696" w:author="Nick.Tolimieri" w:date="2022-09-06T13:51:00Z"/>
          <w:trPrChange w:id="369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69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99" w:author="Nick.Tolimieri" w:date="2022-09-06T13:51:00Z"/>
                <w:color w:val="000000"/>
                <w:sz w:val="20"/>
                <w:szCs w:val="20"/>
                <w:lang w:val="en-US"/>
              </w:rPr>
            </w:pPr>
            <w:ins w:id="3700"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70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2" w:author="Nick.Tolimieri" w:date="2022-09-06T13:51:00Z"/>
                <w:color w:val="000000"/>
                <w:sz w:val="20"/>
                <w:szCs w:val="20"/>
                <w:lang w:val="en-US"/>
              </w:rPr>
            </w:pPr>
            <w:ins w:id="3703" w:author="Nick.Tolimieri"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370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5" w:author="Nick.Tolimieri" w:date="2022-09-06T13:51:00Z"/>
                <w:color w:val="000000"/>
                <w:sz w:val="20"/>
                <w:szCs w:val="20"/>
                <w:lang w:val="en-US"/>
              </w:rPr>
            </w:pPr>
            <w:ins w:id="3706" w:author="Nick.Tolimieri" w:date="2022-09-06T13:51:00Z">
              <w:r w:rsidRPr="00C97A89">
                <w:rPr>
                  <w:color w:val="000000"/>
                  <w:sz w:val="20"/>
                  <w:szCs w:val="20"/>
                  <w:lang w:val="en-US"/>
                </w:rPr>
                <w:t>18</w:t>
              </w:r>
            </w:ins>
          </w:p>
        </w:tc>
        <w:tc>
          <w:tcPr>
            <w:tcW w:w="736" w:type="dxa"/>
            <w:tcBorders>
              <w:top w:val="nil"/>
              <w:left w:val="nil"/>
              <w:bottom w:val="nil"/>
              <w:right w:val="nil"/>
            </w:tcBorders>
            <w:shd w:val="clear" w:color="auto" w:fill="auto"/>
            <w:noWrap/>
            <w:vAlign w:val="bottom"/>
            <w:hideMark/>
            <w:tcPrChange w:id="370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8" w:author="Nick.Tolimieri" w:date="2022-09-06T13:51:00Z"/>
                <w:color w:val="000000"/>
                <w:sz w:val="20"/>
                <w:szCs w:val="20"/>
                <w:lang w:val="en-US"/>
              </w:rPr>
            </w:pPr>
            <w:ins w:id="3709" w:author="Nick.Tolimieri" w:date="2022-09-06T13:51:00Z">
              <w:r w:rsidRPr="00C97A89">
                <w:rPr>
                  <w:color w:val="000000"/>
                  <w:sz w:val="20"/>
                  <w:szCs w:val="20"/>
                  <w:lang w:val="en-US"/>
                </w:rPr>
                <w:t>94</w:t>
              </w:r>
            </w:ins>
          </w:p>
        </w:tc>
        <w:tc>
          <w:tcPr>
            <w:tcW w:w="728" w:type="dxa"/>
            <w:tcBorders>
              <w:top w:val="nil"/>
              <w:left w:val="nil"/>
              <w:bottom w:val="nil"/>
              <w:right w:val="nil"/>
            </w:tcBorders>
            <w:shd w:val="clear" w:color="auto" w:fill="auto"/>
            <w:noWrap/>
            <w:vAlign w:val="bottom"/>
            <w:hideMark/>
            <w:tcPrChange w:id="371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11" w:author="Nick.Tolimieri" w:date="2022-09-06T13:51:00Z"/>
                <w:color w:val="000000"/>
                <w:sz w:val="20"/>
                <w:szCs w:val="20"/>
                <w:lang w:val="en-US"/>
              </w:rPr>
            </w:pPr>
            <w:ins w:id="3712" w:author="Nick.Tolimieri"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371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14" w:author="Nick.Tolimieri" w:date="2022-09-06T13:51:00Z"/>
                <w:color w:val="000000"/>
                <w:sz w:val="20"/>
                <w:szCs w:val="20"/>
                <w:lang w:val="en-US"/>
              </w:rPr>
            </w:pPr>
            <w:ins w:id="3715" w:author="Nick.Tolimieri" w:date="2022-09-06T13:51:00Z">
              <w:r w:rsidRPr="00C97A89">
                <w:rPr>
                  <w:color w:val="000000"/>
                  <w:sz w:val="20"/>
                  <w:szCs w:val="20"/>
                  <w:lang w:val="en-US"/>
                </w:rPr>
                <w:t>79</w:t>
              </w:r>
            </w:ins>
          </w:p>
        </w:tc>
        <w:tc>
          <w:tcPr>
            <w:tcW w:w="700" w:type="dxa"/>
            <w:tcBorders>
              <w:top w:val="nil"/>
              <w:left w:val="nil"/>
              <w:bottom w:val="nil"/>
              <w:right w:val="nil"/>
            </w:tcBorders>
            <w:shd w:val="clear" w:color="auto" w:fill="auto"/>
            <w:noWrap/>
            <w:vAlign w:val="bottom"/>
            <w:hideMark/>
            <w:tcPrChange w:id="371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17" w:author="Nick.Tolimieri" w:date="2022-09-06T13:51:00Z"/>
                <w:color w:val="000000"/>
                <w:sz w:val="20"/>
                <w:szCs w:val="20"/>
                <w:lang w:val="en-US"/>
              </w:rPr>
            </w:pPr>
            <w:ins w:id="3718"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71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20" w:author="Nick.Tolimieri" w:date="2022-09-06T13:51:00Z"/>
                <w:color w:val="000000"/>
                <w:sz w:val="20"/>
                <w:szCs w:val="20"/>
                <w:lang w:val="en-US"/>
              </w:rPr>
            </w:pPr>
            <w:ins w:id="3721" w:author="Nick.Tolimieri" w:date="2022-09-06T13:51:00Z">
              <w:r w:rsidRPr="00C97A89">
                <w:rPr>
                  <w:color w:val="000000"/>
                  <w:sz w:val="20"/>
                  <w:szCs w:val="20"/>
                  <w:lang w:val="en-US"/>
                </w:rPr>
                <w:t>42</w:t>
              </w:r>
            </w:ins>
          </w:p>
        </w:tc>
        <w:tc>
          <w:tcPr>
            <w:tcW w:w="905" w:type="dxa"/>
            <w:tcBorders>
              <w:top w:val="nil"/>
              <w:left w:val="nil"/>
              <w:bottom w:val="nil"/>
              <w:right w:val="nil"/>
            </w:tcBorders>
            <w:shd w:val="clear" w:color="auto" w:fill="auto"/>
            <w:noWrap/>
            <w:vAlign w:val="bottom"/>
            <w:hideMark/>
            <w:tcPrChange w:id="372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23" w:author="Nick.Tolimieri" w:date="2022-09-06T13:51:00Z"/>
                <w:color w:val="000000"/>
                <w:sz w:val="20"/>
                <w:szCs w:val="20"/>
                <w:lang w:val="en-US"/>
              </w:rPr>
            </w:pPr>
            <w:ins w:id="3724" w:author="Nick.Tolimieri" w:date="2022-09-06T13:51:00Z">
              <w:r w:rsidRPr="00C97A89">
                <w:rPr>
                  <w:color w:val="000000"/>
                  <w:sz w:val="20"/>
                  <w:szCs w:val="20"/>
                  <w:lang w:val="en-US"/>
                </w:rPr>
                <w:t>1.8</w:t>
              </w:r>
            </w:ins>
          </w:p>
        </w:tc>
        <w:tc>
          <w:tcPr>
            <w:tcW w:w="905" w:type="dxa"/>
            <w:tcBorders>
              <w:top w:val="nil"/>
              <w:left w:val="nil"/>
              <w:bottom w:val="nil"/>
              <w:right w:val="nil"/>
            </w:tcBorders>
            <w:shd w:val="clear" w:color="auto" w:fill="auto"/>
            <w:noWrap/>
            <w:vAlign w:val="bottom"/>
            <w:hideMark/>
            <w:tcPrChange w:id="372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26" w:author="Nick.Tolimieri" w:date="2022-09-06T13:51:00Z"/>
                <w:color w:val="000000"/>
                <w:sz w:val="20"/>
                <w:szCs w:val="20"/>
                <w:lang w:val="en-US"/>
              </w:rPr>
            </w:pPr>
            <w:ins w:id="3727" w:author="Nick.Tolimieri" w:date="2022-09-06T13:51:00Z">
              <w:r w:rsidRPr="00C97A89">
                <w:rPr>
                  <w:color w:val="000000"/>
                  <w:sz w:val="20"/>
                  <w:szCs w:val="20"/>
                  <w:lang w:val="en-US"/>
                </w:rPr>
                <w:t>0.22</w:t>
              </w:r>
            </w:ins>
          </w:p>
        </w:tc>
        <w:tc>
          <w:tcPr>
            <w:tcW w:w="905" w:type="dxa"/>
            <w:tcBorders>
              <w:top w:val="nil"/>
              <w:left w:val="nil"/>
              <w:bottom w:val="nil"/>
              <w:right w:val="nil"/>
            </w:tcBorders>
            <w:shd w:val="clear" w:color="auto" w:fill="auto"/>
            <w:noWrap/>
            <w:vAlign w:val="bottom"/>
            <w:hideMark/>
            <w:tcPrChange w:id="372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29" w:author="Nick.Tolimieri" w:date="2022-09-06T13:51:00Z"/>
                <w:color w:val="000000"/>
                <w:sz w:val="20"/>
                <w:szCs w:val="20"/>
                <w:lang w:val="en-US"/>
              </w:rPr>
            </w:pPr>
            <w:ins w:id="3730" w:author="Nick.Tolimieri" w:date="2022-09-06T13:51:00Z">
              <w:r w:rsidRPr="00C97A89">
                <w:rPr>
                  <w:color w:val="000000"/>
                  <w:sz w:val="20"/>
                  <w:szCs w:val="20"/>
                  <w:lang w:val="en-US"/>
                </w:rPr>
                <w:t>3.18</w:t>
              </w:r>
            </w:ins>
          </w:p>
        </w:tc>
      </w:tr>
      <w:tr w:rsidR="00C97A89" w:rsidRPr="00C97A89" w:rsidTr="004C5EBF">
        <w:tblPrEx>
          <w:tblPrExChange w:id="3731" w:author="Nick.Tolimieri" w:date="2022-09-13T12:47:00Z">
            <w:tblPrEx>
              <w:tblW w:w="10017" w:type="dxa"/>
            </w:tblPrEx>
          </w:tblPrExChange>
        </w:tblPrEx>
        <w:trPr>
          <w:trHeight w:val="255"/>
          <w:ins w:id="3732" w:author="Nick.Tolimieri" w:date="2022-09-06T13:51:00Z"/>
          <w:trPrChange w:id="373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73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35" w:author="Nick.Tolimieri" w:date="2022-09-06T13:51:00Z"/>
                <w:color w:val="000000"/>
                <w:sz w:val="20"/>
                <w:szCs w:val="20"/>
                <w:lang w:val="en-US"/>
              </w:rPr>
            </w:pPr>
            <w:ins w:id="3736"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73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38" w:author="Nick.Tolimieri" w:date="2022-09-06T13:51:00Z"/>
                <w:color w:val="000000"/>
                <w:sz w:val="20"/>
                <w:szCs w:val="20"/>
                <w:lang w:val="en-US"/>
              </w:rPr>
            </w:pPr>
            <w:ins w:id="3739" w:author="Nick.Tolimieri"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374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41" w:author="Nick.Tolimieri" w:date="2022-09-06T13:51:00Z"/>
                <w:color w:val="000000"/>
                <w:sz w:val="20"/>
                <w:szCs w:val="20"/>
                <w:lang w:val="en-US"/>
              </w:rPr>
            </w:pPr>
            <w:ins w:id="3742"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374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44" w:author="Nick.Tolimieri" w:date="2022-09-06T13:51:00Z"/>
                <w:color w:val="000000"/>
                <w:sz w:val="20"/>
                <w:szCs w:val="20"/>
                <w:lang w:val="en-US"/>
              </w:rPr>
            </w:pPr>
            <w:ins w:id="3745"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74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47" w:author="Nick.Tolimieri" w:date="2022-09-06T13:51:00Z"/>
                <w:color w:val="000000"/>
                <w:sz w:val="20"/>
                <w:szCs w:val="20"/>
                <w:lang w:val="en-US"/>
              </w:rPr>
            </w:pPr>
            <w:ins w:id="3748"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74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50" w:author="Nick.Tolimieri" w:date="2022-09-06T13:51:00Z"/>
                <w:color w:val="000000"/>
                <w:sz w:val="20"/>
                <w:szCs w:val="20"/>
                <w:lang w:val="en-US"/>
              </w:rPr>
            </w:pPr>
            <w:ins w:id="3751"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75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53" w:author="Nick.Tolimieri" w:date="2022-09-06T13:51:00Z"/>
                <w:color w:val="000000"/>
                <w:sz w:val="20"/>
                <w:szCs w:val="20"/>
                <w:lang w:val="en-US"/>
              </w:rPr>
            </w:pPr>
            <w:ins w:id="3754"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75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56" w:author="Nick.Tolimieri" w:date="2022-09-06T13:51:00Z"/>
                <w:color w:val="000000"/>
                <w:sz w:val="20"/>
                <w:szCs w:val="20"/>
                <w:lang w:val="en-US"/>
              </w:rPr>
            </w:pPr>
            <w:ins w:id="375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5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59" w:author="Nick.Tolimieri" w:date="2022-09-06T13:51:00Z"/>
                <w:color w:val="000000"/>
                <w:sz w:val="20"/>
                <w:szCs w:val="20"/>
                <w:lang w:val="en-US"/>
              </w:rPr>
            </w:pPr>
            <w:ins w:id="376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6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62" w:author="Nick.Tolimieri" w:date="2022-09-06T13:51:00Z"/>
                <w:color w:val="000000"/>
                <w:sz w:val="20"/>
                <w:szCs w:val="20"/>
                <w:lang w:val="en-US"/>
              </w:rPr>
            </w:pPr>
            <w:ins w:id="376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6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65" w:author="Nick.Tolimieri" w:date="2022-09-06T13:51:00Z"/>
                <w:color w:val="000000"/>
                <w:sz w:val="20"/>
                <w:szCs w:val="20"/>
                <w:lang w:val="en-US"/>
              </w:rPr>
            </w:pPr>
            <w:ins w:id="3766" w:author="Nick.Tolimieri" w:date="2022-09-06T13:51:00Z">
              <w:r w:rsidRPr="00C97A89">
                <w:rPr>
                  <w:color w:val="000000"/>
                  <w:sz w:val="20"/>
                  <w:szCs w:val="20"/>
                  <w:lang w:val="en-US"/>
                </w:rPr>
                <w:t>-</w:t>
              </w:r>
            </w:ins>
          </w:p>
        </w:tc>
      </w:tr>
      <w:tr w:rsidR="00C97A89" w:rsidRPr="00C97A89" w:rsidTr="004C5EBF">
        <w:tblPrEx>
          <w:tblPrExChange w:id="3767" w:author="Nick.Tolimieri" w:date="2022-09-13T12:47:00Z">
            <w:tblPrEx>
              <w:tblW w:w="10017" w:type="dxa"/>
            </w:tblPrEx>
          </w:tblPrExChange>
        </w:tblPrEx>
        <w:trPr>
          <w:trHeight w:val="255"/>
          <w:ins w:id="3768" w:author="Nick.Tolimieri" w:date="2022-09-06T13:51:00Z"/>
          <w:trPrChange w:id="376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77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71" w:author="Nick.Tolimieri" w:date="2022-09-06T13:51:00Z"/>
                <w:color w:val="000000"/>
                <w:sz w:val="20"/>
                <w:szCs w:val="20"/>
                <w:lang w:val="en-US"/>
              </w:rPr>
            </w:pPr>
            <w:ins w:id="3772"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77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74" w:author="Nick.Tolimieri" w:date="2022-09-06T13:51:00Z"/>
                <w:color w:val="000000"/>
                <w:sz w:val="20"/>
                <w:szCs w:val="20"/>
                <w:lang w:val="en-US"/>
              </w:rPr>
            </w:pPr>
            <w:ins w:id="3775" w:author="Nick.Tolimieri"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377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77" w:author="Nick.Tolimieri" w:date="2022-09-06T13:51:00Z"/>
                <w:color w:val="000000"/>
                <w:sz w:val="20"/>
                <w:szCs w:val="20"/>
                <w:lang w:val="en-US"/>
              </w:rPr>
            </w:pPr>
            <w:ins w:id="3778" w:author="Nick.Tolimieri"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377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80" w:author="Nick.Tolimieri" w:date="2022-09-06T13:51:00Z"/>
                <w:color w:val="000000"/>
                <w:sz w:val="20"/>
                <w:szCs w:val="20"/>
                <w:lang w:val="en-US"/>
              </w:rPr>
            </w:pPr>
            <w:ins w:id="3781"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78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83" w:author="Nick.Tolimieri" w:date="2022-09-06T13:51:00Z"/>
                <w:color w:val="000000"/>
                <w:sz w:val="20"/>
                <w:szCs w:val="20"/>
                <w:lang w:val="en-US"/>
              </w:rPr>
            </w:pPr>
            <w:ins w:id="3784"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78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86" w:author="Nick.Tolimieri" w:date="2022-09-06T13:51:00Z"/>
                <w:color w:val="000000"/>
                <w:sz w:val="20"/>
                <w:szCs w:val="20"/>
                <w:lang w:val="en-US"/>
              </w:rPr>
            </w:pPr>
            <w:ins w:id="3787"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78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89" w:author="Nick.Tolimieri" w:date="2022-09-06T13:51:00Z"/>
                <w:color w:val="000000"/>
                <w:sz w:val="20"/>
                <w:szCs w:val="20"/>
                <w:lang w:val="en-US"/>
              </w:rPr>
            </w:pPr>
            <w:ins w:id="3790"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79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92" w:author="Nick.Tolimieri" w:date="2022-09-06T13:51:00Z"/>
                <w:color w:val="000000"/>
                <w:sz w:val="20"/>
                <w:szCs w:val="20"/>
                <w:lang w:val="en-US"/>
              </w:rPr>
            </w:pPr>
            <w:ins w:id="379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9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95" w:author="Nick.Tolimieri" w:date="2022-09-06T13:51:00Z"/>
                <w:color w:val="000000"/>
                <w:sz w:val="20"/>
                <w:szCs w:val="20"/>
                <w:lang w:val="en-US"/>
              </w:rPr>
            </w:pPr>
            <w:ins w:id="379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9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98" w:author="Nick.Tolimieri" w:date="2022-09-06T13:51:00Z"/>
                <w:color w:val="000000"/>
                <w:sz w:val="20"/>
                <w:szCs w:val="20"/>
                <w:lang w:val="en-US"/>
              </w:rPr>
            </w:pPr>
            <w:ins w:id="379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0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01" w:author="Nick.Tolimieri" w:date="2022-09-06T13:51:00Z"/>
                <w:color w:val="000000"/>
                <w:sz w:val="20"/>
                <w:szCs w:val="20"/>
                <w:lang w:val="en-US"/>
              </w:rPr>
            </w:pPr>
            <w:ins w:id="3802" w:author="Nick.Tolimieri" w:date="2022-09-06T13:51:00Z">
              <w:r w:rsidRPr="00C97A89">
                <w:rPr>
                  <w:color w:val="000000"/>
                  <w:sz w:val="20"/>
                  <w:szCs w:val="20"/>
                  <w:lang w:val="en-US"/>
                </w:rPr>
                <w:t>-</w:t>
              </w:r>
            </w:ins>
          </w:p>
        </w:tc>
      </w:tr>
      <w:tr w:rsidR="00C97A89" w:rsidRPr="00C97A89" w:rsidTr="004C5EBF">
        <w:tblPrEx>
          <w:tblPrExChange w:id="3803" w:author="Nick.Tolimieri" w:date="2022-09-13T12:47:00Z">
            <w:tblPrEx>
              <w:tblW w:w="10017" w:type="dxa"/>
            </w:tblPrEx>
          </w:tblPrExChange>
        </w:tblPrEx>
        <w:trPr>
          <w:trHeight w:val="255"/>
          <w:ins w:id="3804" w:author="Nick.Tolimieri" w:date="2022-09-06T13:51:00Z"/>
          <w:trPrChange w:id="380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80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07" w:author="Nick.Tolimieri" w:date="2022-09-06T13:51:00Z"/>
                <w:color w:val="000000"/>
                <w:sz w:val="20"/>
                <w:szCs w:val="20"/>
                <w:lang w:val="en-US"/>
              </w:rPr>
            </w:pPr>
            <w:ins w:id="3808"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80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10" w:author="Nick.Tolimieri" w:date="2022-09-06T13:51:00Z"/>
                <w:color w:val="000000"/>
                <w:sz w:val="20"/>
                <w:szCs w:val="20"/>
                <w:lang w:val="en-US"/>
              </w:rPr>
            </w:pPr>
            <w:ins w:id="3811" w:author="Nick.Tolimieri"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381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13" w:author="Nick.Tolimieri" w:date="2022-09-06T13:51:00Z"/>
                <w:color w:val="000000"/>
                <w:sz w:val="20"/>
                <w:szCs w:val="20"/>
                <w:lang w:val="en-US"/>
              </w:rPr>
            </w:pPr>
            <w:ins w:id="3814" w:author="Nick.Tolimieri"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381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16" w:author="Nick.Tolimieri" w:date="2022-09-06T13:51:00Z"/>
                <w:color w:val="000000"/>
                <w:sz w:val="20"/>
                <w:szCs w:val="20"/>
                <w:lang w:val="en-US"/>
              </w:rPr>
            </w:pPr>
            <w:ins w:id="3817"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81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19" w:author="Nick.Tolimieri" w:date="2022-09-06T13:51:00Z"/>
                <w:color w:val="000000"/>
                <w:sz w:val="20"/>
                <w:szCs w:val="20"/>
                <w:lang w:val="en-US"/>
              </w:rPr>
            </w:pPr>
            <w:ins w:id="3820"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82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22" w:author="Nick.Tolimieri" w:date="2022-09-06T13:51:00Z"/>
                <w:color w:val="000000"/>
                <w:sz w:val="20"/>
                <w:szCs w:val="20"/>
                <w:lang w:val="en-US"/>
              </w:rPr>
            </w:pPr>
            <w:ins w:id="3823"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82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25" w:author="Nick.Tolimieri" w:date="2022-09-06T13:51:00Z"/>
                <w:color w:val="000000"/>
                <w:sz w:val="20"/>
                <w:szCs w:val="20"/>
                <w:lang w:val="en-US"/>
              </w:rPr>
            </w:pPr>
            <w:ins w:id="3826"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82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28" w:author="Nick.Tolimieri" w:date="2022-09-06T13:51:00Z"/>
                <w:color w:val="000000"/>
                <w:sz w:val="20"/>
                <w:szCs w:val="20"/>
                <w:lang w:val="en-US"/>
              </w:rPr>
            </w:pPr>
            <w:ins w:id="382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3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31" w:author="Nick.Tolimieri" w:date="2022-09-06T13:51:00Z"/>
                <w:color w:val="000000"/>
                <w:sz w:val="20"/>
                <w:szCs w:val="20"/>
                <w:lang w:val="en-US"/>
              </w:rPr>
            </w:pPr>
            <w:ins w:id="383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3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34" w:author="Nick.Tolimieri" w:date="2022-09-06T13:51:00Z"/>
                <w:color w:val="000000"/>
                <w:sz w:val="20"/>
                <w:szCs w:val="20"/>
                <w:lang w:val="en-US"/>
              </w:rPr>
            </w:pPr>
            <w:ins w:id="383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3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37" w:author="Nick.Tolimieri" w:date="2022-09-06T13:51:00Z"/>
                <w:color w:val="000000"/>
                <w:sz w:val="20"/>
                <w:szCs w:val="20"/>
                <w:lang w:val="en-US"/>
              </w:rPr>
            </w:pPr>
            <w:ins w:id="3838" w:author="Nick.Tolimieri" w:date="2022-09-06T13:51:00Z">
              <w:r w:rsidRPr="00C97A89">
                <w:rPr>
                  <w:color w:val="000000"/>
                  <w:sz w:val="20"/>
                  <w:szCs w:val="20"/>
                  <w:lang w:val="en-US"/>
                </w:rPr>
                <w:t>-</w:t>
              </w:r>
            </w:ins>
          </w:p>
        </w:tc>
      </w:tr>
      <w:tr w:rsidR="00C97A89" w:rsidRPr="00C97A89" w:rsidTr="004C5EBF">
        <w:tblPrEx>
          <w:tblPrExChange w:id="3839" w:author="Nick.Tolimieri" w:date="2022-09-13T12:47:00Z">
            <w:tblPrEx>
              <w:tblW w:w="10017" w:type="dxa"/>
            </w:tblPrEx>
          </w:tblPrExChange>
        </w:tblPrEx>
        <w:trPr>
          <w:trHeight w:val="255"/>
          <w:ins w:id="3840" w:author="Nick.Tolimieri" w:date="2022-09-06T13:51:00Z"/>
          <w:trPrChange w:id="384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84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43" w:author="Nick.Tolimieri" w:date="2022-09-06T13:51:00Z"/>
                <w:color w:val="000000"/>
                <w:sz w:val="20"/>
                <w:szCs w:val="20"/>
                <w:lang w:val="en-US"/>
              </w:rPr>
            </w:pPr>
            <w:ins w:id="3844"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84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46" w:author="Nick.Tolimieri" w:date="2022-09-06T13:51:00Z"/>
                <w:color w:val="000000"/>
                <w:sz w:val="20"/>
                <w:szCs w:val="20"/>
                <w:lang w:val="en-US"/>
              </w:rPr>
            </w:pPr>
            <w:ins w:id="3847" w:author="Nick.Tolimieri"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384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49" w:author="Nick.Tolimieri" w:date="2022-09-06T13:51:00Z"/>
                <w:color w:val="000000"/>
                <w:sz w:val="20"/>
                <w:szCs w:val="20"/>
                <w:lang w:val="en-US"/>
              </w:rPr>
            </w:pPr>
            <w:ins w:id="3850" w:author="Nick.Tolimieri"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385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52" w:author="Nick.Tolimieri" w:date="2022-09-06T13:51:00Z"/>
                <w:color w:val="000000"/>
                <w:sz w:val="20"/>
                <w:szCs w:val="20"/>
                <w:lang w:val="en-US"/>
              </w:rPr>
            </w:pPr>
            <w:ins w:id="3853"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85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55" w:author="Nick.Tolimieri" w:date="2022-09-06T13:51:00Z"/>
                <w:color w:val="000000"/>
                <w:sz w:val="20"/>
                <w:szCs w:val="20"/>
                <w:lang w:val="en-US"/>
              </w:rPr>
            </w:pPr>
            <w:ins w:id="3856"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85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58" w:author="Nick.Tolimieri" w:date="2022-09-06T13:51:00Z"/>
                <w:color w:val="000000"/>
                <w:sz w:val="20"/>
                <w:szCs w:val="20"/>
                <w:lang w:val="en-US"/>
              </w:rPr>
            </w:pPr>
            <w:ins w:id="3859"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86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61" w:author="Nick.Tolimieri" w:date="2022-09-06T13:51:00Z"/>
                <w:color w:val="000000"/>
                <w:sz w:val="20"/>
                <w:szCs w:val="20"/>
                <w:lang w:val="en-US"/>
              </w:rPr>
            </w:pPr>
            <w:ins w:id="3862"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86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64" w:author="Nick.Tolimieri" w:date="2022-09-06T13:51:00Z"/>
                <w:color w:val="000000"/>
                <w:sz w:val="20"/>
                <w:szCs w:val="20"/>
                <w:lang w:val="en-US"/>
              </w:rPr>
            </w:pPr>
            <w:ins w:id="386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6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67" w:author="Nick.Tolimieri" w:date="2022-09-06T13:51:00Z"/>
                <w:color w:val="000000"/>
                <w:sz w:val="20"/>
                <w:szCs w:val="20"/>
                <w:lang w:val="en-US"/>
              </w:rPr>
            </w:pPr>
            <w:ins w:id="386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6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70" w:author="Nick.Tolimieri" w:date="2022-09-06T13:51:00Z"/>
                <w:color w:val="000000"/>
                <w:sz w:val="20"/>
                <w:szCs w:val="20"/>
                <w:lang w:val="en-US"/>
              </w:rPr>
            </w:pPr>
            <w:ins w:id="387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7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73" w:author="Nick.Tolimieri" w:date="2022-09-06T13:51:00Z"/>
                <w:color w:val="000000"/>
                <w:sz w:val="20"/>
                <w:szCs w:val="20"/>
                <w:lang w:val="en-US"/>
              </w:rPr>
            </w:pPr>
            <w:ins w:id="3874" w:author="Nick.Tolimieri" w:date="2022-09-06T13:51:00Z">
              <w:r w:rsidRPr="00C97A89">
                <w:rPr>
                  <w:color w:val="000000"/>
                  <w:sz w:val="20"/>
                  <w:szCs w:val="20"/>
                  <w:lang w:val="en-US"/>
                </w:rPr>
                <w:t>-</w:t>
              </w:r>
            </w:ins>
          </w:p>
        </w:tc>
      </w:tr>
      <w:tr w:rsidR="00C97A89" w:rsidRPr="00C97A89" w:rsidTr="004C5EBF">
        <w:tblPrEx>
          <w:tblPrExChange w:id="3875" w:author="Nick.Tolimieri" w:date="2022-09-13T12:47:00Z">
            <w:tblPrEx>
              <w:tblW w:w="10017" w:type="dxa"/>
            </w:tblPrEx>
          </w:tblPrExChange>
        </w:tblPrEx>
        <w:trPr>
          <w:trHeight w:val="255"/>
          <w:ins w:id="3876" w:author="Nick.Tolimieri" w:date="2022-09-06T13:51:00Z"/>
          <w:trPrChange w:id="387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87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79" w:author="Nick.Tolimieri" w:date="2022-09-06T13:51:00Z"/>
                <w:color w:val="000000"/>
                <w:sz w:val="20"/>
                <w:szCs w:val="20"/>
                <w:lang w:val="en-US"/>
              </w:rPr>
            </w:pPr>
            <w:ins w:id="3880"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88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2" w:author="Nick.Tolimieri" w:date="2022-09-06T13:51:00Z"/>
                <w:color w:val="000000"/>
                <w:sz w:val="20"/>
                <w:szCs w:val="20"/>
                <w:lang w:val="en-US"/>
              </w:rPr>
            </w:pPr>
            <w:ins w:id="3883" w:author="Nick.Tolimieri"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388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5" w:author="Nick.Tolimieri" w:date="2022-09-06T13:51:00Z"/>
                <w:color w:val="000000"/>
                <w:sz w:val="20"/>
                <w:szCs w:val="20"/>
                <w:lang w:val="en-US"/>
              </w:rPr>
            </w:pPr>
            <w:ins w:id="3886" w:author="Nick.Tolimieri" w:date="2022-09-06T13:51:00Z">
              <w:r w:rsidRPr="00C97A89">
                <w:rPr>
                  <w:color w:val="000000"/>
                  <w:sz w:val="20"/>
                  <w:szCs w:val="20"/>
                  <w:lang w:val="en-US"/>
                </w:rPr>
                <w:t>13</w:t>
              </w:r>
            </w:ins>
          </w:p>
        </w:tc>
        <w:tc>
          <w:tcPr>
            <w:tcW w:w="736" w:type="dxa"/>
            <w:tcBorders>
              <w:top w:val="nil"/>
              <w:left w:val="nil"/>
              <w:bottom w:val="nil"/>
              <w:right w:val="nil"/>
            </w:tcBorders>
            <w:shd w:val="clear" w:color="auto" w:fill="auto"/>
            <w:noWrap/>
            <w:vAlign w:val="bottom"/>
            <w:hideMark/>
            <w:tcPrChange w:id="388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8" w:author="Nick.Tolimieri" w:date="2022-09-06T13:51:00Z"/>
                <w:color w:val="000000"/>
                <w:sz w:val="20"/>
                <w:szCs w:val="20"/>
                <w:lang w:val="en-US"/>
              </w:rPr>
            </w:pPr>
            <w:ins w:id="3889" w:author="Nick.Tolimieri" w:date="2022-09-06T13:51:00Z">
              <w:r w:rsidRPr="00C97A89">
                <w:rPr>
                  <w:color w:val="000000"/>
                  <w:sz w:val="20"/>
                  <w:szCs w:val="20"/>
                  <w:lang w:val="en-US"/>
                </w:rPr>
                <w:t>21</w:t>
              </w:r>
            </w:ins>
          </w:p>
        </w:tc>
        <w:tc>
          <w:tcPr>
            <w:tcW w:w="728" w:type="dxa"/>
            <w:tcBorders>
              <w:top w:val="nil"/>
              <w:left w:val="nil"/>
              <w:bottom w:val="nil"/>
              <w:right w:val="nil"/>
            </w:tcBorders>
            <w:shd w:val="clear" w:color="auto" w:fill="auto"/>
            <w:noWrap/>
            <w:vAlign w:val="bottom"/>
            <w:hideMark/>
            <w:tcPrChange w:id="389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91" w:author="Nick.Tolimieri" w:date="2022-09-06T13:51:00Z"/>
                <w:color w:val="000000"/>
                <w:sz w:val="20"/>
                <w:szCs w:val="20"/>
                <w:lang w:val="en-US"/>
              </w:rPr>
            </w:pPr>
            <w:ins w:id="3892"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89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94" w:author="Nick.Tolimieri" w:date="2022-09-06T13:51:00Z"/>
                <w:color w:val="000000"/>
                <w:sz w:val="20"/>
                <w:szCs w:val="20"/>
                <w:lang w:val="en-US"/>
              </w:rPr>
            </w:pPr>
            <w:ins w:id="3895" w:author="Nick.Tolimieri"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389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97" w:author="Nick.Tolimieri" w:date="2022-09-06T13:51:00Z"/>
                <w:color w:val="000000"/>
                <w:sz w:val="20"/>
                <w:szCs w:val="20"/>
                <w:lang w:val="en-US"/>
              </w:rPr>
            </w:pPr>
            <w:ins w:id="3898"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389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00" w:author="Nick.Tolimieri" w:date="2022-09-06T13:51:00Z"/>
                <w:color w:val="000000"/>
                <w:sz w:val="20"/>
                <w:szCs w:val="20"/>
                <w:lang w:val="en-US"/>
              </w:rPr>
            </w:pPr>
            <w:ins w:id="3901" w:author="Nick.Tolimieri" w:date="2022-09-06T13:51:00Z">
              <w:r w:rsidRPr="00C97A89">
                <w:rPr>
                  <w:color w:val="000000"/>
                  <w:sz w:val="20"/>
                  <w:szCs w:val="20"/>
                  <w:lang w:val="en-US"/>
                </w:rPr>
                <w:t>11</w:t>
              </w:r>
            </w:ins>
          </w:p>
        </w:tc>
        <w:tc>
          <w:tcPr>
            <w:tcW w:w="905" w:type="dxa"/>
            <w:tcBorders>
              <w:top w:val="nil"/>
              <w:left w:val="nil"/>
              <w:bottom w:val="nil"/>
              <w:right w:val="nil"/>
            </w:tcBorders>
            <w:shd w:val="clear" w:color="auto" w:fill="auto"/>
            <w:noWrap/>
            <w:vAlign w:val="bottom"/>
            <w:hideMark/>
            <w:tcPrChange w:id="390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03" w:author="Nick.Tolimieri" w:date="2022-09-06T13:51:00Z"/>
                <w:color w:val="000000"/>
                <w:sz w:val="20"/>
                <w:szCs w:val="20"/>
                <w:lang w:val="en-US"/>
              </w:rPr>
            </w:pPr>
            <w:ins w:id="3904" w:author="Nick.Tolimieri" w:date="2022-09-06T13:51:00Z">
              <w:r w:rsidRPr="00C97A89">
                <w:rPr>
                  <w:color w:val="000000"/>
                  <w:sz w:val="20"/>
                  <w:szCs w:val="20"/>
                  <w:lang w:val="en-US"/>
                </w:rPr>
                <w:t>1.8</w:t>
              </w:r>
            </w:ins>
          </w:p>
        </w:tc>
        <w:tc>
          <w:tcPr>
            <w:tcW w:w="905" w:type="dxa"/>
            <w:tcBorders>
              <w:top w:val="nil"/>
              <w:left w:val="nil"/>
              <w:bottom w:val="nil"/>
              <w:right w:val="nil"/>
            </w:tcBorders>
            <w:shd w:val="clear" w:color="auto" w:fill="auto"/>
            <w:noWrap/>
            <w:vAlign w:val="bottom"/>
            <w:hideMark/>
            <w:tcPrChange w:id="390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06" w:author="Nick.Tolimieri" w:date="2022-09-06T13:51:00Z"/>
                <w:color w:val="000000"/>
                <w:sz w:val="20"/>
                <w:szCs w:val="20"/>
                <w:lang w:val="en-US"/>
              </w:rPr>
            </w:pPr>
            <w:ins w:id="3907" w:author="Nick.Tolimieri" w:date="2022-09-06T13:51:00Z">
              <w:r w:rsidRPr="00C97A89">
                <w:rPr>
                  <w:color w:val="000000"/>
                  <w:sz w:val="20"/>
                  <w:szCs w:val="20"/>
                  <w:lang w:val="en-US"/>
                </w:rPr>
                <w:t>0.24</w:t>
              </w:r>
            </w:ins>
          </w:p>
        </w:tc>
        <w:tc>
          <w:tcPr>
            <w:tcW w:w="905" w:type="dxa"/>
            <w:tcBorders>
              <w:top w:val="nil"/>
              <w:left w:val="nil"/>
              <w:bottom w:val="nil"/>
              <w:right w:val="nil"/>
            </w:tcBorders>
            <w:shd w:val="clear" w:color="auto" w:fill="auto"/>
            <w:noWrap/>
            <w:vAlign w:val="bottom"/>
            <w:hideMark/>
            <w:tcPrChange w:id="390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09" w:author="Nick.Tolimieri" w:date="2022-09-06T13:51:00Z"/>
                <w:color w:val="000000"/>
                <w:sz w:val="20"/>
                <w:szCs w:val="20"/>
                <w:lang w:val="en-US"/>
              </w:rPr>
            </w:pPr>
            <w:ins w:id="3910" w:author="Nick.Tolimieri" w:date="2022-09-06T13:51:00Z">
              <w:r w:rsidRPr="00C97A89">
                <w:rPr>
                  <w:color w:val="000000"/>
                  <w:sz w:val="20"/>
                  <w:szCs w:val="20"/>
                  <w:lang w:val="en-US"/>
                </w:rPr>
                <w:t>2.48</w:t>
              </w:r>
            </w:ins>
          </w:p>
        </w:tc>
      </w:tr>
      <w:tr w:rsidR="00C97A89" w:rsidRPr="00C97A89" w:rsidTr="004C5EBF">
        <w:tblPrEx>
          <w:tblPrExChange w:id="3911" w:author="Nick.Tolimieri" w:date="2022-09-13T12:47:00Z">
            <w:tblPrEx>
              <w:tblW w:w="10017" w:type="dxa"/>
            </w:tblPrEx>
          </w:tblPrExChange>
        </w:tblPrEx>
        <w:trPr>
          <w:trHeight w:val="255"/>
          <w:ins w:id="3912" w:author="Nick.Tolimieri" w:date="2022-09-06T13:51:00Z"/>
          <w:trPrChange w:id="391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91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915" w:author="Nick.Tolimieri" w:date="2022-09-06T13:51:00Z"/>
                <w:color w:val="000000"/>
                <w:sz w:val="20"/>
                <w:szCs w:val="20"/>
                <w:lang w:val="en-US"/>
              </w:rPr>
            </w:pPr>
            <w:ins w:id="3916"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91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18" w:author="Nick.Tolimieri" w:date="2022-09-06T13:51:00Z"/>
                <w:color w:val="000000"/>
                <w:sz w:val="20"/>
                <w:szCs w:val="20"/>
                <w:lang w:val="en-US"/>
              </w:rPr>
            </w:pPr>
            <w:ins w:id="3919" w:author="Nick.Tolimieri"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392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21" w:author="Nick.Tolimieri" w:date="2022-09-06T13:51:00Z"/>
                <w:color w:val="000000"/>
                <w:sz w:val="20"/>
                <w:szCs w:val="20"/>
                <w:lang w:val="en-US"/>
              </w:rPr>
            </w:pPr>
            <w:ins w:id="3922" w:author="Nick.Tolimieri" w:date="2022-09-06T13:51:00Z">
              <w:r w:rsidRPr="00C97A89">
                <w:rPr>
                  <w:color w:val="000000"/>
                  <w:sz w:val="20"/>
                  <w:szCs w:val="20"/>
                  <w:lang w:val="en-US"/>
                </w:rPr>
                <w:t>20</w:t>
              </w:r>
            </w:ins>
          </w:p>
        </w:tc>
        <w:tc>
          <w:tcPr>
            <w:tcW w:w="736" w:type="dxa"/>
            <w:tcBorders>
              <w:top w:val="nil"/>
              <w:left w:val="nil"/>
              <w:bottom w:val="nil"/>
              <w:right w:val="nil"/>
            </w:tcBorders>
            <w:shd w:val="clear" w:color="auto" w:fill="auto"/>
            <w:noWrap/>
            <w:vAlign w:val="bottom"/>
            <w:hideMark/>
            <w:tcPrChange w:id="392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24" w:author="Nick.Tolimieri" w:date="2022-09-06T13:51:00Z"/>
                <w:color w:val="000000"/>
                <w:sz w:val="20"/>
                <w:szCs w:val="20"/>
                <w:lang w:val="en-US"/>
              </w:rPr>
            </w:pPr>
            <w:ins w:id="3925" w:author="Nick.Tolimieri" w:date="2022-09-06T13:51:00Z">
              <w:r w:rsidRPr="00C97A89">
                <w:rPr>
                  <w:color w:val="000000"/>
                  <w:sz w:val="20"/>
                  <w:szCs w:val="20"/>
                  <w:lang w:val="en-US"/>
                </w:rPr>
                <w:t>23</w:t>
              </w:r>
            </w:ins>
          </w:p>
        </w:tc>
        <w:tc>
          <w:tcPr>
            <w:tcW w:w="728" w:type="dxa"/>
            <w:tcBorders>
              <w:top w:val="nil"/>
              <w:left w:val="nil"/>
              <w:bottom w:val="nil"/>
              <w:right w:val="nil"/>
            </w:tcBorders>
            <w:shd w:val="clear" w:color="auto" w:fill="auto"/>
            <w:noWrap/>
            <w:vAlign w:val="bottom"/>
            <w:hideMark/>
            <w:tcPrChange w:id="392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27" w:author="Nick.Tolimieri" w:date="2022-09-06T13:51:00Z"/>
                <w:color w:val="000000"/>
                <w:sz w:val="20"/>
                <w:szCs w:val="20"/>
                <w:lang w:val="en-US"/>
              </w:rPr>
            </w:pPr>
            <w:ins w:id="3928"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92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0" w:author="Nick.Tolimieri" w:date="2022-09-06T13:51:00Z"/>
                <w:color w:val="000000"/>
                <w:sz w:val="20"/>
                <w:szCs w:val="20"/>
                <w:lang w:val="en-US"/>
              </w:rPr>
            </w:pPr>
            <w:ins w:id="3931" w:author="Nick.Tolimieri" w:date="2022-09-06T13:51:00Z">
              <w:r w:rsidRPr="00C97A89">
                <w:rPr>
                  <w:color w:val="000000"/>
                  <w:sz w:val="20"/>
                  <w:szCs w:val="20"/>
                  <w:lang w:val="en-US"/>
                </w:rPr>
                <w:t>13</w:t>
              </w:r>
            </w:ins>
          </w:p>
        </w:tc>
        <w:tc>
          <w:tcPr>
            <w:tcW w:w="700" w:type="dxa"/>
            <w:tcBorders>
              <w:top w:val="nil"/>
              <w:left w:val="nil"/>
              <w:bottom w:val="nil"/>
              <w:right w:val="nil"/>
            </w:tcBorders>
            <w:shd w:val="clear" w:color="auto" w:fill="auto"/>
            <w:noWrap/>
            <w:vAlign w:val="bottom"/>
            <w:hideMark/>
            <w:tcPrChange w:id="393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3" w:author="Nick.Tolimieri" w:date="2022-09-06T13:51:00Z"/>
                <w:color w:val="000000"/>
                <w:sz w:val="20"/>
                <w:szCs w:val="20"/>
                <w:lang w:val="en-US"/>
              </w:rPr>
            </w:pPr>
            <w:ins w:id="3934"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93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6" w:author="Nick.Tolimieri" w:date="2022-09-06T13:51:00Z"/>
                <w:color w:val="000000"/>
                <w:sz w:val="20"/>
                <w:szCs w:val="20"/>
                <w:lang w:val="en-US"/>
              </w:rPr>
            </w:pPr>
            <w:ins w:id="3937"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393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9" w:author="Nick.Tolimieri" w:date="2022-09-06T13:51:00Z"/>
                <w:color w:val="000000"/>
                <w:sz w:val="20"/>
                <w:szCs w:val="20"/>
                <w:lang w:val="en-US"/>
              </w:rPr>
            </w:pPr>
            <w:ins w:id="3940" w:author="Nick.Tolimieri" w:date="2022-09-06T13:51:00Z">
              <w:r w:rsidRPr="00C97A89">
                <w:rPr>
                  <w:color w:val="000000"/>
                  <w:sz w:val="20"/>
                  <w:szCs w:val="20"/>
                  <w:lang w:val="en-US"/>
                </w:rPr>
                <w:t>2.23</w:t>
              </w:r>
            </w:ins>
          </w:p>
        </w:tc>
        <w:tc>
          <w:tcPr>
            <w:tcW w:w="905" w:type="dxa"/>
            <w:tcBorders>
              <w:top w:val="nil"/>
              <w:left w:val="nil"/>
              <w:bottom w:val="nil"/>
              <w:right w:val="nil"/>
            </w:tcBorders>
            <w:shd w:val="clear" w:color="auto" w:fill="auto"/>
            <w:noWrap/>
            <w:vAlign w:val="bottom"/>
            <w:hideMark/>
            <w:tcPrChange w:id="394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42" w:author="Nick.Tolimieri" w:date="2022-09-06T13:51:00Z"/>
                <w:color w:val="000000"/>
                <w:sz w:val="20"/>
                <w:szCs w:val="20"/>
                <w:lang w:val="en-US"/>
              </w:rPr>
            </w:pPr>
            <w:ins w:id="3943" w:author="Nick.Tolimieri" w:date="2022-09-06T13:51:00Z">
              <w:r w:rsidRPr="00C97A89">
                <w:rPr>
                  <w:color w:val="000000"/>
                  <w:sz w:val="20"/>
                  <w:szCs w:val="20"/>
                  <w:lang w:val="en-US"/>
                </w:rPr>
                <w:t>0.34</w:t>
              </w:r>
            </w:ins>
          </w:p>
        </w:tc>
        <w:tc>
          <w:tcPr>
            <w:tcW w:w="905" w:type="dxa"/>
            <w:tcBorders>
              <w:top w:val="nil"/>
              <w:left w:val="nil"/>
              <w:bottom w:val="nil"/>
              <w:right w:val="nil"/>
            </w:tcBorders>
            <w:shd w:val="clear" w:color="auto" w:fill="auto"/>
            <w:noWrap/>
            <w:vAlign w:val="bottom"/>
            <w:hideMark/>
            <w:tcPrChange w:id="394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45" w:author="Nick.Tolimieri" w:date="2022-09-06T13:51:00Z"/>
                <w:color w:val="000000"/>
                <w:sz w:val="20"/>
                <w:szCs w:val="20"/>
                <w:lang w:val="en-US"/>
              </w:rPr>
            </w:pPr>
            <w:ins w:id="3946" w:author="Nick.Tolimieri" w:date="2022-09-06T13:51:00Z">
              <w:r w:rsidRPr="00C97A89">
                <w:rPr>
                  <w:color w:val="000000"/>
                  <w:sz w:val="20"/>
                  <w:szCs w:val="20"/>
                  <w:lang w:val="en-US"/>
                </w:rPr>
                <w:t>3.65</w:t>
              </w:r>
            </w:ins>
          </w:p>
        </w:tc>
      </w:tr>
      <w:tr w:rsidR="00C97A89" w:rsidRPr="00C97A89" w:rsidTr="004C5EBF">
        <w:tblPrEx>
          <w:tblPrExChange w:id="3947" w:author="Nick.Tolimieri" w:date="2022-09-13T12:47:00Z">
            <w:tblPrEx>
              <w:tblW w:w="10017" w:type="dxa"/>
            </w:tblPrEx>
          </w:tblPrExChange>
        </w:tblPrEx>
        <w:trPr>
          <w:trHeight w:val="255"/>
          <w:ins w:id="3948" w:author="Nick.Tolimieri" w:date="2022-09-06T13:51:00Z"/>
          <w:trPrChange w:id="394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95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951" w:author="Nick.Tolimieri" w:date="2022-09-06T13:51:00Z"/>
                <w:color w:val="000000"/>
                <w:sz w:val="20"/>
                <w:szCs w:val="20"/>
                <w:lang w:val="en-US"/>
              </w:rPr>
            </w:pPr>
            <w:ins w:id="3952"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95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54" w:author="Nick.Tolimieri" w:date="2022-09-06T13:51:00Z"/>
                <w:color w:val="000000"/>
                <w:sz w:val="20"/>
                <w:szCs w:val="20"/>
                <w:lang w:val="en-US"/>
              </w:rPr>
            </w:pPr>
            <w:ins w:id="3955" w:author="Nick.Tolimieri"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395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57" w:author="Nick.Tolimieri" w:date="2022-09-06T13:51:00Z"/>
                <w:color w:val="000000"/>
                <w:sz w:val="20"/>
                <w:szCs w:val="20"/>
                <w:lang w:val="en-US"/>
              </w:rPr>
            </w:pPr>
            <w:ins w:id="3958" w:author="Nick.Tolimieri" w:date="2022-09-06T13:51:00Z">
              <w:r w:rsidRPr="00C97A89">
                <w:rPr>
                  <w:color w:val="000000"/>
                  <w:sz w:val="20"/>
                  <w:szCs w:val="20"/>
                  <w:lang w:val="en-US"/>
                </w:rPr>
                <w:t>17</w:t>
              </w:r>
            </w:ins>
          </w:p>
        </w:tc>
        <w:tc>
          <w:tcPr>
            <w:tcW w:w="736" w:type="dxa"/>
            <w:tcBorders>
              <w:top w:val="nil"/>
              <w:left w:val="nil"/>
              <w:bottom w:val="nil"/>
              <w:right w:val="nil"/>
            </w:tcBorders>
            <w:shd w:val="clear" w:color="auto" w:fill="auto"/>
            <w:noWrap/>
            <w:vAlign w:val="bottom"/>
            <w:hideMark/>
            <w:tcPrChange w:id="395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0" w:author="Nick.Tolimieri" w:date="2022-09-06T13:51:00Z"/>
                <w:color w:val="000000"/>
                <w:sz w:val="20"/>
                <w:szCs w:val="20"/>
                <w:lang w:val="en-US"/>
              </w:rPr>
            </w:pPr>
            <w:ins w:id="3961" w:author="Nick.Tolimieri" w:date="2022-09-06T13:51:00Z">
              <w:r w:rsidRPr="00C97A89">
                <w:rPr>
                  <w:color w:val="000000"/>
                  <w:sz w:val="20"/>
                  <w:szCs w:val="20"/>
                  <w:lang w:val="en-US"/>
                </w:rPr>
                <w:t>22</w:t>
              </w:r>
            </w:ins>
          </w:p>
        </w:tc>
        <w:tc>
          <w:tcPr>
            <w:tcW w:w="728" w:type="dxa"/>
            <w:tcBorders>
              <w:top w:val="nil"/>
              <w:left w:val="nil"/>
              <w:bottom w:val="nil"/>
              <w:right w:val="nil"/>
            </w:tcBorders>
            <w:shd w:val="clear" w:color="auto" w:fill="auto"/>
            <w:noWrap/>
            <w:vAlign w:val="bottom"/>
            <w:hideMark/>
            <w:tcPrChange w:id="396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3" w:author="Nick.Tolimieri" w:date="2022-09-06T13:51:00Z"/>
                <w:color w:val="000000"/>
                <w:sz w:val="20"/>
                <w:szCs w:val="20"/>
                <w:lang w:val="en-US"/>
              </w:rPr>
            </w:pPr>
            <w:ins w:id="3964"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96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6" w:author="Nick.Tolimieri" w:date="2022-09-06T13:51:00Z"/>
                <w:color w:val="000000"/>
                <w:sz w:val="20"/>
                <w:szCs w:val="20"/>
                <w:lang w:val="en-US"/>
              </w:rPr>
            </w:pPr>
            <w:ins w:id="3967" w:author="Nick.Tolimieri" w:date="2022-09-06T13:51:00Z">
              <w:r w:rsidRPr="00C97A89">
                <w:rPr>
                  <w:color w:val="000000"/>
                  <w:sz w:val="20"/>
                  <w:szCs w:val="20"/>
                  <w:lang w:val="en-US"/>
                </w:rPr>
                <w:t>5</w:t>
              </w:r>
            </w:ins>
          </w:p>
        </w:tc>
        <w:tc>
          <w:tcPr>
            <w:tcW w:w="700" w:type="dxa"/>
            <w:tcBorders>
              <w:top w:val="nil"/>
              <w:left w:val="nil"/>
              <w:bottom w:val="nil"/>
              <w:right w:val="nil"/>
            </w:tcBorders>
            <w:shd w:val="clear" w:color="auto" w:fill="auto"/>
            <w:noWrap/>
            <w:vAlign w:val="bottom"/>
            <w:hideMark/>
            <w:tcPrChange w:id="396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9" w:author="Nick.Tolimieri" w:date="2022-09-06T13:51:00Z"/>
                <w:color w:val="000000"/>
                <w:sz w:val="20"/>
                <w:szCs w:val="20"/>
                <w:lang w:val="en-US"/>
              </w:rPr>
            </w:pPr>
            <w:ins w:id="3970"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97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2" w:author="Nick.Tolimieri" w:date="2022-09-06T13:51:00Z"/>
                <w:color w:val="000000"/>
                <w:sz w:val="20"/>
                <w:szCs w:val="20"/>
                <w:lang w:val="en-US"/>
              </w:rPr>
            </w:pPr>
            <w:ins w:id="3973" w:author="Nick.Tolimieri" w:date="2022-09-06T13:51:00Z">
              <w:r w:rsidRPr="00C97A89">
                <w:rPr>
                  <w:color w:val="000000"/>
                  <w:sz w:val="20"/>
                  <w:szCs w:val="20"/>
                  <w:lang w:val="en-US"/>
                </w:rPr>
                <w:t>5</w:t>
              </w:r>
            </w:ins>
          </w:p>
        </w:tc>
        <w:tc>
          <w:tcPr>
            <w:tcW w:w="905" w:type="dxa"/>
            <w:tcBorders>
              <w:top w:val="nil"/>
              <w:left w:val="nil"/>
              <w:bottom w:val="nil"/>
              <w:right w:val="nil"/>
            </w:tcBorders>
            <w:shd w:val="clear" w:color="auto" w:fill="auto"/>
            <w:noWrap/>
            <w:vAlign w:val="bottom"/>
            <w:hideMark/>
            <w:tcPrChange w:id="397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5" w:author="Nick.Tolimieri" w:date="2022-09-06T13:51:00Z"/>
                <w:color w:val="000000"/>
                <w:sz w:val="20"/>
                <w:szCs w:val="20"/>
                <w:lang w:val="en-US"/>
              </w:rPr>
            </w:pPr>
            <w:ins w:id="3976" w:author="Nick.Tolimieri" w:date="2022-09-06T13:51:00Z">
              <w:r w:rsidRPr="00C97A89">
                <w:rPr>
                  <w:color w:val="000000"/>
                  <w:sz w:val="20"/>
                  <w:szCs w:val="20"/>
                  <w:lang w:val="en-US"/>
                </w:rPr>
                <w:t>1.96</w:t>
              </w:r>
            </w:ins>
          </w:p>
        </w:tc>
        <w:tc>
          <w:tcPr>
            <w:tcW w:w="905" w:type="dxa"/>
            <w:tcBorders>
              <w:top w:val="nil"/>
              <w:left w:val="nil"/>
              <w:bottom w:val="nil"/>
              <w:right w:val="nil"/>
            </w:tcBorders>
            <w:shd w:val="clear" w:color="auto" w:fill="auto"/>
            <w:noWrap/>
            <w:vAlign w:val="bottom"/>
            <w:hideMark/>
            <w:tcPrChange w:id="397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8" w:author="Nick.Tolimieri" w:date="2022-09-06T13:51:00Z"/>
                <w:color w:val="000000"/>
                <w:sz w:val="20"/>
                <w:szCs w:val="20"/>
                <w:lang w:val="en-US"/>
              </w:rPr>
            </w:pPr>
            <w:ins w:id="3979" w:author="Nick.Tolimieri" w:date="2022-09-06T13:51:00Z">
              <w:r w:rsidRPr="00C97A89">
                <w:rPr>
                  <w:color w:val="000000"/>
                  <w:sz w:val="20"/>
                  <w:szCs w:val="20"/>
                  <w:lang w:val="en-US"/>
                </w:rPr>
                <w:t>0.12</w:t>
              </w:r>
            </w:ins>
          </w:p>
        </w:tc>
        <w:tc>
          <w:tcPr>
            <w:tcW w:w="905" w:type="dxa"/>
            <w:tcBorders>
              <w:top w:val="nil"/>
              <w:left w:val="nil"/>
              <w:bottom w:val="nil"/>
              <w:right w:val="nil"/>
            </w:tcBorders>
            <w:shd w:val="clear" w:color="auto" w:fill="auto"/>
            <w:noWrap/>
            <w:vAlign w:val="bottom"/>
            <w:hideMark/>
            <w:tcPrChange w:id="398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81" w:author="Nick.Tolimieri" w:date="2022-09-06T13:51:00Z"/>
                <w:color w:val="000000"/>
                <w:sz w:val="20"/>
                <w:szCs w:val="20"/>
                <w:lang w:val="en-US"/>
              </w:rPr>
            </w:pPr>
            <w:ins w:id="3982" w:author="Nick.Tolimieri" w:date="2022-09-06T13:51:00Z">
              <w:r w:rsidRPr="00C97A89">
                <w:rPr>
                  <w:color w:val="000000"/>
                  <w:sz w:val="20"/>
                  <w:szCs w:val="20"/>
                  <w:lang w:val="en-US"/>
                </w:rPr>
                <w:t>2.13</w:t>
              </w:r>
            </w:ins>
          </w:p>
        </w:tc>
      </w:tr>
      <w:tr w:rsidR="00C97A89" w:rsidRPr="00C97A89" w:rsidTr="004C5EBF">
        <w:tblPrEx>
          <w:tblPrExChange w:id="3983" w:author="Nick.Tolimieri" w:date="2022-09-13T12:47:00Z">
            <w:tblPrEx>
              <w:tblW w:w="10017" w:type="dxa"/>
            </w:tblPrEx>
          </w:tblPrExChange>
        </w:tblPrEx>
        <w:trPr>
          <w:trHeight w:val="255"/>
          <w:ins w:id="3984" w:author="Nick.Tolimieri" w:date="2022-09-06T13:51:00Z"/>
          <w:trPrChange w:id="398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98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987" w:author="Nick.Tolimieri" w:date="2022-09-06T13:51:00Z"/>
                <w:color w:val="000000"/>
                <w:sz w:val="20"/>
                <w:szCs w:val="20"/>
                <w:lang w:val="en-US"/>
              </w:rPr>
            </w:pPr>
            <w:ins w:id="3988"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98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0" w:author="Nick.Tolimieri" w:date="2022-09-06T13:51:00Z"/>
                <w:color w:val="000000"/>
                <w:sz w:val="20"/>
                <w:szCs w:val="20"/>
                <w:lang w:val="en-US"/>
              </w:rPr>
            </w:pPr>
            <w:ins w:id="3991" w:author="Nick.Tolimieri"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399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3" w:author="Nick.Tolimieri" w:date="2022-09-06T13:51:00Z"/>
                <w:color w:val="000000"/>
                <w:sz w:val="20"/>
                <w:szCs w:val="20"/>
                <w:lang w:val="en-US"/>
              </w:rPr>
            </w:pPr>
            <w:ins w:id="399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99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6" w:author="Nick.Tolimieri" w:date="2022-09-06T13:51:00Z"/>
                <w:color w:val="000000"/>
                <w:sz w:val="20"/>
                <w:szCs w:val="20"/>
                <w:lang w:val="en-US"/>
              </w:rPr>
            </w:pPr>
            <w:ins w:id="3997" w:author="Nick.Tolimieri" w:date="2022-09-06T13:51:00Z">
              <w:r w:rsidRPr="00C97A89">
                <w:rPr>
                  <w:color w:val="000000"/>
                  <w:sz w:val="20"/>
                  <w:szCs w:val="20"/>
                  <w:lang w:val="en-US"/>
                </w:rPr>
                <w:t>27</w:t>
              </w:r>
            </w:ins>
          </w:p>
        </w:tc>
        <w:tc>
          <w:tcPr>
            <w:tcW w:w="728" w:type="dxa"/>
            <w:tcBorders>
              <w:top w:val="nil"/>
              <w:left w:val="nil"/>
              <w:bottom w:val="nil"/>
              <w:right w:val="nil"/>
            </w:tcBorders>
            <w:shd w:val="clear" w:color="auto" w:fill="auto"/>
            <w:noWrap/>
            <w:vAlign w:val="bottom"/>
            <w:hideMark/>
            <w:tcPrChange w:id="399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9" w:author="Nick.Tolimieri" w:date="2022-09-06T13:51:00Z"/>
                <w:color w:val="000000"/>
                <w:sz w:val="20"/>
                <w:szCs w:val="20"/>
                <w:lang w:val="en-US"/>
              </w:rPr>
            </w:pPr>
            <w:ins w:id="4000"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400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2" w:author="Nick.Tolimieri" w:date="2022-09-06T13:51:00Z"/>
                <w:color w:val="000000"/>
                <w:sz w:val="20"/>
                <w:szCs w:val="20"/>
                <w:lang w:val="en-US"/>
              </w:rPr>
            </w:pPr>
            <w:ins w:id="4003" w:author="Nick.Tolimieri"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400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5" w:author="Nick.Tolimieri" w:date="2022-09-06T13:51:00Z"/>
                <w:color w:val="000000"/>
                <w:sz w:val="20"/>
                <w:szCs w:val="20"/>
                <w:lang w:val="en-US"/>
              </w:rPr>
            </w:pPr>
            <w:ins w:id="4006" w:author="Nick.Tolimieri" w:date="2022-09-06T13:51:00Z">
              <w:r w:rsidRPr="00C97A89">
                <w:rPr>
                  <w:color w:val="000000"/>
                  <w:sz w:val="20"/>
                  <w:szCs w:val="20"/>
                  <w:lang w:val="en-US"/>
                </w:rPr>
                <w:t>19</w:t>
              </w:r>
            </w:ins>
          </w:p>
        </w:tc>
        <w:tc>
          <w:tcPr>
            <w:tcW w:w="640" w:type="dxa"/>
            <w:tcBorders>
              <w:top w:val="nil"/>
              <w:left w:val="nil"/>
              <w:bottom w:val="nil"/>
              <w:right w:val="nil"/>
            </w:tcBorders>
            <w:shd w:val="clear" w:color="auto" w:fill="auto"/>
            <w:noWrap/>
            <w:vAlign w:val="bottom"/>
            <w:hideMark/>
            <w:tcPrChange w:id="400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8" w:author="Nick.Tolimieri" w:date="2022-09-06T13:51:00Z"/>
                <w:color w:val="000000"/>
                <w:sz w:val="20"/>
                <w:szCs w:val="20"/>
                <w:lang w:val="en-US"/>
              </w:rPr>
            </w:pPr>
            <w:ins w:id="4009" w:author="Nick.Tolimieri"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401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11" w:author="Nick.Tolimieri" w:date="2022-09-06T13:51:00Z"/>
                <w:color w:val="000000"/>
                <w:sz w:val="20"/>
                <w:szCs w:val="20"/>
                <w:lang w:val="en-US"/>
              </w:rPr>
            </w:pPr>
            <w:ins w:id="4012" w:author="Nick.Tolimieri" w:date="2022-09-06T13:51:00Z">
              <w:r w:rsidRPr="00C97A89">
                <w:rPr>
                  <w:color w:val="000000"/>
                  <w:sz w:val="20"/>
                  <w:szCs w:val="20"/>
                  <w:lang w:val="en-US"/>
                </w:rPr>
                <w:t>2.05</w:t>
              </w:r>
            </w:ins>
          </w:p>
        </w:tc>
        <w:tc>
          <w:tcPr>
            <w:tcW w:w="905" w:type="dxa"/>
            <w:tcBorders>
              <w:top w:val="nil"/>
              <w:left w:val="nil"/>
              <w:bottom w:val="nil"/>
              <w:right w:val="nil"/>
            </w:tcBorders>
            <w:shd w:val="clear" w:color="auto" w:fill="auto"/>
            <w:noWrap/>
            <w:vAlign w:val="bottom"/>
            <w:hideMark/>
            <w:tcPrChange w:id="401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14" w:author="Nick.Tolimieri" w:date="2022-09-06T13:51:00Z"/>
                <w:color w:val="000000"/>
                <w:sz w:val="20"/>
                <w:szCs w:val="20"/>
                <w:lang w:val="en-US"/>
              </w:rPr>
            </w:pPr>
            <w:ins w:id="4015" w:author="Nick.Tolimieri" w:date="2022-09-06T13:51:00Z">
              <w:r w:rsidRPr="00C97A89">
                <w:rPr>
                  <w:color w:val="000000"/>
                  <w:sz w:val="20"/>
                  <w:szCs w:val="20"/>
                  <w:lang w:val="en-US"/>
                </w:rPr>
                <w:t>0.3</w:t>
              </w:r>
            </w:ins>
          </w:p>
        </w:tc>
        <w:tc>
          <w:tcPr>
            <w:tcW w:w="905" w:type="dxa"/>
            <w:tcBorders>
              <w:top w:val="nil"/>
              <w:left w:val="nil"/>
              <w:bottom w:val="nil"/>
              <w:right w:val="nil"/>
            </w:tcBorders>
            <w:shd w:val="clear" w:color="auto" w:fill="auto"/>
            <w:noWrap/>
            <w:vAlign w:val="bottom"/>
            <w:hideMark/>
            <w:tcPrChange w:id="401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17" w:author="Nick.Tolimieri" w:date="2022-09-06T13:51:00Z"/>
                <w:color w:val="000000"/>
                <w:sz w:val="20"/>
                <w:szCs w:val="20"/>
                <w:lang w:val="en-US"/>
              </w:rPr>
            </w:pPr>
            <w:ins w:id="4018" w:author="Nick.Tolimieri" w:date="2022-09-06T13:51:00Z">
              <w:r w:rsidRPr="00C97A89">
                <w:rPr>
                  <w:color w:val="000000"/>
                  <w:sz w:val="20"/>
                  <w:szCs w:val="20"/>
                  <w:lang w:val="en-US"/>
                </w:rPr>
                <w:t>2.62</w:t>
              </w:r>
            </w:ins>
          </w:p>
        </w:tc>
      </w:tr>
      <w:tr w:rsidR="00C97A89" w:rsidRPr="00C97A89" w:rsidTr="004C5EBF">
        <w:tblPrEx>
          <w:tblPrExChange w:id="4019" w:author="Nick.Tolimieri" w:date="2022-09-13T12:47:00Z">
            <w:tblPrEx>
              <w:tblW w:w="10017" w:type="dxa"/>
            </w:tblPrEx>
          </w:tblPrExChange>
        </w:tblPrEx>
        <w:trPr>
          <w:trHeight w:val="255"/>
          <w:ins w:id="4020" w:author="Nick.Tolimieri" w:date="2022-09-06T13:51:00Z"/>
          <w:trPrChange w:id="402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02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23" w:author="Nick.Tolimieri" w:date="2022-09-06T13:51:00Z"/>
                <w:color w:val="000000"/>
                <w:sz w:val="20"/>
                <w:szCs w:val="20"/>
                <w:lang w:val="en-US"/>
              </w:rPr>
            </w:pPr>
            <w:ins w:id="4024"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02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26" w:author="Nick.Tolimieri" w:date="2022-09-06T13:51:00Z"/>
                <w:color w:val="000000"/>
                <w:sz w:val="20"/>
                <w:szCs w:val="20"/>
                <w:lang w:val="en-US"/>
              </w:rPr>
            </w:pPr>
            <w:ins w:id="4027" w:author="Nick.Tolimieri"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402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29" w:author="Nick.Tolimieri" w:date="2022-09-06T13:51:00Z"/>
                <w:color w:val="000000"/>
                <w:sz w:val="20"/>
                <w:szCs w:val="20"/>
                <w:lang w:val="en-US"/>
              </w:rPr>
            </w:pPr>
            <w:ins w:id="4030" w:author="Nick.Tolimieri" w:date="2022-09-06T13:51:00Z">
              <w:r w:rsidRPr="00C97A89">
                <w:rPr>
                  <w:color w:val="000000"/>
                  <w:sz w:val="20"/>
                  <w:szCs w:val="20"/>
                  <w:lang w:val="en-US"/>
                </w:rPr>
                <w:t>12</w:t>
              </w:r>
            </w:ins>
          </w:p>
        </w:tc>
        <w:tc>
          <w:tcPr>
            <w:tcW w:w="736" w:type="dxa"/>
            <w:tcBorders>
              <w:top w:val="nil"/>
              <w:left w:val="nil"/>
              <w:bottom w:val="nil"/>
              <w:right w:val="nil"/>
            </w:tcBorders>
            <w:shd w:val="clear" w:color="auto" w:fill="auto"/>
            <w:noWrap/>
            <w:vAlign w:val="bottom"/>
            <w:hideMark/>
            <w:tcPrChange w:id="403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32" w:author="Nick.Tolimieri" w:date="2022-09-06T13:51:00Z"/>
                <w:color w:val="000000"/>
                <w:sz w:val="20"/>
                <w:szCs w:val="20"/>
                <w:lang w:val="en-US"/>
              </w:rPr>
            </w:pPr>
            <w:ins w:id="4033"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03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35" w:author="Nick.Tolimieri" w:date="2022-09-06T13:51:00Z"/>
                <w:color w:val="000000"/>
                <w:sz w:val="20"/>
                <w:szCs w:val="20"/>
                <w:lang w:val="en-US"/>
              </w:rPr>
            </w:pPr>
            <w:ins w:id="4036"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03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38" w:author="Nick.Tolimieri" w:date="2022-09-06T13:51:00Z"/>
                <w:color w:val="000000"/>
                <w:sz w:val="20"/>
                <w:szCs w:val="20"/>
                <w:lang w:val="en-US"/>
              </w:rPr>
            </w:pPr>
            <w:ins w:id="4039"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04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41" w:author="Nick.Tolimieri" w:date="2022-09-06T13:51:00Z"/>
                <w:color w:val="000000"/>
                <w:sz w:val="20"/>
                <w:szCs w:val="20"/>
                <w:lang w:val="en-US"/>
              </w:rPr>
            </w:pPr>
            <w:ins w:id="4042"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04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44" w:author="Nick.Tolimieri" w:date="2022-09-06T13:51:00Z"/>
                <w:color w:val="000000"/>
                <w:sz w:val="20"/>
                <w:szCs w:val="20"/>
                <w:lang w:val="en-US"/>
              </w:rPr>
            </w:pPr>
            <w:ins w:id="404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4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47" w:author="Nick.Tolimieri" w:date="2022-09-06T13:51:00Z"/>
                <w:color w:val="000000"/>
                <w:sz w:val="20"/>
                <w:szCs w:val="20"/>
                <w:lang w:val="en-US"/>
              </w:rPr>
            </w:pPr>
            <w:ins w:id="404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4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50" w:author="Nick.Tolimieri" w:date="2022-09-06T13:51:00Z"/>
                <w:color w:val="000000"/>
                <w:sz w:val="20"/>
                <w:szCs w:val="20"/>
                <w:lang w:val="en-US"/>
              </w:rPr>
            </w:pPr>
            <w:ins w:id="405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5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53" w:author="Nick.Tolimieri" w:date="2022-09-06T13:51:00Z"/>
                <w:color w:val="000000"/>
                <w:sz w:val="20"/>
                <w:szCs w:val="20"/>
                <w:lang w:val="en-US"/>
              </w:rPr>
            </w:pPr>
            <w:ins w:id="4054" w:author="Nick.Tolimieri" w:date="2022-09-06T13:51:00Z">
              <w:r w:rsidRPr="00C97A89">
                <w:rPr>
                  <w:color w:val="000000"/>
                  <w:sz w:val="20"/>
                  <w:szCs w:val="20"/>
                  <w:lang w:val="en-US"/>
                </w:rPr>
                <w:t>-</w:t>
              </w:r>
            </w:ins>
          </w:p>
        </w:tc>
      </w:tr>
      <w:tr w:rsidR="00C97A89" w:rsidRPr="00C97A89" w:rsidTr="004C5EBF">
        <w:tblPrEx>
          <w:tblPrExChange w:id="4055" w:author="Nick.Tolimieri" w:date="2022-09-13T12:47:00Z">
            <w:tblPrEx>
              <w:tblW w:w="10017" w:type="dxa"/>
            </w:tblPrEx>
          </w:tblPrExChange>
        </w:tblPrEx>
        <w:trPr>
          <w:trHeight w:val="255"/>
          <w:ins w:id="4056" w:author="Nick.Tolimieri" w:date="2022-09-06T13:51:00Z"/>
          <w:trPrChange w:id="405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05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59" w:author="Nick.Tolimieri" w:date="2022-09-06T13:51:00Z"/>
                <w:color w:val="000000"/>
                <w:sz w:val="20"/>
                <w:szCs w:val="20"/>
                <w:lang w:val="en-US"/>
              </w:rPr>
            </w:pPr>
            <w:ins w:id="4060"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06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2" w:author="Nick.Tolimieri" w:date="2022-09-06T13:51:00Z"/>
                <w:color w:val="000000"/>
                <w:sz w:val="20"/>
                <w:szCs w:val="20"/>
                <w:lang w:val="en-US"/>
              </w:rPr>
            </w:pPr>
            <w:ins w:id="4063" w:author="Nick.Tolimieri"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406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5" w:author="Nick.Tolimieri" w:date="2022-09-06T13:51:00Z"/>
                <w:color w:val="000000"/>
                <w:sz w:val="20"/>
                <w:szCs w:val="20"/>
                <w:lang w:val="en-US"/>
              </w:rPr>
            </w:pPr>
            <w:ins w:id="4066"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06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8" w:author="Nick.Tolimieri" w:date="2022-09-06T13:51:00Z"/>
                <w:color w:val="000000"/>
                <w:sz w:val="20"/>
                <w:szCs w:val="20"/>
                <w:lang w:val="en-US"/>
              </w:rPr>
            </w:pPr>
            <w:ins w:id="4069"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07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71" w:author="Nick.Tolimieri" w:date="2022-09-06T13:51:00Z"/>
                <w:color w:val="000000"/>
                <w:sz w:val="20"/>
                <w:szCs w:val="20"/>
                <w:lang w:val="en-US"/>
              </w:rPr>
            </w:pPr>
            <w:ins w:id="4072"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07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74" w:author="Nick.Tolimieri" w:date="2022-09-06T13:51:00Z"/>
                <w:color w:val="000000"/>
                <w:sz w:val="20"/>
                <w:szCs w:val="20"/>
                <w:lang w:val="en-US"/>
              </w:rPr>
            </w:pPr>
            <w:ins w:id="4075"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07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77" w:author="Nick.Tolimieri" w:date="2022-09-06T13:51:00Z"/>
                <w:color w:val="000000"/>
                <w:sz w:val="20"/>
                <w:szCs w:val="20"/>
                <w:lang w:val="en-US"/>
              </w:rPr>
            </w:pPr>
            <w:ins w:id="4078"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07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80" w:author="Nick.Tolimieri" w:date="2022-09-06T13:51:00Z"/>
                <w:color w:val="000000"/>
                <w:sz w:val="20"/>
                <w:szCs w:val="20"/>
                <w:lang w:val="en-US"/>
              </w:rPr>
            </w:pPr>
            <w:ins w:id="408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8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83" w:author="Nick.Tolimieri" w:date="2022-09-06T13:51:00Z"/>
                <w:color w:val="000000"/>
                <w:sz w:val="20"/>
                <w:szCs w:val="20"/>
                <w:lang w:val="en-US"/>
              </w:rPr>
            </w:pPr>
            <w:ins w:id="408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8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86" w:author="Nick.Tolimieri" w:date="2022-09-06T13:51:00Z"/>
                <w:color w:val="000000"/>
                <w:sz w:val="20"/>
                <w:szCs w:val="20"/>
                <w:lang w:val="en-US"/>
              </w:rPr>
            </w:pPr>
            <w:ins w:id="408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8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89" w:author="Nick.Tolimieri" w:date="2022-09-06T13:51:00Z"/>
                <w:color w:val="000000"/>
                <w:sz w:val="20"/>
                <w:szCs w:val="20"/>
                <w:lang w:val="en-US"/>
              </w:rPr>
            </w:pPr>
            <w:ins w:id="4090" w:author="Nick.Tolimieri" w:date="2022-09-06T13:51:00Z">
              <w:r w:rsidRPr="00C97A89">
                <w:rPr>
                  <w:color w:val="000000"/>
                  <w:sz w:val="20"/>
                  <w:szCs w:val="20"/>
                  <w:lang w:val="en-US"/>
                </w:rPr>
                <w:t>-</w:t>
              </w:r>
            </w:ins>
          </w:p>
        </w:tc>
      </w:tr>
      <w:tr w:rsidR="00C97A89" w:rsidRPr="00C97A89" w:rsidTr="004C5EBF">
        <w:tblPrEx>
          <w:tblPrExChange w:id="4091" w:author="Nick.Tolimieri" w:date="2022-09-13T12:47:00Z">
            <w:tblPrEx>
              <w:tblW w:w="10017" w:type="dxa"/>
            </w:tblPrEx>
          </w:tblPrExChange>
        </w:tblPrEx>
        <w:trPr>
          <w:trHeight w:val="255"/>
          <w:ins w:id="4092" w:author="Nick.Tolimieri" w:date="2022-09-06T13:51:00Z"/>
          <w:trPrChange w:id="409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09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95" w:author="Nick.Tolimieri" w:date="2022-09-06T13:51:00Z"/>
                <w:color w:val="000000"/>
                <w:sz w:val="20"/>
                <w:szCs w:val="20"/>
                <w:lang w:val="en-US"/>
              </w:rPr>
            </w:pPr>
            <w:ins w:id="4096"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09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98" w:author="Nick.Tolimieri" w:date="2022-09-06T13:51:00Z"/>
                <w:color w:val="000000"/>
                <w:sz w:val="20"/>
                <w:szCs w:val="20"/>
                <w:lang w:val="en-US"/>
              </w:rPr>
            </w:pPr>
            <w:ins w:id="4099" w:author="Nick.Tolimieri"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410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01" w:author="Nick.Tolimieri" w:date="2022-09-06T13:51:00Z"/>
                <w:color w:val="000000"/>
                <w:sz w:val="20"/>
                <w:szCs w:val="20"/>
                <w:lang w:val="en-US"/>
              </w:rPr>
            </w:pPr>
            <w:ins w:id="4102" w:author="Nick.Tolimieri" w:date="2022-09-06T13:51:00Z">
              <w:r w:rsidRPr="00C97A89">
                <w:rPr>
                  <w:color w:val="000000"/>
                  <w:sz w:val="20"/>
                  <w:szCs w:val="20"/>
                  <w:lang w:val="en-US"/>
                </w:rPr>
                <w:t>18</w:t>
              </w:r>
            </w:ins>
          </w:p>
        </w:tc>
        <w:tc>
          <w:tcPr>
            <w:tcW w:w="736" w:type="dxa"/>
            <w:tcBorders>
              <w:top w:val="nil"/>
              <w:left w:val="nil"/>
              <w:bottom w:val="nil"/>
              <w:right w:val="nil"/>
            </w:tcBorders>
            <w:shd w:val="clear" w:color="auto" w:fill="auto"/>
            <w:noWrap/>
            <w:vAlign w:val="bottom"/>
            <w:hideMark/>
            <w:tcPrChange w:id="410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04" w:author="Nick.Tolimieri" w:date="2022-09-06T13:51:00Z"/>
                <w:color w:val="000000"/>
                <w:sz w:val="20"/>
                <w:szCs w:val="20"/>
                <w:lang w:val="en-US"/>
              </w:rPr>
            </w:pPr>
            <w:ins w:id="4105"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10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07" w:author="Nick.Tolimieri" w:date="2022-09-06T13:51:00Z"/>
                <w:color w:val="000000"/>
                <w:sz w:val="20"/>
                <w:szCs w:val="20"/>
                <w:lang w:val="en-US"/>
              </w:rPr>
            </w:pPr>
            <w:ins w:id="4108"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10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10" w:author="Nick.Tolimieri" w:date="2022-09-06T13:51:00Z"/>
                <w:color w:val="000000"/>
                <w:sz w:val="20"/>
                <w:szCs w:val="20"/>
                <w:lang w:val="en-US"/>
              </w:rPr>
            </w:pPr>
            <w:ins w:id="4111"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11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13" w:author="Nick.Tolimieri" w:date="2022-09-06T13:51:00Z"/>
                <w:color w:val="000000"/>
                <w:sz w:val="20"/>
                <w:szCs w:val="20"/>
                <w:lang w:val="en-US"/>
              </w:rPr>
            </w:pPr>
            <w:ins w:id="4114"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11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16" w:author="Nick.Tolimieri" w:date="2022-09-06T13:51:00Z"/>
                <w:color w:val="000000"/>
                <w:sz w:val="20"/>
                <w:szCs w:val="20"/>
                <w:lang w:val="en-US"/>
              </w:rPr>
            </w:pPr>
            <w:ins w:id="411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1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19" w:author="Nick.Tolimieri" w:date="2022-09-06T13:51:00Z"/>
                <w:color w:val="000000"/>
                <w:sz w:val="20"/>
                <w:szCs w:val="20"/>
                <w:lang w:val="en-US"/>
              </w:rPr>
            </w:pPr>
            <w:ins w:id="412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2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22" w:author="Nick.Tolimieri" w:date="2022-09-06T13:51:00Z"/>
                <w:color w:val="000000"/>
                <w:sz w:val="20"/>
                <w:szCs w:val="20"/>
                <w:lang w:val="en-US"/>
              </w:rPr>
            </w:pPr>
            <w:ins w:id="412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2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25" w:author="Nick.Tolimieri" w:date="2022-09-06T13:51:00Z"/>
                <w:color w:val="000000"/>
                <w:sz w:val="20"/>
                <w:szCs w:val="20"/>
                <w:lang w:val="en-US"/>
              </w:rPr>
            </w:pPr>
            <w:ins w:id="4126" w:author="Nick.Tolimieri" w:date="2022-09-06T13:51:00Z">
              <w:r w:rsidRPr="00C97A89">
                <w:rPr>
                  <w:color w:val="000000"/>
                  <w:sz w:val="20"/>
                  <w:szCs w:val="20"/>
                  <w:lang w:val="en-US"/>
                </w:rPr>
                <w:t>-</w:t>
              </w:r>
            </w:ins>
          </w:p>
        </w:tc>
      </w:tr>
      <w:tr w:rsidR="00C97A89" w:rsidRPr="00C97A89" w:rsidTr="004C5EBF">
        <w:tblPrEx>
          <w:tblPrExChange w:id="4127" w:author="Nick.Tolimieri" w:date="2022-09-13T12:47:00Z">
            <w:tblPrEx>
              <w:tblW w:w="10017" w:type="dxa"/>
            </w:tblPrEx>
          </w:tblPrExChange>
        </w:tblPrEx>
        <w:trPr>
          <w:trHeight w:val="255"/>
          <w:ins w:id="4128" w:author="Nick.Tolimieri" w:date="2022-09-06T13:51:00Z"/>
          <w:trPrChange w:id="412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13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31" w:author="Nick.Tolimieri" w:date="2022-09-06T13:51:00Z"/>
                <w:color w:val="000000"/>
                <w:sz w:val="20"/>
                <w:szCs w:val="20"/>
                <w:lang w:val="en-US"/>
              </w:rPr>
            </w:pPr>
            <w:ins w:id="4132"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13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34" w:author="Nick.Tolimieri" w:date="2022-09-06T13:51:00Z"/>
                <w:color w:val="000000"/>
                <w:sz w:val="20"/>
                <w:szCs w:val="20"/>
                <w:lang w:val="en-US"/>
              </w:rPr>
            </w:pPr>
            <w:ins w:id="4135" w:author="Nick.Tolimieri"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413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37" w:author="Nick.Tolimieri" w:date="2022-09-06T13:51:00Z"/>
                <w:color w:val="000000"/>
                <w:sz w:val="20"/>
                <w:szCs w:val="20"/>
                <w:lang w:val="en-US"/>
              </w:rPr>
            </w:pPr>
            <w:ins w:id="413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13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40" w:author="Nick.Tolimieri" w:date="2022-09-06T13:51:00Z"/>
                <w:color w:val="000000"/>
                <w:sz w:val="20"/>
                <w:szCs w:val="20"/>
                <w:lang w:val="en-US"/>
              </w:rPr>
            </w:pPr>
            <w:ins w:id="4141"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14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43" w:author="Nick.Tolimieri" w:date="2022-09-06T13:51:00Z"/>
                <w:color w:val="000000"/>
                <w:sz w:val="20"/>
                <w:szCs w:val="20"/>
                <w:lang w:val="en-US"/>
              </w:rPr>
            </w:pPr>
            <w:ins w:id="4144"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14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46" w:author="Nick.Tolimieri" w:date="2022-09-06T13:51:00Z"/>
                <w:color w:val="000000"/>
                <w:sz w:val="20"/>
                <w:szCs w:val="20"/>
                <w:lang w:val="en-US"/>
              </w:rPr>
            </w:pPr>
            <w:ins w:id="4147"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14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49" w:author="Nick.Tolimieri" w:date="2022-09-06T13:51:00Z"/>
                <w:color w:val="000000"/>
                <w:sz w:val="20"/>
                <w:szCs w:val="20"/>
                <w:lang w:val="en-US"/>
              </w:rPr>
            </w:pPr>
            <w:ins w:id="4150"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15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52" w:author="Nick.Tolimieri" w:date="2022-09-06T13:51:00Z"/>
                <w:color w:val="000000"/>
                <w:sz w:val="20"/>
                <w:szCs w:val="20"/>
                <w:lang w:val="en-US"/>
              </w:rPr>
            </w:pPr>
            <w:ins w:id="415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5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55" w:author="Nick.Tolimieri" w:date="2022-09-06T13:51:00Z"/>
                <w:color w:val="000000"/>
                <w:sz w:val="20"/>
                <w:szCs w:val="20"/>
                <w:lang w:val="en-US"/>
              </w:rPr>
            </w:pPr>
            <w:ins w:id="415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5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58" w:author="Nick.Tolimieri" w:date="2022-09-06T13:51:00Z"/>
                <w:color w:val="000000"/>
                <w:sz w:val="20"/>
                <w:szCs w:val="20"/>
                <w:lang w:val="en-US"/>
              </w:rPr>
            </w:pPr>
            <w:ins w:id="415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6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61" w:author="Nick.Tolimieri" w:date="2022-09-06T13:51:00Z"/>
                <w:color w:val="000000"/>
                <w:sz w:val="20"/>
                <w:szCs w:val="20"/>
                <w:lang w:val="en-US"/>
              </w:rPr>
            </w:pPr>
            <w:ins w:id="4162" w:author="Nick.Tolimieri" w:date="2022-09-06T13:51:00Z">
              <w:r w:rsidRPr="00C97A89">
                <w:rPr>
                  <w:color w:val="000000"/>
                  <w:sz w:val="20"/>
                  <w:szCs w:val="20"/>
                  <w:lang w:val="en-US"/>
                </w:rPr>
                <w:t>-</w:t>
              </w:r>
            </w:ins>
          </w:p>
        </w:tc>
      </w:tr>
      <w:tr w:rsidR="00C97A89" w:rsidRPr="00C97A89" w:rsidTr="004C5EBF">
        <w:tblPrEx>
          <w:tblPrExChange w:id="4163" w:author="Nick.Tolimieri" w:date="2022-09-13T12:47:00Z">
            <w:tblPrEx>
              <w:tblW w:w="10017" w:type="dxa"/>
            </w:tblPrEx>
          </w:tblPrExChange>
        </w:tblPrEx>
        <w:trPr>
          <w:trHeight w:val="255"/>
          <w:ins w:id="4164" w:author="Nick.Tolimieri" w:date="2022-09-06T13:51:00Z"/>
          <w:trPrChange w:id="416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16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67" w:author="Nick.Tolimieri" w:date="2022-09-06T13:51:00Z"/>
                <w:color w:val="000000"/>
                <w:sz w:val="20"/>
                <w:szCs w:val="20"/>
                <w:lang w:val="en-US"/>
              </w:rPr>
            </w:pPr>
            <w:ins w:id="4168"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16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70" w:author="Nick.Tolimieri" w:date="2022-09-06T13:51:00Z"/>
                <w:color w:val="000000"/>
                <w:sz w:val="20"/>
                <w:szCs w:val="20"/>
                <w:lang w:val="en-US"/>
              </w:rPr>
            </w:pPr>
            <w:ins w:id="4171" w:author="Nick.Tolimieri"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417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73" w:author="Nick.Tolimieri" w:date="2022-09-06T13:51:00Z"/>
                <w:color w:val="000000"/>
                <w:sz w:val="20"/>
                <w:szCs w:val="20"/>
                <w:lang w:val="en-US"/>
              </w:rPr>
            </w:pPr>
            <w:ins w:id="417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17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76" w:author="Nick.Tolimieri" w:date="2022-09-06T13:51:00Z"/>
                <w:color w:val="000000"/>
                <w:sz w:val="20"/>
                <w:szCs w:val="20"/>
                <w:lang w:val="en-US"/>
              </w:rPr>
            </w:pPr>
            <w:ins w:id="4177"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17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79" w:author="Nick.Tolimieri" w:date="2022-09-06T13:51:00Z"/>
                <w:color w:val="000000"/>
                <w:sz w:val="20"/>
                <w:szCs w:val="20"/>
                <w:lang w:val="en-US"/>
              </w:rPr>
            </w:pPr>
            <w:ins w:id="4180"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18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82" w:author="Nick.Tolimieri" w:date="2022-09-06T13:51:00Z"/>
                <w:color w:val="000000"/>
                <w:sz w:val="20"/>
                <w:szCs w:val="20"/>
                <w:lang w:val="en-US"/>
              </w:rPr>
            </w:pPr>
            <w:ins w:id="4183"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18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85" w:author="Nick.Tolimieri" w:date="2022-09-06T13:51:00Z"/>
                <w:color w:val="000000"/>
                <w:sz w:val="20"/>
                <w:szCs w:val="20"/>
                <w:lang w:val="en-US"/>
              </w:rPr>
            </w:pPr>
            <w:ins w:id="4186"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18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88" w:author="Nick.Tolimieri" w:date="2022-09-06T13:51:00Z"/>
                <w:color w:val="000000"/>
                <w:sz w:val="20"/>
                <w:szCs w:val="20"/>
                <w:lang w:val="en-US"/>
              </w:rPr>
            </w:pPr>
            <w:ins w:id="418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9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91" w:author="Nick.Tolimieri" w:date="2022-09-06T13:51:00Z"/>
                <w:color w:val="000000"/>
                <w:sz w:val="20"/>
                <w:szCs w:val="20"/>
                <w:lang w:val="en-US"/>
              </w:rPr>
            </w:pPr>
            <w:ins w:id="419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9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94" w:author="Nick.Tolimieri" w:date="2022-09-06T13:51:00Z"/>
                <w:color w:val="000000"/>
                <w:sz w:val="20"/>
                <w:szCs w:val="20"/>
                <w:lang w:val="en-US"/>
              </w:rPr>
            </w:pPr>
            <w:ins w:id="419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9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97" w:author="Nick.Tolimieri" w:date="2022-09-06T13:51:00Z"/>
                <w:color w:val="000000"/>
                <w:sz w:val="20"/>
                <w:szCs w:val="20"/>
                <w:lang w:val="en-US"/>
              </w:rPr>
            </w:pPr>
            <w:ins w:id="4198" w:author="Nick.Tolimieri" w:date="2022-09-06T13:51:00Z">
              <w:r w:rsidRPr="00C97A89">
                <w:rPr>
                  <w:color w:val="000000"/>
                  <w:sz w:val="20"/>
                  <w:szCs w:val="20"/>
                  <w:lang w:val="en-US"/>
                </w:rPr>
                <w:t>-</w:t>
              </w:r>
            </w:ins>
          </w:p>
        </w:tc>
      </w:tr>
      <w:tr w:rsidR="00C97A89" w:rsidRPr="00C97A89" w:rsidTr="004C5EBF">
        <w:tblPrEx>
          <w:tblPrExChange w:id="4199" w:author="Nick.Tolimieri" w:date="2022-09-13T12:47:00Z">
            <w:tblPrEx>
              <w:tblW w:w="10017" w:type="dxa"/>
            </w:tblPrEx>
          </w:tblPrExChange>
        </w:tblPrEx>
        <w:trPr>
          <w:trHeight w:val="255"/>
          <w:ins w:id="4200" w:author="Nick.Tolimieri" w:date="2022-09-06T13:51:00Z"/>
          <w:trPrChange w:id="420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20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03" w:author="Nick.Tolimieri" w:date="2022-09-06T13:51:00Z"/>
                <w:color w:val="000000"/>
                <w:sz w:val="20"/>
                <w:szCs w:val="20"/>
                <w:lang w:val="en-US"/>
              </w:rPr>
            </w:pPr>
            <w:ins w:id="4204"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20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06" w:author="Nick.Tolimieri" w:date="2022-09-06T13:51:00Z"/>
                <w:color w:val="000000"/>
                <w:sz w:val="20"/>
                <w:szCs w:val="20"/>
                <w:lang w:val="en-US"/>
              </w:rPr>
            </w:pPr>
            <w:ins w:id="4207" w:author="Nick.Tolimieri"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420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09" w:author="Nick.Tolimieri" w:date="2022-09-06T13:51:00Z"/>
                <w:color w:val="000000"/>
                <w:sz w:val="20"/>
                <w:szCs w:val="20"/>
                <w:lang w:val="en-US"/>
              </w:rPr>
            </w:pPr>
            <w:ins w:id="4210"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421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12" w:author="Nick.Tolimieri" w:date="2022-09-06T13:51:00Z"/>
                <w:color w:val="000000"/>
                <w:sz w:val="20"/>
                <w:szCs w:val="20"/>
                <w:lang w:val="en-US"/>
              </w:rPr>
            </w:pPr>
            <w:ins w:id="4213" w:author="Nick.Tolimieri" w:date="2022-09-06T13:51:00Z">
              <w:r w:rsidRPr="00C97A89">
                <w:rPr>
                  <w:color w:val="000000"/>
                  <w:sz w:val="20"/>
                  <w:szCs w:val="20"/>
                  <w:lang w:val="en-US"/>
                </w:rPr>
                <w:t>7</w:t>
              </w:r>
            </w:ins>
          </w:p>
        </w:tc>
        <w:tc>
          <w:tcPr>
            <w:tcW w:w="728" w:type="dxa"/>
            <w:tcBorders>
              <w:top w:val="nil"/>
              <w:left w:val="nil"/>
              <w:bottom w:val="nil"/>
              <w:right w:val="nil"/>
            </w:tcBorders>
            <w:shd w:val="clear" w:color="auto" w:fill="auto"/>
            <w:noWrap/>
            <w:vAlign w:val="bottom"/>
            <w:hideMark/>
            <w:tcPrChange w:id="421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15" w:author="Nick.Tolimieri" w:date="2022-09-06T13:51:00Z"/>
                <w:color w:val="000000"/>
                <w:sz w:val="20"/>
                <w:szCs w:val="20"/>
                <w:lang w:val="en-US"/>
              </w:rPr>
            </w:pPr>
            <w:ins w:id="4216"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421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18" w:author="Nick.Tolimieri" w:date="2022-09-06T13:51:00Z"/>
                <w:color w:val="000000"/>
                <w:sz w:val="20"/>
                <w:szCs w:val="20"/>
                <w:lang w:val="en-US"/>
              </w:rPr>
            </w:pPr>
            <w:ins w:id="4219" w:author="Nick.Tolimieri" w:date="2022-09-06T13:51:00Z">
              <w:r w:rsidRPr="00C97A89">
                <w:rPr>
                  <w:color w:val="000000"/>
                  <w:sz w:val="20"/>
                  <w:szCs w:val="20"/>
                  <w:lang w:val="en-US"/>
                </w:rPr>
                <w:t>6</w:t>
              </w:r>
            </w:ins>
          </w:p>
        </w:tc>
        <w:tc>
          <w:tcPr>
            <w:tcW w:w="700" w:type="dxa"/>
            <w:tcBorders>
              <w:top w:val="nil"/>
              <w:left w:val="nil"/>
              <w:bottom w:val="nil"/>
              <w:right w:val="nil"/>
            </w:tcBorders>
            <w:shd w:val="clear" w:color="auto" w:fill="auto"/>
            <w:noWrap/>
            <w:vAlign w:val="bottom"/>
            <w:hideMark/>
            <w:tcPrChange w:id="422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21" w:author="Nick.Tolimieri" w:date="2022-09-06T13:51:00Z"/>
                <w:color w:val="000000"/>
                <w:sz w:val="20"/>
                <w:szCs w:val="20"/>
                <w:lang w:val="en-US"/>
              </w:rPr>
            </w:pPr>
            <w:ins w:id="4222"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422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24" w:author="Nick.Tolimieri" w:date="2022-09-06T13:51:00Z"/>
                <w:color w:val="000000"/>
                <w:sz w:val="20"/>
                <w:szCs w:val="20"/>
                <w:lang w:val="en-US"/>
              </w:rPr>
            </w:pPr>
            <w:ins w:id="4225" w:author="Nick.Tolimieri"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422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27" w:author="Nick.Tolimieri" w:date="2022-09-06T13:51:00Z"/>
                <w:color w:val="000000"/>
                <w:sz w:val="20"/>
                <w:szCs w:val="20"/>
                <w:lang w:val="en-US"/>
              </w:rPr>
            </w:pPr>
            <w:ins w:id="4228" w:author="Nick.Tolimieri" w:date="2022-09-06T13:51:00Z">
              <w:r w:rsidRPr="00C97A89">
                <w:rPr>
                  <w:color w:val="000000"/>
                  <w:sz w:val="20"/>
                  <w:szCs w:val="20"/>
                  <w:lang w:val="en-US"/>
                </w:rPr>
                <w:t>1.47</w:t>
              </w:r>
            </w:ins>
          </w:p>
        </w:tc>
        <w:tc>
          <w:tcPr>
            <w:tcW w:w="905" w:type="dxa"/>
            <w:tcBorders>
              <w:top w:val="nil"/>
              <w:left w:val="nil"/>
              <w:bottom w:val="nil"/>
              <w:right w:val="nil"/>
            </w:tcBorders>
            <w:shd w:val="clear" w:color="auto" w:fill="auto"/>
            <w:noWrap/>
            <w:vAlign w:val="bottom"/>
            <w:hideMark/>
            <w:tcPrChange w:id="422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30" w:author="Nick.Tolimieri" w:date="2022-09-06T13:51:00Z"/>
                <w:color w:val="000000"/>
                <w:sz w:val="20"/>
                <w:szCs w:val="20"/>
                <w:lang w:val="en-US"/>
              </w:rPr>
            </w:pPr>
            <w:ins w:id="4231" w:author="Nick.Tolimieri" w:date="2022-09-06T13:51:00Z">
              <w:r w:rsidRPr="00C97A89">
                <w:rPr>
                  <w:color w:val="000000"/>
                  <w:sz w:val="20"/>
                  <w:szCs w:val="20"/>
                  <w:lang w:val="en-US"/>
                </w:rPr>
                <w:t>0.17</w:t>
              </w:r>
            </w:ins>
          </w:p>
        </w:tc>
        <w:tc>
          <w:tcPr>
            <w:tcW w:w="905" w:type="dxa"/>
            <w:tcBorders>
              <w:top w:val="nil"/>
              <w:left w:val="nil"/>
              <w:bottom w:val="nil"/>
              <w:right w:val="nil"/>
            </w:tcBorders>
            <w:shd w:val="clear" w:color="auto" w:fill="auto"/>
            <w:noWrap/>
            <w:vAlign w:val="bottom"/>
            <w:hideMark/>
            <w:tcPrChange w:id="423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33" w:author="Nick.Tolimieri" w:date="2022-09-06T13:51:00Z"/>
                <w:color w:val="000000"/>
                <w:sz w:val="20"/>
                <w:szCs w:val="20"/>
                <w:lang w:val="en-US"/>
              </w:rPr>
            </w:pPr>
            <w:ins w:id="4234" w:author="Nick.Tolimieri" w:date="2022-09-06T13:51:00Z">
              <w:r w:rsidRPr="00C97A89">
                <w:rPr>
                  <w:color w:val="000000"/>
                  <w:sz w:val="20"/>
                  <w:szCs w:val="20"/>
                  <w:lang w:val="en-US"/>
                </w:rPr>
                <w:t>1.66</w:t>
              </w:r>
            </w:ins>
          </w:p>
        </w:tc>
      </w:tr>
      <w:tr w:rsidR="00C97A89" w:rsidRPr="00C97A89" w:rsidTr="004C5EBF">
        <w:tblPrEx>
          <w:tblPrExChange w:id="4235" w:author="Nick.Tolimieri" w:date="2022-09-13T12:47:00Z">
            <w:tblPrEx>
              <w:tblW w:w="10017" w:type="dxa"/>
            </w:tblPrEx>
          </w:tblPrExChange>
        </w:tblPrEx>
        <w:trPr>
          <w:trHeight w:val="255"/>
          <w:ins w:id="4236" w:author="Nick.Tolimieri" w:date="2022-09-06T13:51:00Z"/>
          <w:trPrChange w:id="423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23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39" w:author="Nick.Tolimieri" w:date="2022-09-06T13:51:00Z"/>
                <w:color w:val="000000"/>
                <w:sz w:val="20"/>
                <w:szCs w:val="20"/>
                <w:lang w:val="en-US"/>
              </w:rPr>
            </w:pPr>
            <w:ins w:id="4240"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24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2" w:author="Nick.Tolimieri" w:date="2022-09-06T13:51:00Z"/>
                <w:color w:val="000000"/>
                <w:sz w:val="20"/>
                <w:szCs w:val="20"/>
                <w:lang w:val="en-US"/>
              </w:rPr>
            </w:pPr>
            <w:ins w:id="4243" w:author="Nick.Tolimieri"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424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5" w:author="Nick.Tolimieri" w:date="2022-09-06T13:51:00Z"/>
                <w:color w:val="000000"/>
                <w:sz w:val="20"/>
                <w:szCs w:val="20"/>
                <w:lang w:val="en-US"/>
              </w:rPr>
            </w:pPr>
            <w:ins w:id="4246" w:author="Nick.Tolimieri" w:date="2022-09-06T13:51:00Z">
              <w:r w:rsidRPr="00C97A89">
                <w:rPr>
                  <w:color w:val="000000"/>
                  <w:sz w:val="20"/>
                  <w:szCs w:val="20"/>
                  <w:lang w:val="en-US"/>
                </w:rPr>
                <w:t>42</w:t>
              </w:r>
            </w:ins>
          </w:p>
        </w:tc>
        <w:tc>
          <w:tcPr>
            <w:tcW w:w="736" w:type="dxa"/>
            <w:tcBorders>
              <w:top w:val="nil"/>
              <w:left w:val="nil"/>
              <w:bottom w:val="nil"/>
              <w:right w:val="nil"/>
            </w:tcBorders>
            <w:shd w:val="clear" w:color="auto" w:fill="auto"/>
            <w:noWrap/>
            <w:vAlign w:val="bottom"/>
            <w:hideMark/>
            <w:tcPrChange w:id="424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8" w:author="Nick.Tolimieri" w:date="2022-09-06T13:51:00Z"/>
                <w:color w:val="000000"/>
                <w:sz w:val="20"/>
                <w:szCs w:val="20"/>
                <w:lang w:val="en-US"/>
              </w:rPr>
            </w:pPr>
            <w:ins w:id="4249" w:author="Nick.Tolimieri" w:date="2022-09-06T13:51:00Z">
              <w:r w:rsidRPr="00C97A89">
                <w:rPr>
                  <w:color w:val="000000"/>
                  <w:sz w:val="20"/>
                  <w:szCs w:val="20"/>
                  <w:lang w:val="en-US"/>
                </w:rPr>
                <w:t>38</w:t>
              </w:r>
            </w:ins>
          </w:p>
        </w:tc>
        <w:tc>
          <w:tcPr>
            <w:tcW w:w="728" w:type="dxa"/>
            <w:tcBorders>
              <w:top w:val="nil"/>
              <w:left w:val="nil"/>
              <w:bottom w:val="nil"/>
              <w:right w:val="nil"/>
            </w:tcBorders>
            <w:shd w:val="clear" w:color="auto" w:fill="auto"/>
            <w:noWrap/>
            <w:vAlign w:val="bottom"/>
            <w:hideMark/>
            <w:tcPrChange w:id="425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51" w:author="Nick.Tolimieri" w:date="2022-09-06T13:51:00Z"/>
                <w:color w:val="000000"/>
                <w:sz w:val="20"/>
                <w:szCs w:val="20"/>
                <w:lang w:val="en-US"/>
              </w:rPr>
            </w:pPr>
            <w:ins w:id="4252"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425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54" w:author="Nick.Tolimieri" w:date="2022-09-06T13:51:00Z"/>
                <w:color w:val="000000"/>
                <w:sz w:val="20"/>
                <w:szCs w:val="20"/>
                <w:lang w:val="en-US"/>
              </w:rPr>
            </w:pPr>
            <w:ins w:id="4255" w:author="Nick.Tolimieri" w:date="2022-09-06T13:51:00Z">
              <w:r w:rsidRPr="00C97A89">
                <w:rPr>
                  <w:color w:val="000000"/>
                  <w:sz w:val="20"/>
                  <w:szCs w:val="20"/>
                  <w:lang w:val="en-US"/>
                </w:rPr>
                <w:t>36</w:t>
              </w:r>
            </w:ins>
          </w:p>
        </w:tc>
        <w:tc>
          <w:tcPr>
            <w:tcW w:w="700" w:type="dxa"/>
            <w:tcBorders>
              <w:top w:val="nil"/>
              <w:left w:val="nil"/>
              <w:bottom w:val="nil"/>
              <w:right w:val="nil"/>
            </w:tcBorders>
            <w:shd w:val="clear" w:color="auto" w:fill="auto"/>
            <w:noWrap/>
            <w:vAlign w:val="bottom"/>
            <w:hideMark/>
            <w:tcPrChange w:id="425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57" w:author="Nick.Tolimieri" w:date="2022-09-06T13:51:00Z"/>
                <w:color w:val="000000"/>
                <w:sz w:val="20"/>
                <w:szCs w:val="20"/>
                <w:lang w:val="en-US"/>
              </w:rPr>
            </w:pPr>
            <w:ins w:id="4258" w:author="Nick.Tolimieri"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425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60" w:author="Nick.Tolimieri" w:date="2022-09-06T13:51:00Z"/>
                <w:color w:val="000000"/>
                <w:sz w:val="20"/>
                <w:szCs w:val="20"/>
                <w:lang w:val="en-US"/>
              </w:rPr>
            </w:pPr>
            <w:ins w:id="4261" w:author="Nick.Tolimieri" w:date="2022-09-06T13:51:00Z">
              <w:r w:rsidRPr="00C97A89">
                <w:rPr>
                  <w:color w:val="000000"/>
                  <w:sz w:val="20"/>
                  <w:szCs w:val="20"/>
                  <w:lang w:val="en-US"/>
                </w:rPr>
                <w:t>27</w:t>
              </w:r>
            </w:ins>
          </w:p>
        </w:tc>
        <w:tc>
          <w:tcPr>
            <w:tcW w:w="905" w:type="dxa"/>
            <w:tcBorders>
              <w:top w:val="nil"/>
              <w:left w:val="nil"/>
              <w:bottom w:val="nil"/>
              <w:right w:val="nil"/>
            </w:tcBorders>
            <w:shd w:val="clear" w:color="auto" w:fill="auto"/>
            <w:noWrap/>
            <w:vAlign w:val="bottom"/>
            <w:hideMark/>
            <w:tcPrChange w:id="426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63" w:author="Nick.Tolimieri" w:date="2022-09-06T13:51:00Z"/>
                <w:color w:val="000000"/>
                <w:sz w:val="20"/>
                <w:szCs w:val="20"/>
                <w:lang w:val="en-US"/>
              </w:rPr>
            </w:pPr>
            <w:ins w:id="4264" w:author="Nick.Tolimieri" w:date="2022-09-06T13:51:00Z">
              <w:r w:rsidRPr="00C97A89">
                <w:rPr>
                  <w:color w:val="000000"/>
                  <w:sz w:val="20"/>
                  <w:szCs w:val="20"/>
                  <w:lang w:val="en-US"/>
                </w:rPr>
                <w:t>2.71</w:t>
              </w:r>
            </w:ins>
          </w:p>
        </w:tc>
        <w:tc>
          <w:tcPr>
            <w:tcW w:w="905" w:type="dxa"/>
            <w:tcBorders>
              <w:top w:val="nil"/>
              <w:left w:val="nil"/>
              <w:bottom w:val="nil"/>
              <w:right w:val="nil"/>
            </w:tcBorders>
            <w:shd w:val="clear" w:color="auto" w:fill="auto"/>
            <w:noWrap/>
            <w:vAlign w:val="bottom"/>
            <w:hideMark/>
            <w:tcPrChange w:id="426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66" w:author="Nick.Tolimieri" w:date="2022-09-06T13:51:00Z"/>
                <w:color w:val="000000"/>
                <w:sz w:val="20"/>
                <w:szCs w:val="20"/>
                <w:lang w:val="en-US"/>
              </w:rPr>
            </w:pPr>
            <w:ins w:id="4267" w:author="Nick.Tolimieri" w:date="2022-09-06T13:51:00Z">
              <w:r w:rsidRPr="00C97A89">
                <w:rPr>
                  <w:color w:val="000000"/>
                  <w:sz w:val="20"/>
                  <w:szCs w:val="20"/>
                  <w:lang w:val="en-US"/>
                </w:rPr>
                <w:t>0.58</w:t>
              </w:r>
            </w:ins>
          </w:p>
        </w:tc>
        <w:tc>
          <w:tcPr>
            <w:tcW w:w="905" w:type="dxa"/>
            <w:tcBorders>
              <w:top w:val="nil"/>
              <w:left w:val="nil"/>
              <w:bottom w:val="nil"/>
              <w:right w:val="nil"/>
            </w:tcBorders>
            <w:shd w:val="clear" w:color="auto" w:fill="auto"/>
            <w:noWrap/>
            <w:vAlign w:val="bottom"/>
            <w:hideMark/>
            <w:tcPrChange w:id="426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69" w:author="Nick.Tolimieri" w:date="2022-09-06T13:51:00Z"/>
                <w:color w:val="000000"/>
                <w:sz w:val="20"/>
                <w:szCs w:val="20"/>
                <w:lang w:val="en-US"/>
              </w:rPr>
            </w:pPr>
            <w:ins w:id="4270" w:author="Nick.Tolimieri" w:date="2022-09-06T13:51:00Z">
              <w:r w:rsidRPr="00C97A89">
                <w:rPr>
                  <w:color w:val="000000"/>
                  <w:sz w:val="20"/>
                  <w:szCs w:val="20"/>
                  <w:lang w:val="en-US"/>
                </w:rPr>
                <w:t>3.94</w:t>
              </w:r>
            </w:ins>
          </w:p>
        </w:tc>
      </w:tr>
      <w:tr w:rsidR="00C97A89" w:rsidRPr="00C97A89" w:rsidTr="004C5EBF">
        <w:tblPrEx>
          <w:tblPrExChange w:id="4271" w:author="Nick.Tolimieri" w:date="2022-09-13T12:47:00Z">
            <w:tblPrEx>
              <w:tblW w:w="10017" w:type="dxa"/>
            </w:tblPrEx>
          </w:tblPrExChange>
        </w:tblPrEx>
        <w:trPr>
          <w:trHeight w:val="255"/>
          <w:ins w:id="4272" w:author="Nick.Tolimieri" w:date="2022-09-06T13:51:00Z"/>
          <w:trPrChange w:id="427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27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75" w:author="Nick.Tolimieri" w:date="2022-09-06T13:51:00Z"/>
                <w:color w:val="000000"/>
                <w:sz w:val="20"/>
                <w:szCs w:val="20"/>
                <w:lang w:val="en-US"/>
              </w:rPr>
            </w:pPr>
            <w:ins w:id="4276"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27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78" w:author="Nick.Tolimieri" w:date="2022-09-06T13:51:00Z"/>
                <w:color w:val="000000"/>
                <w:sz w:val="20"/>
                <w:szCs w:val="20"/>
                <w:lang w:val="en-US"/>
              </w:rPr>
            </w:pPr>
            <w:ins w:id="4279" w:author="Nick.Tolimieri"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428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81" w:author="Nick.Tolimieri" w:date="2022-09-06T13:51:00Z"/>
                <w:color w:val="000000"/>
                <w:sz w:val="20"/>
                <w:szCs w:val="20"/>
                <w:lang w:val="en-US"/>
              </w:rPr>
            </w:pPr>
            <w:ins w:id="4282" w:author="Nick.Tolimieri" w:date="2022-09-06T13:51:00Z">
              <w:r w:rsidRPr="00C97A89">
                <w:rPr>
                  <w:color w:val="000000"/>
                  <w:sz w:val="20"/>
                  <w:szCs w:val="20"/>
                  <w:lang w:val="en-US"/>
                </w:rPr>
                <w:t>39</w:t>
              </w:r>
            </w:ins>
          </w:p>
        </w:tc>
        <w:tc>
          <w:tcPr>
            <w:tcW w:w="736" w:type="dxa"/>
            <w:tcBorders>
              <w:top w:val="nil"/>
              <w:left w:val="nil"/>
              <w:bottom w:val="nil"/>
              <w:right w:val="nil"/>
            </w:tcBorders>
            <w:shd w:val="clear" w:color="auto" w:fill="auto"/>
            <w:noWrap/>
            <w:vAlign w:val="bottom"/>
            <w:hideMark/>
            <w:tcPrChange w:id="428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84" w:author="Nick.Tolimieri" w:date="2022-09-06T13:51:00Z"/>
                <w:color w:val="000000"/>
                <w:sz w:val="20"/>
                <w:szCs w:val="20"/>
                <w:lang w:val="en-US"/>
              </w:rPr>
            </w:pPr>
            <w:ins w:id="4285" w:author="Nick.Tolimieri" w:date="2022-09-06T13:51:00Z">
              <w:r w:rsidRPr="00C97A89">
                <w:rPr>
                  <w:color w:val="000000"/>
                  <w:sz w:val="20"/>
                  <w:szCs w:val="20"/>
                  <w:lang w:val="en-US"/>
                </w:rPr>
                <w:t>102</w:t>
              </w:r>
            </w:ins>
          </w:p>
        </w:tc>
        <w:tc>
          <w:tcPr>
            <w:tcW w:w="728" w:type="dxa"/>
            <w:tcBorders>
              <w:top w:val="nil"/>
              <w:left w:val="nil"/>
              <w:bottom w:val="nil"/>
              <w:right w:val="nil"/>
            </w:tcBorders>
            <w:shd w:val="clear" w:color="auto" w:fill="auto"/>
            <w:noWrap/>
            <w:vAlign w:val="bottom"/>
            <w:hideMark/>
            <w:tcPrChange w:id="428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87" w:author="Nick.Tolimieri" w:date="2022-09-06T13:51:00Z"/>
                <w:color w:val="000000"/>
                <w:sz w:val="20"/>
                <w:szCs w:val="20"/>
                <w:lang w:val="en-US"/>
              </w:rPr>
            </w:pPr>
            <w:ins w:id="4288"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428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0" w:author="Nick.Tolimieri" w:date="2022-09-06T13:51:00Z"/>
                <w:color w:val="000000"/>
                <w:sz w:val="20"/>
                <w:szCs w:val="20"/>
                <w:lang w:val="en-US"/>
              </w:rPr>
            </w:pPr>
            <w:ins w:id="4291" w:author="Nick.Tolimieri" w:date="2022-09-06T13:51:00Z">
              <w:r w:rsidRPr="00C97A89">
                <w:rPr>
                  <w:color w:val="000000"/>
                  <w:sz w:val="20"/>
                  <w:szCs w:val="20"/>
                  <w:lang w:val="en-US"/>
                </w:rPr>
                <w:t>103</w:t>
              </w:r>
            </w:ins>
          </w:p>
        </w:tc>
        <w:tc>
          <w:tcPr>
            <w:tcW w:w="700" w:type="dxa"/>
            <w:tcBorders>
              <w:top w:val="nil"/>
              <w:left w:val="nil"/>
              <w:bottom w:val="nil"/>
              <w:right w:val="nil"/>
            </w:tcBorders>
            <w:shd w:val="clear" w:color="auto" w:fill="auto"/>
            <w:noWrap/>
            <w:vAlign w:val="bottom"/>
            <w:hideMark/>
            <w:tcPrChange w:id="429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3" w:author="Nick.Tolimieri" w:date="2022-09-06T13:51:00Z"/>
                <w:color w:val="000000"/>
                <w:sz w:val="20"/>
                <w:szCs w:val="20"/>
                <w:lang w:val="en-US"/>
              </w:rPr>
            </w:pPr>
            <w:ins w:id="4294"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429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6" w:author="Nick.Tolimieri" w:date="2022-09-06T13:51:00Z"/>
                <w:color w:val="000000"/>
                <w:sz w:val="20"/>
                <w:szCs w:val="20"/>
                <w:lang w:val="en-US"/>
              </w:rPr>
            </w:pPr>
            <w:ins w:id="4297" w:author="Nick.Tolimieri" w:date="2022-09-06T13:51:00Z">
              <w:r w:rsidRPr="00C97A89">
                <w:rPr>
                  <w:color w:val="000000"/>
                  <w:sz w:val="20"/>
                  <w:szCs w:val="20"/>
                  <w:lang w:val="en-US"/>
                </w:rPr>
                <w:t>41</w:t>
              </w:r>
            </w:ins>
          </w:p>
        </w:tc>
        <w:tc>
          <w:tcPr>
            <w:tcW w:w="905" w:type="dxa"/>
            <w:tcBorders>
              <w:top w:val="nil"/>
              <w:left w:val="nil"/>
              <w:bottom w:val="nil"/>
              <w:right w:val="nil"/>
            </w:tcBorders>
            <w:shd w:val="clear" w:color="auto" w:fill="auto"/>
            <w:noWrap/>
            <w:vAlign w:val="bottom"/>
            <w:hideMark/>
            <w:tcPrChange w:id="429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9" w:author="Nick.Tolimieri" w:date="2022-09-06T13:51:00Z"/>
                <w:color w:val="000000"/>
                <w:sz w:val="20"/>
                <w:szCs w:val="20"/>
                <w:lang w:val="en-US"/>
              </w:rPr>
            </w:pPr>
            <w:ins w:id="4300" w:author="Nick.Tolimieri" w:date="2022-09-06T13:51:00Z">
              <w:r w:rsidRPr="00C97A89">
                <w:rPr>
                  <w:color w:val="000000"/>
                  <w:sz w:val="20"/>
                  <w:szCs w:val="20"/>
                  <w:lang w:val="en-US"/>
                </w:rPr>
                <w:t>2.38</w:t>
              </w:r>
            </w:ins>
          </w:p>
        </w:tc>
        <w:tc>
          <w:tcPr>
            <w:tcW w:w="905" w:type="dxa"/>
            <w:tcBorders>
              <w:top w:val="nil"/>
              <w:left w:val="nil"/>
              <w:bottom w:val="nil"/>
              <w:right w:val="nil"/>
            </w:tcBorders>
            <w:shd w:val="clear" w:color="auto" w:fill="auto"/>
            <w:noWrap/>
            <w:vAlign w:val="bottom"/>
            <w:hideMark/>
            <w:tcPrChange w:id="430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02" w:author="Nick.Tolimieri" w:date="2022-09-06T13:51:00Z"/>
                <w:color w:val="000000"/>
                <w:sz w:val="20"/>
                <w:szCs w:val="20"/>
                <w:lang w:val="en-US"/>
              </w:rPr>
            </w:pPr>
            <w:ins w:id="4303" w:author="Nick.Tolimieri" w:date="2022-09-06T13:51:00Z">
              <w:r w:rsidRPr="00C97A89">
                <w:rPr>
                  <w:color w:val="000000"/>
                  <w:sz w:val="20"/>
                  <w:szCs w:val="20"/>
                  <w:lang w:val="en-US"/>
                </w:rPr>
                <w:t>0.51</w:t>
              </w:r>
            </w:ins>
          </w:p>
        </w:tc>
        <w:tc>
          <w:tcPr>
            <w:tcW w:w="905" w:type="dxa"/>
            <w:tcBorders>
              <w:top w:val="nil"/>
              <w:left w:val="nil"/>
              <w:bottom w:val="nil"/>
              <w:right w:val="nil"/>
            </w:tcBorders>
            <w:shd w:val="clear" w:color="auto" w:fill="auto"/>
            <w:noWrap/>
            <w:vAlign w:val="bottom"/>
            <w:hideMark/>
            <w:tcPrChange w:id="430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05" w:author="Nick.Tolimieri" w:date="2022-09-06T13:51:00Z"/>
                <w:color w:val="000000"/>
                <w:sz w:val="20"/>
                <w:szCs w:val="20"/>
                <w:lang w:val="en-US"/>
              </w:rPr>
            </w:pPr>
            <w:ins w:id="4306" w:author="Nick.Tolimieri" w:date="2022-09-06T13:51:00Z">
              <w:r w:rsidRPr="00C97A89">
                <w:rPr>
                  <w:color w:val="000000"/>
                  <w:sz w:val="20"/>
                  <w:szCs w:val="20"/>
                  <w:lang w:val="en-US"/>
                </w:rPr>
                <w:t>3.52</w:t>
              </w:r>
            </w:ins>
          </w:p>
        </w:tc>
      </w:tr>
      <w:tr w:rsidR="00C97A89" w:rsidRPr="00C97A89" w:rsidTr="004C5EBF">
        <w:tblPrEx>
          <w:tblPrExChange w:id="4307" w:author="Nick.Tolimieri" w:date="2022-09-13T12:47:00Z">
            <w:tblPrEx>
              <w:tblW w:w="10017" w:type="dxa"/>
            </w:tblPrEx>
          </w:tblPrExChange>
        </w:tblPrEx>
        <w:trPr>
          <w:trHeight w:val="255"/>
          <w:ins w:id="4308" w:author="Nick.Tolimieri" w:date="2022-09-06T13:51:00Z"/>
          <w:trPrChange w:id="430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31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311" w:author="Nick.Tolimieri" w:date="2022-09-06T13:51:00Z"/>
                <w:color w:val="000000"/>
                <w:sz w:val="20"/>
                <w:szCs w:val="20"/>
                <w:lang w:val="en-US"/>
              </w:rPr>
            </w:pPr>
            <w:ins w:id="4312"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31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14" w:author="Nick.Tolimieri" w:date="2022-09-06T13:51:00Z"/>
                <w:color w:val="000000"/>
                <w:sz w:val="20"/>
                <w:szCs w:val="20"/>
                <w:lang w:val="en-US"/>
              </w:rPr>
            </w:pPr>
            <w:ins w:id="4315" w:author="Nick.Tolimieri"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431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17" w:author="Nick.Tolimieri" w:date="2022-09-06T13:51:00Z"/>
                <w:color w:val="000000"/>
                <w:sz w:val="20"/>
                <w:szCs w:val="20"/>
                <w:lang w:val="en-US"/>
              </w:rPr>
            </w:pPr>
            <w:ins w:id="4318" w:author="Nick.Tolimieri" w:date="2022-09-06T13:51:00Z">
              <w:r w:rsidRPr="00C97A89">
                <w:rPr>
                  <w:color w:val="000000"/>
                  <w:sz w:val="20"/>
                  <w:szCs w:val="20"/>
                  <w:lang w:val="en-US"/>
                </w:rPr>
                <w:t>35</w:t>
              </w:r>
            </w:ins>
          </w:p>
        </w:tc>
        <w:tc>
          <w:tcPr>
            <w:tcW w:w="736" w:type="dxa"/>
            <w:tcBorders>
              <w:top w:val="nil"/>
              <w:left w:val="nil"/>
              <w:bottom w:val="nil"/>
              <w:right w:val="nil"/>
            </w:tcBorders>
            <w:shd w:val="clear" w:color="auto" w:fill="auto"/>
            <w:noWrap/>
            <w:vAlign w:val="bottom"/>
            <w:hideMark/>
            <w:tcPrChange w:id="431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0" w:author="Nick.Tolimieri" w:date="2022-09-06T13:51:00Z"/>
                <w:color w:val="000000"/>
                <w:sz w:val="20"/>
                <w:szCs w:val="20"/>
                <w:lang w:val="en-US"/>
              </w:rPr>
            </w:pPr>
            <w:ins w:id="4321" w:author="Nick.Tolimieri" w:date="2022-09-06T13:51:00Z">
              <w:r w:rsidRPr="00C97A89">
                <w:rPr>
                  <w:color w:val="000000"/>
                  <w:sz w:val="20"/>
                  <w:szCs w:val="20"/>
                  <w:lang w:val="en-US"/>
                </w:rPr>
                <w:t>140</w:t>
              </w:r>
            </w:ins>
          </w:p>
        </w:tc>
        <w:tc>
          <w:tcPr>
            <w:tcW w:w="728" w:type="dxa"/>
            <w:tcBorders>
              <w:top w:val="nil"/>
              <w:left w:val="nil"/>
              <w:bottom w:val="nil"/>
              <w:right w:val="nil"/>
            </w:tcBorders>
            <w:shd w:val="clear" w:color="auto" w:fill="auto"/>
            <w:noWrap/>
            <w:vAlign w:val="bottom"/>
            <w:hideMark/>
            <w:tcPrChange w:id="432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3" w:author="Nick.Tolimieri" w:date="2022-09-06T13:51:00Z"/>
                <w:color w:val="000000"/>
                <w:sz w:val="20"/>
                <w:szCs w:val="20"/>
                <w:lang w:val="en-US"/>
              </w:rPr>
            </w:pPr>
            <w:ins w:id="4324" w:author="Nick.Tolimieri"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432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6" w:author="Nick.Tolimieri" w:date="2022-09-06T13:51:00Z"/>
                <w:color w:val="000000"/>
                <w:sz w:val="20"/>
                <w:szCs w:val="20"/>
                <w:lang w:val="en-US"/>
              </w:rPr>
            </w:pPr>
            <w:ins w:id="4327" w:author="Nick.Tolimieri" w:date="2022-09-06T13:51:00Z">
              <w:r w:rsidRPr="00C97A89">
                <w:rPr>
                  <w:color w:val="000000"/>
                  <w:sz w:val="20"/>
                  <w:szCs w:val="20"/>
                  <w:lang w:val="en-US"/>
                </w:rPr>
                <w:t>118</w:t>
              </w:r>
            </w:ins>
          </w:p>
        </w:tc>
        <w:tc>
          <w:tcPr>
            <w:tcW w:w="700" w:type="dxa"/>
            <w:tcBorders>
              <w:top w:val="nil"/>
              <w:left w:val="nil"/>
              <w:bottom w:val="nil"/>
              <w:right w:val="nil"/>
            </w:tcBorders>
            <w:shd w:val="clear" w:color="auto" w:fill="auto"/>
            <w:noWrap/>
            <w:vAlign w:val="bottom"/>
            <w:hideMark/>
            <w:tcPrChange w:id="432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9" w:author="Nick.Tolimieri" w:date="2022-09-06T13:51:00Z"/>
                <w:color w:val="000000"/>
                <w:sz w:val="20"/>
                <w:szCs w:val="20"/>
                <w:lang w:val="en-US"/>
              </w:rPr>
            </w:pPr>
            <w:ins w:id="4330"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433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2" w:author="Nick.Tolimieri" w:date="2022-09-06T13:51:00Z"/>
                <w:color w:val="000000"/>
                <w:sz w:val="20"/>
                <w:szCs w:val="20"/>
                <w:lang w:val="en-US"/>
              </w:rPr>
            </w:pPr>
            <w:ins w:id="4333" w:author="Nick.Tolimieri" w:date="2022-09-06T13:51:00Z">
              <w:r w:rsidRPr="00C97A89">
                <w:rPr>
                  <w:color w:val="000000"/>
                  <w:sz w:val="20"/>
                  <w:szCs w:val="20"/>
                  <w:lang w:val="en-US"/>
                </w:rPr>
                <w:t>45</w:t>
              </w:r>
            </w:ins>
          </w:p>
        </w:tc>
        <w:tc>
          <w:tcPr>
            <w:tcW w:w="905" w:type="dxa"/>
            <w:tcBorders>
              <w:top w:val="nil"/>
              <w:left w:val="nil"/>
              <w:bottom w:val="nil"/>
              <w:right w:val="nil"/>
            </w:tcBorders>
            <w:shd w:val="clear" w:color="auto" w:fill="auto"/>
            <w:noWrap/>
            <w:vAlign w:val="bottom"/>
            <w:hideMark/>
            <w:tcPrChange w:id="433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5" w:author="Nick.Tolimieri" w:date="2022-09-06T13:51:00Z"/>
                <w:color w:val="000000"/>
                <w:sz w:val="20"/>
                <w:szCs w:val="20"/>
                <w:lang w:val="en-US"/>
              </w:rPr>
            </w:pPr>
            <w:ins w:id="4336" w:author="Nick.Tolimieri" w:date="2022-09-06T13:51:00Z">
              <w:r w:rsidRPr="00C97A89">
                <w:rPr>
                  <w:color w:val="000000"/>
                  <w:sz w:val="20"/>
                  <w:szCs w:val="20"/>
                  <w:lang w:val="en-US"/>
                </w:rPr>
                <w:t>1.91</w:t>
              </w:r>
            </w:ins>
          </w:p>
        </w:tc>
        <w:tc>
          <w:tcPr>
            <w:tcW w:w="905" w:type="dxa"/>
            <w:tcBorders>
              <w:top w:val="nil"/>
              <w:left w:val="nil"/>
              <w:bottom w:val="nil"/>
              <w:right w:val="nil"/>
            </w:tcBorders>
            <w:shd w:val="clear" w:color="auto" w:fill="auto"/>
            <w:noWrap/>
            <w:vAlign w:val="bottom"/>
            <w:hideMark/>
            <w:tcPrChange w:id="433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8" w:author="Nick.Tolimieri" w:date="2022-09-06T13:51:00Z"/>
                <w:color w:val="000000"/>
                <w:sz w:val="20"/>
                <w:szCs w:val="20"/>
                <w:lang w:val="en-US"/>
              </w:rPr>
            </w:pPr>
            <w:ins w:id="4339" w:author="Nick.Tolimieri" w:date="2022-09-06T13:51:00Z">
              <w:r w:rsidRPr="00C97A89">
                <w:rPr>
                  <w:color w:val="000000"/>
                  <w:sz w:val="20"/>
                  <w:szCs w:val="20"/>
                  <w:lang w:val="en-US"/>
                </w:rPr>
                <w:t>0.3</w:t>
              </w:r>
            </w:ins>
          </w:p>
        </w:tc>
        <w:tc>
          <w:tcPr>
            <w:tcW w:w="905" w:type="dxa"/>
            <w:tcBorders>
              <w:top w:val="nil"/>
              <w:left w:val="nil"/>
              <w:bottom w:val="nil"/>
              <w:right w:val="nil"/>
            </w:tcBorders>
            <w:shd w:val="clear" w:color="auto" w:fill="auto"/>
            <w:noWrap/>
            <w:vAlign w:val="bottom"/>
            <w:hideMark/>
            <w:tcPrChange w:id="434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41" w:author="Nick.Tolimieri" w:date="2022-09-06T13:51:00Z"/>
                <w:color w:val="000000"/>
                <w:sz w:val="20"/>
                <w:szCs w:val="20"/>
                <w:lang w:val="en-US"/>
              </w:rPr>
            </w:pPr>
            <w:ins w:id="4342" w:author="Nick.Tolimieri" w:date="2022-09-06T13:51:00Z">
              <w:r w:rsidRPr="00C97A89">
                <w:rPr>
                  <w:color w:val="000000"/>
                  <w:sz w:val="20"/>
                  <w:szCs w:val="20"/>
                  <w:lang w:val="en-US"/>
                </w:rPr>
                <w:t>3.07</w:t>
              </w:r>
            </w:ins>
          </w:p>
        </w:tc>
      </w:tr>
      <w:tr w:rsidR="00C97A89" w:rsidRPr="00C97A89" w:rsidTr="004C5EBF">
        <w:tblPrEx>
          <w:tblPrExChange w:id="4343" w:author="Nick.Tolimieri" w:date="2022-09-13T12:47:00Z">
            <w:tblPrEx>
              <w:tblW w:w="10017" w:type="dxa"/>
            </w:tblPrEx>
          </w:tblPrExChange>
        </w:tblPrEx>
        <w:trPr>
          <w:trHeight w:val="255"/>
          <w:ins w:id="4344" w:author="Nick.Tolimieri" w:date="2022-09-06T13:51:00Z"/>
          <w:trPrChange w:id="4345"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346"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347" w:author="Nick.Tolimieri" w:date="2022-09-06T13:51:00Z"/>
                <w:color w:val="000000"/>
                <w:sz w:val="20"/>
                <w:szCs w:val="20"/>
                <w:lang w:val="en-US"/>
              </w:rPr>
            </w:pPr>
            <w:ins w:id="4348"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349"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0" w:author="Nick.Tolimieri" w:date="2022-09-06T13:51:00Z"/>
                <w:color w:val="000000"/>
                <w:sz w:val="20"/>
                <w:szCs w:val="20"/>
                <w:lang w:val="en-US"/>
              </w:rPr>
            </w:pPr>
            <w:ins w:id="4351" w:author="Nick.Tolimieri"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4352"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3" w:author="Nick.Tolimieri" w:date="2022-09-06T13:51:00Z"/>
                <w:color w:val="000000"/>
                <w:sz w:val="20"/>
                <w:szCs w:val="20"/>
                <w:lang w:val="en-US"/>
              </w:rPr>
            </w:pPr>
            <w:ins w:id="4354" w:author="Nick.Tolimieri" w:date="2022-09-06T13:51:00Z">
              <w:r w:rsidRPr="00C97A89">
                <w:rPr>
                  <w:color w:val="000000"/>
                  <w:sz w:val="20"/>
                  <w:szCs w:val="20"/>
                  <w:lang w:val="en-US"/>
                </w:rPr>
                <w:t>27</w:t>
              </w:r>
            </w:ins>
          </w:p>
        </w:tc>
        <w:tc>
          <w:tcPr>
            <w:tcW w:w="736" w:type="dxa"/>
            <w:tcBorders>
              <w:top w:val="nil"/>
              <w:left w:val="nil"/>
              <w:bottom w:val="nil"/>
              <w:right w:val="nil"/>
            </w:tcBorders>
            <w:shd w:val="clear" w:color="auto" w:fill="auto"/>
            <w:noWrap/>
            <w:vAlign w:val="bottom"/>
            <w:hideMark/>
            <w:tcPrChange w:id="4355"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6" w:author="Nick.Tolimieri" w:date="2022-09-06T13:51:00Z"/>
                <w:color w:val="000000"/>
                <w:sz w:val="20"/>
                <w:szCs w:val="20"/>
                <w:lang w:val="en-US"/>
              </w:rPr>
            </w:pPr>
            <w:ins w:id="4357" w:author="Nick.Tolimieri" w:date="2022-09-06T13:51:00Z">
              <w:r w:rsidRPr="00C97A89">
                <w:rPr>
                  <w:color w:val="000000"/>
                  <w:sz w:val="20"/>
                  <w:szCs w:val="20"/>
                  <w:lang w:val="en-US"/>
                </w:rPr>
                <w:t>130</w:t>
              </w:r>
            </w:ins>
          </w:p>
        </w:tc>
        <w:tc>
          <w:tcPr>
            <w:tcW w:w="728" w:type="dxa"/>
            <w:tcBorders>
              <w:top w:val="nil"/>
              <w:left w:val="nil"/>
              <w:bottom w:val="nil"/>
              <w:right w:val="nil"/>
            </w:tcBorders>
            <w:shd w:val="clear" w:color="auto" w:fill="auto"/>
            <w:noWrap/>
            <w:vAlign w:val="bottom"/>
            <w:hideMark/>
            <w:tcPrChange w:id="4358"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9" w:author="Nick.Tolimieri" w:date="2022-09-06T13:51:00Z"/>
                <w:color w:val="000000"/>
                <w:sz w:val="20"/>
                <w:szCs w:val="20"/>
                <w:lang w:val="en-US"/>
              </w:rPr>
            </w:pPr>
            <w:ins w:id="4360" w:author="Nick.Tolimieri"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4361"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2" w:author="Nick.Tolimieri" w:date="2022-09-06T13:51:00Z"/>
                <w:color w:val="000000"/>
                <w:sz w:val="20"/>
                <w:szCs w:val="20"/>
                <w:lang w:val="en-US"/>
              </w:rPr>
            </w:pPr>
            <w:ins w:id="4363" w:author="Nick.Tolimieri" w:date="2022-09-06T13:51:00Z">
              <w:r w:rsidRPr="00C97A89">
                <w:rPr>
                  <w:color w:val="000000"/>
                  <w:sz w:val="20"/>
                  <w:szCs w:val="20"/>
                  <w:lang w:val="en-US"/>
                </w:rPr>
                <w:t>120</w:t>
              </w:r>
            </w:ins>
          </w:p>
        </w:tc>
        <w:tc>
          <w:tcPr>
            <w:tcW w:w="700" w:type="dxa"/>
            <w:tcBorders>
              <w:top w:val="nil"/>
              <w:left w:val="nil"/>
              <w:bottom w:val="nil"/>
              <w:right w:val="nil"/>
            </w:tcBorders>
            <w:shd w:val="clear" w:color="auto" w:fill="auto"/>
            <w:noWrap/>
            <w:vAlign w:val="bottom"/>
            <w:hideMark/>
            <w:tcPrChange w:id="4364"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5" w:author="Nick.Tolimieri" w:date="2022-09-06T13:51:00Z"/>
                <w:color w:val="000000"/>
                <w:sz w:val="20"/>
                <w:szCs w:val="20"/>
                <w:lang w:val="en-US"/>
              </w:rPr>
            </w:pPr>
            <w:ins w:id="4366"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4367"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8" w:author="Nick.Tolimieri" w:date="2022-09-06T13:51:00Z"/>
                <w:color w:val="000000"/>
                <w:sz w:val="20"/>
                <w:szCs w:val="20"/>
                <w:lang w:val="en-US"/>
              </w:rPr>
            </w:pPr>
            <w:ins w:id="4369" w:author="Nick.Tolimieri" w:date="2022-09-06T13:51:00Z">
              <w:r w:rsidRPr="00C97A89">
                <w:rPr>
                  <w:color w:val="000000"/>
                  <w:sz w:val="20"/>
                  <w:szCs w:val="20"/>
                  <w:lang w:val="en-US"/>
                </w:rPr>
                <w:t>37</w:t>
              </w:r>
            </w:ins>
          </w:p>
        </w:tc>
        <w:tc>
          <w:tcPr>
            <w:tcW w:w="905" w:type="dxa"/>
            <w:tcBorders>
              <w:top w:val="nil"/>
              <w:left w:val="nil"/>
              <w:bottom w:val="nil"/>
              <w:right w:val="nil"/>
            </w:tcBorders>
            <w:shd w:val="clear" w:color="auto" w:fill="auto"/>
            <w:noWrap/>
            <w:vAlign w:val="bottom"/>
            <w:hideMark/>
            <w:tcPrChange w:id="437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71" w:author="Nick.Tolimieri" w:date="2022-09-06T13:51:00Z"/>
                <w:color w:val="000000"/>
                <w:sz w:val="20"/>
                <w:szCs w:val="20"/>
                <w:lang w:val="en-US"/>
              </w:rPr>
            </w:pPr>
            <w:ins w:id="4372" w:author="Nick.Tolimieri" w:date="2022-09-06T13:51:00Z">
              <w:r w:rsidRPr="00C97A89">
                <w:rPr>
                  <w:color w:val="000000"/>
                  <w:sz w:val="20"/>
                  <w:szCs w:val="20"/>
                  <w:lang w:val="en-US"/>
                </w:rPr>
                <w:t>2.01</w:t>
              </w:r>
            </w:ins>
          </w:p>
        </w:tc>
        <w:tc>
          <w:tcPr>
            <w:tcW w:w="905" w:type="dxa"/>
            <w:tcBorders>
              <w:top w:val="nil"/>
              <w:left w:val="nil"/>
              <w:bottom w:val="nil"/>
              <w:right w:val="nil"/>
            </w:tcBorders>
            <w:shd w:val="clear" w:color="auto" w:fill="auto"/>
            <w:noWrap/>
            <w:vAlign w:val="bottom"/>
            <w:hideMark/>
            <w:tcPrChange w:id="437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74" w:author="Nick.Tolimieri" w:date="2022-09-06T13:51:00Z"/>
                <w:color w:val="000000"/>
                <w:sz w:val="20"/>
                <w:szCs w:val="20"/>
                <w:lang w:val="en-US"/>
              </w:rPr>
            </w:pPr>
            <w:ins w:id="4375" w:author="Nick.Tolimieri" w:date="2022-09-06T13:51:00Z">
              <w:r w:rsidRPr="00C97A89">
                <w:rPr>
                  <w:color w:val="000000"/>
                  <w:sz w:val="20"/>
                  <w:szCs w:val="20"/>
                  <w:lang w:val="en-US"/>
                </w:rPr>
                <w:t>0.3</w:t>
              </w:r>
            </w:ins>
          </w:p>
        </w:tc>
        <w:tc>
          <w:tcPr>
            <w:tcW w:w="905" w:type="dxa"/>
            <w:tcBorders>
              <w:top w:val="nil"/>
              <w:left w:val="nil"/>
              <w:bottom w:val="nil"/>
              <w:right w:val="nil"/>
            </w:tcBorders>
            <w:shd w:val="clear" w:color="auto" w:fill="auto"/>
            <w:noWrap/>
            <w:vAlign w:val="bottom"/>
            <w:hideMark/>
            <w:tcPrChange w:id="437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77" w:author="Nick.Tolimieri" w:date="2022-09-06T13:51:00Z"/>
                <w:color w:val="000000"/>
                <w:sz w:val="20"/>
                <w:szCs w:val="20"/>
                <w:lang w:val="en-US"/>
              </w:rPr>
            </w:pPr>
            <w:ins w:id="4378" w:author="Nick.Tolimieri" w:date="2022-09-06T13:51:00Z">
              <w:r w:rsidRPr="00C97A89">
                <w:rPr>
                  <w:color w:val="000000"/>
                  <w:sz w:val="20"/>
                  <w:szCs w:val="20"/>
                  <w:lang w:val="en-US"/>
                </w:rPr>
                <w:t>3.6</w:t>
              </w:r>
            </w:ins>
          </w:p>
        </w:tc>
      </w:tr>
      <w:tr w:rsidR="00C97A89" w:rsidRPr="00C97A89" w:rsidTr="004C5EBF">
        <w:tblPrEx>
          <w:tblPrExChange w:id="4379" w:author="Nick.Tolimieri" w:date="2022-09-13T12:47:00Z">
            <w:tblPrEx>
              <w:tblW w:w="10017" w:type="dxa"/>
            </w:tblPrEx>
          </w:tblPrExChange>
        </w:tblPrEx>
        <w:trPr>
          <w:trHeight w:val="255"/>
          <w:ins w:id="4380" w:author="Nick.Tolimieri" w:date="2022-09-06T13:51:00Z"/>
          <w:trPrChange w:id="4381"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382"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383" w:author="Nick.Tolimieri" w:date="2022-09-06T13:51:00Z"/>
                <w:color w:val="000000"/>
                <w:sz w:val="20"/>
                <w:szCs w:val="20"/>
                <w:lang w:val="en-US"/>
              </w:rPr>
            </w:pPr>
            <w:ins w:id="4384"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385"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86" w:author="Nick.Tolimieri" w:date="2022-09-06T13:51:00Z"/>
                <w:color w:val="000000"/>
                <w:sz w:val="20"/>
                <w:szCs w:val="20"/>
                <w:lang w:val="en-US"/>
              </w:rPr>
            </w:pPr>
            <w:ins w:id="4387" w:author="Nick.Tolimieri"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4388"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89" w:author="Nick.Tolimieri" w:date="2022-09-06T13:51:00Z"/>
                <w:color w:val="000000"/>
                <w:sz w:val="20"/>
                <w:szCs w:val="20"/>
                <w:lang w:val="en-US"/>
              </w:rPr>
            </w:pPr>
            <w:ins w:id="4390"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4391"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92" w:author="Nick.Tolimieri" w:date="2022-09-06T13:51:00Z"/>
                <w:color w:val="000000"/>
                <w:sz w:val="20"/>
                <w:szCs w:val="20"/>
                <w:lang w:val="en-US"/>
              </w:rPr>
            </w:pPr>
            <w:ins w:id="4393"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394"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95" w:author="Nick.Tolimieri" w:date="2022-09-06T13:51:00Z"/>
                <w:color w:val="000000"/>
                <w:sz w:val="20"/>
                <w:szCs w:val="20"/>
                <w:lang w:val="en-US"/>
              </w:rPr>
            </w:pPr>
            <w:ins w:id="4396"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397"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98" w:author="Nick.Tolimieri" w:date="2022-09-06T13:51:00Z"/>
                <w:color w:val="000000"/>
                <w:sz w:val="20"/>
                <w:szCs w:val="20"/>
                <w:lang w:val="en-US"/>
              </w:rPr>
            </w:pPr>
            <w:ins w:id="4399"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400"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01" w:author="Nick.Tolimieri" w:date="2022-09-06T13:51:00Z"/>
                <w:color w:val="000000"/>
                <w:sz w:val="20"/>
                <w:szCs w:val="20"/>
                <w:lang w:val="en-US"/>
              </w:rPr>
            </w:pPr>
            <w:ins w:id="4402"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403"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04" w:author="Nick.Tolimieri" w:date="2022-09-06T13:51:00Z"/>
                <w:color w:val="000000"/>
                <w:sz w:val="20"/>
                <w:szCs w:val="20"/>
                <w:lang w:val="en-US"/>
              </w:rPr>
            </w:pPr>
            <w:ins w:id="440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40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07" w:author="Nick.Tolimieri" w:date="2022-09-06T13:51:00Z"/>
                <w:color w:val="000000"/>
                <w:sz w:val="20"/>
                <w:szCs w:val="20"/>
                <w:lang w:val="en-US"/>
              </w:rPr>
            </w:pPr>
            <w:ins w:id="440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40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10" w:author="Nick.Tolimieri" w:date="2022-09-06T13:51:00Z"/>
                <w:color w:val="000000"/>
                <w:sz w:val="20"/>
                <w:szCs w:val="20"/>
                <w:lang w:val="en-US"/>
              </w:rPr>
            </w:pPr>
            <w:ins w:id="441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41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13" w:author="Nick.Tolimieri" w:date="2022-09-06T13:51:00Z"/>
                <w:color w:val="000000"/>
                <w:sz w:val="20"/>
                <w:szCs w:val="20"/>
                <w:lang w:val="en-US"/>
              </w:rPr>
            </w:pPr>
            <w:ins w:id="4414" w:author="Nick.Tolimieri" w:date="2022-09-06T13:51:00Z">
              <w:r w:rsidRPr="00C97A89">
                <w:rPr>
                  <w:color w:val="000000"/>
                  <w:sz w:val="20"/>
                  <w:szCs w:val="20"/>
                  <w:lang w:val="en-US"/>
                </w:rPr>
                <w:t>-</w:t>
              </w:r>
            </w:ins>
          </w:p>
        </w:tc>
      </w:tr>
      <w:tr w:rsidR="00C97A89" w:rsidRPr="00C97A89" w:rsidTr="004C5EBF">
        <w:tblPrEx>
          <w:tblPrExChange w:id="4415" w:author="Nick.Tolimieri" w:date="2022-09-13T12:47:00Z">
            <w:tblPrEx>
              <w:tblW w:w="10017" w:type="dxa"/>
            </w:tblPrEx>
          </w:tblPrExChange>
        </w:tblPrEx>
        <w:trPr>
          <w:trHeight w:val="255"/>
          <w:ins w:id="4416" w:author="Nick.Tolimieri" w:date="2022-09-06T13:51:00Z"/>
          <w:trPrChange w:id="4417"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418"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19" w:author="Nick.Tolimieri" w:date="2022-09-06T13:51:00Z"/>
                <w:color w:val="000000"/>
                <w:sz w:val="20"/>
                <w:szCs w:val="20"/>
                <w:lang w:val="en-US"/>
              </w:rPr>
            </w:pPr>
            <w:ins w:id="4420"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421"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2" w:author="Nick.Tolimieri" w:date="2022-09-06T13:51:00Z"/>
                <w:color w:val="000000"/>
                <w:sz w:val="20"/>
                <w:szCs w:val="20"/>
                <w:lang w:val="en-US"/>
              </w:rPr>
            </w:pPr>
            <w:ins w:id="4423" w:author="Nick.Tolimieri"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4424"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5" w:author="Nick.Tolimieri" w:date="2022-09-06T13:51:00Z"/>
                <w:color w:val="000000"/>
                <w:sz w:val="20"/>
                <w:szCs w:val="20"/>
                <w:lang w:val="en-US"/>
              </w:rPr>
            </w:pPr>
            <w:ins w:id="4426" w:author="Nick.Tolimieri" w:date="2022-09-06T13:51:00Z">
              <w:r w:rsidRPr="00C97A89">
                <w:rPr>
                  <w:color w:val="000000"/>
                  <w:sz w:val="20"/>
                  <w:szCs w:val="20"/>
                  <w:lang w:val="en-US"/>
                </w:rPr>
                <w:t>15</w:t>
              </w:r>
            </w:ins>
          </w:p>
        </w:tc>
        <w:tc>
          <w:tcPr>
            <w:tcW w:w="736" w:type="dxa"/>
            <w:tcBorders>
              <w:top w:val="nil"/>
              <w:left w:val="nil"/>
              <w:bottom w:val="nil"/>
              <w:right w:val="nil"/>
            </w:tcBorders>
            <w:shd w:val="clear" w:color="auto" w:fill="auto"/>
            <w:noWrap/>
            <w:vAlign w:val="bottom"/>
            <w:hideMark/>
            <w:tcPrChange w:id="4427"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8" w:author="Nick.Tolimieri" w:date="2022-09-06T13:51:00Z"/>
                <w:color w:val="000000"/>
                <w:sz w:val="20"/>
                <w:szCs w:val="20"/>
                <w:lang w:val="en-US"/>
              </w:rPr>
            </w:pPr>
            <w:ins w:id="4429" w:author="Nick.Tolimieri" w:date="2022-09-06T13:51:00Z">
              <w:r w:rsidRPr="00C97A89">
                <w:rPr>
                  <w:color w:val="000000"/>
                  <w:sz w:val="20"/>
                  <w:szCs w:val="20"/>
                  <w:lang w:val="en-US"/>
                </w:rPr>
                <w:t>27</w:t>
              </w:r>
            </w:ins>
          </w:p>
        </w:tc>
        <w:tc>
          <w:tcPr>
            <w:tcW w:w="728" w:type="dxa"/>
            <w:tcBorders>
              <w:top w:val="nil"/>
              <w:left w:val="nil"/>
              <w:bottom w:val="nil"/>
              <w:right w:val="nil"/>
            </w:tcBorders>
            <w:shd w:val="clear" w:color="auto" w:fill="auto"/>
            <w:noWrap/>
            <w:vAlign w:val="bottom"/>
            <w:hideMark/>
            <w:tcPrChange w:id="4430"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31" w:author="Nick.Tolimieri" w:date="2022-09-06T13:51:00Z"/>
                <w:color w:val="000000"/>
                <w:sz w:val="20"/>
                <w:szCs w:val="20"/>
                <w:lang w:val="en-US"/>
              </w:rPr>
            </w:pPr>
            <w:ins w:id="4432"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4433"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34" w:author="Nick.Tolimieri" w:date="2022-09-06T13:51:00Z"/>
                <w:color w:val="000000"/>
                <w:sz w:val="20"/>
                <w:szCs w:val="20"/>
                <w:lang w:val="en-US"/>
              </w:rPr>
            </w:pPr>
            <w:ins w:id="4435" w:author="Nick.Tolimieri" w:date="2022-09-06T13:51:00Z">
              <w:r w:rsidRPr="00C97A89">
                <w:rPr>
                  <w:color w:val="000000"/>
                  <w:sz w:val="20"/>
                  <w:szCs w:val="20"/>
                  <w:lang w:val="en-US"/>
                </w:rPr>
                <w:t>13</w:t>
              </w:r>
            </w:ins>
          </w:p>
        </w:tc>
        <w:tc>
          <w:tcPr>
            <w:tcW w:w="700" w:type="dxa"/>
            <w:tcBorders>
              <w:top w:val="nil"/>
              <w:left w:val="nil"/>
              <w:bottom w:val="nil"/>
              <w:right w:val="nil"/>
            </w:tcBorders>
            <w:shd w:val="clear" w:color="auto" w:fill="auto"/>
            <w:noWrap/>
            <w:vAlign w:val="bottom"/>
            <w:hideMark/>
            <w:tcPrChange w:id="4436"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37" w:author="Nick.Tolimieri" w:date="2022-09-06T13:51:00Z"/>
                <w:color w:val="000000"/>
                <w:sz w:val="20"/>
                <w:szCs w:val="20"/>
                <w:lang w:val="en-US"/>
              </w:rPr>
            </w:pPr>
            <w:ins w:id="4438"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4439"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40" w:author="Nick.Tolimieri" w:date="2022-09-06T13:51:00Z"/>
                <w:color w:val="000000"/>
                <w:sz w:val="20"/>
                <w:szCs w:val="20"/>
                <w:lang w:val="en-US"/>
              </w:rPr>
            </w:pPr>
            <w:ins w:id="4441" w:author="Nick.Tolimieri"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444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43" w:author="Nick.Tolimieri" w:date="2022-09-06T13:51:00Z"/>
                <w:color w:val="000000"/>
                <w:sz w:val="20"/>
                <w:szCs w:val="20"/>
                <w:lang w:val="en-US"/>
              </w:rPr>
            </w:pPr>
            <w:ins w:id="4444" w:author="Nick.Tolimieri" w:date="2022-09-06T13:51:00Z">
              <w:r w:rsidRPr="00C97A89">
                <w:rPr>
                  <w:color w:val="000000"/>
                  <w:sz w:val="20"/>
                  <w:szCs w:val="20"/>
                  <w:lang w:val="en-US"/>
                </w:rPr>
                <w:t>1.93</w:t>
              </w:r>
            </w:ins>
          </w:p>
        </w:tc>
        <w:tc>
          <w:tcPr>
            <w:tcW w:w="905" w:type="dxa"/>
            <w:tcBorders>
              <w:top w:val="nil"/>
              <w:left w:val="nil"/>
              <w:bottom w:val="nil"/>
              <w:right w:val="nil"/>
            </w:tcBorders>
            <w:shd w:val="clear" w:color="auto" w:fill="auto"/>
            <w:noWrap/>
            <w:vAlign w:val="bottom"/>
            <w:hideMark/>
            <w:tcPrChange w:id="444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46" w:author="Nick.Tolimieri" w:date="2022-09-06T13:51:00Z"/>
                <w:color w:val="000000"/>
                <w:sz w:val="20"/>
                <w:szCs w:val="20"/>
                <w:lang w:val="en-US"/>
              </w:rPr>
            </w:pPr>
            <w:ins w:id="4447" w:author="Nick.Tolimieri" w:date="2022-09-06T13:51:00Z">
              <w:r w:rsidRPr="00C97A89">
                <w:rPr>
                  <w:color w:val="000000"/>
                  <w:sz w:val="20"/>
                  <w:szCs w:val="20"/>
                  <w:lang w:val="en-US"/>
                </w:rPr>
                <w:t>0.22</w:t>
              </w:r>
            </w:ins>
          </w:p>
        </w:tc>
        <w:tc>
          <w:tcPr>
            <w:tcW w:w="905" w:type="dxa"/>
            <w:tcBorders>
              <w:top w:val="nil"/>
              <w:left w:val="nil"/>
              <w:bottom w:val="nil"/>
              <w:right w:val="nil"/>
            </w:tcBorders>
            <w:shd w:val="clear" w:color="auto" w:fill="auto"/>
            <w:noWrap/>
            <w:vAlign w:val="bottom"/>
            <w:hideMark/>
            <w:tcPrChange w:id="444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49" w:author="Nick.Tolimieri" w:date="2022-09-06T13:51:00Z"/>
                <w:color w:val="000000"/>
                <w:sz w:val="20"/>
                <w:szCs w:val="20"/>
                <w:lang w:val="en-US"/>
              </w:rPr>
            </w:pPr>
            <w:ins w:id="4450" w:author="Nick.Tolimieri" w:date="2022-09-06T13:51:00Z">
              <w:r w:rsidRPr="00C97A89">
                <w:rPr>
                  <w:color w:val="000000"/>
                  <w:sz w:val="20"/>
                  <w:szCs w:val="20"/>
                  <w:lang w:val="en-US"/>
                </w:rPr>
                <w:t>2.92</w:t>
              </w:r>
            </w:ins>
          </w:p>
        </w:tc>
      </w:tr>
      <w:tr w:rsidR="00C97A89" w:rsidRPr="00C97A89" w:rsidTr="004C5EBF">
        <w:tblPrEx>
          <w:tblPrExChange w:id="4451" w:author="Nick.Tolimieri" w:date="2022-09-13T12:47:00Z">
            <w:tblPrEx>
              <w:tblW w:w="10017" w:type="dxa"/>
            </w:tblPrEx>
          </w:tblPrExChange>
        </w:tblPrEx>
        <w:trPr>
          <w:trHeight w:val="255"/>
          <w:ins w:id="4452" w:author="Nick.Tolimieri" w:date="2022-09-06T13:51:00Z"/>
          <w:trPrChange w:id="4453"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454"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55" w:author="Nick.Tolimieri" w:date="2022-09-06T13:51:00Z"/>
                <w:color w:val="000000"/>
                <w:sz w:val="20"/>
                <w:szCs w:val="20"/>
                <w:lang w:val="en-US"/>
              </w:rPr>
            </w:pPr>
            <w:ins w:id="4456"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457"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58" w:author="Nick.Tolimieri" w:date="2022-09-06T13:51:00Z"/>
                <w:color w:val="000000"/>
                <w:sz w:val="20"/>
                <w:szCs w:val="20"/>
                <w:lang w:val="en-US"/>
              </w:rPr>
            </w:pPr>
            <w:ins w:id="4459" w:author="Nick.Tolimieri"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4460"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61" w:author="Nick.Tolimieri" w:date="2022-09-06T13:51:00Z"/>
                <w:color w:val="000000"/>
                <w:sz w:val="20"/>
                <w:szCs w:val="20"/>
                <w:lang w:val="en-US"/>
              </w:rPr>
            </w:pPr>
            <w:ins w:id="4462" w:author="Nick.Tolimieri" w:date="2022-09-06T13:51:00Z">
              <w:r w:rsidRPr="00C97A89">
                <w:rPr>
                  <w:color w:val="000000"/>
                  <w:sz w:val="20"/>
                  <w:szCs w:val="20"/>
                  <w:lang w:val="en-US"/>
                </w:rPr>
                <w:t>84</w:t>
              </w:r>
            </w:ins>
          </w:p>
        </w:tc>
        <w:tc>
          <w:tcPr>
            <w:tcW w:w="736" w:type="dxa"/>
            <w:tcBorders>
              <w:top w:val="nil"/>
              <w:left w:val="nil"/>
              <w:bottom w:val="nil"/>
              <w:right w:val="nil"/>
            </w:tcBorders>
            <w:shd w:val="clear" w:color="auto" w:fill="auto"/>
            <w:noWrap/>
            <w:vAlign w:val="bottom"/>
            <w:hideMark/>
            <w:tcPrChange w:id="4463"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64" w:author="Nick.Tolimieri" w:date="2022-09-06T13:51:00Z"/>
                <w:color w:val="000000"/>
                <w:sz w:val="20"/>
                <w:szCs w:val="20"/>
                <w:lang w:val="en-US"/>
              </w:rPr>
            </w:pPr>
            <w:ins w:id="4465" w:author="Nick.Tolimieri" w:date="2022-09-06T13:51:00Z">
              <w:r w:rsidRPr="00C97A89">
                <w:rPr>
                  <w:color w:val="000000"/>
                  <w:sz w:val="20"/>
                  <w:szCs w:val="20"/>
                  <w:lang w:val="en-US"/>
                </w:rPr>
                <w:t>82</w:t>
              </w:r>
            </w:ins>
          </w:p>
        </w:tc>
        <w:tc>
          <w:tcPr>
            <w:tcW w:w="728" w:type="dxa"/>
            <w:tcBorders>
              <w:top w:val="nil"/>
              <w:left w:val="nil"/>
              <w:bottom w:val="nil"/>
              <w:right w:val="nil"/>
            </w:tcBorders>
            <w:shd w:val="clear" w:color="auto" w:fill="auto"/>
            <w:noWrap/>
            <w:vAlign w:val="bottom"/>
            <w:hideMark/>
            <w:tcPrChange w:id="4466"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67" w:author="Nick.Tolimieri" w:date="2022-09-06T13:51:00Z"/>
                <w:color w:val="000000"/>
                <w:sz w:val="20"/>
                <w:szCs w:val="20"/>
                <w:lang w:val="en-US"/>
              </w:rPr>
            </w:pPr>
            <w:ins w:id="4468"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4469"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0" w:author="Nick.Tolimieri" w:date="2022-09-06T13:51:00Z"/>
                <w:color w:val="000000"/>
                <w:sz w:val="20"/>
                <w:szCs w:val="20"/>
                <w:lang w:val="en-US"/>
              </w:rPr>
            </w:pPr>
            <w:ins w:id="4471" w:author="Nick.Tolimieri" w:date="2022-09-06T13:51:00Z">
              <w:r w:rsidRPr="00C97A89">
                <w:rPr>
                  <w:color w:val="000000"/>
                  <w:sz w:val="20"/>
                  <w:szCs w:val="20"/>
                  <w:lang w:val="en-US"/>
                </w:rPr>
                <w:t>67</w:t>
              </w:r>
            </w:ins>
          </w:p>
        </w:tc>
        <w:tc>
          <w:tcPr>
            <w:tcW w:w="700" w:type="dxa"/>
            <w:tcBorders>
              <w:top w:val="nil"/>
              <w:left w:val="nil"/>
              <w:bottom w:val="nil"/>
              <w:right w:val="nil"/>
            </w:tcBorders>
            <w:shd w:val="clear" w:color="auto" w:fill="auto"/>
            <w:noWrap/>
            <w:vAlign w:val="bottom"/>
            <w:hideMark/>
            <w:tcPrChange w:id="4472"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3" w:author="Nick.Tolimieri" w:date="2022-09-06T13:51:00Z"/>
                <w:color w:val="000000"/>
                <w:sz w:val="20"/>
                <w:szCs w:val="20"/>
                <w:lang w:val="en-US"/>
              </w:rPr>
            </w:pPr>
            <w:ins w:id="4474"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4475"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6" w:author="Nick.Tolimieri" w:date="2022-09-06T13:51:00Z"/>
                <w:color w:val="000000"/>
                <w:sz w:val="20"/>
                <w:szCs w:val="20"/>
                <w:lang w:val="en-US"/>
              </w:rPr>
            </w:pPr>
            <w:ins w:id="4477" w:author="Nick.Tolimieri" w:date="2022-09-06T13:51:00Z">
              <w:r w:rsidRPr="00C97A89">
                <w:rPr>
                  <w:color w:val="000000"/>
                  <w:sz w:val="20"/>
                  <w:szCs w:val="20"/>
                  <w:lang w:val="en-US"/>
                </w:rPr>
                <w:t>25</w:t>
              </w:r>
            </w:ins>
          </w:p>
        </w:tc>
        <w:tc>
          <w:tcPr>
            <w:tcW w:w="905" w:type="dxa"/>
            <w:tcBorders>
              <w:top w:val="nil"/>
              <w:left w:val="nil"/>
              <w:bottom w:val="nil"/>
              <w:right w:val="nil"/>
            </w:tcBorders>
            <w:shd w:val="clear" w:color="auto" w:fill="auto"/>
            <w:noWrap/>
            <w:vAlign w:val="bottom"/>
            <w:hideMark/>
            <w:tcPrChange w:id="447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9" w:author="Nick.Tolimieri" w:date="2022-09-06T13:51:00Z"/>
                <w:color w:val="000000"/>
                <w:sz w:val="20"/>
                <w:szCs w:val="20"/>
                <w:lang w:val="en-US"/>
              </w:rPr>
            </w:pPr>
            <w:ins w:id="4480" w:author="Nick.Tolimieri" w:date="2022-09-06T13:51:00Z">
              <w:r w:rsidRPr="00C97A89">
                <w:rPr>
                  <w:color w:val="000000"/>
                  <w:sz w:val="20"/>
                  <w:szCs w:val="20"/>
                  <w:lang w:val="en-US"/>
                </w:rPr>
                <w:t>2.34</w:t>
              </w:r>
            </w:ins>
          </w:p>
        </w:tc>
        <w:tc>
          <w:tcPr>
            <w:tcW w:w="905" w:type="dxa"/>
            <w:tcBorders>
              <w:top w:val="nil"/>
              <w:left w:val="nil"/>
              <w:bottom w:val="nil"/>
              <w:right w:val="nil"/>
            </w:tcBorders>
            <w:shd w:val="clear" w:color="auto" w:fill="auto"/>
            <w:noWrap/>
            <w:vAlign w:val="bottom"/>
            <w:hideMark/>
            <w:tcPrChange w:id="448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82" w:author="Nick.Tolimieri" w:date="2022-09-06T13:51:00Z"/>
                <w:color w:val="000000"/>
                <w:sz w:val="20"/>
                <w:szCs w:val="20"/>
                <w:lang w:val="en-US"/>
              </w:rPr>
            </w:pPr>
            <w:ins w:id="4483" w:author="Nick.Tolimieri" w:date="2022-09-06T13:51:00Z">
              <w:r w:rsidRPr="00C97A89">
                <w:rPr>
                  <w:color w:val="000000"/>
                  <w:sz w:val="20"/>
                  <w:szCs w:val="20"/>
                  <w:lang w:val="en-US"/>
                </w:rPr>
                <w:t>0.36</w:t>
              </w:r>
            </w:ins>
          </w:p>
        </w:tc>
        <w:tc>
          <w:tcPr>
            <w:tcW w:w="905" w:type="dxa"/>
            <w:tcBorders>
              <w:top w:val="nil"/>
              <w:left w:val="nil"/>
              <w:bottom w:val="nil"/>
              <w:right w:val="nil"/>
            </w:tcBorders>
            <w:shd w:val="clear" w:color="auto" w:fill="auto"/>
            <w:noWrap/>
            <w:vAlign w:val="bottom"/>
            <w:hideMark/>
            <w:tcPrChange w:id="448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85" w:author="Nick.Tolimieri" w:date="2022-09-06T13:51:00Z"/>
                <w:color w:val="000000"/>
                <w:sz w:val="20"/>
                <w:szCs w:val="20"/>
                <w:lang w:val="en-US"/>
              </w:rPr>
            </w:pPr>
            <w:ins w:id="4486" w:author="Nick.Tolimieri" w:date="2022-09-06T13:51:00Z">
              <w:r w:rsidRPr="00C97A89">
                <w:rPr>
                  <w:color w:val="000000"/>
                  <w:sz w:val="20"/>
                  <w:szCs w:val="20"/>
                  <w:lang w:val="en-US"/>
                </w:rPr>
                <w:t>3.81</w:t>
              </w:r>
            </w:ins>
          </w:p>
        </w:tc>
      </w:tr>
      <w:tr w:rsidR="00C97A89" w:rsidRPr="00C97A89" w:rsidTr="004C5EBF">
        <w:tblPrEx>
          <w:tblPrExChange w:id="4487" w:author="Nick.Tolimieri" w:date="2022-09-13T12:47:00Z">
            <w:tblPrEx>
              <w:tblW w:w="10017" w:type="dxa"/>
            </w:tblPrEx>
          </w:tblPrExChange>
        </w:tblPrEx>
        <w:trPr>
          <w:trHeight w:val="255"/>
          <w:ins w:id="4488" w:author="Nick.Tolimieri" w:date="2022-09-06T13:51:00Z"/>
          <w:trPrChange w:id="4489"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490"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91" w:author="Nick.Tolimieri" w:date="2022-09-06T13:51:00Z"/>
                <w:color w:val="000000"/>
                <w:sz w:val="20"/>
                <w:szCs w:val="20"/>
                <w:lang w:val="en-US"/>
              </w:rPr>
            </w:pPr>
            <w:ins w:id="4492"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493"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94" w:author="Nick.Tolimieri" w:date="2022-09-06T13:51:00Z"/>
                <w:color w:val="000000"/>
                <w:sz w:val="20"/>
                <w:szCs w:val="20"/>
                <w:lang w:val="en-US"/>
              </w:rPr>
            </w:pPr>
            <w:ins w:id="4495" w:author="Nick.Tolimieri"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4496"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97" w:author="Nick.Tolimieri" w:date="2022-09-06T13:51:00Z"/>
                <w:color w:val="000000"/>
                <w:sz w:val="20"/>
                <w:szCs w:val="20"/>
                <w:lang w:val="en-US"/>
              </w:rPr>
            </w:pPr>
            <w:ins w:id="449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499"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00" w:author="Nick.Tolimieri" w:date="2022-09-06T13:51:00Z"/>
                <w:color w:val="000000"/>
                <w:sz w:val="20"/>
                <w:szCs w:val="20"/>
                <w:lang w:val="en-US"/>
              </w:rPr>
            </w:pPr>
            <w:ins w:id="4501" w:author="Nick.Tolimieri" w:date="2022-09-06T13:51:00Z">
              <w:r w:rsidRPr="00C97A89">
                <w:rPr>
                  <w:color w:val="000000"/>
                  <w:sz w:val="20"/>
                  <w:szCs w:val="20"/>
                  <w:lang w:val="en-US"/>
                </w:rPr>
                <w:t>15</w:t>
              </w:r>
            </w:ins>
          </w:p>
        </w:tc>
        <w:tc>
          <w:tcPr>
            <w:tcW w:w="728" w:type="dxa"/>
            <w:tcBorders>
              <w:top w:val="nil"/>
              <w:left w:val="nil"/>
              <w:bottom w:val="nil"/>
              <w:right w:val="nil"/>
            </w:tcBorders>
            <w:shd w:val="clear" w:color="auto" w:fill="auto"/>
            <w:noWrap/>
            <w:vAlign w:val="bottom"/>
            <w:hideMark/>
            <w:tcPrChange w:id="4502"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03" w:author="Nick.Tolimieri" w:date="2022-09-06T13:51:00Z"/>
                <w:color w:val="000000"/>
                <w:sz w:val="20"/>
                <w:szCs w:val="20"/>
                <w:lang w:val="en-US"/>
              </w:rPr>
            </w:pPr>
            <w:ins w:id="4504"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4505"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06" w:author="Nick.Tolimieri" w:date="2022-09-06T13:51:00Z"/>
                <w:color w:val="000000"/>
                <w:sz w:val="20"/>
                <w:szCs w:val="20"/>
                <w:lang w:val="en-US"/>
              </w:rPr>
            </w:pPr>
            <w:ins w:id="4507" w:author="Nick.Tolimieri" w:date="2022-09-06T13:51:00Z">
              <w:r w:rsidRPr="00C97A89">
                <w:rPr>
                  <w:color w:val="000000"/>
                  <w:sz w:val="20"/>
                  <w:szCs w:val="20"/>
                  <w:lang w:val="en-US"/>
                </w:rPr>
                <w:t>14</w:t>
              </w:r>
            </w:ins>
          </w:p>
        </w:tc>
        <w:tc>
          <w:tcPr>
            <w:tcW w:w="700" w:type="dxa"/>
            <w:tcBorders>
              <w:top w:val="nil"/>
              <w:left w:val="nil"/>
              <w:bottom w:val="nil"/>
              <w:right w:val="nil"/>
            </w:tcBorders>
            <w:shd w:val="clear" w:color="auto" w:fill="auto"/>
            <w:noWrap/>
            <w:vAlign w:val="bottom"/>
            <w:hideMark/>
            <w:tcPrChange w:id="4508"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09" w:author="Nick.Tolimieri" w:date="2022-09-06T13:51:00Z"/>
                <w:color w:val="000000"/>
                <w:sz w:val="20"/>
                <w:szCs w:val="20"/>
                <w:lang w:val="en-US"/>
              </w:rPr>
            </w:pPr>
            <w:ins w:id="4510" w:author="Nick.Tolimieri" w:date="2022-09-06T13:51:00Z">
              <w:r w:rsidRPr="00C97A89">
                <w:rPr>
                  <w:color w:val="000000"/>
                  <w:sz w:val="20"/>
                  <w:szCs w:val="20"/>
                  <w:lang w:val="en-US"/>
                </w:rPr>
                <w:t>14</w:t>
              </w:r>
            </w:ins>
          </w:p>
        </w:tc>
        <w:tc>
          <w:tcPr>
            <w:tcW w:w="640" w:type="dxa"/>
            <w:tcBorders>
              <w:top w:val="nil"/>
              <w:left w:val="nil"/>
              <w:bottom w:val="nil"/>
              <w:right w:val="nil"/>
            </w:tcBorders>
            <w:shd w:val="clear" w:color="auto" w:fill="auto"/>
            <w:noWrap/>
            <w:vAlign w:val="bottom"/>
            <w:hideMark/>
            <w:tcPrChange w:id="4511"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2" w:author="Nick.Tolimieri" w:date="2022-09-06T13:51:00Z"/>
                <w:color w:val="000000"/>
                <w:sz w:val="20"/>
                <w:szCs w:val="20"/>
                <w:lang w:val="en-US"/>
              </w:rPr>
            </w:pPr>
            <w:ins w:id="4513" w:author="Nick.Tolimieri"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451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5" w:author="Nick.Tolimieri" w:date="2022-09-06T13:51:00Z"/>
                <w:color w:val="000000"/>
                <w:sz w:val="20"/>
                <w:szCs w:val="20"/>
                <w:lang w:val="en-US"/>
              </w:rPr>
            </w:pPr>
            <w:ins w:id="4516" w:author="Nick.Tolimieri" w:date="2022-09-06T13:51:00Z">
              <w:r w:rsidRPr="00C97A89">
                <w:rPr>
                  <w:color w:val="000000"/>
                  <w:sz w:val="20"/>
                  <w:szCs w:val="20"/>
                  <w:lang w:val="en-US"/>
                </w:rPr>
                <w:t>2.18</w:t>
              </w:r>
            </w:ins>
          </w:p>
        </w:tc>
        <w:tc>
          <w:tcPr>
            <w:tcW w:w="905" w:type="dxa"/>
            <w:tcBorders>
              <w:top w:val="nil"/>
              <w:left w:val="nil"/>
              <w:bottom w:val="nil"/>
              <w:right w:val="nil"/>
            </w:tcBorders>
            <w:shd w:val="clear" w:color="auto" w:fill="auto"/>
            <w:noWrap/>
            <w:vAlign w:val="bottom"/>
            <w:hideMark/>
            <w:tcPrChange w:id="451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8" w:author="Nick.Tolimieri" w:date="2022-09-06T13:51:00Z"/>
                <w:color w:val="000000"/>
                <w:sz w:val="20"/>
                <w:szCs w:val="20"/>
                <w:lang w:val="en-US"/>
              </w:rPr>
            </w:pPr>
            <w:ins w:id="4519" w:author="Nick.Tolimieri"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452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21" w:author="Nick.Tolimieri" w:date="2022-09-06T13:51:00Z"/>
                <w:color w:val="000000"/>
                <w:sz w:val="20"/>
                <w:szCs w:val="20"/>
                <w:lang w:val="en-US"/>
              </w:rPr>
            </w:pPr>
            <w:ins w:id="4522" w:author="Nick.Tolimieri" w:date="2022-09-06T13:51:00Z">
              <w:r w:rsidRPr="00C97A89">
                <w:rPr>
                  <w:color w:val="000000"/>
                  <w:sz w:val="20"/>
                  <w:szCs w:val="20"/>
                  <w:lang w:val="en-US"/>
                </w:rPr>
                <w:t>2.58</w:t>
              </w:r>
            </w:ins>
          </w:p>
        </w:tc>
      </w:tr>
      <w:tr w:rsidR="00C97A89" w:rsidRPr="00C97A89" w:rsidTr="004C5EBF">
        <w:tblPrEx>
          <w:tblPrExChange w:id="4523" w:author="Nick.Tolimieri" w:date="2022-09-13T12:47:00Z">
            <w:tblPrEx>
              <w:tblW w:w="10017" w:type="dxa"/>
            </w:tblPrEx>
          </w:tblPrExChange>
        </w:tblPrEx>
        <w:trPr>
          <w:trHeight w:val="255"/>
          <w:ins w:id="4524" w:author="Nick.Tolimieri" w:date="2022-09-06T13:51:00Z"/>
          <w:trPrChange w:id="4525" w:author="Nick.Tolimieri" w:date="2022-09-13T12:47:00Z">
            <w:trPr>
              <w:gridAfter w:val="0"/>
              <w:trHeight w:val="255"/>
            </w:trPr>
          </w:trPrChange>
        </w:trPr>
        <w:tc>
          <w:tcPr>
            <w:tcW w:w="2070" w:type="dxa"/>
            <w:tcBorders>
              <w:top w:val="nil"/>
              <w:left w:val="nil"/>
              <w:bottom w:val="single" w:sz="4" w:space="0" w:color="auto"/>
              <w:right w:val="nil"/>
            </w:tcBorders>
            <w:shd w:val="clear" w:color="auto" w:fill="auto"/>
            <w:noWrap/>
            <w:vAlign w:val="bottom"/>
            <w:hideMark/>
            <w:tcPrChange w:id="4526" w:author="Nick.Tolimieri" w:date="2022-09-13T12:47:00Z">
              <w:tcPr>
                <w:tcW w:w="1890" w:type="dxa"/>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rPr>
                <w:ins w:id="4527" w:author="Nick.Tolimieri" w:date="2022-09-06T13:51:00Z"/>
                <w:color w:val="000000"/>
                <w:sz w:val="20"/>
                <w:szCs w:val="20"/>
                <w:lang w:val="en-US"/>
              </w:rPr>
            </w:pPr>
            <w:ins w:id="4528" w:author="Nick.Tolimieri" w:date="2022-09-06T13:51:00Z">
              <w:r w:rsidRPr="00C97A89">
                <w:rPr>
                  <w:color w:val="000000"/>
                  <w:sz w:val="20"/>
                  <w:szCs w:val="20"/>
                  <w:lang w:val="en-US"/>
                </w:rPr>
                <w:t>Destruction Island</w:t>
              </w:r>
            </w:ins>
          </w:p>
        </w:tc>
        <w:tc>
          <w:tcPr>
            <w:tcW w:w="616" w:type="dxa"/>
            <w:tcBorders>
              <w:top w:val="nil"/>
              <w:left w:val="nil"/>
              <w:bottom w:val="single" w:sz="4" w:space="0" w:color="auto"/>
              <w:right w:val="nil"/>
            </w:tcBorders>
            <w:shd w:val="clear" w:color="auto" w:fill="auto"/>
            <w:noWrap/>
            <w:vAlign w:val="bottom"/>
            <w:hideMark/>
            <w:tcPrChange w:id="4529" w:author="Nick.Tolimieri" w:date="2022-09-13T12:47:00Z">
              <w:tcPr>
                <w:tcW w:w="616"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30" w:author="Nick.Tolimieri" w:date="2022-09-06T13:51:00Z"/>
                <w:color w:val="000000"/>
                <w:sz w:val="20"/>
                <w:szCs w:val="20"/>
                <w:lang w:val="en-US"/>
              </w:rPr>
            </w:pPr>
            <w:ins w:id="4531" w:author="Nick.Tolimieri" w:date="2022-09-06T13:51:00Z">
              <w:r w:rsidRPr="00C97A89">
                <w:rPr>
                  <w:color w:val="000000"/>
                  <w:sz w:val="20"/>
                  <w:szCs w:val="20"/>
                  <w:lang w:val="en-US"/>
                </w:rPr>
                <w:t>2021</w:t>
              </w:r>
            </w:ins>
          </w:p>
        </w:tc>
        <w:tc>
          <w:tcPr>
            <w:tcW w:w="734" w:type="dxa"/>
            <w:tcBorders>
              <w:top w:val="nil"/>
              <w:left w:val="nil"/>
              <w:bottom w:val="single" w:sz="4" w:space="0" w:color="auto"/>
              <w:right w:val="nil"/>
            </w:tcBorders>
            <w:shd w:val="clear" w:color="auto" w:fill="auto"/>
            <w:noWrap/>
            <w:vAlign w:val="bottom"/>
            <w:hideMark/>
            <w:tcPrChange w:id="4532" w:author="Nick.Tolimieri" w:date="2022-09-13T12:47:00Z">
              <w:tcPr>
                <w:tcW w:w="628"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33" w:author="Nick.Tolimieri" w:date="2022-09-06T13:51:00Z"/>
                <w:color w:val="000000"/>
                <w:sz w:val="20"/>
                <w:szCs w:val="20"/>
                <w:lang w:val="en-US"/>
              </w:rPr>
            </w:pPr>
            <w:ins w:id="4534" w:author="Nick.Tolimieri" w:date="2022-09-06T13:51:00Z">
              <w:r w:rsidRPr="00C97A89">
                <w:rPr>
                  <w:color w:val="000000"/>
                  <w:sz w:val="20"/>
                  <w:szCs w:val="20"/>
                  <w:lang w:val="en-US"/>
                </w:rPr>
                <w:t>22</w:t>
              </w:r>
            </w:ins>
          </w:p>
        </w:tc>
        <w:tc>
          <w:tcPr>
            <w:tcW w:w="736" w:type="dxa"/>
            <w:tcBorders>
              <w:top w:val="nil"/>
              <w:left w:val="nil"/>
              <w:bottom w:val="single" w:sz="4" w:space="0" w:color="auto"/>
              <w:right w:val="nil"/>
            </w:tcBorders>
            <w:shd w:val="clear" w:color="auto" w:fill="auto"/>
            <w:noWrap/>
            <w:vAlign w:val="bottom"/>
            <w:hideMark/>
            <w:tcPrChange w:id="4535" w:author="Nick.Tolimieri" w:date="2022-09-13T12:47:00Z">
              <w:tcPr>
                <w:tcW w:w="120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36" w:author="Nick.Tolimieri" w:date="2022-09-06T13:51:00Z"/>
                <w:color w:val="000000"/>
                <w:sz w:val="20"/>
                <w:szCs w:val="20"/>
                <w:lang w:val="en-US"/>
              </w:rPr>
            </w:pPr>
            <w:ins w:id="4537" w:author="Nick.Tolimieri" w:date="2022-09-06T13:51:00Z">
              <w:r w:rsidRPr="00C97A89">
                <w:rPr>
                  <w:color w:val="000000"/>
                  <w:sz w:val="20"/>
                  <w:szCs w:val="20"/>
                  <w:lang w:val="en-US"/>
                </w:rPr>
                <w:t>17</w:t>
              </w:r>
            </w:ins>
          </w:p>
        </w:tc>
        <w:tc>
          <w:tcPr>
            <w:tcW w:w="728" w:type="dxa"/>
            <w:tcBorders>
              <w:top w:val="nil"/>
              <w:left w:val="nil"/>
              <w:bottom w:val="single" w:sz="4" w:space="0" w:color="auto"/>
              <w:right w:val="nil"/>
            </w:tcBorders>
            <w:shd w:val="clear" w:color="auto" w:fill="auto"/>
            <w:noWrap/>
            <w:vAlign w:val="bottom"/>
            <w:hideMark/>
            <w:tcPrChange w:id="4538" w:author="Nick.Tolimieri" w:date="2022-09-13T12:47:00Z">
              <w:tcPr>
                <w:tcW w:w="728"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39" w:author="Nick.Tolimieri" w:date="2022-09-06T13:51:00Z"/>
                <w:color w:val="000000"/>
                <w:sz w:val="20"/>
                <w:szCs w:val="20"/>
                <w:lang w:val="en-US"/>
              </w:rPr>
            </w:pPr>
            <w:ins w:id="4540" w:author="Nick.Tolimieri" w:date="2022-09-06T13:51:00Z">
              <w:r w:rsidRPr="00C97A89">
                <w:rPr>
                  <w:color w:val="000000"/>
                  <w:sz w:val="20"/>
                  <w:szCs w:val="20"/>
                  <w:lang w:val="en-US"/>
                </w:rPr>
                <w:t>1</w:t>
              </w:r>
            </w:ins>
          </w:p>
        </w:tc>
        <w:tc>
          <w:tcPr>
            <w:tcW w:w="786" w:type="dxa"/>
            <w:tcBorders>
              <w:top w:val="nil"/>
              <w:left w:val="nil"/>
              <w:bottom w:val="single" w:sz="4" w:space="0" w:color="auto"/>
              <w:right w:val="nil"/>
            </w:tcBorders>
            <w:shd w:val="clear" w:color="auto" w:fill="auto"/>
            <w:noWrap/>
            <w:vAlign w:val="bottom"/>
            <w:hideMark/>
            <w:tcPrChange w:id="4541" w:author="Nick.Tolimieri" w:date="2022-09-13T12:47:00Z">
              <w:tcPr>
                <w:tcW w:w="90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2" w:author="Nick.Tolimieri" w:date="2022-09-06T13:51:00Z"/>
                <w:color w:val="000000"/>
                <w:sz w:val="20"/>
                <w:szCs w:val="20"/>
                <w:lang w:val="en-US"/>
              </w:rPr>
            </w:pPr>
            <w:ins w:id="4543" w:author="Nick.Tolimieri" w:date="2022-09-06T13:51:00Z">
              <w:r w:rsidRPr="00C97A89">
                <w:rPr>
                  <w:color w:val="000000"/>
                  <w:sz w:val="20"/>
                  <w:szCs w:val="20"/>
                  <w:lang w:val="en-US"/>
                </w:rPr>
                <w:t>11</w:t>
              </w:r>
            </w:ins>
          </w:p>
        </w:tc>
        <w:tc>
          <w:tcPr>
            <w:tcW w:w="700" w:type="dxa"/>
            <w:tcBorders>
              <w:top w:val="nil"/>
              <w:left w:val="nil"/>
              <w:bottom w:val="single" w:sz="4" w:space="0" w:color="auto"/>
              <w:right w:val="nil"/>
            </w:tcBorders>
            <w:shd w:val="clear" w:color="auto" w:fill="auto"/>
            <w:noWrap/>
            <w:vAlign w:val="bottom"/>
            <w:hideMark/>
            <w:tcPrChange w:id="4544" w:author="Nick.Tolimieri" w:date="2022-09-13T12:47:00Z">
              <w:tcPr>
                <w:tcW w:w="70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5" w:author="Nick.Tolimieri" w:date="2022-09-06T13:51:00Z"/>
                <w:color w:val="000000"/>
                <w:sz w:val="20"/>
                <w:szCs w:val="20"/>
                <w:lang w:val="en-US"/>
              </w:rPr>
            </w:pPr>
            <w:ins w:id="4546" w:author="Nick.Tolimieri" w:date="2022-09-06T13:51:00Z">
              <w:r w:rsidRPr="00C97A89">
                <w:rPr>
                  <w:color w:val="000000"/>
                  <w:sz w:val="20"/>
                  <w:szCs w:val="20"/>
                  <w:lang w:val="en-US"/>
                </w:rPr>
                <w:t>11</w:t>
              </w:r>
            </w:ins>
          </w:p>
        </w:tc>
        <w:tc>
          <w:tcPr>
            <w:tcW w:w="640" w:type="dxa"/>
            <w:tcBorders>
              <w:top w:val="nil"/>
              <w:left w:val="nil"/>
              <w:bottom w:val="single" w:sz="4" w:space="0" w:color="auto"/>
              <w:right w:val="nil"/>
            </w:tcBorders>
            <w:shd w:val="clear" w:color="auto" w:fill="auto"/>
            <w:noWrap/>
            <w:vAlign w:val="bottom"/>
            <w:hideMark/>
            <w:tcPrChange w:id="4547" w:author="Nick.Tolimieri" w:date="2022-09-13T12:47:00Z">
              <w:tcPr>
                <w:tcW w:w="64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8" w:author="Nick.Tolimieri" w:date="2022-09-06T13:51:00Z"/>
                <w:color w:val="000000"/>
                <w:sz w:val="20"/>
                <w:szCs w:val="20"/>
                <w:lang w:val="en-US"/>
              </w:rPr>
            </w:pPr>
            <w:ins w:id="4549" w:author="Nick.Tolimieri" w:date="2022-09-06T13:51:00Z">
              <w:r w:rsidRPr="00C97A89">
                <w:rPr>
                  <w:color w:val="000000"/>
                  <w:sz w:val="20"/>
                  <w:szCs w:val="20"/>
                  <w:lang w:val="en-US"/>
                </w:rPr>
                <w:t>11</w:t>
              </w:r>
            </w:ins>
          </w:p>
        </w:tc>
        <w:tc>
          <w:tcPr>
            <w:tcW w:w="905" w:type="dxa"/>
            <w:tcBorders>
              <w:top w:val="nil"/>
              <w:left w:val="nil"/>
              <w:bottom w:val="single" w:sz="4" w:space="0" w:color="auto"/>
              <w:right w:val="nil"/>
            </w:tcBorders>
            <w:shd w:val="clear" w:color="auto" w:fill="auto"/>
            <w:noWrap/>
            <w:vAlign w:val="bottom"/>
            <w:hideMark/>
            <w:tcPrChange w:id="4550" w:author="Nick.Tolimieri" w:date="2022-09-13T12:47:00Z">
              <w:tcPr>
                <w:tcW w:w="905"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51" w:author="Nick.Tolimieri" w:date="2022-09-06T13:51:00Z"/>
                <w:color w:val="000000"/>
                <w:sz w:val="20"/>
                <w:szCs w:val="20"/>
                <w:lang w:val="en-US"/>
              </w:rPr>
            </w:pPr>
            <w:ins w:id="4552" w:author="Nick.Tolimieri" w:date="2022-09-06T13:51:00Z">
              <w:r w:rsidRPr="00C97A89">
                <w:rPr>
                  <w:color w:val="000000"/>
                  <w:sz w:val="20"/>
                  <w:szCs w:val="20"/>
                  <w:lang w:val="en-US"/>
                </w:rPr>
                <w:t>2.51</w:t>
              </w:r>
            </w:ins>
          </w:p>
        </w:tc>
        <w:tc>
          <w:tcPr>
            <w:tcW w:w="905" w:type="dxa"/>
            <w:tcBorders>
              <w:top w:val="nil"/>
              <w:left w:val="nil"/>
              <w:bottom w:val="single" w:sz="4" w:space="0" w:color="auto"/>
              <w:right w:val="nil"/>
            </w:tcBorders>
            <w:shd w:val="clear" w:color="auto" w:fill="auto"/>
            <w:noWrap/>
            <w:vAlign w:val="bottom"/>
            <w:hideMark/>
            <w:tcPrChange w:id="4553" w:author="Nick.Tolimieri" w:date="2022-09-13T12:47:00Z">
              <w:tcPr>
                <w:tcW w:w="905"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54" w:author="Nick.Tolimieri" w:date="2022-09-06T13:51:00Z"/>
                <w:color w:val="000000"/>
                <w:sz w:val="20"/>
                <w:szCs w:val="20"/>
                <w:lang w:val="en-US"/>
              </w:rPr>
            </w:pPr>
            <w:ins w:id="4555" w:author="Nick.Tolimieri" w:date="2022-09-06T13:51:00Z">
              <w:r w:rsidRPr="00C97A89">
                <w:rPr>
                  <w:color w:val="000000"/>
                  <w:sz w:val="20"/>
                  <w:szCs w:val="20"/>
                  <w:lang w:val="en-US"/>
                </w:rPr>
                <w:t>0.44</w:t>
              </w:r>
            </w:ins>
          </w:p>
        </w:tc>
        <w:tc>
          <w:tcPr>
            <w:tcW w:w="905" w:type="dxa"/>
            <w:tcBorders>
              <w:top w:val="nil"/>
              <w:left w:val="nil"/>
              <w:bottom w:val="single" w:sz="4" w:space="0" w:color="auto"/>
              <w:right w:val="nil"/>
            </w:tcBorders>
            <w:shd w:val="clear" w:color="auto" w:fill="auto"/>
            <w:noWrap/>
            <w:vAlign w:val="bottom"/>
            <w:hideMark/>
            <w:tcPrChange w:id="4556" w:author="Nick.Tolimieri" w:date="2022-09-13T12:47:00Z">
              <w:tcPr>
                <w:tcW w:w="905"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57" w:author="Nick.Tolimieri" w:date="2022-09-06T13:51:00Z"/>
                <w:color w:val="000000"/>
                <w:sz w:val="20"/>
                <w:szCs w:val="20"/>
                <w:lang w:val="en-US"/>
              </w:rPr>
            </w:pPr>
            <w:ins w:id="4558" w:author="Nick.Tolimieri" w:date="2022-09-06T13:51:00Z">
              <w:r w:rsidRPr="00C97A89">
                <w:rPr>
                  <w:color w:val="000000"/>
                  <w:sz w:val="20"/>
                  <w:szCs w:val="20"/>
                  <w:lang w:val="en-US"/>
                </w:rPr>
                <w:t>3.13</w:t>
              </w:r>
            </w:ins>
          </w:p>
        </w:tc>
      </w:tr>
    </w:tbl>
    <w:p w:rsidR="002F2C4B" w:rsidRDefault="00B7111A" w:rsidP="002F2C4B">
      <w:pPr>
        <w:ind w:firstLine="0"/>
        <w:rPr>
          <w:rFonts w:asciiTheme="minorHAnsi" w:eastAsiaTheme="minorHAnsi" w:hAnsiTheme="minorHAnsi" w:cstheme="minorBidi"/>
          <w:sz w:val="22"/>
          <w:szCs w:val="22"/>
          <w:lang w:val="en-US"/>
        </w:rPr>
        <w:pPrChange w:id="4559" w:author="Nick.Tolimieri" w:date="2022-09-19T13:19:00Z">
          <w:pPr/>
        </w:pPrChange>
      </w:pPr>
      <w:ins w:id="4560" w:author="Nick.Tolimieri" w:date="2022-09-02T11:51:00Z">
        <w:r>
          <w:fldChar w:fldCharType="begin"/>
        </w:r>
        <w:r>
          <w:instrText xml:space="preserve"> LINK </w:instrText>
        </w:r>
      </w:ins>
      <w:r w:rsidR="002F2C4B">
        <w:instrText xml:space="preserve">Excel.SheetBinaryMacroEnabled.12 "C:\\Users\\nick.tolimieri\\Documents\\GitHub\\OCNMS\\Flagstone paper\\Plots\\Table_MHW_Intensity.csv" Table_MHW_Intensity!R1C1:R55C10 </w:instrText>
      </w:r>
      <w:ins w:id="4561" w:author="Nick.Tolimieri" w:date="2022-09-02T11:51:00Z">
        <w:r>
          <w:instrText xml:space="preserve">\a \f 5 \h </w:instrText>
        </w:r>
      </w:ins>
      <w:r>
        <w:instrText xml:space="preserve"> \* MERGEFORMAT </w:instrText>
      </w:r>
      <w:ins w:id="4562" w:author="Nick.Tolimieri" w:date="2022-09-02T11:51:00Z">
        <w:r w:rsidR="002F2C4B">
          <w:fldChar w:fldCharType="separate"/>
        </w:r>
      </w:ins>
    </w:p>
    <w:tbl>
      <w:tblPr>
        <w:tblStyle w:val="TableGrid"/>
        <w:tblW w:w="9600" w:type="dxa"/>
        <w:tblLayout w:type="fixed"/>
        <w:tblLook w:val="04A0" w:firstRow="1" w:lastRow="0" w:firstColumn="1" w:lastColumn="0" w:noHBand="0" w:noVBand="1"/>
        <w:tblPrChange w:id="4563" w:author="Nick.Tolimieri" w:date="2022-09-19T13:19:00Z">
          <w:tblPr>
            <w:tblW w:w="9600" w:type="dxa"/>
            <w:tblLayout w:type="fixed"/>
            <w:tblCellMar>
              <w:left w:w="0" w:type="dxa"/>
              <w:right w:w="0" w:type="dxa"/>
            </w:tblCellMar>
            <w:tblLook w:val="04A0" w:firstRow="1" w:lastRow="0" w:firstColumn="1" w:lastColumn="0" w:noHBand="0" w:noVBand="1"/>
          </w:tblPr>
        </w:tblPrChange>
      </w:tblPr>
      <w:tblGrid>
        <w:gridCol w:w="960"/>
        <w:gridCol w:w="960"/>
        <w:gridCol w:w="960"/>
        <w:gridCol w:w="960"/>
        <w:gridCol w:w="960"/>
        <w:gridCol w:w="960"/>
        <w:gridCol w:w="960"/>
        <w:gridCol w:w="960"/>
        <w:gridCol w:w="960"/>
        <w:gridCol w:w="960"/>
        <w:tblGridChange w:id="4564">
          <w:tblGrid>
            <w:gridCol w:w="960"/>
            <w:gridCol w:w="960"/>
            <w:gridCol w:w="960"/>
            <w:gridCol w:w="960"/>
            <w:gridCol w:w="960"/>
            <w:gridCol w:w="960"/>
            <w:gridCol w:w="960"/>
            <w:gridCol w:w="960"/>
            <w:gridCol w:w="960"/>
            <w:gridCol w:w="960"/>
          </w:tblGrid>
        </w:tblGridChange>
      </w:tblGrid>
      <w:tr w:rsidR="002F2C4B" w:rsidRPr="002F2C4B" w:rsidTr="002F2C4B">
        <w:trPr>
          <w:divId w:val="276135201"/>
          <w:trHeight w:val="300"/>
          <w:ins w:id="4565" w:author="Nick.Tolimieri" w:date="2022-09-19T13:19:00Z"/>
          <w:trPrChange w:id="4566" w:author="Nick.Tolimieri" w:date="2022-09-19T13:19:00Z">
            <w:trPr>
              <w:divId w:val="276135201"/>
              <w:trHeight w:val="300"/>
            </w:trPr>
          </w:trPrChange>
        </w:trPr>
        <w:tc>
          <w:tcPr>
            <w:tcW w:w="960" w:type="dxa"/>
            <w:noWrap/>
            <w:hideMark/>
            <w:tcPrChange w:id="456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568" w:author="Nick.Tolimieri" w:date="2022-09-19T13:19:00Z"/>
                <w:rFonts w:asciiTheme="minorHAnsi" w:eastAsiaTheme="minorHAnsi" w:hAnsiTheme="minorHAnsi" w:cstheme="minorBidi"/>
                <w:sz w:val="22"/>
                <w:szCs w:val="22"/>
                <w:rPrChange w:id="4569" w:author="Nick.Tolimieri" w:date="2022-09-19T13:19:00Z">
                  <w:rPr>
                    <w:ins w:id="4570" w:author="Nick.Tolimieri" w:date="2022-09-19T13:19:00Z"/>
                    <w:rFonts w:ascii="Calibri" w:hAnsi="Calibri" w:cs="Calibri"/>
                    <w:color w:val="000000"/>
                    <w:sz w:val="22"/>
                    <w:szCs w:val="22"/>
                  </w:rPr>
                </w:rPrChange>
              </w:rPr>
              <w:pPrChange w:id="4571" w:author="Nick.Tolimieri" w:date="2022-09-19T13:19:00Z">
                <w:pPr/>
              </w:pPrChange>
            </w:pPr>
            <w:ins w:id="4572" w:author="Nick.Tolimieri" w:date="2022-09-19T13:19:00Z">
              <w:r w:rsidRPr="002F2C4B">
                <w:rPr>
                  <w:rFonts w:asciiTheme="minorHAnsi" w:eastAsiaTheme="minorHAnsi" w:hAnsiTheme="minorHAnsi" w:cstheme="minorBidi"/>
                  <w:sz w:val="22"/>
                  <w:szCs w:val="22"/>
                  <w:rPrChange w:id="4573" w:author="Nick.Tolimieri" w:date="2022-09-19T13:19:00Z">
                    <w:rPr>
                      <w:rFonts w:ascii="Calibri" w:hAnsi="Calibri" w:cs="Calibri"/>
                      <w:color w:val="000000"/>
                      <w:sz w:val="22"/>
                      <w:szCs w:val="22"/>
                    </w:rPr>
                  </w:rPrChange>
                </w:rPr>
                <w:t>Site</w:t>
              </w:r>
            </w:ins>
          </w:p>
        </w:tc>
        <w:tc>
          <w:tcPr>
            <w:tcW w:w="960" w:type="dxa"/>
            <w:noWrap/>
            <w:hideMark/>
            <w:tcPrChange w:id="457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575" w:author="Nick.Tolimieri" w:date="2022-09-19T13:19:00Z"/>
                <w:rFonts w:asciiTheme="minorHAnsi" w:eastAsiaTheme="minorHAnsi" w:hAnsiTheme="minorHAnsi" w:cstheme="minorBidi"/>
                <w:sz w:val="22"/>
                <w:szCs w:val="22"/>
                <w:rPrChange w:id="4576" w:author="Nick.Tolimieri" w:date="2022-09-19T13:19:00Z">
                  <w:rPr>
                    <w:ins w:id="4577" w:author="Nick.Tolimieri" w:date="2022-09-19T13:19:00Z"/>
                    <w:rFonts w:ascii="Calibri" w:hAnsi="Calibri" w:cs="Calibri"/>
                    <w:color w:val="000000"/>
                    <w:sz w:val="22"/>
                    <w:szCs w:val="22"/>
                  </w:rPr>
                </w:rPrChange>
              </w:rPr>
              <w:pPrChange w:id="4578" w:author="Nick.Tolimieri" w:date="2022-09-19T13:19:00Z">
                <w:pPr/>
              </w:pPrChange>
            </w:pPr>
            <w:ins w:id="4579" w:author="Nick.Tolimieri" w:date="2022-09-19T13:19:00Z">
              <w:r w:rsidRPr="002F2C4B">
                <w:rPr>
                  <w:rFonts w:asciiTheme="minorHAnsi" w:eastAsiaTheme="minorHAnsi" w:hAnsiTheme="minorHAnsi" w:cstheme="minorBidi"/>
                  <w:sz w:val="22"/>
                  <w:szCs w:val="22"/>
                  <w:rPrChange w:id="4580" w:author="Nick.Tolimieri" w:date="2022-09-19T13:19:00Z">
                    <w:rPr>
                      <w:rFonts w:ascii="Calibri" w:hAnsi="Calibri" w:cs="Calibri"/>
                      <w:color w:val="000000"/>
                      <w:sz w:val="22"/>
                      <w:szCs w:val="22"/>
                    </w:rPr>
                  </w:rPrChange>
                </w:rPr>
                <w:t>Year</w:t>
              </w:r>
            </w:ins>
          </w:p>
        </w:tc>
        <w:tc>
          <w:tcPr>
            <w:tcW w:w="960" w:type="dxa"/>
            <w:noWrap/>
            <w:hideMark/>
            <w:tcPrChange w:id="458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582" w:author="Nick.Tolimieri" w:date="2022-09-19T13:19:00Z"/>
                <w:rFonts w:asciiTheme="minorHAnsi" w:eastAsiaTheme="minorHAnsi" w:hAnsiTheme="minorHAnsi" w:cstheme="minorBidi"/>
                <w:sz w:val="22"/>
                <w:szCs w:val="22"/>
                <w:rPrChange w:id="4583" w:author="Nick.Tolimieri" w:date="2022-09-19T13:19:00Z">
                  <w:rPr>
                    <w:ins w:id="4584" w:author="Nick.Tolimieri" w:date="2022-09-19T13:19:00Z"/>
                    <w:rFonts w:ascii="Calibri" w:hAnsi="Calibri" w:cs="Calibri"/>
                    <w:color w:val="000000"/>
                    <w:sz w:val="22"/>
                    <w:szCs w:val="22"/>
                  </w:rPr>
                </w:rPrChange>
              </w:rPr>
              <w:pPrChange w:id="4585" w:author="Nick.Tolimieri" w:date="2022-09-19T13:19:00Z">
                <w:pPr/>
              </w:pPrChange>
            </w:pPr>
            <w:ins w:id="4586" w:author="Nick.Tolimieri" w:date="2022-09-19T13:19:00Z">
              <w:r w:rsidRPr="002F2C4B">
                <w:rPr>
                  <w:rFonts w:asciiTheme="minorHAnsi" w:eastAsiaTheme="minorHAnsi" w:hAnsiTheme="minorHAnsi" w:cstheme="minorBidi"/>
                  <w:sz w:val="22"/>
                  <w:szCs w:val="22"/>
                  <w:rPrChange w:id="4587" w:author="Nick.Tolimieri" w:date="2022-09-19T13:19:00Z">
                    <w:rPr>
                      <w:rFonts w:ascii="Calibri" w:hAnsi="Calibri" w:cs="Calibri"/>
                      <w:color w:val="000000"/>
                      <w:sz w:val="22"/>
                      <w:szCs w:val="22"/>
                    </w:rPr>
                  </w:rPrChange>
                </w:rPr>
                <w:t>Days &gt; 15C</w:t>
              </w:r>
            </w:ins>
          </w:p>
        </w:tc>
        <w:tc>
          <w:tcPr>
            <w:tcW w:w="960" w:type="dxa"/>
            <w:noWrap/>
            <w:hideMark/>
            <w:tcPrChange w:id="4588"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589" w:author="Nick.Tolimieri" w:date="2022-09-19T13:19:00Z"/>
                <w:rFonts w:asciiTheme="minorHAnsi" w:eastAsiaTheme="minorHAnsi" w:hAnsiTheme="minorHAnsi" w:cstheme="minorBidi"/>
                <w:sz w:val="22"/>
                <w:szCs w:val="22"/>
                <w:rPrChange w:id="4590" w:author="Nick.Tolimieri" w:date="2022-09-19T13:19:00Z">
                  <w:rPr>
                    <w:ins w:id="4591" w:author="Nick.Tolimieri" w:date="2022-09-19T13:19:00Z"/>
                    <w:rFonts w:ascii="Calibri" w:hAnsi="Calibri" w:cs="Calibri"/>
                    <w:color w:val="000000"/>
                    <w:sz w:val="22"/>
                    <w:szCs w:val="22"/>
                  </w:rPr>
                </w:rPrChange>
              </w:rPr>
              <w:pPrChange w:id="4592" w:author="Nick.Tolimieri" w:date="2022-09-19T13:19:00Z">
                <w:pPr/>
              </w:pPrChange>
            </w:pPr>
            <w:ins w:id="4593" w:author="Nick.Tolimieri" w:date="2022-09-19T13:19:00Z">
              <w:r w:rsidRPr="002F2C4B">
                <w:rPr>
                  <w:rFonts w:asciiTheme="minorHAnsi" w:eastAsiaTheme="minorHAnsi" w:hAnsiTheme="minorHAnsi" w:cstheme="minorBidi"/>
                  <w:sz w:val="22"/>
                  <w:szCs w:val="22"/>
                  <w:rPrChange w:id="4594" w:author="Nick.Tolimieri" w:date="2022-09-19T13:19:00Z">
                    <w:rPr>
                      <w:rFonts w:ascii="Calibri" w:hAnsi="Calibri" w:cs="Calibri"/>
                      <w:color w:val="000000"/>
                      <w:sz w:val="22"/>
                      <w:szCs w:val="22"/>
                    </w:rPr>
                  </w:rPrChange>
                </w:rPr>
                <w:t>Days above threshold</w:t>
              </w:r>
            </w:ins>
          </w:p>
        </w:tc>
        <w:tc>
          <w:tcPr>
            <w:tcW w:w="960" w:type="dxa"/>
            <w:noWrap/>
            <w:hideMark/>
            <w:tcPrChange w:id="459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596" w:author="Nick.Tolimieri" w:date="2022-09-19T13:19:00Z"/>
                <w:rFonts w:asciiTheme="minorHAnsi" w:eastAsiaTheme="minorHAnsi" w:hAnsiTheme="minorHAnsi" w:cstheme="minorBidi"/>
                <w:sz w:val="22"/>
                <w:szCs w:val="22"/>
                <w:rPrChange w:id="4597" w:author="Nick.Tolimieri" w:date="2022-09-19T13:19:00Z">
                  <w:rPr>
                    <w:ins w:id="4598" w:author="Nick.Tolimieri" w:date="2022-09-19T13:19:00Z"/>
                    <w:rFonts w:ascii="Calibri" w:hAnsi="Calibri" w:cs="Calibri"/>
                    <w:color w:val="000000"/>
                    <w:sz w:val="22"/>
                    <w:szCs w:val="22"/>
                  </w:rPr>
                </w:rPrChange>
              </w:rPr>
              <w:pPrChange w:id="4599" w:author="Nick.Tolimieri" w:date="2022-09-19T13:19:00Z">
                <w:pPr/>
              </w:pPrChange>
            </w:pPr>
            <w:ins w:id="4600" w:author="Nick.Tolimieri" w:date="2022-09-19T13:19:00Z">
              <w:r w:rsidRPr="002F2C4B">
                <w:rPr>
                  <w:rFonts w:asciiTheme="minorHAnsi" w:eastAsiaTheme="minorHAnsi" w:hAnsiTheme="minorHAnsi" w:cstheme="minorBidi"/>
                  <w:sz w:val="22"/>
                  <w:szCs w:val="22"/>
                  <w:rPrChange w:id="4601" w:author="Nick.Tolimieri" w:date="2022-09-19T13:19:00Z">
                    <w:rPr>
                      <w:rFonts w:ascii="Calibri" w:hAnsi="Calibri" w:cs="Calibri"/>
                      <w:color w:val="000000"/>
                      <w:sz w:val="22"/>
                      <w:szCs w:val="22"/>
                    </w:rPr>
                  </w:rPrChange>
                </w:rPr>
                <w:t>MHW events</w:t>
              </w:r>
            </w:ins>
          </w:p>
        </w:tc>
        <w:tc>
          <w:tcPr>
            <w:tcW w:w="960" w:type="dxa"/>
            <w:noWrap/>
            <w:hideMark/>
            <w:tcPrChange w:id="460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603" w:author="Nick.Tolimieri" w:date="2022-09-19T13:19:00Z"/>
                <w:rFonts w:asciiTheme="minorHAnsi" w:eastAsiaTheme="minorHAnsi" w:hAnsiTheme="minorHAnsi" w:cstheme="minorBidi"/>
                <w:sz w:val="22"/>
                <w:szCs w:val="22"/>
                <w:rPrChange w:id="4604" w:author="Nick.Tolimieri" w:date="2022-09-19T13:19:00Z">
                  <w:rPr>
                    <w:ins w:id="4605" w:author="Nick.Tolimieri" w:date="2022-09-19T13:19:00Z"/>
                    <w:rFonts w:ascii="Calibri" w:hAnsi="Calibri" w:cs="Calibri"/>
                    <w:color w:val="000000"/>
                    <w:sz w:val="22"/>
                    <w:szCs w:val="22"/>
                  </w:rPr>
                </w:rPrChange>
              </w:rPr>
              <w:pPrChange w:id="4606" w:author="Nick.Tolimieri" w:date="2022-09-19T13:19:00Z">
                <w:pPr/>
              </w:pPrChange>
            </w:pPr>
            <w:ins w:id="4607" w:author="Nick.Tolimieri" w:date="2022-09-19T13:19:00Z">
              <w:r w:rsidRPr="002F2C4B">
                <w:rPr>
                  <w:rFonts w:asciiTheme="minorHAnsi" w:eastAsiaTheme="minorHAnsi" w:hAnsiTheme="minorHAnsi" w:cstheme="minorBidi"/>
                  <w:sz w:val="22"/>
                  <w:szCs w:val="22"/>
                  <w:rPrChange w:id="4608" w:author="Nick.Tolimieri" w:date="2022-09-19T13:19:00Z">
                    <w:rPr>
                      <w:rFonts w:ascii="Calibri" w:hAnsi="Calibri" w:cs="Calibri"/>
                      <w:color w:val="000000"/>
                      <w:sz w:val="22"/>
                      <w:szCs w:val="22"/>
                    </w:rPr>
                  </w:rPrChange>
                </w:rPr>
                <w:t>HW days (5+)</w:t>
              </w:r>
            </w:ins>
          </w:p>
        </w:tc>
        <w:tc>
          <w:tcPr>
            <w:tcW w:w="960" w:type="dxa"/>
            <w:noWrap/>
            <w:hideMark/>
            <w:tcPrChange w:id="460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610" w:author="Nick.Tolimieri" w:date="2022-09-19T13:19:00Z"/>
                <w:rFonts w:asciiTheme="minorHAnsi" w:eastAsiaTheme="minorHAnsi" w:hAnsiTheme="minorHAnsi" w:cstheme="minorBidi"/>
                <w:sz w:val="22"/>
                <w:szCs w:val="22"/>
                <w:rPrChange w:id="4611" w:author="Nick.Tolimieri" w:date="2022-09-19T13:19:00Z">
                  <w:rPr>
                    <w:ins w:id="4612" w:author="Nick.Tolimieri" w:date="2022-09-19T13:19:00Z"/>
                    <w:rFonts w:ascii="Calibri" w:hAnsi="Calibri" w:cs="Calibri"/>
                    <w:color w:val="000000"/>
                    <w:sz w:val="22"/>
                    <w:szCs w:val="22"/>
                  </w:rPr>
                </w:rPrChange>
              </w:rPr>
              <w:pPrChange w:id="4613" w:author="Nick.Tolimieri" w:date="2022-09-19T13:19:00Z">
                <w:pPr/>
              </w:pPrChange>
            </w:pPr>
            <w:ins w:id="4614" w:author="Nick.Tolimieri" w:date="2022-09-19T13:19:00Z">
              <w:r w:rsidRPr="002F2C4B">
                <w:rPr>
                  <w:rFonts w:asciiTheme="minorHAnsi" w:eastAsiaTheme="minorHAnsi" w:hAnsiTheme="minorHAnsi" w:cstheme="minorBidi"/>
                  <w:sz w:val="22"/>
                  <w:szCs w:val="22"/>
                  <w:rPrChange w:id="4615" w:author="Nick.Tolimieri" w:date="2022-09-19T13:19:00Z">
                    <w:rPr>
                      <w:rFonts w:ascii="Calibri" w:hAnsi="Calibri" w:cs="Calibri"/>
                      <w:color w:val="000000"/>
                      <w:sz w:val="22"/>
                      <w:szCs w:val="22"/>
                    </w:rPr>
                  </w:rPrChange>
                </w:rPr>
                <w:t>Min days</w:t>
              </w:r>
            </w:ins>
          </w:p>
        </w:tc>
        <w:tc>
          <w:tcPr>
            <w:tcW w:w="960" w:type="dxa"/>
            <w:noWrap/>
            <w:hideMark/>
            <w:tcPrChange w:id="461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617" w:author="Nick.Tolimieri" w:date="2022-09-19T13:19:00Z"/>
                <w:rFonts w:asciiTheme="minorHAnsi" w:eastAsiaTheme="minorHAnsi" w:hAnsiTheme="minorHAnsi" w:cstheme="minorBidi"/>
                <w:sz w:val="22"/>
                <w:szCs w:val="22"/>
                <w:rPrChange w:id="4618" w:author="Nick.Tolimieri" w:date="2022-09-19T13:19:00Z">
                  <w:rPr>
                    <w:ins w:id="4619" w:author="Nick.Tolimieri" w:date="2022-09-19T13:19:00Z"/>
                    <w:rFonts w:ascii="Calibri" w:hAnsi="Calibri" w:cs="Calibri"/>
                    <w:color w:val="000000"/>
                    <w:sz w:val="22"/>
                    <w:szCs w:val="22"/>
                  </w:rPr>
                </w:rPrChange>
              </w:rPr>
              <w:pPrChange w:id="4620" w:author="Nick.Tolimieri" w:date="2022-09-19T13:19:00Z">
                <w:pPr/>
              </w:pPrChange>
            </w:pPr>
            <w:ins w:id="4621" w:author="Nick.Tolimieri" w:date="2022-09-19T13:19:00Z">
              <w:r w:rsidRPr="002F2C4B">
                <w:rPr>
                  <w:rFonts w:asciiTheme="minorHAnsi" w:eastAsiaTheme="minorHAnsi" w:hAnsiTheme="minorHAnsi" w:cstheme="minorBidi"/>
                  <w:sz w:val="22"/>
                  <w:szCs w:val="22"/>
                  <w:rPrChange w:id="4622" w:author="Nick.Tolimieri" w:date="2022-09-19T13:19:00Z">
                    <w:rPr>
                      <w:rFonts w:ascii="Calibri" w:hAnsi="Calibri" w:cs="Calibri"/>
                      <w:color w:val="000000"/>
                      <w:sz w:val="22"/>
                      <w:szCs w:val="22"/>
                    </w:rPr>
                  </w:rPrChange>
                </w:rPr>
                <w:t>Max days</w:t>
              </w:r>
            </w:ins>
          </w:p>
        </w:tc>
        <w:tc>
          <w:tcPr>
            <w:tcW w:w="960" w:type="dxa"/>
            <w:noWrap/>
            <w:hideMark/>
            <w:tcPrChange w:id="4623"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624" w:author="Nick.Tolimieri" w:date="2022-09-19T13:19:00Z"/>
                <w:rFonts w:asciiTheme="minorHAnsi" w:eastAsiaTheme="minorHAnsi" w:hAnsiTheme="minorHAnsi" w:cstheme="minorBidi"/>
                <w:sz w:val="22"/>
                <w:szCs w:val="22"/>
                <w:rPrChange w:id="4625" w:author="Nick.Tolimieri" w:date="2022-09-19T13:19:00Z">
                  <w:rPr>
                    <w:ins w:id="4626" w:author="Nick.Tolimieri" w:date="2022-09-19T13:19:00Z"/>
                    <w:rFonts w:ascii="Calibri" w:hAnsi="Calibri" w:cs="Calibri"/>
                    <w:color w:val="000000"/>
                    <w:sz w:val="22"/>
                    <w:szCs w:val="22"/>
                  </w:rPr>
                </w:rPrChange>
              </w:rPr>
              <w:pPrChange w:id="4627" w:author="Nick.Tolimieri" w:date="2022-09-19T13:19:00Z">
                <w:pPr/>
              </w:pPrChange>
            </w:pPr>
            <w:ins w:id="4628" w:author="Nick.Tolimieri" w:date="2022-09-19T13:19:00Z">
              <w:r w:rsidRPr="002F2C4B">
                <w:rPr>
                  <w:rFonts w:asciiTheme="minorHAnsi" w:eastAsiaTheme="minorHAnsi" w:hAnsiTheme="minorHAnsi" w:cstheme="minorBidi"/>
                  <w:sz w:val="22"/>
                  <w:szCs w:val="22"/>
                  <w:rPrChange w:id="4629" w:author="Nick.Tolimieri" w:date="2022-09-19T13:19:00Z">
                    <w:rPr>
                      <w:rFonts w:ascii="Calibri" w:hAnsi="Calibri" w:cs="Calibri"/>
                      <w:color w:val="000000"/>
                      <w:sz w:val="22"/>
                      <w:szCs w:val="22"/>
                    </w:rPr>
                  </w:rPrChange>
                </w:rPr>
                <w:t>Mean intensity</w:t>
              </w:r>
            </w:ins>
          </w:p>
        </w:tc>
        <w:tc>
          <w:tcPr>
            <w:tcW w:w="960" w:type="dxa"/>
            <w:noWrap/>
            <w:hideMark/>
            <w:tcPrChange w:id="463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631" w:author="Nick.Tolimieri" w:date="2022-09-19T13:19:00Z"/>
                <w:rFonts w:asciiTheme="minorHAnsi" w:eastAsiaTheme="minorHAnsi" w:hAnsiTheme="minorHAnsi" w:cstheme="minorBidi"/>
                <w:sz w:val="22"/>
                <w:szCs w:val="22"/>
                <w:rPrChange w:id="4632" w:author="Nick.Tolimieri" w:date="2022-09-19T13:19:00Z">
                  <w:rPr>
                    <w:ins w:id="4633" w:author="Nick.Tolimieri" w:date="2022-09-19T13:19:00Z"/>
                    <w:rFonts w:ascii="Calibri" w:hAnsi="Calibri" w:cs="Calibri"/>
                    <w:color w:val="000000"/>
                    <w:sz w:val="22"/>
                    <w:szCs w:val="22"/>
                  </w:rPr>
                </w:rPrChange>
              </w:rPr>
              <w:pPrChange w:id="4634" w:author="Nick.Tolimieri" w:date="2022-09-19T13:19:00Z">
                <w:pPr/>
              </w:pPrChange>
            </w:pPr>
            <w:proofErr w:type="spellStart"/>
            <w:ins w:id="4635" w:author="Nick.Tolimieri" w:date="2022-09-19T13:19:00Z">
              <w:r w:rsidRPr="002F2C4B">
                <w:rPr>
                  <w:rFonts w:asciiTheme="minorHAnsi" w:eastAsiaTheme="minorHAnsi" w:hAnsiTheme="minorHAnsi" w:cstheme="minorBidi"/>
                  <w:sz w:val="22"/>
                  <w:szCs w:val="22"/>
                  <w:rPrChange w:id="4636" w:author="Nick.Tolimieri" w:date="2022-09-19T13:19:00Z">
                    <w:rPr>
                      <w:rFonts w:ascii="Calibri" w:hAnsi="Calibri" w:cs="Calibri"/>
                      <w:color w:val="000000"/>
                      <w:sz w:val="22"/>
                      <w:szCs w:val="22"/>
                    </w:rPr>
                  </w:rPrChange>
                </w:rPr>
                <w:t>Var</w:t>
              </w:r>
              <w:proofErr w:type="spellEnd"/>
              <w:r w:rsidRPr="002F2C4B">
                <w:rPr>
                  <w:rFonts w:asciiTheme="minorHAnsi" w:eastAsiaTheme="minorHAnsi" w:hAnsiTheme="minorHAnsi" w:cstheme="minorBidi"/>
                  <w:sz w:val="22"/>
                  <w:szCs w:val="22"/>
                  <w:rPrChange w:id="4637" w:author="Nick.Tolimieri" w:date="2022-09-19T13:19:00Z">
                    <w:rPr>
                      <w:rFonts w:ascii="Calibri" w:hAnsi="Calibri" w:cs="Calibri"/>
                      <w:color w:val="000000"/>
                      <w:sz w:val="22"/>
                      <w:szCs w:val="22"/>
                    </w:rPr>
                  </w:rPrChange>
                </w:rPr>
                <w:t xml:space="preserve"> intensity</w:t>
              </w:r>
            </w:ins>
          </w:p>
        </w:tc>
      </w:tr>
      <w:tr w:rsidR="002F2C4B" w:rsidRPr="002F2C4B" w:rsidTr="002F2C4B">
        <w:trPr>
          <w:divId w:val="276135201"/>
          <w:trHeight w:val="300"/>
          <w:ins w:id="4638" w:author="Nick.Tolimieri" w:date="2022-09-19T13:19:00Z"/>
          <w:trPrChange w:id="4639" w:author="Nick.Tolimieri" w:date="2022-09-19T13:19:00Z">
            <w:trPr>
              <w:divId w:val="276135201"/>
              <w:trHeight w:val="300"/>
            </w:trPr>
          </w:trPrChange>
        </w:trPr>
        <w:tc>
          <w:tcPr>
            <w:tcW w:w="960" w:type="dxa"/>
            <w:noWrap/>
            <w:hideMark/>
            <w:tcPrChange w:id="464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641" w:author="Nick.Tolimieri" w:date="2022-09-19T13:19:00Z"/>
                <w:rFonts w:asciiTheme="minorHAnsi" w:eastAsiaTheme="minorHAnsi" w:hAnsiTheme="minorHAnsi" w:cstheme="minorBidi"/>
                <w:sz w:val="22"/>
                <w:szCs w:val="22"/>
                <w:rPrChange w:id="4642" w:author="Nick.Tolimieri" w:date="2022-09-19T13:19:00Z">
                  <w:rPr>
                    <w:ins w:id="4643" w:author="Nick.Tolimieri" w:date="2022-09-19T13:19:00Z"/>
                    <w:rFonts w:ascii="Calibri" w:hAnsi="Calibri" w:cs="Calibri"/>
                    <w:color w:val="000000"/>
                    <w:sz w:val="22"/>
                    <w:szCs w:val="22"/>
                  </w:rPr>
                </w:rPrChange>
              </w:rPr>
              <w:pPrChange w:id="4644" w:author="Nick.Tolimieri" w:date="2022-09-19T13:19:00Z">
                <w:pPr/>
              </w:pPrChange>
            </w:pPr>
            <w:proofErr w:type="spellStart"/>
            <w:ins w:id="4645" w:author="Nick.Tolimieri" w:date="2022-09-19T13:19:00Z">
              <w:r w:rsidRPr="002F2C4B">
                <w:rPr>
                  <w:rFonts w:asciiTheme="minorHAnsi" w:eastAsiaTheme="minorHAnsi" w:hAnsiTheme="minorHAnsi" w:cstheme="minorBidi"/>
                  <w:sz w:val="22"/>
                  <w:szCs w:val="22"/>
                  <w:rPrChange w:id="4646" w:author="Nick.Tolimieri" w:date="2022-09-19T13:19:00Z">
                    <w:rPr>
                      <w:rFonts w:ascii="Calibri" w:hAnsi="Calibri" w:cs="Calibri"/>
                      <w:color w:val="000000"/>
                      <w:sz w:val="22"/>
                      <w:szCs w:val="22"/>
                    </w:rPr>
                  </w:rPrChange>
                </w:rPr>
                <w:t>Tatoosh</w:t>
              </w:r>
              <w:proofErr w:type="spellEnd"/>
              <w:r w:rsidRPr="002F2C4B">
                <w:rPr>
                  <w:rFonts w:asciiTheme="minorHAnsi" w:eastAsiaTheme="minorHAnsi" w:hAnsiTheme="minorHAnsi" w:cstheme="minorBidi"/>
                  <w:sz w:val="22"/>
                  <w:szCs w:val="22"/>
                  <w:rPrChange w:id="4647" w:author="Nick.Tolimieri" w:date="2022-09-19T13:19:00Z">
                    <w:rPr>
                      <w:rFonts w:ascii="Calibri" w:hAnsi="Calibri" w:cs="Calibri"/>
                      <w:color w:val="000000"/>
                      <w:sz w:val="22"/>
                      <w:szCs w:val="22"/>
                    </w:rPr>
                  </w:rPrChange>
                </w:rPr>
                <w:t xml:space="preserve"> Is. &amp; </w:t>
              </w:r>
              <w:proofErr w:type="spellStart"/>
              <w:r w:rsidRPr="002F2C4B">
                <w:rPr>
                  <w:rFonts w:asciiTheme="minorHAnsi" w:eastAsiaTheme="minorHAnsi" w:hAnsiTheme="minorHAnsi" w:cstheme="minorBidi"/>
                  <w:sz w:val="22"/>
                  <w:szCs w:val="22"/>
                  <w:rPrChange w:id="4648" w:author="Nick.Tolimieri" w:date="2022-09-19T13:19:00Z">
                    <w:rPr>
                      <w:rFonts w:ascii="Calibri" w:hAnsi="Calibri" w:cs="Calibri"/>
                      <w:color w:val="000000"/>
                      <w:sz w:val="22"/>
                      <w:szCs w:val="22"/>
                    </w:rPr>
                  </w:rPrChange>
                </w:rPr>
                <w:t>Neah</w:t>
              </w:r>
              <w:proofErr w:type="spellEnd"/>
              <w:r w:rsidRPr="002F2C4B">
                <w:rPr>
                  <w:rFonts w:asciiTheme="minorHAnsi" w:eastAsiaTheme="minorHAnsi" w:hAnsiTheme="minorHAnsi" w:cstheme="minorBidi"/>
                  <w:sz w:val="22"/>
                  <w:szCs w:val="22"/>
                  <w:rPrChange w:id="4649" w:author="Nick.Tolimieri" w:date="2022-09-19T13:19:00Z">
                    <w:rPr>
                      <w:rFonts w:ascii="Calibri" w:hAnsi="Calibri" w:cs="Calibri"/>
                      <w:color w:val="000000"/>
                      <w:sz w:val="22"/>
                      <w:szCs w:val="22"/>
                    </w:rPr>
                  </w:rPrChange>
                </w:rPr>
                <w:t xml:space="preserve"> B.</w:t>
              </w:r>
            </w:ins>
          </w:p>
        </w:tc>
        <w:tc>
          <w:tcPr>
            <w:tcW w:w="960" w:type="dxa"/>
            <w:noWrap/>
            <w:hideMark/>
            <w:tcPrChange w:id="465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651" w:author="Nick.Tolimieri" w:date="2022-09-19T13:19:00Z"/>
                <w:rFonts w:asciiTheme="minorHAnsi" w:eastAsiaTheme="minorHAnsi" w:hAnsiTheme="minorHAnsi" w:cstheme="minorBidi"/>
                <w:sz w:val="22"/>
                <w:szCs w:val="22"/>
                <w:rPrChange w:id="4652" w:author="Nick.Tolimieri" w:date="2022-09-19T13:19:00Z">
                  <w:rPr>
                    <w:ins w:id="4653" w:author="Nick.Tolimieri" w:date="2022-09-19T13:19:00Z"/>
                    <w:rFonts w:ascii="Calibri" w:hAnsi="Calibri" w:cs="Calibri"/>
                    <w:color w:val="000000"/>
                    <w:sz w:val="22"/>
                    <w:szCs w:val="22"/>
                  </w:rPr>
                </w:rPrChange>
              </w:rPr>
              <w:pPrChange w:id="4654" w:author="Nick.Tolimieri" w:date="2022-09-19T13:19:00Z">
                <w:pPr>
                  <w:jc w:val="right"/>
                </w:pPr>
              </w:pPrChange>
            </w:pPr>
            <w:ins w:id="4655" w:author="Nick.Tolimieri" w:date="2022-09-19T13:19:00Z">
              <w:r w:rsidRPr="002F2C4B">
                <w:rPr>
                  <w:rFonts w:asciiTheme="minorHAnsi" w:eastAsiaTheme="minorHAnsi" w:hAnsiTheme="minorHAnsi" w:cstheme="minorBidi"/>
                  <w:sz w:val="22"/>
                  <w:szCs w:val="22"/>
                  <w:rPrChange w:id="4656" w:author="Nick.Tolimieri" w:date="2022-09-19T13:19:00Z">
                    <w:rPr>
                      <w:rFonts w:ascii="Calibri" w:hAnsi="Calibri" w:cs="Calibri"/>
                      <w:color w:val="000000"/>
                      <w:sz w:val="22"/>
                      <w:szCs w:val="22"/>
                    </w:rPr>
                  </w:rPrChange>
                </w:rPr>
                <w:t>1992</w:t>
              </w:r>
            </w:ins>
          </w:p>
        </w:tc>
        <w:tc>
          <w:tcPr>
            <w:tcW w:w="960" w:type="dxa"/>
            <w:noWrap/>
            <w:hideMark/>
            <w:tcPrChange w:id="465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658" w:author="Nick.Tolimieri" w:date="2022-09-19T13:19:00Z"/>
                <w:rFonts w:asciiTheme="minorHAnsi" w:eastAsiaTheme="minorHAnsi" w:hAnsiTheme="minorHAnsi" w:cstheme="minorBidi"/>
                <w:sz w:val="22"/>
                <w:szCs w:val="22"/>
                <w:rPrChange w:id="4659" w:author="Nick.Tolimieri" w:date="2022-09-19T13:19:00Z">
                  <w:rPr>
                    <w:ins w:id="4660" w:author="Nick.Tolimieri" w:date="2022-09-19T13:19:00Z"/>
                    <w:rFonts w:ascii="Calibri" w:hAnsi="Calibri" w:cs="Calibri"/>
                    <w:color w:val="000000"/>
                    <w:sz w:val="22"/>
                    <w:szCs w:val="22"/>
                  </w:rPr>
                </w:rPrChange>
              </w:rPr>
              <w:pPrChange w:id="4661" w:author="Nick.Tolimieri" w:date="2022-09-19T13:19:00Z">
                <w:pPr>
                  <w:jc w:val="right"/>
                </w:pPr>
              </w:pPrChange>
            </w:pPr>
            <w:ins w:id="4662" w:author="Nick.Tolimieri" w:date="2022-09-19T13:19:00Z">
              <w:r w:rsidRPr="002F2C4B">
                <w:rPr>
                  <w:rFonts w:asciiTheme="minorHAnsi" w:eastAsiaTheme="minorHAnsi" w:hAnsiTheme="minorHAnsi" w:cstheme="minorBidi"/>
                  <w:sz w:val="22"/>
                  <w:szCs w:val="22"/>
                  <w:rPrChange w:id="4663" w:author="Nick.Tolimieri" w:date="2022-09-19T13:19:00Z">
                    <w:rPr>
                      <w:rFonts w:ascii="Calibri" w:hAnsi="Calibri" w:cs="Calibri"/>
                      <w:color w:val="000000"/>
                      <w:sz w:val="22"/>
                      <w:szCs w:val="22"/>
                    </w:rPr>
                  </w:rPrChange>
                </w:rPr>
                <w:t>4</w:t>
              </w:r>
            </w:ins>
          </w:p>
        </w:tc>
        <w:tc>
          <w:tcPr>
            <w:tcW w:w="960" w:type="dxa"/>
            <w:noWrap/>
            <w:hideMark/>
            <w:tcPrChange w:id="466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665" w:author="Nick.Tolimieri" w:date="2022-09-19T13:19:00Z"/>
                <w:rFonts w:asciiTheme="minorHAnsi" w:eastAsiaTheme="minorHAnsi" w:hAnsiTheme="minorHAnsi" w:cstheme="minorBidi"/>
                <w:sz w:val="22"/>
                <w:szCs w:val="22"/>
                <w:rPrChange w:id="4666" w:author="Nick.Tolimieri" w:date="2022-09-19T13:19:00Z">
                  <w:rPr>
                    <w:ins w:id="4667" w:author="Nick.Tolimieri" w:date="2022-09-19T13:19:00Z"/>
                    <w:rFonts w:ascii="Calibri" w:hAnsi="Calibri" w:cs="Calibri"/>
                    <w:color w:val="000000"/>
                    <w:sz w:val="22"/>
                    <w:szCs w:val="22"/>
                  </w:rPr>
                </w:rPrChange>
              </w:rPr>
              <w:pPrChange w:id="4668" w:author="Nick.Tolimieri" w:date="2022-09-19T13:19:00Z">
                <w:pPr>
                  <w:jc w:val="right"/>
                </w:pPr>
              </w:pPrChange>
            </w:pPr>
            <w:ins w:id="4669" w:author="Nick.Tolimieri" w:date="2022-09-19T13:19:00Z">
              <w:r w:rsidRPr="002F2C4B">
                <w:rPr>
                  <w:rFonts w:asciiTheme="minorHAnsi" w:eastAsiaTheme="minorHAnsi" w:hAnsiTheme="minorHAnsi" w:cstheme="minorBidi"/>
                  <w:sz w:val="22"/>
                  <w:szCs w:val="22"/>
                  <w:rPrChange w:id="4670" w:author="Nick.Tolimieri" w:date="2022-09-19T13:19:00Z">
                    <w:rPr>
                      <w:rFonts w:ascii="Calibri" w:hAnsi="Calibri" w:cs="Calibri"/>
                      <w:color w:val="000000"/>
                      <w:sz w:val="22"/>
                      <w:szCs w:val="22"/>
                    </w:rPr>
                  </w:rPrChange>
                </w:rPr>
                <w:t>44</w:t>
              </w:r>
            </w:ins>
          </w:p>
        </w:tc>
        <w:tc>
          <w:tcPr>
            <w:tcW w:w="960" w:type="dxa"/>
            <w:noWrap/>
            <w:hideMark/>
            <w:tcPrChange w:id="467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672" w:author="Nick.Tolimieri" w:date="2022-09-19T13:19:00Z"/>
                <w:rFonts w:asciiTheme="minorHAnsi" w:eastAsiaTheme="minorHAnsi" w:hAnsiTheme="minorHAnsi" w:cstheme="minorBidi"/>
                <w:sz w:val="22"/>
                <w:szCs w:val="22"/>
                <w:rPrChange w:id="4673" w:author="Nick.Tolimieri" w:date="2022-09-19T13:19:00Z">
                  <w:rPr>
                    <w:ins w:id="4674" w:author="Nick.Tolimieri" w:date="2022-09-19T13:19:00Z"/>
                    <w:rFonts w:ascii="Calibri" w:hAnsi="Calibri" w:cs="Calibri"/>
                    <w:color w:val="000000"/>
                    <w:sz w:val="22"/>
                    <w:szCs w:val="22"/>
                  </w:rPr>
                </w:rPrChange>
              </w:rPr>
              <w:pPrChange w:id="4675" w:author="Nick.Tolimieri" w:date="2022-09-19T13:19:00Z">
                <w:pPr>
                  <w:jc w:val="right"/>
                </w:pPr>
              </w:pPrChange>
            </w:pPr>
            <w:ins w:id="4676" w:author="Nick.Tolimieri" w:date="2022-09-19T13:19:00Z">
              <w:r w:rsidRPr="002F2C4B">
                <w:rPr>
                  <w:rFonts w:asciiTheme="minorHAnsi" w:eastAsiaTheme="minorHAnsi" w:hAnsiTheme="minorHAnsi" w:cstheme="minorBidi"/>
                  <w:sz w:val="22"/>
                  <w:szCs w:val="22"/>
                  <w:rPrChange w:id="4677" w:author="Nick.Tolimieri" w:date="2022-09-19T13:19:00Z">
                    <w:rPr>
                      <w:rFonts w:ascii="Calibri" w:hAnsi="Calibri" w:cs="Calibri"/>
                      <w:color w:val="000000"/>
                      <w:sz w:val="22"/>
                      <w:szCs w:val="22"/>
                    </w:rPr>
                  </w:rPrChange>
                </w:rPr>
                <w:t>4</w:t>
              </w:r>
            </w:ins>
          </w:p>
        </w:tc>
        <w:tc>
          <w:tcPr>
            <w:tcW w:w="960" w:type="dxa"/>
            <w:noWrap/>
            <w:hideMark/>
            <w:tcPrChange w:id="4678"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679" w:author="Nick.Tolimieri" w:date="2022-09-19T13:19:00Z"/>
                <w:rFonts w:asciiTheme="minorHAnsi" w:eastAsiaTheme="minorHAnsi" w:hAnsiTheme="minorHAnsi" w:cstheme="minorBidi"/>
                <w:sz w:val="22"/>
                <w:szCs w:val="22"/>
                <w:rPrChange w:id="4680" w:author="Nick.Tolimieri" w:date="2022-09-19T13:19:00Z">
                  <w:rPr>
                    <w:ins w:id="4681" w:author="Nick.Tolimieri" w:date="2022-09-19T13:19:00Z"/>
                    <w:rFonts w:ascii="Calibri" w:hAnsi="Calibri" w:cs="Calibri"/>
                    <w:color w:val="000000"/>
                    <w:sz w:val="22"/>
                    <w:szCs w:val="22"/>
                  </w:rPr>
                </w:rPrChange>
              </w:rPr>
              <w:pPrChange w:id="4682" w:author="Nick.Tolimieri" w:date="2022-09-19T13:19:00Z">
                <w:pPr>
                  <w:jc w:val="right"/>
                </w:pPr>
              </w:pPrChange>
            </w:pPr>
            <w:ins w:id="4683" w:author="Nick.Tolimieri" w:date="2022-09-19T13:19:00Z">
              <w:r w:rsidRPr="002F2C4B">
                <w:rPr>
                  <w:rFonts w:asciiTheme="minorHAnsi" w:eastAsiaTheme="minorHAnsi" w:hAnsiTheme="minorHAnsi" w:cstheme="minorBidi"/>
                  <w:sz w:val="22"/>
                  <w:szCs w:val="22"/>
                  <w:rPrChange w:id="4684" w:author="Nick.Tolimieri" w:date="2022-09-19T13:19:00Z">
                    <w:rPr>
                      <w:rFonts w:ascii="Calibri" w:hAnsi="Calibri" w:cs="Calibri"/>
                      <w:color w:val="000000"/>
                      <w:sz w:val="22"/>
                      <w:szCs w:val="22"/>
                    </w:rPr>
                  </w:rPrChange>
                </w:rPr>
                <w:t>33</w:t>
              </w:r>
            </w:ins>
          </w:p>
        </w:tc>
        <w:tc>
          <w:tcPr>
            <w:tcW w:w="960" w:type="dxa"/>
            <w:noWrap/>
            <w:hideMark/>
            <w:tcPrChange w:id="468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686" w:author="Nick.Tolimieri" w:date="2022-09-19T13:19:00Z"/>
                <w:rFonts w:asciiTheme="minorHAnsi" w:eastAsiaTheme="minorHAnsi" w:hAnsiTheme="minorHAnsi" w:cstheme="minorBidi"/>
                <w:sz w:val="22"/>
                <w:szCs w:val="22"/>
                <w:rPrChange w:id="4687" w:author="Nick.Tolimieri" w:date="2022-09-19T13:19:00Z">
                  <w:rPr>
                    <w:ins w:id="4688" w:author="Nick.Tolimieri" w:date="2022-09-19T13:19:00Z"/>
                    <w:rFonts w:ascii="Calibri" w:hAnsi="Calibri" w:cs="Calibri"/>
                    <w:color w:val="000000"/>
                    <w:sz w:val="22"/>
                    <w:szCs w:val="22"/>
                  </w:rPr>
                </w:rPrChange>
              </w:rPr>
              <w:pPrChange w:id="4689" w:author="Nick.Tolimieri" w:date="2022-09-19T13:19:00Z">
                <w:pPr>
                  <w:jc w:val="right"/>
                </w:pPr>
              </w:pPrChange>
            </w:pPr>
            <w:ins w:id="4690" w:author="Nick.Tolimieri" w:date="2022-09-19T13:19:00Z">
              <w:r w:rsidRPr="002F2C4B">
                <w:rPr>
                  <w:rFonts w:asciiTheme="minorHAnsi" w:eastAsiaTheme="minorHAnsi" w:hAnsiTheme="minorHAnsi" w:cstheme="minorBidi"/>
                  <w:sz w:val="22"/>
                  <w:szCs w:val="22"/>
                  <w:rPrChange w:id="4691" w:author="Nick.Tolimieri" w:date="2022-09-19T13:19:00Z">
                    <w:rPr>
                      <w:rFonts w:ascii="Calibri" w:hAnsi="Calibri" w:cs="Calibri"/>
                      <w:color w:val="000000"/>
                      <w:sz w:val="22"/>
                      <w:szCs w:val="22"/>
                    </w:rPr>
                  </w:rPrChange>
                </w:rPr>
                <w:t>5</w:t>
              </w:r>
            </w:ins>
          </w:p>
        </w:tc>
        <w:tc>
          <w:tcPr>
            <w:tcW w:w="960" w:type="dxa"/>
            <w:noWrap/>
            <w:hideMark/>
            <w:tcPrChange w:id="469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693" w:author="Nick.Tolimieri" w:date="2022-09-19T13:19:00Z"/>
                <w:rFonts w:asciiTheme="minorHAnsi" w:eastAsiaTheme="minorHAnsi" w:hAnsiTheme="minorHAnsi" w:cstheme="minorBidi"/>
                <w:sz w:val="22"/>
                <w:szCs w:val="22"/>
                <w:rPrChange w:id="4694" w:author="Nick.Tolimieri" w:date="2022-09-19T13:19:00Z">
                  <w:rPr>
                    <w:ins w:id="4695" w:author="Nick.Tolimieri" w:date="2022-09-19T13:19:00Z"/>
                    <w:rFonts w:ascii="Calibri" w:hAnsi="Calibri" w:cs="Calibri"/>
                    <w:color w:val="000000"/>
                    <w:sz w:val="22"/>
                    <w:szCs w:val="22"/>
                  </w:rPr>
                </w:rPrChange>
              </w:rPr>
              <w:pPrChange w:id="4696" w:author="Nick.Tolimieri" w:date="2022-09-19T13:19:00Z">
                <w:pPr>
                  <w:jc w:val="right"/>
                </w:pPr>
              </w:pPrChange>
            </w:pPr>
            <w:ins w:id="4697" w:author="Nick.Tolimieri" w:date="2022-09-19T13:19:00Z">
              <w:r w:rsidRPr="002F2C4B">
                <w:rPr>
                  <w:rFonts w:asciiTheme="minorHAnsi" w:eastAsiaTheme="minorHAnsi" w:hAnsiTheme="minorHAnsi" w:cstheme="minorBidi"/>
                  <w:sz w:val="22"/>
                  <w:szCs w:val="22"/>
                  <w:rPrChange w:id="4698" w:author="Nick.Tolimieri" w:date="2022-09-19T13:19:00Z">
                    <w:rPr>
                      <w:rFonts w:ascii="Calibri" w:hAnsi="Calibri" w:cs="Calibri"/>
                      <w:color w:val="000000"/>
                      <w:sz w:val="22"/>
                      <w:szCs w:val="22"/>
                    </w:rPr>
                  </w:rPrChange>
                </w:rPr>
                <w:t>11</w:t>
              </w:r>
            </w:ins>
          </w:p>
        </w:tc>
        <w:tc>
          <w:tcPr>
            <w:tcW w:w="960" w:type="dxa"/>
            <w:noWrap/>
            <w:hideMark/>
            <w:tcPrChange w:id="469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700" w:author="Nick.Tolimieri" w:date="2022-09-19T13:19:00Z"/>
                <w:rFonts w:asciiTheme="minorHAnsi" w:eastAsiaTheme="minorHAnsi" w:hAnsiTheme="minorHAnsi" w:cstheme="minorBidi"/>
                <w:sz w:val="22"/>
                <w:szCs w:val="22"/>
                <w:rPrChange w:id="4701" w:author="Nick.Tolimieri" w:date="2022-09-19T13:19:00Z">
                  <w:rPr>
                    <w:ins w:id="4702" w:author="Nick.Tolimieri" w:date="2022-09-19T13:19:00Z"/>
                    <w:rFonts w:ascii="Calibri" w:hAnsi="Calibri" w:cs="Calibri"/>
                    <w:color w:val="000000"/>
                    <w:sz w:val="22"/>
                    <w:szCs w:val="22"/>
                  </w:rPr>
                </w:rPrChange>
              </w:rPr>
              <w:pPrChange w:id="4703" w:author="Nick.Tolimieri" w:date="2022-09-19T13:19:00Z">
                <w:pPr>
                  <w:jc w:val="right"/>
                </w:pPr>
              </w:pPrChange>
            </w:pPr>
            <w:ins w:id="4704" w:author="Nick.Tolimieri" w:date="2022-09-19T13:19:00Z">
              <w:r w:rsidRPr="002F2C4B">
                <w:rPr>
                  <w:rFonts w:asciiTheme="minorHAnsi" w:eastAsiaTheme="minorHAnsi" w:hAnsiTheme="minorHAnsi" w:cstheme="minorBidi"/>
                  <w:sz w:val="22"/>
                  <w:szCs w:val="22"/>
                  <w:rPrChange w:id="4705" w:author="Nick.Tolimieri" w:date="2022-09-19T13:19:00Z">
                    <w:rPr>
                      <w:rFonts w:ascii="Calibri" w:hAnsi="Calibri" w:cs="Calibri"/>
                      <w:color w:val="000000"/>
                      <w:sz w:val="22"/>
                      <w:szCs w:val="22"/>
                    </w:rPr>
                  </w:rPrChange>
                </w:rPr>
                <w:t>2.03</w:t>
              </w:r>
            </w:ins>
          </w:p>
        </w:tc>
        <w:tc>
          <w:tcPr>
            <w:tcW w:w="960" w:type="dxa"/>
            <w:noWrap/>
            <w:hideMark/>
            <w:tcPrChange w:id="470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707" w:author="Nick.Tolimieri" w:date="2022-09-19T13:19:00Z"/>
                <w:rFonts w:asciiTheme="minorHAnsi" w:eastAsiaTheme="minorHAnsi" w:hAnsiTheme="minorHAnsi" w:cstheme="minorBidi"/>
                <w:sz w:val="22"/>
                <w:szCs w:val="22"/>
                <w:rPrChange w:id="4708" w:author="Nick.Tolimieri" w:date="2022-09-19T13:19:00Z">
                  <w:rPr>
                    <w:ins w:id="4709" w:author="Nick.Tolimieri" w:date="2022-09-19T13:19:00Z"/>
                    <w:rFonts w:ascii="Calibri" w:hAnsi="Calibri" w:cs="Calibri"/>
                    <w:color w:val="000000"/>
                    <w:sz w:val="22"/>
                    <w:szCs w:val="22"/>
                  </w:rPr>
                </w:rPrChange>
              </w:rPr>
              <w:pPrChange w:id="4710" w:author="Nick.Tolimieri" w:date="2022-09-19T13:19:00Z">
                <w:pPr>
                  <w:jc w:val="right"/>
                </w:pPr>
              </w:pPrChange>
            </w:pPr>
            <w:ins w:id="4711" w:author="Nick.Tolimieri" w:date="2022-09-19T13:19:00Z">
              <w:r w:rsidRPr="002F2C4B">
                <w:rPr>
                  <w:rFonts w:asciiTheme="minorHAnsi" w:eastAsiaTheme="minorHAnsi" w:hAnsiTheme="minorHAnsi" w:cstheme="minorBidi"/>
                  <w:sz w:val="22"/>
                  <w:szCs w:val="22"/>
                  <w:rPrChange w:id="4712" w:author="Nick.Tolimieri" w:date="2022-09-19T13:19:00Z">
                    <w:rPr>
                      <w:rFonts w:ascii="Calibri" w:hAnsi="Calibri" w:cs="Calibri"/>
                      <w:color w:val="000000"/>
                      <w:sz w:val="22"/>
                      <w:szCs w:val="22"/>
                    </w:rPr>
                  </w:rPrChange>
                </w:rPr>
                <w:t>0.5</w:t>
              </w:r>
            </w:ins>
          </w:p>
        </w:tc>
      </w:tr>
      <w:tr w:rsidR="002F2C4B" w:rsidRPr="002F2C4B" w:rsidTr="002F2C4B">
        <w:trPr>
          <w:divId w:val="276135201"/>
          <w:trHeight w:val="300"/>
          <w:ins w:id="4713" w:author="Nick.Tolimieri" w:date="2022-09-19T13:19:00Z"/>
          <w:trPrChange w:id="4714" w:author="Nick.Tolimieri" w:date="2022-09-19T13:19:00Z">
            <w:trPr>
              <w:divId w:val="276135201"/>
              <w:trHeight w:val="300"/>
            </w:trPr>
          </w:trPrChange>
        </w:trPr>
        <w:tc>
          <w:tcPr>
            <w:tcW w:w="960" w:type="dxa"/>
            <w:noWrap/>
            <w:hideMark/>
            <w:tcPrChange w:id="471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716" w:author="Nick.Tolimieri" w:date="2022-09-19T13:19:00Z"/>
                <w:rFonts w:asciiTheme="minorHAnsi" w:eastAsiaTheme="minorHAnsi" w:hAnsiTheme="minorHAnsi" w:cstheme="minorBidi"/>
                <w:sz w:val="22"/>
                <w:szCs w:val="22"/>
                <w:rPrChange w:id="4717" w:author="Nick.Tolimieri" w:date="2022-09-19T13:19:00Z">
                  <w:rPr>
                    <w:ins w:id="4718" w:author="Nick.Tolimieri" w:date="2022-09-19T13:19:00Z"/>
                    <w:rFonts w:ascii="Calibri" w:hAnsi="Calibri" w:cs="Calibri"/>
                    <w:color w:val="000000"/>
                    <w:sz w:val="22"/>
                    <w:szCs w:val="22"/>
                  </w:rPr>
                </w:rPrChange>
              </w:rPr>
              <w:pPrChange w:id="4719" w:author="Nick.Tolimieri" w:date="2022-09-19T13:19:00Z">
                <w:pPr/>
              </w:pPrChange>
            </w:pPr>
            <w:proofErr w:type="spellStart"/>
            <w:ins w:id="4720" w:author="Nick.Tolimieri" w:date="2022-09-19T13:19:00Z">
              <w:r w:rsidRPr="002F2C4B">
                <w:rPr>
                  <w:rFonts w:asciiTheme="minorHAnsi" w:eastAsiaTheme="minorHAnsi" w:hAnsiTheme="minorHAnsi" w:cstheme="minorBidi"/>
                  <w:sz w:val="22"/>
                  <w:szCs w:val="22"/>
                  <w:rPrChange w:id="4721" w:author="Nick.Tolimieri" w:date="2022-09-19T13:19:00Z">
                    <w:rPr>
                      <w:rFonts w:ascii="Calibri" w:hAnsi="Calibri" w:cs="Calibri"/>
                      <w:color w:val="000000"/>
                      <w:sz w:val="22"/>
                      <w:szCs w:val="22"/>
                    </w:rPr>
                  </w:rPrChange>
                </w:rPr>
                <w:lastRenderedPageBreak/>
                <w:t>Tatoosh</w:t>
              </w:r>
              <w:proofErr w:type="spellEnd"/>
              <w:r w:rsidRPr="002F2C4B">
                <w:rPr>
                  <w:rFonts w:asciiTheme="minorHAnsi" w:eastAsiaTheme="minorHAnsi" w:hAnsiTheme="minorHAnsi" w:cstheme="minorBidi"/>
                  <w:sz w:val="22"/>
                  <w:szCs w:val="22"/>
                  <w:rPrChange w:id="4722" w:author="Nick.Tolimieri" w:date="2022-09-19T13:19:00Z">
                    <w:rPr>
                      <w:rFonts w:ascii="Calibri" w:hAnsi="Calibri" w:cs="Calibri"/>
                      <w:color w:val="000000"/>
                      <w:sz w:val="22"/>
                      <w:szCs w:val="22"/>
                    </w:rPr>
                  </w:rPrChange>
                </w:rPr>
                <w:t xml:space="preserve"> Is. &amp; </w:t>
              </w:r>
              <w:proofErr w:type="spellStart"/>
              <w:r w:rsidRPr="002F2C4B">
                <w:rPr>
                  <w:rFonts w:asciiTheme="minorHAnsi" w:eastAsiaTheme="minorHAnsi" w:hAnsiTheme="minorHAnsi" w:cstheme="minorBidi"/>
                  <w:sz w:val="22"/>
                  <w:szCs w:val="22"/>
                  <w:rPrChange w:id="4723" w:author="Nick.Tolimieri" w:date="2022-09-19T13:19:00Z">
                    <w:rPr>
                      <w:rFonts w:ascii="Calibri" w:hAnsi="Calibri" w:cs="Calibri"/>
                      <w:color w:val="000000"/>
                      <w:sz w:val="22"/>
                      <w:szCs w:val="22"/>
                    </w:rPr>
                  </w:rPrChange>
                </w:rPr>
                <w:t>Neah</w:t>
              </w:r>
              <w:proofErr w:type="spellEnd"/>
              <w:r w:rsidRPr="002F2C4B">
                <w:rPr>
                  <w:rFonts w:asciiTheme="minorHAnsi" w:eastAsiaTheme="minorHAnsi" w:hAnsiTheme="minorHAnsi" w:cstheme="minorBidi"/>
                  <w:sz w:val="22"/>
                  <w:szCs w:val="22"/>
                  <w:rPrChange w:id="4724" w:author="Nick.Tolimieri" w:date="2022-09-19T13:19:00Z">
                    <w:rPr>
                      <w:rFonts w:ascii="Calibri" w:hAnsi="Calibri" w:cs="Calibri"/>
                      <w:color w:val="000000"/>
                      <w:sz w:val="22"/>
                      <w:szCs w:val="22"/>
                    </w:rPr>
                  </w:rPrChange>
                </w:rPr>
                <w:t xml:space="preserve"> B.</w:t>
              </w:r>
            </w:ins>
          </w:p>
        </w:tc>
        <w:tc>
          <w:tcPr>
            <w:tcW w:w="960" w:type="dxa"/>
            <w:noWrap/>
            <w:hideMark/>
            <w:tcPrChange w:id="472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726" w:author="Nick.Tolimieri" w:date="2022-09-19T13:19:00Z"/>
                <w:rFonts w:asciiTheme="minorHAnsi" w:eastAsiaTheme="minorHAnsi" w:hAnsiTheme="minorHAnsi" w:cstheme="minorBidi"/>
                <w:sz w:val="22"/>
                <w:szCs w:val="22"/>
                <w:rPrChange w:id="4727" w:author="Nick.Tolimieri" w:date="2022-09-19T13:19:00Z">
                  <w:rPr>
                    <w:ins w:id="4728" w:author="Nick.Tolimieri" w:date="2022-09-19T13:19:00Z"/>
                    <w:rFonts w:ascii="Calibri" w:hAnsi="Calibri" w:cs="Calibri"/>
                    <w:color w:val="000000"/>
                    <w:sz w:val="22"/>
                    <w:szCs w:val="22"/>
                  </w:rPr>
                </w:rPrChange>
              </w:rPr>
              <w:pPrChange w:id="4729" w:author="Nick.Tolimieri" w:date="2022-09-19T13:19:00Z">
                <w:pPr>
                  <w:jc w:val="right"/>
                </w:pPr>
              </w:pPrChange>
            </w:pPr>
            <w:ins w:id="4730" w:author="Nick.Tolimieri" w:date="2022-09-19T13:19:00Z">
              <w:r w:rsidRPr="002F2C4B">
                <w:rPr>
                  <w:rFonts w:asciiTheme="minorHAnsi" w:eastAsiaTheme="minorHAnsi" w:hAnsiTheme="minorHAnsi" w:cstheme="minorBidi"/>
                  <w:sz w:val="22"/>
                  <w:szCs w:val="22"/>
                  <w:rPrChange w:id="4731" w:author="Nick.Tolimieri" w:date="2022-09-19T13:19:00Z">
                    <w:rPr>
                      <w:rFonts w:ascii="Calibri" w:hAnsi="Calibri" w:cs="Calibri"/>
                      <w:color w:val="000000"/>
                      <w:sz w:val="22"/>
                      <w:szCs w:val="22"/>
                    </w:rPr>
                  </w:rPrChange>
                </w:rPr>
                <w:t>1993</w:t>
              </w:r>
            </w:ins>
          </w:p>
        </w:tc>
        <w:tc>
          <w:tcPr>
            <w:tcW w:w="960" w:type="dxa"/>
            <w:noWrap/>
            <w:hideMark/>
            <w:tcPrChange w:id="473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733" w:author="Nick.Tolimieri" w:date="2022-09-19T13:19:00Z"/>
                <w:rFonts w:asciiTheme="minorHAnsi" w:eastAsiaTheme="minorHAnsi" w:hAnsiTheme="minorHAnsi" w:cstheme="minorBidi"/>
                <w:sz w:val="22"/>
                <w:szCs w:val="22"/>
                <w:rPrChange w:id="4734" w:author="Nick.Tolimieri" w:date="2022-09-19T13:19:00Z">
                  <w:rPr>
                    <w:ins w:id="4735" w:author="Nick.Tolimieri" w:date="2022-09-19T13:19:00Z"/>
                    <w:rFonts w:ascii="Calibri" w:hAnsi="Calibri" w:cs="Calibri"/>
                    <w:color w:val="000000"/>
                    <w:sz w:val="22"/>
                    <w:szCs w:val="22"/>
                  </w:rPr>
                </w:rPrChange>
              </w:rPr>
              <w:pPrChange w:id="4736" w:author="Nick.Tolimieri" w:date="2022-09-19T13:19:00Z">
                <w:pPr>
                  <w:jc w:val="right"/>
                </w:pPr>
              </w:pPrChange>
            </w:pPr>
            <w:ins w:id="4737" w:author="Nick.Tolimieri" w:date="2022-09-19T13:19:00Z">
              <w:r w:rsidRPr="002F2C4B">
                <w:rPr>
                  <w:rFonts w:asciiTheme="minorHAnsi" w:eastAsiaTheme="minorHAnsi" w:hAnsiTheme="minorHAnsi" w:cstheme="minorBidi"/>
                  <w:sz w:val="22"/>
                  <w:szCs w:val="22"/>
                  <w:rPrChange w:id="4738" w:author="Nick.Tolimieri" w:date="2022-09-19T13:19:00Z">
                    <w:rPr>
                      <w:rFonts w:ascii="Calibri" w:hAnsi="Calibri" w:cs="Calibri"/>
                      <w:color w:val="000000"/>
                      <w:sz w:val="22"/>
                      <w:szCs w:val="22"/>
                    </w:rPr>
                  </w:rPrChange>
                </w:rPr>
                <w:t>6</w:t>
              </w:r>
            </w:ins>
          </w:p>
        </w:tc>
        <w:tc>
          <w:tcPr>
            <w:tcW w:w="960" w:type="dxa"/>
            <w:noWrap/>
            <w:hideMark/>
            <w:tcPrChange w:id="473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740" w:author="Nick.Tolimieri" w:date="2022-09-19T13:19:00Z"/>
                <w:rFonts w:asciiTheme="minorHAnsi" w:eastAsiaTheme="minorHAnsi" w:hAnsiTheme="minorHAnsi" w:cstheme="minorBidi"/>
                <w:sz w:val="22"/>
                <w:szCs w:val="22"/>
                <w:rPrChange w:id="4741" w:author="Nick.Tolimieri" w:date="2022-09-19T13:19:00Z">
                  <w:rPr>
                    <w:ins w:id="4742" w:author="Nick.Tolimieri" w:date="2022-09-19T13:19:00Z"/>
                    <w:rFonts w:ascii="Calibri" w:hAnsi="Calibri" w:cs="Calibri"/>
                    <w:color w:val="000000"/>
                    <w:sz w:val="22"/>
                    <w:szCs w:val="22"/>
                  </w:rPr>
                </w:rPrChange>
              </w:rPr>
              <w:pPrChange w:id="4743" w:author="Nick.Tolimieri" w:date="2022-09-19T13:19:00Z">
                <w:pPr>
                  <w:jc w:val="right"/>
                </w:pPr>
              </w:pPrChange>
            </w:pPr>
            <w:ins w:id="4744" w:author="Nick.Tolimieri" w:date="2022-09-19T13:19:00Z">
              <w:r w:rsidRPr="002F2C4B">
                <w:rPr>
                  <w:rFonts w:asciiTheme="minorHAnsi" w:eastAsiaTheme="minorHAnsi" w:hAnsiTheme="minorHAnsi" w:cstheme="minorBidi"/>
                  <w:sz w:val="22"/>
                  <w:szCs w:val="22"/>
                  <w:rPrChange w:id="4745" w:author="Nick.Tolimieri" w:date="2022-09-19T13:19:00Z">
                    <w:rPr>
                      <w:rFonts w:ascii="Calibri" w:hAnsi="Calibri" w:cs="Calibri"/>
                      <w:color w:val="000000"/>
                      <w:sz w:val="22"/>
                      <w:szCs w:val="22"/>
                    </w:rPr>
                  </w:rPrChange>
                </w:rPr>
                <w:t>42</w:t>
              </w:r>
            </w:ins>
          </w:p>
        </w:tc>
        <w:tc>
          <w:tcPr>
            <w:tcW w:w="960" w:type="dxa"/>
            <w:noWrap/>
            <w:hideMark/>
            <w:tcPrChange w:id="474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747" w:author="Nick.Tolimieri" w:date="2022-09-19T13:19:00Z"/>
                <w:rFonts w:asciiTheme="minorHAnsi" w:eastAsiaTheme="minorHAnsi" w:hAnsiTheme="minorHAnsi" w:cstheme="minorBidi"/>
                <w:sz w:val="22"/>
                <w:szCs w:val="22"/>
                <w:rPrChange w:id="4748" w:author="Nick.Tolimieri" w:date="2022-09-19T13:19:00Z">
                  <w:rPr>
                    <w:ins w:id="4749" w:author="Nick.Tolimieri" w:date="2022-09-19T13:19:00Z"/>
                    <w:rFonts w:ascii="Calibri" w:hAnsi="Calibri" w:cs="Calibri"/>
                    <w:color w:val="000000"/>
                    <w:sz w:val="22"/>
                    <w:szCs w:val="22"/>
                  </w:rPr>
                </w:rPrChange>
              </w:rPr>
              <w:pPrChange w:id="4750" w:author="Nick.Tolimieri" w:date="2022-09-19T13:19:00Z">
                <w:pPr>
                  <w:jc w:val="right"/>
                </w:pPr>
              </w:pPrChange>
            </w:pPr>
            <w:ins w:id="4751" w:author="Nick.Tolimieri" w:date="2022-09-19T13:19:00Z">
              <w:r w:rsidRPr="002F2C4B">
                <w:rPr>
                  <w:rFonts w:asciiTheme="minorHAnsi" w:eastAsiaTheme="minorHAnsi" w:hAnsiTheme="minorHAnsi" w:cstheme="minorBidi"/>
                  <w:sz w:val="22"/>
                  <w:szCs w:val="22"/>
                  <w:rPrChange w:id="4752" w:author="Nick.Tolimieri" w:date="2022-09-19T13:19:00Z">
                    <w:rPr>
                      <w:rFonts w:ascii="Calibri" w:hAnsi="Calibri" w:cs="Calibri"/>
                      <w:color w:val="000000"/>
                      <w:sz w:val="22"/>
                      <w:szCs w:val="22"/>
                    </w:rPr>
                  </w:rPrChange>
                </w:rPr>
                <w:t>2</w:t>
              </w:r>
            </w:ins>
          </w:p>
        </w:tc>
        <w:tc>
          <w:tcPr>
            <w:tcW w:w="960" w:type="dxa"/>
            <w:noWrap/>
            <w:hideMark/>
            <w:tcPrChange w:id="4753"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754" w:author="Nick.Tolimieri" w:date="2022-09-19T13:19:00Z"/>
                <w:rFonts w:asciiTheme="minorHAnsi" w:eastAsiaTheme="minorHAnsi" w:hAnsiTheme="minorHAnsi" w:cstheme="minorBidi"/>
                <w:sz w:val="22"/>
                <w:szCs w:val="22"/>
                <w:rPrChange w:id="4755" w:author="Nick.Tolimieri" w:date="2022-09-19T13:19:00Z">
                  <w:rPr>
                    <w:ins w:id="4756" w:author="Nick.Tolimieri" w:date="2022-09-19T13:19:00Z"/>
                    <w:rFonts w:ascii="Calibri" w:hAnsi="Calibri" w:cs="Calibri"/>
                    <w:color w:val="000000"/>
                    <w:sz w:val="22"/>
                    <w:szCs w:val="22"/>
                  </w:rPr>
                </w:rPrChange>
              </w:rPr>
              <w:pPrChange w:id="4757" w:author="Nick.Tolimieri" w:date="2022-09-19T13:19:00Z">
                <w:pPr>
                  <w:jc w:val="right"/>
                </w:pPr>
              </w:pPrChange>
            </w:pPr>
            <w:ins w:id="4758" w:author="Nick.Tolimieri" w:date="2022-09-19T13:19:00Z">
              <w:r w:rsidRPr="002F2C4B">
                <w:rPr>
                  <w:rFonts w:asciiTheme="minorHAnsi" w:eastAsiaTheme="minorHAnsi" w:hAnsiTheme="minorHAnsi" w:cstheme="minorBidi"/>
                  <w:sz w:val="22"/>
                  <w:szCs w:val="22"/>
                  <w:rPrChange w:id="4759" w:author="Nick.Tolimieri" w:date="2022-09-19T13:19:00Z">
                    <w:rPr>
                      <w:rFonts w:ascii="Calibri" w:hAnsi="Calibri" w:cs="Calibri"/>
                      <w:color w:val="000000"/>
                      <w:sz w:val="22"/>
                      <w:szCs w:val="22"/>
                    </w:rPr>
                  </w:rPrChange>
                </w:rPr>
                <w:t>36</w:t>
              </w:r>
            </w:ins>
          </w:p>
        </w:tc>
        <w:tc>
          <w:tcPr>
            <w:tcW w:w="960" w:type="dxa"/>
            <w:noWrap/>
            <w:hideMark/>
            <w:tcPrChange w:id="476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761" w:author="Nick.Tolimieri" w:date="2022-09-19T13:19:00Z"/>
                <w:rFonts w:asciiTheme="minorHAnsi" w:eastAsiaTheme="minorHAnsi" w:hAnsiTheme="minorHAnsi" w:cstheme="minorBidi"/>
                <w:sz w:val="22"/>
                <w:szCs w:val="22"/>
                <w:rPrChange w:id="4762" w:author="Nick.Tolimieri" w:date="2022-09-19T13:19:00Z">
                  <w:rPr>
                    <w:ins w:id="4763" w:author="Nick.Tolimieri" w:date="2022-09-19T13:19:00Z"/>
                    <w:rFonts w:ascii="Calibri" w:hAnsi="Calibri" w:cs="Calibri"/>
                    <w:color w:val="000000"/>
                    <w:sz w:val="22"/>
                    <w:szCs w:val="22"/>
                  </w:rPr>
                </w:rPrChange>
              </w:rPr>
              <w:pPrChange w:id="4764" w:author="Nick.Tolimieri" w:date="2022-09-19T13:19:00Z">
                <w:pPr>
                  <w:jc w:val="right"/>
                </w:pPr>
              </w:pPrChange>
            </w:pPr>
            <w:ins w:id="4765" w:author="Nick.Tolimieri" w:date="2022-09-19T13:19:00Z">
              <w:r w:rsidRPr="002F2C4B">
                <w:rPr>
                  <w:rFonts w:asciiTheme="minorHAnsi" w:eastAsiaTheme="minorHAnsi" w:hAnsiTheme="minorHAnsi" w:cstheme="minorBidi"/>
                  <w:sz w:val="22"/>
                  <w:szCs w:val="22"/>
                  <w:rPrChange w:id="4766" w:author="Nick.Tolimieri" w:date="2022-09-19T13:19:00Z">
                    <w:rPr>
                      <w:rFonts w:ascii="Calibri" w:hAnsi="Calibri" w:cs="Calibri"/>
                      <w:color w:val="000000"/>
                      <w:sz w:val="22"/>
                      <w:szCs w:val="22"/>
                    </w:rPr>
                  </w:rPrChange>
                </w:rPr>
                <w:t>6</w:t>
              </w:r>
            </w:ins>
          </w:p>
        </w:tc>
        <w:tc>
          <w:tcPr>
            <w:tcW w:w="960" w:type="dxa"/>
            <w:noWrap/>
            <w:hideMark/>
            <w:tcPrChange w:id="476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768" w:author="Nick.Tolimieri" w:date="2022-09-19T13:19:00Z"/>
                <w:rFonts w:asciiTheme="minorHAnsi" w:eastAsiaTheme="minorHAnsi" w:hAnsiTheme="minorHAnsi" w:cstheme="minorBidi"/>
                <w:sz w:val="22"/>
                <w:szCs w:val="22"/>
                <w:rPrChange w:id="4769" w:author="Nick.Tolimieri" w:date="2022-09-19T13:19:00Z">
                  <w:rPr>
                    <w:ins w:id="4770" w:author="Nick.Tolimieri" w:date="2022-09-19T13:19:00Z"/>
                    <w:rFonts w:ascii="Calibri" w:hAnsi="Calibri" w:cs="Calibri"/>
                    <w:color w:val="000000"/>
                    <w:sz w:val="22"/>
                    <w:szCs w:val="22"/>
                  </w:rPr>
                </w:rPrChange>
              </w:rPr>
              <w:pPrChange w:id="4771" w:author="Nick.Tolimieri" w:date="2022-09-19T13:19:00Z">
                <w:pPr>
                  <w:jc w:val="right"/>
                </w:pPr>
              </w:pPrChange>
            </w:pPr>
            <w:ins w:id="4772" w:author="Nick.Tolimieri" w:date="2022-09-19T13:19:00Z">
              <w:r w:rsidRPr="002F2C4B">
                <w:rPr>
                  <w:rFonts w:asciiTheme="minorHAnsi" w:eastAsiaTheme="minorHAnsi" w:hAnsiTheme="minorHAnsi" w:cstheme="minorBidi"/>
                  <w:sz w:val="22"/>
                  <w:szCs w:val="22"/>
                  <w:rPrChange w:id="4773" w:author="Nick.Tolimieri" w:date="2022-09-19T13:19:00Z">
                    <w:rPr>
                      <w:rFonts w:ascii="Calibri" w:hAnsi="Calibri" w:cs="Calibri"/>
                      <w:color w:val="000000"/>
                      <w:sz w:val="22"/>
                      <w:szCs w:val="22"/>
                    </w:rPr>
                  </w:rPrChange>
                </w:rPr>
                <w:t>30</w:t>
              </w:r>
            </w:ins>
          </w:p>
        </w:tc>
        <w:tc>
          <w:tcPr>
            <w:tcW w:w="960" w:type="dxa"/>
            <w:noWrap/>
            <w:hideMark/>
            <w:tcPrChange w:id="477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775" w:author="Nick.Tolimieri" w:date="2022-09-19T13:19:00Z"/>
                <w:rFonts w:asciiTheme="minorHAnsi" w:eastAsiaTheme="minorHAnsi" w:hAnsiTheme="minorHAnsi" w:cstheme="minorBidi"/>
                <w:sz w:val="22"/>
                <w:szCs w:val="22"/>
                <w:rPrChange w:id="4776" w:author="Nick.Tolimieri" w:date="2022-09-19T13:19:00Z">
                  <w:rPr>
                    <w:ins w:id="4777" w:author="Nick.Tolimieri" w:date="2022-09-19T13:19:00Z"/>
                    <w:rFonts w:ascii="Calibri" w:hAnsi="Calibri" w:cs="Calibri"/>
                    <w:color w:val="000000"/>
                    <w:sz w:val="22"/>
                    <w:szCs w:val="22"/>
                  </w:rPr>
                </w:rPrChange>
              </w:rPr>
              <w:pPrChange w:id="4778" w:author="Nick.Tolimieri" w:date="2022-09-19T13:19:00Z">
                <w:pPr>
                  <w:jc w:val="right"/>
                </w:pPr>
              </w:pPrChange>
            </w:pPr>
            <w:ins w:id="4779" w:author="Nick.Tolimieri" w:date="2022-09-19T13:19:00Z">
              <w:r w:rsidRPr="002F2C4B">
                <w:rPr>
                  <w:rFonts w:asciiTheme="minorHAnsi" w:eastAsiaTheme="minorHAnsi" w:hAnsiTheme="minorHAnsi" w:cstheme="minorBidi"/>
                  <w:sz w:val="22"/>
                  <w:szCs w:val="22"/>
                  <w:rPrChange w:id="4780" w:author="Nick.Tolimieri" w:date="2022-09-19T13:19:00Z">
                    <w:rPr>
                      <w:rFonts w:ascii="Calibri" w:hAnsi="Calibri" w:cs="Calibri"/>
                      <w:color w:val="000000"/>
                      <w:sz w:val="22"/>
                      <w:szCs w:val="22"/>
                    </w:rPr>
                  </w:rPrChange>
                </w:rPr>
                <w:t>2.27</w:t>
              </w:r>
            </w:ins>
          </w:p>
        </w:tc>
        <w:tc>
          <w:tcPr>
            <w:tcW w:w="960" w:type="dxa"/>
            <w:noWrap/>
            <w:hideMark/>
            <w:tcPrChange w:id="478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782" w:author="Nick.Tolimieri" w:date="2022-09-19T13:19:00Z"/>
                <w:rFonts w:asciiTheme="minorHAnsi" w:eastAsiaTheme="minorHAnsi" w:hAnsiTheme="minorHAnsi" w:cstheme="minorBidi"/>
                <w:sz w:val="22"/>
                <w:szCs w:val="22"/>
                <w:rPrChange w:id="4783" w:author="Nick.Tolimieri" w:date="2022-09-19T13:19:00Z">
                  <w:rPr>
                    <w:ins w:id="4784" w:author="Nick.Tolimieri" w:date="2022-09-19T13:19:00Z"/>
                    <w:rFonts w:ascii="Calibri" w:hAnsi="Calibri" w:cs="Calibri"/>
                    <w:color w:val="000000"/>
                    <w:sz w:val="22"/>
                    <w:szCs w:val="22"/>
                  </w:rPr>
                </w:rPrChange>
              </w:rPr>
              <w:pPrChange w:id="4785" w:author="Nick.Tolimieri" w:date="2022-09-19T13:19:00Z">
                <w:pPr>
                  <w:jc w:val="right"/>
                </w:pPr>
              </w:pPrChange>
            </w:pPr>
            <w:ins w:id="4786" w:author="Nick.Tolimieri" w:date="2022-09-19T13:19:00Z">
              <w:r w:rsidRPr="002F2C4B">
                <w:rPr>
                  <w:rFonts w:asciiTheme="minorHAnsi" w:eastAsiaTheme="minorHAnsi" w:hAnsiTheme="minorHAnsi" w:cstheme="minorBidi"/>
                  <w:sz w:val="22"/>
                  <w:szCs w:val="22"/>
                  <w:rPrChange w:id="4787" w:author="Nick.Tolimieri" w:date="2022-09-19T13:19:00Z">
                    <w:rPr>
                      <w:rFonts w:ascii="Calibri" w:hAnsi="Calibri" w:cs="Calibri"/>
                      <w:color w:val="000000"/>
                      <w:sz w:val="22"/>
                      <w:szCs w:val="22"/>
                    </w:rPr>
                  </w:rPrChange>
                </w:rPr>
                <w:t>0.42</w:t>
              </w:r>
            </w:ins>
          </w:p>
        </w:tc>
      </w:tr>
      <w:tr w:rsidR="002F2C4B" w:rsidRPr="002F2C4B" w:rsidTr="002F2C4B">
        <w:trPr>
          <w:divId w:val="276135201"/>
          <w:trHeight w:val="300"/>
          <w:ins w:id="4788" w:author="Nick.Tolimieri" w:date="2022-09-19T13:19:00Z"/>
          <w:trPrChange w:id="4789" w:author="Nick.Tolimieri" w:date="2022-09-19T13:19:00Z">
            <w:trPr>
              <w:divId w:val="276135201"/>
              <w:trHeight w:val="300"/>
            </w:trPr>
          </w:trPrChange>
        </w:trPr>
        <w:tc>
          <w:tcPr>
            <w:tcW w:w="960" w:type="dxa"/>
            <w:noWrap/>
            <w:hideMark/>
            <w:tcPrChange w:id="479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791" w:author="Nick.Tolimieri" w:date="2022-09-19T13:19:00Z"/>
                <w:rFonts w:asciiTheme="minorHAnsi" w:eastAsiaTheme="minorHAnsi" w:hAnsiTheme="minorHAnsi" w:cstheme="minorBidi"/>
                <w:sz w:val="22"/>
                <w:szCs w:val="22"/>
                <w:rPrChange w:id="4792" w:author="Nick.Tolimieri" w:date="2022-09-19T13:19:00Z">
                  <w:rPr>
                    <w:ins w:id="4793" w:author="Nick.Tolimieri" w:date="2022-09-19T13:19:00Z"/>
                    <w:rFonts w:ascii="Calibri" w:hAnsi="Calibri" w:cs="Calibri"/>
                    <w:color w:val="000000"/>
                    <w:sz w:val="22"/>
                    <w:szCs w:val="22"/>
                  </w:rPr>
                </w:rPrChange>
              </w:rPr>
              <w:pPrChange w:id="4794" w:author="Nick.Tolimieri" w:date="2022-09-19T13:19:00Z">
                <w:pPr/>
              </w:pPrChange>
            </w:pPr>
            <w:proofErr w:type="spellStart"/>
            <w:ins w:id="4795" w:author="Nick.Tolimieri" w:date="2022-09-19T13:19:00Z">
              <w:r w:rsidRPr="002F2C4B">
                <w:rPr>
                  <w:rFonts w:asciiTheme="minorHAnsi" w:eastAsiaTheme="minorHAnsi" w:hAnsiTheme="minorHAnsi" w:cstheme="minorBidi"/>
                  <w:sz w:val="22"/>
                  <w:szCs w:val="22"/>
                  <w:rPrChange w:id="4796" w:author="Nick.Tolimieri" w:date="2022-09-19T13:19:00Z">
                    <w:rPr>
                      <w:rFonts w:ascii="Calibri" w:hAnsi="Calibri" w:cs="Calibri"/>
                      <w:color w:val="000000"/>
                      <w:sz w:val="22"/>
                      <w:szCs w:val="22"/>
                    </w:rPr>
                  </w:rPrChange>
                </w:rPr>
                <w:t>Tatoosh</w:t>
              </w:r>
              <w:proofErr w:type="spellEnd"/>
              <w:r w:rsidRPr="002F2C4B">
                <w:rPr>
                  <w:rFonts w:asciiTheme="minorHAnsi" w:eastAsiaTheme="minorHAnsi" w:hAnsiTheme="minorHAnsi" w:cstheme="minorBidi"/>
                  <w:sz w:val="22"/>
                  <w:szCs w:val="22"/>
                  <w:rPrChange w:id="4797" w:author="Nick.Tolimieri" w:date="2022-09-19T13:19:00Z">
                    <w:rPr>
                      <w:rFonts w:ascii="Calibri" w:hAnsi="Calibri" w:cs="Calibri"/>
                      <w:color w:val="000000"/>
                      <w:sz w:val="22"/>
                      <w:szCs w:val="22"/>
                    </w:rPr>
                  </w:rPrChange>
                </w:rPr>
                <w:t xml:space="preserve"> Is. &amp; </w:t>
              </w:r>
              <w:proofErr w:type="spellStart"/>
              <w:r w:rsidRPr="002F2C4B">
                <w:rPr>
                  <w:rFonts w:asciiTheme="minorHAnsi" w:eastAsiaTheme="minorHAnsi" w:hAnsiTheme="minorHAnsi" w:cstheme="minorBidi"/>
                  <w:sz w:val="22"/>
                  <w:szCs w:val="22"/>
                  <w:rPrChange w:id="4798" w:author="Nick.Tolimieri" w:date="2022-09-19T13:19:00Z">
                    <w:rPr>
                      <w:rFonts w:ascii="Calibri" w:hAnsi="Calibri" w:cs="Calibri"/>
                      <w:color w:val="000000"/>
                      <w:sz w:val="22"/>
                      <w:szCs w:val="22"/>
                    </w:rPr>
                  </w:rPrChange>
                </w:rPr>
                <w:t>Neah</w:t>
              </w:r>
              <w:proofErr w:type="spellEnd"/>
              <w:r w:rsidRPr="002F2C4B">
                <w:rPr>
                  <w:rFonts w:asciiTheme="minorHAnsi" w:eastAsiaTheme="minorHAnsi" w:hAnsiTheme="minorHAnsi" w:cstheme="minorBidi"/>
                  <w:sz w:val="22"/>
                  <w:szCs w:val="22"/>
                  <w:rPrChange w:id="4799" w:author="Nick.Tolimieri" w:date="2022-09-19T13:19:00Z">
                    <w:rPr>
                      <w:rFonts w:ascii="Calibri" w:hAnsi="Calibri" w:cs="Calibri"/>
                      <w:color w:val="000000"/>
                      <w:sz w:val="22"/>
                      <w:szCs w:val="22"/>
                    </w:rPr>
                  </w:rPrChange>
                </w:rPr>
                <w:t xml:space="preserve"> B.</w:t>
              </w:r>
            </w:ins>
          </w:p>
        </w:tc>
        <w:tc>
          <w:tcPr>
            <w:tcW w:w="960" w:type="dxa"/>
            <w:noWrap/>
            <w:hideMark/>
            <w:tcPrChange w:id="480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801" w:author="Nick.Tolimieri" w:date="2022-09-19T13:19:00Z"/>
                <w:rFonts w:asciiTheme="minorHAnsi" w:eastAsiaTheme="minorHAnsi" w:hAnsiTheme="minorHAnsi" w:cstheme="minorBidi"/>
                <w:sz w:val="22"/>
                <w:szCs w:val="22"/>
                <w:rPrChange w:id="4802" w:author="Nick.Tolimieri" w:date="2022-09-19T13:19:00Z">
                  <w:rPr>
                    <w:ins w:id="4803" w:author="Nick.Tolimieri" w:date="2022-09-19T13:19:00Z"/>
                    <w:rFonts w:ascii="Calibri" w:hAnsi="Calibri" w:cs="Calibri"/>
                    <w:color w:val="000000"/>
                    <w:sz w:val="22"/>
                    <w:szCs w:val="22"/>
                  </w:rPr>
                </w:rPrChange>
              </w:rPr>
              <w:pPrChange w:id="4804" w:author="Nick.Tolimieri" w:date="2022-09-19T13:19:00Z">
                <w:pPr>
                  <w:jc w:val="right"/>
                </w:pPr>
              </w:pPrChange>
            </w:pPr>
            <w:ins w:id="4805" w:author="Nick.Tolimieri" w:date="2022-09-19T13:19:00Z">
              <w:r w:rsidRPr="002F2C4B">
                <w:rPr>
                  <w:rFonts w:asciiTheme="minorHAnsi" w:eastAsiaTheme="minorHAnsi" w:hAnsiTheme="minorHAnsi" w:cstheme="minorBidi"/>
                  <w:sz w:val="22"/>
                  <w:szCs w:val="22"/>
                  <w:rPrChange w:id="4806" w:author="Nick.Tolimieri" w:date="2022-09-19T13:19:00Z">
                    <w:rPr>
                      <w:rFonts w:ascii="Calibri" w:hAnsi="Calibri" w:cs="Calibri"/>
                      <w:color w:val="000000"/>
                      <w:sz w:val="22"/>
                      <w:szCs w:val="22"/>
                    </w:rPr>
                  </w:rPrChange>
                </w:rPr>
                <w:t>1994</w:t>
              </w:r>
            </w:ins>
          </w:p>
        </w:tc>
        <w:tc>
          <w:tcPr>
            <w:tcW w:w="960" w:type="dxa"/>
            <w:noWrap/>
            <w:hideMark/>
            <w:tcPrChange w:id="480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808" w:author="Nick.Tolimieri" w:date="2022-09-19T13:19:00Z"/>
                <w:rFonts w:asciiTheme="minorHAnsi" w:eastAsiaTheme="minorHAnsi" w:hAnsiTheme="minorHAnsi" w:cstheme="minorBidi"/>
                <w:sz w:val="22"/>
                <w:szCs w:val="22"/>
                <w:rPrChange w:id="4809" w:author="Nick.Tolimieri" w:date="2022-09-19T13:19:00Z">
                  <w:rPr>
                    <w:ins w:id="4810" w:author="Nick.Tolimieri" w:date="2022-09-19T13:19:00Z"/>
                    <w:rFonts w:ascii="Calibri" w:hAnsi="Calibri" w:cs="Calibri"/>
                    <w:color w:val="000000"/>
                    <w:sz w:val="22"/>
                    <w:szCs w:val="22"/>
                  </w:rPr>
                </w:rPrChange>
              </w:rPr>
              <w:pPrChange w:id="4811" w:author="Nick.Tolimieri" w:date="2022-09-19T13:19:00Z">
                <w:pPr>
                  <w:jc w:val="right"/>
                </w:pPr>
              </w:pPrChange>
            </w:pPr>
            <w:ins w:id="4812" w:author="Nick.Tolimieri" w:date="2022-09-19T13:19:00Z">
              <w:r w:rsidRPr="002F2C4B">
                <w:rPr>
                  <w:rFonts w:asciiTheme="minorHAnsi" w:eastAsiaTheme="minorHAnsi" w:hAnsiTheme="minorHAnsi" w:cstheme="minorBidi"/>
                  <w:sz w:val="22"/>
                  <w:szCs w:val="22"/>
                  <w:rPrChange w:id="4813" w:author="Nick.Tolimieri" w:date="2022-09-19T13:19:00Z">
                    <w:rPr>
                      <w:rFonts w:ascii="Calibri" w:hAnsi="Calibri" w:cs="Calibri"/>
                      <w:color w:val="000000"/>
                      <w:sz w:val="22"/>
                      <w:szCs w:val="22"/>
                    </w:rPr>
                  </w:rPrChange>
                </w:rPr>
                <w:t>14</w:t>
              </w:r>
            </w:ins>
          </w:p>
        </w:tc>
        <w:tc>
          <w:tcPr>
            <w:tcW w:w="960" w:type="dxa"/>
            <w:noWrap/>
            <w:hideMark/>
            <w:tcPrChange w:id="481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815" w:author="Nick.Tolimieri" w:date="2022-09-19T13:19:00Z"/>
                <w:rFonts w:asciiTheme="minorHAnsi" w:eastAsiaTheme="minorHAnsi" w:hAnsiTheme="minorHAnsi" w:cstheme="minorBidi"/>
                <w:sz w:val="22"/>
                <w:szCs w:val="22"/>
                <w:rPrChange w:id="4816" w:author="Nick.Tolimieri" w:date="2022-09-19T13:19:00Z">
                  <w:rPr>
                    <w:ins w:id="4817" w:author="Nick.Tolimieri" w:date="2022-09-19T13:19:00Z"/>
                    <w:rFonts w:ascii="Calibri" w:hAnsi="Calibri" w:cs="Calibri"/>
                    <w:color w:val="000000"/>
                    <w:sz w:val="22"/>
                    <w:szCs w:val="22"/>
                  </w:rPr>
                </w:rPrChange>
              </w:rPr>
              <w:pPrChange w:id="4818" w:author="Nick.Tolimieri" w:date="2022-09-19T13:19:00Z">
                <w:pPr>
                  <w:jc w:val="right"/>
                </w:pPr>
              </w:pPrChange>
            </w:pPr>
            <w:ins w:id="4819" w:author="Nick.Tolimieri" w:date="2022-09-19T13:19:00Z">
              <w:r w:rsidRPr="002F2C4B">
                <w:rPr>
                  <w:rFonts w:asciiTheme="minorHAnsi" w:eastAsiaTheme="minorHAnsi" w:hAnsiTheme="minorHAnsi" w:cstheme="minorBidi"/>
                  <w:sz w:val="22"/>
                  <w:szCs w:val="22"/>
                  <w:rPrChange w:id="4820" w:author="Nick.Tolimieri" w:date="2022-09-19T13:19:00Z">
                    <w:rPr>
                      <w:rFonts w:ascii="Calibri" w:hAnsi="Calibri" w:cs="Calibri"/>
                      <w:color w:val="000000"/>
                      <w:sz w:val="22"/>
                      <w:szCs w:val="22"/>
                    </w:rPr>
                  </w:rPrChange>
                </w:rPr>
                <w:t>47</w:t>
              </w:r>
            </w:ins>
          </w:p>
        </w:tc>
        <w:tc>
          <w:tcPr>
            <w:tcW w:w="960" w:type="dxa"/>
            <w:noWrap/>
            <w:hideMark/>
            <w:tcPrChange w:id="482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822" w:author="Nick.Tolimieri" w:date="2022-09-19T13:19:00Z"/>
                <w:rFonts w:asciiTheme="minorHAnsi" w:eastAsiaTheme="minorHAnsi" w:hAnsiTheme="minorHAnsi" w:cstheme="minorBidi"/>
                <w:sz w:val="22"/>
                <w:szCs w:val="22"/>
                <w:rPrChange w:id="4823" w:author="Nick.Tolimieri" w:date="2022-09-19T13:19:00Z">
                  <w:rPr>
                    <w:ins w:id="4824" w:author="Nick.Tolimieri" w:date="2022-09-19T13:19:00Z"/>
                    <w:rFonts w:ascii="Calibri" w:hAnsi="Calibri" w:cs="Calibri"/>
                    <w:color w:val="000000"/>
                    <w:sz w:val="22"/>
                    <w:szCs w:val="22"/>
                  </w:rPr>
                </w:rPrChange>
              </w:rPr>
              <w:pPrChange w:id="4825" w:author="Nick.Tolimieri" w:date="2022-09-19T13:19:00Z">
                <w:pPr>
                  <w:jc w:val="right"/>
                </w:pPr>
              </w:pPrChange>
            </w:pPr>
            <w:ins w:id="4826" w:author="Nick.Tolimieri" w:date="2022-09-19T13:19:00Z">
              <w:r w:rsidRPr="002F2C4B">
                <w:rPr>
                  <w:rFonts w:asciiTheme="minorHAnsi" w:eastAsiaTheme="minorHAnsi" w:hAnsiTheme="minorHAnsi" w:cstheme="minorBidi"/>
                  <w:sz w:val="22"/>
                  <w:szCs w:val="22"/>
                  <w:rPrChange w:id="4827" w:author="Nick.Tolimieri" w:date="2022-09-19T13:19:00Z">
                    <w:rPr>
                      <w:rFonts w:ascii="Calibri" w:hAnsi="Calibri" w:cs="Calibri"/>
                      <w:color w:val="000000"/>
                      <w:sz w:val="22"/>
                      <w:szCs w:val="22"/>
                    </w:rPr>
                  </w:rPrChange>
                </w:rPr>
                <w:t>1</w:t>
              </w:r>
            </w:ins>
          </w:p>
        </w:tc>
        <w:tc>
          <w:tcPr>
            <w:tcW w:w="960" w:type="dxa"/>
            <w:noWrap/>
            <w:hideMark/>
            <w:tcPrChange w:id="4828"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829" w:author="Nick.Tolimieri" w:date="2022-09-19T13:19:00Z"/>
                <w:rFonts w:asciiTheme="minorHAnsi" w:eastAsiaTheme="minorHAnsi" w:hAnsiTheme="minorHAnsi" w:cstheme="minorBidi"/>
                <w:sz w:val="22"/>
                <w:szCs w:val="22"/>
                <w:rPrChange w:id="4830" w:author="Nick.Tolimieri" w:date="2022-09-19T13:19:00Z">
                  <w:rPr>
                    <w:ins w:id="4831" w:author="Nick.Tolimieri" w:date="2022-09-19T13:19:00Z"/>
                    <w:rFonts w:ascii="Calibri" w:hAnsi="Calibri" w:cs="Calibri"/>
                    <w:color w:val="000000"/>
                    <w:sz w:val="22"/>
                    <w:szCs w:val="22"/>
                  </w:rPr>
                </w:rPrChange>
              </w:rPr>
              <w:pPrChange w:id="4832" w:author="Nick.Tolimieri" w:date="2022-09-19T13:19:00Z">
                <w:pPr>
                  <w:jc w:val="right"/>
                </w:pPr>
              </w:pPrChange>
            </w:pPr>
            <w:ins w:id="4833" w:author="Nick.Tolimieri" w:date="2022-09-19T13:19:00Z">
              <w:r w:rsidRPr="002F2C4B">
                <w:rPr>
                  <w:rFonts w:asciiTheme="minorHAnsi" w:eastAsiaTheme="minorHAnsi" w:hAnsiTheme="minorHAnsi" w:cstheme="minorBidi"/>
                  <w:sz w:val="22"/>
                  <w:szCs w:val="22"/>
                  <w:rPrChange w:id="4834" w:author="Nick.Tolimieri" w:date="2022-09-19T13:19:00Z">
                    <w:rPr>
                      <w:rFonts w:ascii="Calibri" w:hAnsi="Calibri" w:cs="Calibri"/>
                      <w:color w:val="000000"/>
                      <w:sz w:val="22"/>
                      <w:szCs w:val="22"/>
                    </w:rPr>
                  </w:rPrChange>
                </w:rPr>
                <w:t>30</w:t>
              </w:r>
            </w:ins>
          </w:p>
        </w:tc>
        <w:tc>
          <w:tcPr>
            <w:tcW w:w="960" w:type="dxa"/>
            <w:noWrap/>
            <w:hideMark/>
            <w:tcPrChange w:id="483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836" w:author="Nick.Tolimieri" w:date="2022-09-19T13:19:00Z"/>
                <w:rFonts w:asciiTheme="minorHAnsi" w:eastAsiaTheme="minorHAnsi" w:hAnsiTheme="minorHAnsi" w:cstheme="minorBidi"/>
                <w:sz w:val="22"/>
                <w:szCs w:val="22"/>
                <w:rPrChange w:id="4837" w:author="Nick.Tolimieri" w:date="2022-09-19T13:19:00Z">
                  <w:rPr>
                    <w:ins w:id="4838" w:author="Nick.Tolimieri" w:date="2022-09-19T13:19:00Z"/>
                    <w:rFonts w:ascii="Calibri" w:hAnsi="Calibri" w:cs="Calibri"/>
                    <w:color w:val="000000"/>
                    <w:sz w:val="22"/>
                    <w:szCs w:val="22"/>
                  </w:rPr>
                </w:rPrChange>
              </w:rPr>
              <w:pPrChange w:id="4839" w:author="Nick.Tolimieri" w:date="2022-09-19T13:19:00Z">
                <w:pPr>
                  <w:jc w:val="right"/>
                </w:pPr>
              </w:pPrChange>
            </w:pPr>
            <w:ins w:id="4840" w:author="Nick.Tolimieri" w:date="2022-09-19T13:19:00Z">
              <w:r w:rsidRPr="002F2C4B">
                <w:rPr>
                  <w:rFonts w:asciiTheme="minorHAnsi" w:eastAsiaTheme="minorHAnsi" w:hAnsiTheme="minorHAnsi" w:cstheme="minorBidi"/>
                  <w:sz w:val="22"/>
                  <w:szCs w:val="22"/>
                  <w:rPrChange w:id="4841" w:author="Nick.Tolimieri" w:date="2022-09-19T13:19:00Z">
                    <w:rPr>
                      <w:rFonts w:ascii="Calibri" w:hAnsi="Calibri" w:cs="Calibri"/>
                      <w:color w:val="000000"/>
                      <w:sz w:val="22"/>
                      <w:szCs w:val="22"/>
                    </w:rPr>
                  </w:rPrChange>
                </w:rPr>
                <w:t>30</w:t>
              </w:r>
            </w:ins>
          </w:p>
        </w:tc>
        <w:tc>
          <w:tcPr>
            <w:tcW w:w="960" w:type="dxa"/>
            <w:noWrap/>
            <w:hideMark/>
            <w:tcPrChange w:id="484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843" w:author="Nick.Tolimieri" w:date="2022-09-19T13:19:00Z"/>
                <w:rFonts w:asciiTheme="minorHAnsi" w:eastAsiaTheme="minorHAnsi" w:hAnsiTheme="minorHAnsi" w:cstheme="minorBidi"/>
                <w:sz w:val="22"/>
                <w:szCs w:val="22"/>
                <w:rPrChange w:id="4844" w:author="Nick.Tolimieri" w:date="2022-09-19T13:19:00Z">
                  <w:rPr>
                    <w:ins w:id="4845" w:author="Nick.Tolimieri" w:date="2022-09-19T13:19:00Z"/>
                    <w:rFonts w:ascii="Calibri" w:hAnsi="Calibri" w:cs="Calibri"/>
                    <w:color w:val="000000"/>
                    <w:sz w:val="22"/>
                    <w:szCs w:val="22"/>
                  </w:rPr>
                </w:rPrChange>
              </w:rPr>
              <w:pPrChange w:id="4846" w:author="Nick.Tolimieri" w:date="2022-09-19T13:19:00Z">
                <w:pPr>
                  <w:jc w:val="right"/>
                </w:pPr>
              </w:pPrChange>
            </w:pPr>
            <w:ins w:id="4847" w:author="Nick.Tolimieri" w:date="2022-09-19T13:19:00Z">
              <w:r w:rsidRPr="002F2C4B">
                <w:rPr>
                  <w:rFonts w:asciiTheme="minorHAnsi" w:eastAsiaTheme="minorHAnsi" w:hAnsiTheme="minorHAnsi" w:cstheme="minorBidi"/>
                  <w:sz w:val="22"/>
                  <w:szCs w:val="22"/>
                  <w:rPrChange w:id="4848" w:author="Nick.Tolimieri" w:date="2022-09-19T13:19:00Z">
                    <w:rPr>
                      <w:rFonts w:ascii="Calibri" w:hAnsi="Calibri" w:cs="Calibri"/>
                      <w:color w:val="000000"/>
                      <w:sz w:val="22"/>
                      <w:szCs w:val="22"/>
                    </w:rPr>
                  </w:rPrChange>
                </w:rPr>
                <w:t>30</w:t>
              </w:r>
            </w:ins>
          </w:p>
        </w:tc>
        <w:tc>
          <w:tcPr>
            <w:tcW w:w="960" w:type="dxa"/>
            <w:noWrap/>
            <w:hideMark/>
            <w:tcPrChange w:id="484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850" w:author="Nick.Tolimieri" w:date="2022-09-19T13:19:00Z"/>
                <w:rFonts w:asciiTheme="minorHAnsi" w:eastAsiaTheme="minorHAnsi" w:hAnsiTheme="minorHAnsi" w:cstheme="minorBidi"/>
                <w:sz w:val="22"/>
                <w:szCs w:val="22"/>
                <w:rPrChange w:id="4851" w:author="Nick.Tolimieri" w:date="2022-09-19T13:19:00Z">
                  <w:rPr>
                    <w:ins w:id="4852" w:author="Nick.Tolimieri" w:date="2022-09-19T13:19:00Z"/>
                    <w:rFonts w:ascii="Calibri" w:hAnsi="Calibri" w:cs="Calibri"/>
                    <w:color w:val="000000"/>
                    <w:sz w:val="22"/>
                    <w:szCs w:val="22"/>
                  </w:rPr>
                </w:rPrChange>
              </w:rPr>
              <w:pPrChange w:id="4853" w:author="Nick.Tolimieri" w:date="2022-09-19T13:19:00Z">
                <w:pPr>
                  <w:jc w:val="right"/>
                </w:pPr>
              </w:pPrChange>
            </w:pPr>
            <w:ins w:id="4854" w:author="Nick.Tolimieri" w:date="2022-09-19T13:19:00Z">
              <w:r w:rsidRPr="002F2C4B">
                <w:rPr>
                  <w:rFonts w:asciiTheme="minorHAnsi" w:eastAsiaTheme="minorHAnsi" w:hAnsiTheme="minorHAnsi" w:cstheme="minorBidi"/>
                  <w:sz w:val="22"/>
                  <w:szCs w:val="22"/>
                  <w:rPrChange w:id="4855" w:author="Nick.Tolimieri" w:date="2022-09-19T13:19:00Z">
                    <w:rPr>
                      <w:rFonts w:ascii="Calibri" w:hAnsi="Calibri" w:cs="Calibri"/>
                      <w:color w:val="000000"/>
                      <w:sz w:val="22"/>
                      <w:szCs w:val="22"/>
                    </w:rPr>
                  </w:rPrChange>
                </w:rPr>
                <w:t>2.64</w:t>
              </w:r>
            </w:ins>
          </w:p>
        </w:tc>
        <w:tc>
          <w:tcPr>
            <w:tcW w:w="960" w:type="dxa"/>
            <w:noWrap/>
            <w:hideMark/>
            <w:tcPrChange w:id="485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857" w:author="Nick.Tolimieri" w:date="2022-09-19T13:19:00Z"/>
                <w:rFonts w:asciiTheme="minorHAnsi" w:eastAsiaTheme="minorHAnsi" w:hAnsiTheme="minorHAnsi" w:cstheme="minorBidi"/>
                <w:sz w:val="22"/>
                <w:szCs w:val="22"/>
                <w:rPrChange w:id="4858" w:author="Nick.Tolimieri" w:date="2022-09-19T13:19:00Z">
                  <w:rPr>
                    <w:ins w:id="4859" w:author="Nick.Tolimieri" w:date="2022-09-19T13:19:00Z"/>
                    <w:rFonts w:ascii="Calibri" w:hAnsi="Calibri" w:cs="Calibri"/>
                    <w:color w:val="000000"/>
                    <w:sz w:val="22"/>
                    <w:szCs w:val="22"/>
                  </w:rPr>
                </w:rPrChange>
              </w:rPr>
              <w:pPrChange w:id="4860" w:author="Nick.Tolimieri" w:date="2022-09-19T13:19:00Z">
                <w:pPr>
                  <w:jc w:val="right"/>
                </w:pPr>
              </w:pPrChange>
            </w:pPr>
            <w:ins w:id="4861" w:author="Nick.Tolimieri" w:date="2022-09-19T13:19:00Z">
              <w:r w:rsidRPr="002F2C4B">
                <w:rPr>
                  <w:rFonts w:asciiTheme="minorHAnsi" w:eastAsiaTheme="minorHAnsi" w:hAnsiTheme="minorHAnsi" w:cstheme="minorBidi"/>
                  <w:sz w:val="22"/>
                  <w:szCs w:val="22"/>
                  <w:rPrChange w:id="4862" w:author="Nick.Tolimieri" w:date="2022-09-19T13:19:00Z">
                    <w:rPr>
                      <w:rFonts w:ascii="Calibri" w:hAnsi="Calibri" w:cs="Calibri"/>
                      <w:color w:val="000000"/>
                      <w:sz w:val="22"/>
                      <w:szCs w:val="22"/>
                    </w:rPr>
                  </w:rPrChange>
                </w:rPr>
                <w:t>0.71</w:t>
              </w:r>
            </w:ins>
          </w:p>
        </w:tc>
      </w:tr>
      <w:tr w:rsidR="002F2C4B" w:rsidRPr="002F2C4B" w:rsidTr="002F2C4B">
        <w:trPr>
          <w:divId w:val="276135201"/>
          <w:trHeight w:val="300"/>
          <w:ins w:id="4863" w:author="Nick.Tolimieri" w:date="2022-09-19T13:19:00Z"/>
          <w:trPrChange w:id="4864" w:author="Nick.Tolimieri" w:date="2022-09-19T13:19:00Z">
            <w:trPr>
              <w:divId w:val="276135201"/>
              <w:trHeight w:val="300"/>
            </w:trPr>
          </w:trPrChange>
        </w:trPr>
        <w:tc>
          <w:tcPr>
            <w:tcW w:w="960" w:type="dxa"/>
            <w:noWrap/>
            <w:hideMark/>
            <w:tcPrChange w:id="486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866" w:author="Nick.Tolimieri" w:date="2022-09-19T13:19:00Z"/>
                <w:rFonts w:asciiTheme="minorHAnsi" w:eastAsiaTheme="minorHAnsi" w:hAnsiTheme="minorHAnsi" w:cstheme="minorBidi"/>
                <w:sz w:val="22"/>
                <w:szCs w:val="22"/>
                <w:rPrChange w:id="4867" w:author="Nick.Tolimieri" w:date="2022-09-19T13:19:00Z">
                  <w:rPr>
                    <w:ins w:id="4868" w:author="Nick.Tolimieri" w:date="2022-09-19T13:19:00Z"/>
                    <w:rFonts w:ascii="Calibri" w:hAnsi="Calibri" w:cs="Calibri"/>
                    <w:color w:val="000000"/>
                    <w:sz w:val="22"/>
                    <w:szCs w:val="22"/>
                  </w:rPr>
                </w:rPrChange>
              </w:rPr>
              <w:pPrChange w:id="4869" w:author="Nick.Tolimieri" w:date="2022-09-19T13:19:00Z">
                <w:pPr/>
              </w:pPrChange>
            </w:pPr>
            <w:proofErr w:type="spellStart"/>
            <w:ins w:id="4870" w:author="Nick.Tolimieri" w:date="2022-09-19T13:19:00Z">
              <w:r w:rsidRPr="002F2C4B">
                <w:rPr>
                  <w:rFonts w:asciiTheme="minorHAnsi" w:eastAsiaTheme="minorHAnsi" w:hAnsiTheme="minorHAnsi" w:cstheme="minorBidi"/>
                  <w:sz w:val="22"/>
                  <w:szCs w:val="22"/>
                  <w:rPrChange w:id="4871" w:author="Nick.Tolimieri" w:date="2022-09-19T13:19:00Z">
                    <w:rPr>
                      <w:rFonts w:ascii="Calibri" w:hAnsi="Calibri" w:cs="Calibri"/>
                      <w:color w:val="000000"/>
                      <w:sz w:val="22"/>
                      <w:szCs w:val="22"/>
                    </w:rPr>
                  </w:rPrChange>
                </w:rPr>
                <w:t>Tatoosh</w:t>
              </w:r>
              <w:proofErr w:type="spellEnd"/>
              <w:r w:rsidRPr="002F2C4B">
                <w:rPr>
                  <w:rFonts w:asciiTheme="minorHAnsi" w:eastAsiaTheme="minorHAnsi" w:hAnsiTheme="minorHAnsi" w:cstheme="minorBidi"/>
                  <w:sz w:val="22"/>
                  <w:szCs w:val="22"/>
                  <w:rPrChange w:id="4872" w:author="Nick.Tolimieri" w:date="2022-09-19T13:19:00Z">
                    <w:rPr>
                      <w:rFonts w:ascii="Calibri" w:hAnsi="Calibri" w:cs="Calibri"/>
                      <w:color w:val="000000"/>
                      <w:sz w:val="22"/>
                      <w:szCs w:val="22"/>
                    </w:rPr>
                  </w:rPrChange>
                </w:rPr>
                <w:t xml:space="preserve"> Is. &amp; </w:t>
              </w:r>
              <w:proofErr w:type="spellStart"/>
              <w:r w:rsidRPr="002F2C4B">
                <w:rPr>
                  <w:rFonts w:asciiTheme="minorHAnsi" w:eastAsiaTheme="minorHAnsi" w:hAnsiTheme="minorHAnsi" w:cstheme="minorBidi"/>
                  <w:sz w:val="22"/>
                  <w:szCs w:val="22"/>
                  <w:rPrChange w:id="4873" w:author="Nick.Tolimieri" w:date="2022-09-19T13:19:00Z">
                    <w:rPr>
                      <w:rFonts w:ascii="Calibri" w:hAnsi="Calibri" w:cs="Calibri"/>
                      <w:color w:val="000000"/>
                      <w:sz w:val="22"/>
                      <w:szCs w:val="22"/>
                    </w:rPr>
                  </w:rPrChange>
                </w:rPr>
                <w:t>Neah</w:t>
              </w:r>
              <w:proofErr w:type="spellEnd"/>
              <w:r w:rsidRPr="002F2C4B">
                <w:rPr>
                  <w:rFonts w:asciiTheme="minorHAnsi" w:eastAsiaTheme="minorHAnsi" w:hAnsiTheme="minorHAnsi" w:cstheme="minorBidi"/>
                  <w:sz w:val="22"/>
                  <w:szCs w:val="22"/>
                  <w:rPrChange w:id="4874" w:author="Nick.Tolimieri" w:date="2022-09-19T13:19:00Z">
                    <w:rPr>
                      <w:rFonts w:ascii="Calibri" w:hAnsi="Calibri" w:cs="Calibri"/>
                      <w:color w:val="000000"/>
                      <w:sz w:val="22"/>
                      <w:szCs w:val="22"/>
                    </w:rPr>
                  </w:rPrChange>
                </w:rPr>
                <w:t xml:space="preserve"> B.</w:t>
              </w:r>
            </w:ins>
          </w:p>
        </w:tc>
        <w:tc>
          <w:tcPr>
            <w:tcW w:w="960" w:type="dxa"/>
            <w:noWrap/>
            <w:hideMark/>
            <w:tcPrChange w:id="487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876" w:author="Nick.Tolimieri" w:date="2022-09-19T13:19:00Z"/>
                <w:rFonts w:asciiTheme="minorHAnsi" w:eastAsiaTheme="minorHAnsi" w:hAnsiTheme="minorHAnsi" w:cstheme="minorBidi"/>
                <w:sz w:val="22"/>
                <w:szCs w:val="22"/>
                <w:rPrChange w:id="4877" w:author="Nick.Tolimieri" w:date="2022-09-19T13:19:00Z">
                  <w:rPr>
                    <w:ins w:id="4878" w:author="Nick.Tolimieri" w:date="2022-09-19T13:19:00Z"/>
                    <w:rFonts w:ascii="Calibri" w:hAnsi="Calibri" w:cs="Calibri"/>
                    <w:color w:val="000000"/>
                    <w:sz w:val="22"/>
                    <w:szCs w:val="22"/>
                  </w:rPr>
                </w:rPrChange>
              </w:rPr>
              <w:pPrChange w:id="4879" w:author="Nick.Tolimieri" w:date="2022-09-19T13:19:00Z">
                <w:pPr>
                  <w:jc w:val="right"/>
                </w:pPr>
              </w:pPrChange>
            </w:pPr>
            <w:ins w:id="4880" w:author="Nick.Tolimieri" w:date="2022-09-19T13:19:00Z">
              <w:r w:rsidRPr="002F2C4B">
                <w:rPr>
                  <w:rFonts w:asciiTheme="minorHAnsi" w:eastAsiaTheme="minorHAnsi" w:hAnsiTheme="minorHAnsi" w:cstheme="minorBidi"/>
                  <w:sz w:val="22"/>
                  <w:szCs w:val="22"/>
                  <w:rPrChange w:id="4881" w:author="Nick.Tolimieri" w:date="2022-09-19T13:19:00Z">
                    <w:rPr>
                      <w:rFonts w:ascii="Calibri" w:hAnsi="Calibri" w:cs="Calibri"/>
                      <w:color w:val="000000"/>
                      <w:sz w:val="22"/>
                      <w:szCs w:val="22"/>
                    </w:rPr>
                  </w:rPrChange>
                </w:rPr>
                <w:t>1995</w:t>
              </w:r>
            </w:ins>
          </w:p>
        </w:tc>
        <w:tc>
          <w:tcPr>
            <w:tcW w:w="960" w:type="dxa"/>
            <w:noWrap/>
            <w:hideMark/>
            <w:tcPrChange w:id="488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883" w:author="Nick.Tolimieri" w:date="2022-09-19T13:19:00Z"/>
                <w:rFonts w:asciiTheme="minorHAnsi" w:eastAsiaTheme="minorHAnsi" w:hAnsiTheme="minorHAnsi" w:cstheme="minorBidi"/>
                <w:sz w:val="22"/>
                <w:szCs w:val="22"/>
                <w:rPrChange w:id="4884" w:author="Nick.Tolimieri" w:date="2022-09-19T13:19:00Z">
                  <w:rPr>
                    <w:ins w:id="4885" w:author="Nick.Tolimieri" w:date="2022-09-19T13:19:00Z"/>
                    <w:rFonts w:ascii="Calibri" w:hAnsi="Calibri" w:cs="Calibri"/>
                    <w:color w:val="000000"/>
                    <w:sz w:val="22"/>
                    <w:szCs w:val="22"/>
                  </w:rPr>
                </w:rPrChange>
              </w:rPr>
              <w:pPrChange w:id="4886" w:author="Nick.Tolimieri" w:date="2022-09-19T13:19:00Z">
                <w:pPr>
                  <w:jc w:val="right"/>
                </w:pPr>
              </w:pPrChange>
            </w:pPr>
            <w:ins w:id="4887" w:author="Nick.Tolimieri" w:date="2022-09-19T13:19:00Z">
              <w:r w:rsidRPr="002F2C4B">
                <w:rPr>
                  <w:rFonts w:asciiTheme="minorHAnsi" w:eastAsiaTheme="minorHAnsi" w:hAnsiTheme="minorHAnsi" w:cstheme="minorBidi"/>
                  <w:sz w:val="22"/>
                  <w:szCs w:val="22"/>
                  <w:rPrChange w:id="4888" w:author="Nick.Tolimieri" w:date="2022-09-19T13:19:00Z">
                    <w:rPr>
                      <w:rFonts w:ascii="Calibri" w:hAnsi="Calibri" w:cs="Calibri"/>
                      <w:color w:val="000000"/>
                      <w:sz w:val="22"/>
                      <w:szCs w:val="22"/>
                    </w:rPr>
                  </w:rPrChange>
                </w:rPr>
                <w:t>4</w:t>
              </w:r>
            </w:ins>
          </w:p>
        </w:tc>
        <w:tc>
          <w:tcPr>
            <w:tcW w:w="960" w:type="dxa"/>
            <w:noWrap/>
            <w:hideMark/>
            <w:tcPrChange w:id="488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890" w:author="Nick.Tolimieri" w:date="2022-09-19T13:19:00Z"/>
                <w:rFonts w:asciiTheme="minorHAnsi" w:eastAsiaTheme="minorHAnsi" w:hAnsiTheme="minorHAnsi" w:cstheme="minorBidi"/>
                <w:sz w:val="22"/>
                <w:szCs w:val="22"/>
                <w:rPrChange w:id="4891" w:author="Nick.Tolimieri" w:date="2022-09-19T13:19:00Z">
                  <w:rPr>
                    <w:ins w:id="4892" w:author="Nick.Tolimieri" w:date="2022-09-19T13:19:00Z"/>
                    <w:rFonts w:ascii="Calibri" w:hAnsi="Calibri" w:cs="Calibri"/>
                    <w:color w:val="000000"/>
                    <w:sz w:val="22"/>
                    <w:szCs w:val="22"/>
                  </w:rPr>
                </w:rPrChange>
              </w:rPr>
              <w:pPrChange w:id="4893" w:author="Nick.Tolimieri" w:date="2022-09-19T13:19:00Z">
                <w:pPr>
                  <w:jc w:val="right"/>
                </w:pPr>
              </w:pPrChange>
            </w:pPr>
            <w:ins w:id="4894" w:author="Nick.Tolimieri" w:date="2022-09-19T13:19:00Z">
              <w:r w:rsidRPr="002F2C4B">
                <w:rPr>
                  <w:rFonts w:asciiTheme="minorHAnsi" w:eastAsiaTheme="minorHAnsi" w:hAnsiTheme="minorHAnsi" w:cstheme="minorBidi"/>
                  <w:sz w:val="22"/>
                  <w:szCs w:val="22"/>
                  <w:rPrChange w:id="4895" w:author="Nick.Tolimieri" w:date="2022-09-19T13:19:00Z">
                    <w:rPr>
                      <w:rFonts w:ascii="Calibri" w:hAnsi="Calibri" w:cs="Calibri"/>
                      <w:color w:val="000000"/>
                      <w:sz w:val="22"/>
                      <w:szCs w:val="22"/>
                    </w:rPr>
                  </w:rPrChange>
                </w:rPr>
                <w:t>59</w:t>
              </w:r>
            </w:ins>
          </w:p>
        </w:tc>
        <w:tc>
          <w:tcPr>
            <w:tcW w:w="960" w:type="dxa"/>
            <w:noWrap/>
            <w:hideMark/>
            <w:tcPrChange w:id="489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897" w:author="Nick.Tolimieri" w:date="2022-09-19T13:19:00Z"/>
                <w:rFonts w:asciiTheme="minorHAnsi" w:eastAsiaTheme="minorHAnsi" w:hAnsiTheme="minorHAnsi" w:cstheme="minorBidi"/>
                <w:sz w:val="22"/>
                <w:szCs w:val="22"/>
                <w:rPrChange w:id="4898" w:author="Nick.Tolimieri" w:date="2022-09-19T13:19:00Z">
                  <w:rPr>
                    <w:ins w:id="4899" w:author="Nick.Tolimieri" w:date="2022-09-19T13:19:00Z"/>
                    <w:rFonts w:ascii="Calibri" w:hAnsi="Calibri" w:cs="Calibri"/>
                    <w:color w:val="000000"/>
                    <w:sz w:val="22"/>
                    <w:szCs w:val="22"/>
                  </w:rPr>
                </w:rPrChange>
              </w:rPr>
              <w:pPrChange w:id="4900" w:author="Nick.Tolimieri" w:date="2022-09-19T13:19:00Z">
                <w:pPr>
                  <w:jc w:val="right"/>
                </w:pPr>
              </w:pPrChange>
            </w:pPr>
            <w:ins w:id="4901" w:author="Nick.Tolimieri" w:date="2022-09-19T13:19:00Z">
              <w:r w:rsidRPr="002F2C4B">
                <w:rPr>
                  <w:rFonts w:asciiTheme="minorHAnsi" w:eastAsiaTheme="minorHAnsi" w:hAnsiTheme="minorHAnsi" w:cstheme="minorBidi"/>
                  <w:sz w:val="22"/>
                  <w:szCs w:val="22"/>
                  <w:rPrChange w:id="4902" w:author="Nick.Tolimieri" w:date="2022-09-19T13:19:00Z">
                    <w:rPr>
                      <w:rFonts w:ascii="Calibri" w:hAnsi="Calibri" w:cs="Calibri"/>
                      <w:color w:val="000000"/>
                      <w:sz w:val="22"/>
                      <w:szCs w:val="22"/>
                    </w:rPr>
                  </w:rPrChange>
                </w:rPr>
                <w:t>6</w:t>
              </w:r>
            </w:ins>
          </w:p>
        </w:tc>
        <w:tc>
          <w:tcPr>
            <w:tcW w:w="960" w:type="dxa"/>
            <w:noWrap/>
            <w:hideMark/>
            <w:tcPrChange w:id="4903"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904" w:author="Nick.Tolimieri" w:date="2022-09-19T13:19:00Z"/>
                <w:rFonts w:asciiTheme="minorHAnsi" w:eastAsiaTheme="minorHAnsi" w:hAnsiTheme="minorHAnsi" w:cstheme="minorBidi"/>
                <w:sz w:val="22"/>
                <w:szCs w:val="22"/>
                <w:rPrChange w:id="4905" w:author="Nick.Tolimieri" w:date="2022-09-19T13:19:00Z">
                  <w:rPr>
                    <w:ins w:id="4906" w:author="Nick.Tolimieri" w:date="2022-09-19T13:19:00Z"/>
                    <w:rFonts w:ascii="Calibri" w:hAnsi="Calibri" w:cs="Calibri"/>
                    <w:color w:val="000000"/>
                    <w:sz w:val="22"/>
                    <w:szCs w:val="22"/>
                  </w:rPr>
                </w:rPrChange>
              </w:rPr>
              <w:pPrChange w:id="4907" w:author="Nick.Tolimieri" w:date="2022-09-19T13:19:00Z">
                <w:pPr>
                  <w:jc w:val="right"/>
                </w:pPr>
              </w:pPrChange>
            </w:pPr>
            <w:ins w:id="4908" w:author="Nick.Tolimieri" w:date="2022-09-19T13:19:00Z">
              <w:r w:rsidRPr="002F2C4B">
                <w:rPr>
                  <w:rFonts w:asciiTheme="minorHAnsi" w:eastAsiaTheme="minorHAnsi" w:hAnsiTheme="minorHAnsi" w:cstheme="minorBidi"/>
                  <w:sz w:val="22"/>
                  <w:szCs w:val="22"/>
                  <w:rPrChange w:id="4909" w:author="Nick.Tolimieri" w:date="2022-09-19T13:19:00Z">
                    <w:rPr>
                      <w:rFonts w:ascii="Calibri" w:hAnsi="Calibri" w:cs="Calibri"/>
                      <w:color w:val="000000"/>
                      <w:sz w:val="22"/>
                      <w:szCs w:val="22"/>
                    </w:rPr>
                  </w:rPrChange>
                </w:rPr>
                <w:t>46</w:t>
              </w:r>
            </w:ins>
          </w:p>
        </w:tc>
        <w:tc>
          <w:tcPr>
            <w:tcW w:w="960" w:type="dxa"/>
            <w:noWrap/>
            <w:hideMark/>
            <w:tcPrChange w:id="491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911" w:author="Nick.Tolimieri" w:date="2022-09-19T13:19:00Z"/>
                <w:rFonts w:asciiTheme="minorHAnsi" w:eastAsiaTheme="minorHAnsi" w:hAnsiTheme="minorHAnsi" w:cstheme="minorBidi"/>
                <w:sz w:val="22"/>
                <w:szCs w:val="22"/>
                <w:rPrChange w:id="4912" w:author="Nick.Tolimieri" w:date="2022-09-19T13:19:00Z">
                  <w:rPr>
                    <w:ins w:id="4913" w:author="Nick.Tolimieri" w:date="2022-09-19T13:19:00Z"/>
                    <w:rFonts w:ascii="Calibri" w:hAnsi="Calibri" w:cs="Calibri"/>
                    <w:color w:val="000000"/>
                    <w:sz w:val="22"/>
                    <w:szCs w:val="22"/>
                  </w:rPr>
                </w:rPrChange>
              </w:rPr>
              <w:pPrChange w:id="4914" w:author="Nick.Tolimieri" w:date="2022-09-19T13:19:00Z">
                <w:pPr>
                  <w:jc w:val="right"/>
                </w:pPr>
              </w:pPrChange>
            </w:pPr>
            <w:ins w:id="4915" w:author="Nick.Tolimieri" w:date="2022-09-19T13:19:00Z">
              <w:r w:rsidRPr="002F2C4B">
                <w:rPr>
                  <w:rFonts w:asciiTheme="minorHAnsi" w:eastAsiaTheme="minorHAnsi" w:hAnsiTheme="minorHAnsi" w:cstheme="minorBidi"/>
                  <w:sz w:val="22"/>
                  <w:szCs w:val="22"/>
                  <w:rPrChange w:id="4916" w:author="Nick.Tolimieri" w:date="2022-09-19T13:19:00Z">
                    <w:rPr>
                      <w:rFonts w:ascii="Calibri" w:hAnsi="Calibri" w:cs="Calibri"/>
                      <w:color w:val="000000"/>
                      <w:sz w:val="22"/>
                      <w:szCs w:val="22"/>
                    </w:rPr>
                  </w:rPrChange>
                </w:rPr>
                <w:t>5</w:t>
              </w:r>
            </w:ins>
          </w:p>
        </w:tc>
        <w:tc>
          <w:tcPr>
            <w:tcW w:w="960" w:type="dxa"/>
            <w:noWrap/>
            <w:hideMark/>
            <w:tcPrChange w:id="491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918" w:author="Nick.Tolimieri" w:date="2022-09-19T13:19:00Z"/>
                <w:rFonts w:asciiTheme="minorHAnsi" w:eastAsiaTheme="minorHAnsi" w:hAnsiTheme="minorHAnsi" w:cstheme="minorBidi"/>
                <w:sz w:val="22"/>
                <w:szCs w:val="22"/>
                <w:rPrChange w:id="4919" w:author="Nick.Tolimieri" w:date="2022-09-19T13:19:00Z">
                  <w:rPr>
                    <w:ins w:id="4920" w:author="Nick.Tolimieri" w:date="2022-09-19T13:19:00Z"/>
                    <w:rFonts w:ascii="Calibri" w:hAnsi="Calibri" w:cs="Calibri"/>
                    <w:color w:val="000000"/>
                    <w:sz w:val="22"/>
                    <w:szCs w:val="22"/>
                  </w:rPr>
                </w:rPrChange>
              </w:rPr>
              <w:pPrChange w:id="4921" w:author="Nick.Tolimieri" w:date="2022-09-19T13:19:00Z">
                <w:pPr>
                  <w:jc w:val="right"/>
                </w:pPr>
              </w:pPrChange>
            </w:pPr>
            <w:ins w:id="4922" w:author="Nick.Tolimieri" w:date="2022-09-19T13:19:00Z">
              <w:r w:rsidRPr="002F2C4B">
                <w:rPr>
                  <w:rFonts w:asciiTheme="minorHAnsi" w:eastAsiaTheme="minorHAnsi" w:hAnsiTheme="minorHAnsi" w:cstheme="minorBidi"/>
                  <w:sz w:val="22"/>
                  <w:szCs w:val="22"/>
                  <w:rPrChange w:id="4923" w:author="Nick.Tolimieri" w:date="2022-09-19T13:19:00Z">
                    <w:rPr>
                      <w:rFonts w:ascii="Calibri" w:hAnsi="Calibri" w:cs="Calibri"/>
                      <w:color w:val="000000"/>
                      <w:sz w:val="22"/>
                      <w:szCs w:val="22"/>
                    </w:rPr>
                  </w:rPrChange>
                </w:rPr>
                <w:t>14</w:t>
              </w:r>
            </w:ins>
          </w:p>
        </w:tc>
        <w:tc>
          <w:tcPr>
            <w:tcW w:w="960" w:type="dxa"/>
            <w:noWrap/>
            <w:hideMark/>
            <w:tcPrChange w:id="492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925" w:author="Nick.Tolimieri" w:date="2022-09-19T13:19:00Z"/>
                <w:rFonts w:asciiTheme="minorHAnsi" w:eastAsiaTheme="minorHAnsi" w:hAnsiTheme="minorHAnsi" w:cstheme="minorBidi"/>
                <w:sz w:val="22"/>
                <w:szCs w:val="22"/>
                <w:rPrChange w:id="4926" w:author="Nick.Tolimieri" w:date="2022-09-19T13:19:00Z">
                  <w:rPr>
                    <w:ins w:id="4927" w:author="Nick.Tolimieri" w:date="2022-09-19T13:19:00Z"/>
                    <w:rFonts w:ascii="Calibri" w:hAnsi="Calibri" w:cs="Calibri"/>
                    <w:color w:val="000000"/>
                    <w:sz w:val="22"/>
                    <w:szCs w:val="22"/>
                  </w:rPr>
                </w:rPrChange>
              </w:rPr>
              <w:pPrChange w:id="4928" w:author="Nick.Tolimieri" w:date="2022-09-19T13:19:00Z">
                <w:pPr>
                  <w:jc w:val="right"/>
                </w:pPr>
              </w:pPrChange>
            </w:pPr>
            <w:ins w:id="4929" w:author="Nick.Tolimieri" w:date="2022-09-19T13:19:00Z">
              <w:r w:rsidRPr="002F2C4B">
                <w:rPr>
                  <w:rFonts w:asciiTheme="minorHAnsi" w:eastAsiaTheme="minorHAnsi" w:hAnsiTheme="minorHAnsi" w:cstheme="minorBidi"/>
                  <w:sz w:val="22"/>
                  <w:szCs w:val="22"/>
                  <w:rPrChange w:id="4930" w:author="Nick.Tolimieri" w:date="2022-09-19T13:19:00Z">
                    <w:rPr>
                      <w:rFonts w:ascii="Calibri" w:hAnsi="Calibri" w:cs="Calibri"/>
                      <w:color w:val="000000"/>
                      <w:sz w:val="22"/>
                      <w:szCs w:val="22"/>
                    </w:rPr>
                  </w:rPrChange>
                </w:rPr>
                <w:t>2.14</w:t>
              </w:r>
            </w:ins>
          </w:p>
        </w:tc>
        <w:tc>
          <w:tcPr>
            <w:tcW w:w="960" w:type="dxa"/>
            <w:noWrap/>
            <w:hideMark/>
            <w:tcPrChange w:id="493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932" w:author="Nick.Tolimieri" w:date="2022-09-19T13:19:00Z"/>
                <w:rFonts w:asciiTheme="minorHAnsi" w:eastAsiaTheme="minorHAnsi" w:hAnsiTheme="minorHAnsi" w:cstheme="minorBidi"/>
                <w:sz w:val="22"/>
                <w:szCs w:val="22"/>
                <w:rPrChange w:id="4933" w:author="Nick.Tolimieri" w:date="2022-09-19T13:19:00Z">
                  <w:rPr>
                    <w:ins w:id="4934" w:author="Nick.Tolimieri" w:date="2022-09-19T13:19:00Z"/>
                    <w:rFonts w:ascii="Calibri" w:hAnsi="Calibri" w:cs="Calibri"/>
                    <w:color w:val="000000"/>
                    <w:sz w:val="22"/>
                    <w:szCs w:val="22"/>
                  </w:rPr>
                </w:rPrChange>
              </w:rPr>
              <w:pPrChange w:id="4935" w:author="Nick.Tolimieri" w:date="2022-09-19T13:19:00Z">
                <w:pPr>
                  <w:jc w:val="right"/>
                </w:pPr>
              </w:pPrChange>
            </w:pPr>
            <w:ins w:id="4936" w:author="Nick.Tolimieri" w:date="2022-09-19T13:19:00Z">
              <w:r w:rsidRPr="002F2C4B">
                <w:rPr>
                  <w:rFonts w:asciiTheme="minorHAnsi" w:eastAsiaTheme="minorHAnsi" w:hAnsiTheme="minorHAnsi" w:cstheme="minorBidi"/>
                  <w:sz w:val="22"/>
                  <w:szCs w:val="22"/>
                  <w:rPrChange w:id="4937" w:author="Nick.Tolimieri" w:date="2022-09-19T13:19:00Z">
                    <w:rPr>
                      <w:rFonts w:ascii="Calibri" w:hAnsi="Calibri" w:cs="Calibri"/>
                      <w:color w:val="000000"/>
                      <w:sz w:val="22"/>
                      <w:szCs w:val="22"/>
                    </w:rPr>
                  </w:rPrChange>
                </w:rPr>
                <w:t>0.47</w:t>
              </w:r>
            </w:ins>
          </w:p>
        </w:tc>
      </w:tr>
      <w:tr w:rsidR="002F2C4B" w:rsidRPr="002F2C4B" w:rsidTr="002F2C4B">
        <w:trPr>
          <w:divId w:val="276135201"/>
          <w:trHeight w:val="300"/>
          <w:ins w:id="4938" w:author="Nick.Tolimieri" w:date="2022-09-19T13:19:00Z"/>
          <w:trPrChange w:id="4939" w:author="Nick.Tolimieri" w:date="2022-09-19T13:19:00Z">
            <w:trPr>
              <w:divId w:val="276135201"/>
              <w:trHeight w:val="300"/>
            </w:trPr>
          </w:trPrChange>
        </w:trPr>
        <w:tc>
          <w:tcPr>
            <w:tcW w:w="960" w:type="dxa"/>
            <w:noWrap/>
            <w:hideMark/>
            <w:tcPrChange w:id="494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941" w:author="Nick.Tolimieri" w:date="2022-09-19T13:19:00Z"/>
                <w:rFonts w:asciiTheme="minorHAnsi" w:eastAsiaTheme="minorHAnsi" w:hAnsiTheme="minorHAnsi" w:cstheme="minorBidi"/>
                <w:sz w:val="22"/>
                <w:szCs w:val="22"/>
                <w:rPrChange w:id="4942" w:author="Nick.Tolimieri" w:date="2022-09-19T13:19:00Z">
                  <w:rPr>
                    <w:ins w:id="4943" w:author="Nick.Tolimieri" w:date="2022-09-19T13:19:00Z"/>
                    <w:rFonts w:ascii="Calibri" w:hAnsi="Calibri" w:cs="Calibri"/>
                    <w:color w:val="000000"/>
                    <w:sz w:val="22"/>
                    <w:szCs w:val="22"/>
                  </w:rPr>
                </w:rPrChange>
              </w:rPr>
              <w:pPrChange w:id="4944" w:author="Nick.Tolimieri" w:date="2022-09-19T13:19:00Z">
                <w:pPr/>
              </w:pPrChange>
            </w:pPr>
            <w:proofErr w:type="spellStart"/>
            <w:ins w:id="4945" w:author="Nick.Tolimieri" w:date="2022-09-19T13:19:00Z">
              <w:r w:rsidRPr="002F2C4B">
                <w:rPr>
                  <w:rFonts w:asciiTheme="minorHAnsi" w:eastAsiaTheme="minorHAnsi" w:hAnsiTheme="minorHAnsi" w:cstheme="minorBidi"/>
                  <w:sz w:val="22"/>
                  <w:szCs w:val="22"/>
                  <w:rPrChange w:id="4946" w:author="Nick.Tolimieri" w:date="2022-09-19T13:19:00Z">
                    <w:rPr>
                      <w:rFonts w:ascii="Calibri" w:hAnsi="Calibri" w:cs="Calibri"/>
                      <w:color w:val="000000"/>
                      <w:sz w:val="22"/>
                      <w:szCs w:val="22"/>
                    </w:rPr>
                  </w:rPrChange>
                </w:rPr>
                <w:t>Tatoosh</w:t>
              </w:r>
              <w:proofErr w:type="spellEnd"/>
              <w:r w:rsidRPr="002F2C4B">
                <w:rPr>
                  <w:rFonts w:asciiTheme="minorHAnsi" w:eastAsiaTheme="minorHAnsi" w:hAnsiTheme="minorHAnsi" w:cstheme="minorBidi"/>
                  <w:sz w:val="22"/>
                  <w:szCs w:val="22"/>
                  <w:rPrChange w:id="4947" w:author="Nick.Tolimieri" w:date="2022-09-19T13:19:00Z">
                    <w:rPr>
                      <w:rFonts w:ascii="Calibri" w:hAnsi="Calibri" w:cs="Calibri"/>
                      <w:color w:val="000000"/>
                      <w:sz w:val="22"/>
                      <w:szCs w:val="22"/>
                    </w:rPr>
                  </w:rPrChange>
                </w:rPr>
                <w:t xml:space="preserve"> Is. &amp; </w:t>
              </w:r>
              <w:proofErr w:type="spellStart"/>
              <w:r w:rsidRPr="002F2C4B">
                <w:rPr>
                  <w:rFonts w:asciiTheme="minorHAnsi" w:eastAsiaTheme="minorHAnsi" w:hAnsiTheme="minorHAnsi" w:cstheme="minorBidi"/>
                  <w:sz w:val="22"/>
                  <w:szCs w:val="22"/>
                  <w:rPrChange w:id="4948" w:author="Nick.Tolimieri" w:date="2022-09-19T13:19:00Z">
                    <w:rPr>
                      <w:rFonts w:ascii="Calibri" w:hAnsi="Calibri" w:cs="Calibri"/>
                      <w:color w:val="000000"/>
                      <w:sz w:val="22"/>
                      <w:szCs w:val="22"/>
                    </w:rPr>
                  </w:rPrChange>
                </w:rPr>
                <w:t>Neah</w:t>
              </w:r>
              <w:proofErr w:type="spellEnd"/>
              <w:r w:rsidRPr="002F2C4B">
                <w:rPr>
                  <w:rFonts w:asciiTheme="minorHAnsi" w:eastAsiaTheme="minorHAnsi" w:hAnsiTheme="minorHAnsi" w:cstheme="minorBidi"/>
                  <w:sz w:val="22"/>
                  <w:szCs w:val="22"/>
                  <w:rPrChange w:id="4949" w:author="Nick.Tolimieri" w:date="2022-09-19T13:19:00Z">
                    <w:rPr>
                      <w:rFonts w:ascii="Calibri" w:hAnsi="Calibri" w:cs="Calibri"/>
                      <w:color w:val="000000"/>
                      <w:sz w:val="22"/>
                      <w:szCs w:val="22"/>
                    </w:rPr>
                  </w:rPrChange>
                </w:rPr>
                <w:t xml:space="preserve"> B.</w:t>
              </w:r>
            </w:ins>
          </w:p>
        </w:tc>
        <w:tc>
          <w:tcPr>
            <w:tcW w:w="960" w:type="dxa"/>
            <w:noWrap/>
            <w:hideMark/>
            <w:tcPrChange w:id="495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951" w:author="Nick.Tolimieri" w:date="2022-09-19T13:19:00Z"/>
                <w:rFonts w:asciiTheme="minorHAnsi" w:eastAsiaTheme="minorHAnsi" w:hAnsiTheme="minorHAnsi" w:cstheme="minorBidi"/>
                <w:sz w:val="22"/>
                <w:szCs w:val="22"/>
                <w:rPrChange w:id="4952" w:author="Nick.Tolimieri" w:date="2022-09-19T13:19:00Z">
                  <w:rPr>
                    <w:ins w:id="4953" w:author="Nick.Tolimieri" w:date="2022-09-19T13:19:00Z"/>
                    <w:rFonts w:ascii="Calibri" w:hAnsi="Calibri" w:cs="Calibri"/>
                    <w:color w:val="000000"/>
                    <w:sz w:val="22"/>
                    <w:szCs w:val="22"/>
                  </w:rPr>
                </w:rPrChange>
              </w:rPr>
              <w:pPrChange w:id="4954" w:author="Nick.Tolimieri" w:date="2022-09-19T13:19:00Z">
                <w:pPr>
                  <w:jc w:val="right"/>
                </w:pPr>
              </w:pPrChange>
            </w:pPr>
            <w:ins w:id="4955" w:author="Nick.Tolimieri" w:date="2022-09-19T13:19:00Z">
              <w:r w:rsidRPr="002F2C4B">
                <w:rPr>
                  <w:rFonts w:asciiTheme="minorHAnsi" w:eastAsiaTheme="minorHAnsi" w:hAnsiTheme="minorHAnsi" w:cstheme="minorBidi"/>
                  <w:sz w:val="22"/>
                  <w:szCs w:val="22"/>
                  <w:rPrChange w:id="4956" w:author="Nick.Tolimieri" w:date="2022-09-19T13:19:00Z">
                    <w:rPr>
                      <w:rFonts w:ascii="Calibri" w:hAnsi="Calibri" w:cs="Calibri"/>
                      <w:color w:val="000000"/>
                      <w:sz w:val="22"/>
                      <w:szCs w:val="22"/>
                    </w:rPr>
                  </w:rPrChange>
                </w:rPr>
                <w:t>1996</w:t>
              </w:r>
            </w:ins>
          </w:p>
        </w:tc>
        <w:tc>
          <w:tcPr>
            <w:tcW w:w="960" w:type="dxa"/>
            <w:noWrap/>
            <w:hideMark/>
            <w:tcPrChange w:id="495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958" w:author="Nick.Tolimieri" w:date="2022-09-19T13:19:00Z"/>
                <w:rFonts w:asciiTheme="minorHAnsi" w:eastAsiaTheme="minorHAnsi" w:hAnsiTheme="minorHAnsi" w:cstheme="minorBidi"/>
                <w:sz w:val="22"/>
                <w:szCs w:val="22"/>
                <w:rPrChange w:id="4959" w:author="Nick.Tolimieri" w:date="2022-09-19T13:19:00Z">
                  <w:rPr>
                    <w:ins w:id="4960" w:author="Nick.Tolimieri" w:date="2022-09-19T13:19:00Z"/>
                    <w:rFonts w:ascii="Calibri" w:hAnsi="Calibri" w:cs="Calibri"/>
                    <w:color w:val="000000"/>
                    <w:sz w:val="22"/>
                    <w:szCs w:val="22"/>
                  </w:rPr>
                </w:rPrChange>
              </w:rPr>
              <w:pPrChange w:id="4961" w:author="Nick.Tolimieri" w:date="2022-09-19T13:19:00Z">
                <w:pPr>
                  <w:jc w:val="right"/>
                </w:pPr>
              </w:pPrChange>
            </w:pPr>
            <w:ins w:id="4962" w:author="Nick.Tolimieri" w:date="2022-09-19T13:19:00Z">
              <w:r w:rsidRPr="002F2C4B">
                <w:rPr>
                  <w:rFonts w:asciiTheme="minorHAnsi" w:eastAsiaTheme="minorHAnsi" w:hAnsiTheme="minorHAnsi" w:cstheme="minorBidi"/>
                  <w:sz w:val="22"/>
                  <w:szCs w:val="22"/>
                  <w:rPrChange w:id="4963" w:author="Nick.Tolimieri" w:date="2022-09-19T13:19:00Z">
                    <w:rPr>
                      <w:rFonts w:ascii="Calibri" w:hAnsi="Calibri" w:cs="Calibri"/>
                      <w:color w:val="000000"/>
                      <w:sz w:val="22"/>
                      <w:szCs w:val="22"/>
                    </w:rPr>
                  </w:rPrChange>
                </w:rPr>
                <w:t>0</w:t>
              </w:r>
            </w:ins>
          </w:p>
        </w:tc>
        <w:tc>
          <w:tcPr>
            <w:tcW w:w="960" w:type="dxa"/>
            <w:noWrap/>
            <w:hideMark/>
            <w:tcPrChange w:id="496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965" w:author="Nick.Tolimieri" w:date="2022-09-19T13:19:00Z"/>
                <w:rFonts w:asciiTheme="minorHAnsi" w:eastAsiaTheme="minorHAnsi" w:hAnsiTheme="minorHAnsi" w:cstheme="minorBidi"/>
                <w:sz w:val="22"/>
                <w:szCs w:val="22"/>
                <w:rPrChange w:id="4966" w:author="Nick.Tolimieri" w:date="2022-09-19T13:19:00Z">
                  <w:rPr>
                    <w:ins w:id="4967" w:author="Nick.Tolimieri" w:date="2022-09-19T13:19:00Z"/>
                    <w:rFonts w:ascii="Calibri" w:hAnsi="Calibri" w:cs="Calibri"/>
                    <w:color w:val="000000"/>
                    <w:sz w:val="22"/>
                    <w:szCs w:val="22"/>
                  </w:rPr>
                </w:rPrChange>
              </w:rPr>
              <w:pPrChange w:id="4968" w:author="Nick.Tolimieri" w:date="2022-09-19T13:19:00Z">
                <w:pPr>
                  <w:jc w:val="right"/>
                </w:pPr>
              </w:pPrChange>
            </w:pPr>
            <w:ins w:id="4969" w:author="Nick.Tolimieri" w:date="2022-09-19T13:19:00Z">
              <w:r w:rsidRPr="002F2C4B">
                <w:rPr>
                  <w:rFonts w:asciiTheme="minorHAnsi" w:eastAsiaTheme="minorHAnsi" w:hAnsiTheme="minorHAnsi" w:cstheme="minorBidi"/>
                  <w:sz w:val="22"/>
                  <w:szCs w:val="22"/>
                  <w:rPrChange w:id="4970" w:author="Nick.Tolimieri" w:date="2022-09-19T13:19:00Z">
                    <w:rPr>
                      <w:rFonts w:ascii="Calibri" w:hAnsi="Calibri" w:cs="Calibri"/>
                      <w:color w:val="000000"/>
                      <w:sz w:val="22"/>
                      <w:szCs w:val="22"/>
                    </w:rPr>
                  </w:rPrChange>
                </w:rPr>
                <w:t>18</w:t>
              </w:r>
            </w:ins>
          </w:p>
        </w:tc>
        <w:tc>
          <w:tcPr>
            <w:tcW w:w="960" w:type="dxa"/>
            <w:noWrap/>
            <w:hideMark/>
            <w:tcPrChange w:id="497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972" w:author="Nick.Tolimieri" w:date="2022-09-19T13:19:00Z"/>
                <w:rFonts w:asciiTheme="minorHAnsi" w:eastAsiaTheme="minorHAnsi" w:hAnsiTheme="minorHAnsi" w:cstheme="minorBidi"/>
                <w:sz w:val="22"/>
                <w:szCs w:val="22"/>
                <w:rPrChange w:id="4973" w:author="Nick.Tolimieri" w:date="2022-09-19T13:19:00Z">
                  <w:rPr>
                    <w:ins w:id="4974" w:author="Nick.Tolimieri" w:date="2022-09-19T13:19:00Z"/>
                    <w:rFonts w:ascii="Calibri" w:hAnsi="Calibri" w:cs="Calibri"/>
                    <w:color w:val="000000"/>
                    <w:sz w:val="22"/>
                    <w:szCs w:val="22"/>
                  </w:rPr>
                </w:rPrChange>
              </w:rPr>
              <w:pPrChange w:id="4975" w:author="Nick.Tolimieri" w:date="2022-09-19T13:19:00Z">
                <w:pPr>
                  <w:jc w:val="right"/>
                </w:pPr>
              </w:pPrChange>
            </w:pPr>
            <w:ins w:id="4976" w:author="Nick.Tolimieri" w:date="2022-09-19T13:19:00Z">
              <w:r w:rsidRPr="002F2C4B">
                <w:rPr>
                  <w:rFonts w:asciiTheme="minorHAnsi" w:eastAsiaTheme="minorHAnsi" w:hAnsiTheme="minorHAnsi" w:cstheme="minorBidi"/>
                  <w:sz w:val="22"/>
                  <w:szCs w:val="22"/>
                  <w:rPrChange w:id="4977" w:author="Nick.Tolimieri" w:date="2022-09-19T13:19:00Z">
                    <w:rPr>
                      <w:rFonts w:ascii="Calibri" w:hAnsi="Calibri" w:cs="Calibri"/>
                      <w:color w:val="000000"/>
                      <w:sz w:val="22"/>
                      <w:szCs w:val="22"/>
                    </w:rPr>
                  </w:rPrChange>
                </w:rPr>
                <w:t>1</w:t>
              </w:r>
            </w:ins>
          </w:p>
        </w:tc>
        <w:tc>
          <w:tcPr>
            <w:tcW w:w="960" w:type="dxa"/>
            <w:noWrap/>
            <w:hideMark/>
            <w:tcPrChange w:id="4978"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979" w:author="Nick.Tolimieri" w:date="2022-09-19T13:19:00Z"/>
                <w:rFonts w:asciiTheme="minorHAnsi" w:eastAsiaTheme="minorHAnsi" w:hAnsiTheme="minorHAnsi" w:cstheme="minorBidi"/>
                <w:sz w:val="22"/>
                <w:szCs w:val="22"/>
                <w:rPrChange w:id="4980" w:author="Nick.Tolimieri" w:date="2022-09-19T13:19:00Z">
                  <w:rPr>
                    <w:ins w:id="4981" w:author="Nick.Tolimieri" w:date="2022-09-19T13:19:00Z"/>
                    <w:rFonts w:ascii="Calibri" w:hAnsi="Calibri" w:cs="Calibri"/>
                    <w:color w:val="000000"/>
                    <w:sz w:val="22"/>
                    <w:szCs w:val="22"/>
                  </w:rPr>
                </w:rPrChange>
              </w:rPr>
              <w:pPrChange w:id="4982" w:author="Nick.Tolimieri" w:date="2022-09-19T13:19:00Z">
                <w:pPr>
                  <w:jc w:val="right"/>
                </w:pPr>
              </w:pPrChange>
            </w:pPr>
            <w:ins w:id="4983" w:author="Nick.Tolimieri" w:date="2022-09-19T13:19:00Z">
              <w:r w:rsidRPr="002F2C4B">
                <w:rPr>
                  <w:rFonts w:asciiTheme="minorHAnsi" w:eastAsiaTheme="minorHAnsi" w:hAnsiTheme="minorHAnsi" w:cstheme="minorBidi"/>
                  <w:sz w:val="22"/>
                  <w:szCs w:val="22"/>
                  <w:rPrChange w:id="4984" w:author="Nick.Tolimieri" w:date="2022-09-19T13:19:00Z">
                    <w:rPr>
                      <w:rFonts w:ascii="Calibri" w:hAnsi="Calibri" w:cs="Calibri"/>
                      <w:color w:val="000000"/>
                      <w:sz w:val="22"/>
                      <w:szCs w:val="22"/>
                    </w:rPr>
                  </w:rPrChange>
                </w:rPr>
                <w:t>9</w:t>
              </w:r>
            </w:ins>
          </w:p>
        </w:tc>
        <w:tc>
          <w:tcPr>
            <w:tcW w:w="960" w:type="dxa"/>
            <w:noWrap/>
            <w:hideMark/>
            <w:tcPrChange w:id="498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986" w:author="Nick.Tolimieri" w:date="2022-09-19T13:19:00Z"/>
                <w:rFonts w:asciiTheme="minorHAnsi" w:eastAsiaTheme="minorHAnsi" w:hAnsiTheme="minorHAnsi" w:cstheme="minorBidi"/>
                <w:sz w:val="22"/>
                <w:szCs w:val="22"/>
                <w:rPrChange w:id="4987" w:author="Nick.Tolimieri" w:date="2022-09-19T13:19:00Z">
                  <w:rPr>
                    <w:ins w:id="4988" w:author="Nick.Tolimieri" w:date="2022-09-19T13:19:00Z"/>
                    <w:rFonts w:ascii="Calibri" w:hAnsi="Calibri" w:cs="Calibri"/>
                    <w:color w:val="000000"/>
                    <w:sz w:val="22"/>
                    <w:szCs w:val="22"/>
                  </w:rPr>
                </w:rPrChange>
              </w:rPr>
              <w:pPrChange w:id="4989" w:author="Nick.Tolimieri" w:date="2022-09-19T13:19:00Z">
                <w:pPr>
                  <w:jc w:val="right"/>
                </w:pPr>
              </w:pPrChange>
            </w:pPr>
            <w:ins w:id="4990" w:author="Nick.Tolimieri" w:date="2022-09-19T13:19:00Z">
              <w:r w:rsidRPr="002F2C4B">
                <w:rPr>
                  <w:rFonts w:asciiTheme="minorHAnsi" w:eastAsiaTheme="minorHAnsi" w:hAnsiTheme="minorHAnsi" w:cstheme="minorBidi"/>
                  <w:sz w:val="22"/>
                  <w:szCs w:val="22"/>
                  <w:rPrChange w:id="4991" w:author="Nick.Tolimieri" w:date="2022-09-19T13:19:00Z">
                    <w:rPr>
                      <w:rFonts w:ascii="Calibri" w:hAnsi="Calibri" w:cs="Calibri"/>
                      <w:color w:val="000000"/>
                      <w:sz w:val="22"/>
                      <w:szCs w:val="22"/>
                    </w:rPr>
                  </w:rPrChange>
                </w:rPr>
                <w:t>9</w:t>
              </w:r>
            </w:ins>
          </w:p>
        </w:tc>
        <w:tc>
          <w:tcPr>
            <w:tcW w:w="960" w:type="dxa"/>
            <w:noWrap/>
            <w:hideMark/>
            <w:tcPrChange w:id="499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4993" w:author="Nick.Tolimieri" w:date="2022-09-19T13:19:00Z"/>
                <w:rFonts w:asciiTheme="minorHAnsi" w:eastAsiaTheme="minorHAnsi" w:hAnsiTheme="minorHAnsi" w:cstheme="minorBidi"/>
                <w:sz w:val="22"/>
                <w:szCs w:val="22"/>
                <w:rPrChange w:id="4994" w:author="Nick.Tolimieri" w:date="2022-09-19T13:19:00Z">
                  <w:rPr>
                    <w:ins w:id="4995" w:author="Nick.Tolimieri" w:date="2022-09-19T13:19:00Z"/>
                    <w:rFonts w:ascii="Calibri" w:hAnsi="Calibri" w:cs="Calibri"/>
                    <w:color w:val="000000"/>
                    <w:sz w:val="22"/>
                    <w:szCs w:val="22"/>
                  </w:rPr>
                </w:rPrChange>
              </w:rPr>
              <w:pPrChange w:id="4996" w:author="Nick.Tolimieri" w:date="2022-09-19T13:19:00Z">
                <w:pPr>
                  <w:jc w:val="right"/>
                </w:pPr>
              </w:pPrChange>
            </w:pPr>
            <w:ins w:id="4997" w:author="Nick.Tolimieri" w:date="2022-09-19T13:19:00Z">
              <w:r w:rsidRPr="002F2C4B">
                <w:rPr>
                  <w:rFonts w:asciiTheme="minorHAnsi" w:eastAsiaTheme="minorHAnsi" w:hAnsiTheme="minorHAnsi" w:cstheme="minorBidi"/>
                  <w:sz w:val="22"/>
                  <w:szCs w:val="22"/>
                  <w:rPrChange w:id="4998" w:author="Nick.Tolimieri" w:date="2022-09-19T13:19:00Z">
                    <w:rPr>
                      <w:rFonts w:ascii="Calibri" w:hAnsi="Calibri" w:cs="Calibri"/>
                      <w:color w:val="000000"/>
                      <w:sz w:val="22"/>
                      <w:szCs w:val="22"/>
                    </w:rPr>
                  </w:rPrChange>
                </w:rPr>
                <w:t>9</w:t>
              </w:r>
            </w:ins>
          </w:p>
        </w:tc>
        <w:tc>
          <w:tcPr>
            <w:tcW w:w="960" w:type="dxa"/>
            <w:noWrap/>
            <w:hideMark/>
            <w:tcPrChange w:id="499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000" w:author="Nick.Tolimieri" w:date="2022-09-19T13:19:00Z"/>
                <w:rFonts w:asciiTheme="minorHAnsi" w:eastAsiaTheme="minorHAnsi" w:hAnsiTheme="minorHAnsi" w:cstheme="minorBidi"/>
                <w:sz w:val="22"/>
                <w:szCs w:val="22"/>
                <w:rPrChange w:id="5001" w:author="Nick.Tolimieri" w:date="2022-09-19T13:19:00Z">
                  <w:rPr>
                    <w:ins w:id="5002" w:author="Nick.Tolimieri" w:date="2022-09-19T13:19:00Z"/>
                    <w:rFonts w:ascii="Calibri" w:hAnsi="Calibri" w:cs="Calibri"/>
                    <w:color w:val="000000"/>
                    <w:sz w:val="22"/>
                    <w:szCs w:val="22"/>
                  </w:rPr>
                </w:rPrChange>
              </w:rPr>
              <w:pPrChange w:id="5003" w:author="Nick.Tolimieri" w:date="2022-09-19T13:19:00Z">
                <w:pPr>
                  <w:jc w:val="right"/>
                </w:pPr>
              </w:pPrChange>
            </w:pPr>
            <w:ins w:id="5004" w:author="Nick.Tolimieri" w:date="2022-09-19T13:19:00Z">
              <w:r w:rsidRPr="002F2C4B">
                <w:rPr>
                  <w:rFonts w:asciiTheme="minorHAnsi" w:eastAsiaTheme="minorHAnsi" w:hAnsiTheme="minorHAnsi" w:cstheme="minorBidi"/>
                  <w:sz w:val="22"/>
                  <w:szCs w:val="22"/>
                  <w:rPrChange w:id="5005" w:author="Nick.Tolimieri" w:date="2022-09-19T13:19:00Z">
                    <w:rPr>
                      <w:rFonts w:ascii="Calibri" w:hAnsi="Calibri" w:cs="Calibri"/>
                      <w:color w:val="000000"/>
                      <w:sz w:val="22"/>
                      <w:szCs w:val="22"/>
                    </w:rPr>
                  </w:rPrChange>
                </w:rPr>
                <w:t>1.78</w:t>
              </w:r>
            </w:ins>
          </w:p>
        </w:tc>
        <w:tc>
          <w:tcPr>
            <w:tcW w:w="960" w:type="dxa"/>
            <w:noWrap/>
            <w:hideMark/>
            <w:tcPrChange w:id="500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007" w:author="Nick.Tolimieri" w:date="2022-09-19T13:19:00Z"/>
                <w:rFonts w:asciiTheme="minorHAnsi" w:eastAsiaTheme="minorHAnsi" w:hAnsiTheme="minorHAnsi" w:cstheme="minorBidi"/>
                <w:sz w:val="22"/>
                <w:szCs w:val="22"/>
                <w:rPrChange w:id="5008" w:author="Nick.Tolimieri" w:date="2022-09-19T13:19:00Z">
                  <w:rPr>
                    <w:ins w:id="5009" w:author="Nick.Tolimieri" w:date="2022-09-19T13:19:00Z"/>
                    <w:rFonts w:ascii="Calibri" w:hAnsi="Calibri" w:cs="Calibri"/>
                    <w:color w:val="000000"/>
                    <w:sz w:val="22"/>
                    <w:szCs w:val="22"/>
                  </w:rPr>
                </w:rPrChange>
              </w:rPr>
              <w:pPrChange w:id="5010" w:author="Nick.Tolimieri" w:date="2022-09-19T13:19:00Z">
                <w:pPr>
                  <w:jc w:val="right"/>
                </w:pPr>
              </w:pPrChange>
            </w:pPr>
            <w:ins w:id="5011" w:author="Nick.Tolimieri" w:date="2022-09-19T13:19:00Z">
              <w:r w:rsidRPr="002F2C4B">
                <w:rPr>
                  <w:rFonts w:asciiTheme="minorHAnsi" w:eastAsiaTheme="minorHAnsi" w:hAnsiTheme="minorHAnsi" w:cstheme="minorBidi"/>
                  <w:sz w:val="22"/>
                  <w:szCs w:val="22"/>
                  <w:rPrChange w:id="5012" w:author="Nick.Tolimieri" w:date="2022-09-19T13:19:00Z">
                    <w:rPr>
                      <w:rFonts w:ascii="Calibri" w:hAnsi="Calibri" w:cs="Calibri"/>
                      <w:color w:val="000000"/>
                      <w:sz w:val="22"/>
                      <w:szCs w:val="22"/>
                    </w:rPr>
                  </w:rPrChange>
                </w:rPr>
                <w:t>0.16</w:t>
              </w:r>
            </w:ins>
          </w:p>
        </w:tc>
      </w:tr>
      <w:tr w:rsidR="002F2C4B" w:rsidRPr="002F2C4B" w:rsidTr="002F2C4B">
        <w:trPr>
          <w:divId w:val="276135201"/>
          <w:trHeight w:val="300"/>
          <w:ins w:id="5013" w:author="Nick.Tolimieri" w:date="2022-09-19T13:19:00Z"/>
          <w:trPrChange w:id="5014" w:author="Nick.Tolimieri" w:date="2022-09-19T13:19:00Z">
            <w:trPr>
              <w:divId w:val="276135201"/>
              <w:trHeight w:val="300"/>
            </w:trPr>
          </w:trPrChange>
        </w:trPr>
        <w:tc>
          <w:tcPr>
            <w:tcW w:w="960" w:type="dxa"/>
            <w:noWrap/>
            <w:hideMark/>
            <w:tcPrChange w:id="501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016" w:author="Nick.Tolimieri" w:date="2022-09-19T13:19:00Z"/>
                <w:rFonts w:asciiTheme="minorHAnsi" w:eastAsiaTheme="minorHAnsi" w:hAnsiTheme="minorHAnsi" w:cstheme="minorBidi"/>
                <w:sz w:val="22"/>
                <w:szCs w:val="22"/>
                <w:rPrChange w:id="5017" w:author="Nick.Tolimieri" w:date="2022-09-19T13:19:00Z">
                  <w:rPr>
                    <w:ins w:id="5018" w:author="Nick.Tolimieri" w:date="2022-09-19T13:19:00Z"/>
                    <w:rFonts w:ascii="Calibri" w:hAnsi="Calibri" w:cs="Calibri"/>
                    <w:color w:val="000000"/>
                    <w:sz w:val="22"/>
                    <w:szCs w:val="22"/>
                  </w:rPr>
                </w:rPrChange>
              </w:rPr>
              <w:pPrChange w:id="5019" w:author="Nick.Tolimieri" w:date="2022-09-19T13:19:00Z">
                <w:pPr/>
              </w:pPrChange>
            </w:pPr>
            <w:proofErr w:type="spellStart"/>
            <w:ins w:id="5020" w:author="Nick.Tolimieri" w:date="2022-09-19T13:19:00Z">
              <w:r w:rsidRPr="002F2C4B">
                <w:rPr>
                  <w:rFonts w:asciiTheme="minorHAnsi" w:eastAsiaTheme="minorHAnsi" w:hAnsiTheme="minorHAnsi" w:cstheme="minorBidi"/>
                  <w:sz w:val="22"/>
                  <w:szCs w:val="22"/>
                  <w:rPrChange w:id="5021" w:author="Nick.Tolimieri" w:date="2022-09-19T13:19:00Z">
                    <w:rPr>
                      <w:rFonts w:ascii="Calibri" w:hAnsi="Calibri" w:cs="Calibri"/>
                      <w:color w:val="000000"/>
                      <w:sz w:val="22"/>
                      <w:szCs w:val="22"/>
                    </w:rPr>
                  </w:rPrChange>
                </w:rPr>
                <w:t>Tatoosh</w:t>
              </w:r>
              <w:proofErr w:type="spellEnd"/>
              <w:r w:rsidRPr="002F2C4B">
                <w:rPr>
                  <w:rFonts w:asciiTheme="minorHAnsi" w:eastAsiaTheme="minorHAnsi" w:hAnsiTheme="minorHAnsi" w:cstheme="minorBidi"/>
                  <w:sz w:val="22"/>
                  <w:szCs w:val="22"/>
                  <w:rPrChange w:id="5022" w:author="Nick.Tolimieri" w:date="2022-09-19T13:19:00Z">
                    <w:rPr>
                      <w:rFonts w:ascii="Calibri" w:hAnsi="Calibri" w:cs="Calibri"/>
                      <w:color w:val="000000"/>
                      <w:sz w:val="22"/>
                      <w:szCs w:val="22"/>
                    </w:rPr>
                  </w:rPrChange>
                </w:rPr>
                <w:t xml:space="preserve"> Is. &amp; </w:t>
              </w:r>
              <w:proofErr w:type="spellStart"/>
              <w:r w:rsidRPr="002F2C4B">
                <w:rPr>
                  <w:rFonts w:asciiTheme="minorHAnsi" w:eastAsiaTheme="minorHAnsi" w:hAnsiTheme="minorHAnsi" w:cstheme="minorBidi"/>
                  <w:sz w:val="22"/>
                  <w:szCs w:val="22"/>
                  <w:rPrChange w:id="5023" w:author="Nick.Tolimieri" w:date="2022-09-19T13:19:00Z">
                    <w:rPr>
                      <w:rFonts w:ascii="Calibri" w:hAnsi="Calibri" w:cs="Calibri"/>
                      <w:color w:val="000000"/>
                      <w:sz w:val="22"/>
                      <w:szCs w:val="22"/>
                    </w:rPr>
                  </w:rPrChange>
                </w:rPr>
                <w:t>Neah</w:t>
              </w:r>
              <w:proofErr w:type="spellEnd"/>
              <w:r w:rsidRPr="002F2C4B">
                <w:rPr>
                  <w:rFonts w:asciiTheme="minorHAnsi" w:eastAsiaTheme="minorHAnsi" w:hAnsiTheme="minorHAnsi" w:cstheme="minorBidi"/>
                  <w:sz w:val="22"/>
                  <w:szCs w:val="22"/>
                  <w:rPrChange w:id="5024" w:author="Nick.Tolimieri" w:date="2022-09-19T13:19:00Z">
                    <w:rPr>
                      <w:rFonts w:ascii="Calibri" w:hAnsi="Calibri" w:cs="Calibri"/>
                      <w:color w:val="000000"/>
                      <w:sz w:val="22"/>
                      <w:szCs w:val="22"/>
                    </w:rPr>
                  </w:rPrChange>
                </w:rPr>
                <w:t xml:space="preserve"> B.</w:t>
              </w:r>
            </w:ins>
          </w:p>
        </w:tc>
        <w:tc>
          <w:tcPr>
            <w:tcW w:w="960" w:type="dxa"/>
            <w:noWrap/>
            <w:hideMark/>
            <w:tcPrChange w:id="502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026" w:author="Nick.Tolimieri" w:date="2022-09-19T13:19:00Z"/>
                <w:rFonts w:asciiTheme="minorHAnsi" w:eastAsiaTheme="minorHAnsi" w:hAnsiTheme="minorHAnsi" w:cstheme="minorBidi"/>
                <w:sz w:val="22"/>
                <w:szCs w:val="22"/>
                <w:rPrChange w:id="5027" w:author="Nick.Tolimieri" w:date="2022-09-19T13:19:00Z">
                  <w:rPr>
                    <w:ins w:id="5028" w:author="Nick.Tolimieri" w:date="2022-09-19T13:19:00Z"/>
                    <w:rFonts w:ascii="Calibri" w:hAnsi="Calibri" w:cs="Calibri"/>
                    <w:color w:val="000000"/>
                    <w:sz w:val="22"/>
                    <w:szCs w:val="22"/>
                  </w:rPr>
                </w:rPrChange>
              </w:rPr>
              <w:pPrChange w:id="5029" w:author="Nick.Tolimieri" w:date="2022-09-19T13:19:00Z">
                <w:pPr>
                  <w:jc w:val="right"/>
                </w:pPr>
              </w:pPrChange>
            </w:pPr>
            <w:ins w:id="5030" w:author="Nick.Tolimieri" w:date="2022-09-19T13:19:00Z">
              <w:r w:rsidRPr="002F2C4B">
                <w:rPr>
                  <w:rFonts w:asciiTheme="minorHAnsi" w:eastAsiaTheme="minorHAnsi" w:hAnsiTheme="minorHAnsi" w:cstheme="minorBidi"/>
                  <w:sz w:val="22"/>
                  <w:szCs w:val="22"/>
                  <w:rPrChange w:id="5031" w:author="Nick.Tolimieri" w:date="2022-09-19T13:19:00Z">
                    <w:rPr>
                      <w:rFonts w:ascii="Calibri" w:hAnsi="Calibri" w:cs="Calibri"/>
                      <w:color w:val="000000"/>
                      <w:sz w:val="22"/>
                      <w:szCs w:val="22"/>
                    </w:rPr>
                  </w:rPrChange>
                </w:rPr>
                <w:t>1997</w:t>
              </w:r>
            </w:ins>
          </w:p>
        </w:tc>
        <w:tc>
          <w:tcPr>
            <w:tcW w:w="960" w:type="dxa"/>
            <w:noWrap/>
            <w:hideMark/>
            <w:tcPrChange w:id="503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033" w:author="Nick.Tolimieri" w:date="2022-09-19T13:19:00Z"/>
                <w:rFonts w:asciiTheme="minorHAnsi" w:eastAsiaTheme="minorHAnsi" w:hAnsiTheme="minorHAnsi" w:cstheme="minorBidi"/>
                <w:sz w:val="22"/>
                <w:szCs w:val="22"/>
                <w:rPrChange w:id="5034" w:author="Nick.Tolimieri" w:date="2022-09-19T13:19:00Z">
                  <w:rPr>
                    <w:ins w:id="5035" w:author="Nick.Tolimieri" w:date="2022-09-19T13:19:00Z"/>
                    <w:rFonts w:ascii="Calibri" w:hAnsi="Calibri" w:cs="Calibri"/>
                    <w:color w:val="000000"/>
                    <w:sz w:val="22"/>
                    <w:szCs w:val="22"/>
                  </w:rPr>
                </w:rPrChange>
              </w:rPr>
              <w:pPrChange w:id="5036" w:author="Nick.Tolimieri" w:date="2022-09-19T13:19:00Z">
                <w:pPr>
                  <w:jc w:val="right"/>
                </w:pPr>
              </w:pPrChange>
            </w:pPr>
            <w:ins w:id="5037" w:author="Nick.Tolimieri" w:date="2022-09-19T13:19:00Z">
              <w:r w:rsidRPr="002F2C4B">
                <w:rPr>
                  <w:rFonts w:asciiTheme="minorHAnsi" w:eastAsiaTheme="minorHAnsi" w:hAnsiTheme="minorHAnsi" w:cstheme="minorBidi"/>
                  <w:sz w:val="22"/>
                  <w:szCs w:val="22"/>
                  <w:rPrChange w:id="5038" w:author="Nick.Tolimieri" w:date="2022-09-19T13:19:00Z">
                    <w:rPr>
                      <w:rFonts w:ascii="Calibri" w:hAnsi="Calibri" w:cs="Calibri"/>
                      <w:color w:val="000000"/>
                      <w:sz w:val="22"/>
                      <w:szCs w:val="22"/>
                    </w:rPr>
                  </w:rPrChange>
                </w:rPr>
                <w:t>30</w:t>
              </w:r>
            </w:ins>
          </w:p>
        </w:tc>
        <w:tc>
          <w:tcPr>
            <w:tcW w:w="960" w:type="dxa"/>
            <w:noWrap/>
            <w:hideMark/>
            <w:tcPrChange w:id="503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040" w:author="Nick.Tolimieri" w:date="2022-09-19T13:19:00Z"/>
                <w:rFonts w:asciiTheme="minorHAnsi" w:eastAsiaTheme="minorHAnsi" w:hAnsiTheme="minorHAnsi" w:cstheme="minorBidi"/>
                <w:sz w:val="22"/>
                <w:szCs w:val="22"/>
                <w:rPrChange w:id="5041" w:author="Nick.Tolimieri" w:date="2022-09-19T13:19:00Z">
                  <w:rPr>
                    <w:ins w:id="5042" w:author="Nick.Tolimieri" w:date="2022-09-19T13:19:00Z"/>
                    <w:rFonts w:ascii="Calibri" w:hAnsi="Calibri" w:cs="Calibri"/>
                    <w:color w:val="000000"/>
                    <w:sz w:val="22"/>
                    <w:szCs w:val="22"/>
                  </w:rPr>
                </w:rPrChange>
              </w:rPr>
              <w:pPrChange w:id="5043" w:author="Nick.Tolimieri" w:date="2022-09-19T13:19:00Z">
                <w:pPr>
                  <w:jc w:val="right"/>
                </w:pPr>
              </w:pPrChange>
            </w:pPr>
            <w:ins w:id="5044" w:author="Nick.Tolimieri" w:date="2022-09-19T13:19:00Z">
              <w:r w:rsidRPr="002F2C4B">
                <w:rPr>
                  <w:rFonts w:asciiTheme="minorHAnsi" w:eastAsiaTheme="minorHAnsi" w:hAnsiTheme="minorHAnsi" w:cstheme="minorBidi"/>
                  <w:sz w:val="22"/>
                  <w:szCs w:val="22"/>
                  <w:rPrChange w:id="5045" w:author="Nick.Tolimieri" w:date="2022-09-19T13:19:00Z">
                    <w:rPr>
                      <w:rFonts w:ascii="Calibri" w:hAnsi="Calibri" w:cs="Calibri"/>
                      <w:color w:val="000000"/>
                      <w:sz w:val="22"/>
                      <w:szCs w:val="22"/>
                    </w:rPr>
                  </w:rPrChange>
                </w:rPr>
                <w:t>128</w:t>
              </w:r>
            </w:ins>
          </w:p>
        </w:tc>
        <w:tc>
          <w:tcPr>
            <w:tcW w:w="960" w:type="dxa"/>
            <w:noWrap/>
            <w:hideMark/>
            <w:tcPrChange w:id="504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047" w:author="Nick.Tolimieri" w:date="2022-09-19T13:19:00Z"/>
                <w:rFonts w:asciiTheme="minorHAnsi" w:eastAsiaTheme="minorHAnsi" w:hAnsiTheme="minorHAnsi" w:cstheme="minorBidi"/>
                <w:sz w:val="22"/>
                <w:szCs w:val="22"/>
                <w:rPrChange w:id="5048" w:author="Nick.Tolimieri" w:date="2022-09-19T13:19:00Z">
                  <w:rPr>
                    <w:ins w:id="5049" w:author="Nick.Tolimieri" w:date="2022-09-19T13:19:00Z"/>
                    <w:rFonts w:ascii="Calibri" w:hAnsi="Calibri" w:cs="Calibri"/>
                    <w:color w:val="000000"/>
                    <w:sz w:val="22"/>
                    <w:szCs w:val="22"/>
                  </w:rPr>
                </w:rPrChange>
              </w:rPr>
              <w:pPrChange w:id="5050" w:author="Nick.Tolimieri" w:date="2022-09-19T13:19:00Z">
                <w:pPr>
                  <w:jc w:val="right"/>
                </w:pPr>
              </w:pPrChange>
            </w:pPr>
            <w:ins w:id="5051" w:author="Nick.Tolimieri" w:date="2022-09-19T13:19:00Z">
              <w:r w:rsidRPr="002F2C4B">
                <w:rPr>
                  <w:rFonts w:asciiTheme="minorHAnsi" w:eastAsiaTheme="minorHAnsi" w:hAnsiTheme="minorHAnsi" w:cstheme="minorBidi"/>
                  <w:sz w:val="22"/>
                  <w:szCs w:val="22"/>
                  <w:rPrChange w:id="5052" w:author="Nick.Tolimieri" w:date="2022-09-19T13:19:00Z">
                    <w:rPr>
                      <w:rFonts w:ascii="Calibri" w:hAnsi="Calibri" w:cs="Calibri"/>
                      <w:color w:val="000000"/>
                      <w:sz w:val="22"/>
                      <w:szCs w:val="22"/>
                    </w:rPr>
                  </w:rPrChange>
                </w:rPr>
                <w:t>4</w:t>
              </w:r>
            </w:ins>
          </w:p>
        </w:tc>
        <w:tc>
          <w:tcPr>
            <w:tcW w:w="960" w:type="dxa"/>
            <w:noWrap/>
            <w:hideMark/>
            <w:tcPrChange w:id="5053"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054" w:author="Nick.Tolimieri" w:date="2022-09-19T13:19:00Z"/>
                <w:rFonts w:asciiTheme="minorHAnsi" w:eastAsiaTheme="minorHAnsi" w:hAnsiTheme="minorHAnsi" w:cstheme="minorBidi"/>
                <w:sz w:val="22"/>
                <w:szCs w:val="22"/>
                <w:rPrChange w:id="5055" w:author="Nick.Tolimieri" w:date="2022-09-19T13:19:00Z">
                  <w:rPr>
                    <w:ins w:id="5056" w:author="Nick.Tolimieri" w:date="2022-09-19T13:19:00Z"/>
                    <w:rFonts w:ascii="Calibri" w:hAnsi="Calibri" w:cs="Calibri"/>
                    <w:color w:val="000000"/>
                    <w:sz w:val="22"/>
                    <w:szCs w:val="22"/>
                  </w:rPr>
                </w:rPrChange>
              </w:rPr>
              <w:pPrChange w:id="5057" w:author="Nick.Tolimieri" w:date="2022-09-19T13:19:00Z">
                <w:pPr>
                  <w:jc w:val="right"/>
                </w:pPr>
              </w:pPrChange>
            </w:pPr>
            <w:ins w:id="5058" w:author="Nick.Tolimieri" w:date="2022-09-19T13:19:00Z">
              <w:r w:rsidRPr="002F2C4B">
                <w:rPr>
                  <w:rFonts w:asciiTheme="minorHAnsi" w:eastAsiaTheme="minorHAnsi" w:hAnsiTheme="minorHAnsi" w:cstheme="minorBidi"/>
                  <w:sz w:val="22"/>
                  <w:szCs w:val="22"/>
                  <w:rPrChange w:id="5059" w:author="Nick.Tolimieri" w:date="2022-09-19T13:19:00Z">
                    <w:rPr>
                      <w:rFonts w:ascii="Calibri" w:hAnsi="Calibri" w:cs="Calibri"/>
                      <w:color w:val="000000"/>
                      <w:sz w:val="22"/>
                      <w:szCs w:val="22"/>
                    </w:rPr>
                  </w:rPrChange>
                </w:rPr>
                <w:t>114</w:t>
              </w:r>
            </w:ins>
          </w:p>
        </w:tc>
        <w:tc>
          <w:tcPr>
            <w:tcW w:w="960" w:type="dxa"/>
            <w:noWrap/>
            <w:hideMark/>
            <w:tcPrChange w:id="506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061" w:author="Nick.Tolimieri" w:date="2022-09-19T13:19:00Z"/>
                <w:rFonts w:asciiTheme="minorHAnsi" w:eastAsiaTheme="minorHAnsi" w:hAnsiTheme="minorHAnsi" w:cstheme="minorBidi"/>
                <w:sz w:val="22"/>
                <w:szCs w:val="22"/>
                <w:rPrChange w:id="5062" w:author="Nick.Tolimieri" w:date="2022-09-19T13:19:00Z">
                  <w:rPr>
                    <w:ins w:id="5063" w:author="Nick.Tolimieri" w:date="2022-09-19T13:19:00Z"/>
                    <w:rFonts w:ascii="Calibri" w:hAnsi="Calibri" w:cs="Calibri"/>
                    <w:color w:val="000000"/>
                    <w:sz w:val="22"/>
                    <w:szCs w:val="22"/>
                  </w:rPr>
                </w:rPrChange>
              </w:rPr>
              <w:pPrChange w:id="5064" w:author="Nick.Tolimieri" w:date="2022-09-19T13:19:00Z">
                <w:pPr>
                  <w:jc w:val="right"/>
                </w:pPr>
              </w:pPrChange>
            </w:pPr>
            <w:ins w:id="5065" w:author="Nick.Tolimieri" w:date="2022-09-19T13:19:00Z">
              <w:r w:rsidRPr="002F2C4B">
                <w:rPr>
                  <w:rFonts w:asciiTheme="minorHAnsi" w:eastAsiaTheme="minorHAnsi" w:hAnsiTheme="minorHAnsi" w:cstheme="minorBidi"/>
                  <w:sz w:val="22"/>
                  <w:szCs w:val="22"/>
                  <w:rPrChange w:id="5066" w:author="Nick.Tolimieri" w:date="2022-09-19T13:19:00Z">
                    <w:rPr>
                      <w:rFonts w:ascii="Calibri" w:hAnsi="Calibri" w:cs="Calibri"/>
                      <w:color w:val="000000"/>
                      <w:sz w:val="22"/>
                      <w:szCs w:val="22"/>
                    </w:rPr>
                  </w:rPrChange>
                </w:rPr>
                <w:t>11</w:t>
              </w:r>
            </w:ins>
          </w:p>
        </w:tc>
        <w:tc>
          <w:tcPr>
            <w:tcW w:w="960" w:type="dxa"/>
            <w:noWrap/>
            <w:hideMark/>
            <w:tcPrChange w:id="506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068" w:author="Nick.Tolimieri" w:date="2022-09-19T13:19:00Z"/>
                <w:rFonts w:asciiTheme="minorHAnsi" w:eastAsiaTheme="minorHAnsi" w:hAnsiTheme="minorHAnsi" w:cstheme="minorBidi"/>
                <w:sz w:val="22"/>
                <w:szCs w:val="22"/>
                <w:rPrChange w:id="5069" w:author="Nick.Tolimieri" w:date="2022-09-19T13:19:00Z">
                  <w:rPr>
                    <w:ins w:id="5070" w:author="Nick.Tolimieri" w:date="2022-09-19T13:19:00Z"/>
                    <w:rFonts w:ascii="Calibri" w:hAnsi="Calibri" w:cs="Calibri"/>
                    <w:color w:val="000000"/>
                    <w:sz w:val="22"/>
                    <w:szCs w:val="22"/>
                  </w:rPr>
                </w:rPrChange>
              </w:rPr>
              <w:pPrChange w:id="5071" w:author="Nick.Tolimieri" w:date="2022-09-19T13:19:00Z">
                <w:pPr>
                  <w:jc w:val="right"/>
                </w:pPr>
              </w:pPrChange>
            </w:pPr>
            <w:ins w:id="5072" w:author="Nick.Tolimieri" w:date="2022-09-19T13:19:00Z">
              <w:r w:rsidRPr="002F2C4B">
                <w:rPr>
                  <w:rFonts w:asciiTheme="minorHAnsi" w:eastAsiaTheme="minorHAnsi" w:hAnsiTheme="minorHAnsi" w:cstheme="minorBidi"/>
                  <w:sz w:val="22"/>
                  <w:szCs w:val="22"/>
                  <w:rPrChange w:id="5073" w:author="Nick.Tolimieri" w:date="2022-09-19T13:19:00Z">
                    <w:rPr>
                      <w:rFonts w:ascii="Calibri" w:hAnsi="Calibri" w:cs="Calibri"/>
                      <w:color w:val="000000"/>
                      <w:sz w:val="22"/>
                      <w:szCs w:val="22"/>
                    </w:rPr>
                  </w:rPrChange>
                </w:rPr>
                <w:t>50</w:t>
              </w:r>
            </w:ins>
          </w:p>
        </w:tc>
        <w:tc>
          <w:tcPr>
            <w:tcW w:w="960" w:type="dxa"/>
            <w:noWrap/>
            <w:hideMark/>
            <w:tcPrChange w:id="507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075" w:author="Nick.Tolimieri" w:date="2022-09-19T13:19:00Z"/>
                <w:rFonts w:asciiTheme="minorHAnsi" w:eastAsiaTheme="minorHAnsi" w:hAnsiTheme="minorHAnsi" w:cstheme="minorBidi"/>
                <w:sz w:val="22"/>
                <w:szCs w:val="22"/>
                <w:rPrChange w:id="5076" w:author="Nick.Tolimieri" w:date="2022-09-19T13:19:00Z">
                  <w:rPr>
                    <w:ins w:id="5077" w:author="Nick.Tolimieri" w:date="2022-09-19T13:19:00Z"/>
                    <w:rFonts w:ascii="Calibri" w:hAnsi="Calibri" w:cs="Calibri"/>
                    <w:color w:val="000000"/>
                    <w:sz w:val="22"/>
                    <w:szCs w:val="22"/>
                  </w:rPr>
                </w:rPrChange>
              </w:rPr>
              <w:pPrChange w:id="5078" w:author="Nick.Tolimieri" w:date="2022-09-19T13:19:00Z">
                <w:pPr>
                  <w:jc w:val="right"/>
                </w:pPr>
              </w:pPrChange>
            </w:pPr>
            <w:ins w:id="5079" w:author="Nick.Tolimieri" w:date="2022-09-19T13:19:00Z">
              <w:r w:rsidRPr="002F2C4B">
                <w:rPr>
                  <w:rFonts w:asciiTheme="minorHAnsi" w:eastAsiaTheme="minorHAnsi" w:hAnsiTheme="minorHAnsi" w:cstheme="minorBidi"/>
                  <w:sz w:val="22"/>
                  <w:szCs w:val="22"/>
                  <w:rPrChange w:id="5080" w:author="Nick.Tolimieri" w:date="2022-09-19T13:19:00Z">
                    <w:rPr>
                      <w:rFonts w:ascii="Calibri" w:hAnsi="Calibri" w:cs="Calibri"/>
                      <w:color w:val="000000"/>
                      <w:sz w:val="22"/>
                      <w:szCs w:val="22"/>
                    </w:rPr>
                  </w:rPrChange>
                </w:rPr>
                <w:t>2.21</w:t>
              </w:r>
            </w:ins>
          </w:p>
        </w:tc>
        <w:tc>
          <w:tcPr>
            <w:tcW w:w="960" w:type="dxa"/>
            <w:noWrap/>
            <w:hideMark/>
            <w:tcPrChange w:id="508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082" w:author="Nick.Tolimieri" w:date="2022-09-19T13:19:00Z"/>
                <w:rFonts w:asciiTheme="minorHAnsi" w:eastAsiaTheme="minorHAnsi" w:hAnsiTheme="minorHAnsi" w:cstheme="minorBidi"/>
                <w:sz w:val="22"/>
                <w:szCs w:val="22"/>
                <w:rPrChange w:id="5083" w:author="Nick.Tolimieri" w:date="2022-09-19T13:19:00Z">
                  <w:rPr>
                    <w:ins w:id="5084" w:author="Nick.Tolimieri" w:date="2022-09-19T13:19:00Z"/>
                    <w:rFonts w:ascii="Calibri" w:hAnsi="Calibri" w:cs="Calibri"/>
                    <w:color w:val="000000"/>
                    <w:sz w:val="22"/>
                    <w:szCs w:val="22"/>
                  </w:rPr>
                </w:rPrChange>
              </w:rPr>
              <w:pPrChange w:id="5085" w:author="Nick.Tolimieri" w:date="2022-09-19T13:19:00Z">
                <w:pPr>
                  <w:jc w:val="right"/>
                </w:pPr>
              </w:pPrChange>
            </w:pPr>
            <w:ins w:id="5086" w:author="Nick.Tolimieri" w:date="2022-09-19T13:19:00Z">
              <w:r w:rsidRPr="002F2C4B">
                <w:rPr>
                  <w:rFonts w:asciiTheme="minorHAnsi" w:eastAsiaTheme="minorHAnsi" w:hAnsiTheme="minorHAnsi" w:cstheme="minorBidi"/>
                  <w:sz w:val="22"/>
                  <w:szCs w:val="22"/>
                  <w:rPrChange w:id="5087" w:author="Nick.Tolimieri" w:date="2022-09-19T13:19:00Z">
                    <w:rPr>
                      <w:rFonts w:ascii="Calibri" w:hAnsi="Calibri" w:cs="Calibri"/>
                      <w:color w:val="000000"/>
                      <w:sz w:val="22"/>
                      <w:szCs w:val="22"/>
                    </w:rPr>
                  </w:rPrChange>
                </w:rPr>
                <w:t>0.48</w:t>
              </w:r>
            </w:ins>
          </w:p>
        </w:tc>
      </w:tr>
      <w:tr w:rsidR="002F2C4B" w:rsidRPr="002F2C4B" w:rsidTr="002F2C4B">
        <w:trPr>
          <w:divId w:val="276135201"/>
          <w:trHeight w:val="300"/>
          <w:ins w:id="5088" w:author="Nick.Tolimieri" w:date="2022-09-19T13:19:00Z"/>
          <w:trPrChange w:id="5089" w:author="Nick.Tolimieri" w:date="2022-09-19T13:19:00Z">
            <w:trPr>
              <w:divId w:val="276135201"/>
              <w:trHeight w:val="300"/>
            </w:trPr>
          </w:trPrChange>
        </w:trPr>
        <w:tc>
          <w:tcPr>
            <w:tcW w:w="960" w:type="dxa"/>
            <w:noWrap/>
            <w:hideMark/>
            <w:tcPrChange w:id="509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091" w:author="Nick.Tolimieri" w:date="2022-09-19T13:19:00Z"/>
                <w:rFonts w:asciiTheme="minorHAnsi" w:eastAsiaTheme="minorHAnsi" w:hAnsiTheme="minorHAnsi" w:cstheme="minorBidi"/>
                <w:sz w:val="22"/>
                <w:szCs w:val="22"/>
                <w:rPrChange w:id="5092" w:author="Nick.Tolimieri" w:date="2022-09-19T13:19:00Z">
                  <w:rPr>
                    <w:ins w:id="5093" w:author="Nick.Tolimieri" w:date="2022-09-19T13:19:00Z"/>
                    <w:rFonts w:ascii="Calibri" w:hAnsi="Calibri" w:cs="Calibri"/>
                    <w:color w:val="000000"/>
                    <w:sz w:val="22"/>
                    <w:szCs w:val="22"/>
                  </w:rPr>
                </w:rPrChange>
              </w:rPr>
              <w:pPrChange w:id="5094" w:author="Nick.Tolimieri" w:date="2022-09-19T13:19:00Z">
                <w:pPr/>
              </w:pPrChange>
            </w:pPr>
            <w:proofErr w:type="spellStart"/>
            <w:ins w:id="5095" w:author="Nick.Tolimieri" w:date="2022-09-19T13:19:00Z">
              <w:r w:rsidRPr="002F2C4B">
                <w:rPr>
                  <w:rFonts w:asciiTheme="minorHAnsi" w:eastAsiaTheme="minorHAnsi" w:hAnsiTheme="minorHAnsi" w:cstheme="minorBidi"/>
                  <w:sz w:val="22"/>
                  <w:szCs w:val="22"/>
                  <w:rPrChange w:id="5096" w:author="Nick.Tolimieri" w:date="2022-09-19T13:19:00Z">
                    <w:rPr>
                      <w:rFonts w:ascii="Calibri" w:hAnsi="Calibri" w:cs="Calibri"/>
                      <w:color w:val="000000"/>
                      <w:sz w:val="22"/>
                      <w:szCs w:val="22"/>
                    </w:rPr>
                  </w:rPrChange>
                </w:rPr>
                <w:t>Tatoosh</w:t>
              </w:r>
              <w:proofErr w:type="spellEnd"/>
              <w:r w:rsidRPr="002F2C4B">
                <w:rPr>
                  <w:rFonts w:asciiTheme="minorHAnsi" w:eastAsiaTheme="minorHAnsi" w:hAnsiTheme="minorHAnsi" w:cstheme="minorBidi"/>
                  <w:sz w:val="22"/>
                  <w:szCs w:val="22"/>
                  <w:rPrChange w:id="5097" w:author="Nick.Tolimieri" w:date="2022-09-19T13:19:00Z">
                    <w:rPr>
                      <w:rFonts w:ascii="Calibri" w:hAnsi="Calibri" w:cs="Calibri"/>
                      <w:color w:val="000000"/>
                      <w:sz w:val="22"/>
                      <w:szCs w:val="22"/>
                    </w:rPr>
                  </w:rPrChange>
                </w:rPr>
                <w:t xml:space="preserve"> Is. &amp; </w:t>
              </w:r>
              <w:proofErr w:type="spellStart"/>
              <w:r w:rsidRPr="002F2C4B">
                <w:rPr>
                  <w:rFonts w:asciiTheme="minorHAnsi" w:eastAsiaTheme="minorHAnsi" w:hAnsiTheme="minorHAnsi" w:cstheme="minorBidi"/>
                  <w:sz w:val="22"/>
                  <w:szCs w:val="22"/>
                  <w:rPrChange w:id="5098" w:author="Nick.Tolimieri" w:date="2022-09-19T13:19:00Z">
                    <w:rPr>
                      <w:rFonts w:ascii="Calibri" w:hAnsi="Calibri" w:cs="Calibri"/>
                      <w:color w:val="000000"/>
                      <w:sz w:val="22"/>
                      <w:szCs w:val="22"/>
                    </w:rPr>
                  </w:rPrChange>
                </w:rPr>
                <w:t>Neah</w:t>
              </w:r>
              <w:proofErr w:type="spellEnd"/>
              <w:r w:rsidRPr="002F2C4B">
                <w:rPr>
                  <w:rFonts w:asciiTheme="minorHAnsi" w:eastAsiaTheme="minorHAnsi" w:hAnsiTheme="minorHAnsi" w:cstheme="minorBidi"/>
                  <w:sz w:val="22"/>
                  <w:szCs w:val="22"/>
                  <w:rPrChange w:id="5099" w:author="Nick.Tolimieri" w:date="2022-09-19T13:19:00Z">
                    <w:rPr>
                      <w:rFonts w:ascii="Calibri" w:hAnsi="Calibri" w:cs="Calibri"/>
                      <w:color w:val="000000"/>
                      <w:sz w:val="22"/>
                      <w:szCs w:val="22"/>
                    </w:rPr>
                  </w:rPrChange>
                </w:rPr>
                <w:t xml:space="preserve"> B.</w:t>
              </w:r>
            </w:ins>
          </w:p>
        </w:tc>
        <w:tc>
          <w:tcPr>
            <w:tcW w:w="960" w:type="dxa"/>
            <w:noWrap/>
            <w:hideMark/>
            <w:tcPrChange w:id="510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101" w:author="Nick.Tolimieri" w:date="2022-09-19T13:19:00Z"/>
                <w:rFonts w:asciiTheme="minorHAnsi" w:eastAsiaTheme="minorHAnsi" w:hAnsiTheme="minorHAnsi" w:cstheme="minorBidi"/>
                <w:sz w:val="22"/>
                <w:szCs w:val="22"/>
                <w:rPrChange w:id="5102" w:author="Nick.Tolimieri" w:date="2022-09-19T13:19:00Z">
                  <w:rPr>
                    <w:ins w:id="5103" w:author="Nick.Tolimieri" w:date="2022-09-19T13:19:00Z"/>
                    <w:rFonts w:ascii="Calibri" w:hAnsi="Calibri" w:cs="Calibri"/>
                    <w:color w:val="000000"/>
                    <w:sz w:val="22"/>
                    <w:szCs w:val="22"/>
                  </w:rPr>
                </w:rPrChange>
              </w:rPr>
              <w:pPrChange w:id="5104" w:author="Nick.Tolimieri" w:date="2022-09-19T13:19:00Z">
                <w:pPr>
                  <w:jc w:val="right"/>
                </w:pPr>
              </w:pPrChange>
            </w:pPr>
            <w:ins w:id="5105" w:author="Nick.Tolimieri" w:date="2022-09-19T13:19:00Z">
              <w:r w:rsidRPr="002F2C4B">
                <w:rPr>
                  <w:rFonts w:asciiTheme="minorHAnsi" w:eastAsiaTheme="minorHAnsi" w:hAnsiTheme="minorHAnsi" w:cstheme="minorBidi"/>
                  <w:sz w:val="22"/>
                  <w:szCs w:val="22"/>
                  <w:rPrChange w:id="5106" w:author="Nick.Tolimieri" w:date="2022-09-19T13:19:00Z">
                    <w:rPr>
                      <w:rFonts w:ascii="Calibri" w:hAnsi="Calibri" w:cs="Calibri"/>
                      <w:color w:val="000000"/>
                      <w:sz w:val="22"/>
                      <w:szCs w:val="22"/>
                    </w:rPr>
                  </w:rPrChange>
                </w:rPr>
                <w:t>1998</w:t>
              </w:r>
            </w:ins>
          </w:p>
        </w:tc>
        <w:tc>
          <w:tcPr>
            <w:tcW w:w="960" w:type="dxa"/>
            <w:noWrap/>
            <w:hideMark/>
            <w:tcPrChange w:id="510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108" w:author="Nick.Tolimieri" w:date="2022-09-19T13:19:00Z"/>
                <w:rFonts w:asciiTheme="minorHAnsi" w:eastAsiaTheme="minorHAnsi" w:hAnsiTheme="minorHAnsi" w:cstheme="minorBidi"/>
                <w:sz w:val="22"/>
                <w:szCs w:val="22"/>
                <w:rPrChange w:id="5109" w:author="Nick.Tolimieri" w:date="2022-09-19T13:19:00Z">
                  <w:rPr>
                    <w:ins w:id="5110" w:author="Nick.Tolimieri" w:date="2022-09-19T13:19:00Z"/>
                    <w:rFonts w:ascii="Calibri" w:hAnsi="Calibri" w:cs="Calibri"/>
                    <w:color w:val="000000"/>
                    <w:sz w:val="22"/>
                    <w:szCs w:val="22"/>
                  </w:rPr>
                </w:rPrChange>
              </w:rPr>
              <w:pPrChange w:id="5111" w:author="Nick.Tolimieri" w:date="2022-09-19T13:19:00Z">
                <w:pPr>
                  <w:jc w:val="right"/>
                </w:pPr>
              </w:pPrChange>
            </w:pPr>
            <w:ins w:id="5112" w:author="Nick.Tolimieri" w:date="2022-09-19T13:19:00Z">
              <w:r w:rsidRPr="002F2C4B">
                <w:rPr>
                  <w:rFonts w:asciiTheme="minorHAnsi" w:eastAsiaTheme="minorHAnsi" w:hAnsiTheme="minorHAnsi" w:cstheme="minorBidi"/>
                  <w:sz w:val="22"/>
                  <w:szCs w:val="22"/>
                  <w:rPrChange w:id="5113" w:author="Nick.Tolimieri" w:date="2022-09-19T13:19:00Z">
                    <w:rPr>
                      <w:rFonts w:ascii="Calibri" w:hAnsi="Calibri" w:cs="Calibri"/>
                      <w:color w:val="000000"/>
                      <w:sz w:val="22"/>
                      <w:szCs w:val="22"/>
                    </w:rPr>
                  </w:rPrChange>
                </w:rPr>
                <w:t>14</w:t>
              </w:r>
            </w:ins>
          </w:p>
        </w:tc>
        <w:tc>
          <w:tcPr>
            <w:tcW w:w="960" w:type="dxa"/>
            <w:noWrap/>
            <w:hideMark/>
            <w:tcPrChange w:id="511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115" w:author="Nick.Tolimieri" w:date="2022-09-19T13:19:00Z"/>
                <w:rFonts w:asciiTheme="minorHAnsi" w:eastAsiaTheme="minorHAnsi" w:hAnsiTheme="minorHAnsi" w:cstheme="minorBidi"/>
                <w:sz w:val="22"/>
                <w:szCs w:val="22"/>
                <w:rPrChange w:id="5116" w:author="Nick.Tolimieri" w:date="2022-09-19T13:19:00Z">
                  <w:rPr>
                    <w:ins w:id="5117" w:author="Nick.Tolimieri" w:date="2022-09-19T13:19:00Z"/>
                    <w:rFonts w:ascii="Calibri" w:hAnsi="Calibri" w:cs="Calibri"/>
                    <w:color w:val="000000"/>
                    <w:sz w:val="22"/>
                    <w:szCs w:val="22"/>
                  </w:rPr>
                </w:rPrChange>
              </w:rPr>
              <w:pPrChange w:id="5118" w:author="Nick.Tolimieri" w:date="2022-09-19T13:19:00Z">
                <w:pPr>
                  <w:jc w:val="right"/>
                </w:pPr>
              </w:pPrChange>
            </w:pPr>
            <w:ins w:id="5119" w:author="Nick.Tolimieri" w:date="2022-09-19T13:19:00Z">
              <w:r w:rsidRPr="002F2C4B">
                <w:rPr>
                  <w:rFonts w:asciiTheme="minorHAnsi" w:eastAsiaTheme="minorHAnsi" w:hAnsiTheme="minorHAnsi" w:cstheme="minorBidi"/>
                  <w:sz w:val="22"/>
                  <w:szCs w:val="22"/>
                  <w:rPrChange w:id="5120" w:author="Nick.Tolimieri" w:date="2022-09-19T13:19:00Z">
                    <w:rPr>
                      <w:rFonts w:ascii="Calibri" w:hAnsi="Calibri" w:cs="Calibri"/>
                      <w:color w:val="000000"/>
                      <w:sz w:val="22"/>
                      <w:szCs w:val="22"/>
                    </w:rPr>
                  </w:rPrChange>
                </w:rPr>
                <w:t>144</w:t>
              </w:r>
            </w:ins>
          </w:p>
        </w:tc>
        <w:tc>
          <w:tcPr>
            <w:tcW w:w="960" w:type="dxa"/>
            <w:noWrap/>
            <w:hideMark/>
            <w:tcPrChange w:id="512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122" w:author="Nick.Tolimieri" w:date="2022-09-19T13:19:00Z"/>
                <w:rFonts w:asciiTheme="minorHAnsi" w:eastAsiaTheme="minorHAnsi" w:hAnsiTheme="minorHAnsi" w:cstheme="minorBidi"/>
                <w:sz w:val="22"/>
                <w:szCs w:val="22"/>
                <w:rPrChange w:id="5123" w:author="Nick.Tolimieri" w:date="2022-09-19T13:19:00Z">
                  <w:rPr>
                    <w:ins w:id="5124" w:author="Nick.Tolimieri" w:date="2022-09-19T13:19:00Z"/>
                    <w:rFonts w:ascii="Calibri" w:hAnsi="Calibri" w:cs="Calibri"/>
                    <w:color w:val="000000"/>
                    <w:sz w:val="22"/>
                    <w:szCs w:val="22"/>
                  </w:rPr>
                </w:rPrChange>
              </w:rPr>
              <w:pPrChange w:id="5125" w:author="Nick.Tolimieri" w:date="2022-09-19T13:19:00Z">
                <w:pPr>
                  <w:jc w:val="right"/>
                </w:pPr>
              </w:pPrChange>
            </w:pPr>
            <w:ins w:id="5126" w:author="Nick.Tolimieri" w:date="2022-09-19T13:19:00Z">
              <w:r w:rsidRPr="002F2C4B">
                <w:rPr>
                  <w:rFonts w:asciiTheme="minorHAnsi" w:eastAsiaTheme="minorHAnsi" w:hAnsiTheme="minorHAnsi" w:cstheme="minorBidi"/>
                  <w:sz w:val="22"/>
                  <w:szCs w:val="22"/>
                  <w:rPrChange w:id="5127" w:author="Nick.Tolimieri" w:date="2022-09-19T13:19:00Z">
                    <w:rPr>
                      <w:rFonts w:ascii="Calibri" w:hAnsi="Calibri" w:cs="Calibri"/>
                      <w:color w:val="000000"/>
                      <w:sz w:val="22"/>
                      <w:szCs w:val="22"/>
                    </w:rPr>
                  </w:rPrChange>
                </w:rPr>
                <w:t>5</w:t>
              </w:r>
            </w:ins>
          </w:p>
        </w:tc>
        <w:tc>
          <w:tcPr>
            <w:tcW w:w="960" w:type="dxa"/>
            <w:noWrap/>
            <w:hideMark/>
            <w:tcPrChange w:id="5128"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129" w:author="Nick.Tolimieri" w:date="2022-09-19T13:19:00Z"/>
                <w:rFonts w:asciiTheme="minorHAnsi" w:eastAsiaTheme="minorHAnsi" w:hAnsiTheme="minorHAnsi" w:cstheme="minorBidi"/>
                <w:sz w:val="22"/>
                <w:szCs w:val="22"/>
                <w:rPrChange w:id="5130" w:author="Nick.Tolimieri" w:date="2022-09-19T13:19:00Z">
                  <w:rPr>
                    <w:ins w:id="5131" w:author="Nick.Tolimieri" w:date="2022-09-19T13:19:00Z"/>
                    <w:rFonts w:ascii="Calibri" w:hAnsi="Calibri" w:cs="Calibri"/>
                    <w:color w:val="000000"/>
                    <w:sz w:val="22"/>
                    <w:szCs w:val="22"/>
                  </w:rPr>
                </w:rPrChange>
              </w:rPr>
              <w:pPrChange w:id="5132" w:author="Nick.Tolimieri" w:date="2022-09-19T13:19:00Z">
                <w:pPr>
                  <w:jc w:val="right"/>
                </w:pPr>
              </w:pPrChange>
            </w:pPr>
            <w:ins w:id="5133" w:author="Nick.Tolimieri" w:date="2022-09-19T13:19:00Z">
              <w:r w:rsidRPr="002F2C4B">
                <w:rPr>
                  <w:rFonts w:asciiTheme="minorHAnsi" w:eastAsiaTheme="minorHAnsi" w:hAnsiTheme="minorHAnsi" w:cstheme="minorBidi"/>
                  <w:sz w:val="22"/>
                  <w:szCs w:val="22"/>
                  <w:rPrChange w:id="5134" w:author="Nick.Tolimieri" w:date="2022-09-19T13:19:00Z">
                    <w:rPr>
                      <w:rFonts w:ascii="Calibri" w:hAnsi="Calibri" w:cs="Calibri"/>
                      <w:color w:val="000000"/>
                      <w:sz w:val="22"/>
                      <w:szCs w:val="22"/>
                    </w:rPr>
                  </w:rPrChange>
                </w:rPr>
                <w:t>135</w:t>
              </w:r>
            </w:ins>
          </w:p>
        </w:tc>
        <w:tc>
          <w:tcPr>
            <w:tcW w:w="960" w:type="dxa"/>
            <w:noWrap/>
            <w:hideMark/>
            <w:tcPrChange w:id="513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136" w:author="Nick.Tolimieri" w:date="2022-09-19T13:19:00Z"/>
                <w:rFonts w:asciiTheme="minorHAnsi" w:eastAsiaTheme="minorHAnsi" w:hAnsiTheme="minorHAnsi" w:cstheme="minorBidi"/>
                <w:sz w:val="22"/>
                <w:szCs w:val="22"/>
                <w:rPrChange w:id="5137" w:author="Nick.Tolimieri" w:date="2022-09-19T13:19:00Z">
                  <w:rPr>
                    <w:ins w:id="5138" w:author="Nick.Tolimieri" w:date="2022-09-19T13:19:00Z"/>
                    <w:rFonts w:ascii="Calibri" w:hAnsi="Calibri" w:cs="Calibri"/>
                    <w:color w:val="000000"/>
                    <w:sz w:val="22"/>
                    <w:szCs w:val="22"/>
                  </w:rPr>
                </w:rPrChange>
              </w:rPr>
              <w:pPrChange w:id="5139" w:author="Nick.Tolimieri" w:date="2022-09-19T13:19:00Z">
                <w:pPr>
                  <w:jc w:val="right"/>
                </w:pPr>
              </w:pPrChange>
            </w:pPr>
            <w:ins w:id="5140" w:author="Nick.Tolimieri" w:date="2022-09-19T13:19:00Z">
              <w:r w:rsidRPr="002F2C4B">
                <w:rPr>
                  <w:rFonts w:asciiTheme="minorHAnsi" w:eastAsiaTheme="minorHAnsi" w:hAnsiTheme="minorHAnsi" w:cstheme="minorBidi"/>
                  <w:sz w:val="22"/>
                  <w:szCs w:val="22"/>
                  <w:rPrChange w:id="5141" w:author="Nick.Tolimieri" w:date="2022-09-19T13:19:00Z">
                    <w:rPr>
                      <w:rFonts w:ascii="Calibri" w:hAnsi="Calibri" w:cs="Calibri"/>
                      <w:color w:val="000000"/>
                      <w:sz w:val="22"/>
                      <w:szCs w:val="22"/>
                    </w:rPr>
                  </w:rPrChange>
                </w:rPr>
                <w:t>7</w:t>
              </w:r>
            </w:ins>
          </w:p>
        </w:tc>
        <w:tc>
          <w:tcPr>
            <w:tcW w:w="960" w:type="dxa"/>
            <w:noWrap/>
            <w:hideMark/>
            <w:tcPrChange w:id="514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143" w:author="Nick.Tolimieri" w:date="2022-09-19T13:19:00Z"/>
                <w:rFonts w:asciiTheme="minorHAnsi" w:eastAsiaTheme="minorHAnsi" w:hAnsiTheme="minorHAnsi" w:cstheme="minorBidi"/>
                <w:sz w:val="22"/>
                <w:szCs w:val="22"/>
                <w:rPrChange w:id="5144" w:author="Nick.Tolimieri" w:date="2022-09-19T13:19:00Z">
                  <w:rPr>
                    <w:ins w:id="5145" w:author="Nick.Tolimieri" w:date="2022-09-19T13:19:00Z"/>
                    <w:rFonts w:ascii="Calibri" w:hAnsi="Calibri" w:cs="Calibri"/>
                    <w:color w:val="000000"/>
                    <w:sz w:val="22"/>
                    <w:szCs w:val="22"/>
                  </w:rPr>
                </w:rPrChange>
              </w:rPr>
              <w:pPrChange w:id="5146" w:author="Nick.Tolimieri" w:date="2022-09-19T13:19:00Z">
                <w:pPr>
                  <w:jc w:val="right"/>
                </w:pPr>
              </w:pPrChange>
            </w:pPr>
            <w:ins w:id="5147" w:author="Nick.Tolimieri" w:date="2022-09-19T13:19:00Z">
              <w:r w:rsidRPr="002F2C4B">
                <w:rPr>
                  <w:rFonts w:asciiTheme="minorHAnsi" w:eastAsiaTheme="minorHAnsi" w:hAnsiTheme="minorHAnsi" w:cstheme="minorBidi"/>
                  <w:sz w:val="22"/>
                  <w:szCs w:val="22"/>
                  <w:rPrChange w:id="5148" w:author="Nick.Tolimieri" w:date="2022-09-19T13:19:00Z">
                    <w:rPr>
                      <w:rFonts w:ascii="Calibri" w:hAnsi="Calibri" w:cs="Calibri"/>
                      <w:color w:val="000000"/>
                      <w:sz w:val="22"/>
                      <w:szCs w:val="22"/>
                    </w:rPr>
                  </w:rPrChange>
                </w:rPr>
                <w:t>40</w:t>
              </w:r>
            </w:ins>
          </w:p>
        </w:tc>
        <w:tc>
          <w:tcPr>
            <w:tcW w:w="960" w:type="dxa"/>
            <w:noWrap/>
            <w:hideMark/>
            <w:tcPrChange w:id="514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150" w:author="Nick.Tolimieri" w:date="2022-09-19T13:19:00Z"/>
                <w:rFonts w:asciiTheme="minorHAnsi" w:eastAsiaTheme="minorHAnsi" w:hAnsiTheme="minorHAnsi" w:cstheme="minorBidi"/>
                <w:sz w:val="22"/>
                <w:szCs w:val="22"/>
                <w:rPrChange w:id="5151" w:author="Nick.Tolimieri" w:date="2022-09-19T13:19:00Z">
                  <w:rPr>
                    <w:ins w:id="5152" w:author="Nick.Tolimieri" w:date="2022-09-19T13:19:00Z"/>
                    <w:rFonts w:ascii="Calibri" w:hAnsi="Calibri" w:cs="Calibri"/>
                    <w:color w:val="000000"/>
                    <w:sz w:val="22"/>
                    <w:szCs w:val="22"/>
                  </w:rPr>
                </w:rPrChange>
              </w:rPr>
              <w:pPrChange w:id="5153" w:author="Nick.Tolimieri" w:date="2022-09-19T13:19:00Z">
                <w:pPr>
                  <w:jc w:val="right"/>
                </w:pPr>
              </w:pPrChange>
            </w:pPr>
            <w:ins w:id="5154" w:author="Nick.Tolimieri" w:date="2022-09-19T13:19:00Z">
              <w:r w:rsidRPr="002F2C4B">
                <w:rPr>
                  <w:rFonts w:asciiTheme="minorHAnsi" w:eastAsiaTheme="minorHAnsi" w:hAnsiTheme="minorHAnsi" w:cstheme="minorBidi"/>
                  <w:sz w:val="22"/>
                  <w:szCs w:val="22"/>
                  <w:rPrChange w:id="5155" w:author="Nick.Tolimieri" w:date="2022-09-19T13:19:00Z">
                    <w:rPr>
                      <w:rFonts w:ascii="Calibri" w:hAnsi="Calibri" w:cs="Calibri"/>
                      <w:color w:val="000000"/>
                      <w:sz w:val="22"/>
                      <w:szCs w:val="22"/>
                    </w:rPr>
                  </w:rPrChange>
                </w:rPr>
                <w:t>1.98</w:t>
              </w:r>
            </w:ins>
          </w:p>
        </w:tc>
        <w:tc>
          <w:tcPr>
            <w:tcW w:w="960" w:type="dxa"/>
            <w:noWrap/>
            <w:hideMark/>
            <w:tcPrChange w:id="515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157" w:author="Nick.Tolimieri" w:date="2022-09-19T13:19:00Z"/>
                <w:rFonts w:asciiTheme="minorHAnsi" w:eastAsiaTheme="minorHAnsi" w:hAnsiTheme="minorHAnsi" w:cstheme="minorBidi"/>
                <w:sz w:val="22"/>
                <w:szCs w:val="22"/>
                <w:rPrChange w:id="5158" w:author="Nick.Tolimieri" w:date="2022-09-19T13:19:00Z">
                  <w:rPr>
                    <w:ins w:id="5159" w:author="Nick.Tolimieri" w:date="2022-09-19T13:19:00Z"/>
                    <w:rFonts w:ascii="Calibri" w:hAnsi="Calibri" w:cs="Calibri"/>
                    <w:color w:val="000000"/>
                    <w:sz w:val="22"/>
                    <w:szCs w:val="22"/>
                  </w:rPr>
                </w:rPrChange>
              </w:rPr>
              <w:pPrChange w:id="5160" w:author="Nick.Tolimieri" w:date="2022-09-19T13:19:00Z">
                <w:pPr>
                  <w:jc w:val="right"/>
                </w:pPr>
              </w:pPrChange>
            </w:pPr>
            <w:ins w:id="5161" w:author="Nick.Tolimieri" w:date="2022-09-19T13:19:00Z">
              <w:r w:rsidRPr="002F2C4B">
                <w:rPr>
                  <w:rFonts w:asciiTheme="minorHAnsi" w:eastAsiaTheme="minorHAnsi" w:hAnsiTheme="minorHAnsi" w:cstheme="minorBidi"/>
                  <w:sz w:val="22"/>
                  <w:szCs w:val="22"/>
                  <w:rPrChange w:id="5162" w:author="Nick.Tolimieri" w:date="2022-09-19T13:19:00Z">
                    <w:rPr>
                      <w:rFonts w:ascii="Calibri" w:hAnsi="Calibri" w:cs="Calibri"/>
                      <w:color w:val="000000"/>
                      <w:sz w:val="22"/>
                      <w:szCs w:val="22"/>
                    </w:rPr>
                  </w:rPrChange>
                </w:rPr>
                <w:t>0.39</w:t>
              </w:r>
            </w:ins>
          </w:p>
        </w:tc>
      </w:tr>
      <w:tr w:rsidR="002F2C4B" w:rsidRPr="002F2C4B" w:rsidTr="002F2C4B">
        <w:trPr>
          <w:divId w:val="276135201"/>
          <w:trHeight w:val="300"/>
          <w:ins w:id="5163" w:author="Nick.Tolimieri" w:date="2022-09-19T13:19:00Z"/>
          <w:trPrChange w:id="5164" w:author="Nick.Tolimieri" w:date="2022-09-19T13:19:00Z">
            <w:trPr>
              <w:divId w:val="276135201"/>
              <w:trHeight w:val="300"/>
            </w:trPr>
          </w:trPrChange>
        </w:trPr>
        <w:tc>
          <w:tcPr>
            <w:tcW w:w="960" w:type="dxa"/>
            <w:noWrap/>
            <w:hideMark/>
            <w:tcPrChange w:id="516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166" w:author="Nick.Tolimieri" w:date="2022-09-19T13:19:00Z"/>
                <w:rFonts w:asciiTheme="minorHAnsi" w:eastAsiaTheme="minorHAnsi" w:hAnsiTheme="minorHAnsi" w:cstheme="minorBidi"/>
                <w:sz w:val="22"/>
                <w:szCs w:val="22"/>
                <w:rPrChange w:id="5167" w:author="Nick.Tolimieri" w:date="2022-09-19T13:19:00Z">
                  <w:rPr>
                    <w:ins w:id="5168" w:author="Nick.Tolimieri" w:date="2022-09-19T13:19:00Z"/>
                    <w:rFonts w:ascii="Calibri" w:hAnsi="Calibri" w:cs="Calibri"/>
                    <w:color w:val="000000"/>
                    <w:sz w:val="22"/>
                    <w:szCs w:val="22"/>
                  </w:rPr>
                </w:rPrChange>
              </w:rPr>
              <w:pPrChange w:id="5169" w:author="Nick.Tolimieri" w:date="2022-09-19T13:19:00Z">
                <w:pPr/>
              </w:pPrChange>
            </w:pPr>
            <w:proofErr w:type="spellStart"/>
            <w:ins w:id="5170" w:author="Nick.Tolimieri" w:date="2022-09-19T13:19:00Z">
              <w:r w:rsidRPr="002F2C4B">
                <w:rPr>
                  <w:rFonts w:asciiTheme="minorHAnsi" w:eastAsiaTheme="minorHAnsi" w:hAnsiTheme="minorHAnsi" w:cstheme="minorBidi"/>
                  <w:sz w:val="22"/>
                  <w:szCs w:val="22"/>
                  <w:rPrChange w:id="5171" w:author="Nick.Tolimieri" w:date="2022-09-19T13:19:00Z">
                    <w:rPr>
                      <w:rFonts w:ascii="Calibri" w:hAnsi="Calibri" w:cs="Calibri"/>
                      <w:color w:val="000000"/>
                      <w:sz w:val="22"/>
                      <w:szCs w:val="22"/>
                    </w:rPr>
                  </w:rPrChange>
                </w:rPr>
                <w:t>Tatoosh</w:t>
              </w:r>
              <w:proofErr w:type="spellEnd"/>
              <w:r w:rsidRPr="002F2C4B">
                <w:rPr>
                  <w:rFonts w:asciiTheme="minorHAnsi" w:eastAsiaTheme="minorHAnsi" w:hAnsiTheme="minorHAnsi" w:cstheme="minorBidi"/>
                  <w:sz w:val="22"/>
                  <w:szCs w:val="22"/>
                  <w:rPrChange w:id="5172" w:author="Nick.Tolimieri" w:date="2022-09-19T13:19:00Z">
                    <w:rPr>
                      <w:rFonts w:ascii="Calibri" w:hAnsi="Calibri" w:cs="Calibri"/>
                      <w:color w:val="000000"/>
                      <w:sz w:val="22"/>
                      <w:szCs w:val="22"/>
                    </w:rPr>
                  </w:rPrChange>
                </w:rPr>
                <w:t xml:space="preserve"> Is. &amp; </w:t>
              </w:r>
              <w:proofErr w:type="spellStart"/>
              <w:r w:rsidRPr="002F2C4B">
                <w:rPr>
                  <w:rFonts w:asciiTheme="minorHAnsi" w:eastAsiaTheme="minorHAnsi" w:hAnsiTheme="minorHAnsi" w:cstheme="minorBidi"/>
                  <w:sz w:val="22"/>
                  <w:szCs w:val="22"/>
                  <w:rPrChange w:id="5173" w:author="Nick.Tolimieri" w:date="2022-09-19T13:19:00Z">
                    <w:rPr>
                      <w:rFonts w:ascii="Calibri" w:hAnsi="Calibri" w:cs="Calibri"/>
                      <w:color w:val="000000"/>
                      <w:sz w:val="22"/>
                      <w:szCs w:val="22"/>
                    </w:rPr>
                  </w:rPrChange>
                </w:rPr>
                <w:t>Neah</w:t>
              </w:r>
              <w:proofErr w:type="spellEnd"/>
              <w:r w:rsidRPr="002F2C4B">
                <w:rPr>
                  <w:rFonts w:asciiTheme="minorHAnsi" w:eastAsiaTheme="minorHAnsi" w:hAnsiTheme="minorHAnsi" w:cstheme="minorBidi"/>
                  <w:sz w:val="22"/>
                  <w:szCs w:val="22"/>
                  <w:rPrChange w:id="5174" w:author="Nick.Tolimieri" w:date="2022-09-19T13:19:00Z">
                    <w:rPr>
                      <w:rFonts w:ascii="Calibri" w:hAnsi="Calibri" w:cs="Calibri"/>
                      <w:color w:val="000000"/>
                      <w:sz w:val="22"/>
                      <w:szCs w:val="22"/>
                    </w:rPr>
                  </w:rPrChange>
                </w:rPr>
                <w:t xml:space="preserve"> B.</w:t>
              </w:r>
            </w:ins>
          </w:p>
        </w:tc>
        <w:tc>
          <w:tcPr>
            <w:tcW w:w="960" w:type="dxa"/>
            <w:noWrap/>
            <w:hideMark/>
            <w:tcPrChange w:id="517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176" w:author="Nick.Tolimieri" w:date="2022-09-19T13:19:00Z"/>
                <w:rFonts w:asciiTheme="minorHAnsi" w:eastAsiaTheme="minorHAnsi" w:hAnsiTheme="minorHAnsi" w:cstheme="minorBidi"/>
                <w:sz w:val="22"/>
                <w:szCs w:val="22"/>
                <w:rPrChange w:id="5177" w:author="Nick.Tolimieri" w:date="2022-09-19T13:19:00Z">
                  <w:rPr>
                    <w:ins w:id="5178" w:author="Nick.Tolimieri" w:date="2022-09-19T13:19:00Z"/>
                    <w:rFonts w:ascii="Calibri" w:hAnsi="Calibri" w:cs="Calibri"/>
                    <w:color w:val="000000"/>
                    <w:sz w:val="22"/>
                    <w:szCs w:val="22"/>
                  </w:rPr>
                </w:rPrChange>
              </w:rPr>
              <w:pPrChange w:id="5179" w:author="Nick.Tolimieri" w:date="2022-09-19T13:19:00Z">
                <w:pPr>
                  <w:jc w:val="right"/>
                </w:pPr>
              </w:pPrChange>
            </w:pPr>
            <w:ins w:id="5180" w:author="Nick.Tolimieri" w:date="2022-09-19T13:19:00Z">
              <w:r w:rsidRPr="002F2C4B">
                <w:rPr>
                  <w:rFonts w:asciiTheme="minorHAnsi" w:eastAsiaTheme="minorHAnsi" w:hAnsiTheme="minorHAnsi" w:cstheme="minorBidi"/>
                  <w:sz w:val="22"/>
                  <w:szCs w:val="22"/>
                  <w:rPrChange w:id="5181" w:author="Nick.Tolimieri" w:date="2022-09-19T13:19:00Z">
                    <w:rPr>
                      <w:rFonts w:ascii="Calibri" w:hAnsi="Calibri" w:cs="Calibri"/>
                      <w:color w:val="000000"/>
                      <w:sz w:val="22"/>
                      <w:szCs w:val="22"/>
                    </w:rPr>
                  </w:rPrChange>
                </w:rPr>
                <w:t>1999</w:t>
              </w:r>
            </w:ins>
          </w:p>
        </w:tc>
        <w:tc>
          <w:tcPr>
            <w:tcW w:w="960" w:type="dxa"/>
            <w:noWrap/>
            <w:hideMark/>
            <w:tcPrChange w:id="518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183" w:author="Nick.Tolimieri" w:date="2022-09-19T13:19:00Z"/>
                <w:rFonts w:asciiTheme="minorHAnsi" w:eastAsiaTheme="minorHAnsi" w:hAnsiTheme="minorHAnsi" w:cstheme="minorBidi"/>
                <w:sz w:val="22"/>
                <w:szCs w:val="22"/>
                <w:rPrChange w:id="5184" w:author="Nick.Tolimieri" w:date="2022-09-19T13:19:00Z">
                  <w:rPr>
                    <w:ins w:id="5185" w:author="Nick.Tolimieri" w:date="2022-09-19T13:19:00Z"/>
                    <w:rFonts w:ascii="Calibri" w:hAnsi="Calibri" w:cs="Calibri"/>
                    <w:color w:val="000000"/>
                    <w:sz w:val="22"/>
                    <w:szCs w:val="22"/>
                  </w:rPr>
                </w:rPrChange>
              </w:rPr>
              <w:pPrChange w:id="5186" w:author="Nick.Tolimieri" w:date="2022-09-19T13:19:00Z">
                <w:pPr>
                  <w:jc w:val="right"/>
                </w:pPr>
              </w:pPrChange>
            </w:pPr>
            <w:ins w:id="5187" w:author="Nick.Tolimieri" w:date="2022-09-19T13:19:00Z">
              <w:r w:rsidRPr="002F2C4B">
                <w:rPr>
                  <w:rFonts w:asciiTheme="minorHAnsi" w:eastAsiaTheme="minorHAnsi" w:hAnsiTheme="minorHAnsi" w:cstheme="minorBidi"/>
                  <w:sz w:val="22"/>
                  <w:szCs w:val="22"/>
                  <w:rPrChange w:id="5188" w:author="Nick.Tolimieri" w:date="2022-09-19T13:19:00Z">
                    <w:rPr>
                      <w:rFonts w:ascii="Calibri" w:hAnsi="Calibri" w:cs="Calibri"/>
                      <w:color w:val="000000"/>
                      <w:sz w:val="22"/>
                      <w:szCs w:val="22"/>
                    </w:rPr>
                  </w:rPrChange>
                </w:rPr>
                <w:t>0</w:t>
              </w:r>
            </w:ins>
          </w:p>
        </w:tc>
        <w:tc>
          <w:tcPr>
            <w:tcW w:w="960" w:type="dxa"/>
            <w:noWrap/>
            <w:hideMark/>
            <w:tcPrChange w:id="518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190" w:author="Nick.Tolimieri" w:date="2022-09-19T13:19:00Z"/>
                <w:rFonts w:asciiTheme="minorHAnsi" w:eastAsiaTheme="minorHAnsi" w:hAnsiTheme="minorHAnsi" w:cstheme="minorBidi"/>
                <w:sz w:val="22"/>
                <w:szCs w:val="22"/>
                <w:rPrChange w:id="5191" w:author="Nick.Tolimieri" w:date="2022-09-19T13:19:00Z">
                  <w:rPr>
                    <w:ins w:id="5192" w:author="Nick.Tolimieri" w:date="2022-09-19T13:19:00Z"/>
                    <w:rFonts w:ascii="Calibri" w:hAnsi="Calibri" w:cs="Calibri"/>
                    <w:color w:val="000000"/>
                    <w:sz w:val="22"/>
                    <w:szCs w:val="22"/>
                  </w:rPr>
                </w:rPrChange>
              </w:rPr>
              <w:pPrChange w:id="5193" w:author="Nick.Tolimieri" w:date="2022-09-19T13:19:00Z">
                <w:pPr>
                  <w:jc w:val="right"/>
                </w:pPr>
              </w:pPrChange>
            </w:pPr>
            <w:ins w:id="5194" w:author="Nick.Tolimieri" w:date="2022-09-19T13:19:00Z">
              <w:r w:rsidRPr="002F2C4B">
                <w:rPr>
                  <w:rFonts w:asciiTheme="minorHAnsi" w:eastAsiaTheme="minorHAnsi" w:hAnsiTheme="minorHAnsi" w:cstheme="minorBidi"/>
                  <w:sz w:val="22"/>
                  <w:szCs w:val="22"/>
                  <w:rPrChange w:id="5195" w:author="Nick.Tolimieri" w:date="2022-09-19T13:19:00Z">
                    <w:rPr>
                      <w:rFonts w:ascii="Calibri" w:hAnsi="Calibri" w:cs="Calibri"/>
                      <w:color w:val="000000"/>
                      <w:sz w:val="22"/>
                      <w:szCs w:val="22"/>
                    </w:rPr>
                  </w:rPrChange>
                </w:rPr>
                <w:t>0</w:t>
              </w:r>
            </w:ins>
          </w:p>
        </w:tc>
        <w:tc>
          <w:tcPr>
            <w:tcW w:w="960" w:type="dxa"/>
            <w:noWrap/>
            <w:hideMark/>
            <w:tcPrChange w:id="519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197" w:author="Nick.Tolimieri" w:date="2022-09-19T13:19:00Z"/>
                <w:rFonts w:asciiTheme="minorHAnsi" w:eastAsiaTheme="minorHAnsi" w:hAnsiTheme="minorHAnsi" w:cstheme="minorBidi"/>
                <w:sz w:val="22"/>
                <w:szCs w:val="22"/>
                <w:rPrChange w:id="5198" w:author="Nick.Tolimieri" w:date="2022-09-19T13:19:00Z">
                  <w:rPr>
                    <w:ins w:id="5199" w:author="Nick.Tolimieri" w:date="2022-09-19T13:19:00Z"/>
                    <w:rFonts w:ascii="Calibri" w:hAnsi="Calibri" w:cs="Calibri"/>
                    <w:color w:val="000000"/>
                    <w:sz w:val="22"/>
                    <w:szCs w:val="22"/>
                  </w:rPr>
                </w:rPrChange>
              </w:rPr>
              <w:pPrChange w:id="5200" w:author="Nick.Tolimieri" w:date="2022-09-19T13:19:00Z">
                <w:pPr>
                  <w:jc w:val="right"/>
                </w:pPr>
              </w:pPrChange>
            </w:pPr>
            <w:ins w:id="5201" w:author="Nick.Tolimieri" w:date="2022-09-19T13:19:00Z">
              <w:r w:rsidRPr="002F2C4B">
                <w:rPr>
                  <w:rFonts w:asciiTheme="minorHAnsi" w:eastAsiaTheme="minorHAnsi" w:hAnsiTheme="minorHAnsi" w:cstheme="minorBidi"/>
                  <w:sz w:val="22"/>
                  <w:szCs w:val="22"/>
                  <w:rPrChange w:id="5202" w:author="Nick.Tolimieri" w:date="2022-09-19T13:19:00Z">
                    <w:rPr>
                      <w:rFonts w:ascii="Calibri" w:hAnsi="Calibri" w:cs="Calibri"/>
                      <w:color w:val="000000"/>
                      <w:sz w:val="22"/>
                      <w:szCs w:val="22"/>
                    </w:rPr>
                  </w:rPrChange>
                </w:rPr>
                <w:t>0</w:t>
              </w:r>
            </w:ins>
          </w:p>
        </w:tc>
        <w:tc>
          <w:tcPr>
            <w:tcW w:w="960" w:type="dxa"/>
            <w:noWrap/>
            <w:hideMark/>
            <w:tcPrChange w:id="5203"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204" w:author="Nick.Tolimieri" w:date="2022-09-19T13:19:00Z"/>
                <w:rFonts w:asciiTheme="minorHAnsi" w:eastAsiaTheme="minorHAnsi" w:hAnsiTheme="minorHAnsi" w:cstheme="minorBidi"/>
                <w:sz w:val="22"/>
                <w:szCs w:val="22"/>
                <w:rPrChange w:id="5205" w:author="Nick.Tolimieri" w:date="2022-09-19T13:19:00Z">
                  <w:rPr>
                    <w:ins w:id="5206" w:author="Nick.Tolimieri" w:date="2022-09-19T13:19:00Z"/>
                    <w:rFonts w:ascii="Calibri" w:hAnsi="Calibri" w:cs="Calibri"/>
                    <w:color w:val="000000"/>
                    <w:sz w:val="22"/>
                    <w:szCs w:val="22"/>
                  </w:rPr>
                </w:rPrChange>
              </w:rPr>
              <w:pPrChange w:id="5207" w:author="Nick.Tolimieri" w:date="2022-09-19T13:19:00Z">
                <w:pPr>
                  <w:jc w:val="right"/>
                </w:pPr>
              </w:pPrChange>
            </w:pPr>
            <w:ins w:id="5208" w:author="Nick.Tolimieri" w:date="2022-09-19T13:19:00Z">
              <w:r w:rsidRPr="002F2C4B">
                <w:rPr>
                  <w:rFonts w:asciiTheme="minorHAnsi" w:eastAsiaTheme="minorHAnsi" w:hAnsiTheme="minorHAnsi" w:cstheme="minorBidi"/>
                  <w:sz w:val="22"/>
                  <w:szCs w:val="22"/>
                  <w:rPrChange w:id="5209" w:author="Nick.Tolimieri" w:date="2022-09-19T13:19:00Z">
                    <w:rPr>
                      <w:rFonts w:ascii="Calibri" w:hAnsi="Calibri" w:cs="Calibri"/>
                      <w:color w:val="000000"/>
                      <w:sz w:val="22"/>
                      <w:szCs w:val="22"/>
                    </w:rPr>
                  </w:rPrChange>
                </w:rPr>
                <w:t>0</w:t>
              </w:r>
            </w:ins>
          </w:p>
        </w:tc>
        <w:tc>
          <w:tcPr>
            <w:tcW w:w="960" w:type="dxa"/>
            <w:noWrap/>
            <w:hideMark/>
            <w:tcPrChange w:id="521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211" w:author="Nick.Tolimieri" w:date="2022-09-19T13:19:00Z"/>
                <w:rFonts w:asciiTheme="minorHAnsi" w:eastAsiaTheme="minorHAnsi" w:hAnsiTheme="minorHAnsi" w:cstheme="minorBidi"/>
                <w:sz w:val="22"/>
                <w:szCs w:val="22"/>
                <w:rPrChange w:id="5212" w:author="Nick.Tolimieri" w:date="2022-09-19T13:19:00Z">
                  <w:rPr>
                    <w:ins w:id="5213" w:author="Nick.Tolimieri" w:date="2022-09-19T13:19:00Z"/>
                    <w:rFonts w:ascii="Calibri" w:hAnsi="Calibri" w:cs="Calibri"/>
                    <w:color w:val="000000"/>
                    <w:sz w:val="22"/>
                    <w:szCs w:val="22"/>
                  </w:rPr>
                </w:rPrChange>
              </w:rPr>
              <w:pPrChange w:id="5214" w:author="Nick.Tolimieri" w:date="2022-09-19T13:19:00Z">
                <w:pPr/>
              </w:pPrChange>
            </w:pPr>
            <w:ins w:id="5215" w:author="Nick.Tolimieri" w:date="2022-09-19T13:19:00Z">
              <w:r w:rsidRPr="002F2C4B">
                <w:rPr>
                  <w:rFonts w:asciiTheme="minorHAnsi" w:eastAsiaTheme="minorHAnsi" w:hAnsiTheme="minorHAnsi" w:cstheme="minorBidi"/>
                  <w:sz w:val="22"/>
                  <w:szCs w:val="22"/>
                  <w:rPrChange w:id="5216" w:author="Nick.Tolimieri" w:date="2022-09-19T13:19:00Z">
                    <w:rPr>
                      <w:rFonts w:ascii="Calibri" w:hAnsi="Calibri" w:cs="Calibri"/>
                      <w:color w:val="000000"/>
                      <w:sz w:val="22"/>
                      <w:szCs w:val="22"/>
                    </w:rPr>
                  </w:rPrChange>
                </w:rPr>
                <w:t>NA</w:t>
              </w:r>
            </w:ins>
          </w:p>
        </w:tc>
        <w:tc>
          <w:tcPr>
            <w:tcW w:w="960" w:type="dxa"/>
            <w:noWrap/>
            <w:hideMark/>
            <w:tcPrChange w:id="521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218" w:author="Nick.Tolimieri" w:date="2022-09-19T13:19:00Z"/>
                <w:rFonts w:asciiTheme="minorHAnsi" w:eastAsiaTheme="minorHAnsi" w:hAnsiTheme="minorHAnsi" w:cstheme="minorBidi"/>
                <w:sz w:val="22"/>
                <w:szCs w:val="22"/>
                <w:rPrChange w:id="5219" w:author="Nick.Tolimieri" w:date="2022-09-19T13:19:00Z">
                  <w:rPr>
                    <w:ins w:id="5220" w:author="Nick.Tolimieri" w:date="2022-09-19T13:19:00Z"/>
                    <w:rFonts w:ascii="Calibri" w:hAnsi="Calibri" w:cs="Calibri"/>
                    <w:color w:val="000000"/>
                    <w:sz w:val="22"/>
                    <w:szCs w:val="22"/>
                  </w:rPr>
                </w:rPrChange>
              </w:rPr>
              <w:pPrChange w:id="5221" w:author="Nick.Tolimieri" w:date="2022-09-19T13:19:00Z">
                <w:pPr/>
              </w:pPrChange>
            </w:pPr>
            <w:ins w:id="5222" w:author="Nick.Tolimieri" w:date="2022-09-19T13:19:00Z">
              <w:r w:rsidRPr="002F2C4B">
                <w:rPr>
                  <w:rFonts w:asciiTheme="minorHAnsi" w:eastAsiaTheme="minorHAnsi" w:hAnsiTheme="minorHAnsi" w:cstheme="minorBidi"/>
                  <w:sz w:val="22"/>
                  <w:szCs w:val="22"/>
                  <w:rPrChange w:id="5223" w:author="Nick.Tolimieri" w:date="2022-09-19T13:19:00Z">
                    <w:rPr>
                      <w:rFonts w:ascii="Calibri" w:hAnsi="Calibri" w:cs="Calibri"/>
                      <w:color w:val="000000"/>
                      <w:sz w:val="22"/>
                      <w:szCs w:val="22"/>
                    </w:rPr>
                  </w:rPrChange>
                </w:rPr>
                <w:t>NA</w:t>
              </w:r>
            </w:ins>
          </w:p>
        </w:tc>
        <w:tc>
          <w:tcPr>
            <w:tcW w:w="960" w:type="dxa"/>
            <w:noWrap/>
            <w:hideMark/>
            <w:tcPrChange w:id="522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225" w:author="Nick.Tolimieri" w:date="2022-09-19T13:19:00Z"/>
                <w:rFonts w:asciiTheme="minorHAnsi" w:eastAsiaTheme="minorHAnsi" w:hAnsiTheme="minorHAnsi" w:cstheme="minorBidi"/>
                <w:sz w:val="22"/>
                <w:szCs w:val="22"/>
                <w:rPrChange w:id="5226" w:author="Nick.Tolimieri" w:date="2022-09-19T13:19:00Z">
                  <w:rPr>
                    <w:ins w:id="5227" w:author="Nick.Tolimieri" w:date="2022-09-19T13:19:00Z"/>
                    <w:rFonts w:ascii="Calibri" w:hAnsi="Calibri" w:cs="Calibri"/>
                    <w:color w:val="000000"/>
                    <w:sz w:val="22"/>
                    <w:szCs w:val="22"/>
                  </w:rPr>
                </w:rPrChange>
              </w:rPr>
              <w:pPrChange w:id="5228" w:author="Nick.Tolimieri" w:date="2022-09-19T13:19:00Z">
                <w:pPr/>
              </w:pPrChange>
            </w:pPr>
            <w:ins w:id="5229" w:author="Nick.Tolimieri" w:date="2022-09-19T13:19:00Z">
              <w:r w:rsidRPr="002F2C4B">
                <w:rPr>
                  <w:rFonts w:asciiTheme="minorHAnsi" w:eastAsiaTheme="minorHAnsi" w:hAnsiTheme="minorHAnsi" w:cstheme="minorBidi"/>
                  <w:sz w:val="22"/>
                  <w:szCs w:val="22"/>
                  <w:rPrChange w:id="5230" w:author="Nick.Tolimieri" w:date="2022-09-19T13:19:00Z">
                    <w:rPr>
                      <w:rFonts w:ascii="Calibri" w:hAnsi="Calibri" w:cs="Calibri"/>
                      <w:color w:val="000000"/>
                      <w:sz w:val="22"/>
                      <w:szCs w:val="22"/>
                    </w:rPr>
                  </w:rPrChange>
                </w:rPr>
                <w:t>NA</w:t>
              </w:r>
            </w:ins>
          </w:p>
        </w:tc>
        <w:tc>
          <w:tcPr>
            <w:tcW w:w="960" w:type="dxa"/>
            <w:noWrap/>
            <w:hideMark/>
            <w:tcPrChange w:id="523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232" w:author="Nick.Tolimieri" w:date="2022-09-19T13:19:00Z"/>
                <w:rFonts w:asciiTheme="minorHAnsi" w:eastAsiaTheme="minorHAnsi" w:hAnsiTheme="minorHAnsi" w:cstheme="minorBidi"/>
                <w:sz w:val="22"/>
                <w:szCs w:val="22"/>
                <w:rPrChange w:id="5233" w:author="Nick.Tolimieri" w:date="2022-09-19T13:19:00Z">
                  <w:rPr>
                    <w:ins w:id="5234" w:author="Nick.Tolimieri" w:date="2022-09-19T13:19:00Z"/>
                    <w:rFonts w:ascii="Calibri" w:hAnsi="Calibri" w:cs="Calibri"/>
                    <w:color w:val="000000"/>
                    <w:sz w:val="22"/>
                    <w:szCs w:val="22"/>
                  </w:rPr>
                </w:rPrChange>
              </w:rPr>
              <w:pPrChange w:id="5235" w:author="Nick.Tolimieri" w:date="2022-09-19T13:19:00Z">
                <w:pPr/>
              </w:pPrChange>
            </w:pPr>
            <w:ins w:id="5236" w:author="Nick.Tolimieri" w:date="2022-09-19T13:19:00Z">
              <w:r w:rsidRPr="002F2C4B">
                <w:rPr>
                  <w:rFonts w:asciiTheme="minorHAnsi" w:eastAsiaTheme="minorHAnsi" w:hAnsiTheme="minorHAnsi" w:cstheme="minorBidi"/>
                  <w:sz w:val="22"/>
                  <w:szCs w:val="22"/>
                  <w:rPrChange w:id="5237" w:author="Nick.Tolimieri" w:date="2022-09-19T13:19:00Z">
                    <w:rPr>
                      <w:rFonts w:ascii="Calibri" w:hAnsi="Calibri" w:cs="Calibri"/>
                      <w:color w:val="000000"/>
                      <w:sz w:val="22"/>
                      <w:szCs w:val="22"/>
                    </w:rPr>
                  </w:rPrChange>
                </w:rPr>
                <w:t>NA</w:t>
              </w:r>
            </w:ins>
          </w:p>
        </w:tc>
      </w:tr>
      <w:tr w:rsidR="002F2C4B" w:rsidRPr="002F2C4B" w:rsidTr="002F2C4B">
        <w:trPr>
          <w:divId w:val="276135201"/>
          <w:trHeight w:val="300"/>
          <w:ins w:id="5238" w:author="Nick.Tolimieri" w:date="2022-09-19T13:19:00Z"/>
          <w:trPrChange w:id="5239" w:author="Nick.Tolimieri" w:date="2022-09-19T13:19:00Z">
            <w:trPr>
              <w:divId w:val="276135201"/>
              <w:trHeight w:val="300"/>
            </w:trPr>
          </w:trPrChange>
        </w:trPr>
        <w:tc>
          <w:tcPr>
            <w:tcW w:w="960" w:type="dxa"/>
            <w:noWrap/>
            <w:hideMark/>
            <w:tcPrChange w:id="524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241" w:author="Nick.Tolimieri" w:date="2022-09-19T13:19:00Z"/>
                <w:rFonts w:asciiTheme="minorHAnsi" w:eastAsiaTheme="minorHAnsi" w:hAnsiTheme="minorHAnsi" w:cstheme="minorBidi"/>
                <w:sz w:val="22"/>
                <w:szCs w:val="22"/>
                <w:rPrChange w:id="5242" w:author="Nick.Tolimieri" w:date="2022-09-19T13:19:00Z">
                  <w:rPr>
                    <w:ins w:id="5243" w:author="Nick.Tolimieri" w:date="2022-09-19T13:19:00Z"/>
                    <w:rFonts w:ascii="Calibri" w:hAnsi="Calibri" w:cs="Calibri"/>
                    <w:color w:val="000000"/>
                    <w:sz w:val="22"/>
                    <w:szCs w:val="22"/>
                  </w:rPr>
                </w:rPrChange>
              </w:rPr>
              <w:pPrChange w:id="5244" w:author="Nick.Tolimieri" w:date="2022-09-19T13:19:00Z">
                <w:pPr/>
              </w:pPrChange>
            </w:pPr>
            <w:proofErr w:type="spellStart"/>
            <w:ins w:id="5245" w:author="Nick.Tolimieri" w:date="2022-09-19T13:19:00Z">
              <w:r w:rsidRPr="002F2C4B">
                <w:rPr>
                  <w:rFonts w:asciiTheme="minorHAnsi" w:eastAsiaTheme="minorHAnsi" w:hAnsiTheme="minorHAnsi" w:cstheme="minorBidi"/>
                  <w:sz w:val="22"/>
                  <w:szCs w:val="22"/>
                  <w:rPrChange w:id="5246" w:author="Nick.Tolimieri" w:date="2022-09-19T13:19:00Z">
                    <w:rPr>
                      <w:rFonts w:ascii="Calibri" w:hAnsi="Calibri" w:cs="Calibri"/>
                      <w:color w:val="000000"/>
                      <w:sz w:val="22"/>
                      <w:szCs w:val="22"/>
                    </w:rPr>
                  </w:rPrChange>
                </w:rPr>
                <w:lastRenderedPageBreak/>
                <w:t>Tatoosh</w:t>
              </w:r>
              <w:proofErr w:type="spellEnd"/>
              <w:r w:rsidRPr="002F2C4B">
                <w:rPr>
                  <w:rFonts w:asciiTheme="minorHAnsi" w:eastAsiaTheme="minorHAnsi" w:hAnsiTheme="minorHAnsi" w:cstheme="minorBidi"/>
                  <w:sz w:val="22"/>
                  <w:szCs w:val="22"/>
                  <w:rPrChange w:id="5247" w:author="Nick.Tolimieri" w:date="2022-09-19T13:19:00Z">
                    <w:rPr>
                      <w:rFonts w:ascii="Calibri" w:hAnsi="Calibri" w:cs="Calibri"/>
                      <w:color w:val="000000"/>
                      <w:sz w:val="22"/>
                      <w:szCs w:val="22"/>
                    </w:rPr>
                  </w:rPrChange>
                </w:rPr>
                <w:t xml:space="preserve"> Is. &amp; </w:t>
              </w:r>
              <w:proofErr w:type="spellStart"/>
              <w:r w:rsidRPr="002F2C4B">
                <w:rPr>
                  <w:rFonts w:asciiTheme="minorHAnsi" w:eastAsiaTheme="minorHAnsi" w:hAnsiTheme="minorHAnsi" w:cstheme="minorBidi"/>
                  <w:sz w:val="22"/>
                  <w:szCs w:val="22"/>
                  <w:rPrChange w:id="5248" w:author="Nick.Tolimieri" w:date="2022-09-19T13:19:00Z">
                    <w:rPr>
                      <w:rFonts w:ascii="Calibri" w:hAnsi="Calibri" w:cs="Calibri"/>
                      <w:color w:val="000000"/>
                      <w:sz w:val="22"/>
                      <w:szCs w:val="22"/>
                    </w:rPr>
                  </w:rPrChange>
                </w:rPr>
                <w:t>Neah</w:t>
              </w:r>
              <w:proofErr w:type="spellEnd"/>
              <w:r w:rsidRPr="002F2C4B">
                <w:rPr>
                  <w:rFonts w:asciiTheme="minorHAnsi" w:eastAsiaTheme="minorHAnsi" w:hAnsiTheme="minorHAnsi" w:cstheme="minorBidi"/>
                  <w:sz w:val="22"/>
                  <w:szCs w:val="22"/>
                  <w:rPrChange w:id="5249" w:author="Nick.Tolimieri" w:date="2022-09-19T13:19:00Z">
                    <w:rPr>
                      <w:rFonts w:ascii="Calibri" w:hAnsi="Calibri" w:cs="Calibri"/>
                      <w:color w:val="000000"/>
                      <w:sz w:val="22"/>
                      <w:szCs w:val="22"/>
                    </w:rPr>
                  </w:rPrChange>
                </w:rPr>
                <w:t xml:space="preserve"> B.</w:t>
              </w:r>
            </w:ins>
          </w:p>
        </w:tc>
        <w:tc>
          <w:tcPr>
            <w:tcW w:w="960" w:type="dxa"/>
            <w:noWrap/>
            <w:hideMark/>
            <w:tcPrChange w:id="525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251" w:author="Nick.Tolimieri" w:date="2022-09-19T13:19:00Z"/>
                <w:rFonts w:asciiTheme="minorHAnsi" w:eastAsiaTheme="minorHAnsi" w:hAnsiTheme="minorHAnsi" w:cstheme="minorBidi"/>
                <w:sz w:val="22"/>
                <w:szCs w:val="22"/>
                <w:rPrChange w:id="5252" w:author="Nick.Tolimieri" w:date="2022-09-19T13:19:00Z">
                  <w:rPr>
                    <w:ins w:id="5253" w:author="Nick.Tolimieri" w:date="2022-09-19T13:19:00Z"/>
                    <w:rFonts w:ascii="Calibri" w:hAnsi="Calibri" w:cs="Calibri"/>
                    <w:color w:val="000000"/>
                    <w:sz w:val="22"/>
                    <w:szCs w:val="22"/>
                  </w:rPr>
                </w:rPrChange>
              </w:rPr>
              <w:pPrChange w:id="5254" w:author="Nick.Tolimieri" w:date="2022-09-19T13:19:00Z">
                <w:pPr>
                  <w:jc w:val="right"/>
                </w:pPr>
              </w:pPrChange>
            </w:pPr>
            <w:ins w:id="5255" w:author="Nick.Tolimieri" w:date="2022-09-19T13:19:00Z">
              <w:r w:rsidRPr="002F2C4B">
                <w:rPr>
                  <w:rFonts w:asciiTheme="minorHAnsi" w:eastAsiaTheme="minorHAnsi" w:hAnsiTheme="minorHAnsi" w:cstheme="minorBidi"/>
                  <w:sz w:val="22"/>
                  <w:szCs w:val="22"/>
                  <w:rPrChange w:id="5256" w:author="Nick.Tolimieri" w:date="2022-09-19T13:19:00Z">
                    <w:rPr>
                      <w:rFonts w:ascii="Calibri" w:hAnsi="Calibri" w:cs="Calibri"/>
                      <w:color w:val="000000"/>
                      <w:sz w:val="22"/>
                      <w:szCs w:val="22"/>
                    </w:rPr>
                  </w:rPrChange>
                </w:rPr>
                <w:t>2000</w:t>
              </w:r>
            </w:ins>
          </w:p>
        </w:tc>
        <w:tc>
          <w:tcPr>
            <w:tcW w:w="960" w:type="dxa"/>
            <w:noWrap/>
            <w:hideMark/>
            <w:tcPrChange w:id="525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258" w:author="Nick.Tolimieri" w:date="2022-09-19T13:19:00Z"/>
                <w:rFonts w:asciiTheme="minorHAnsi" w:eastAsiaTheme="minorHAnsi" w:hAnsiTheme="minorHAnsi" w:cstheme="minorBidi"/>
                <w:sz w:val="22"/>
                <w:szCs w:val="22"/>
                <w:rPrChange w:id="5259" w:author="Nick.Tolimieri" w:date="2022-09-19T13:19:00Z">
                  <w:rPr>
                    <w:ins w:id="5260" w:author="Nick.Tolimieri" w:date="2022-09-19T13:19:00Z"/>
                    <w:rFonts w:ascii="Calibri" w:hAnsi="Calibri" w:cs="Calibri"/>
                    <w:color w:val="000000"/>
                    <w:sz w:val="22"/>
                    <w:szCs w:val="22"/>
                  </w:rPr>
                </w:rPrChange>
              </w:rPr>
              <w:pPrChange w:id="5261" w:author="Nick.Tolimieri" w:date="2022-09-19T13:19:00Z">
                <w:pPr>
                  <w:jc w:val="right"/>
                </w:pPr>
              </w:pPrChange>
            </w:pPr>
            <w:ins w:id="5262" w:author="Nick.Tolimieri" w:date="2022-09-19T13:19:00Z">
              <w:r w:rsidRPr="002F2C4B">
                <w:rPr>
                  <w:rFonts w:asciiTheme="minorHAnsi" w:eastAsiaTheme="minorHAnsi" w:hAnsiTheme="minorHAnsi" w:cstheme="minorBidi"/>
                  <w:sz w:val="22"/>
                  <w:szCs w:val="22"/>
                  <w:rPrChange w:id="5263" w:author="Nick.Tolimieri" w:date="2022-09-19T13:19:00Z">
                    <w:rPr>
                      <w:rFonts w:ascii="Calibri" w:hAnsi="Calibri" w:cs="Calibri"/>
                      <w:color w:val="000000"/>
                      <w:sz w:val="22"/>
                      <w:szCs w:val="22"/>
                    </w:rPr>
                  </w:rPrChange>
                </w:rPr>
                <w:t>0</w:t>
              </w:r>
            </w:ins>
          </w:p>
        </w:tc>
        <w:tc>
          <w:tcPr>
            <w:tcW w:w="960" w:type="dxa"/>
            <w:noWrap/>
            <w:hideMark/>
            <w:tcPrChange w:id="526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265" w:author="Nick.Tolimieri" w:date="2022-09-19T13:19:00Z"/>
                <w:rFonts w:asciiTheme="minorHAnsi" w:eastAsiaTheme="minorHAnsi" w:hAnsiTheme="minorHAnsi" w:cstheme="minorBidi"/>
                <w:sz w:val="22"/>
                <w:szCs w:val="22"/>
                <w:rPrChange w:id="5266" w:author="Nick.Tolimieri" w:date="2022-09-19T13:19:00Z">
                  <w:rPr>
                    <w:ins w:id="5267" w:author="Nick.Tolimieri" w:date="2022-09-19T13:19:00Z"/>
                    <w:rFonts w:ascii="Calibri" w:hAnsi="Calibri" w:cs="Calibri"/>
                    <w:color w:val="000000"/>
                    <w:sz w:val="22"/>
                    <w:szCs w:val="22"/>
                  </w:rPr>
                </w:rPrChange>
              </w:rPr>
              <w:pPrChange w:id="5268" w:author="Nick.Tolimieri" w:date="2022-09-19T13:19:00Z">
                <w:pPr>
                  <w:jc w:val="right"/>
                </w:pPr>
              </w:pPrChange>
            </w:pPr>
            <w:ins w:id="5269" w:author="Nick.Tolimieri" w:date="2022-09-19T13:19:00Z">
              <w:r w:rsidRPr="002F2C4B">
                <w:rPr>
                  <w:rFonts w:asciiTheme="minorHAnsi" w:eastAsiaTheme="minorHAnsi" w:hAnsiTheme="minorHAnsi" w:cstheme="minorBidi"/>
                  <w:sz w:val="22"/>
                  <w:szCs w:val="22"/>
                  <w:rPrChange w:id="5270" w:author="Nick.Tolimieri" w:date="2022-09-19T13:19:00Z">
                    <w:rPr>
                      <w:rFonts w:ascii="Calibri" w:hAnsi="Calibri" w:cs="Calibri"/>
                      <w:color w:val="000000"/>
                      <w:sz w:val="22"/>
                      <w:szCs w:val="22"/>
                    </w:rPr>
                  </w:rPrChange>
                </w:rPr>
                <w:t>0</w:t>
              </w:r>
            </w:ins>
          </w:p>
        </w:tc>
        <w:tc>
          <w:tcPr>
            <w:tcW w:w="960" w:type="dxa"/>
            <w:noWrap/>
            <w:hideMark/>
            <w:tcPrChange w:id="527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272" w:author="Nick.Tolimieri" w:date="2022-09-19T13:19:00Z"/>
                <w:rFonts w:asciiTheme="minorHAnsi" w:eastAsiaTheme="minorHAnsi" w:hAnsiTheme="minorHAnsi" w:cstheme="minorBidi"/>
                <w:sz w:val="22"/>
                <w:szCs w:val="22"/>
                <w:rPrChange w:id="5273" w:author="Nick.Tolimieri" w:date="2022-09-19T13:19:00Z">
                  <w:rPr>
                    <w:ins w:id="5274" w:author="Nick.Tolimieri" w:date="2022-09-19T13:19:00Z"/>
                    <w:rFonts w:ascii="Calibri" w:hAnsi="Calibri" w:cs="Calibri"/>
                    <w:color w:val="000000"/>
                    <w:sz w:val="22"/>
                    <w:szCs w:val="22"/>
                  </w:rPr>
                </w:rPrChange>
              </w:rPr>
              <w:pPrChange w:id="5275" w:author="Nick.Tolimieri" w:date="2022-09-19T13:19:00Z">
                <w:pPr>
                  <w:jc w:val="right"/>
                </w:pPr>
              </w:pPrChange>
            </w:pPr>
            <w:ins w:id="5276" w:author="Nick.Tolimieri" w:date="2022-09-19T13:19:00Z">
              <w:r w:rsidRPr="002F2C4B">
                <w:rPr>
                  <w:rFonts w:asciiTheme="minorHAnsi" w:eastAsiaTheme="minorHAnsi" w:hAnsiTheme="minorHAnsi" w:cstheme="minorBidi"/>
                  <w:sz w:val="22"/>
                  <w:szCs w:val="22"/>
                  <w:rPrChange w:id="5277" w:author="Nick.Tolimieri" w:date="2022-09-19T13:19:00Z">
                    <w:rPr>
                      <w:rFonts w:ascii="Calibri" w:hAnsi="Calibri" w:cs="Calibri"/>
                      <w:color w:val="000000"/>
                      <w:sz w:val="22"/>
                      <w:szCs w:val="22"/>
                    </w:rPr>
                  </w:rPrChange>
                </w:rPr>
                <w:t>0</w:t>
              </w:r>
            </w:ins>
          </w:p>
        </w:tc>
        <w:tc>
          <w:tcPr>
            <w:tcW w:w="960" w:type="dxa"/>
            <w:noWrap/>
            <w:hideMark/>
            <w:tcPrChange w:id="5278"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279" w:author="Nick.Tolimieri" w:date="2022-09-19T13:19:00Z"/>
                <w:rFonts w:asciiTheme="minorHAnsi" w:eastAsiaTheme="minorHAnsi" w:hAnsiTheme="minorHAnsi" w:cstheme="minorBidi"/>
                <w:sz w:val="22"/>
                <w:szCs w:val="22"/>
                <w:rPrChange w:id="5280" w:author="Nick.Tolimieri" w:date="2022-09-19T13:19:00Z">
                  <w:rPr>
                    <w:ins w:id="5281" w:author="Nick.Tolimieri" w:date="2022-09-19T13:19:00Z"/>
                    <w:rFonts w:ascii="Calibri" w:hAnsi="Calibri" w:cs="Calibri"/>
                    <w:color w:val="000000"/>
                    <w:sz w:val="22"/>
                    <w:szCs w:val="22"/>
                  </w:rPr>
                </w:rPrChange>
              </w:rPr>
              <w:pPrChange w:id="5282" w:author="Nick.Tolimieri" w:date="2022-09-19T13:19:00Z">
                <w:pPr>
                  <w:jc w:val="right"/>
                </w:pPr>
              </w:pPrChange>
            </w:pPr>
            <w:ins w:id="5283" w:author="Nick.Tolimieri" w:date="2022-09-19T13:19:00Z">
              <w:r w:rsidRPr="002F2C4B">
                <w:rPr>
                  <w:rFonts w:asciiTheme="minorHAnsi" w:eastAsiaTheme="minorHAnsi" w:hAnsiTheme="minorHAnsi" w:cstheme="minorBidi"/>
                  <w:sz w:val="22"/>
                  <w:szCs w:val="22"/>
                  <w:rPrChange w:id="5284" w:author="Nick.Tolimieri" w:date="2022-09-19T13:19:00Z">
                    <w:rPr>
                      <w:rFonts w:ascii="Calibri" w:hAnsi="Calibri" w:cs="Calibri"/>
                      <w:color w:val="000000"/>
                      <w:sz w:val="22"/>
                      <w:szCs w:val="22"/>
                    </w:rPr>
                  </w:rPrChange>
                </w:rPr>
                <w:t>0</w:t>
              </w:r>
            </w:ins>
          </w:p>
        </w:tc>
        <w:tc>
          <w:tcPr>
            <w:tcW w:w="960" w:type="dxa"/>
            <w:noWrap/>
            <w:hideMark/>
            <w:tcPrChange w:id="528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286" w:author="Nick.Tolimieri" w:date="2022-09-19T13:19:00Z"/>
                <w:rFonts w:asciiTheme="minorHAnsi" w:eastAsiaTheme="minorHAnsi" w:hAnsiTheme="minorHAnsi" w:cstheme="minorBidi"/>
                <w:sz w:val="22"/>
                <w:szCs w:val="22"/>
                <w:rPrChange w:id="5287" w:author="Nick.Tolimieri" w:date="2022-09-19T13:19:00Z">
                  <w:rPr>
                    <w:ins w:id="5288" w:author="Nick.Tolimieri" w:date="2022-09-19T13:19:00Z"/>
                    <w:rFonts w:ascii="Calibri" w:hAnsi="Calibri" w:cs="Calibri"/>
                    <w:color w:val="000000"/>
                    <w:sz w:val="22"/>
                    <w:szCs w:val="22"/>
                  </w:rPr>
                </w:rPrChange>
              </w:rPr>
              <w:pPrChange w:id="5289" w:author="Nick.Tolimieri" w:date="2022-09-19T13:19:00Z">
                <w:pPr/>
              </w:pPrChange>
            </w:pPr>
            <w:ins w:id="5290" w:author="Nick.Tolimieri" w:date="2022-09-19T13:19:00Z">
              <w:r w:rsidRPr="002F2C4B">
                <w:rPr>
                  <w:rFonts w:asciiTheme="minorHAnsi" w:eastAsiaTheme="minorHAnsi" w:hAnsiTheme="minorHAnsi" w:cstheme="minorBidi"/>
                  <w:sz w:val="22"/>
                  <w:szCs w:val="22"/>
                  <w:rPrChange w:id="5291" w:author="Nick.Tolimieri" w:date="2022-09-19T13:19:00Z">
                    <w:rPr>
                      <w:rFonts w:ascii="Calibri" w:hAnsi="Calibri" w:cs="Calibri"/>
                      <w:color w:val="000000"/>
                      <w:sz w:val="22"/>
                      <w:szCs w:val="22"/>
                    </w:rPr>
                  </w:rPrChange>
                </w:rPr>
                <w:t>NA</w:t>
              </w:r>
            </w:ins>
          </w:p>
        </w:tc>
        <w:tc>
          <w:tcPr>
            <w:tcW w:w="960" w:type="dxa"/>
            <w:noWrap/>
            <w:hideMark/>
            <w:tcPrChange w:id="529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293" w:author="Nick.Tolimieri" w:date="2022-09-19T13:19:00Z"/>
                <w:rFonts w:asciiTheme="minorHAnsi" w:eastAsiaTheme="minorHAnsi" w:hAnsiTheme="minorHAnsi" w:cstheme="minorBidi"/>
                <w:sz w:val="22"/>
                <w:szCs w:val="22"/>
                <w:rPrChange w:id="5294" w:author="Nick.Tolimieri" w:date="2022-09-19T13:19:00Z">
                  <w:rPr>
                    <w:ins w:id="5295" w:author="Nick.Tolimieri" w:date="2022-09-19T13:19:00Z"/>
                    <w:rFonts w:ascii="Calibri" w:hAnsi="Calibri" w:cs="Calibri"/>
                    <w:color w:val="000000"/>
                    <w:sz w:val="22"/>
                    <w:szCs w:val="22"/>
                  </w:rPr>
                </w:rPrChange>
              </w:rPr>
              <w:pPrChange w:id="5296" w:author="Nick.Tolimieri" w:date="2022-09-19T13:19:00Z">
                <w:pPr/>
              </w:pPrChange>
            </w:pPr>
            <w:ins w:id="5297" w:author="Nick.Tolimieri" w:date="2022-09-19T13:19:00Z">
              <w:r w:rsidRPr="002F2C4B">
                <w:rPr>
                  <w:rFonts w:asciiTheme="minorHAnsi" w:eastAsiaTheme="minorHAnsi" w:hAnsiTheme="minorHAnsi" w:cstheme="minorBidi"/>
                  <w:sz w:val="22"/>
                  <w:szCs w:val="22"/>
                  <w:rPrChange w:id="5298" w:author="Nick.Tolimieri" w:date="2022-09-19T13:19:00Z">
                    <w:rPr>
                      <w:rFonts w:ascii="Calibri" w:hAnsi="Calibri" w:cs="Calibri"/>
                      <w:color w:val="000000"/>
                      <w:sz w:val="22"/>
                      <w:szCs w:val="22"/>
                    </w:rPr>
                  </w:rPrChange>
                </w:rPr>
                <w:t>NA</w:t>
              </w:r>
            </w:ins>
          </w:p>
        </w:tc>
        <w:tc>
          <w:tcPr>
            <w:tcW w:w="960" w:type="dxa"/>
            <w:noWrap/>
            <w:hideMark/>
            <w:tcPrChange w:id="529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300" w:author="Nick.Tolimieri" w:date="2022-09-19T13:19:00Z"/>
                <w:rFonts w:asciiTheme="minorHAnsi" w:eastAsiaTheme="minorHAnsi" w:hAnsiTheme="minorHAnsi" w:cstheme="minorBidi"/>
                <w:sz w:val="22"/>
                <w:szCs w:val="22"/>
                <w:rPrChange w:id="5301" w:author="Nick.Tolimieri" w:date="2022-09-19T13:19:00Z">
                  <w:rPr>
                    <w:ins w:id="5302" w:author="Nick.Tolimieri" w:date="2022-09-19T13:19:00Z"/>
                    <w:rFonts w:ascii="Calibri" w:hAnsi="Calibri" w:cs="Calibri"/>
                    <w:color w:val="000000"/>
                    <w:sz w:val="22"/>
                    <w:szCs w:val="22"/>
                  </w:rPr>
                </w:rPrChange>
              </w:rPr>
              <w:pPrChange w:id="5303" w:author="Nick.Tolimieri" w:date="2022-09-19T13:19:00Z">
                <w:pPr/>
              </w:pPrChange>
            </w:pPr>
            <w:ins w:id="5304" w:author="Nick.Tolimieri" w:date="2022-09-19T13:19:00Z">
              <w:r w:rsidRPr="002F2C4B">
                <w:rPr>
                  <w:rFonts w:asciiTheme="minorHAnsi" w:eastAsiaTheme="minorHAnsi" w:hAnsiTheme="minorHAnsi" w:cstheme="minorBidi"/>
                  <w:sz w:val="22"/>
                  <w:szCs w:val="22"/>
                  <w:rPrChange w:id="5305" w:author="Nick.Tolimieri" w:date="2022-09-19T13:19:00Z">
                    <w:rPr>
                      <w:rFonts w:ascii="Calibri" w:hAnsi="Calibri" w:cs="Calibri"/>
                      <w:color w:val="000000"/>
                      <w:sz w:val="22"/>
                      <w:szCs w:val="22"/>
                    </w:rPr>
                  </w:rPrChange>
                </w:rPr>
                <w:t>NA</w:t>
              </w:r>
            </w:ins>
          </w:p>
        </w:tc>
        <w:tc>
          <w:tcPr>
            <w:tcW w:w="960" w:type="dxa"/>
            <w:noWrap/>
            <w:hideMark/>
            <w:tcPrChange w:id="530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307" w:author="Nick.Tolimieri" w:date="2022-09-19T13:19:00Z"/>
                <w:rFonts w:asciiTheme="minorHAnsi" w:eastAsiaTheme="minorHAnsi" w:hAnsiTheme="minorHAnsi" w:cstheme="minorBidi"/>
                <w:sz w:val="22"/>
                <w:szCs w:val="22"/>
                <w:rPrChange w:id="5308" w:author="Nick.Tolimieri" w:date="2022-09-19T13:19:00Z">
                  <w:rPr>
                    <w:ins w:id="5309" w:author="Nick.Tolimieri" w:date="2022-09-19T13:19:00Z"/>
                    <w:rFonts w:ascii="Calibri" w:hAnsi="Calibri" w:cs="Calibri"/>
                    <w:color w:val="000000"/>
                    <w:sz w:val="22"/>
                    <w:szCs w:val="22"/>
                  </w:rPr>
                </w:rPrChange>
              </w:rPr>
              <w:pPrChange w:id="5310" w:author="Nick.Tolimieri" w:date="2022-09-19T13:19:00Z">
                <w:pPr/>
              </w:pPrChange>
            </w:pPr>
            <w:ins w:id="5311" w:author="Nick.Tolimieri" w:date="2022-09-19T13:19:00Z">
              <w:r w:rsidRPr="002F2C4B">
                <w:rPr>
                  <w:rFonts w:asciiTheme="minorHAnsi" w:eastAsiaTheme="minorHAnsi" w:hAnsiTheme="minorHAnsi" w:cstheme="minorBidi"/>
                  <w:sz w:val="22"/>
                  <w:szCs w:val="22"/>
                  <w:rPrChange w:id="5312" w:author="Nick.Tolimieri" w:date="2022-09-19T13:19:00Z">
                    <w:rPr>
                      <w:rFonts w:ascii="Calibri" w:hAnsi="Calibri" w:cs="Calibri"/>
                      <w:color w:val="000000"/>
                      <w:sz w:val="22"/>
                      <w:szCs w:val="22"/>
                    </w:rPr>
                  </w:rPrChange>
                </w:rPr>
                <w:t>NA</w:t>
              </w:r>
            </w:ins>
          </w:p>
        </w:tc>
      </w:tr>
      <w:tr w:rsidR="002F2C4B" w:rsidRPr="002F2C4B" w:rsidTr="002F2C4B">
        <w:trPr>
          <w:divId w:val="276135201"/>
          <w:trHeight w:val="300"/>
          <w:ins w:id="5313" w:author="Nick.Tolimieri" w:date="2022-09-19T13:19:00Z"/>
          <w:trPrChange w:id="5314" w:author="Nick.Tolimieri" w:date="2022-09-19T13:19:00Z">
            <w:trPr>
              <w:divId w:val="276135201"/>
              <w:trHeight w:val="300"/>
            </w:trPr>
          </w:trPrChange>
        </w:trPr>
        <w:tc>
          <w:tcPr>
            <w:tcW w:w="960" w:type="dxa"/>
            <w:noWrap/>
            <w:hideMark/>
            <w:tcPrChange w:id="531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316" w:author="Nick.Tolimieri" w:date="2022-09-19T13:19:00Z"/>
                <w:rFonts w:asciiTheme="minorHAnsi" w:eastAsiaTheme="minorHAnsi" w:hAnsiTheme="minorHAnsi" w:cstheme="minorBidi"/>
                <w:sz w:val="22"/>
                <w:szCs w:val="22"/>
                <w:rPrChange w:id="5317" w:author="Nick.Tolimieri" w:date="2022-09-19T13:19:00Z">
                  <w:rPr>
                    <w:ins w:id="5318" w:author="Nick.Tolimieri" w:date="2022-09-19T13:19:00Z"/>
                    <w:rFonts w:ascii="Calibri" w:hAnsi="Calibri" w:cs="Calibri"/>
                    <w:color w:val="000000"/>
                    <w:sz w:val="22"/>
                    <w:szCs w:val="22"/>
                  </w:rPr>
                </w:rPrChange>
              </w:rPr>
              <w:pPrChange w:id="5319" w:author="Nick.Tolimieri" w:date="2022-09-19T13:19:00Z">
                <w:pPr/>
              </w:pPrChange>
            </w:pPr>
            <w:proofErr w:type="spellStart"/>
            <w:ins w:id="5320" w:author="Nick.Tolimieri" w:date="2022-09-19T13:19:00Z">
              <w:r w:rsidRPr="002F2C4B">
                <w:rPr>
                  <w:rFonts w:asciiTheme="minorHAnsi" w:eastAsiaTheme="minorHAnsi" w:hAnsiTheme="minorHAnsi" w:cstheme="minorBidi"/>
                  <w:sz w:val="22"/>
                  <w:szCs w:val="22"/>
                  <w:rPrChange w:id="5321" w:author="Nick.Tolimieri" w:date="2022-09-19T13:19:00Z">
                    <w:rPr>
                      <w:rFonts w:ascii="Calibri" w:hAnsi="Calibri" w:cs="Calibri"/>
                      <w:color w:val="000000"/>
                      <w:sz w:val="22"/>
                      <w:szCs w:val="22"/>
                    </w:rPr>
                  </w:rPrChange>
                </w:rPr>
                <w:t>Tatoosh</w:t>
              </w:r>
              <w:proofErr w:type="spellEnd"/>
              <w:r w:rsidRPr="002F2C4B">
                <w:rPr>
                  <w:rFonts w:asciiTheme="minorHAnsi" w:eastAsiaTheme="minorHAnsi" w:hAnsiTheme="minorHAnsi" w:cstheme="minorBidi"/>
                  <w:sz w:val="22"/>
                  <w:szCs w:val="22"/>
                  <w:rPrChange w:id="5322" w:author="Nick.Tolimieri" w:date="2022-09-19T13:19:00Z">
                    <w:rPr>
                      <w:rFonts w:ascii="Calibri" w:hAnsi="Calibri" w:cs="Calibri"/>
                      <w:color w:val="000000"/>
                      <w:sz w:val="22"/>
                      <w:szCs w:val="22"/>
                    </w:rPr>
                  </w:rPrChange>
                </w:rPr>
                <w:t xml:space="preserve"> Is. &amp; </w:t>
              </w:r>
              <w:proofErr w:type="spellStart"/>
              <w:r w:rsidRPr="002F2C4B">
                <w:rPr>
                  <w:rFonts w:asciiTheme="minorHAnsi" w:eastAsiaTheme="minorHAnsi" w:hAnsiTheme="minorHAnsi" w:cstheme="minorBidi"/>
                  <w:sz w:val="22"/>
                  <w:szCs w:val="22"/>
                  <w:rPrChange w:id="5323" w:author="Nick.Tolimieri" w:date="2022-09-19T13:19:00Z">
                    <w:rPr>
                      <w:rFonts w:ascii="Calibri" w:hAnsi="Calibri" w:cs="Calibri"/>
                      <w:color w:val="000000"/>
                      <w:sz w:val="22"/>
                      <w:szCs w:val="22"/>
                    </w:rPr>
                  </w:rPrChange>
                </w:rPr>
                <w:t>Neah</w:t>
              </w:r>
              <w:proofErr w:type="spellEnd"/>
              <w:r w:rsidRPr="002F2C4B">
                <w:rPr>
                  <w:rFonts w:asciiTheme="minorHAnsi" w:eastAsiaTheme="minorHAnsi" w:hAnsiTheme="minorHAnsi" w:cstheme="minorBidi"/>
                  <w:sz w:val="22"/>
                  <w:szCs w:val="22"/>
                  <w:rPrChange w:id="5324" w:author="Nick.Tolimieri" w:date="2022-09-19T13:19:00Z">
                    <w:rPr>
                      <w:rFonts w:ascii="Calibri" w:hAnsi="Calibri" w:cs="Calibri"/>
                      <w:color w:val="000000"/>
                      <w:sz w:val="22"/>
                      <w:szCs w:val="22"/>
                    </w:rPr>
                  </w:rPrChange>
                </w:rPr>
                <w:t xml:space="preserve"> B.</w:t>
              </w:r>
            </w:ins>
          </w:p>
        </w:tc>
        <w:tc>
          <w:tcPr>
            <w:tcW w:w="960" w:type="dxa"/>
            <w:noWrap/>
            <w:hideMark/>
            <w:tcPrChange w:id="532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326" w:author="Nick.Tolimieri" w:date="2022-09-19T13:19:00Z"/>
                <w:rFonts w:asciiTheme="minorHAnsi" w:eastAsiaTheme="minorHAnsi" w:hAnsiTheme="minorHAnsi" w:cstheme="minorBidi"/>
                <w:sz w:val="22"/>
                <w:szCs w:val="22"/>
                <w:rPrChange w:id="5327" w:author="Nick.Tolimieri" w:date="2022-09-19T13:19:00Z">
                  <w:rPr>
                    <w:ins w:id="5328" w:author="Nick.Tolimieri" w:date="2022-09-19T13:19:00Z"/>
                    <w:rFonts w:ascii="Calibri" w:hAnsi="Calibri" w:cs="Calibri"/>
                    <w:color w:val="000000"/>
                    <w:sz w:val="22"/>
                    <w:szCs w:val="22"/>
                  </w:rPr>
                </w:rPrChange>
              </w:rPr>
              <w:pPrChange w:id="5329" w:author="Nick.Tolimieri" w:date="2022-09-19T13:19:00Z">
                <w:pPr>
                  <w:jc w:val="right"/>
                </w:pPr>
              </w:pPrChange>
            </w:pPr>
            <w:ins w:id="5330" w:author="Nick.Tolimieri" w:date="2022-09-19T13:19:00Z">
              <w:r w:rsidRPr="002F2C4B">
                <w:rPr>
                  <w:rFonts w:asciiTheme="minorHAnsi" w:eastAsiaTheme="minorHAnsi" w:hAnsiTheme="minorHAnsi" w:cstheme="minorBidi"/>
                  <w:sz w:val="22"/>
                  <w:szCs w:val="22"/>
                  <w:rPrChange w:id="5331" w:author="Nick.Tolimieri" w:date="2022-09-19T13:19:00Z">
                    <w:rPr>
                      <w:rFonts w:ascii="Calibri" w:hAnsi="Calibri" w:cs="Calibri"/>
                      <w:color w:val="000000"/>
                      <w:sz w:val="22"/>
                      <w:szCs w:val="22"/>
                    </w:rPr>
                  </w:rPrChange>
                </w:rPr>
                <w:t>2001</w:t>
              </w:r>
            </w:ins>
          </w:p>
        </w:tc>
        <w:tc>
          <w:tcPr>
            <w:tcW w:w="960" w:type="dxa"/>
            <w:noWrap/>
            <w:hideMark/>
            <w:tcPrChange w:id="533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333" w:author="Nick.Tolimieri" w:date="2022-09-19T13:19:00Z"/>
                <w:rFonts w:asciiTheme="minorHAnsi" w:eastAsiaTheme="minorHAnsi" w:hAnsiTheme="minorHAnsi" w:cstheme="minorBidi"/>
                <w:sz w:val="22"/>
                <w:szCs w:val="22"/>
                <w:rPrChange w:id="5334" w:author="Nick.Tolimieri" w:date="2022-09-19T13:19:00Z">
                  <w:rPr>
                    <w:ins w:id="5335" w:author="Nick.Tolimieri" w:date="2022-09-19T13:19:00Z"/>
                    <w:rFonts w:ascii="Calibri" w:hAnsi="Calibri" w:cs="Calibri"/>
                    <w:color w:val="000000"/>
                    <w:sz w:val="22"/>
                    <w:szCs w:val="22"/>
                  </w:rPr>
                </w:rPrChange>
              </w:rPr>
              <w:pPrChange w:id="5336" w:author="Nick.Tolimieri" w:date="2022-09-19T13:19:00Z">
                <w:pPr>
                  <w:jc w:val="right"/>
                </w:pPr>
              </w:pPrChange>
            </w:pPr>
            <w:ins w:id="5337" w:author="Nick.Tolimieri" w:date="2022-09-19T13:19:00Z">
              <w:r w:rsidRPr="002F2C4B">
                <w:rPr>
                  <w:rFonts w:asciiTheme="minorHAnsi" w:eastAsiaTheme="minorHAnsi" w:hAnsiTheme="minorHAnsi" w:cstheme="minorBidi"/>
                  <w:sz w:val="22"/>
                  <w:szCs w:val="22"/>
                  <w:rPrChange w:id="5338" w:author="Nick.Tolimieri" w:date="2022-09-19T13:19:00Z">
                    <w:rPr>
                      <w:rFonts w:ascii="Calibri" w:hAnsi="Calibri" w:cs="Calibri"/>
                      <w:color w:val="000000"/>
                      <w:sz w:val="22"/>
                      <w:szCs w:val="22"/>
                    </w:rPr>
                  </w:rPrChange>
                </w:rPr>
                <w:t>0</w:t>
              </w:r>
            </w:ins>
          </w:p>
        </w:tc>
        <w:tc>
          <w:tcPr>
            <w:tcW w:w="960" w:type="dxa"/>
            <w:noWrap/>
            <w:hideMark/>
            <w:tcPrChange w:id="533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340" w:author="Nick.Tolimieri" w:date="2022-09-19T13:19:00Z"/>
                <w:rFonts w:asciiTheme="minorHAnsi" w:eastAsiaTheme="minorHAnsi" w:hAnsiTheme="minorHAnsi" w:cstheme="minorBidi"/>
                <w:sz w:val="22"/>
                <w:szCs w:val="22"/>
                <w:rPrChange w:id="5341" w:author="Nick.Tolimieri" w:date="2022-09-19T13:19:00Z">
                  <w:rPr>
                    <w:ins w:id="5342" w:author="Nick.Tolimieri" w:date="2022-09-19T13:19:00Z"/>
                    <w:rFonts w:ascii="Calibri" w:hAnsi="Calibri" w:cs="Calibri"/>
                    <w:color w:val="000000"/>
                    <w:sz w:val="22"/>
                    <w:szCs w:val="22"/>
                  </w:rPr>
                </w:rPrChange>
              </w:rPr>
              <w:pPrChange w:id="5343" w:author="Nick.Tolimieri" w:date="2022-09-19T13:19:00Z">
                <w:pPr>
                  <w:jc w:val="right"/>
                </w:pPr>
              </w:pPrChange>
            </w:pPr>
            <w:ins w:id="5344" w:author="Nick.Tolimieri" w:date="2022-09-19T13:19:00Z">
              <w:r w:rsidRPr="002F2C4B">
                <w:rPr>
                  <w:rFonts w:asciiTheme="minorHAnsi" w:eastAsiaTheme="minorHAnsi" w:hAnsiTheme="minorHAnsi" w:cstheme="minorBidi"/>
                  <w:sz w:val="22"/>
                  <w:szCs w:val="22"/>
                  <w:rPrChange w:id="5345" w:author="Nick.Tolimieri" w:date="2022-09-19T13:19:00Z">
                    <w:rPr>
                      <w:rFonts w:ascii="Calibri" w:hAnsi="Calibri" w:cs="Calibri"/>
                      <w:color w:val="000000"/>
                      <w:sz w:val="22"/>
                      <w:szCs w:val="22"/>
                    </w:rPr>
                  </w:rPrChange>
                </w:rPr>
                <w:t>0</w:t>
              </w:r>
            </w:ins>
          </w:p>
        </w:tc>
        <w:tc>
          <w:tcPr>
            <w:tcW w:w="960" w:type="dxa"/>
            <w:noWrap/>
            <w:hideMark/>
            <w:tcPrChange w:id="534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347" w:author="Nick.Tolimieri" w:date="2022-09-19T13:19:00Z"/>
                <w:rFonts w:asciiTheme="minorHAnsi" w:eastAsiaTheme="minorHAnsi" w:hAnsiTheme="minorHAnsi" w:cstheme="minorBidi"/>
                <w:sz w:val="22"/>
                <w:szCs w:val="22"/>
                <w:rPrChange w:id="5348" w:author="Nick.Tolimieri" w:date="2022-09-19T13:19:00Z">
                  <w:rPr>
                    <w:ins w:id="5349" w:author="Nick.Tolimieri" w:date="2022-09-19T13:19:00Z"/>
                    <w:rFonts w:ascii="Calibri" w:hAnsi="Calibri" w:cs="Calibri"/>
                    <w:color w:val="000000"/>
                    <w:sz w:val="22"/>
                    <w:szCs w:val="22"/>
                  </w:rPr>
                </w:rPrChange>
              </w:rPr>
              <w:pPrChange w:id="5350" w:author="Nick.Tolimieri" w:date="2022-09-19T13:19:00Z">
                <w:pPr>
                  <w:jc w:val="right"/>
                </w:pPr>
              </w:pPrChange>
            </w:pPr>
            <w:ins w:id="5351" w:author="Nick.Tolimieri" w:date="2022-09-19T13:19:00Z">
              <w:r w:rsidRPr="002F2C4B">
                <w:rPr>
                  <w:rFonts w:asciiTheme="minorHAnsi" w:eastAsiaTheme="minorHAnsi" w:hAnsiTheme="minorHAnsi" w:cstheme="minorBidi"/>
                  <w:sz w:val="22"/>
                  <w:szCs w:val="22"/>
                  <w:rPrChange w:id="5352" w:author="Nick.Tolimieri" w:date="2022-09-19T13:19:00Z">
                    <w:rPr>
                      <w:rFonts w:ascii="Calibri" w:hAnsi="Calibri" w:cs="Calibri"/>
                      <w:color w:val="000000"/>
                      <w:sz w:val="22"/>
                      <w:szCs w:val="22"/>
                    </w:rPr>
                  </w:rPrChange>
                </w:rPr>
                <w:t>0</w:t>
              </w:r>
            </w:ins>
          </w:p>
        </w:tc>
        <w:tc>
          <w:tcPr>
            <w:tcW w:w="960" w:type="dxa"/>
            <w:noWrap/>
            <w:hideMark/>
            <w:tcPrChange w:id="5353"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354" w:author="Nick.Tolimieri" w:date="2022-09-19T13:19:00Z"/>
                <w:rFonts w:asciiTheme="minorHAnsi" w:eastAsiaTheme="minorHAnsi" w:hAnsiTheme="minorHAnsi" w:cstheme="minorBidi"/>
                <w:sz w:val="22"/>
                <w:szCs w:val="22"/>
                <w:rPrChange w:id="5355" w:author="Nick.Tolimieri" w:date="2022-09-19T13:19:00Z">
                  <w:rPr>
                    <w:ins w:id="5356" w:author="Nick.Tolimieri" w:date="2022-09-19T13:19:00Z"/>
                    <w:rFonts w:ascii="Calibri" w:hAnsi="Calibri" w:cs="Calibri"/>
                    <w:color w:val="000000"/>
                    <w:sz w:val="22"/>
                    <w:szCs w:val="22"/>
                  </w:rPr>
                </w:rPrChange>
              </w:rPr>
              <w:pPrChange w:id="5357" w:author="Nick.Tolimieri" w:date="2022-09-19T13:19:00Z">
                <w:pPr>
                  <w:jc w:val="right"/>
                </w:pPr>
              </w:pPrChange>
            </w:pPr>
            <w:ins w:id="5358" w:author="Nick.Tolimieri" w:date="2022-09-19T13:19:00Z">
              <w:r w:rsidRPr="002F2C4B">
                <w:rPr>
                  <w:rFonts w:asciiTheme="minorHAnsi" w:eastAsiaTheme="minorHAnsi" w:hAnsiTheme="minorHAnsi" w:cstheme="minorBidi"/>
                  <w:sz w:val="22"/>
                  <w:szCs w:val="22"/>
                  <w:rPrChange w:id="5359" w:author="Nick.Tolimieri" w:date="2022-09-19T13:19:00Z">
                    <w:rPr>
                      <w:rFonts w:ascii="Calibri" w:hAnsi="Calibri" w:cs="Calibri"/>
                      <w:color w:val="000000"/>
                      <w:sz w:val="22"/>
                      <w:szCs w:val="22"/>
                    </w:rPr>
                  </w:rPrChange>
                </w:rPr>
                <w:t>0</w:t>
              </w:r>
            </w:ins>
          </w:p>
        </w:tc>
        <w:tc>
          <w:tcPr>
            <w:tcW w:w="960" w:type="dxa"/>
            <w:noWrap/>
            <w:hideMark/>
            <w:tcPrChange w:id="536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361" w:author="Nick.Tolimieri" w:date="2022-09-19T13:19:00Z"/>
                <w:rFonts w:asciiTheme="minorHAnsi" w:eastAsiaTheme="minorHAnsi" w:hAnsiTheme="minorHAnsi" w:cstheme="minorBidi"/>
                <w:sz w:val="22"/>
                <w:szCs w:val="22"/>
                <w:rPrChange w:id="5362" w:author="Nick.Tolimieri" w:date="2022-09-19T13:19:00Z">
                  <w:rPr>
                    <w:ins w:id="5363" w:author="Nick.Tolimieri" w:date="2022-09-19T13:19:00Z"/>
                    <w:rFonts w:ascii="Calibri" w:hAnsi="Calibri" w:cs="Calibri"/>
                    <w:color w:val="000000"/>
                    <w:sz w:val="22"/>
                    <w:szCs w:val="22"/>
                  </w:rPr>
                </w:rPrChange>
              </w:rPr>
              <w:pPrChange w:id="5364" w:author="Nick.Tolimieri" w:date="2022-09-19T13:19:00Z">
                <w:pPr/>
              </w:pPrChange>
            </w:pPr>
            <w:ins w:id="5365" w:author="Nick.Tolimieri" w:date="2022-09-19T13:19:00Z">
              <w:r w:rsidRPr="002F2C4B">
                <w:rPr>
                  <w:rFonts w:asciiTheme="minorHAnsi" w:eastAsiaTheme="minorHAnsi" w:hAnsiTheme="minorHAnsi" w:cstheme="minorBidi"/>
                  <w:sz w:val="22"/>
                  <w:szCs w:val="22"/>
                  <w:rPrChange w:id="5366" w:author="Nick.Tolimieri" w:date="2022-09-19T13:19:00Z">
                    <w:rPr>
                      <w:rFonts w:ascii="Calibri" w:hAnsi="Calibri" w:cs="Calibri"/>
                      <w:color w:val="000000"/>
                      <w:sz w:val="22"/>
                      <w:szCs w:val="22"/>
                    </w:rPr>
                  </w:rPrChange>
                </w:rPr>
                <w:t>NA</w:t>
              </w:r>
            </w:ins>
          </w:p>
        </w:tc>
        <w:tc>
          <w:tcPr>
            <w:tcW w:w="960" w:type="dxa"/>
            <w:noWrap/>
            <w:hideMark/>
            <w:tcPrChange w:id="536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368" w:author="Nick.Tolimieri" w:date="2022-09-19T13:19:00Z"/>
                <w:rFonts w:asciiTheme="minorHAnsi" w:eastAsiaTheme="minorHAnsi" w:hAnsiTheme="minorHAnsi" w:cstheme="minorBidi"/>
                <w:sz w:val="22"/>
                <w:szCs w:val="22"/>
                <w:rPrChange w:id="5369" w:author="Nick.Tolimieri" w:date="2022-09-19T13:19:00Z">
                  <w:rPr>
                    <w:ins w:id="5370" w:author="Nick.Tolimieri" w:date="2022-09-19T13:19:00Z"/>
                    <w:rFonts w:ascii="Calibri" w:hAnsi="Calibri" w:cs="Calibri"/>
                    <w:color w:val="000000"/>
                    <w:sz w:val="22"/>
                    <w:szCs w:val="22"/>
                  </w:rPr>
                </w:rPrChange>
              </w:rPr>
              <w:pPrChange w:id="5371" w:author="Nick.Tolimieri" w:date="2022-09-19T13:19:00Z">
                <w:pPr/>
              </w:pPrChange>
            </w:pPr>
            <w:ins w:id="5372" w:author="Nick.Tolimieri" w:date="2022-09-19T13:19:00Z">
              <w:r w:rsidRPr="002F2C4B">
                <w:rPr>
                  <w:rFonts w:asciiTheme="minorHAnsi" w:eastAsiaTheme="minorHAnsi" w:hAnsiTheme="minorHAnsi" w:cstheme="minorBidi"/>
                  <w:sz w:val="22"/>
                  <w:szCs w:val="22"/>
                  <w:rPrChange w:id="5373" w:author="Nick.Tolimieri" w:date="2022-09-19T13:19:00Z">
                    <w:rPr>
                      <w:rFonts w:ascii="Calibri" w:hAnsi="Calibri" w:cs="Calibri"/>
                      <w:color w:val="000000"/>
                      <w:sz w:val="22"/>
                      <w:szCs w:val="22"/>
                    </w:rPr>
                  </w:rPrChange>
                </w:rPr>
                <w:t>NA</w:t>
              </w:r>
            </w:ins>
          </w:p>
        </w:tc>
        <w:tc>
          <w:tcPr>
            <w:tcW w:w="960" w:type="dxa"/>
            <w:noWrap/>
            <w:hideMark/>
            <w:tcPrChange w:id="537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375" w:author="Nick.Tolimieri" w:date="2022-09-19T13:19:00Z"/>
                <w:rFonts w:asciiTheme="minorHAnsi" w:eastAsiaTheme="minorHAnsi" w:hAnsiTheme="minorHAnsi" w:cstheme="minorBidi"/>
                <w:sz w:val="22"/>
                <w:szCs w:val="22"/>
                <w:rPrChange w:id="5376" w:author="Nick.Tolimieri" w:date="2022-09-19T13:19:00Z">
                  <w:rPr>
                    <w:ins w:id="5377" w:author="Nick.Tolimieri" w:date="2022-09-19T13:19:00Z"/>
                    <w:rFonts w:ascii="Calibri" w:hAnsi="Calibri" w:cs="Calibri"/>
                    <w:color w:val="000000"/>
                    <w:sz w:val="22"/>
                    <w:szCs w:val="22"/>
                  </w:rPr>
                </w:rPrChange>
              </w:rPr>
              <w:pPrChange w:id="5378" w:author="Nick.Tolimieri" w:date="2022-09-19T13:19:00Z">
                <w:pPr/>
              </w:pPrChange>
            </w:pPr>
            <w:ins w:id="5379" w:author="Nick.Tolimieri" w:date="2022-09-19T13:19:00Z">
              <w:r w:rsidRPr="002F2C4B">
                <w:rPr>
                  <w:rFonts w:asciiTheme="minorHAnsi" w:eastAsiaTheme="minorHAnsi" w:hAnsiTheme="minorHAnsi" w:cstheme="minorBidi"/>
                  <w:sz w:val="22"/>
                  <w:szCs w:val="22"/>
                  <w:rPrChange w:id="5380" w:author="Nick.Tolimieri" w:date="2022-09-19T13:19:00Z">
                    <w:rPr>
                      <w:rFonts w:ascii="Calibri" w:hAnsi="Calibri" w:cs="Calibri"/>
                      <w:color w:val="000000"/>
                      <w:sz w:val="22"/>
                      <w:szCs w:val="22"/>
                    </w:rPr>
                  </w:rPrChange>
                </w:rPr>
                <w:t>NA</w:t>
              </w:r>
            </w:ins>
          </w:p>
        </w:tc>
        <w:tc>
          <w:tcPr>
            <w:tcW w:w="960" w:type="dxa"/>
            <w:noWrap/>
            <w:hideMark/>
            <w:tcPrChange w:id="538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382" w:author="Nick.Tolimieri" w:date="2022-09-19T13:19:00Z"/>
                <w:rFonts w:asciiTheme="minorHAnsi" w:eastAsiaTheme="minorHAnsi" w:hAnsiTheme="minorHAnsi" w:cstheme="minorBidi"/>
                <w:sz w:val="22"/>
                <w:szCs w:val="22"/>
                <w:rPrChange w:id="5383" w:author="Nick.Tolimieri" w:date="2022-09-19T13:19:00Z">
                  <w:rPr>
                    <w:ins w:id="5384" w:author="Nick.Tolimieri" w:date="2022-09-19T13:19:00Z"/>
                    <w:rFonts w:ascii="Calibri" w:hAnsi="Calibri" w:cs="Calibri"/>
                    <w:color w:val="000000"/>
                    <w:sz w:val="22"/>
                    <w:szCs w:val="22"/>
                  </w:rPr>
                </w:rPrChange>
              </w:rPr>
              <w:pPrChange w:id="5385" w:author="Nick.Tolimieri" w:date="2022-09-19T13:19:00Z">
                <w:pPr/>
              </w:pPrChange>
            </w:pPr>
            <w:ins w:id="5386" w:author="Nick.Tolimieri" w:date="2022-09-19T13:19:00Z">
              <w:r w:rsidRPr="002F2C4B">
                <w:rPr>
                  <w:rFonts w:asciiTheme="minorHAnsi" w:eastAsiaTheme="minorHAnsi" w:hAnsiTheme="minorHAnsi" w:cstheme="minorBidi"/>
                  <w:sz w:val="22"/>
                  <w:szCs w:val="22"/>
                  <w:rPrChange w:id="5387" w:author="Nick.Tolimieri" w:date="2022-09-19T13:19:00Z">
                    <w:rPr>
                      <w:rFonts w:ascii="Calibri" w:hAnsi="Calibri" w:cs="Calibri"/>
                      <w:color w:val="000000"/>
                      <w:sz w:val="22"/>
                      <w:szCs w:val="22"/>
                    </w:rPr>
                  </w:rPrChange>
                </w:rPr>
                <w:t>NA</w:t>
              </w:r>
            </w:ins>
          </w:p>
        </w:tc>
      </w:tr>
      <w:tr w:rsidR="002F2C4B" w:rsidRPr="002F2C4B" w:rsidTr="002F2C4B">
        <w:trPr>
          <w:divId w:val="276135201"/>
          <w:trHeight w:val="300"/>
          <w:ins w:id="5388" w:author="Nick.Tolimieri" w:date="2022-09-19T13:19:00Z"/>
          <w:trPrChange w:id="5389" w:author="Nick.Tolimieri" w:date="2022-09-19T13:19:00Z">
            <w:trPr>
              <w:divId w:val="276135201"/>
              <w:trHeight w:val="300"/>
            </w:trPr>
          </w:trPrChange>
        </w:trPr>
        <w:tc>
          <w:tcPr>
            <w:tcW w:w="960" w:type="dxa"/>
            <w:noWrap/>
            <w:hideMark/>
            <w:tcPrChange w:id="539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391" w:author="Nick.Tolimieri" w:date="2022-09-19T13:19:00Z"/>
                <w:rFonts w:asciiTheme="minorHAnsi" w:eastAsiaTheme="minorHAnsi" w:hAnsiTheme="minorHAnsi" w:cstheme="minorBidi"/>
                <w:sz w:val="22"/>
                <w:szCs w:val="22"/>
                <w:rPrChange w:id="5392" w:author="Nick.Tolimieri" w:date="2022-09-19T13:19:00Z">
                  <w:rPr>
                    <w:ins w:id="5393" w:author="Nick.Tolimieri" w:date="2022-09-19T13:19:00Z"/>
                    <w:rFonts w:ascii="Calibri" w:hAnsi="Calibri" w:cs="Calibri"/>
                    <w:color w:val="000000"/>
                    <w:sz w:val="22"/>
                    <w:szCs w:val="22"/>
                  </w:rPr>
                </w:rPrChange>
              </w:rPr>
              <w:pPrChange w:id="5394" w:author="Nick.Tolimieri" w:date="2022-09-19T13:19:00Z">
                <w:pPr/>
              </w:pPrChange>
            </w:pPr>
            <w:proofErr w:type="spellStart"/>
            <w:ins w:id="5395" w:author="Nick.Tolimieri" w:date="2022-09-19T13:19:00Z">
              <w:r w:rsidRPr="002F2C4B">
                <w:rPr>
                  <w:rFonts w:asciiTheme="minorHAnsi" w:eastAsiaTheme="minorHAnsi" w:hAnsiTheme="minorHAnsi" w:cstheme="minorBidi"/>
                  <w:sz w:val="22"/>
                  <w:szCs w:val="22"/>
                  <w:rPrChange w:id="5396" w:author="Nick.Tolimieri" w:date="2022-09-19T13:19:00Z">
                    <w:rPr>
                      <w:rFonts w:ascii="Calibri" w:hAnsi="Calibri" w:cs="Calibri"/>
                      <w:color w:val="000000"/>
                      <w:sz w:val="22"/>
                      <w:szCs w:val="22"/>
                    </w:rPr>
                  </w:rPrChange>
                </w:rPr>
                <w:t>Tatoosh</w:t>
              </w:r>
              <w:proofErr w:type="spellEnd"/>
              <w:r w:rsidRPr="002F2C4B">
                <w:rPr>
                  <w:rFonts w:asciiTheme="minorHAnsi" w:eastAsiaTheme="minorHAnsi" w:hAnsiTheme="minorHAnsi" w:cstheme="minorBidi"/>
                  <w:sz w:val="22"/>
                  <w:szCs w:val="22"/>
                  <w:rPrChange w:id="5397" w:author="Nick.Tolimieri" w:date="2022-09-19T13:19:00Z">
                    <w:rPr>
                      <w:rFonts w:ascii="Calibri" w:hAnsi="Calibri" w:cs="Calibri"/>
                      <w:color w:val="000000"/>
                      <w:sz w:val="22"/>
                      <w:szCs w:val="22"/>
                    </w:rPr>
                  </w:rPrChange>
                </w:rPr>
                <w:t xml:space="preserve"> Is. &amp; </w:t>
              </w:r>
              <w:proofErr w:type="spellStart"/>
              <w:r w:rsidRPr="002F2C4B">
                <w:rPr>
                  <w:rFonts w:asciiTheme="minorHAnsi" w:eastAsiaTheme="minorHAnsi" w:hAnsiTheme="minorHAnsi" w:cstheme="minorBidi"/>
                  <w:sz w:val="22"/>
                  <w:szCs w:val="22"/>
                  <w:rPrChange w:id="5398" w:author="Nick.Tolimieri" w:date="2022-09-19T13:19:00Z">
                    <w:rPr>
                      <w:rFonts w:ascii="Calibri" w:hAnsi="Calibri" w:cs="Calibri"/>
                      <w:color w:val="000000"/>
                      <w:sz w:val="22"/>
                      <w:szCs w:val="22"/>
                    </w:rPr>
                  </w:rPrChange>
                </w:rPr>
                <w:t>Neah</w:t>
              </w:r>
              <w:proofErr w:type="spellEnd"/>
              <w:r w:rsidRPr="002F2C4B">
                <w:rPr>
                  <w:rFonts w:asciiTheme="minorHAnsi" w:eastAsiaTheme="minorHAnsi" w:hAnsiTheme="minorHAnsi" w:cstheme="minorBidi"/>
                  <w:sz w:val="22"/>
                  <w:szCs w:val="22"/>
                  <w:rPrChange w:id="5399" w:author="Nick.Tolimieri" w:date="2022-09-19T13:19:00Z">
                    <w:rPr>
                      <w:rFonts w:ascii="Calibri" w:hAnsi="Calibri" w:cs="Calibri"/>
                      <w:color w:val="000000"/>
                      <w:sz w:val="22"/>
                      <w:szCs w:val="22"/>
                    </w:rPr>
                  </w:rPrChange>
                </w:rPr>
                <w:t xml:space="preserve"> B.</w:t>
              </w:r>
            </w:ins>
          </w:p>
        </w:tc>
        <w:tc>
          <w:tcPr>
            <w:tcW w:w="960" w:type="dxa"/>
            <w:noWrap/>
            <w:hideMark/>
            <w:tcPrChange w:id="540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401" w:author="Nick.Tolimieri" w:date="2022-09-19T13:19:00Z"/>
                <w:rFonts w:asciiTheme="minorHAnsi" w:eastAsiaTheme="minorHAnsi" w:hAnsiTheme="minorHAnsi" w:cstheme="minorBidi"/>
                <w:sz w:val="22"/>
                <w:szCs w:val="22"/>
                <w:rPrChange w:id="5402" w:author="Nick.Tolimieri" w:date="2022-09-19T13:19:00Z">
                  <w:rPr>
                    <w:ins w:id="5403" w:author="Nick.Tolimieri" w:date="2022-09-19T13:19:00Z"/>
                    <w:rFonts w:ascii="Calibri" w:hAnsi="Calibri" w:cs="Calibri"/>
                    <w:color w:val="000000"/>
                    <w:sz w:val="22"/>
                    <w:szCs w:val="22"/>
                  </w:rPr>
                </w:rPrChange>
              </w:rPr>
              <w:pPrChange w:id="5404" w:author="Nick.Tolimieri" w:date="2022-09-19T13:19:00Z">
                <w:pPr>
                  <w:jc w:val="right"/>
                </w:pPr>
              </w:pPrChange>
            </w:pPr>
            <w:ins w:id="5405" w:author="Nick.Tolimieri" w:date="2022-09-19T13:19:00Z">
              <w:r w:rsidRPr="002F2C4B">
                <w:rPr>
                  <w:rFonts w:asciiTheme="minorHAnsi" w:eastAsiaTheme="minorHAnsi" w:hAnsiTheme="minorHAnsi" w:cstheme="minorBidi"/>
                  <w:sz w:val="22"/>
                  <w:szCs w:val="22"/>
                  <w:rPrChange w:id="5406" w:author="Nick.Tolimieri" w:date="2022-09-19T13:19:00Z">
                    <w:rPr>
                      <w:rFonts w:ascii="Calibri" w:hAnsi="Calibri" w:cs="Calibri"/>
                      <w:color w:val="000000"/>
                      <w:sz w:val="22"/>
                      <w:szCs w:val="22"/>
                    </w:rPr>
                  </w:rPrChange>
                </w:rPr>
                <w:t>2002</w:t>
              </w:r>
            </w:ins>
          </w:p>
        </w:tc>
        <w:tc>
          <w:tcPr>
            <w:tcW w:w="960" w:type="dxa"/>
            <w:noWrap/>
            <w:hideMark/>
            <w:tcPrChange w:id="540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408" w:author="Nick.Tolimieri" w:date="2022-09-19T13:19:00Z"/>
                <w:rFonts w:asciiTheme="minorHAnsi" w:eastAsiaTheme="minorHAnsi" w:hAnsiTheme="minorHAnsi" w:cstheme="minorBidi"/>
                <w:sz w:val="22"/>
                <w:szCs w:val="22"/>
                <w:rPrChange w:id="5409" w:author="Nick.Tolimieri" w:date="2022-09-19T13:19:00Z">
                  <w:rPr>
                    <w:ins w:id="5410" w:author="Nick.Tolimieri" w:date="2022-09-19T13:19:00Z"/>
                    <w:rFonts w:ascii="Calibri" w:hAnsi="Calibri" w:cs="Calibri"/>
                    <w:color w:val="000000"/>
                    <w:sz w:val="22"/>
                    <w:szCs w:val="22"/>
                  </w:rPr>
                </w:rPrChange>
              </w:rPr>
              <w:pPrChange w:id="5411" w:author="Nick.Tolimieri" w:date="2022-09-19T13:19:00Z">
                <w:pPr>
                  <w:jc w:val="right"/>
                </w:pPr>
              </w:pPrChange>
            </w:pPr>
            <w:ins w:id="5412" w:author="Nick.Tolimieri" w:date="2022-09-19T13:19:00Z">
              <w:r w:rsidRPr="002F2C4B">
                <w:rPr>
                  <w:rFonts w:asciiTheme="minorHAnsi" w:eastAsiaTheme="minorHAnsi" w:hAnsiTheme="minorHAnsi" w:cstheme="minorBidi"/>
                  <w:sz w:val="22"/>
                  <w:szCs w:val="22"/>
                  <w:rPrChange w:id="5413" w:author="Nick.Tolimieri" w:date="2022-09-19T13:19:00Z">
                    <w:rPr>
                      <w:rFonts w:ascii="Calibri" w:hAnsi="Calibri" w:cs="Calibri"/>
                      <w:color w:val="000000"/>
                      <w:sz w:val="22"/>
                      <w:szCs w:val="22"/>
                    </w:rPr>
                  </w:rPrChange>
                </w:rPr>
                <w:t>0</w:t>
              </w:r>
            </w:ins>
          </w:p>
        </w:tc>
        <w:tc>
          <w:tcPr>
            <w:tcW w:w="960" w:type="dxa"/>
            <w:noWrap/>
            <w:hideMark/>
            <w:tcPrChange w:id="541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415" w:author="Nick.Tolimieri" w:date="2022-09-19T13:19:00Z"/>
                <w:rFonts w:asciiTheme="minorHAnsi" w:eastAsiaTheme="minorHAnsi" w:hAnsiTheme="minorHAnsi" w:cstheme="minorBidi"/>
                <w:sz w:val="22"/>
                <w:szCs w:val="22"/>
                <w:rPrChange w:id="5416" w:author="Nick.Tolimieri" w:date="2022-09-19T13:19:00Z">
                  <w:rPr>
                    <w:ins w:id="5417" w:author="Nick.Tolimieri" w:date="2022-09-19T13:19:00Z"/>
                    <w:rFonts w:ascii="Calibri" w:hAnsi="Calibri" w:cs="Calibri"/>
                    <w:color w:val="000000"/>
                    <w:sz w:val="22"/>
                    <w:szCs w:val="22"/>
                  </w:rPr>
                </w:rPrChange>
              </w:rPr>
              <w:pPrChange w:id="5418" w:author="Nick.Tolimieri" w:date="2022-09-19T13:19:00Z">
                <w:pPr>
                  <w:jc w:val="right"/>
                </w:pPr>
              </w:pPrChange>
            </w:pPr>
            <w:ins w:id="5419" w:author="Nick.Tolimieri" w:date="2022-09-19T13:19:00Z">
              <w:r w:rsidRPr="002F2C4B">
                <w:rPr>
                  <w:rFonts w:asciiTheme="minorHAnsi" w:eastAsiaTheme="minorHAnsi" w:hAnsiTheme="minorHAnsi" w:cstheme="minorBidi"/>
                  <w:sz w:val="22"/>
                  <w:szCs w:val="22"/>
                  <w:rPrChange w:id="5420" w:author="Nick.Tolimieri" w:date="2022-09-19T13:19:00Z">
                    <w:rPr>
                      <w:rFonts w:ascii="Calibri" w:hAnsi="Calibri" w:cs="Calibri"/>
                      <w:color w:val="000000"/>
                      <w:sz w:val="22"/>
                      <w:szCs w:val="22"/>
                    </w:rPr>
                  </w:rPrChange>
                </w:rPr>
                <w:t>12</w:t>
              </w:r>
            </w:ins>
          </w:p>
        </w:tc>
        <w:tc>
          <w:tcPr>
            <w:tcW w:w="960" w:type="dxa"/>
            <w:noWrap/>
            <w:hideMark/>
            <w:tcPrChange w:id="542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422" w:author="Nick.Tolimieri" w:date="2022-09-19T13:19:00Z"/>
                <w:rFonts w:asciiTheme="minorHAnsi" w:eastAsiaTheme="minorHAnsi" w:hAnsiTheme="minorHAnsi" w:cstheme="minorBidi"/>
                <w:sz w:val="22"/>
                <w:szCs w:val="22"/>
                <w:rPrChange w:id="5423" w:author="Nick.Tolimieri" w:date="2022-09-19T13:19:00Z">
                  <w:rPr>
                    <w:ins w:id="5424" w:author="Nick.Tolimieri" w:date="2022-09-19T13:19:00Z"/>
                    <w:rFonts w:ascii="Calibri" w:hAnsi="Calibri" w:cs="Calibri"/>
                    <w:color w:val="000000"/>
                    <w:sz w:val="22"/>
                    <w:szCs w:val="22"/>
                  </w:rPr>
                </w:rPrChange>
              </w:rPr>
              <w:pPrChange w:id="5425" w:author="Nick.Tolimieri" w:date="2022-09-19T13:19:00Z">
                <w:pPr>
                  <w:jc w:val="right"/>
                </w:pPr>
              </w:pPrChange>
            </w:pPr>
            <w:ins w:id="5426" w:author="Nick.Tolimieri" w:date="2022-09-19T13:19:00Z">
              <w:r w:rsidRPr="002F2C4B">
                <w:rPr>
                  <w:rFonts w:asciiTheme="minorHAnsi" w:eastAsiaTheme="minorHAnsi" w:hAnsiTheme="minorHAnsi" w:cstheme="minorBidi"/>
                  <w:sz w:val="22"/>
                  <w:szCs w:val="22"/>
                  <w:rPrChange w:id="5427" w:author="Nick.Tolimieri" w:date="2022-09-19T13:19:00Z">
                    <w:rPr>
                      <w:rFonts w:ascii="Calibri" w:hAnsi="Calibri" w:cs="Calibri"/>
                      <w:color w:val="000000"/>
                      <w:sz w:val="22"/>
                      <w:szCs w:val="22"/>
                    </w:rPr>
                  </w:rPrChange>
                </w:rPr>
                <w:t>1</w:t>
              </w:r>
            </w:ins>
          </w:p>
        </w:tc>
        <w:tc>
          <w:tcPr>
            <w:tcW w:w="960" w:type="dxa"/>
            <w:noWrap/>
            <w:hideMark/>
            <w:tcPrChange w:id="5428"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429" w:author="Nick.Tolimieri" w:date="2022-09-19T13:19:00Z"/>
                <w:rFonts w:asciiTheme="minorHAnsi" w:eastAsiaTheme="minorHAnsi" w:hAnsiTheme="minorHAnsi" w:cstheme="minorBidi"/>
                <w:sz w:val="22"/>
                <w:szCs w:val="22"/>
                <w:rPrChange w:id="5430" w:author="Nick.Tolimieri" w:date="2022-09-19T13:19:00Z">
                  <w:rPr>
                    <w:ins w:id="5431" w:author="Nick.Tolimieri" w:date="2022-09-19T13:19:00Z"/>
                    <w:rFonts w:ascii="Calibri" w:hAnsi="Calibri" w:cs="Calibri"/>
                    <w:color w:val="000000"/>
                    <w:sz w:val="22"/>
                    <w:szCs w:val="22"/>
                  </w:rPr>
                </w:rPrChange>
              </w:rPr>
              <w:pPrChange w:id="5432" w:author="Nick.Tolimieri" w:date="2022-09-19T13:19:00Z">
                <w:pPr>
                  <w:jc w:val="right"/>
                </w:pPr>
              </w:pPrChange>
            </w:pPr>
            <w:ins w:id="5433" w:author="Nick.Tolimieri" w:date="2022-09-19T13:19:00Z">
              <w:r w:rsidRPr="002F2C4B">
                <w:rPr>
                  <w:rFonts w:asciiTheme="minorHAnsi" w:eastAsiaTheme="minorHAnsi" w:hAnsiTheme="minorHAnsi" w:cstheme="minorBidi"/>
                  <w:sz w:val="22"/>
                  <w:szCs w:val="22"/>
                  <w:rPrChange w:id="5434" w:author="Nick.Tolimieri" w:date="2022-09-19T13:19:00Z">
                    <w:rPr>
                      <w:rFonts w:ascii="Calibri" w:hAnsi="Calibri" w:cs="Calibri"/>
                      <w:color w:val="000000"/>
                      <w:sz w:val="22"/>
                      <w:szCs w:val="22"/>
                    </w:rPr>
                  </w:rPrChange>
                </w:rPr>
                <w:t>13</w:t>
              </w:r>
            </w:ins>
          </w:p>
        </w:tc>
        <w:tc>
          <w:tcPr>
            <w:tcW w:w="960" w:type="dxa"/>
            <w:noWrap/>
            <w:hideMark/>
            <w:tcPrChange w:id="543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436" w:author="Nick.Tolimieri" w:date="2022-09-19T13:19:00Z"/>
                <w:rFonts w:asciiTheme="minorHAnsi" w:eastAsiaTheme="minorHAnsi" w:hAnsiTheme="minorHAnsi" w:cstheme="minorBidi"/>
                <w:sz w:val="22"/>
                <w:szCs w:val="22"/>
                <w:rPrChange w:id="5437" w:author="Nick.Tolimieri" w:date="2022-09-19T13:19:00Z">
                  <w:rPr>
                    <w:ins w:id="5438" w:author="Nick.Tolimieri" w:date="2022-09-19T13:19:00Z"/>
                    <w:rFonts w:ascii="Calibri" w:hAnsi="Calibri" w:cs="Calibri"/>
                    <w:color w:val="000000"/>
                    <w:sz w:val="22"/>
                    <w:szCs w:val="22"/>
                  </w:rPr>
                </w:rPrChange>
              </w:rPr>
              <w:pPrChange w:id="5439" w:author="Nick.Tolimieri" w:date="2022-09-19T13:19:00Z">
                <w:pPr>
                  <w:jc w:val="right"/>
                </w:pPr>
              </w:pPrChange>
            </w:pPr>
            <w:ins w:id="5440" w:author="Nick.Tolimieri" w:date="2022-09-19T13:19:00Z">
              <w:r w:rsidRPr="002F2C4B">
                <w:rPr>
                  <w:rFonts w:asciiTheme="minorHAnsi" w:eastAsiaTheme="minorHAnsi" w:hAnsiTheme="minorHAnsi" w:cstheme="minorBidi"/>
                  <w:sz w:val="22"/>
                  <w:szCs w:val="22"/>
                  <w:rPrChange w:id="5441" w:author="Nick.Tolimieri" w:date="2022-09-19T13:19:00Z">
                    <w:rPr>
                      <w:rFonts w:ascii="Calibri" w:hAnsi="Calibri" w:cs="Calibri"/>
                      <w:color w:val="000000"/>
                      <w:sz w:val="22"/>
                      <w:szCs w:val="22"/>
                    </w:rPr>
                  </w:rPrChange>
                </w:rPr>
                <w:t>13</w:t>
              </w:r>
            </w:ins>
          </w:p>
        </w:tc>
        <w:tc>
          <w:tcPr>
            <w:tcW w:w="960" w:type="dxa"/>
            <w:noWrap/>
            <w:hideMark/>
            <w:tcPrChange w:id="544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443" w:author="Nick.Tolimieri" w:date="2022-09-19T13:19:00Z"/>
                <w:rFonts w:asciiTheme="minorHAnsi" w:eastAsiaTheme="minorHAnsi" w:hAnsiTheme="minorHAnsi" w:cstheme="minorBidi"/>
                <w:sz w:val="22"/>
                <w:szCs w:val="22"/>
                <w:rPrChange w:id="5444" w:author="Nick.Tolimieri" w:date="2022-09-19T13:19:00Z">
                  <w:rPr>
                    <w:ins w:id="5445" w:author="Nick.Tolimieri" w:date="2022-09-19T13:19:00Z"/>
                    <w:rFonts w:ascii="Calibri" w:hAnsi="Calibri" w:cs="Calibri"/>
                    <w:color w:val="000000"/>
                    <w:sz w:val="22"/>
                    <w:szCs w:val="22"/>
                  </w:rPr>
                </w:rPrChange>
              </w:rPr>
              <w:pPrChange w:id="5446" w:author="Nick.Tolimieri" w:date="2022-09-19T13:19:00Z">
                <w:pPr>
                  <w:jc w:val="right"/>
                </w:pPr>
              </w:pPrChange>
            </w:pPr>
            <w:ins w:id="5447" w:author="Nick.Tolimieri" w:date="2022-09-19T13:19:00Z">
              <w:r w:rsidRPr="002F2C4B">
                <w:rPr>
                  <w:rFonts w:asciiTheme="minorHAnsi" w:eastAsiaTheme="minorHAnsi" w:hAnsiTheme="minorHAnsi" w:cstheme="minorBidi"/>
                  <w:sz w:val="22"/>
                  <w:szCs w:val="22"/>
                  <w:rPrChange w:id="5448" w:author="Nick.Tolimieri" w:date="2022-09-19T13:19:00Z">
                    <w:rPr>
                      <w:rFonts w:ascii="Calibri" w:hAnsi="Calibri" w:cs="Calibri"/>
                      <w:color w:val="000000"/>
                      <w:sz w:val="22"/>
                      <w:szCs w:val="22"/>
                    </w:rPr>
                  </w:rPrChange>
                </w:rPr>
                <w:t>13</w:t>
              </w:r>
            </w:ins>
          </w:p>
        </w:tc>
        <w:tc>
          <w:tcPr>
            <w:tcW w:w="960" w:type="dxa"/>
            <w:noWrap/>
            <w:hideMark/>
            <w:tcPrChange w:id="544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450" w:author="Nick.Tolimieri" w:date="2022-09-19T13:19:00Z"/>
                <w:rFonts w:asciiTheme="minorHAnsi" w:eastAsiaTheme="minorHAnsi" w:hAnsiTheme="minorHAnsi" w:cstheme="minorBidi"/>
                <w:sz w:val="22"/>
                <w:szCs w:val="22"/>
                <w:rPrChange w:id="5451" w:author="Nick.Tolimieri" w:date="2022-09-19T13:19:00Z">
                  <w:rPr>
                    <w:ins w:id="5452" w:author="Nick.Tolimieri" w:date="2022-09-19T13:19:00Z"/>
                    <w:rFonts w:ascii="Calibri" w:hAnsi="Calibri" w:cs="Calibri"/>
                    <w:color w:val="000000"/>
                    <w:sz w:val="22"/>
                    <w:szCs w:val="22"/>
                  </w:rPr>
                </w:rPrChange>
              </w:rPr>
              <w:pPrChange w:id="5453" w:author="Nick.Tolimieri" w:date="2022-09-19T13:19:00Z">
                <w:pPr>
                  <w:jc w:val="right"/>
                </w:pPr>
              </w:pPrChange>
            </w:pPr>
            <w:ins w:id="5454" w:author="Nick.Tolimieri" w:date="2022-09-19T13:19:00Z">
              <w:r w:rsidRPr="002F2C4B">
                <w:rPr>
                  <w:rFonts w:asciiTheme="minorHAnsi" w:eastAsiaTheme="minorHAnsi" w:hAnsiTheme="minorHAnsi" w:cstheme="minorBidi"/>
                  <w:sz w:val="22"/>
                  <w:szCs w:val="22"/>
                  <w:rPrChange w:id="5455" w:author="Nick.Tolimieri" w:date="2022-09-19T13:19:00Z">
                    <w:rPr>
                      <w:rFonts w:ascii="Calibri" w:hAnsi="Calibri" w:cs="Calibri"/>
                      <w:color w:val="000000"/>
                      <w:sz w:val="22"/>
                      <w:szCs w:val="22"/>
                    </w:rPr>
                  </w:rPrChange>
                </w:rPr>
                <w:t>1.55</w:t>
              </w:r>
            </w:ins>
          </w:p>
        </w:tc>
        <w:tc>
          <w:tcPr>
            <w:tcW w:w="960" w:type="dxa"/>
            <w:noWrap/>
            <w:hideMark/>
            <w:tcPrChange w:id="545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457" w:author="Nick.Tolimieri" w:date="2022-09-19T13:19:00Z"/>
                <w:rFonts w:asciiTheme="minorHAnsi" w:eastAsiaTheme="minorHAnsi" w:hAnsiTheme="minorHAnsi" w:cstheme="minorBidi"/>
                <w:sz w:val="22"/>
                <w:szCs w:val="22"/>
                <w:rPrChange w:id="5458" w:author="Nick.Tolimieri" w:date="2022-09-19T13:19:00Z">
                  <w:rPr>
                    <w:ins w:id="5459" w:author="Nick.Tolimieri" w:date="2022-09-19T13:19:00Z"/>
                    <w:rFonts w:ascii="Calibri" w:hAnsi="Calibri" w:cs="Calibri"/>
                    <w:color w:val="000000"/>
                    <w:sz w:val="22"/>
                    <w:szCs w:val="22"/>
                  </w:rPr>
                </w:rPrChange>
              </w:rPr>
              <w:pPrChange w:id="5460" w:author="Nick.Tolimieri" w:date="2022-09-19T13:19:00Z">
                <w:pPr>
                  <w:jc w:val="right"/>
                </w:pPr>
              </w:pPrChange>
            </w:pPr>
            <w:ins w:id="5461" w:author="Nick.Tolimieri" w:date="2022-09-19T13:19:00Z">
              <w:r w:rsidRPr="002F2C4B">
                <w:rPr>
                  <w:rFonts w:asciiTheme="minorHAnsi" w:eastAsiaTheme="minorHAnsi" w:hAnsiTheme="minorHAnsi" w:cstheme="minorBidi"/>
                  <w:sz w:val="22"/>
                  <w:szCs w:val="22"/>
                  <w:rPrChange w:id="5462" w:author="Nick.Tolimieri" w:date="2022-09-19T13:19:00Z">
                    <w:rPr>
                      <w:rFonts w:ascii="Calibri" w:hAnsi="Calibri" w:cs="Calibri"/>
                      <w:color w:val="000000"/>
                      <w:sz w:val="22"/>
                      <w:szCs w:val="22"/>
                    </w:rPr>
                  </w:rPrChange>
                </w:rPr>
                <w:t>0.24</w:t>
              </w:r>
            </w:ins>
          </w:p>
        </w:tc>
      </w:tr>
      <w:tr w:rsidR="002F2C4B" w:rsidRPr="002F2C4B" w:rsidTr="002F2C4B">
        <w:trPr>
          <w:divId w:val="276135201"/>
          <w:trHeight w:val="300"/>
          <w:ins w:id="5463" w:author="Nick.Tolimieri" w:date="2022-09-19T13:19:00Z"/>
          <w:trPrChange w:id="5464" w:author="Nick.Tolimieri" w:date="2022-09-19T13:19:00Z">
            <w:trPr>
              <w:divId w:val="276135201"/>
              <w:trHeight w:val="300"/>
            </w:trPr>
          </w:trPrChange>
        </w:trPr>
        <w:tc>
          <w:tcPr>
            <w:tcW w:w="960" w:type="dxa"/>
            <w:noWrap/>
            <w:hideMark/>
            <w:tcPrChange w:id="546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466" w:author="Nick.Tolimieri" w:date="2022-09-19T13:19:00Z"/>
                <w:rFonts w:asciiTheme="minorHAnsi" w:eastAsiaTheme="minorHAnsi" w:hAnsiTheme="minorHAnsi" w:cstheme="minorBidi"/>
                <w:sz w:val="22"/>
                <w:szCs w:val="22"/>
                <w:rPrChange w:id="5467" w:author="Nick.Tolimieri" w:date="2022-09-19T13:19:00Z">
                  <w:rPr>
                    <w:ins w:id="5468" w:author="Nick.Tolimieri" w:date="2022-09-19T13:19:00Z"/>
                    <w:rFonts w:ascii="Calibri" w:hAnsi="Calibri" w:cs="Calibri"/>
                    <w:color w:val="000000"/>
                    <w:sz w:val="22"/>
                    <w:szCs w:val="22"/>
                  </w:rPr>
                </w:rPrChange>
              </w:rPr>
              <w:pPrChange w:id="5469" w:author="Nick.Tolimieri" w:date="2022-09-19T13:19:00Z">
                <w:pPr/>
              </w:pPrChange>
            </w:pPr>
            <w:proofErr w:type="spellStart"/>
            <w:ins w:id="5470" w:author="Nick.Tolimieri" w:date="2022-09-19T13:19:00Z">
              <w:r w:rsidRPr="002F2C4B">
                <w:rPr>
                  <w:rFonts w:asciiTheme="minorHAnsi" w:eastAsiaTheme="minorHAnsi" w:hAnsiTheme="minorHAnsi" w:cstheme="minorBidi"/>
                  <w:sz w:val="22"/>
                  <w:szCs w:val="22"/>
                  <w:rPrChange w:id="5471" w:author="Nick.Tolimieri" w:date="2022-09-19T13:19:00Z">
                    <w:rPr>
                      <w:rFonts w:ascii="Calibri" w:hAnsi="Calibri" w:cs="Calibri"/>
                      <w:color w:val="000000"/>
                      <w:sz w:val="22"/>
                      <w:szCs w:val="22"/>
                    </w:rPr>
                  </w:rPrChange>
                </w:rPr>
                <w:t>Tatoosh</w:t>
              </w:r>
              <w:proofErr w:type="spellEnd"/>
              <w:r w:rsidRPr="002F2C4B">
                <w:rPr>
                  <w:rFonts w:asciiTheme="minorHAnsi" w:eastAsiaTheme="minorHAnsi" w:hAnsiTheme="minorHAnsi" w:cstheme="minorBidi"/>
                  <w:sz w:val="22"/>
                  <w:szCs w:val="22"/>
                  <w:rPrChange w:id="5472" w:author="Nick.Tolimieri" w:date="2022-09-19T13:19:00Z">
                    <w:rPr>
                      <w:rFonts w:ascii="Calibri" w:hAnsi="Calibri" w:cs="Calibri"/>
                      <w:color w:val="000000"/>
                      <w:sz w:val="22"/>
                      <w:szCs w:val="22"/>
                    </w:rPr>
                  </w:rPrChange>
                </w:rPr>
                <w:t xml:space="preserve"> Is. &amp; </w:t>
              </w:r>
              <w:proofErr w:type="spellStart"/>
              <w:r w:rsidRPr="002F2C4B">
                <w:rPr>
                  <w:rFonts w:asciiTheme="minorHAnsi" w:eastAsiaTheme="minorHAnsi" w:hAnsiTheme="minorHAnsi" w:cstheme="minorBidi"/>
                  <w:sz w:val="22"/>
                  <w:szCs w:val="22"/>
                  <w:rPrChange w:id="5473" w:author="Nick.Tolimieri" w:date="2022-09-19T13:19:00Z">
                    <w:rPr>
                      <w:rFonts w:ascii="Calibri" w:hAnsi="Calibri" w:cs="Calibri"/>
                      <w:color w:val="000000"/>
                      <w:sz w:val="22"/>
                      <w:szCs w:val="22"/>
                    </w:rPr>
                  </w:rPrChange>
                </w:rPr>
                <w:t>Neah</w:t>
              </w:r>
              <w:proofErr w:type="spellEnd"/>
              <w:r w:rsidRPr="002F2C4B">
                <w:rPr>
                  <w:rFonts w:asciiTheme="minorHAnsi" w:eastAsiaTheme="minorHAnsi" w:hAnsiTheme="minorHAnsi" w:cstheme="minorBidi"/>
                  <w:sz w:val="22"/>
                  <w:szCs w:val="22"/>
                  <w:rPrChange w:id="5474" w:author="Nick.Tolimieri" w:date="2022-09-19T13:19:00Z">
                    <w:rPr>
                      <w:rFonts w:ascii="Calibri" w:hAnsi="Calibri" w:cs="Calibri"/>
                      <w:color w:val="000000"/>
                      <w:sz w:val="22"/>
                      <w:szCs w:val="22"/>
                    </w:rPr>
                  </w:rPrChange>
                </w:rPr>
                <w:t xml:space="preserve"> B.</w:t>
              </w:r>
            </w:ins>
          </w:p>
        </w:tc>
        <w:tc>
          <w:tcPr>
            <w:tcW w:w="960" w:type="dxa"/>
            <w:noWrap/>
            <w:hideMark/>
            <w:tcPrChange w:id="547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476" w:author="Nick.Tolimieri" w:date="2022-09-19T13:19:00Z"/>
                <w:rFonts w:asciiTheme="minorHAnsi" w:eastAsiaTheme="minorHAnsi" w:hAnsiTheme="minorHAnsi" w:cstheme="minorBidi"/>
                <w:sz w:val="22"/>
                <w:szCs w:val="22"/>
                <w:rPrChange w:id="5477" w:author="Nick.Tolimieri" w:date="2022-09-19T13:19:00Z">
                  <w:rPr>
                    <w:ins w:id="5478" w:author="Nick.Tolimieri" w:date="2022-09-19T13:19:00Z"/>
                    <w:rFonts w:ascii="Calibri" w:hAnsi="Calibri" w:cs="Calibri"/>
                    <w:color w:val="000000"/>
                    <w:sz w:val="22"/>
                    <w:szCs w:val="22"/>
                  </w:rPr>
                </w:rPrChange>
              </w:rPr>
              <w:pPrChange w:id="5479" w:author="Nick.Tolimieri" w:date="2022-09-19T13:19:00Z">
                <w:pPr>
                  <w:jc w:val="right"/>
                </w:pPr>
              </w:pPrChange>
            </w:pPr>
            <w:ins w:id="5480" w:author="Nick.Tolimieri" w:date="2022-09-19T13:19:00Z">
              <w:r w:rsidRPr="002F2C4B">
                <w:rPr>
                  <w:rFonts w:asciiTheme="minorHAnsi" w:eastAsiaTheme="minorHAnsi" w:hAnsiTheme="minorHAnsi" w:cstheme="minorBidi"/>
                  <w:sz w:val="22"/>
                  <w:szCs w:val="22"/>
                  <w:rPrChange w:id="5481" w:author="Nick.Tolimieri" w:date="2022-09-19T13:19:00Z">
                    <w:rPr>
                      <w:rFonts w:ascii="Calibri" w:hAnsi="Calibri" w:cs="Calibri"/>
                      <w:color w:val="000000"/>
                      <w:sz w:val="22"/>
                      <w:szCs w:val="22"/>
                    </w:rPr>
                  </w:rPrChange>
                </w:rPr>
                <w:t>2003</w:t>
              </w:r>
            </w:ins>
          </w:p>
        </w:tc>
        <w:tc>
          <w:tcPr>
            <w:tcW w:w="960" w:type="dxa"/>
            <w:noWrap/>
            <w:hideMark/>
            <w:tcPrChange w:id="548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483" w:author="Nick.Tolimieri" w:date="2022-09-19T13:19:00Z"/>
                <w:rFonts w:asciiTheme="minorHAnsi" w:eastAsiaTheme="minorHAnsi" w:hAnsiTheme="minorHAnsi" w:cstheme="minorBidi"/>
                <w:sz w:val="22"/>
                <w:szCs w:val="22"/>
                <w:rPrChange w:id="5484" w:author="Nick.Tolimieri" w:date="2022-09-19T13:19:00Z">
                  <w:rPr>
                    <w:ins w:id="5485" w:author="Nick.Tolimieri" w:date="2022-09-19T13:19:00Z"/>
                    <w:rFonts w:ascii="Calibri" w:hAnsi="Calibri" w:cs="Calibri"/>
                    <w:color w:val="000000"/>
                    <w:sz w:val="22"/>
                    <w:szCs w:val="22"/>
                  </w:rPr>
                </w:rPrChange>
              </w:rPr>
              <w:pPrChange w:id="5486" w:author="Nick.Tolimieri" w:date="2022-09-19T13:19:00Z">
                <w:pPr>
                  <w:jc w:val="right"/>
                </w:pPr>
              </w:pPrChange>
            </w:pPr>
            <w:ins w:id="5487" w:author="Nick.Tolimieri" w:date="2022-09-19T13:19:00Z">
              <w:r w:rsidRPr="002F2C4B">
                <w:rPr>
                  <w:rFonts w:asciiTheme="minorHAnsi" w:eastAsiaTheme="minorHAnsi" w:hAnsiTheme="minorHAnsi" w:cstheme="minorBidi"/>
                  <w:sz w:val="22"/>
                  <w:szCs w:val="22"/>
                  <w:rPrChange w:id="5488" w:author="Nick.Tolimieri" w:date="2022-09-19T13:19:00Z">
                    <w:rPr>
                      <w:rFonts w:ascii="Calibri" w:hAnsi="Calibri" w:cs="Calibri"/>
                      <w:color w:val="000000"/>
                      <w:sz w:val="22"/>
                      <w:szCs w:val="22"/>
                    </w:rPr>
                  </w:rPrChange>
                </w:rPr>
                <w:t>0</w:t>
              </w:r>
            </w:ins>
          </w:p>
        </w:tc>
        <w:tc>
          <w:tcPr>
            <w:tcW w:w="960" w:type="dxa"/>
            <w:noWrap/>
            <w:hideMark/>
            <w:tcPrChange w:id="548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490" w:author="Nick.Tolimieri" w:date="2022-09-19T13:19:00Z"/>
                <w:rFonts w:asciiTheme="minorHAnsi" w:eastAsiaTheme="minorHAnsi" w:hAnsiTheme="minorHAnsi" w:cstheme="minorBidi"/>
                <w:sz w:val="22"/>
                <w:szCs w:val="22"/>
                <w:rPrChange w:id="5491" w:author="Nick.Tolimieri" w:date="2022-09-19T13:19:00Z">
                  <w:rPr>
                    <w:ins w:id="5492" w:author="Nick.Tolimieri" w:date="2022-09-19T13:19:00Z"/>
                    <w:rFonts w:ascii="Calibri" w:hAnsi="Calibri" w:cs="Calibri"/>
                    <w:color w:val="000000"/>
                    <w:sz w:val="22"/>
                    <w:szCs w:val="22"/>
                  </w:rPr>
                </w:rPrChange>
              </w:rPr>
              <w:pPrChange w:id="5493" w:author="Nick.Tolimieri" w:date="2022-09-19T13:19:00Z">
                <w:pPr>
                  <w:jc w:val="right"/>
                </w:pPr>
              </w:pPrChange>
            </w:pPr>
            <w:ins w:id="5494" w:author="Nick.Tolimieri" w:date="2022-09-19T13:19:00Z">
              <w:r w:rsidRPr="002F2C4B">
                <w:rPr>
                  <w:rFonts w:asciiTheme="minorHAnsi" w:eastAsiaTheme="minorHAnsi" w:hAnsiTheme="minorHAnsi" w:cstheme="minorBidi"/>
                  <w:sz w:val="22"/>
                  <w:szCs w:val="22"/>
                  <w:rPrChange w:id="5495" w:author="Nick.Tolimieri" w:date="2022-09-19T13:19:00Z">
                    <w:rPr>
                      <w:rFonts w:ascii="Calibri" w:hAnsi="Calibri" w:cs="Calibri"/>
                      <w:color w:val="000000"/>
                      <w:sz w:val="22"/>
                      <w:szCs w:val="22"/>
                    </w:rPr>
                  </w:rPrChange>
                </w:rPr>
                <w:t>31</w:t>
              </w:r>
            </w:ins>
          </w:p>
        </w:tc>
        <w:tc>
          <w:tcPr>
            <w:tcW w:w="960" w:type="dxa"/>
            <w:noWrap/>
            <w:hideMark/>
            <w:tcPrChange w:id="549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497" w:author="Nick.Tolimieri" w:date="2022-09-19T13:19:00Z"/>
                <w:rFonts w:asciiTheme="minorHAnsi" w:eastAsiaTheme="minorHAnsi" w:hAnsiTheme="minorHAnsi" w:cstheme="minorBidi"/>
                <w:sz w:val="22"/>
                <w:szCs w:val="22"/>
                <w:rPrChange w:id="5498" w:author="Nick.Tolimieri" w:date="2022-09-19T13:19:00Z">
                  <w:rPr>
                    <w:ins w:id="5499" w:author="Nick.Tolimieri" w:date="2022-09-19T13:19:00Z"/>
                    <w:rFonts w:ascii="Calibri" w:hAnsi="Calibri" w:cs="Calibri"/>
                    <w:color w:val="000000"/>
                    <w:sz w:val="22"/>
                    <w:szCs w:val="22"/>
                  </w:rPr>
                </w:rPrChange>
              </w:rPr>
              <w:pPrChange w:id="5500" w:author="Nick.Tolimieri" w:date="2022-09-19T13:19:00Z">
                <w:pPr>
                  <w:jc w:val="right"/>
                </w:pPr>
              </w:pPrChange>
            </w:pPr>
            <w:ins w:id="5501" w:author="Nick.Tolimieri" w:date="2022-09-19T13:19:00Z">
              <w:r w:rsidRPr="002F2C4B">
                <w:rPr>
                  <w:rFonts w:asciiTheme="minorHAnsi" w:eastAsiaTheme="minorHAnsi" w:hAnsiTheme="minorHAnsi" w:cstheme="minorBidi"/>
                  <w:sz w:val="22"/>
                  <w:szCs w:val="22"/>
                  <w:rPrChange w:id="5502" w:author="Nick.Tolimieri" w:date="2022-09-19T13:19:00Z">
                    <w:rPr>
                      <w:rFonts w:ascii="Calibri" w:hAnsi="Calibri" w:cs="Calibri"/>
                      <w:color w:val="000000"/>
                      <w:sz w:val="22"/>
                      <w:szCs w:val="22"/>
                    </w:rPr>
                  </w:rPrChange>
                </w:rPr>
                <w:t>3</w:t>
              </w:r>
            </w:ins>
          </w:p>
        </w:tc>
        <w:tc>
          <w:tcPr>
            <w:tcW w:w="960" w:type="dxa"/>
            <w:noWrap/>
            <w:hideMark/>
            <w:tcPrChange w:id="5503"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504" w:author="Nick.Tolimieri" w:date="2022-09-19T13:19:00Z"/>
                <w:rFonts w:asciiTheme="minorHAnsi" w:eastAsiaTheme="minorHAnsi" w:hAnsiTheme="minorHAnsi" w:cstheme="minorBidi"/>
                <w:sz w:val="22"/>
                <w:szCs w:val="22"/>
                <w:rPrChange w:id="5505" w:author="Nick.Tolimieri" w:date="2022-09-19T13:19:00Z">
                  <w:rPr>
                    <w:ins w:id="5506" w:author="Nick.Tolimieri" w:date="2022-09-19T13:19:00Z"/>
                    <w:rFonts w:ascii="Calibri" w:hAnsi="Calibri" w:cs="Calibri"/>
                    <w:color w:val="000000"/>
                    <w:sz w:val="22"/>
                    <w:szCs w:val="22"/>
                  </w:rPr>
                </w:rPrChange>
              </w:rPr>
              <w:pPrChange w:id="5507" w:author="Nick.Tolimieri" w:date="2022-09-19T13:19:00Z">
                <w:pPr>
                  <w:jc w:val="right"/>
                </w:pPr>
              </w:pPrChange>
            </w:pPr>
            <w:ins w:id="5508" w:author="Nick.Tolimieri" w:date="2022-09-19T13:19:00Z">
              <w:r w:rsidRPr="002F2C4B">
                <w:rPr>
                  <w:rFonts w:asciiTheme="minorHAnsi" w:eastAsiaTheme="minorHAnsi" w:hAnsiTheme="minorHAnsi" w:cstheme="minorBidi"/>
                  <w:sz w:val="22"/>
                  <w:szCs w:val="22"/>
                  <w:rPrChange w:id="5509" w:author="Nick.Tolimieri" w:date="2022-09-19T13:19:00Z">
                    <w:rPr>
                      <w:rFonts w:ascii="Calibri" w:hAnsi="Calibri" w:cs="Calibri"/>
                      <w:color w:val="000000"/>
                      <w:sz w:val="22"/>
                      <w:szCs w:val="22"/>
                    </w:rPr>
                  </w:rPrChange>
                </w:rPr>
                <w:t>23</w:t>
              </w:r>
            </w:ins>
          </w:p>
        </w:tc>
        <w:tc>
          <w:tcPr>
            <w:tcW w:w="960" w:type="dxa"/>
            <w:noWrap/>
            <w:hideMark/>
            <w:tcPrChange w:id="551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511" w:author="Nick.Tolimieri" w:date="2022-09-19T13:19:00Z"/>
                <w:rFonts w:asciiTheme="minorHAnsi" w:eastAsiaTheme="minorHAnsi" w:hAnsiTheme="minorHAnsi" w:cstheme="minorBidi"/>
                <w:sz w:val="22"/>
                <w:szCs w:val="22"/>
                <w:rPrChange w:id="5512" w:author="Nick.Tolimieri" w:date="2022-09-19T13:19:00Z">
                  <w:rPr>
                    <w:ins w:id="5513" w:author="Nick.Tolimieri" w:date="2022-09-19T13:19:00Z"/>
                    <w:rFonts w:ascii="Calibri" w:hAnsi="Calibri" w:cs="Calibri"/>
                    <w:color w:val="000000"/>
                    <w:sz w:val="22"/>
                    <w:szCs w:val="22"/>
                  </w:rPr>
                </w:rPrChange>
              </w:rPr>
              <w:pPrChange w:id="5514" w:author="Nick.Tolimieri" w:date="2022-09-19T13:19:00Z">
                <w:pPr>
                  <w:jc w:val="right"/>
                </w:pPr>
              </w:pPrChange>
            </w:pPr>
            <w:ins w:id="5515" w:author="Nick.Tolimieri" w:date="2022-09-19T13:19:00Z">
              <w:r w:rsidRPr="002F2C4B">
                <w:rPr>
                  <w:rFonts w:asciiTheme="minorHAnsi" w:eastAsiaTheme="minorHAnsi" w:hAnsiTheme="minorHAnsi" w:cstheme="minorBidi"/>
                  <w:sz w:val="22"/>
                  <w:szCs w:val="22"/>
                  <w:rPrChange w:id="5516" w:author="Nick.Tolimieri" w:date="2022-09-19T13:19:00Z">
                    <w:rPr>
                      <w:rFonts w:ascii="Calibri" w:hAnsi="Calibri" w:cs="Calibri"/>
                      <w:color w:val="000000"/>
                      <w:sz w:val="22"/>
                      <w:szCs w:val="22"/>
                    </w:rPr>
                  </w:rPrChange>
                </w:rPr>
                <w:t>5</w:t>
              </w:r>
            </w:ins>
          </w:p>
        </w:tc>
        <w:tc>
          <w:tcPr>
            <w:tcW w:w="960" w:type="dxa"/>
            <w:noWrap/>
            <w:hideMark/>
            <w:tcPrChange w:id="551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518" w:author="Nick.Tolimieri" w:date="2022-09-19T13:19:00Z"/>
                <w:rFonts w:asciiTheme="minorHAnsi" w:eastAsiaTheme="minorHAnsi" w:hAnsiTheme="minorHAnsi" w:cstheme="minorBidi"/>
                <w:sz w:val="22"/>
                <w:szCs w:val="22"/>
                <w:rPrChange w:id="5519" w:author="Nick.Tolimieri" w:date="2022-09-19T13:19:00Z">
                  <w:rPr>
                    <w:ins w:id="5520" w:author="Nick.Tolimieri" w:date="2022-09-19T13:19:00Z"/>
                    <w:rFonts w:ascii="Calibri" w:hAnsi="Calibri" w:cs="Calibri"/>
                    <w:color w:val="000000"/>
                    <w:sz w:val="22"/>
                    <w:szCs w:val="22"/>
                  </w:rPr>
                </w:rPrChange>
              </w:rPr>
              <w:pPrChange w:id="5521" w:author="Nick.Tolimieri" w:date="2022-09-19T13:19:00Z">
                <w:pPr>
                  <w:jc w:val="right"/>
                </w:pPr>
              </w:pPrChange>
            </w:pPr>
            <w:ins w:id="5522" w:author="Nick.Tolimieri" w:date="2022-09-19T13:19:00Z">
              <w:r w:rsidRPr="002F2C4B">
                <w:rPr>
                  <w:rFonts w:asciiTheme="minorHAnsi" w:eastAsiaTheme="minorHAnsi" w:hAnsiTheme="minorHAnsi" w:cstheme="minorBidi"/>
                  <w:sz w:val="22"/>
                  <w:szCs w:val="22"/>
                  <w:rPrChange w:id="5523" w:author="Nick.Tolimieri" w:date="2022-09-19T13:19:00Z">
                    <w:rPr>
                      <w:rFonts w:ascii="Calibri" w:hAnsi="Calibri" w:cs="Calibri"/>
                      <w:color w:val="000000"/>
                      <w:sz w:val="22"/>
                      <w:szCs w:val="22"/>
                    </w:rPr>
                  </w:rPrChange>
                </w:rPr>
                <w:t>10</w:t>
              </w:r>
            </w:ins>
          </w:p>
        </w:tc>
        <w:tc>
          <w:tcPr>
            <w:tcW w:w="960" w:type="dxa"/>
            <w:noWrap/>
            <w:hideMark/>
            <w:tcPrChange w:id="552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525" w:author="Nick.Tolimieri" w:date="2022-09-19T13:19:00Z"/>
                <w:rFonts w:asciiTheme="minorHAnsi" w:eastAsiaTheme="minorHAnsi" w:hAnsiTheme="minorHAnsi" w:cstheme="minorBidi"/>
                <w:sz w:val="22"/>
                <w:szCs w:val="22"/>
                <w:rPrChange w:id="5526" w:author="Nick.Tolimieri" w:date="2022-09-19T13:19:00Z">
                  <w:rPr>
                    <w:ins w:id="5527" w:author="Nick.Tolimieri" w:date="2022-09-19T13:19:00Z"/>
                    <w:rFonts w:ascii="Calibri" w:hAnsi="Calibri" w:cs="Calibri"/>
                    <w:color w:val="000000"/>
                    <w:sz w:val="22"/>
                    <w:szCs w:val="22"/>
                  </w:rPr>
                </w:rPrChange>
              </w:rPr>
              <w:pPrChange w:id="5528" w:author="Nick.Tolimieri" w:date="2022-09-19T13:19:00Z">
                <w:pPr>
                  <w:jc w:val="right"/>
                </w:pPr>
              </w:pPrChange>
            </w:pPr>
            <w:ins w:id="5529" w:author="Nick.Tolimieri" w:date="2022-09-19T13:19:00Z">
              <w:r w:rsidRPr="002F2C4B">
                <w:rPr>
                  <w:rFonts w:asciiTheme="minorHAnsi" w:eastAsiaTheme="minorHAnsi" w:hAnsiTheme="minorHAnsi" w:cstheme="minorBidi"/>
                  <w:sz w:val="22"/>
                  <w:szCs w:val="22"/>
                  <w:rPrChange w:id="5530" w:author="Nick.Tolimieri" w:date="2022-09-19T13:19:00Z">
                    <w:rPr>
                      <w:rFonts w:ascii="Calibri" w:hAnsi="Calibri" w:cs="Calibri"/>
                      <w:color w:val="000000"/>
                      <w:sz w:val="22"/>
                      <w:szCs w:val="22"/>
                    </w:rPr>
                  </w:rPrChange>
                </w:rPr>
                <w:t>1.67</w:t>
              </w:r>
            </w:ins>
          </w:p>
        </w:tc>
        <w:tc>
          <w:tcPr>
            <w:tcW w:w="960" w:type="dxa"/>
            <w:noWrap/>
            <w:hideMark/>
            <w:tcPrChange w:id="553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532" w:author="Nick.Tolimieri" w:date="2022-09-19T13:19:00Z"/>
                <w:rFonts w:asciiTheme="minorHAnsi" w:eastAsiaTheme="minorHAnsi" w:hAnsiTheme="minorHAnsi" w:cstheme="minorBidi"/>
                <w:sz w:val="22"/>
                <w:szCs w:val="22"/>
                <w:rPrChange w:id="5533" w:author="Nick.Tolimieri" w:date="2022-09-19T13:19:00Z">
                  <w:rPr>
                    <w:ins w:id="5534" w:author="Nick.Tolimieri" w:date="2022-09-19T13:19:00Z"/>
                    <w:rFonts w:ascii="Calibri" w:hAnsi="Calibri" w:cs="Calibri"/>
                    <w:color w:val="000000"/>
                    <w:sz w:val="22"/>
                    <w:szCs w:val="22"/>
                  </w:rPr>
                </w:rPrChange>
              </w:rPr>
              <w:pPrChange w:id="5535" w:author="Nick.Tolimieri" w:date="2022-09-19T13:19:00Z">
                <w:pPr>
                  <w:jc w:val="right"/>
                </w:pPr>
              </w:pPrChange>
            </w:pPr>
            <w:ins w:id="5536" w:author="Nick.Tolimieri" w:date="2022-09-19T13:19:00Z">
              <w:r w:rsidRPr="002F2C4B">
                <w:rPr>
                  <w:rFonts w:asciiTheme="minorHAnsi" w:eastAsiaTheme="minorHAnsi" w:hAnsiTheme="minorHAnsi" w:cstheme="minorBidi"/>
                  <w:sz w:val="22"/>
                  <w:szCs w:val="22"/>
                  <w:rPrChange w:id="5537" w:author="Nick.Tolimieri" w:date="2022-09-19T13:19:00Z">
                    <w:rPr>
                      <w:rFonts w:ascii="Calibri" w:hAnsi="Calibri" w:cs="Calibri"/>
                      <w:color w:val="000000"/>
                      <w:sz w:val="22"/>
                      <w:szCs w:val="22"/>
                    </w:rPr>
                  </w:rPrChange>
                </w:rPr>
                <w:t>0.27</w:t>
              </w:r>
            </w:ins>
          </w:p>
        </w:tc>
      </w:tr>
      <w:tr w:rsidR="002F2C4B" w:rsidRPr="002F2C4B" w:rsidTr="002F2C4B">
        <w:trPr>
          <w:divId w:val="276135201"/>
          <w:trHeight w:val="300"/>
          <w:ins w:id="5538" w:author="Nick.Tolimieri" w:date="2022-09-19T13:19:00Z"/>
          <w:trPrChange w:id="5539" w:author="Nick.Tolimieri" w:date="2022-09-19T13:19:00Z">
            <w:trPr>
              <w:divId w:val="276135201"/>
              <w:trHeight w:val="300"/>
            </w:trPr>
          </w:trPrChange>
        </w:trPr>
        <w:tc>
          <w:tcPr>
            <w:tcW w:w="960" w:type="dxa"/>
            <w:noWrap/>
            <w:hideMark/>
            <w:tcPrChange w:id="554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541" w:author="Nick.Tolimieri" w:date="2022-09-19T13:19:00Z"/>
                <w:rFonts w:asciiTheme="minorHAnsi" w:eastAsiaTheme="minorHAnsi" w:hAnsiTheme="minorHAnsi" w:cstheme="minorBidi"/>
                <w:sz w:val="22"/>
                <w:szCs w:val="22"/>
                <w:rPrChange w:id="5542" w:author="Nick.Tolimieri" w:date="2022-09-19T13:19:00Z">
                  <w:rPr>
                    <w:ins w:id="5543" w:author="Nick.Tolimieri" w:date="2022-09-19T13:19:00Z"/>
                    <w:rFonts w:ascii="Calibri" w:hAnsi="Calibri" w:cs="Calibri"/>
                    <w:color w:val="000000"/>
                    <w:sz w:val="22"/>
                    <w:szCs w:val="22"/>
                  </w:rPr>
                </w:rPrChange>
              </w:rPr>
              <w:pPrChange w:id="5544" w:author="Nick.Tolimieri" w:date="2022-09-19T13:19:00Z">
                <w:pPr/>
              </w:pPrChange>
            </w:pPr>
            <w:proofErr w:type="spellStart"/>
            <w:ins w:id="5545" w:author="Nick.Tolimieri" w:date="2022-09-19T13:19:00Z">
              <w:r w:rsidRPr="002F2C4B">
                <w:rPr>
                  <w:rFonts w:asciiTheme="minorHAnsi" w:eastAsiaTheme="minorHAnsi" w:hAnsiTheme="minorHAnsi" w:cstheme="minorBidi"/>
                  <w:sz w:val="22"/>
                  <w:szCs w:val="22"/>
                  <w:rPrChange w:id="5546" w:author="Nick.Tolimieri" w:date="2022-09-19T13:19:00Z">
                    <w:rPr>
                      <w:rFonts w:ascii="Calibri" w:hAnsi="Calibri" w:cs="Calibri"/>
                      <w:color w:val="000000"/>
                      <w:sz w:val="22"/>
                      <w:szCs w:val="22"/>
                    </w:rPr>
                  </w:rPrChange>
                </w:rPr>
                <w:t>Tatoosh</w:t>
              </w:r>
              <w:proofErr w:type="spellEnd"/>
              <w:r w:rsidRPr="002F2C4B">
                <w:rPr>
                  <w:rFonts w:asciiTheme="minorHAnsi" w:eastAsiaTheme="minorHAnsi" w:hAnsiTheme="minorHAnsi" w:cstheme="minorBidi"/>
                  <w:sz w:val="22"/>
                  <w:szCs w:val="22"/>
                  <w:rPrChange w:id="5547" w:author="Nick.Tolimieri" w:date="2022-09-19T13:19:00Z">
                    <w:rPr>
                      <w:rFonts w:ascii="Calibri" w:hAnsi="Calibri" w:cs="Calibri"/>
                      <w:color w:val="000000"/>
                      <w:sz w:val="22"/>
                      <w:szCs w:val="22"/>
                    </w:rPr>
                  </w:rPrChange>
                </w:rPr>
                <w:t xml:space="preserve"> Is. &amp; </w:t>
              </w:r>
              <w:proofErr w:type="spellStart"/>
              <w:r w:rsidRPr="002F2C4B">
                <w:rPr>
                  <w:rFonts w:asciiTheme="minorHAnsi" w:eastAsiaTheme="minorHAnsi" w:hAnsiTheme="minorHAnsi" w:cstheme="minorBidi"/>
                  <w:sz w:val="22"/>
                  <w:szCs w:val="22"/>
                  <w:rPrChange w:id="5548" w:author="Nick.Tolimieri" w:date="2022-09-19T13:19:00Z">
                    <w:rPr>
                      <w:rFonts w:ascii="Calibri" w:hAnsi="Calibri" w:cs="Calibri"/>
                      <w:color w:val="000000"/>
                      <w:sz w:val="22"/>
                      <w:szCs w:val="22"/>
                    </w:rPr>
                  </w:rPrChange>
                </w:rPr>
                <w:t>Neah</w:t>
              </w:r>
              <w:proofErr w:type="spellEnd"/>
              <w:r w:rsidRPr="002F2C4B">
                <w:rPr>
                  <w:rFonts w:asciiTheme="minorHAnsi" w:eastAsiaTheme="minorHAnsi" w:hAnsiTheme="minorHAnsi" w:cstheme="minorBidi"/>
                  <w:sz w:val="22"/>
                  <w:szCs w:val="22"/>
                  <w:rPrChange w:id="5549" w:author="Nick.Tolimieri" w:date="2022-09-19T13:19:00Z">
                    <w:rPr>
                      <w:rFonts w:ascii="Calibri" w:hAnsi="Calibri" w:cs="Calibri"/>
                      <w:color w:val="000000"/>
                      <w:sz w:val="22"/>
                      <w:szCs w:val="22"/>
                    </w:rPr>
                  </w:rPrChange>
                </w:rPr>
                <w:t xml:space="preserve"> B.</w:t>
              </w:r>
            </w:ins>
          </w:p>
        </w:tc>
        <w:tc>
          <w:tcPr>
            <w:tcW w:w="960" w:type="dxa"/>
            <w:noWrap/>
            <w:hideMark/>
            <w:tcPrChange w:id="555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551" w:author="Nick.Tolimieri" w:date="2022-09-19T13:19:00Z"/>
                <w:rFonts w:asciiTheme="minorHAnsi" w:eastAsiaTheme="minorHAnsi" w:hAnsiTheme="minorHAnsi" w:cstheme="minorBidi"/>
                <w:sz w:val="22"/>
                <w:szCs w:val="22"/>
                <w:rPrChange w:id="5552" w:author="Nick.Tolimieri" w:date="2022-09-19T13:19:00Z">
                  <w:rPr>
                    <w:ins w:id="5553" w:author="Nick.Tolimieri" w:date="2022-09-19T13:19:00Z"/>
                    <w:rFonts w:ascii="Calibri" w:hAnsi="Calibri" w:cs="Calibri"/>
                    <w:color w:val="000000"/>
                    <w:sz w:val="22"/>
                    <w:szCs w:val="22"/>
                  </w:rPr>
                </w:rPrChange>
              </w:rPr>
              <w:pPrChange w:id="5554" w:author="Nick.Tolimieri" w:date="2022-09-19T13:19:00Z">
                <w:pPr>
                  <w:jc w:val="right"/>
                </w:pPr>
              </w:pPrChange>
            </w:pPr>
            <w:ins w:id="5555" w:author="Nick.Tolimieri" w:date="2022-09-19T13:19:00Z">
              <w:r w:rsidRPr="002F2C4B">
                <w:rPr>
                  <w:rFonts w:asciiTheme="minorHAnsi" w:eastAsiaTheme="minorHAnsi" w:hAnsiTheme="minorHAnsi" w:cstheme="minorBidi"/>
                  <w:sz w:val="22"/>
                  <w:szCs w:val="22"/>
                  <w:rPrChange w:id="5556" w:author="Nick.Tolimieri" w:date="2022-09-19T13:19:00Z">
                    <w:rPr>
                      <w:rFonts w:ascii="Calibri" w:hAnsi="Calibri" w:cs="Calibri"/>
                      <w:color w:val="000000"/>
                      <w:sz w:val="22"/>
                      <w:szCs w:val="22"/>
                    </w:rPr>
                  </w:rPrChange>
                </w:rPr>
                <w:t>2004</w:t>
              </w:r>
            </w:ins>
          </w:p>
        </w:tc>
        <w:tc>
          <w:tcPr>
            <w:tcW w:w="960" w:type="dxa"/>
            <w:noWrap/>
            <w:hideMark/>
            <w:tcPrChange w:id="555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558" w:author="Nick.Tolimieri" w:date="2022-09-19T13:19:00Z"/>
                <w:rFonts w:asciiTheme="minorHAnsi" w:eastAsiaTheme="minorHAnsi" w:hAnsiTheme="minorHAnsi" w:cstheme="minorBidi"/>
                <w:sz w:val="22"/>
                <w:szCs w:val="22"/>
                <w:rPrChange w:id="5559" w:author="Nick.Tolimieri" w:date="2022-09-19T13:19:00Z">
                  <w:rPr>
                    <w:ins w:id="5560" w:author="Nick.Tolimieri" w:date="2022-09-19T13:19:00Z"/>
                    <w:rFonts w:ascii="Calibri" w:hAnsi="Calibri" w:cs="Calibri"/>
                    <w:color w:val="000000"/>
                    <w:sz w:val="22"/>
                    <w:szCs w:val="22"/>
                  </w:rPr>
                </w:rPrChange>
              </w:rPr>
              <w:pPrChange w:id="5561" w:author="Nick.Tolimieri" w:date="2022-09-19T13:19:00Z">
                <w:pPr>
                  <w:jc w:val="right"/>
                </w:pPr>
              </w:pPrChange>
            </w:pPr>
            <w:ins w:id="5562" w:author="Nick.Tolimieri" w:date="2022-09-19T13:19:00Z">
              <w:r w:rsidRPr="002F2C4B">
                <w:rPr>
                  <w:rFonts w:asciiTheme="minorHAnsi" w:eastAsiaTheme="minorHAnsi" w:hAnsiTheme="minorHAnsi" w:cstheme="minorBidi"/>
                  <w:sz w:val="22"/>
                  <w:szCs w:val="22"/>
                  <w:rPrChange w:id="5563" w:author="Nick.Tolimieri" w:date="2022-09-19T13:19:00Z">
                    <w:rPr>
                      <w:rFonts w:ascii="Calibri" w:hAnsi="Calibri" w:cs="Calibri"/>
                      <w:color w:val="000000"/>
                      <w:sz w:val="22"/>
                      <w:szCs w:val="22"/>
                    </w:rPr>
                  </w:rPrChange>
                </w:rPr>
                <w:t>0</w:t>
              </w:r>
            </w:ins>
          </w:p>
        </w:tc>
        <w:tc>
          <w:tcPr>
            <w:tcW w:w="960" w:type="dxa"/>
            <w:noWrap/>
            <w:hideMark/>
            <w:tcPrChange w:id="556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565" w:author="Nick.Tolimieri" w:date="2022-09-19T13:19:00Z"/>
                <w:rFonts w:asciiTheme="minorHAnsi" w:eastAsiaTheme="minorHAnsi" w:hAnsiTheme="minorHAnsi" w:cstheme="minorBidi"/>
                <w:sz w:val="22"/>
                <w:szCs w:val="22"/>
                <w:rPrChange w:id="5566" w:author="Nick.Tolimieri" w:date="2022-09-19T13:19:00Z">
                  <w:rPr>
                    <w:ins w:id="5567" w:author="Nick.Tolimieri" w:date="2022-09-19T13:19:00Z"/>
                    <w:rFonts w:ascii="Calibri" w:hAnsi="Calibri" w:cs="Calibri"/>
                    <w:color w:val="000000"/>
                    <w:sz w:val="22"/>
                    <w:szCs w:val="22"/>
                  </w:rPr>
                </w:rPrChange>
              </w:rPr>
              <w:pPrChange w:id="5568" w:author="Nick.Tolimieri" w:date="2022-09-19T13:19:00Z">
                <w:pPr>
                  <w:jc w:val="right"/>
                </w:pPr>
              </w:pPrChange>
            </w:pPr>
            <w:ins w:id="5569" w:author="Nick.Tolimieri" w:date="2022-09-19T13:19:00Z">
              <w:r w:rsidRPr="002F2C4B">
                <w:rPr>
                  <w:rFonts w:asciiTheme="minorHAnsi" w:eastAsiaTheme="minorHAnsi" w:hAnsiTheme="minorHAnsi" w:cstheme="minorBidi"/>
                  <w:sz w:val="22"/>
                  <w:szCs w:val="22"/>
                  <w:rPrChange w:id="5570" w:author="Nick.Tolimieri" w:date="2022-09-19T13:19:00Z">
                    <w:rPr>
                      <w:rFonts w:ascii="Calibri" w:hAnsi="Calibri" w:cs="Calibri"/>
                      <w:color w:val="000000"/>
                      <w:sz w:val="22"/>
                      <w:szCs w:val="22"/>
                    </w:rPr>
                  </w:rPrChange>
                </w:rPr>
                <w:t>0</w:t>
              </w:r>
            </w:ins>
          </w:p>
        </w:tc>
        <w:tc>
          <w:tcPr>
            <w:tcW w:w="960" w:type="dxa"/>
            <w:noWrap/>
            <w:hideMark/>
            <w:tcPrChange w:id="557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572" w:author="Nick.Tolimieri" w:date="2022-09-19T13:19:00Z"/>
                <w:rFonts w:asciiTheme="minorHAnsi" w:eastAsiaTheme="minorHAnsi" w:hAnsiTheme="minorHAnsi" w:cstheme="minorBidi"/>
                <w:sz w:val="22"/>
                <w:szCs w:val="22"/>
                <w:rPrChange w:id="5573" w:author="Nick.Tolimieri" w:date="2022-09-19T13:19:00Z">
                  <w:rPr>
                    <w:ins w:id="5574" w:author="Nick.Tolimieri" w:date="2022-09-19T13:19:00Z"/>
                    <w:rFonts w:ascii="Calibri" w:hAnsi="Calibri" w:cs="Calibri"/>
                    <w:color w:val="000000"/>
                    <w:sz w:val="22"/>
                    <w:szCs w:val="22"/>
                  </w:rPr>
                </w:rPrChange>
              </w:rPr>
              <w:pPrChange w:id="5575" w:author="Nick.Tolimieri" w:date="2022-09-19T13:19:00Z">
                <w:pPr>
                  <w:jc w:val="right"/>
                </w:pPr>
              </w:pPrChange>
            </w:pPr>
            <w:ins w:id="5576" w:author="Nick.Tolimieri" w:date="2022-09-19T13:19:00Z">
              <w:r w:rsidRPr="002F2C4B">
                <w:rPr>
                  <w:rFonts w:asciiTheme="minorHAnsi" w:eastAsiaTheme="minorHAnsi" w:hAnsiTheme="minorHAnsi" w:cstheme="minorBidi"/>
                  <w:sz w:val="22"/>
                  <w:szCs w:val="22"/>
                  <w:rPrChange w:id="5577" w:author="Nick.Tolimieri" w:date="2022-09-19T13:19:00Z">
                    <w:rPr>
                      <w:rFonts w:ascii="Calibri" w:hAnsi="Calibri" w:cs="Calibri"/>
                      <w:color w:val="000000"/>
                      <w:sz w:val="22"/>
                      <w:szCs w:val="22"/>
                    </w:rPr>
                  </w:rPrChange>
                </w:rPr>
                <w:t>0</w:t>
              </w:r>
            </w:ins>
          </w:p>
        </w:tc>
        <w:tc>
          <w:tcPr>
            <w:tcW w:w="960" w:type="dxa"/>
            <w:noWrap/>
            <w:hideMark/>
            <w:tcPrChange w:id="5578"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579" w:author="Nick.Tolimieri" w:date="2022-09-19T13:19:00Z"/>
                <w:rFonts w:asciiTheme="minorHAnsi" w:eastAsiaTheme="minorHAnsi" w:hAnsiTheme="minorHAnsi" w:cstheme="minorBidi"/>
                <w:sz w:val="22"/>
                <w:szCs w:val="22"/>
                <w:rPrChange w:id="5580" w:author="Nick.Tolimieri" w:date="2022-09-19T13:19:00Z">
                  <w:rPr>
                    <w:ins w:id="5581" w:author="Nick.Tolimieri" w:date="2022-09-19T13:19:00Z"/>
                    <w:rFonts w:ascii="Calibri" w:hAnsi="Calibri" w:cs="Calibri"/>
                    <w:color w:val="000000"/>
                    <w:sz w:val="22"/>
                    <w:szCs w:val="22"/>
                  </w:rPr>
                </w:rPrChange>
              </w:rPr>
              <w:pPrChange w:id="5582" w:author="Nick.Tolimieri" w:date="2022-09-19T13:19:00Z">
                <w:pPr>
                  <w:jc w:val="right"/>
                </w:pPr>
              </w:pPrChange>
            </w:pPr>
            <w:ins w:id="5583" w:author="Nick.Tolimieri" w:date="2022-09-19T13:19:00Z">
              <w:r w:rsidRPr="002F2C4B">
                <w:rPr>
                  <w:rFonts w:asciiTheme="minorHAnsi" w:eastAsiaTheme="minorHAnsi" w:hAnsiTheme="minorHAnsi" w:cstheme="minorBidi"/>
                  <w:sz w:val="22"/>
                  <w:szCs w:val="22"/>
                  <w:rPrChange w:id="5584" w:author="Nick.Tolimieri" w:date="2022-09-19T13:19:00Z">
                    <w:rPr>
                      <w:rFonts w:ascii="Calibri" w:hAnsi="Calibri" w:cs="Calibri"/>
                      <w:color w:val="000000"/>
                      <w:sz w:val="22"/>
                      <w:szCs w:val="22"/>
                    </w:rPr>
                  </w:rPrChange>
                </w:rPr>
                <w:t>0</w:t>
              </w:r>
            </w:ins>
          </w:p>
        </w:tc>
        <w:tc>
          <w:tcPr>
            <w:tcW w:w="960" w:type="dxa"/>
            <w:noWrap/>
            <w:hideMark/>
            <w:tcPrChange w:id="558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586" w:author="Nick.Tolimieri" w:date="2022-09-19T13:19:00Z"/>
                <w:rFonts w:asciiTheme="minorHAnsi" w:eastAsiaTheme="minorHAnsi" w:hAnsiTheme="minorHAnsi" w:cstheme="minorBidi"/>
                <w:sz w:val="22"/>
                <w:szCs w:val="22"/>
                <w:rPrChange w:id="5587" w:author="Nick.Tolimieri" w:date="2022-09-19T13:19:00Z">
                  <w:rPr>
                    <w:ins w:id="5588" w:author="Nick.Tolimieri" w:date="2022-09-19T13:19:00Z"/>
                    <w:rFonts w:ascii="Calibri" w:hAnsi="Calibri" w:cs="Calibri"/>
                    <w:color w:val="000000"/>
                    <w:sz w:val="22"/>
                    <w:szCs w:val="22"/>
                  </w:rPr>
                </w:rPrChange>
              </w:rPr>
              <w:pPrChange w:id="5589" w:author="Nick.Tolimieri" w:date="2022-09-19T13:19:00Z">
                <w:pPr/>
              </w:pPrChange>
            </w:pPr>
            <w:ins w:id="5590" w:author="Nick.Tolimieri" w:date="2022-09-19T13:19:00Z">
              <w:r w:rsidRPr="002F2C4B">
                <w:rPr>
                  <w:rFonts w:asciiTheme="minorHAnsi" w:eastAsiaTheme="minorHAnsi" w:hAnsiTheme="minorHAnsi" w:cstheme="minorBidi"/>
                  <w:sz w:val="22"/>
                  <w:szCs w:val="22"/>
                  <w:rPrChange w:id="5591" w:author="Nick.Tolimieri" w:date="2022-09-19T13:19:00Z">
                    <w:rPr>
                      <w:rFonts w:ascii="Calibri" w:hAnsi="Calibri" w:cs="Calibri"/>
                      <w:color w:val="000000"/>
                      <w:sz w:val="22"/>
                      <w:szCs w:val="22"/>
                    </w:rPr>
                  </w:rPrChange>
                </w:rPr>
                <w:t>NA</w:t>
              </w:r>
            </w:ins>
          </w:p>
        </w:tc>
        <w:tc>
          <w:tcPr>
            <w:tcW w:w="960" w:type="dxa"/>
            <w:noWrap/>
            <w:hideMark/>
            <w:tcPrChange w:id="559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593" w:author="Nick.Tolimieri" w:date="2022-09-19T13:19:00Z"/>
                <w:rFonts w:asciiTheme="minorHAnsi" w:eastAsiaTheme="minorHAnsi" w:hAnsiTheme="minorHAnsi" w:cstheme="minorBidi"/>
                <w:sz w:val="22"/>
                <w:szCs w:val="22"/>
                <w:rPrChange w:id="5594" w:author="Nick.Tolimieri" w:date="2022-09-19T13:19:00Z">
                  <w:rPr>
                    <w:ins w:id="5595" w:author="Nick.Tolimieri" w:date="2022-09-19T13:19:00Z"/>
                    <w:rFonts w:ascii="Calibri" w:hAnsi="Calibri" w:cs="Calibri"/>
                    <w:color w:val="000000"/>
                    <w:sz w:val="22"/>
                    <w:szCs w:val="22"/>
                  </w:rPr>
                </w:rPrChange>
              </w:rPr>
              <w:pPrChange w:id="5596" w:author="Nick.Tolimieri" w:date="2022-09-19T13:19:00Z">
                <w:pPr/>
              </w:pPrChange>
            </w:pPr>
            <w:ins w:id="5597" w:author="Nick.Tolimieri" w:date="2022-09-19T13:19:00Z">
              <w:r w:rsidRPr="002F2C4B">
                <w:rPr>
                  <w:rFonts w:asciiTheme="minorHAnsi" w:eastAsiaTheme="minorHAnsi" w:hAnsiTheme="minorHAnsi" w:cstheme="minorBidi"/>
                  <w:sz w:val="22"/>
                  <w:szCs w:val="22"/>
                  <w:rPrChange w:id="5598" w:author="Nick.Tolimieri" w:date="2022-09-19T13:19:00Z">
                    <w:rPr>
                      <w:rFonts w:ascii="Calibri" w:hAnsi="Calibri" w:cs="Calibri"/>
                      <w:color w:val="000000"/>
                      <w:sz w:val="22"/>
                      <w:szCs w:val="22"/>
                    </w:rPr>
                  </w:rPrChange>
                </w:rPr>
                <w:t>NA</w:t>
              </w:r>
            </w:ins>
          </w:p>
        </w:tc>
        <w:tc>
          <w:tcPr>
            <w:tcW w:w="960" w:type="dxa"/>
            <w:noWrap/>
            <w:hideMark/>
            <w:tcPrChange w:id="559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600" w:author="Nick.Tolimieri" w:date="2022-09-19T13:19:00Z"/>
                <w:rFonts w:asciiTheme="minorHAnsi" w:eastAsiaTheme="minorHAnsi" w:hAnsiTheme="minorHAnsi" w:cstheme="minorBidi"/>
                <w:sz w:val="22"/>
                <w:szCs w:val="22"/>
                <w:rPrChange w:id="5601" w:author="Nick.Tolimieri" w:date="2022-09-19T13:19:00Z">
                  <w:rPr>
                    <w:ins w:id="5602" w:author="Nick.Tolimieri" w:date="2022-09-19T13:19:00Z"/>
                    <w:rFonts w:ascii="Calibri" w:hAnsi="Calibri" w:cs="Calibri"/>
                    <w:color w:val="000000"/>
                    <w:sz w:val="22"/>
                    <w:szCs w:val="22"/>
                  </w:rPr>
                </w:rPrChange>
              </w:rPr>
              <w:pPrChange w:id="5603" w:author="Nick.Tolimieri" w:date="2022-09-19T13:19:00Z">
                <w:pPr/>
              </w:pPrChange>
            </w:pPr>
            <w:ins w:id="5604" w:author="Nick.Tolimieri" w:date="2022-09-19T13:19:00Z">
              <w:r w:rsidRPr="002F2C4B">
                <w:rPr>
                  <w:rFonts w:asciiTheme="minorHAnsi" w:eastAsiaTheme="minorHAnsi" w:hAnsiTheme="minorHAnsi" w:cstheme="minorBidi"/>
                  <w:sz w:val="22"/>
                  <w:szCs w:val="22"/>
                  <w:rPrChange w:id="5605" w:author="Nick.Tolimieri" w:date="2022-09-19T13:19:00Z">
                    <w:rPr>
                      <w:rFonts w:ascii="Calibri" w:hAnsi="Calibri" w:cs="Calibri"/>
                      <w:color w:val="000000"/>
                      <w:sz w:val="22"/>
                      <w:szCs w:val="22"/>
                    </w:rPr>
                  </w:rPrChange>
                </w:rPr>
                <w:t>NA</w:t>
              </w:r>
            </w:ins>
          </w:p>
        </w:tc>
        <w:tc>
          <w:tcPr>
            <w:tcW w:w="960" w:type="dxa"/>
            <w:noWrap/>
            <w:hideMark/>
            <w:tcPrChange w:id="560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607" w:author="Nick.Tolimieri" w:date="2022-09-19T13:19:00Z"/>
                <w:rFonts w:asciiTheme="minorHAnsi" w:eastAsiaTheme="minorHAnsi" w:hAnsiTheme="minorHAnsi" w:cstheme="minorBidi"/>
                <w:sz w:val="22"/>
                <w:szCs w:val="22"/>
                <w:rPrChange w:id="5608" w:author="Nick.Tolimieri" w:date="2022-09-19T13:19:00Z">
                  <w:rPr>
                    <w:ins w:id="5609" w:author="Nick.Tolimieri" w:date="2022-09-19T13:19:00Z"/>
                    <w:rFonts w:ascii="Calibri" w:hAnsi="Calibri" w:cs="Calibri"/>
                    <w:color w:val="000000"/>
                    <w:sz w:val="22"/>
                    <w:szCs w:val="22"/>
                  </w:rPr>
                </w:rPrChange>
              </w:rPr>
              <w:pPrChange w:id="5610" w:author="Nick.Tolimieri" w:date="2022-09-19T13:19:00Z">
                <w:pPr/>
              </w:pPrChange>
            </w:pPr>
            <w:ins w:id="5611" w:author="Nick.Tolimieri" w:date="2022-09-19T13:19:00Z">
              <w:r w:rsidRPr="002F2C4B">
                <w:rPr>
                  <w:rFonts w:asciiTheme="minorHAnsi" w:eastAsiaTheme="minorHAnsi" w:hAnsiTheme="minorHAnsi" w:cstheme="minorBidi"/>
                  <w:sz w:val="22"/>
                  <w:szCs w:val="22"/>
                  <w:rPrChange w:id="5612" w:author="Nick.Tolimieri" w:date="2022-09-19T13:19:00Z">
                    <w:rPr>
                      <w:rFonts w:ascii="Calibri" w:hAnsi="Calibri" w:cs="Calibri"/>
                      <w:color w:val="000000"/>
                      <w:sz w:val="22"/>
                      <w:szCs w:val="22"/>
                    </w:rPr>
                  </w:rPrChange>
                </w:rPr>
                <w:t>NA</w:t>
              </w:r>
            </w:ins>
          </w:p>
        </w:tc>
      </w:tr>
      <w:tr w:rsidR="002F2C4B" w:rsidRPr="002F2C4B" w:rsidTr="002F2C4B">
        <w:trPr>
          <w:divId w:val="276135201"/>
          <w:trHeight w:val="300"/>
          <w:ins w:id="5613" w:author="Nick.Tolimieri" w:date="2022-09-19T13:19:00Z"/>
          <w:trPrChange w:id="5614" w:author="Nick.Tolimieri" w:date="2022-09-19T13:19:00Z">
            <w:trPr>
              <w:divId w:val="276135201"/>
              <w:trHeight w:val="300"/>
            </w:trPr>
          </w:trPrChange>
        </w:trPr>
        <w:tc>
          <w:tcPr>
            <w:tcW w:w="960" w:type="dxa"/>
            <w:noWrap/>
            <w:hideMark/>
            <w:tcPrChange w:id="561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616" w:author="Nick.Tolimieri" w:date="2022-09-19T13:19:00Z"/>
                <w:rFonts w:asciiTheme="minorHAnsi" w:eastAsiaTheme="minorHAnsi" w:hAnsiTheme="minorHAnsi" w:cstheme="minorBidi"/>
                <w:sz w:val="22"/>
                <w:szCs w:val="22"/>
                <w:rPrChange w:id="5617" w:author="Nick.Tolimieri" w:date="2022-09-19T13:19:00Z">
                  <w:rPr>
                    <w:ins w:id="5618" w:author="Nick.Tolimieri" w:date="2022-09-19T13:19:00Z"/>
                    <w:rFonts w:ascii="Calibri" w:hAnsi="Calibri" w:cs="Calibri"/>
                    <w:color w:val="000000"/>
                    <w:sz w:val="22"/>
                    <w:szCs w:val="22"/>
                  </w:rPr>
                </w:rPrChange>
              </w:rPr>
              <w:pPrChange w:id="5619" w:author="Nick.Tolimieri" w:date="2022-09-19T13:19:00Z">
                <w:pPr/>
              </w:pPrChange>
            </w:pPr>
            <w:proofErr w:type="spellStart"/>
            <w:ins w:id="5620" w:author="Nick.Tolimieri" w:date="2022-09-19T13:19:00Z">
              <w:r w:rsidRPr="002F2C4B">
                <w:rPr>
                  <w:rFonts w:asciiTheme="minorHAnsi" w:eastAsiaTheme="minorHAnsi" w:hAnsiTheme="minorHAnsi" w:cstheme="minorBidi"/>
                  <w:sz w:val="22"/>
                  <w:szCs w:val="22"/>
                  <w:rPrChange w:id="5621" w:author="Nick.Tolimieri" w:date="2022-09-19T13:19:00Z">
                    <w:rPr>
                      <w:rFonts w:ascii="Calibri" w:hAnsi="Calibri" w:cs="Calibri"/>
                      <w:color w:val="000000"/>
                      <w:sz w:val="22"/>
                      <w:szCs w:val="22"/>
                    </w:rPr>
                  </w:rPrChange>
                </w:rPr>
                <w:t>Tatoosh</w:t>
              </w:r>
              <w:proofErr w:type="spellEnd"/>
              <w:r w:rsidRPr="002F2C4B">
                <w:rPr>
                  <w:rFonts w:asciiTheme="minorHAnsi" w:eastAsiaTheme="minorHAnsi" w:hAnsiTheme="minorHAnsi" w:cstheme="minorBidi"/>
                  <w:sz w:val="22"/>
                  <w:szCs w:val="22"/>
                  <w:rPrChange w:id="5622" w:author="Nick.Tolimieri" w:date="2022-09-19T13:19:00Z">
                    <w:rPr>
                      <w:rFonts w:ascii="Calibri" w:hAnsi="Calibri" w:cs="Calibri"/>
                      <w:color w:val="000000"/>
                      <w:sz w:val="22"/>
                      <w:szCs w:val="22"/>
                    </w:rPr>
                  </w:rPrChange>
                </w:rPr>
                <w:t xml:space="preserve"> Is. &amp; </w:t>
              </w:r>
              <w:proofErr w:type="spellStart"/>
              <w:r w:rsidRPr="002F2C4B">
                <w:rPr>
                  <w:rFonts w:asciiTheme="minorHAnsi" w:eastAsiaTheme="minorHAnsi" w:hAnsiTheme="minorHAnsi" w:cstheme="minorBidi"/>
                  <w:sz w:val="22"/>
                  <w:szCs w:val="22"/>
                  <w:rPrChange w:id="5623" w:author="Nick.Tolimieri" w:date="2022-09-19T13:19:00Z">
                    <w:rPr>
                      <w:rFonts w:ascii="Calibri" w:hAnsi="Calibri" w:cs="Calibri"/>
                      <w:color w:val="000000"/>
                      <w:sz w:val="22"/>
                      <w:szCs w:val="22"/>
                    </w:rPr>
                  </w:rPrChange>
                </w:rPr>
                <w:t>Neah</w:t>
              </w:r>
              <w:proofErr w:type="spellEnd"/>
              <w:r w:rsidRPr="002F2C4B">
                <w:rPr>
                  <w:rFonts w:asciiTheme="minorHAnsi" w:eastAsiaTheme="minorHAnsi" w:hAnsiTheme="minorHAnsi" w:cstheme="minorBidi"/>
                  <w:sz w:val="22"/>
                  <w:szCs w:val="22"/>
                  <w:rPrChange w:id="5624" w:author="Nick.Tolimieri" w:date="2022-09-19T13:19:00Z">
                    <w:rPr>
                      <w:rFonts w:ascii="Calibri" w:hAnsi="Calibri" w:cs="Calibri"/>
                      <w:color w:val="000000"/>
                      <w:sz w:val="22"/>
                      <w:szCs w:val="22"/>
                    </w:rPr>
                  </w:rPrChange>
                </w:rPr>
                <w:t xml:space="preserve"> B.</w:t>
              </w:r>
            </w:ins>
          </w:p>
        </w:tc>
        <w:tc>
          <w:tcPr>
            <w:tcW w:w="960" w:type="dxa"/>
            <w:noWrap/>
            <w:hideMark/>
            <w:tcPrChange w:id="562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626" w:author="Nick.Tolimieri" w:date="2022-09-19T13:19:00Z"/>
                <w:rFonts w:asciiTheme="minorHAnsi" w:eastAsiaTheme="minorHAnsi" w:hAnsiTheme="minorHAnsi" w:cstheme="minorBidi"/>
                <w:sz w:val="22"/>
                <w:szCs w:val="22"/>
                <w:rPrChange w:id="5627" w:author="Nick.Tolimieri" w:date="2022-09-19T13:19:00Z">
                  <w:rPr>
                    <w:ins w:id="5628" w:author="Nick.Tolimieri" w:date="2022-09-19T13:19:00Z"/>
                    <w:rFonts w:ascii="Calibri" w:hAnsi="Calibri" w:cs="Calibri"/>
                    <w:color w:val="000000"/>
                    <w:sz w:val="22"/>
                    <w:szCs w:val="22"/>
                  </w:rPr>
                </w:rPrChange>
              </w:rPr>
              <w:pPrChange w:id="5629" w:author="Nick.Tolimieri" w:date="2022-09-19T13:19:00Z">
                <w:pPr>
                  <w:jc w:val="right"/>
                </w:pPr>
              </w:pPrChange>
            </w:pPr>
            <w:ins w:id="5630" w:author="Nick.Tolimieri" w:date="2022-09-19T13:19:00Z">
              <w:r w:rsidRPr="002F2C4B">
                <w:rPr>
                  <w:rFonts w:asciiTheme="minorHAnsi" w:eastAsiaTheme="minorHAnsi" w:hAnsiTheme="minorHAnsi" w:cstheme="minorBidi"/>
                  <w:sz w:val="22"/>
                  <w:szCs w:val="22"/>
                  <w:rPrChange w:id="5631" w:author="Nick.Tolimieri" w:date="2022-09-19T13:19:00Z">
                    <w:rPr>
                      <w:rFonts w:ascii="Calibri" w:hAnsi="Calibri" w:cs="Calibri"/>
                      <w:color w:val="000000"/>
                      <w:sz w:val="22"/>
                      <w:szCs w:val="22"/>
                    </w:rPr>
                  </w:rPrChange>
                </w:rPr>
                <w:t>2005</w:t>
              </w:r>
            </w:ins>
          </w:p>
        </w:tc>
        <w:tc>
          <w:tcPr>
            <w:tcW w:w="960" w:type="dxa"/>
            <w:noWrap/>
            <w:hideMark/>
            <w:tcPrChange w:id="563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633" w:author="Nick.Tolimieri" w:date="2022-09-19T13:19:00Z"/>
                <w:rFonts w:asciiTheme="minorHAnsi" w:eastAsiaTheme="minorHAnsi" w:hAnsiTheme="minorHAnsi" w:cstheme="minorBidi"/>
                <w:sz w:val="22"/>
                <w:szCs w:val="22"/>
                <w:rPrChange w:id="5634" w:author="Nick.Tolimieri" w:date="2022-09-19T13:19:00Z">
                  <w:rPr>
                    <w:ins w:id="5635" w:author="Nick.Tolimieri" w:date="2022-09-19T13:19:00Z"/>
                    <w:rFonts w:ascii="Calibri" w:hAnsi="Calibri" w:cs="Calibri"/>
                    <w:color w:val="000000"/>
                    <w:sz w:val="22"/>
                    <w:szCs w:val="22"/>
                  </w:rPr>
                </w:rPrChange>
              </w:rPr>
              <w:pPrChange w:id="5636" w:author="Nick.Tolimieri" w:date="2022-09-19T13:19:00Z">
                <w:pPr>
                  <w:jc w:val="right"/>
                </w:pPr>
              </w:pPrChange>
            </w:pPr>
            <w:ins w:id="5637" w:author="Nick.Tolimieri" w:date="2022-09-19T13:19:00Z">
              <w:r w:rsidRPr="002F2C4B">
                <w:rPr>
                  <w:rFonts w:asciiTheme="minorHAnsi" w:eastAsiaTheme="minorHAnsi" w:hAnsiTheme="minorHAnsi" w:cstheme="minorBidi"/>
                  <w:sz w:val="22"/>
                  <w:szCs w:val="22"/>
                  <w:rPrChange w:id="5638" w:author="Nick.Tolimieri" w:date="2022-09-19T13:19:00Z">
                    <w:rPr>
                      <w:rFonts w:ascii="Calibri" w:hAnsi="Calibri" w:cs="Calibri"/>
                      <w:color w:val="000000"/>
                      <w:sz w:val="22"/>
                      <w:szCs w:val="22"/>
                    </w:rPr>
                  </w:rPrChange>
                </w:rPr>
                <w:t>0</w:t>
              </w:r>
            </w:ins>
          </w:p>
        </w:tc>
        <w:tc>
          <w:tcPr>
            <w:tcW w:w="960" w:type="dxa"/>
            <w:noWrap/>
            <w:hideMark/>
            <w:tcPrChange w:id="563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640" w:author="Nick.Tolimieri" w:date="2022-09-19T13:19:00Z"/>
                <w:rFonts w:asciiTheme="minorHAnsi" w:eastAsiaTheme="minorHAnsi" w:hAnsiTheme="minorHAnsi" w:cstheme="minorBidi"/>
                <w:sz w:val="22"/>
                <w:szCs w:val="22"/>
                <w:rPrChange w:id="5641" w:author="Nick.Tolimieri" w:date="2022-09-19T13:19:00Z">
                  <w:rPr>
                    <w:ins w:id="5642" w:author="Nick.Tolimieri" w:date="2022-09-19T13:19:00Z"/>
                    <w:rFonts w:ascii="Calibri" w:hAnsi="Calibri" w:cs="Calibri"/>
                    <w:color w:val="000000"/>
                    <w:sz w:val="22"/>
                    <w:szCs w:val="22"/>
                  </w:rPr>
                </w:rPrChange>
              </w:rPr>
              <w:pPrChange w:id="5643" w:author="Nick.Tolimieri" w:date="2022-09-19T13:19:00Z">
                <w:pPr>
                  <w:jc w:val="right"/>
                </w:pPr>
              </w:pPrChange>
            </w:pPr>
            <w:ins w:id="5644" w:author="Nick.Tolimieri" w:date="2022-09-19T13:19:00Z">
              <w:r w:rsidRPr="002F2C4B">
                <w:rPr>
                  <w:rFonts w:asciiTheme="minorHAnsi" w:eastAsiaTheme="minorHAnsi" w:hAnsiTheme="minorHAnsi" w:cstheme="minorBidi"/>
                  <w:sz w:val="22"/>
                  <w:szCs w:val="22"/>
                  <w:rPrChange w:id="5645" w:author="Nick.Tolimieri" w:date="2022-09-19T13:19:00Z">
                    <w:rPr>
                      <w:rFonts w:ascii="Calibri" w:hAnsi="Calibri" w:cs="Calibri"/>
                      <w:color w:val="000000"/>
                      <w:sz w:val="22"/>
                      <w:szCs w:val="22"/>
                    </w:rPr>
                  </w:rPrChange>
                </w:rPr>
                <w:t>39</w:t>
              </w:r>
            </w:ins>
          </w:p>
        </w:tc>
        <w:tc>
          <w:tcPr>
            <w:tcW w:w="960" w:type="dxa"/>
            <w:noWrap/>
            <w:hideMark/>
            <w:tcPrChange w:id="564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647" w:author="Nick.Tolimieri" w:date="2022-09-19T13:19:00Z"/>
                <w:rFonts w:asciiTheme="minorHAnsi" w:eastAsiaTheme="minorHAnsi" w:hAnsiTheme="minorHAnsi" w:cstheme="minorBidi"/>
                <w:sz w:val="22"/>
                <w:szCs w:val="22"/>
                <w:rPrChange w:id="5648" w:author="Nick.Tolimieri" w:date="2022-09-19T13:19:00Z">
                  <w:rPr>
                    <w:ins w:id="5649" w:author="Nick.Tolimieri" w:date="2022-09-19T13:19:00Z"/>
                    <w:rFonts w:ascii="Calibri" w:hAnsi="Calibri" w:cs="Calibri"/>
                    <w:color w:val="000000"/>
                    <w:sz w:val="22"/>
                    <w:szCs w:val="22"/>
                  </w:rPr>
                </w:rPrChange>
              </w:rPr>
              <w:pPrChange w:id="5650" w:author="Nick.Tolimieri" w:date="2022-09-19T13:19:00Z">
                <w:pPr>
                  <w:jc w:val="right"/>
                </w:pPr>
              </w:pPrChange>
            </w:pPr>
            <w:ins w:id="5651" w:author="Nick.Tolimieri" w:date="2022-09-19T13:19:00Z">
              <w:r w:rsidRPr="002F2C4B">
                <w:rPr>
                  <w:rFonts w:asciiTheme="minorHAnsi" w:eastAsiaTheme="minorHAnsi" w:hAnsiTheme="minorHAnsi" w:cstheme="minorBidi"/>
                  <w:sz w:val="22"/>
                  <w:szCs w:val="22"/>
                  <w:rPrChange w:id="5652" w:author="Nick.Tolimieri" w:date="2022-09-19T13:19:00Z">
                    <w:rPr>
                      <w:rFonts w:ascii="Calibri" w:hAnsi="Calibri" w:cs="Calibri"/>
                      <w:color w:val="000000"/>
                      <w:sz w:val="22"/>
                      <w:szCs w:val="22"/>
                    </w:rPr>
                  </w:rPrChange>
                </w:rPr>
                <w:t>1</w:t>
              </w:r>
            </w:ins>
          </w:p>
        </w:tc>
        <w:tc>
          <w:tcPr>
            <w:tcW w:w="960" w:type="dxa"/>
            <w:noWrap/>
            <w:hideMark/>
            <w:tcPrChange w:id="5653"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654" w:author="Nick.Tolimieri" w:date="2022-09-19T13:19:00Z"/>
                <w:rFonts w:asciiTheme="minorHAnsi" w:eastAsiaTheme="minorHAnsi" w:hAnsiTheme="minorHAnsi" w:cstheme="minorBidi"/>
                <w:sz w:val="22"/>
                <w:szCs w:val="22"/>
                <w:rPrChange w:id="5655" w:author="Nick.Tolimieri" w:date="2022-09-19T13:19:00Z">
                  <w:rPr>
                    <w:ins w:id="5656" w:author="Nick.Tolimieri" w:date="2022-09-19T13:19:00Z"/>
                    <w:rFonts w:ascii="Calibri" w:hAnsi="Calibri" w:cs="Calibri"/>
                    <w:color w:val="000000"/>
                    <w:sz w:val="22"/>
                    <w:szCs w:val="22"/>
                  </w:rPr>
                </w:rPrChange>
              </w:rPr>
              <w:pPrChange w:id="5657" w:author="Nick.Tolimieri" w:date="2022-09-19T13:19:00Z">
                <w:pPr>
                  <w:jc w:val="right"/>
                </w:pPr>
              </w:pPrChange>
            </w:pPr>
            <w:ins w:id="5658" w:author="Nick.Tolimieri" w:date="2022-09-19T13:19:00Z">
              <w:r w:rsidRPr="002F2C4B">
                <w:rPr>
                  <w:rFonts w:asciiTheme="minorHAnsi" w:eastAsiaTheme="minorHAnsi" w:hAnsiTheme="minorHAnsi" w:cstheme="minorBidi"/>
                  <w:sz w:val="22"/>
                  <w:szCs w:val="22"/>
                  <w:rPrChange w:id="5659" w:author="Nick.Tolimieri" w:date="2022-09-19T13:19:00Z">
                    <w:rPr>
                      <w:rFonts w:ascii="Calibri" w:hAnsi="Calibri" w:cs="Calibri"/>
                      <w:color w:val="000000"/>
                      <w:sz w:val="22"/>
                      <w:szCs w:val="22"/>
                    </w:rPr>
                  </w:rPrChange>
                </w:rPr>
                <w:t>15</w:t>
              </w:r>
            </w:ins>
          </w:p>
        </w:tc>
        <w:tc>
          <w:tcPr>
            <w:tcW w:w="960" w:type="dxa"/>
            <w:noWrap/>
            <w:hideMark/>
            <w:tcPrChange w:id="566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661" w:author="Nick.Tolimieri" w:date="2022-09-19T13:19:00Z"/>
                <w:rFonts w:asciiTheme="minorHAnsi" w:eastAsiaTheme="minorHAnsi" w:hAnsiTheme="minorHAnsi" w:cstheme="minorBidi"/>
                <w:sz w:val="22"/>
                <w:szCs w:val="22"/>
                <w:rPrChange w:id="5662" w:author="Nick.Tolimieri" w:date="2022-09-19T13:19:00Z">
                  <w:rPr>
                    <w:ins w:id="5663" w:author="Nick.Tolimieri" w:date="2022-09-19T13:19:00Z"/>
                    <w:rFonts w:ascii="Calibri" w:hAnsi="Calibri" w:cs="Calibri"/>
                    <w:color w:val="000000"/>
                    <w:sz w:val="22"/>
                    <w:szCs w:val="22"/>
                  </w:rPr>
                </w:rPrChange>
              </w:rPr>
              <w:pPrChange w:id="5664" w:author="Nick.Tolimieri" w:date="2022-09-19T13:19:00Z">
                <w:pPr>
                  <w:jc w:val="right"/>
                </w:pPr>
              </w:pPrChange>
            </w:pPr>
            <w:ins w:id="5665" w:author="Nick.Tolimieri" w:date="2022-09-19T13:19:00Z">
              <w:r w:rsidRPr="002F2C4B">
                <w:rPr>
                  <w:rFonts w:asciiTheme="minorHAnsi" w:eastAsiaTheme="minorHAnsi" w:hAnsiTheme="minorHAnsi" w:cstheme="minorBidi"/>
                  <w:sz w:val="22"/>
                  <w:szCs w:val="22"/>
                  <w:rPrChange w:id="5666" w:author="Nick.Tolimieri" w:date="2022-09-19T13:19:00Z">
                    <w:rPr>
                      <w:rFonts w:ascii="Calibri" w:hAnsi="Calibri" w:cs="Calibri"/>
                      <w:color w:val="000000"/>
                      <w:sz w:val="22"/>
                      <w:szCs w:val="22"/>
                    </w:rPr>
                  </w:rPrChange>
                </w:rPr>
                <w:t>15</w:t>
              </w:r>
            </w:ins>
          </w:p>
        </w:tc>
        <w:tc>
          <w:tcPr>
            <w:tcW w:w="960" w:type="dxa"/>
            <w:noWrap/>
            <w:hideMark/>
            <w:tcPrChange w:id="566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668" w:author="Nick.Tolimieri" w:date="2022-09-19T13:19:00Z"/>
                <w:rFonts w:asciiTheme="minorHAnsi" w:eastAsiaTheme="minorHAnsi" w:hAnsiTheme="minorHAnsi" w:cstheme="minorBidi"/>
                <w:sz w:val="22"/>
                <w:szCs w:val="22"/>
                <w:rPrChange w:id="5669" w:author="Nick.Tolimieri" w:date="2022-09-19T13:19:00Z">
                  <w:rPr>
                    <w:ins w:id="5670" w:author="Nick.Tolimieri" w:date="2022-09-19T13:19:00Z"/>
                    <w:rFonts w:ascii="Calibri" w:hAnsi="Calibri" w:cs="Calibri"/>
                    <w:color w:val="000000"/>
                    <w:sz w:val="22"/>
                    <w:szCs w:val="22"/>
                  </w:rPr>
                </w:rPrChange>
              </w:rPr>
              <w:pPrChange w:id="5671" w:author="Nick.Tolimieri" w:date="2022-09-19T13:19:00Z">
                <w:pPr>
                  <w:jc w:val="right"/>
                </w:pPr>
              </w:pPrChange>
            </w:pPr>
            <w:ins w:id="5672" w:author="Nick.Tolimieri" w:date="2022-09-19T13:19:00Z">
              <w:r w:rsidRPr="002F2C4B">
                <w:rPr>
                  <w:rFonts w:asciiTheme="minorHAnsi" w:eastAsiaTheme="minorHAnsi" w:hAnsiTheme="minorHAnsi" w:cstheme="minorBidi"/>
                  <w:sz w:val="22"/>
                  <w:szCs w:val="22"/>
                  <w:rPrChange w:id="5673" w:author="Nick.Tolimieri" w:date="2022-09-19T13:19:00Z">
                    <w:rPr>
                      <w:rFonts w:ascii="Calibri" w:hAnsi="Calibri" w:cs="Calibri"/>
                      <w:color w:val="000000"/>
                      <w:sz w:val="22"/>
                      <w:szCs w:val="22"/>
                    </w:rPr>
                  </w:rPrChange>
                </w:rPr>
                <w:t>15</w:t>
              </w:r>
            </w:ins>
          </w:p>
        </w:tc>
        <w:tc>
          <w:tcPr>
            <w:tcW w:w="960" w:type="dxa"/>
            <w:noWrap/>
            <w:hideMark/>
            <w:tcPrChange w:id="567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675" w:author="Nick.Tolimieri" w:date="2022-09-19T13:19:00Z"/>
                <w:rFonts w:asciiTheme="minorHAnsi" w:eastAsiaTheme="minorHAnsi" w:hAnsiTheme="minorHAnsi" w:cstheme="minorBidi"/>
                <w:sz w:val="22"/>
                <w:szCs w:val="22"/>
                <w:rPrChange w:id="5676" w:author="Nick.Tolimieri" w:date="2022-09-19T13:19:00Z">
                  <w:rPr>
                    <w:ins w:id="5677" w:author="Nick.Tolimieri" w:date="2022-09-19T13:19:00Z"/>
                    <w:rFonts w:ascii="Calibri" w:hAnsi="Calibri" w:cs="Calibri"/>
                    <w:color w:val="000000"/>
                    <w:sz w:val="22"/>
                    <w:szCs w:val="22"/>
                  </w:rPr>
                </w:rPrChange>
              </w:rPr>
              <w:pPrChange w:id="5678" w:author="Nick.Tolimieri" w:date="2022-09-19T13:19:00Z">
                <w:pPr>
                  <w:jc w:val="right"/>
                </w:pPr>
              </w:pPrChange>
            </w:pPr>
            <w:ins w:id="5679" w:author="Nick.Tolimieri" w:date="2022-09-19T13:19:00Z">
              <w:r w:rsidRPr="002F2C4B">
                <w:rPr>
                  <w:rFonts w:asciiTheme="minorHAnsi" w:eastAsiaTheme="minorHAnsi" w:hAnsiTheme="minorHAnsi" w:cstheme="minorBidi"/>
                  <w:sz w:val="22"/>
                  <w:szCs w:val="22"/>
                  <w:rPrChange w:id="5680" w:author="Nick.Tolimieri" w:date="2022-09-19T13:19:00Z">
                    <w:rPr>
                      <w:rFonts w:ascii="Calibri" w:hAnsi="Calibri" w:cs="Calibri"/>
                      <w:color w:val="000000"/>
                      <w:sz w:val="22"/>
                      <w:szCs w:val="22"/>
                    </w:rPr>
                  </w:rPrChange>
                </w:rPr>
                <w:t>1.96</w:t>
              </w:r>
            </w:ins>
          </w:p>
        </w:tc>
        <w:tc>
          <w:tcPr>
            <w:tcW w:w="960" w:type="dxa"/>
            <w:noWrap/>
            <w:hideMark/>
            <w:tcPrChange w:id="568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682" w:author="Nick.Tolimieri" w:date="2022-09-19T13:19:00Z"/>
                <w:rFonts w:asciiTheme="minorHAnsi" w:eastAsiaTheme="minorHAnsi" w:hAnsiTheme="minorHAnsi" w:cstheme="minorBidi"/>
                <w:sz w:val="22"/>
                <w:szCs w:val="22"/>
                <w:rPrChange w:id="5683" w:author="Nick.Tolimieri" w:date="2022-09-19T13:19:00Z">
                  <w:rPr>
                    <w:ins w:id="5684" w:author="Nick.Tolimieri" w:date="2022-09-19T13:19:00Z"/>
                    <w:rFonts w:ascii="Calibri" w:hAnsi="Calibri" w:cs="Calibri"/>
                    <w:color w:val="000000"/>
                    <w:sz w:val="22"/>
                    <w:szCs w:val="22"/>
                  </w:rPr>
                </w:rPrChange>
              </w:rPr>
              <w:pPrChange w:id="5685" w:author="Nick.Tolimieri" w:date="2022-09-19T13:19:00Z">
                <w:pPr>
                  <w:jc w:val="right"/>
                </w:pPr>
              </w:pPrChange>
            </w:pPr>
            <w:ins w:id="5686" w:author="Nick.Tolimieri" w:date="2022-09-19T13:19:00Z">
              <w:r w:rsidRPr="002F2C4B">
                <w:rPr>
                  <w:rFonts w:asciiTheme="minorHAnsi" w:eastAsiaTheme="minorHAnsi" w:hAnsiTheme="minorHAnsi" w:cstheme="minorBidi"/>
                  <w:sz w:val="22"/>
                  <w:szCs w:val="22"/>
                  <w:rPrChange w:id="5687" w:author="Nick.Tolimieri" w:date="2022-09-19T13:19:00Z">
                    <w:rPr>
                      <w:rFonts w:ascii="Calibri" w:hAnsi="Calibri" w:cs="Calibri"/>
                      <w:color w:val="000000"/>
                      <w:sz w:val="22"/>
                      <w:szCs w:val="22"/>
                    </w:rPr>
                  </w:rPrChange>
                </w:rPr>
                <w:t>0.32</w:t>
              </w:r>
            </w:ins>
          </w:p>
        </w:tc>
      </w:tr>
      <w:tr w:rsidR="002F2C4B" w:rsidRPr="002F2C4B" w:rsidTr="002F2C4B">
        <w:trPr>
          <w:divId w:val="276135201"/>
          <w:trHeight w:val="300"/>
          <w:ins w:id="5688" w:author="Nick.Tolimieri" w:date="2022-09-19T13:19:00Z"/>
          <w:trPrChange w:id="5689" w:author="Nick.Tolimieri" w:date="2022-09-19T13:19:00Z">
            <w:trPr>
              <w:divId w:val="276135201"/>
              <w:trHeight w:val="300"/>
            </w:trPr>
          </w:trPrChange>
        </w:trPr>
        <w:tc>
          <w:tcPr>
            <w:tcW w:w="960" w:type="dxa"/>
            <w:noWrap/>
            <w:hideMark/>
            <w:tcPrChange w:id="569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691" w:author="Nick.Tolimieri" w:date="2022-09-19T13:19:00Z"/>
                <w:rFonts w:asciiTheme="minorHAnsi" w:eastAsiaTheme="minorHAnsi" w:hAnsiTheme="minorHAnsi" w:cstheme="minorBidi"/>
                <w:sz w:val="22"/>
                <w:szCs w:val="22"/>
                <w:rPrChange w:id="5692" w:author="Nick.Tolimieri" w:date="2022-09-19T13:19:00Z">
                  <w:rPr>
                    <w:ins w:id="5693" w:author="Nick.Tolimieri" w:date="2022-09-19T13:19:00Z"/>
                    <w:rFonts w:ascii="Calibri" w:hAnsi="Calibri" w:cs="Calibri"/>
                    <w:color w:val="000000"/>
                    <w:sz w:val="22"/>
                    <w:szCs w:val="22"/>
                  </w:rPr>
                </w:rPrChange>
              </w:rPr>
              <w:pPrChange w:id="5694" w:author="Nick.Tolimieri" w:date="2022-09-19T13:19:00Z">
                <w:pPr/>
              </w:pPrChange>
            </w:pPr>
            <w:proofErr w:type="spellStart"/>
            <w:ins w:id="5695" w:author="Nick.Tolimieri" w:date="2022-09-19T13:19:00Z">
              <w:r w:rsidRPr="002F2C4B">
                <w:rPr>
                  <w:rFonts w:asciiTheme="minorHAnsi" w:eastAsiaTheme="minorHAnsi" w:hAnsiTheme="minorHAnsi" w:cstheme="minorBidi"/>
                  <w:sz w:val="22"/>
                  <w:szCs w:val="22"/>
                  <w:rPrChange w:id="5696" w:author="Nick.Tolimieri" w:date="2022-09-19T13:19:00Z">
                    <w:rPr>
                      <w:rFonts w:ascii="Calibri" w:hAnsi="Calibri" w:cs="Calibri"/>
                      <w:color w:val="000000"/>
                      <w:sz w:val="22"/>
                      <w:szCs w:val="22"/>
                    </w:rPr>
                  </w:rPrChange>
                </w:rPr>
                <w:t>Tatoosh</w:t>
              </w:r>
              <w:proofErr w:type="spellEnd"/>
              <w:r w:rsidRPr="002F2C4B">
                <w:rPr>
                  <w:rFonts w:asciiTheme="minorHAnsi" w:eastAsiaTheme="minorHAnsi" w:hAnsiTheme="minorHAnsi" w:cstheme="minorBidi"/>
                  <w:sz w:val="22"/>
                  <w:szCs w:val="22"/>
                  <w:rPrChange w:id="5697" w:author="Nick.Tolimieri" w:date="2022-09-19T13:19:00Z">
                    <w:rPr>
                      <w:rFonts w:ascii="Calibri" w:hAnsi="Calibri" w:cs="Calibri"/>
                      <w:color w:val="000000"/>
                      <w:sz w:val="22"/>
                      <w:szCs w:val="22"/>
                    </w:rPr>
                  </w:rPrChange>
                </w:rPr>
                <w:t xml:space="preserve"> Is. &amp; </w:t>
              </w:r>
              <w:proofErr w:type="spellStart"/>
              <w:r w:rsidRPr="002F2C4B">
                <w:rPr>
                  <w:rFonts w:asciiTheme="minorHAnsi" w:eastAsiaTheme="minorHAnsi" w:hAnsiTheme="minorHAnsi" w:cstheme="minorBidi"/>
                  <w:sz w:val="22"/>
                  <w:szCs w:val="22"/>
                  <w:rPrChange w:id="5698" w:author="Nick.Tolimieri" w:date="2022-09-19T13:19:00Z">
                    <w:rPr>
                      <w:rFonts w:ascii="Calibri" w:hAnsi="Calibri" w:cs="Calibri"/>
                      <w:color w:val="000000"/>
                      <w:sz w:val="22"/>
                      <w:szCs w:val="22"/>
                    </w:rPr>
                  </w:rPrChange>
                </w:rPr>
                <w:t>Neah</w:t>
              </w:r>
              <w:proofErr w:type="spellEnd"/>
              <w:r w:rsidRPr="002F2C4B">
                <w:rPr>
                  <w:rFonts w:asciiTheme="minorHAnsi" w:eastAsiaTheme="minorHAnsi" w:hAnsiTheme="minorHAnsi" w:cstheme="minorBidi"/>
                  <w:sz w:val="22"/>
                  <w:szCs w:val="22"/>
                  <w:rPrChange w:id="5699" w:author="Nick.Tolimieri" w:date="2022-09-19T13:19:00Z">
                    <w:rPr>
                      <w:rFonts w:ascii="Calibri" w:hAnsi="Calibri" w:cs="Calibri"/>
                      <w:color w:val="000000"/>
                      <w:sz w:val="22"/>
                      <w:szCs w:val="22"/>
                    </w:rPr>
                  </w:rPrChange>
                </w:rPr>
                <w:t xml:space="preserve"> B.</w:t>
              </w:r>
            </w:ins>
          </w:p>
        </w:tc>
        <w:tc>
          <w:tcPr>
            <w:tcW w:w="960" w:type="dxa"/>
            <w:noWrap/>
            <w:hideMark/>
            <w:tcPrChange w:id="570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701" w:author="Nick.Tolimieri" w:date="2022-09-19T13:19:00Z"/>
                <w:rFonts w:asciiTheme="minorHAnsi" w:eastAsiaTheme="minorHAnsi" w:hAnsiTheme="minorHAnsi" w:cstheme="minorBidi"/>
                <w:sz w:val="22"/>
                <w:szCs w:val="22"/>
                <w:rPrChange w:id="5702" w:author="Nick.Tolimieri" w:date="2022-09-19T13:19:00Z">
                  <w:rPr>
                    <w:ins w:id="5703" w:author="Nick.Tolimieri" w:date="2022-09-19T13:19:00Z"/>
                    <w:rFonts w:ascii="Calibri" w:hAnsi="Calibri" w:cs="Calibri"/>
                    <w:color w:val="000000"/>
                    <w:sz w:val="22"/>
                    <w:szCs w:val="22"/>
                  </w:rPr>
                </w:rPrChange>
              </w:rPr>
              <w:pPrChange w:id="5704" w:author="Nick.Tolimieri" w:date="2022-09-19T13:19:00Z">
                <w:pPr>
                  <w:jc w:val="right"/>
                </w:pPr>
              </w:pPrChange>
            </w:pPr>
            <w:ins w:id="5705" w:author="Nick.Tolimieri" w:date="2022-09-19T13:19:00Z">
              <w:r w:rsidRPr="002F2C4B">
                <w:rPr>
                  <w:rFonts w:asciiTheme="minorHAnsi" w:eastAsiaTheme="minorHAnsi" w:hAnsiTheme="minorHAnsi" w:cstheme="minorBidi"/>
                  <w:sz w:val="22"/>
                  <w:szCs w:val="22"/>
                  <w:rPrChange w:id="5706" w:author="Nick.Tolimieri" w:date="2022-09-19T13:19:00Z">
                    <w:rPr>
                      <w:rFonts w:ascii="Calibri" w:hAnsi="Calibri" w:cs="Calibri"/>
                      <w:color w:val="000000"/>
                      <w:sz w:val="22"/>
                      <w:szCs w:val="22"/>
                    </w:rPr>
                  </w:rPrChange>
                </w:rPr>
                <w:t>2006</w:t>
              </w:r>
            </w:ins>
          </w:p>
        </w:tc>
        <w:tc>
          <w:tcPr>
            <w:tcW w:w="960" w:type="dxa"/>
            <w:noWrap/>
            <w:hideMark/>
            <w:tcPrChange w:id="570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708" w:author="Nick.Tolimieri" w:date="2022-09-19T13:19:00Z"/>
                <w:rFonts w:asciiTheme="minorHAnsi" w:eastAsiaTheme="minorHAnsi" w:hAnsiTheme="minorHAnsi" w:cstheme="minorBidi"/>
                <w:sz w:val="22"/>
                <w:szCs w:val="22"/>
                <w:rPrChange w:id="5709" w:author="Nick.Tolimieri" w:date="2022-09-19T13:19:00Z">
                  <w:rPr>
                    <w:ins w:id="5710" w:author="Nick.Tolimieri" w:date="2022-09-19T13:19:00Z"/>
                    <w:rFonts w:ascii="Calibri" w:hAnsi="Calibri" w:cs="Calibri"/>
                    <w:color w:val="000000"/>
                    <w:sz w:val="22"/>
                    <w:szCs w:val="22"/>
                  </w:rPr>
                </w:rPrChange>
              </w:rPr>
              <w:pPrChange w:id="5711" w:author="Nick.Tolimieri" w:date="2022-09-19T13:19:00Z">
                <w:pPr>
                  <w:jc w:val="right"/>
                </w:pPr>
              </w:pPrChange>
            </w:pPr>
            <w:ins w:id="5712" w:author="Nick.Tolimieri" w:date="2022-09-19T13:19:00Z">
              <w:r w:rsidRPr="002F2C4B">
                <w:rPr>
                  <w:rFonts w:asciiTheme="minorHAnsi" w:eastAsiaTheme="minorHAnsi" w:hAnsiTheme="minorHAnsi" w:cstheme="minorBidi"/>
                  <w:sz w:val="22"/>
                  <w:szCs w:val="22"/>
                  <w:rPrChange w:id="5713" w:author="Nick.Tolimieri" w:date="2022-09-19T13:19:00Z">
                    <w:rPr>
                      <w:rFonts w:ascii="Calibri" w:hAnsi="Calibri" w:cs="Calibri"/>
                      <w:color w:val="000000"/>
                      <w:sz w:val="22"/>
                      <w:szCs w:val="22"/>
                    </w:rPr>
                  </w:rPrChange>
                </w:rPr>
                <w:t>0</w:t>
              </w:r>
            </w:ins>
          </w:p>
        </w:tc>
        <w:tc>
          <w:tcPr>
            <w:tcW w:w="960" w:type="dxa"/>
            <w:noWrap/>
            <w:hideMark/>
            <w:tcPrChange w:id="571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715" w:author="Nick.Tolimieri" w:date="2022-09-19T13:19:00Z"/>
                <w:rFonts w:asciiTheme="minorHAnsi" w:eastAsiaTheme="minorHAnsi" w:hAnsiTheme="minorHAnsi" w:cstheme="minorBidi"/>
                <w:sz w:val="22"/>
                <w:szCs w:val="22"/>
                <w:rPrChange w:id="5716" w:author="Nick.Tolimieri" w:date="2022-09-19T13:19:00Z">
                  <w:rPr>
                    <w:ins w:id="5717" w:author="Nick.Tolimieri" w:date="2022-09-19T13:19:00Z"/>
                    <w:rFonts w:ascii="Calibri" w:hAnsi="Calibri" w:cs="Calibri"/>
                    <w:color w:val="000000"/>
                    <w:sz w:val="22"/>
                    <w:szCs w:val="22"/>
                  </w:rPr>
                </w:rPrChange>
              </w:rPr>
              <w:pPrChange w:id="5718" w:author="Nick.Tolimieri" w:date="2022-09-19T13:19:00Z">
                <w:pPr>
                  <w:jc w:val="right"/>
                </w:pPr>
              </w:pPrChange>
            </w:pPr>
            <w:ins w:id="5719" w:author="Nick.Tolimieri" w:date="2022-09-19T13:19:00Z">
              <w:r w:rsidRPr="002F2C4B">
                <w:rPr>
                  <w:rFonts w:asciiTheme="minorHAnsi" w:eastAsiaTheme="minorHAnsi" w:hAnsiTheme="minorHAnsi" w:cstheme="minorBidi"/>
                  <w:sz w:val="22"/>
                  <w:szCs w:val="22"/>
                  <w:rPrChange w:id="5720" w:author="Nick.Tolimieri" w:date="2022-09-19T13:19:00Z">
                    <w:rPr>
                      <w:rFonts w:ascii="Calibri" w:hAnsi="Calibri" w:cs="Calibri"/>
                      <w:color w:val="000000"/>
                      <w:sz w:val="22"/>
                      <w:szCs w:val="22"/>
                    </w:rPr>
                  </w:rPrChange>
                </w:rPr>
                <w:t>22</w:t>
              </w:r>
            </w:ins>
          </w:p>
        </w:tc>
        <w:tc>
          <w:tcPr>
            <w:tcW w:w="960" w:type="dxa"/>
            <w:noWrap/>
            <w:hideMark/>
            <w:tcPrChange w:id="572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722" w:author="Nick.Tolimieri" w:date="2022-09-19T13:19:00Z"/>
                <w:rFonts w:asciiTheme="minorHAnsi" w:eastAsiaTheme="minorHAnsi" w:hAnsiTheme="minorHAnsi" w:cstheme="minorBidi"/>
                <w:sz w:val="22"/>
                <w:szCs w:val="22"/>
                <w:rPrChange w:id="5723" w:author="Nick.Tolimieri" w:date="2022-09-19T13:19:00Z">
                  <w:rPr>
                    <w:ins w:id="5724" w:author="Nick.Tolimieri" w:date="2022-09-19T13:19:00Z"/>
                    <w:rFonts w:ascii="Calibri" w:hAnsi="Calibri" w:cs="Calibri"/>
                    <w:color w:val="000000"/>
                    <w:sz w:val="22"/>
                    <w:szCs w:val="22"/>
                  </w:rPr>
                </w:rPrChange>
              </w:rPr>
              <w:pPrChange w:id="5725" w:author="Nick.Tolimieri" w:date="2022-09-19T13:19:00Z">
                <w:pPr>
                  <w:jc w:val="right"/>
                </w:pPr>
              </w:pPrChange>
            </w:pPr>
            <w:ins w:id="5726" w:author="Nick.Tolimieri" w:date="2022-09-19T13:19:00Z">
              <w:r w:rsidRPr="002F2C4B">
                <w:rPr>
                  <w:rFonts w:asciiTheme="minorHAnsi" w:eastAsiaTheme="minorHAnsi" w:hAnsiTheme="minorHAnsi" w:cstheme="minorBidi"/>
                  <w:sz w:val="22"/>
                  <w:szCs w:val="22"/>
                  <w:rPrChange w:id="5727" w:author="Nick.Tolimieri" w:date="2022-09-19T13:19:00Z">
                    <w:rPr>
                      <w:rFonts w:ascii="Calibri" w:hAnsi="Calibri" w:cs="Calibri"/>
                      <w:color w:val="000000"/>
                      <w:sz w:val="22"/>
                      <w:szCs w:val="22"/>
                    </w:rPr>
                  </w:rPrChange>
                </w:rPr>
                <w:t>1</w:t>
              </w:r>
            </w:ins>
          </w:p>
        </w:tc>
        <w:tc>
          <w:tcPr>
            <w:tcW w:w="960" w:type="dxa"/>
            <w:noWrap/>
            <w:hideMark/>
            <w:tcPrChange w:id="5728"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729" w:author="Nick.Tolimieri" w:date="2022-09-19T13:19:00Z"/>
                <w:rFonts w:asciiTheme="minorHAnsi" w:eastAsiaTheme="minorHAnsi" w:hAnsiTheme="minorHAnsi" w:cstheme="minorBidi"/>
                <w:sz w:val="22"/>
                <w:szCs w:val="22"/>
                <w:rPrChange w:id="5730" w:author="Nick.Tolimieri" w:date="2022-09-19T13:19:00Z">
                  <w:rPr>
                    <w:ins w:id="5731" w:author="Nick.Tolimieri" w:date="2022-09-19T13:19:00Z"/>
                    <w:rFonts w:ascii="Calibri" w:hAnsi="Calibri" w:cs="Calibri"/>
                    <w:color w:val="000000"/>
                    <w:sz w:val="22"/>
                    <w:szCs w:val="22"/>
                  </w:rPr>
                </w:rPrChange>
              </w:rPr>
              <w:pPrChange w:id="5732" w:author="Nick.Tolimieri" w:date="2022-09-19T13:19:00Z">
                <w:pPr>
                  <w:jc w:val="right"/>
                </w:pPr>
              </w:pPrChange>
            </w:pPr>
            <w:ins w:id="5733" w:author="Nick.Tolimieri" w:date="2022-09-19T13:19:00Z">
              <w:r w:rsidRPr="002F2C4B">
                <w:rPr>
                  <w:rFonts w:asciiTheme="minorHAnsi" w:eastAsiaTheme="minorHAnsi" w:hAnsiTheme="minorHAnsi" w:cstheme="minorBidi"/>
                  <w:sz w:val="22"/>
                  <w:szCs w:val="22"/>
                  <w:rPrChange w:id="5734" w:author="Nick.Tolimieri" w:date="2022-09-19T13:19:00Z">
                    <w:rPr>
                      <w:rFonts w:ascii="Calibri" w:hAnsi="Calibri" w:cs="Calibri"/>
                      <w:color w:val="000000"/>
                      <w:sz w:val="22"/>
                      <w:szCs w:val="22"/>
                    </w:rPr>
                  </w:rPrChange>
                </w:rPr>
                <w:t>6</w:t>
              </w:r>
            </w:ins>
          </w:p>
        </w:tc>
        <w:tc>
          <w:tcPr>
            <w:tcW w:w="960" w:type="dxa"/>
            <w:noWrap/>
            <w:hideMark/>
            <w:tcPrChange w:id="573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736" w:author="Nick.Tolimieri" w:date="2022-09-19T13:19:00Z"/>
                <w:rFonts w:asciiTheme="minorHAnsi" w:eastAsiaTheme="minorHAnsi" w:hAnsiTheme="minorHAnsi" w:cstheme="minorBidi"/>
                <w:sz w:val="22"/>
                <w:szCs w:val="22"/>
                <w:rPrChange w:id="5737" w:author="Nick.Tolimieri" w:date="2022-09-19T13:19:00Z">
                  <w:rPr>
                    <w:ins w:id="5738" w:author="Nick.Tolimieri" w:date="2022-09-19T13:19:00Z"/>
                    <w:rFonts w:ascii="Calibri" w:hAnsi="Calibri" w:cs="Calibri"/>
                    <w:color w:val="000000"/>
                    <w:sz w:val="22"/>
                    <w:szCs w:val="22"/>
                  </w:rPr>
                </w:rPrChange>
              </w:rPr>
              <w:pPrChange w:id="5739" w:author="Nick.Tolimieri" w:date="2022-09-19T13:19:00Z">
                <w:pPr>
                  <w:jc w:val="right"/>
                </w:pPr>
              </w:pPrChange>
            </w:pPr>
            <w:ins w:id="5740" w:author="Nick.Tolimieri" w:date="2022-09-19T13:19:00Z">
              <w:r w:rsidRPr="002F2C4B">
                <w:rPr>
                  <w:rFonts w:asciiTheme="minorHAnsi" w:eastAsiaTheme="minorHAnsi" w:hAnsiTheme="minorHAnsi" w:cstheme="minorBidi"/>
                  <w:sz w:val="22"/>
                  <w:szCs w:val="22"/>
                  <w:rPrChange w:id="5741" w:author="Nick.Tolimieri" w:date="2022-09-19T13:19:00Z">
                    <w:rPr>
                      <w:rFonts w:ascii="Calibri" w:hAnsi="Calibri" w:cs="Calibri"/>
                      <w:color w:val="000000"/>
                      <w:sz w:val="22"/>
                      <w:szCs w:val="22"/>
                    </w:rPr>
                  </w:rPrChange>
                </w:rPr>
                <w:t>6</w:t>
              </w:r>
            </w:ins>
          </w:p>
        </w:tc>
        <w:tc>
          <w:tcPr>
            <w:tcW w:w="960" w:type="dxa"/>
            <w:noWrap/>
            <w:hideMark/>
            <w:tcPrChange w:id="574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743" w:author="Nick.Tolimieri" w:date="2022-09-19T13:19:00Z"/>
                <w:rFonts w:asciiTheme="minorHAnsi" w:eastAsiaTheme="minorHAnsi" w:hAnsiTheme="minorHAnsi" w:cstheme="minorBidi"/>
                <w:sz w:val="22"/>
                <w:szCs w:val="22"/>
                <w:rPrChange w:id="5744" w:author="Nick.Tolimieri" w:date="2022-09-19T13:19:00Z">
                  <w:rPr>
                    <w:ins w:id="5745" w:author="Nick.Tolimieri" w:date="2022-09-19T13:19:00Z"/>
                    <w:rFonts w:ascii="Calibri" w:hAnsi="Calibri" w:cs="Calibri"/>
                    <w:color w:val="000000"/>
                    <w:sz w:val="22"/>
                    <w:szCs w:val="22"/>
                  </w:rPr>
                </w:rPrChange>
              </w:rPr>
              <w:pPrChange w:id="5746" w:author="Nick.Tolimieri" w:date="2022-09-19T13:19:00Z">
                <w:pPr>
                  <w:jc w:val="right"/>
                </w:pPr>
              </w:pPrChange>
            </w:pPr>
            <w:ins w:id="5747" w:author="Nick.Tolimieri" w:date="2022-09-19T13:19:00Z">
              <w:r w:rsidRPr="002F2C4B">
                <w:rPr>
                  <w:rFonts w:asciiTheme="minorHAnsi" w:eastAsiaTheme="minorHAnsi" w:hAnsiTheme="minorHAnsi" w:cstheme="minorBidi"/>
                  <w:sz w:val="22"/>
                  <w:szCs w:val="22"/>
                  <w:rPrChange w:id="5748" w:author="Nick.Tolimieri" w:date="2022-09-19T13:19:00Z">
                    <w:rPr>
                      <w:rFonts w:ascii="Calibri" w:hAnsi="Calibri" w:cs="Calibri"/>
                      <w:color w:val="000000"/>
                      <w:sz w:val="22"/>
                      <w:szCs w:val="22"/>
                    </w:rPr>
                  </w:rPrChange>
                </w:rPr>
                <w:t>6</w:t>
              </w:r>
            </w:ins>
          </w:p>
        </w:tc>
        <w:tc>
          <w:tcPr>
            <w:tcW w:w="960" w:type="dxa"/>
            <w:noWrap/>
            <w:hideMark/>
            <w:tcPrChange w:id="574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750" w:author="Nick.Tolimieri" w:date="2022-09-19T13:19:00Z"/>
                <w:rFonts w:asciiTheme="minorHAnsi" w:eastAsiaTheme="minorHAnsi" w:hAnsiTheme="minorHAnsi" w:cstheme="minorBidi"/>
                <w:sz w:val="22"/>
                <w:szCs w:val="22"/>
                <w:rPrChange w:id="5751" w:author="Nick.Tolimieri" w:date="2022-09-19T13:19:00Z">
                  <w:rPr>
                    <w:ins w:id="5752" w:author="Nick.Tolimieri" w:date="2022-09-19T13:19:00Z"/>
                    <w:rFonts w:ascii="Calibri" w:hAnsi="Calibri" w:cs="Calibri"/>
                    <w:color w:val="000000"/>
                    <w:sz w:val="22"/>
                    <w:szCs w:val="22"/>
                  </w:rPr>
                </w:rPrChange>
              </w:rPr>
              <w:pPrChange w:id="5753" w:author="Nick.Tolimieri" w:date="2022-09-19T13:19:00Z">
                <w:pPr>
                  <w:jc w:val="right"/>
                </w:pPr>
              </w:pPrChange>
            </w:pPr>
            <w:ins w:id="5754" w:author="Nick.Tolimieri" w:date="2022-09-19T13:19:00Z">
              <w:r w:rsidRPr="002F2C4B">
                <w:rPr>
                  <w:rFonts w:asciiTheme="minorHAnsi" w:eastAsiaTheme="minorHAnsi" w:hAnsiTheme="minorHAnsi" w:cstheme="minorBidi"/>
                  <w:sz w:val="22"/>
                  <w:szCs w:val="22"/>
                  <w:rPrChange w:id="5755" w:author="Nick.Tolimieri" w:date="2022-09-19T13:19:00Z">
                    <w:rPr>
                      <w:rFonts w:ascii="Calibri" w:hAnsi="Calibri" w:cs="Calibri"/>
                      <w:color w:val="000000"/>
                      <w:sz w:val="22"/>
                      <w:szCs w:val="22"/>
                    </w:rPr>
                  </w:rPrChange>
                </w:rPr>
                <w:t>1.9</w:t>
              </w:r>
            </w:ins>
          </w:p>
        </w:tc>
        <w:tc>
          <w:tcPr>
            <w:tcW w:w="960" w:type="dxa"/>
            <w:noWrap/>
            <w:hideMark/>
            <w:tcPrChange w:id="575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757" w:author="Nick.Tolimieri" w:date="2022-09-19T13:19:00Z"/>
                <w:rFonts w:asciiTheme="minorHAnsi" w:eastAsiaTheme="minorHAnsi" w:hAnsiTheme="minorHAnsi" w:cstheme="minorBidi"/>
                <w:sz w:val="22"/>
                <w:szCs w:val="22"/>
                <w:rPrChange w:id="5758" w:author="Nick.Tolimieri" w:date="2022-09-19T13:19:00Z">
                  <w:rPr>
                    <w:ins w:id="5759" w:author="Nick.Tolimieri" w:date="2022-09-19T13:19:00Z"/>
                    <w:rFonts w:ascii="Calibri" w:hAnsi="Calibri" w:cs="Calibri"/>
                    <w:color w:val="000000"/>
                    <w:sz w:val="22"/>
                    <w:szCs w:val="22"/>
                  </w:rPr>
                </w:rPrChange>
              </w:rPr>
              <w:pPrChange w:id="5760" w:author="Nick.Tolimieri" w:date="2022-09-19T13:19:00Z">
                <w:pPr>
                  <w:jc w:val="right"/>
                </w:pPr>
              </w:pPrChange>
            </w:pPr>
            <w:ins w:id="5761" w:author="Nick.Tolimieri" w:date="2022-09-19T13:19:00Z">
              <w:r w:rsidRPr="002F2C4B">
                <w:rPr>
                  <w:rFonts w:asciiTheme="minorHAnsi" w:eastAsiaTheme="minorHAnsi" w:hAnsiTheme="minorHAnsi" w:cstheme="minorBidi"/>
                  <w:sz w:val="22"/>
                  <w:szCs w:val="22"/>
                  <w:rPrChange w:id="5762" w:author="Nick.Tolimieri" w:date="2022-09-19T13:19:00Z">
                    <w:rPr>
                      <w:rFonts w:ascii="Calibri" w:hAnsi="Calibri" w:cs="Calibri"/>
                      <w:color w:val="000000"/>
                      <w:sz w:val="22"/>
                      <w:szCs w:val="22"/>
                    </w:rPr>
                  </w:rPrChange>
                </w:rPr>
                <w:t>0.29</w:t>
              </w:r>
            </w:ins>
          </w:p>
        </w:tc>
      </w:tr>
      <w:tr w:rsidR="002F2C4B" w:rsidRPr="002F2C4B" w:rsidTr="002F2C4B">
        <w:trPr>
          <w:divId w:val="276135201"/>
          <w:trHeight w:val="300"/>
          <w:ins w:id="5763" w:author="Nick.Tolimieri" w:date="2022-09-19T13:19:00Z"/>
          <w:trPrChange w:id="5764" w:author="Nick.Tolimieri" w:date="2022-09-19T13:19:00Z">
            <w:trPr>
              <w:divId w:val="276135201"/>
              <w:trHeight w:val="300"/>
            </w:trPr>
          </w:trPrChange>
        </w:trPr>
        <w:tc>
          <w:tcPr>
            <w:tcW w:w="960" w:type="dxa"/>
            <w:noWrap/>
            <w:hideMark/>
            <w:tcPrChange w:id="576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766" w:author="Nick.Tolimieri" w:date="2022-09-19T13:19:00Z"/>
                <w:rFonts w:asciiTheme="minorHAnsi" w:eastAsiaTheme="minorHAnsi" w:hAnsiTheme="minorHAnsi" w:cstheme="minorBidi"/>
                <w:sz w:val="22"/>
                <w:szCs w:val="22"/>
                <w:rPrChange w:id="5767" w:author="Nick.Tolimieri" w:date="2022-09-19T13:19:00Z">
                  <w:rPr>
                    <w:ins w:id="5768" w:author="Nick.Tolimieri" w:date="2022-09-19T13:19:00Z"/>
                    <w:rFonts w:ascii="Calibri" w:hAnsi="Calibri" w:cs="Calibri"/>
                    <w:color w:val="000000"/>
                    <w:sz w:val="22"/>
                    <w:szCs w:val="22"/>
                  </w:rPr>
                </w:rPrChange>
              </w:rPr>
              <w:pPrChange w:id="5769" w:author="Nick.Tolimieri" w:date="2022-09-19T13:19:00Z">
                <w:pPr/>
              </w:pPrChange>
            </w:pPr>
            <w:proofErr w:type="spellStart"/>
            <w:ins w:id="5770" w:author="Nick.Tolimieri" w:date="2022-09-19T13:19:00Z">
              <w:r w:rsidRPr="002F2C4B">
                <w:rPr>
                  <w:rFonts w:asciiTheme="minorHAnsi" w:eastAsiaTheme="minorHAnsi" w:hAnsiTheme="minorHAnsi" w:cstheme="minorBidi"/>
                  <w:sz w:val="22"/>
                  <w:szCs w:val="22"/>
                  <w:rPrChange w:id="5771" w:author="Nick.Tolimieri" w:date="2022-09-19T13:19:00Z">
                    <w:rPr>
                      <w:rFonts w:ascii="Calibri" w:hAnsi="Calibri" w:cs="Calibri"/>
                      <w:color w:val="000000"/>
                      <w:sz w:val="22"/>
                      <w:szCs w:val="22"/>
                    </w:rPr>
                  </w:rPrChange>
                </w:rPr>
                <w:lastRenderedPageBreak/>
                <w:t>Tatoosh</w:t>
              </w:r>
              <w:proofErr w:type="spellEnd"/>
              <w:r w:rsidRPr="002F2C4B">
                <w:rPr>
                  <w:rFonts w:asciiTheme="minorHAnsi" w:eastAsiaTheme="minorHAnsi" w:hAnsiTheme="minorHAnsi" w:cstheme="minorBidi"/>
                  <w:sz w:val="22"/>
                  <w:szCs w:val="22"/>
                  <w:rPrChange w:id="5772" w:author="Nick.Tolimieri" w:date="2022-09-19T13:19:00Z">
                    <w:rPr>
                      <w:rFonts w:ascii="Calibri" w:hAnsi="Calibri" w:cs="Calibri"/>
                      <w:color w:val="000000"/>
                      <w:sz w:val="22"/>
                      <w:szCs w:val="22"/>
                    </w:rPr>
                  </w:rPrChange>
                </w:rPr>
                <w:t xml:space="preserve"> Is. &amp; </w:t>
              </w:r>
              <w:proofErr w:type="spellStart"/>
              <w:r w:rsidRPr="002F2C4B">
                <w:rPr>
                  <w:rFonts w:asciiTheme="minorHAnsi" w:eastAsiaTheme="minorHAnsi" w:hAnsiTheme="minorHAnsi" w:cstheme="minorBidi"/>
                  <w:sz w:val="22"/>
                  <w:szCs w:val="22"/>
                  <w:rPrChange w:id="5773" w:author="Nick.Tolimieri" w:date="2022-09-19T13:19:00Z">
                    <w:rPr>
                      <w:rFonts w:ascii="Calibri" w:hAnsi="Calibri" w:cs="Calibri"/>
                      <w:color w:val="000000"/>
                      <w:sz w:val="22"/>
                      <w:szCs w:val="22"/>
                    </w:rPr>
                  </w:rPrChange>
                </w:rPr>
                <w:t>Neah</w:t>
              </w:r>
              <w:proofErr w:type="spellEnd"/>
              <w:r w:rsidRPr="002F2C4B">
                <w:rPr>
                  <w:rFonts w:asciiTheme="minorHAnsi" w:eastAsiaTheme="minorHAnsi" w:hAnsiTheme="minorHAnsi" w:cstheme="minorBidi"/>
                  <w:sz w:val="22"/>
                  <w:szCs w:val="22"/>
                  <w:rPrChange w:id="5774" w:author="Nick.Tolimieri" w:date="2022-09-19T13:19:00Z">
                    <w:rPr>
                      <w:rFonts w:ascii="Calibri" w:hAnsi="Calibri" w:cs="Calibri"/>
                      <w:color w:val="000000"/>
                      <w:sz w:val="22"/>
                      <w:szCs w:val="22"/>
                    </w:rPr>
                  </w:rPrChange>
                </w:rPr>
                <w:t xml:space="preserve"> B.</w:t>
              </w:r>
            </w:ins>
          </w:p>
        </w:tc>
        <w:tc>
          <w:tcPr>
            <w:tcW w:w="960" w:type="dxa"/>
            <w:noWrap/>
            <w:hideMark/>
            <w:tcPrChange w:id="577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776" w:author="Nick.Tolimieri" w:date="2022-09-19T13:19:00Z"/>
                <w:rFonts w:asciiTheme="minorHAnsi" w:eastAsiaTheme="minorHAnsi" w:hAnsiTheme="minorHAnsi" w:cstheme="minorBidi"/>
                <w:sz w:val="22"/>
                <w:szCs w:val="22"/>
                <w:rPrChange w:id="5777" w:author="Nick.Tolimieri" w:date="2022-09-19T13:19:00Z">
                  <w:rPr>
                    <w:ins w:id="5778" w:author="Nick.Tolimieri" w:date="2022-09-19T13:19:00Z"/>
                    <w:rFonts w:ascii="Calibri" w:hAnsi="Calibri" w:cs="Calibri"/>
                    <w:color w:val="000000"/>
                    <w:sz w:val="22"/>
                    <w:szCs w:val="22"/>
                  </w:rPr>
                </w:rPrChange>
              </w:rPr>
              <w:pPrChange w:id="5779" w:author="Nick.Tolimieri" w:date="2022-09-19T13:19:00Z">
                <w:pPr>
                  <w:jc w:val="right"/>
                </w:pPr>
              </w:pPrChange>
            </w:pPr>
            <w:ins w:id="5780" w:author="Nick.Tolimieri" w:date="2022-09-19T13:19:00Z">
              <w:r w:rsidRPr="002F2C4B">
                <w:rPr>
                  <w:rFonts w:asciiTheme="minorHAnsi" w:eastAsiaTheme="minorHAnsi" w:hAnsiTheme="minorHAnsi" w:cstheme="minorBidi"/>
                  <w:sz w:val="22"/>
                  <w:szCs w:val="22"/>
                  <w:rPrChange w:id="5781" w:author="Nick.Tolimieri" w:date="2022-09-19T13:19:00Z">
                    <w:rPr>
                      <w:rFonts w:ascii="Calibri" w:hAnsi="Calibri" w:cs="Calibri"/>
                      <w:color w:val="000000"/>
                      <w:sz w:val="22"/>
                      <w:szCs w:val="22"/>
                    </w:rPr>
                  </w:rPrChange>
                </w:rPr>
                <w:t>2007</w:t>
              </w:r>
            </w:ins>
          </w:p>
        </w:tc>
        <w:tc>
          <w:tcPr>
            <w:tcW w:w="960" w:type="dxa"/>
            <w:noWrap/>
            <w:hideMark/>
            <w:tcPrChange w:id="578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783" w:author="Nick.Tolimieri" w:date="2022-09-19T13:19:00Z"/>
                <w:rFonts w:asciiTheme="minorHAnsi" w:eastAsiaTheme="minorHAnsi" w:hAnsiTheme="minorHAnsi" w:cstheme="minorBidi"/>
                <w:sz w:val="22"/>
                <w:szCs w:val="22"/>
                <w:rPrChange w:id="5784" w:author="Nick.Tolimieri" w:date="2022-09-19T13:19:00Z">
                  <w:rPr>
                    <w:ins w:id="5785" w:author="Nick.Tolimieri" w:date="2022-09-19T13:19:00Z"/>
                    <w:rFonts w:ascii="Calibri" w:hAnsi="Calibri" w:cs="Calibri"/>
                    <w:color w:val="000000"/>
                    <w:sz w:val="22"/>
                    <w:szCs w:val="22"/>
                  </w:rPr>
                </w:rPrChange>
              </w:rPr>
              <w:pPrChange w:id="5786" w:author="Nick.Tolimieri" w:date="2022-09-19T13:19:00Z">
                <w:pPr>
                  <w:jc w:val="right"/>
                </w:pPr>
              </w:pPrChange>
            </w:pPr>
            <w:ins w:id="5787" w:author="Nick.Tolimieri" w:date="2022-09-19T13:19:00Z">
              <w:r w:rsidRPr="002F2C4B">
                <w:rPr>
                  <w:rFonts w:asciiTheme="minorHAnsi" w:eastAsiaTheme="minorHAnsi" w:hAnsiTheme="minorHAnsi" w:cstheme="minorBidi"/>
                  <w:sz w:val="22"/>
                  <w:szCs w:val="22"/>
                  <w:rPrChange w:id="5788" w:author="Nick.Tolimieri" w:date="2022-09-19T13:19:00Z">
                    <w:rPr>
                      <w:rFonts w:ascii="Calibri" w:hAnsi="Calibri" w:cs="Calibri"/>
                      <w:color w:val="000000"/>
                      <w:sz w:val="22"/>
                      <w:szCs w:val="22"/>
                    </w:rPr>
                  </w:rPrChange>
                </w:rPr>
                <w:t>5</w:t>
              </w:r>
            </w:ins>
          </w:p>
        </w:tc>
        <w:tc>
          <w:tcPr>
            <w:tcW w:w="960" w:type="dxa"/>
            <w:noWrap/>
            <w:hideMark/>
            <w:tcPrChange w:id="578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790" w:author="Nick.Tolimieri" w:date="2022-09-19T13:19:00Z"/>
                <w:rFonts w:asciiTheme="minorHAnsi" w:eastAsiaTheme="minorHAnsi" w:hAnsiTheme="minorHAnsi" w:cstheme="minorBidi"/>
                <w:sz w:val="22"/>
                <w:szCs w:val="22"/>
                <w:rPrChange w:id="5791" w:author="Nick.Tolimieri" w:date="2022-09-19T13:19:00Z">
                  <w:rPr>
                    <w:ins w:id="5792" w:author="Nick.Tolimieri" w:date="2022-09-19T13:19:00Z"/>
                    <w:rFonts w:ascii="Calibri" w:hAnsi="Calibri" w:cs="Calibri"/>
                    <w:color w:val="000000"/>
                    <w:sz w:val="22"/>
                    <w:szCs w:val="22"/>
                  </w:rPr>
                </w:rPrChange>
              </w:rPr>
              <w:pPrChange w:id="5793" w:author="Nick.Tolimieri" w:date="2022-09-19T13:19:00Z">
                <w:pPr>
                  <w:jc w:val="right"/>
                </w:pPr>
              </w:pPrChange>
            </w:pPr>
            <w:ins w:id="5794" w:author="Nick.Tolimieri" w:date="2022-09-19T13:19:00Z">
              <w:r w:rsidRPr="002F2C4B">
                <w:rPr>
                  <w:rFonts w:asciiTheme="minorHAnsi" w:eastAsiaTheme="minorHAnsi" w:hAnsiTheme="minorHAnsi" w:cstheme="minorBidi"/>
                  <w:sz w:val="22"/>
                  <w:szCs w:val="22"/>
                  <w:rPrChange w:id="5795" w:author="Nick.Tolimieri" w:date="2022-09-19T13:19:00Z">
                    <w:rPr>
                      <w:rFonts w:ascii="Calibri" w:hAnsi="Calibri" w:cs="Calibri"/>
                      <w:color w:val="000000"/>
                      <w:sz w:val="22"/>
                      <w:szCs w:val="22"/>
                    </w:rPr>
                  </w:rPrChange>
                </w:rPr>
                <w:t>8</w:t>
              </w:r>
            </w:ins>
          </w:p>
        </w:tc>
        <w:tc>
          <w:tcPr>
            <w:tcW w:w="960" w:type="dxa"/>
            <w:noWrap/>
            <w:hideMark/>
            <w:tcPrChange w:id="579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797" w:author="Nick.Tolimieri" w:date="2022-09-19T13:19:00Z"/>
                <w:rFonts w:asciiTheme="minorHAnsi" w:eastAsiaTheme="minorHAnsi" w:hAnsiTheme="minorHAnsi" w:cstheme="minorBidi"/>
                <w:sz w:val="22"/>
                <w:szCs w:val="22"/>
                <w:rPrChange w:id="5798" w:author="Nick.Tolimieri" w:date="2022-09-19T13:19:00Z">
                  <w:rPr>
                    <w:ins w:id="5799" w:author="Nick.Tolimieri" w:date="2022-09-19T13:19:00Z"/>
                    <w:rFonts w:ascii="Calibri" w:hAnsi="Calibri" w:cs="Calibri"/>
                    <w:color w:val="000000"/>
                    <w:sz w:val="22"/>
                    <w:szCs w:val="22"/>
                  </w:rPr>
                </w:rPrChange>
              </w:rPr>
              <w:pPrChange w:id="5800" w:author="Nick.Tolimieri" w:date="2022-09-19T13:19:00Z">
                <w:pPr>
                  <w:jc w:val="right"/>
                </w:pPr>
              </w:pPrChange>
            </w:pPr>
            <w:ins w:id="5801" w:author="Nick.Tolimieri" w:date="2022-09-19T13:19:00Z">
              <w:r w:rsidRPr="002F2C4B">
                <w:rPr>
                  <w:rFonts w:asciiTheme="minorHAnsi" w:eastAsiaTheme="minorHAnsi" w:hAnsiTheme="minorHAnsi" w:cstheme="minorBidi"/>
                  <w:sz w:val="22"/>
                  <w:szCs w:val="22"/>
                  <w:rPrChange w:id="5802" w:author="Nick.Tolimieri" w:date="2022-09-19T13:19:00Z">
                    <w:rPr>
                      <w:rFonts w:ascii="Calibri" w:hAnsi="Calibri" w:cs="Calibri"/>
                      <w:color w:val="000000"/>
                      <w:sz w:val="22"/>
                      <w:szCs w:val="22"/>
                    </w:rPr>
                  </w:rPrChange>
                </w:rPr>
                <w:t>1</w:t>
              </w:r>
            </w:ins>
          </w:p>
        </w:tc>
        <w:tc>
          <w:tcPr>
            <w:tcW w:w="960" w:type="dxa"/>
            <w:noWrap/>
            <w:hideMark/>
            <w:tcPrChange w:id="5803"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804" w:author="Nick.Tolimieri" w:date="2022-09-19T13:19:00Z"/>
                <w:rFonts w:asciiTheme="minorHAnsi" w:eastAsiaTheme="minorHAnsi" w:hAnsiTheme="minorHAnsi" w:cstheme="minorBidi"/>
                <w:sz w:val="22"/>
                <w:szCs w:val="22"/>
                <w:rPrChange w:id="5805" w:author="Nick.Tolimieri" w:date="2022-09-19T13:19:00Z">
                  <w:rPr>
                    <w:ins w:id="5806" w:author="Nick.Tolimieri" w:date="2022-09-19T13:19:00Z"/>
                    <w:rFonts w:ascii="Calibri" w:hAnsi="Calibri" w:cs="Calibri"/>
                    <w:color w:val="000000"/>
                    <w:sz w:val="22"/>
                    <w:szCs w:val="22"/>
                  </w:rPr>
                </w:rPrChange>
              </w:rPr>
              <w:pPrChange w:id="5807" w:author="Nick.Tolimieri" w:date="2022-09-19T13:19:00Z">
                <w:pPr>
                  <w:jc w:val="right"/>
                </w:pPr>
              </w:pPrChange>
            </w:pPr>
            <w:ins w:id="5808" w:author="Nick.Tolimieri" w:date="2022-09-19T13:19:00Z">
              <w:r w:rsidRPr="002F2C4B">
                <w:rPr>
                  <w:rFonts w:asciiTheme="minorHAnsi" w:eastAsiaTheme="minorHAnsi" w:hAnsiTheme="minorHAnsi" w:cstheme="minorBidi"/>
                  <w:sz w:val="22"/>
                  <w:szCs w:val="22"/>
                  <w:rPrChange w:id="5809" w:author="Nick.Tolimieri" w:date="2022-09-19T13:19:00Z">
                    <w:rPr>
                      <w:rFonts w:ascii="Calibri" w:hAnsi="Calibri" w:cs="Calibri"/>
                      <w:color w:val="000000"/>
                      <w:sz w:val="22"/>
                      <w:szCs w:val="22"/>
                    </w:rPr>
                  </w:rPrChange>
                </w:rPr>
                <w:t>8</w:t>
              </w:r>
            </w:ins>
          </w:p>
        </w:tc>
        <w:tc>
          <w:tcPr>
            <w:tcW w:w="960" w:type="dxa"/>
            <w:noWrap/>
            <w:hideMark/>
            <w:tcPrChange w:id="581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811" w:author="Nick.Tolimieri" w:date="2022-09-19T13:19:00Z"/>
                <w:rFonts w:asciiTheme="minorHAnsi" w:eastAsiaTheme="minorHAnsi" w:hAnsiTheme="minorHAnsi" w:cstheme="minorBidi"/>
                <w:sz w:val="22"/>
                <w:szCs w:val="22"/>
                <w:rPrChange w:id="5812" w:author="Nick.Tolimieri" w:date="2022-09-19T13:19:00Z">
                  <w:rPr>
                    <w:ins w:id="5813" w:author="Nick.Tolimieri" w:date="2022-09-19T13:19:00Z"/>
                    <w:rFonts w:ascii="Calibri" w:hAnsi="Calibri" w:cs="Calibri"/>
                    <w:color w:val="000000"/>
                    <w:sz w:val="22"/>
                    <w:szCs w:val="22"/>
                  </w:rPr>
                </w:rPrChange>
              </w:rPr>
              <w:pPrChange w:id="5814" w:author="Nick.Tolimieri" w:date="2022-09-19T13:19:00Z">
                <w:pPr>
                  <w:jc w:val="right"/>
                </w:pPr>
              </w:pPrChange>
            </w:pPr>
            <w:ins w:id="5815" w:author="Nick.Tolimieri" w:date="2022-09-19T13:19:00Z">
              <w:r w:rsidRPr="002F2C4B">
                <w:rPr>
                  <w:rFonts w:asciiTheme="minorHAnsi" w:eastAsiaTheme="minorHAnsi" w:hAnsiTheme="minorHAnsi" w:cstheme="minorBidi"/>
                  <w:sz w:val="22"/>
                  <w:szCs w:val="22"/>
                  <w:rPrChange w:id="5816" w:author="Nick.Tolimieri" w:date="2022-09-19T13:19:00Z">
                    <w:rPr>
                      <w:rFonts w:ascii="Calibri" w:hAnsi="Calibri" w:cs="Calibri"/>
                      <w:color w:val="000000"/>
                      <w:sz w:val="22"/>
                      <w:szCs w:val="22"/>
                    </w:rPr>
                  </w:rPrChange>
                </w:rPr>
                <w:t>8</w:t>
              </w:r>
            </w:ins>
          </w:p>
        </w:tc>
        <w:tc>
          <w:tcPr>
            <w:tcW w:w="960" w:type="dxa"/>
            <w:noWrap/>
            <w:hideMark/>
            <w:tcPrChange w:id="581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818" w:author="Nick.Tolimieri" w:date="2022-09-19T13:19:00Z"/>
                <w:rFonts w:asciiTheme="minorHAnsi" w:eastAsiaTheme="minorHAnsi" w:hAnsiTheme="minorHAnsi" w:cstheme="minorBidi"/>
                <w:sz w:val="22"/>
                <w:szCs w:val="22"/>
                <w:rPrChange w:id="5819" w:author="Nick.Tolimieri" w:date="2022-09-19T13:19:00Z">
                  <w:rPr>
                    <w:ins w:id="5820" w:author="Nick.Tolimieri" w:date="2022-09-19T13:19:00Z"/>
                    <w:rFonts w:ascii="Calibri" w:hAnsi="Calibri" w:cs="Calibri"/>
                    <w:color w:val="000000"/>
                    <w:sz w:val="22"/>
                    <w:szCs w:val="22"/>
                  </w:rPr>
                </w:rPrChange>
              </w:rPr>
              <w:pPrChange w:id="5821" w:author="Nick.Tolimieri" w:date="2022-09-19T13:19:00Z">
                <w:pPr>
                  <w:jc w:val="right"/>
                </w:pPr>
              </w:pPrChange>
            </w:pPr>
            <w:ins w:id="5822" w:author="Nick.Tolimieri" w:date="2022-09-19T13:19:00Z">
              <w:r w:rsidRPr="002F2C4B">
                <w:rPr>
                  <w:rFonts w:asciiTheme="minorHAnsi" w:eastAsiaTheme="minorHAnsi" w:hAnsiTheme="minorHAnsi" w:cstheme="minorBidi"/>
                  <w:sz w:val="22"/>
                  <w:szCs w:val="22"/>
                  <w:rPrChange w:id="5823" w:author="Nick.Tolimieri" w:date="2022-09-19T13:19:00Z">
                    <w:rPr>
                      <w:rFonts w:ascii="Calibri" w:hAnsi="Calibri" w:cs="Calibri"/>
                      <w:color w:val="000000"/>
                      <w:sz w:val="22"/>
                      <w:szCs w:val="22"/>
                    </w:rPr>
                  </w:rPrChange>
                </w:rPr>
                <w:t>8</w:t>
              </w:r>
            </w:ins>
          </w:p>
        </w:tc>
        <w:tc>
          <w:tcPr>
            <w:tcW w:w="960" w:type="dxa"/>
            <w:noWrap/>
            <w:hideMark/>
            <w:tcPrChange w:id="582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825" w:author="Nick.Tolimieri" w:date="2022-09-19T13:19:00Z"/>
                <w:rFonts w:asciiTheme="minorHAnsi" w:eastAsiaTheme="minorHAnsi" w:hAnsiTheme="minorHAnsi" w:cstheme="minorBidi"/>
                <w:sz w:val="22"/>
                <w:szCs w:val="22"/>
                <w:rPrChange w:id="5826" w:author="Nick.Tolimieri" w:date="2022-09-19T13:19:00Z">
                  <w:rPr>
                    <w:ins w:id="5827" w:author="Nick.Tolimieri" w:date="2022-09-19T13:19:00Z"/>
                    <w:rFonts w:ascii="Calibri" w:hAnsi="Calibri" w:cs="Calibri"/>
                    <w:color w:val="000000"/>
                    <w:sz w:val="22"/>
                    <w:szCs w:val="22"/>
                  </w:rPr>
                </w:rPrChange>
              </w:rPr>
              <w:pPrChange w:id="5828" w:author="Nick.Tolimieri" w:date="2022-09-19T13:19:00Z">
                <w:pPr>
                  <w:jc w:val="right"/>
                </w:pPr>
              </w:pPrChange>
            </w:pPr>
            <w:ins w:id="5829" w:author="Nick.Tolimieri" w:date="2022-09-19T13:19:00Z">
              <w:r w:rsidRPr="002F2C4B">
                <w:rPr>
                  <w:rFonts w:asciiTheme="minorHAnsi" w:eastAsiaTheme="minorHAnsi" w:hAnsiTheme="minorHAnsi" w:cstheme="minorBidi"/>
                  <w:sz w:val="22"/>
                  <w:szCs w:val="22"/>
                  <w:rPrChange w:id="5830" w:author="Nick.Tolimieri" w:date="2022-09-19T13:19:00Z">
                    <w:rPr>
                      <w:rFonts w:ascii="Calibri" w:hAnsi="Calibri" w:cs="Calibri"/>
                      <w:color w:val="000000"/>
                      <w:sz w:val="22"/>
                      <w:szCs w:val="22"/>
                    </w:rPr>
                  </w:rPrChange>
                </w:rPr>
                <w:t>2.58</w:t>
              </w:r>
            </w:ins>
          </w:p>
        </w:tc>
        <w:tc>
          <w:tcPr>
            <w:tcW w:w="960" w:type="dxa"/>
            <w:noWrap/>
            <w:hideMark/>
            <w:tcPrChange w:id="583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832" w:author="Nick.Tolimieri" w:date="2022-09-19T13:19:00Z"/>
                <w:rFonts w:asciiTheme="minorHAnsi" w:eastAsiaTheme="minorHAnsi" w:hAnsiTheme="minorHAnsi" w:cstheme="minorBidi"/>
                <w:sz w:val="22"/>
                <w:szCs w:val="22"/>
                <w:rPrChange w:id="5833" w:author="Nick.Tolimieri" w:date="2022-09-19T13:19:00Z">
                  <w:rPr>
                    <w:ins w:id="5834" w:author="Nick.Tolimieri" w:date="2022-09-19T13:19:00Z"/>
                    <w:rFonts w:ascii="Calibri" w:hAnsi="Calibri" w:cs="Calibri"/>
                    <w:color w:val="000000"/>
                    <w:sz w:val="22"/>
                    <w:szCs w:val="22"/>
                  </w:rPr>
                </w:rPrChange>
              </w:rPr>
              <w:pPrChange w:id="5835" w:author="Nick.Tolimieri" w:date="2022-09-19T13:19:00Z">
                <w:pPr>
                  <w:jc w:val="right"/>
                </w:pPr>
              </w:pPrChange>
            </w:pPr>
            <w:ins w:id="5836" w:author="Nick.Tolimieri" w:date="2022-09-19T13:19:00Z">
              <w:r w:rsidRPr="002F2C4B">
                <w:rPr>
                  <w:rFonts w:asciiTheme="minorHAnsi" w:eastAsiaTheme="minorHAnsi" w:hAnsiTheme="minorHAnsi" w:cstheme="minorBidi"/>
                  <w:sz w:val="22"/>
                  <w:szCs w:val="22"/>
                  <w:rPrChange w:id="5837" w:author="Nick.Tolimieri" w:date="2022-09-19T13:19:00Z">
                    <w:rPr>
                      <w:rFonts w:ascii="Calibri" w:hAnsi="Calibri" w:cs="Calibri"/>
                      <w:color w:val="000000"/>
                      <w:sz w:val="22"/>
                      <w:szCs w:val="22"/>
                    </w:rPr>
                  </w:rPrChange>
                </w:rPr>
                <w:t>0.67</w:t>
              </w:r>
            </w:ins>
          </w:p>
        </w:tc>
      </w:tr>
      <w:tr w:rsidR="002F2C4B" w:rsidRPr="002F2C4B" w:rsidTr="002F2C4B">
        <w:trPr>
          <w:divId w:val="276135201"/>
          <w:trHeight w:val="300"/>
          <w:ins w:id="5838" w:author="Nick.Tolimieri" w:date="2022-09-19T13:19:00Z"/>
          <w:trPrChange w:id="5839" w:author="Nick.Tolimieri" w:date="2022-09-19T13:19:00Z">
            <w:trPr>
              <w:divId w:val="276135201"/>
              <w:trHeight w:val="300"/>
            </w:trPr>
          </w:trPrChange>
        </w:trPr>
        <w:tc>
          <w:tcPr>
            <w:tcW w:w="960" w:type="dxa"/>
            <w:noWrap/>
            <w:hideMark/>
            <w:tcPrChange w:id="584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841" w:author="Nick.Tolimieri" w:date="2022-09-19T13:19:00Z"/>
                <w:rFonts w:asciiTheme="minorHAnsi" w:eastAsiaTheme="minorHAnsi" w:hAnsiTheme="minorHAnsi" w:cstheme="minorBidi"/>
                <w:sz w:val="22"/>
                <w:szCs w:val="22"/>
                <w:rPrChange w:id="5842" w:author="Nick.Tolimieri" w:date="2022-09-19T13:19:00Z">
                  <w:rPr>
                    <w:ins w:id="5843" w:author="Nick.Tolimieri" w:date="2022-09-19T13:19:00Z"/>
                    <w:rFonts w:ascii="Calibri" w:hAnsi="Calibri" w:cs="Calibri"/>
                    <w:color w:val="000000"/>
                    <w:sz w:val="22"/>
                    <w:szCs w:val="22"/>
                  </w:rPr>
                </w:rPrChange>
              </w:rPr>
              <w:pPrChange w:id="5844" w:author="Nick.Tolimieri" w:date="2022-09-19T13:19:00Z">
                <w:pPr/>
              </w:pPrChange>
            </w:pPr>
            <w:proofErr w:type="spellStart"/>
            <w:ins w:id="5845" w:author="Nick.Tolimieri" w:date="2022-09-19T13:19:00Z">
              <w:r w:rsidRPr="002F2C4B">
                <w:rPr>
                  <w:rFonts w:asciiTheme="minorHAnsi" w:eastAsiaTheme="minorHAnsi" w:hAnsiTheme="minorHAnsi" w:cstheme="minorBidi"/>
                  <w:sz w:val="22"/>
                  <w:szCs w:val="22"/>
                  <w:rPrChange w:id="5846" w:author="Nick.Tolimieri" w:date="2022-09-19T13:19:00Z">
                    <w:rPr>
                      <w:rFonts w:ascii="Calibri" w:hAnsi="Calibri" w:cs="Calibri"/>
                      <w:color w:val="000000"/>
                      <w:sz w:val="22"/>
                      <w:szCs w:val="22"/>
                    </w:rPr>
                  </w:rPrChange>
                </w:rPr>
                <w:t>Tatoosh</w:t>
              </w:r>
              <w:proofErr w:type="spellEnd"/>
              <w:r w:rsidRPr="002F2C4B">
                <w:rPr>
                  <w:rFonts w:asciiTheme="minorHAnsi" w:eastAsiaTheme="minorHAnsi" w:hAnsiTheme="minorHAnsi" w:cstheme="minorBidi"/>
                  <w:sz w:val="22"/>
                  <w:szCs w:val="22"/>
                  <w:rPrChange w:id="5847" w:author="Nick.Tolimieri" w:date="2022-09-19T13:19:00Z">
                    <w:rPr>
                      <w:rFonts w:ascii="Calibri" w:hAnsi="Calibri" w:cs="Calibri"/>
                      <w:color w:val="000000"/>
                      <w:sz w:val="22"/>
                      <w:szCs w:val="22"/>
                    </w:rPr>
                  </w:rPrChange>
                </w:rPr>
                <w:t xml:space="preserve"> Is. &amp; </w:t>
              </w:r>
              <w:proofErr w:type="spellStart"/>
              <w:r w:rsidRPr="002F2C4B">
                <w:rPr>
                  <w:rFonts w:asciiTheme="minorHAnsi" w:eastAsiaTheme="minorHAnsi" w:hAnsiTheme="minorHAnsi" w:cstheme="minorBidi"/>
                  <w:sz w:val="22"/>
                  <w:szCs w:val="22"/>
                  <w:rPrChange w:id="5848" w:author="Nick.Tolimieri" w:date="2022-09-19T13:19:00Z">
                    <w:rPr>
                      <w:rFonts w:ascii="Calibri" w:hAnsi="Calibri" w:cs="Calibri"/>
                      <w:color w:val="000000"/>
                      <w:sz w:val="22"/>
                      <w:szCs w:val="22"/>
                    </w:rPr>
                  </w:rPrChange>
                </w:rPr>
                <w:t>Neah</w:t>
              </w:r>
              <w:proofErr w:type="spellEnd"/>
              <w:r w:rsidRPr="002F2C4B">
                <w:rPr>
                  <w:rFonts w:asciiTheme="minorHAnsi" w:eastAsiaTheme="minorHAnsi" w:hAnsiTheme="minorHAnsi" w:cstheme="minorBidi"/>
                  <w:sz w:val="22"/>
                  <w:szCs w:val="22"/>
                  <w:rPrChange w:id="5849" w:author="Nick.Tolimieri" w:date="2022-09-19T13:19:00Z">
                    <w:rPr>
                      <w:rFonts w:ascii="Calibri" w:hAnsi="Calibri" w:cs="Calibri"/>
                      <w:color w:val="000000"/>
                      <w:sz w:val="22"/>
                      <w:szCs w:val="22"/>
                    </w:rPr>
                  </w:rPrChange>
                </w:rPr>
                <w:t xml:space="preserve"> B.</w:t>
              </w:r>
            </w:ins>
          </w:p>
        </w:tc>
        <w:tc>
          <w:tcPr>
            <w:tcW w:w="960" w:type="dxa"/>
            <w:noWrap/>
            <w:hideMark/>
            <w:tcPrChange w:id="585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851" w:author="Nick.Tolimieri" w:date="2022-09-19T13:19:00Z"/>
                <w:rFonts w:asciiTheme="minorHAnsi" w:eastAsiaTheme="minorHAnsi" w:hAnsiTheme="minorHAnsi" w:cstheme="minorBidi"/>
                <w:sz w:val="22"/>
                <w:szCs w:val="22"/>
                <w:rPrChange w:id="5852" w:author="Nick.Tolimieri" w:date="2022-09-19T13:19:00Z">
                  <w:rPr>
                    <w:ins w:id="5853" w:author="Nick.Tolimieri" w:date="2022-09-19T13:19:00Z"/>
                    <w:rFonts w:ascii="Calibri" w:hAnsi="Calibri" w:cs="Calibri"/>
                    <w:color w:val="000000"/>
                    <w:sz w:val="22"/>
                    <w:szCs w:val="22"/>
                  </w:rPr>
                </w:rPrChange>
              </w:rPr>
              <w:pPrChange w:id="5854" w:author="Nick.Tolimieri" w:date="2022-09-19T13:19:00Z">
                <w:pPr>
                  <w:jc w:val="right"/>
                </w:pPr>
              </w:pPrChange>
            </w:pPr>
            <w:ins w:id="5855" w:author="Nick.Tolimieri" w:date="2022-09-19T13:19:00Z">
              <w:r w:rsidRPr="002F2C4B">
                <w:rPr>
                  <w:rFonts w:asciiTheme="minorHAnsi" w:eastAsiaTheme="minorHAnsi" w:hAnsiTheme="minorHAnsi" w:cstheme="minorBidi"/>
                  <w:sz w:val="22"/>
                  <w:szCs w:val="22"/>
                  <w:rPrChange w:id="5856" w:author="Nick.Tolimieri" w:date="2022-09-19T13:19:00Z">
                    <w:rPr>
                      <w:rFonts w:ascii="Calibri" w:hAnsi="Calibri" w:cs="Calibri"/>
                      <w:color w:val="000000"/>
                      <w:sz w:val="22"/>
                      <w:szCs w:val="22"/>
                    </w:rPr>
                  </w:rPrChange>
                </w:rPr>
                <w:t>2008</w:t>
              </w:r>
            </w:ins>
          </w:p>
        </w:tc>
        <w:tc>
          <w:tcPr>
            <w:tcW w:w="960" w:type="dxa"/>
            <w:noWrap/>
            <w:hideMark/>
            <w:tcPrChange w:id="585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858" w:author="Nick.Tolimieri" w:date="2022-09-19T13:19:00Z"/>
                <w:rFonts w:asciiTheme="minorHAnsi" w:eastAsiaTheme="minorHAnsi" w:hAnsiTheme="minorHAnsi" w:cstheme="minorBidi"/>
                <w:sz w:val="22"/>
                <w:szCs w:val="22"/>
                <w:rPrChange w:id="5859" w:author="Nick.Tolimieri" w:date="2022-09-19T13:19:00Z">
                  <w:rPr>
                    <w:ins w:id="5860" w:author="Nick.Tolimieri" w:date="2022-09-19T13:19:00Z"/>
                    <w:rFonts w:ascii="Calibri" w:hAnsi="Calibri" w:cs="Calibri"/>
                    <w:color w:val="000000"/>
                    <w:sz w:val="22"/>
                    <w:szCs w:val="22"/>
                  </w:rPr>
                </w:rPrChange>
              </w:rPr>
              <w:pPrChange w:id="5861" w:author="Nick.Tolimieri" w:date="2022-09-19T13:19:00Z">
                <w:pPr>
                  <w:jc w:val="right"/>
                </w:pPr>
              </w:pPrChange>
            </w:pPr>
            <w:ins w:id="5862" w:author="Nick.Tolimieri" w:date="2022-09-19T13:19:00Z">
              <w:r w:rsidRPr="002F2C4B">
                <w:rPr>
                  <w:rFonts w:asciiTheme="minorHAnsi" w:eastAsiaTheme="minorHAnsi" w:hAnsiTheme="minorHAnsi" w:cstheme="minorBidi"/>
                  <w:sz w:val="22"/>
                  <w:szCs w:val="22"/>
                  <w:rPrChange w:id="5863" w:author="Nick.Tolimieri" w:date="2022-09-19T13:19:00Z">
                    <w:rPr>
                      <w:rFonts w:ascii="Calibri" w:hAnsi="Calibri" w:cs="Calibri"/>
                      <w:color w:val="000000"/>
                      <w:sz w:val="22"/>
                      <w:szCs w:val="22"/>
                    </w:rPr>
                  </w:rPrChange>
                </w:rPr>
                <w:t>0</w:t>
              </w:r>
            </w:ins>
          </w:p>
        </w:tc>
        <w:tc>
          <w:tcPr>
            <w:tcW w:w="960" w:type="dxa"/>
            <w:noWrap/>
            <w:hideMark/>
            <w:tcPrChange w:id="586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865" w:author="Nick.Tolimieri" w:date="2022-09-19T13:19:00Z"/>
                <w:rFonts w:asciiTheme="minorHAnsi" w:eastAsiaTheme="minorHAnsi" w:hAnsiTheme="minorHAnsi" w:cstheme="minorBidi"/>
                <w:sz w:val="22"/>
                <w:szCs w:val="22"/>
                <w:rPrChange w:id="5866" w:author="Nick.Tolimieri" w:date="2022-09-19T13:19:00Z">
                  <w:rPr>
                    <w:ins w:id="5867" w:author="Nick.Tolimieri" w:date="2022-09-19T13:19:00Z"/>
                    <w:rFonts w:ascii="Calibri" w:hAnsi="Calibri" w:cs="Calibri"/>
                    <w:color w:val="000000"/>
                    <w:sz w:val="22"/>
                    <w:szCs w:val="22"/>
                  </w:rPr>
                </w:rPrChange>
              </w:rPr>
              <w:pPrChange w:id="5868" w:author="Nick.Tolimieri" w:date="2022-09-19T13:19:00Z">
                <w:pPr>
                  <w:jc w:val="right"/>
                </w:pPr>
              </w:pPrChange>
            </w:pPr>
            <w:ins w:id="5869" w:author="Nick.Tolimieri" w:date="2022-09-19T13:19:00Z">
              <w:r w:rsidRPr="002F2C4B">
                <w:rPr>
                  <w:rFonts w:asciiTheme="minorHAnsi" w:eastAsiaTheme="minorHAnsi" w:hAnsiTheme="minorHAnsi" w:cstheme="minorBidi"/>
                  <w:sz w:val="22"/>
                  <w:szCs w:val="22"/>
                  <w:rPrChange w:id="5870" w:author="Nick.Tolimieri" w:date="2022-09-19T13:19:00Z">
                    <w:rPr>
                      <w:rFonts w:ascii="Calibri" w:hAnsi="Calibri" w:cs="Calibri"/>
                      <w:color w:val="000000"/>
                      <w:sz w:val="22"/>
                      <w:szCs w:val="22"/>
                    </w:rPr>
                  </w:rPrChange>
                </w:rPr>
                <w:t>0</w:t>
              </w:r>
            </w:ins>
          </w:p>
        </w:tc>
        <w:tc>
          <w:tcPr>
            <w:tcW w:w="960" w:type="dxa"/>
            <w:noWrap/>
            <w:hideMark/>
            <w:tcPrChange w:id="587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872" w:author="Nick.Tolimieri" w:date="2022-09-19T13:19:00Z"/>
                <w:rFonts w:asciiTheme="minorHAnsi" w:eastAsiaTheme="minorHAnsi" w:hAnsiTheme="minorHAnsi" w:cstheme="minorBidi"/>
                <w:sz w:val="22"/>
                <w:szCs w:val="22"/>
                <w:rPrChange w:id="5873" w:author="Nick.Tolimieri" w:date="2022-09-19T13:19:00Z">
                  <w:rPr>
                    <w:ins w:id="5874" w:author="Nick.Tolimieri" w:date="2022-09-19T13:19:00Z"/>
                    <w:rFonts w:ascii="Calibri" w:hAnsi="Calibri" w:cs="Calibri"/>
                    <w:color w:val="000000"/>
                    <w:sz w:val="22"/>
                    <w:szCs w:val="22"/>
                  </w:rPr>
                </w:rPrChange>
              </w:rPr>
              <w:pPrChange w:id="5875" w:author="Nick.Tolimieri" w:date="2022-09-19T13:19:00Z">
                <w:pPr>
                  <w:jc w:val="right"/>
                </w:pPr>
              </w:pPrChange>
            </w:pPr>
            <w:ins w:id="5876" w:author="Nick.Tolimieri" w:date="2022-09-19T13:19:00Z">
              <w:r w:rsidRPr="002F2C4B">
                <w:rPr>
                  <w:rFonts w:asciiTheme="minorHAnsi" w:eastAsiaTheme="minorHAnsi" w:hAnsiTheme="minorHAnsi" w:cstheme="minorBidi"/>
                  <w:sz w:val="22"/>
                  <w:szCs w:val="22"/>
                  <w:rPrChange w:id="5877" w:author="Nick.Tolimieri" w:date="2022-09-19T13:19:00Z">
                    <w:rPr>
                      <w:rFonts w:ascii="Calibri" w:hAnsi="Calibri" w:cs="Calibri"/>
                      <w:color w:val="000000"/>
                      <w:sz w:val="22"/>
                      <w:szCs w:val="22"/>
                    </w:rPr>
                  </w:rPrChange>
                </w:rPr>
                <w:t>0</w:t>
              </w:r>
            </w:ins>
          </w:p>
        </w:tc>
        <w:tc>
          <w:tcPr>
            <w:tcW w:w="960" w:type="dxa"/>
            <w:noWrap/>
            <w:hideMark/>
            <w:tcPrChange w:id="5878"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879" w:author="Nick.Tolimieri" w:date="2022-09-19T13:19:00Z"/>
                <w:rFonts w:asciiTheme="minorHAnsi" w:eastAsiaTheme="minorHAnsi" w:hAnsiTheme="minorHAnsi" w:cstheme="minorBidi"/>
                <w:sz w:val="22"/>
                <w:szCs w:val="22"/>
                <w:rPrChange w:id="5880" w:author="Nick.Tolimieri" w:date="2022-09-19T13:19:00Z">
                  <w:rPr>
                    <w:ins w:id="5881" w:author="Nick.Tolimieri" w:date="2022-09-19T13:19:00Z"/>
                    <w:rFonts w:ascii="Calibri" w:hAnsi="Calibri" w:cs="Calibri"/>
                    <w:color w:val="000000"/>
                    <w:sz w:val="22"/>
                    <w:szCs w:val="22"/>
                  </w:rPr>
                </w:rPrChange>
              </w:rPr>
              <w:pPrChange w:id="5882" w:author="Nick.Tolimieri" w:date="2022-09-19T13:19:00Z">
                <w:pPr>
                  <w:jc w:val="right"/>
                </w:pPr>
              </w:pPrChange>
            </w:pPr>
            <w:ins w:id="5883" w:author="Nick.Tolimieri" w:date="2022-09-19T13:19:00Z">
              <w:r w:rsidRPr="002F2C4B">
                <w:rPr>
                  <w:rFonts w:asciiTheme="minorHAnsi" w:eastAsiaTheme="minorHAnsi" w:hAnsiTheme="minorHAnsi" w:cstheme="minorBidi"/>
                  <w:sz w:val="22"/>
                  <w:szCs w:val="22"/>
                  <w:rPrChange w:id="5884" w:author="Nick.Tolimieri" w:date="2022-09-19T13:19:00Z">
                    <w:rPr>
                      <w:rFonts w:ascii="Calibri" w:hAnsi="Calibri" w:cs="Calibri"/>
                      <w:color w:val="000000"/>
                      <w:sz w:val="22"/>
                      <w:szCs w:val="22"/>
                    </w:rPr>
                  </w:rPrChange>
                </w:rPr>
                <w:t>0</w:t>
              </w:r>
            </w:ins>
          </w:p>
        </w:tc>
        <w:tc>
          <w:tcPr>
            <w:tcW w:w="960" w:type="dxa"/>
            <w:noWrap/>
            <w:hideMark/>
            <w:tcPrChange w:id="588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886" w:author="Nick.Tolimieri" w:date="2022-09-19T13:19:00Z"/>
                <w:rFonts w:asciiTheme="minorHAnsi" w:eastAsiaTheme="minorHAnsi" w:hAnsiTheme="minorHAnsi" w:cstheme="minorBidi"/>
                <w:sz w:val="22"/>
                <w:szCs w:val="22"/>
                <w:rPrChange w:id="5887" w:author="Nick.Tolimieri" w:date="2022-09-19T13:19:00Z">
                  <w:rPr>
                    <w:ins w:id="5888" w:author="Nick.Tolimieri" w:date="2022-09-19T13:19:00Z"/>
                    <w:rFonts w:ascii="Calibri" w:hAnsi="Calibri" w:cs="Calibri"/>
                    <w:color w:val="000000"/>
                    <w:sz w:val="22"/>
                    <w:szCs w:val="22"/>
                  </w:rPr>
                </w:rPrChange>
              </w:rPr>
              <w:pPrChange w:id="5889" w:author="Nick.Tolimieri" w:date="2022-09-19T13:19:00Z">
                <w:pPr/>
              </w:pPrChange>
            </w:pPr>
            <w:ins w:id="5890" w:author="Nick.Tolimieri" w:date="2022-09-19T13:19:00Z">
              <w:r w:rsidRPr="002F2C4B">
                <w:rPr>
                  <w:rFonts w:asciiTheme="minorHAnsi" w:eastAsiaTheme="minorHAnsi" w:hAnsiTheme="minorHAnsi" w:cstheme="minorBidi"/>
                  <w:sz w:val="22"/>
                  <w:szCs w:val="22"/>
                  <w:rPrChange w:id="5891" w:author="Nick.Tolimieri" w:date="2022-09-19T13:19:00Z">
                    <w:rPr>
                      <w:rFonts w:ascii="Calibri" w:hAnsi="Calibri" w:cs="Calibri"/>
                      <w:color w:val="000000"/>
                      <w:sz w:val="22"/>
                      <w:szCs w:val="22"/>
                    </w:rPr>
                  </w:rPrChange>
                </w:rPr>
                <w:t>NA</w:t>
              </w:r>
            </w:ins>
          </w:p>
        </w:tc>
        <w:tc>
          <w:tcPr>
            <w:tcW w:w="960" w:type="dxa"/>
            <w:noWrap/>
            <w:hideMark/>
            <w:tcPrChange w:id="589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893" w:author="Nick.Tolimieri" w:date="2022-09-19T13:19:00Z"/>
                <w:rFonts w:asciiTheme="minorHAnsi" w:eastAsiaTheme="minorHAnsi" w:hAnsiTheme="minorHAnsi" w:cstheme="minorBidi"/>
                <w:sz w:val="22"/>
                <w:szCs w:val="22"/>
                <w:rPrChange w:id="5894" w:author="Nick.Tolimieri" w:date="2022-09-19T13:19:00Z">
                  <w:rPr>
                    <w:ins w:id="5895" w:author="Nick.Tolimieri" w:date="2022-09-19T13:19:00Z"/>
                    <w:rFonts w:ascii="Calibri" w:hAnsi="Calibri" w:cs="Calibri"/>
                    <w:color w:val="000000"/>
                    <w:sz w:val="22"/>
                    <w:szCs w:val="22"/>
                  </w:rPr>
                </w:rPrChange>
              </w:rPr>
              <w:pPrChange w:id="5896" w:author="Nick.Tolimieri" w:date="2022-09-19T13:19:00Z">
                <w:pPr/>
              </w:pPrChange>
            </w:pPr>
            <w:ins w:id="5897" w:author="Nick.Tolimieri" w:date="2022-09-19T13:19:00Z">
              <w:r w:rsidRPr="002F2C4B">
                <w:rPr>
                  <w:rFonts w:asciiTheme="minorHAnsi" w:eastAsiaTheme="minorHAnsi" w:hAnsiTheme="minorHAnsi" w:cstheme="minorBidi"/>
                  <w:sz w:val="22"/>
                  <w:szCs w:val="22"/>
                  <w:rPrChange w:id="5898" w:author="Nick.Tolimieri" w:date="2022-09-19T13:19:00Z">
                    <w:rPr>
                      <w:rFonts w:ascii="Calibri" w:hAnsi="Calibri" w:cs="Calibri"/>
                      <w:color w:val="000000"/>
                      <w:sz w:val="22"/>
                      <w:szCs w:val="22"/>
                    </w:rPr>
                  </w:rPrChange>
                </w:rPr>
                <w:t>NA</w:t>
              </w:r>
            </w:ins>
          </w:p>
        </w:tc>
        <w:tc>
          <w:tcPr>
            <w:tcW w:w="960" w:type="dxa"/>
            <w:noWrap/>
            <w:hideMark/>
            <w:tcPrChange w:id="589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900" w:author="Nick.Tolimieri" w:date="2022-09-19T13:19:00Z"/>
                <w:rFonts w:asciiTheme="minorHAnsi" w:eastAsiaTheme="minorHAnsi" w:hAnsiTheme="minorHAnsi" w:cstheme="minorBidi"/>
                <w:sz w:val="22"/>
                <w:szCs w:val="22"/>
                <w:rPrChange w:id="5901" w:author="Nick.Tolimieri" w:date="2022-09-19T13:19:00Z">
                  <w:rPr>
                    <w:ins w:id="5902" w:author="Nick.Tolimieri" w:date="2022-09-19T13:19:00Z"/>
                    <w:rFonts w:ascii="Calibri" w:hAnsi="Calibri" w:cs="Calibri"/>
                    <w:color w:val="000000"/>
                    <w:sz w:val="22"/>
                    <w:szCs w:val="22"/>
                  </w:rPr>
                </w:rPrChange>
              </w:rPr>
              <w:pPrChange w:id="5903" w:author="Nick.Tolimieri" w:date="2022-09-19T13:19:00Z">
                <w:pPr/>
              </w:pPrChange>
            </w:pPr>
            <w:ins w:id="5904" w:author="Nick.Tolimieri" w:date="2022-09-19T13:19:00Z">
              <w:r w:rsidRPr="002F2C4B">
                <w:rPr>
                  <w:rFonts w:asciiTheme="minorHAnsi" w:eastAsiaTheme="minorHAnsi" w:hAnsiTheme="minorHAnsi" w:cstheme="minorBidi"/>
                  <w:sz w:val="22"/>
                  <w:szCs w:val="22"/>
                  <w:rPrChange w:id="5905" w:author="Nick.Tolimieri" w:date="2022-09-19T13:19:00Z">
                    <w:rPr>
                      <w:rFonts w:ascii="Calibri" w:hAnsi="Calibri" w:cs="Calibri"/>
                      <w:color w:val="000000"/>
                      <w:sz w:val="22"/>
                      <w:szCs w:val="22"/>
                    </w:rPr>
                  </w:rPrChange>
                </w:rPr>
                <w:t>NA</w:t>
              </w:r>
            </w:ins>
          </w:p>
        </w:tc>
        <w:tc>
          <w:tcPr>
            <w:tcW w:w="960" w:type="dxa"/>
            <w:noWrap/>
            <w:hideMark/>
            <w:tcPrChange w:id="590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907" w:author="Nick.Tolimieri" w:date="2022-09-19T13:19:00Z"/>
                <w:rFonts w:asciiTheme="minorHAnsi" w:eastAsiaTheme="minorHAnsi" w:hAnsiTheme="minorHAnsi" w:cstheme="minorBidi"/>
                <w:sz w:val="22"/>
                <w:szCs w:val="22"/>
                <w:rPrChange w:id="5908" w:author="Nick.Tolimieri" w:date="2022-09-19T13:19:00Z">
                  <w:rPr>
                    <w:ins w:id="5909" w:author="Nick.Tolimieri" w:date="2022-09-19T13:19:00Z"/>
                    <w:rFonts w:ascii="Calibri" w:hAnsi="Calibri" w:cs="Calibri"/>
                    <w:color w:val="000000"/>
                    <w:sz w:val="22"/>
                    <w:szCs w:val="22"/>
                  </w:rPr>
                </w:rPrChange>
              </w:rPr>
              <w:pPrChange w:id="5910" w:author="Nick.Tolimieri" w:date="2022-09-19T13:19:00Z">
                <w:pPr/>
              </w:pPrChange>
            </w:pPr>
            <w:ins w:id="5911" w:author="Nick.Tolimieri" w:date="2022-09-19T13:19:00Z">
              <w:r w:rsidRPr="002F2C4B">
                <w:rPr>
                  <w:rFonts w:asciiTheme="minorHAnsi" w:eastAsiaTheme="minorHAnsi" w:hAnsiTheme="minorHAnsi" w:cstheme="minorBidi"/>
                  <w:sz w:val="22"/>
                  <w:szCs w:val="22"/>
                  <w:rPrChange w:id="5912" w:author="Nick.Tolimieri" w:date="2022-09-19T13:19:00Z">
                    <w:rPr>
                      <w:rFonts w:ascii="Calibri" w:hAnsi="Calibri" w:cs="Calibri"/>
                      <w:color w:val="000000"/>
                      <w:sz w:val="22"/>
                      <w:szCs w:val="22"/>
                    </w:rPr>
                  </w:rPrChange>
                </w:rPr>
                <w:t>NA</w:t>
              </w:r>
            </w:ins>
          </w:p>
        </w:tc>
      </w:tr>
      <w:tr w:rsidR="002F2C4B" w:rsidRPr="002F2C4B" w:rsidTr="002F2C4B">
        <w:trPr>
          <w:divId w:val="276135201"/>
          <w:trHeight w:val="300"/>
          <w:ins w:id="5913" w:author="Nick.Tolimieri" w:date="2022-09-19T13:19:00Z"/>
          <w:trPrChange w:id="5914" w:author="Nick.Tolimieri" w:date="2022-09-19T13:19:00Z">
            <w:trPr>
              <w:divId w:val="276135201"/>
              <w:trHeight w:val="300"/>
            </w:trPr>
          </w:trPrChange>
        </w:trPr>
        <w:tc>
          <w:tcPr>
            <w:tcW w:w="960" w:type="dxa"/>
            <w:noWrap/>
            <w:hideMark/>
            <w:tcPrChange w:id="591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916" w:author="Nick.Tolimieri" w:date="2022-09-19T13:19:00Z"/>
                <w:rFonts w:asciiTheme="minorHAnsi" w:eastAsiaTheme="minorHAnsi" w:hAnsiTheme="minorHAnsi" w:cstheme="minorBidi"/>
                <w:sz w:val="22"/>
                <w:szCs w:val="22"/>
                <w:rPrChange w:id="5917" w:author="Nick.Tolimieri" w:date="2022-09-19T13:19:00Z">
                  <w:rPr>
                    <w:ins w:id="5918" w:author="Nick.Tolimieri" w:date="2022-09-19T13:19:00Z"/>
                    <w:rFonts w:ascii="Calibri" w:hAnsi="Calibri" w:cs="Calibri"/>
                    <w:color w:val="000000"/>
                    <w:sz w:val="22"/>
                    <w:szCs w:val="22"/>
                  </w:rPr>
                </w:rPrChange>
              </w:rPr>
              <w:pPrChange w:id="5919" w:author="Nick.Tolimieri" w:date="2022-09-19T13:19:00Z">
                <w:pPr/>
              </w:pPrChange>
            </w:pPr>
            <w:proofErr w:type="spellStart"/>
            <w:ins w:id="5920" w:author="Nick.Tolimieri" w:date="2022-09-19T13:19:00Z">
              <w:r w:rsidRPr="002F2C4B">
                <w:rPr>
                  <w:rFonts w:asciiTheme="minorHAnsi" w:eastAsiaTheme="minorHAnsi" w:hAnsiTheme="minorHAnsi" w:cstheme="minorBidi"/>
                  <w:sz w:val="22"/>
                  <w:szCs w:val="22"/>
                  <w:rPrChange w:id="5921" w:author="Nick.Tolimieri" w:date="2022-09-19T13:19:00Z">
                    <w:rPr>
                      <w:rFonts w:ascii="Calibri" w:hAnsi="Calibri" w:cs="Calibri"/>
                      <w:color w:val="000000"/>
                      <w:sz w:val="22"/>
                      <w:szCs w:val="22"/>
                    </w:rPr>
                  </w:rPrChange>
                </w:rPr>
                <w:t>Tatoosh</w:t>
              </w:r>
              <w:proofErr w:type="spellEnd"/>
              <w:r w:rsidRPr="002F2C4B">
                <w:rPr>
                  <w:rFonts w:asciiTheme="minorHAnsi" w:eastAsiaTheme="minorHAnsi" w:hAnsiTheme="minorHAnsi" w:cstheme="minorBidi"/>
                  <w:sz w:val="22"/>
                  <w:szCs w:val="22"/>
                  <w:rPrChange w:id="5922" w:author="Nick.Tolimieri" w:date="2022-09-19T13:19:00Z">
                    <w:rPr>
                      <w:rFonts w:ascii="Calibri" w:hAnsi="Calibri" w:cs="Calibri"/>
                      <w:color w:val="000000"/>
                      <w:sz w:val="22"/>
                      <w:szCs w:val="22"/>
                    </w:rPr>
                  </w:rPrChange>
                </w:rPr>
                <w:t xml:space="preserve"> Is. &amp; </w:t>
              </w:r>
              <w:proofErr w:type="spellStart"/>
              <w:r w:rsidRPr="002F2C4B">
                <w:rPr>
                  <w:rFonts w:asciiTheme="minorHAnsi" w:eastAsiaTheme="minorHAnsi" w:hAnsiTheme="minorHAnsi" w:cstheme="minorBidi"/>
                  <w:sz w:val="22"/>
                  <w:szCs w:val="22"/>
                  <w:rPrChange w:id="5923" w:author="Nick.Tolimieri" w:date="2022-09-19T13:19:00Z">
                    <w:rPr>
                      <w:rFonts w:ascii="Calibri" w:hAnsi="Calibri" w:cs="Calibri"/>
                      <w:color w:val="000000"/>
                      <w:sz w:val="22"/>
                      <w:szCs w:val="22"/>
                    </w:rPr>
                  </w:rPrChange>
                </w:rPr>
                <w:t>Neah</w:t>
              </w:r>
              <w:proofErr w:type="spellEnd"/>
              <w:r w:rsidRPr="002F2C4B">
                <w:rPr>
                  <w:rFonts w:asciiTheme="minorHAnsi" w:eastAsiaTheme="minorHAnsi" w:hAnsiTheme="minorHAnsi" w:cstheme="minorBidi"/>
                  <w:sz w:val="22"/>
                  <w:szCs w:val="22"/>
                  <w:rPrChange w:id="5924" w:author="Nick.Tolimieri" w:date="2022-09-19T13:19:00Z">
                    <w:rPr>
                      <w:rFonts w:ascii="Calibri" w:hAnsi="Calibri" w:cs="Calibri"/>
                      <w:color w:val="000000"/>
                      <w:sz w:val="22"/>
                      <w:szCs w:val="22"/>
                    </w:rPr>
                  </w:rPrChange>
                </w:rPr>
                <w:t xml:space="preserve"> B.</w:t>
              </w:r>
            </w:ins>
          </w:p>
        </w:tc>
        <w:tc>
          <w:tcPr>
            <w:tcW w:w="960" w:type="dxa"/>
            <w:noWrap/>
            <w:hideMark/>
            <w:tcPrChange w:id="592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926" w:author="Nick.Tolimieri" w:date="2022-09-19T13:19:00Z"/>
                <w:rFonts w:asciiTheme="minorHAnsi" w:eastAsiaTheme="minorHAnsi" w:hAnsiTheme="minorHAnsi" w:cstheme="minorBidi"/>
                <w:sz w:val="22"/>
                <w:szCs w:val="22"/>
                <w:rPrChange w:id="5927" w:author="Nick.Tolimieri" w:date="2022-09-19T13:19:00Z">
                  <w:rPr>
                    <w:ins w:id="5928" w:author="Nick.Tolimieri" w:date="2022-09-19T13:19:00Z"/>
                    <w:rFonts w:ascii="Calibri" w:hAnsi="Calibri" w:cs="Calibri"/>
                    <w:color w:val="000000"/>
                    <w:sz w:val="22"/>
                    <w:szCs w:val="22"/>
                  </w:rPr>
                </w:rPrChange>
              </w:rPr>
              <w:pPrChange w:id="5929" w:author="Nick.Tolimieri" w:date="2022-09-19T13:19:00Z">
                <w:pPr>
                  <w:jc w:val="right"/>
                </w:pPr>
              </w:pPrChange>
            </w:pPr>
            <w:ins w:id="5930" w:author="Nick.Tolimieri" w:date="2022-09-19T13:19:00Z">
              <w:r w:rsidRPr="002F2C4B">
                <w:rPr>
                  <w:rFonts w:asciiTheme="minorHAnsi" w:eastAsiaTheme="minorHAnsi" w:hAnsiTheme="minorHAnsi" w:cstheme="minorBidi"/>
                  <w:sz w:val="22"/>
                  <w:szCs w:val="22"/>
                  <w:rPrChange w:id="5931" w:author="Nick.Tolimieri" w:date="2022-09-19T13:19:00Z">
                    <w:rPr>
                      <w:rFonts w:ascii="Calibri" w:hAnsi="Calibri" w:cs="Calibri"/>
                      <w:color w:val="000000"/>
                      <w:sz w:val="22"/>
                      <w:szCs w:val="22"/>
                    </w:rPr>
                  </w:rPrChange>
                </w:rPr>
                <w:t>2009</w:t>
              </w:r>
            </w:ins>
          </w:p>
        </w:tc>
        <w:tc>
          <w:tcPr>
            <w:tcW w:w="960" w:type="dxa"/>
            <w:noWrap/>
            <w:hideMark/>
            <w:tcPrChange w:id="593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933" w:author="Nick.Tolimieri" w:date="2022-09-19T13:19:00Z"/>
                <w:rFonts w:asciiTheme="minorHAnsi" w:eastAsiaTheme="minorHAnsi" w:hAnsiTheme="minorHAnsi" w:cstheme="minorBidi"/>
                <w:sz w:val="22"/>
                <w:szCs w:val="22"/>
                <w:rPrChange w:id="5934" w:author="Nick.Tolimieri" w:date="2022-09-19T13:19:00Z">
                  <w:rPr>
                    <w:ins w:id="5935" w:author="Nick.Tolimieri" w:date="2022-09-19T13:19:00Z"/>
                    <w:rFonts w:ascii="Calibri" w:hAnsi="Calibri" w:cs="Calibri"/>
                    <w:color w:val="000000"/>
                    <w:sz w:val="22"/>
                    <w:szCs w:val="22"/>
                  </w:rPr>
                </w:rPrChange>
              </w:rPr>
              <w:pPrChange w:id="5936" w:author="Nick.Tolimieri" w:date="2022-09-19T13:19:00Z">
                <w:pPr>
                  <w:jc w:val="right"/>
                </w:pPr>
              </w:pPrChange>
            </w:pPr>
            <w:ins w:id="5937" w:author="Nick.Tolimieri" w:date="2022-09-19T13:19:00Z">
              <w:r w:rsidRPr="002F2C4B">
                <w:rPr>
                  <w:rFonts w:asciiTheme="minorHAnsi" w:eastAsiaTheme="minorHAnsi" w:hAnsiTheme="minorHAnsi" w:cstheme="minorBidi"/>
                  <w:sz w:val="22"/>
                  <w:szCs w:val="22"/>
                  <w:rPrChange w:id="5938" w:author="Nick.Tolimieri" w:date="2022-09-19T13:19:00Z">
                    <w:rPr>
                      <w:rFonts w:ascii="Calibri" w:hAnsi="Calibri" w:cs="Calibri"/>
                      <w:color w:val="000000"/>
                      <w:sz w:val="22"/>
                      <w:szCs w:val="22"/>
                    </w:rPr>
                  </w:rPrChange>
                </w:rPr>
                <w:t>0</w:t>
              </w:r>
            </w:ins>
          </w:p>
        </w:tc>
        <w:tc>
          <w:tcPr>
            <w:tcW w:w="960" w:type="dxa"/>
            <w:noWrap/>
            <w:hideMark/>
            <w:tcPrChange w:id="593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940" w:author="Nick.Tolimieri" w:date="2022-09-19T13:19:00Z"/>
                <w:rFonts w:asciiTheme="minorHAnsi" w:eastAsiaTheme="minorHAnsi" w:hAnsiTheme="minorHAnsi" w:cstheme="minorBidi"/>
                <w:sz w:val="22"/>
                <w:szCs w:val="22"/>
                <w:rPrChange w:id="5941" w:author="Nick.Tolimieri" w:date="2022-09-19T13:19:00Z">
                  <w:rPr>
                    <w:ins w:id="5942" w:author="Nick.Tolimieri" w:date="2022-09-19T13:19:00Z"/>
                    <w:rFonts w:ascii="Calibri" w:hAnsi="Calibri" w:cs="Calibri"/>
                    <w:color w:val="000000"/>
                    <w:sz w:val="22"/>
                    <w:szCs w:val="22"/>
                  </w:rPr>
                </w:rPrChange>
              </w:rPr>
              <w:pPrChange w:id="5943" w:author="Nick.Tolimieri" w:date="2022-09-19T13:19:00Z">
                <w:pPr>
                  <w:jc w:val="right"/>
                </w:pPr>
              </w:pPrChange>
            </w:pPr>
            <w:ins w:id="5944" w:author="Nick.Tolimieri" w:date="2022-09-19T13:19:00Z">
              <w:r w:rsidRPr="002F2C4B">
                <w:rPr>
                  <w:rFonts w:asciiTheme="minorHAnsi" w:eastAsiaTheme="minorHAnsi" w:hAnsiTheme="minorHAnsi" w:cstheme="minorBidi"/>
                  <w:sz w:val="22"/>
                  <w:szCs w:val="22"/>
                  <w:rPrChange w:id="5945" w:author="Nick.Tolimieri" w:date="2022-09-19T13:19:00Z">
                    <w:rPr>
                      <w:rFonts w:ascii="Calibri" w:hAnsi="Calibri" w:cs="Calibri"/>
                      <w:color w:val="000000"/>
                      <w:sz w:val="22"/>
                      <w:szCs w:val="22"/>
                    </w:rPr>
                  </w:rPrChange>
                </w:rPr>
                <w:t>0</w:t>
              </w:r>
            </w:ins>
          </w:p>
        </w:tc>
        <w:tc>
          <w:tcPr>
            <w:tcW w:w="960" w:type="dxa"/>
            <w:noWrap/>
            <w:hideMark/>
            <w:tcPrChange w:id="594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947" w:author="Nick.Tolimieri" w:date="2022-09-19T13:19:00Z"/>
                <w:rFonts w:asciiTheme="minorHAnsi" w:eastAsiaTheme="minorHAnsi" w:hAnsiTheme="minorHAnsi" w:cstheme="minorBidi"/>
                <w:sz w:val="22"/>
                <w:szCs w:val="22"/>
                <w:rPrChange w:id="5948" w:author="Nick.Tolimieri" w:date="2022-09-19T13:19:00Z">
                  <w:rPr>
                    <w:ins w:id="5949" w:author="Nick.Tolimieri" w:date="2022-09-19T13:19:00Z"/>
                    <w:rFonts w:ascii="Calibri" w:hAnsi="Calibri" w:cs="Calibri"/>
                    <w:color w:val="000000"/>
                    <w:sz w:val="22"/>
                    <w:szCs w:val="22"/>
                  </w:rPr>
                </w:rPrChange>
              </w:rPr>
              <w:pPrChange w:id="5950" w:author="Nick.Tolimieri" w:date="2022-09-19T13:19:00Z">
                <w:pPr>
                  <w:jc w:val="right"/>
                </w:pPr>
              </w:pPrChange>
            </w:pPr>
            <w:ins w:id="5951" w:author="Nick.Tolimieri" w:date="2022-09-19T13:19:00Z">
              <w:r w:rsidRPr="002F2C4B">
                <w:rPr>
                  <w:rFonts w:asciiTheme="minorHAnsi" w:eastAsiaTheme="minorHAnsi" w:hAnsiTheme="minorHAnsi" w:cstheme="minorBidi"/>
                  <w:sz w:val="22"/>
                  <w:szCs w:val="22"/>
                  <w:rPrChange w:id="5952" w:author="Nick.Tolimieri" w:date="2022-09-19T13:19:00Z">
                    <w:rPr>
                      <w:rFonts w:ascii="Calibri" w:hAnsi="Calibri" w:cs="Calibri"/>
                      <w:color w:val="000000"/>
                      <w:sz w:val="22"/>
                      <w:szCs w:val="22"/>
                    </w:rPr>
                  </w:rPrChange>
                </w:rPr>
                <w:t>0</w:t>
              </w:r>
            </w:ins>
          </w:p>
        </w:tc>
        <w:tc>
          <w:tcPr>
            <w:tcW w:w="960" w:type="dxa"/>
            <w:noWrap/>
            <w:hideMark/>
            <w:tcPrChange w:id="5953"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954" w:author="Nick.Tolimieri" w:date="2022-09-19T13:19:00Z"/>
                <w:rFonts w:asciiTheme="minorHAnsi" w:eastAsiaTheme="minorHAnsi" w:hAnsiTheme="minorHAnsi" w:cstheme="minorBidi"/>
                <w:sz w:val="22"/>
                <w:szCs w:val="22"/>
                <w:rPrChange w:id="5955" w:author="Nick.Tolimieri" w:date="2022-09-19T13:19:00Z">
                  <w:rPr>
                    <w:ins w:id="5956" w:author="Nick.Tolimieri" w:date="2022-09-19T13:19:00Z"/>
                    <w:rFonts w:ascii="Calibri" w:hAnsi="Calibri" w:cs="Calibri"/>
                    <w:color w:val="000000"/>
                    <w:sz w:val="22"/>
                    <w:szCs w:val="22"/>
                  </w:rPr>
                </w:rPrChange>
              </w:rPr>
              <w:pPrChange w:id="5957" w:author="Nick.Tolimieri" w:date="2022-09-19T13:19:00Z">
                <w:pPr>
                  <w:jc w:val="right"/>
                </w:pPr>
              </w:pPrChange>
            </w:pPr>
            <w:ins w:id="5958" w:author="Nick.Tolimieri" w:date="2022-09-19T13:19:00Z">
              <w:r w:rsidRPr="002F2C4B">
                <w:rPr>
                  <w:rFonts w:asciiTheme="minorHAnsi" w:eastAsiaTheme="minorHAnsi" w:hAnsiTheme="minorHAnsi" w:cstheme="minorBidi"/>
                  <w:sz w:val="22"/>
                  <w:szCs w:val="22"/>
                  <w:rPrChange w:id="5959" w:author="Nick.Tolimieri" w:date="2022-09-19T13:19:00Z">
                    <w:rPr>
                      <w:rFonts w:ascii="Calibri" w:hAnsi="Calibri" w:cs="Calibri"/>
                      <w:color w:val="000000"/>
                      <w:sz w:val="22"/>
                      <w:szCs w:val="22"/>
                    </w:rPr>
                  </w:rPrChange>
                </w:rPr>
                <w:t>0</w:t>
              </w:r>
            </w:ins>
          </w:p>
        </w:tc>
        <w:tc>
          <w:tcPr>
            <w:tcW w:w="960" w:type="dxa"/>
            <w:noWrap/>
            <w:hideMark/>
            <w:tcPrChange w:id="596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961" w:author="Nick.Tolimieri" w:date="2022-09-19T13:19:00Z"/>
                <w:rFonts w:asciiTheme="minorHAnsi" w:eastAsiaTheme="minorHAnsi" w:hAnsiTheme="minorHAnsi" w:cstheme="minorBidi"/>
                <w:sz w:val="22"/>
                <w:szCs w:val="22"/>
                <w:rPrChange w:id="5962" w:author="Nick.Tolimieri" w:date="2022-09-19T13:19:00Z">
                  <w:rPr>
                    <w:ins w:id="5963" w:author="Nick.Tolimieri" w:date="2022-09-19T13:19:00Z"/>
                    <w:rFonts w:ascii="Calibri" w:hAnsi="Calibri" w:cs="Calibri"/>
                    <w:color w:val="000000"/>
                    <w:sz w:val="22"/>
                    <w:szCs w:val="22"/>
                  </w:rPr>
                </w:rPrChange>
              </w:rPr>
              <w:pPrChange w:id="5964" w:author="Nick.Tolimieri" w:date="2022-09-19T13:19:00Z">
                <w:pPr/>
              </w:pPrChange>
            </w:pPr>
            <w:ins w:id="5965" w:author="Nick.Tolimieri" w:date="2022-09-19T13:19:00Z">
              <w:r w:rsidRPr="002F2C4B">
                <w:rPr>
                  <w:rFonts w:asciiTheme="minorHAnsi" w:eastAsiaTheme="minorHAnsi" w:hAnsiTheme="minorHAnsi" w:cstheme="minorBidi"/>
                  <w:sz w:val="22"/>
                  <w:szCs w:val="22"/>
                  <w:rPrChange w:id="5966" w:author="Nick.Tolimieri" w:date="2022-09-19T13:19:00Z">
                    <w:rPr>
                      <w:rFonts w:ascii="Calibri" w:hAnsi="Calibri" w:cs="Calibri"/>
                      <w:color w:val="000000"/>
                      <w:sz w:val="22"/>
                      <w:szCs w:val="22"/>
                    </w:rPr>
                  </w:rPrChange>
                </w:rPr>
                <w:t>NA</w:t>
              </w:r>
            </w:ins>
          </w:p>
        </w:tc>
        <w:tc>
          <w:tcPr>
            <w:tcW w:w="960" w:type="dxa"/>
            <w:noWrap/>
            <w:hideMark/>
            <w:tcPrChange w:id="596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968" w:author="Nick.Tolimieri" w:date="2022-09-19T13:19:00Z"/>
                <w:rFonts w:asciiTheme="minorHAnsi" w:eastAsiaTheme="minorHAnsi" w:hAnsiTheme="minorHAnsi" w:cstheme="minorBidi"/>
                <w:sz w:val="22"/>
                <w:szCs w:val="22"/>
                <w:rPrChange w:id="5969" w:author="Nick.Tolimieri" w:date="2022-09-19T13:19:00Z">
                  <w:rPr>
                    <w:ins w:id="5970" w:author="Nick.Tolimieri" w:date="2022-09-19T13:19:00Z"/>
                    <w:rFonts w:ascii="Calibri" w:hAnsi="Calibri" w:cs="Calibri"/>
                    <w:color w:val="000000"/>
                    <w:sz w:val="22"/>
                    <w:szCs w:val="22"/>
                  </w:rPr>
                </w:rPrChange>
              </w:rPr>
              <w:pPrChange w:id="5971" w:author="Nick.Tolimieri" w:date="2022-09-19T13:19:00Z">
                <w:pPr/>
              </w:pPrChange>
            </w:pPr>
            <w:ins w:id="5972" w:author="Nick.Tolimieri" w:date="2022-09-19T13:19:00Z">
              <w:r w:rsidRPr="002F2C4B">
                <w:rPr>
                  <w:rFonts w:asciiTheme="minorHAnsi" w:eastAsiaTheme="minorHAnsi" w:hAnsiTheme="minorHAnsi" w:cstheme="minorBidi"/>
                  <w:sz w:val="22"/>
                  <w:szCs w:val="22"/>
                  <w:rPrChange w:id="5973" w:author="Nick.Tolimieri" w:date="2022-09-19T13:19:00Z">
                    <w:rPr>
                      <w:rFonts w:ascii="Calibri" w:hAnsi="Calibri" w:cs="Calibri"/>
                      <w:color w:val="000000"/>
                      <w:sz w:val="22"/>
                      <w:szCs w:val="22"/>
                    </w:rPr>
                  </w:rPrChange>
                </w:rPr>
                <w:t>NA</w:t>
              </w:r>
            </w:ins>
          </w:p>
        </w:tc>
        <w:tc>
          <w:tcPr>
            <w:tcW w:w="960" w:type="dxa"/>
            <w:noWrap/>
            <w:hideMark/>
            <w:tcPrChange w:id="597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975" w:author="Nick.Tolimieri" w:date="2022-09-19T13:19:00Z"/>
                <w:rFonts w:asciiTheme="minorHAnsi" w:eastAsiaTheme="minorHAnsi" w:hAnsiTheme="minorHAnsi" w:cstheme="minorBidi"/>
                <w:sz w:val="22"/>
                <w:szCs w:val="22"/>
                <w:rPrChange w:id="5976" w:author="Nick.Tolimieri" w:date="2022-09-19T13:19:00Z">
                  <w:rPr>
                    <w:ins w:id="5977" w:author="Nick.Tolimieri" w:date="2022-09-19T13:19:00Z"/>
                    <w:rFonts w:ascii="Calibri" w:hAnsi="Calibri" w:cs="Calibri"/>
                    <w:color w:val="000000"/>
                    <w:sz w:val="22"/>
                    <w:szCs w:val="22"/>
                  </w:rPr>
                </w:rPrChange>
              </w:rPr>
              <w:pPrChange w:id="5978" w:author="Nick.Tolimieri" w:date="2022-09-19T13:19:00Z">
                <w:pPr/>
              </w:pPrChange>
            </w:pPr>
            <w:ins w:id="5979" w:author="Nick.Tolimieri" w:date="2022-09-19T13:19:00Z">
              <w:r w:rsidRPr="002F2C4B">
                <w:rPr>
                  <w:rFonts w:asciiTheme="minorHAnsi" w:eastAsiaTheme="minorHAnsi" w:hAnsiTheme="minorHAnsi" w:cstheme="minorBidi"/>
                  <w:sz w:val="22"/>
                  <w:szCs w:val="22"/>
                  <w:rPrChange w:id="5980" w:author="Nick.Tolimieri" w:date="2022-09-19T13:19:00Z">
                    <w:rPr>
                      <w:rFonts w:ascii="Calibri" w:hAnsi="Calibri" w:cs="Calibri"/>
                      <w:color w:val="000000"/>
                      <w:sz w:val="22"/>
                      <w:szCs w:val="22"/>
                    </w:rPr>
                  </w:rPrChange>
                </w:rPr>
                <w:t>NA</w:t>
              </w:r>
            </w:ins>
          </w:p>
        </w:tc>
        <w:tc>
          <w:tcPr>
            <w:tcW w:w="960" w:type="dxa"/>
            <w:noWrap/>
            <w:hideMark/>
            <w:tcPrChange w:id="598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982" w:author="Nick.Tolimieri" w:date="2022-09-19T13:19:00Z"/>
                <w:rFonts w:asciiTheme="minorHAnsi" w:eastAsiaTheme="minorHAnsi" w:hAnsiTheme="minorHAnsi" w:cstheme="minorBidi"/>
                <w:sz w:val="22"/>
                <w:szCs w:val="22"/>
                <w:rPrChange w:id="5983" w:author="Nick.Tolimieri" w:date="2022-09-19T13:19:00Z">
                  <w:rPr>
                    <w:ins w:id="5984" w:author="Nick.Tolimieri" w:date="2022-09-19T13:19:00Z"/>
                    <w:rFonts w:ascii="Calibri" w:hAnsi="Calibri" w:cs="Calibri"/>
                    <w:color w:val="000000"/>
                    <w:sz w:val="22"/>
                    <w:szCs w:val="22"/>
                  </w:rPr>
                </w:rPrChange>
              </w:rPr>
              <w:pPrChange w:id="5985" w:author="Nick.Tolimieri" w:date="2022-09-19T13:19:00Z">
                <w:pPr/>
              </w:pPrChange>
            </w:pPr>
            <w:ins w:id="5986" w:author="Nick.Tolimieri" w:date="2022-09-19T13:19:00Z">
              <w:r w:rsidRPr="002F2C4B">
                <w:rPr>
                  <w:rFonts w:asciiTheme="minorHAnsi" w:eastAsiaTheme="minorHAnsi" w:hAnsiTheme="minorHAnsi" w:cstheme="minorBidi"/>
                  <w:sz w:val="22"/>
                  <w:szCs w:val="22"/>
                  <w:rPrChange w:id="5987" w:author="Nick.Tolimieri" w:date="2022-09-19T13:19:00Z">
                    <w:rPr>
                      <w:rFonts w:ascii="Calibri" w:hAnsi="Calibri" w:cs="Calibri"/>
                      <w:color w:val="000000"/>
                      <w:sz w:val="22"/>
                      <w:szCs w:val="22"/>
                    </w:rPr>
                  </w:rPrChange>
                </w:rPr>
                <w:t>NA</w:t>
              </w:r>
            </w:ins>
          </w:p>
        </w:tc>
      </w:tr>
      <w:tr w:rsidR="002F2C4B" w:rsidRPr="002F2C4B" w:rsidTr="002F2C4B">
        <w:trPr>
          <w:divId w:val="276135201"/>
          <w:trHeight w:val="300"/>
          <w:ins w:id="5988" w:author="Nick.Tolimieri" w:date="2022-09-19T13:19:00Z"/>
          <w:trPrChange w:id="5989" w:author="Nick.Tolimieri" w:date="2022-09-19T13:19:00Z">
            <w:trPr>
              <w:divId w:val="276135201"/>
              <w:trHeight w:val="300"/>
            </w:trPr>
          </w:trPrChange>
        </w:trPr>
        <w:tc>
          <w:tcPr>
            <w:tcW w:w="960" w:type="dxa"/>
            <w:noWrap/>
            <w:hideMark/>
            <w:tcPrChange w:id="599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5991" w:author="Nick.Tolimieri" w:date="2022-09-19T13:19:00Z"/>
                <w:rFonts w:asciiTheme="minorHAnsi" w:eastAsiaTheme="minorHAnsi" w:hAnsiTheme="minorHAnsi" w:cstheme="minorBidi"/>
                <w:sz w:val="22"/>
                <w:szCs w:val="22"/>
                <w:rPrChange w:id="5992" w:author="Nick.Tolimieri" w:date="2022-09-19T13:19:00Z">
                  <w:rPr>
                    <w:ins w:id="5993" w:author="Nick.Tolimieri" w:date="2022-09-19T13:19:00Z"/>
                    <w:rFonts w:ascii="Calibri" w:hAnsi="Calibri" w:cs="Calibri"/>
                    <w:color w:val="000000"/>
                    <w:sz w:val="22"/>
                    <w:szCs w:val="22"/>
                  </w:rPr>
                </w:rPrChange>
              </w:rPr>
              <w:pPrChange w:id="5994" w:author="Nick.Tolimieri" w:date="2022-09-19T13:19:00Z">
                <w:pPr/>
              </w:pPrChange>
            </w:pPr>
            <w:proofErr w:type="spellStart"/>
            <w:ins w:id="5995" w:author="Nick.Tolimieri" w:date="2022-09-19T13:19:00Z">
              <w:r w:rsidRPr="002F2C4B">
                <w:rPr>
                  <w:rFonts w:asciiTheme="minorHAnsi" w:eastAsiaTheme="minorHAnsi" w:hAnsiTheme="minorHAnsi" w:cstheme="minorBidi"/>
                  <w:sz w:val="22"/>
                  <w:szCs w:val="22"/>
                  <w:rPrChange w:id="5996" w:author="Nick.Tolimieri" w:date="2022-09-19T13:19:00Z">
                    <w:rPr>
                      <w:rFonts w:ascii="Calibri" w:hAnsi="Calibri" w:cs="Calibri"/>
                      <w:color w:val="000000"/>
                      <w:sz w:val="22"/>
                      <w:szCs w:val="22"/>
                    </w:rPr>
                  </w:rPrChange>
                </w:rPr>
                <w:t>Tatoosh</w:t>
              </w:r>
              <w:proofErr w:type="spellEnd"/>
              <w:r w:rsidRPr="002F2C4B">
                <w:rPr>
                  <w:rFonts w:asciiTheme="minorHAnsi" w:eastAsiaTheme="minorHAnsi" w:hAnsiTheme="minorHAnsi" w:cstheme="minorBidi"/>
                  <w:sz w:val="22"/>
                  <w:szCs w:val="22"/>
                  <w:rPrChange w:id="5997" w:author="Nick.Tolimieri" w:date="2022-09-19T13:19:00Z">
                    <w:rPr>
                      <w:rFonts w:ascii="Calibri" w:hAnsi="Calibri" w:cs="Calibri"/>
                      <w:color w:val="000000"/>
                      <w:sz w:val="22"/>
                      <w:szCs w:val="22"/>
                    </w:rPr>
                  </w:rPrChange>
                </w:rPr>
                <w:t xml:space="preserve"> Is. &amp; </w:t>
              </w:r>
              <w:proofErr w:type="spellStart"/>
              <w:r w:rsidRPr="002F2C4B">
                <w:rPr>
                  <w:rFonts w:asciiTheme="minorHAnsi" w:eastAsiaTheme="minorHAnsi" w:hAnsiTheme="minorHAnsi" w:cstheme="minorBidi"/>
                  <w:sz w:val="22"/>
                  <w:szCs w:val="22"/>
                  <w:rPrChange w:id="5998" w:author="Nick.Tolimieri" w:date="2022-09-19T13:19:00Z">
                    <w:rPr>
                      <w:rFonts w:ascii="Calibri" w:hAnsi="Calibri" w:cs="Calibri"/>
                      <w:color w:val="000000"/>
                      <w:sz w:val="22"/>
                      <w:szCs w:val="22"/>
                    </w:rPr>
                  </w:rPrChange>
                </w:rPr>
                <w:t>Neah</w:t>
              </w:r>
              <w:proofErr w:type="spellEnd"/>
              <w:r w:rsidRPr="002F2C4B">
                <w:rPr>
                  <w:rFonts w:asciiTheme="minorHAnsi" w:eastAsiaTheme="minorHAnsi" w:hAnsiTheme="minorHAnsi" w:cstheme="minorBidi"/>
                  <w:sz w:val="22"/>
                  <w:szCs w:val="22"/>
                  <w:rPrChange w:id="5999" w:author="Nick.Tolimieri" w:date="2022-09-19T13:19:00Z">
                    <w:rPr>
                      <w:rFonts w:ascii="Calibri" w:hAnsi="Calibri" w:cs="Calibri"/>
                      <w:color w:val="000000"/>
                      <w:sz w:val="22"/>
                      <w:szCs w:val="22"/>
                    </w:rPr>
                  </w:rPrChange>
                </w:rPr>
                <w:t xml:space="preserve"> B.</w:t>
              </w:r>
            </w:ins>
          </w:p>
        </w:tc>
        <w:tc>
          <w:tcPr>
            <w:tcW w:w="960" w:type="dxa"/>
            <w:noWrap/>
            <w:hideMark/>
            <w:tcPrChange w:id="600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001" w:author="Nick.Tolimieri" w:date="2022-09-19T13:19:00Z"/>
                <w:rFonts w:asciiTheme="minorHAnsi" w:eastAsiaTheme="minorHAnsi" w:hAnsiTheme="minorHAnsi" w:cstheme="minorBidi"/>
                <w:sz w:val="22"/>
                <w:szCs w:val="22"/>
                <w:rPrChange w:id="6002" w:author="Nick.Tolimieri" w:date="2022-09-19T13:19:00Z">
                  <w:rPr>
                    <w:ins w:id="6003" w:author="Nick.Tolimieri" w:date="2022-09-19T13:19:00Z"/>
                    <w:rFonts w:ascii="Calibri" w:hAnsi="Calibri" w:cs="Calibri"/>
                    <w:color w:val="000000"/>
                    <w:sz w:val="22"/>
                    <w:szCs w:val="22"/>
                  </w:rPr>
                </w:rPrChange>
              </w:rPr>
              <w:pPrChange w:id="6004" w:author="Nick.Tolimieri" w:date="2022-09-19T13:19:00Z">
                <w:pPr>
                  <w:jc w:val="right"/>
                </w:pPr>
              </w:pPrChange>
            </w:pPr>
            <w:ins w:id="6005" w:author="Nick.Tolimieri" w:date="2022-09-19T13:19:00Z">
              <w:r w:rsidRPr="002F2C4B">
                <w:rPr>
                  <w:rFonts w:asciiTheme="minorHAnsi" w:eastAsiaTheme="minorHAnsi" w:hAnsiTheme="minorHAnsi" w:cstheme="minorBidi"/>
                  <w:sz w:val="22"/>
                  <w:szCs w:val="22"/>
                  <w:rPrChange w:id="6006" w:author="Nick.Tolimieri" w:date="2022-09-19T13:19:00Z">
                    <w:rPr>
                      <w:rFonts w:ascii="Calibri" w:hAnsi="Calibri" w:cs="Calibri"/>
                      <w:color w:val="000000"/>
                      <w:sz w:val="22"/>
                      <w:szCs w:val="22"/>
                    </w:rPr>
                  </w:rPrChange>
                </w:rPr>
                <w:t>2010</w:t>
              </w:r>
            </w:ins>
          </w:p>
        </w:tc>
        <w:tc>
          <w:tcPr>
            <w:tcW w:w="960" w:type="dxa"/>
            <w:noWrap/>
            <w:hideMark/>
            <w:tcPrChange w:id="600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008" w:author="Nick.Tolimieri" w:date="2022-09-19T13:19:00Z"/>
                <w:rFonts w:asciiTheme="minorHAnsi" w:eastAsiaTheme="minorHAnsi" w:hAnsiTheme="minorHAnsi" w:cstheme="minorBidi"/>
                <w:sz w:val="22"/>
                <w:szCs w:val="22"/>
                <w:rPrChange w:id="6009" w:author="Nick.Tolimieri" w:date="2022-09-19T13:19:00Z">
                  <w:rPr>
                    <w:ins w:id="6010" w:author="Nick.Tolimieri" w:date="2022-09-19T13:19:00Z"/>
                    <w:rFonts w:ascii="Calibri" w:hAnsi="Calibri" w:cs="Calibri"/>
                    <w:color w:val="000000"/>
                    <w:sz w:val="22"/>
                    <w:szCs w:val="22"/>
                  </w:rPr>
                </w:rPrChange>
              </w:rPr>
              <w:pPrChange w:id="6011" w:author="Nick.Tolimieri" w:date="2022-09-19T13:19:00Z">
                <w:pPr>
                  <w:jc w:val="right"/>
                </w:pPr>
              </w:pPrChange>
            </w:pPr>
            <w:ins w:id="6012" w:author="Nick.Tolimieri" w:date="2022-09-19T13:19:00Z">
              <w:r w:rsidRPr="002F2C4B">
                <w:rPr>
                  <w:rFonts w:asciiTheme="minorHAnsi" w:eastAsiaTheme="minorHAnsi" w:hAnsiTheme="minorHAnsi" w:cstheme="minorBidi"/>
                  <w:sz w:val="22"/>
                  <w:szCs w:val="22"/>
                  <w:rPrChange w:id="6013" w:author="Nick.Tolimieri" w:date="2022-09-19T13:19:00Z">
                    <w:rPr>
                      <w:rFonts w:ascii="Calibri" w:hAnsi="Calibri" w:cs="Calibri"/>
                      <w:color w:val="000000"/>
                      <w:sz w:val="22"/>
                      <w:szCs w:val="22"/>
                    </w:rPr>
                  </w:rPrChange>
                </w:rPr>
                <w:t>0</w:t>
              </w:r>
            </w:ins>
          </w:p>
        </w:tc>
        <w:tc>
          <w:tcPr>
            <w:tcW w:w="960" w:type="dxa"/>
            <w:noWrap/>
            <w:hideMark/>
            <w:tcPrChange w:id="601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015" w:author="Nick.Tolimieri" w:date="2022-09-19T13:19:00Z"/>
                <w:rFonts w:asciiTheme="minorHAnsi" w:eastAsiaTheme="minorHAnsi" w:hAnsiTheme="minorHAnsi" w:cstheme="minorBidi"/>
                <w:sz w:val="22"/>
                <w:szCs w:val="22"/>
                <w:rPrChange w:id="6016" w:author="Nick.Tolimieri" w:date="2022-09-19T13:19:00Z">
                  <w:rPr>
                    <w:ins w:id="6017" w:author="Nick.Tolimieri" w:date="2022-09-19T13:19:00Z"/>
                    <w:rFonts w:ascii="Calibri" w:hAnsi="Calibri" w:cs="Calibri"/>
                    <w:color w:val="000000"/>
                    <w:sz w:val="22"/>
                    <w:szCs w:val="22"/>
                  </w:rPr>
                </w:rPrChange>
              </w:rPr>
              <w:pPrChange w:id="6018" w:author="Nick.Tolimieri" w:date="2022-09-19T13:19:00Z">
                <w:pPr>
                  <w:jc w:val="right"/>
                </w:pPr>
              </w:pPrChange>
            </w:pPr>
            <w:ins w:id="6019" w:author="Nick.Tolimieri" w:date="2022-09-19T13:19:00Z">
              <w:r w:rsidRPr="002F2C4B">
                <w:rPr>
                  <w:rFonts w:asciiTheme="minorHAnsi" w:eastAsiaTheme="minorHAnsi" w:hAnsiTheme="minorHAnsi" w:cstheme="minorBidi"/>
                  <w:sz w:val="22"/>
                  <w:szCs w:val="22"/>
                  <w:rPrChange w:id="6020" w:author="Nick.Tolimieri" w:date="2022-09-19T13:19:00Z">
                    <w:rPr>
                      <w:rFonts w:ascii="Calibri" w:hAnsi="Calibri" w:cs="Calibri"/>
                      <w:color w:val="000000"/>
                      <w:sz w:val="22"/>
                      <w:szCs w:val="22"/>
                    </w:rPr>
                  </w:rPrChange>
                </w:rPr>
                <w:t>29</w:t>
              </w:r>
            </w:ins>
          </w:p>
        </w:tc>
        <w:tc>
          <w:tcPr>
            <w:tcW w:w="960" w:type="dxa"/>
            <w:noWrap/>
            <w:hideMark/>
            <w:tcPrChange w:id="602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022" w:author="Nick.Tolimieri" w:date="2022-09-19T13:19:00Z"/>
                <w:rFonts w:asciiTheme="minorHAnsi" w:eastAsiaTheme="minorHAnsi" w:hAnsiTheme="minorHAnsi" w:cstheme="minorBidi"/>
                <w:sz w:val="22"/>
                <w:szCs w:val="22"/>
                <w:rPrChange w:id="6023" w:author="Nick.Tolimieri" w:date="2022-09-19T13:19:00Z">
                  <w:rPr>
                    <w:ins w:id="6024" w:author="Nick.Tolimieri" w:date="2022-09-19T13:19:00Z"/>
                    <w:rFonts w:ascii="Calibri" w:hAnsi="Calibri" w:cs="Calibri"/>
                    <w:color w:val="000000"/>
                    <w:sz w:val="22"/>
                    <w:szCs w:val="22"/>
                  </w:rPr>
                </w:rPrChange>
              </w:rPr>
              <w:pPrChange w:id="6025" w:author="Nick.Tolimieri" w:date="2022-09-19T13:19:00Z">
                <w:pPr>
                  <w:jc w:val="right"/>
                </w:pPr>
              </w:pPrChange>
            </w:pPr>
            <w:ins w:id="6026" w:author="Nick.Tolimieri" w:date="2022-09-19T13:19:00Z">
              <w:r w:rsidRPr="002F2C4B">
                <w:rPr>
                  <w:rFonts w:asciiTheme="minorHAnsi" w:eastAsiaTheme="minorHAnsi" w:hAnsiTheme="minorHAnsi" w:cstheme="minorBidi"/>
                  <w:sz w:val="22"/>
                  <w:szCs w:val="22"/>
                  <w:rPrChange w:id="6027" w:author="Nick.Tolimieri" w:date="2022-09-19T13:19:00Z">
                    <w:rPr>
                      <w:rFonts w:ascii="Calibri" w:hAnsi="Calibri" w:cs="Calibri"/>
                      <w:color w:val="000000"/>
                      <w:sz w:val="22"/>
                      <w:szCs w:val="22"/>
                    </w:rPr>
                  </w:rPrChange>
                </w:rPr>
                <w:t>2</w:t>
              </w:r>
            </w:ins>
          </w:p>
        </w:tc>
        <w:tc>
          <w:tcPr>
            <w:tcW w:w="960" w:type="dxa"/>
            <w:noWrap/>
            <w:hideMark/>
            <w:tcPrChange w:id="6028"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029" w:author="Nick.Tolimieri" w:date="2022-09-19T13:19:00Z"/>
                <w:rFonts w:asciiTheme="minorHAnsi" w:eastAsiaTheme="minorHAnsi" w:hAnsiTheme="minorHAnsi" w:cstheme="minorBidi"/>
                <w:sz w:val="22"/>
                <w:szCs w:val="22"/>
                <w:rPrChange w:id="6030" w:author="Nick.Tolimieri" w:date="2022-09-19T13:19:00Z">
                  <w:rPr>
                    <w:ins w:id="6031" w:author="Nick.Tolimieri" w:date="2022-09-19T13:19:00Z"/>
                    <w:rFonts w:ascii="Calibri" w:hAnsi="Calibri" w:cs="Calibri"/>
                    <w:color w:val="000000"/>
                    <w:sz w:val="22"/>
                    <w:szCs w:val="22"/>
                  </w:rPr>
                </w:rPrChange>
              </w:rPr>
              <w:pPrChange w:id="6032" w:author="Nick.Tolimieri" w:date="2022-09-19T13:19:00Z">
                <w:pPr>
                  <w:jc w:val="right"/>
                </w:pPr>
              </w:pPrChange>
            </w:pPr>
            <w:ins w:id="6033" w:author="Nick.Tolimieri" w:date="2022-09-19T13:19:00Z">
              <w:r w:rsidRPr="002F2C4B">
                <w:rPr>
                  <w:rFonts w:asciiTheme="minorHAnsi" w:eastAsiaTheme="minorHAnsi" w:hAnsiTheme="minorHAnsi" w:cstheme="minorBidi"/>
                  <w:sz w:val="22"/>
                  <w:szCs w:val="22"/>
                  <w:rPrChange w:id="6034" w:author="Nick.Tolimieri" w:date="2022-09-19T13:19:00Z">
                    <w:rPr>
                      <w:rFonts w:ascii="Calibri" w:hAnsi="Calibri" w:cs="Calibri"/>
                      <w:color w:val="000000"/>
                      <w:sz w:val="22"/>
                      <w:szCs w:val="22"/>
                    </w:rPr>
                  </w:rPrChange>
                </w:rPr>
                <w:t>15</w:t>
              </w:r>
            </w:ins>
          </w:p>
        </w:tc>
        <w:tc>
          <w:tcPr>
            <w:tcW w:w="960" w:type="dxa"/>
            <w:noWrap/>
            <w:hideMark/>
            <w:tcPrChange w:id="603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036" w:author="Nick.Tolimieri" w:date="2022-09-19T13:19:00Z"/>
                <w:rFonts w:asciiTheme="minorHAnsi" w:eastAsiaTheme="minorHAnsi" w:hAnsiTheme="minorHAnsi" w:cstheme="minorBidi"/>
                <w:sz w:val="22"/>
                <w:szCs w:val="22"/>
                <w:rPrChange w:id="6037" w:author="Nick.Tolimieri" w:date="2022-09-19T13:19:00Z">
                  <w:rPr>
                    <w:ins w:id="6038" w:author="Nick.Tolimieri" w:date="2022-09-19T13:19:00Z"/>
                    <w:rFonts w:ascii="Calibri" w:hAnsi="Calibri" w:cs="Calibri"/>
                    <w:color w:val="000000"/>
                    <w:sz w:val="22"/>
                    <w:szCs w:val="22"/>
                  </w:rPr>
                </w:rPrChange>
              </w:rPr>
              <w:pPrChange w:id="6039" w:author="Nick.Tolimieri" w:date="2022-09-19T13:19:00Z">
                <w:pPr>
                  <w:jc w:val="right"/>
                </w:pPr>
              </w:pPrChange>
            </w:pPr>
            <w:ins w:id="6040" w:author="Nick.Tolimieri" w:date="2022-09-19T13:19:00Z">
              <w:r w:rsidRPr="002F2C4B">
                <w:rPr>
                  <w:rFonts w:asciiTheme="minorHAnsi" w:eastAsiaTheme="minorHAnsi" w:hAnsiTheme="minorHAnsi" w:cstheme="minorBidi"/>
                  <w:sz w:val="22"/>
                  <w:szCs w:val="22"/>
                  <w:rPrChange w:id="6041" w:author="Nick.Tolimieri" w:date="2022-09-19T13:19:00Z">
                    <w:rPr>
                      <w:rFonts w:ascii="Calibri" w:hAnsi="Calibri" w:cs="Calibri"/>
                      <w:color w:val="000000"/>
                      <w:sz w:val="22"/>
                      <w:szCs w:val="22"/>
                    </w:rPr>
                  </w:rPrChange>
                </w:rPr>
                <w:t>7</w:t>
              </w:r>
            </w:ins>
          </w:p>
        </w:tc>
        <w:tc>
          <w:tcPr>
            <w:tcW w:w="960" w:type="dxa"/>
            <w:noWrap/>
            <w:hideMark/>
            <w:tcPrChange w:id="604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043" w:author="Nick.Tolimieri" w:date="2022-09-19T13:19:00Z"/>
                <w:rFonts w:asciiTheme="minorHAnsi" w:eastAsiaTheme="minorHAnsi" w:hAnsiTheme="minorHAnsi" w:cstheme="minorBidi"/>
                <w:sz w:val="22"/>
                <w:szCs w:val="22"/>
                <w:rPrChange w:id="6044" w:author="Nick.Tolimieri" w:date="2022-09-19T13:19:00Z">
                  <w:rPr>
                    <w:ins w:id="6045" w:author="Nick.Tolimieri" w:date="2022-09-19T13:19:00Z"/>
                    <w:rFonts w:ascii="Calibri" w:hAnsi="Calibri" w:cs="Calibri"/>
                    <w:color w:val="000000"/>
                    <w:sz w:val="22"/>
                    <w:szCs w:val="22"/>
                  </w:rPr>
                </w:rPrChange>
              </w:rPr>
              <w:pPrChange w:id="6046" w:author="Nick.Tolimieri" w:date="2022-09-19T13:19:00Z">
                <w:pPr>
                  <w:jc w:val="right"/>
                </w:pPr>
              </w:pPrChange>
            </w:pPr>
            <w:ins w:id="6047" w:author="Nick.Tolimieri" w:date="2022-09-19T13:19:00Z">
              <w:r w:rsidRPr="002F2C4B">
                <w:rPr>
                  <w:rFonts w:asciiTheme="minorHAnsi" w:eastAsiaTheme="minorHAnsi" w:hAnsiTheme="minorHAnsi" w:cstheme="minorBidi"/>
                  <w:sz w:val="22"/>
                  <w:szCs w:val="22"/>
                  <w:rPrChange w:id="6048" w:author="Nick.Tolimieri" w:date="2022-09-19T13:19:00Z">
                    <w:rPr>
                      <w:rFonts w:ascii="Calibri" w:hAnsi="Calibri" w:cs="Calibri"/>
                      <w:color w:val="000000"/>
                      <w:sz w:val="22"/>
                      <w:szCs w:val="22"/>
                    </w:rPr>
                  </w:rPrChange>
                </w:rPr>
                <w:t>8</w:t>
              </w:r>
            </w:ins>
          </w:p>
        </w:tc>
        <w:tc>
          <w:tcPr>
            <w:tcW w:w="960" w:type="dxa"/>
            <w:noWrap/>
            <w:hideMark/>
            <w:tcPrChange w:id="604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050" w:author="Nick.Tolimieri" w:date="2022-09-19T13:19:00Z"/>
                <w:rFonts w:asciiTheme="minorHAnsi" w:eastAsiaTheme="minorHAnsi" w:hAnsiTheme="minorHAnsi" w:cstheme="minorBidi"/>
                <w:sz w:val="22"/>
                <w:szCs w:val="22"/>
                <w:rPrChange w:id="6051" w:author="Nick.Tolimieri" w:date="2022-09-19T13:19:00Z">
                  <w:rPr>
                    <w:ins w:id="6052" w:author="Nick.Tolimieri" w:date="2022-09-19T13:19:00Z"/>
                    <w:rFonts w:ascii="Calibri" w:hAnsi="Calibri" w:cs="Calibri"/>
                    <w:color w:val="000000"/>
                    <w:sz w:val="22"/>
                    <w:szCs w:val="22"/>
                  </w:rPr>
                </w:rPrChange>
              </w:rPr>
              <w:pPrChange w:id="6053" w:author="Nick.Tolimieri" w:date="2022-09-19T13:19:00Z">
                <w:pPr>
                  <w:jc w:val="right"/>
                </w:pPr>
              </w:pPrChange>
            </w:pPr>
            <w:ins w:id="6054" w:author="Nick.Tolimieri" w:date="2022-09-19T13:19:00Z">
              <w:r w:rsidRPr="002F2C4B">
                <w:rPr>
                  <w:rFonts w:asciiTheme="minorHAnsi" w:eastAsiaTheme="minorHAnsi" w:hAnsiTheme="minorHAnsi" w:cstheme="minorBidi"/>
                  <w:sz w:val="22"/>
                  <w:szCs w:val="22"/>
                  <w:rPrChange w:id="6055" w:author="Nick.Tolimieri" w:date="2022-09-19T13:19:00Z">
                    <w:rPr>
                      <w:rFonts w:ascii="Calibri" w:hAnsi="Calibri" w:cs="Calibri"/>
                      <w:color w:val="000000"/>
                      <w:sz w:val="22"/>
                      <w:szCs w:val="22"/>
                    </w:rPr>
                  </w:rPrChange>
                </w:rPr>
                <w:t>1.51</w:t>
              </w:r>
            </w:ins>
          </w:p>
        </w:tc>
        <w:tc>
          <w:tcPr>
            <w:tcW w:w="960" w:type="dxa"/>
            <w:noWrap/>
            <w:hideMark/>
            <w:tcPrChange w:id="605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057" w:author="Nick.Tolimieri" w:date="2022-09-19T13:19:00Z"/>
                <w:rFonts w:asciiTheme="minorHAnsi" w:eastAsiaTheme="minorHAnsi" w:hAnsiTheme="minorHAnsi" w:cstheme="minorBidi"/>
                <w:sz w:val="22"/>
                <w:szCs w:val="22"/>
                <w:rPrChange w:id="6058" w:author="Nick.Tolimieri" w:date="2022-09-19T13:19:00Z">
                  <w:rPr>
                    <w:ins w:id="6059" w:author="Nick.Tolimieri" w:date="2022-09-19T13:19:00Z"/>
                    <w:rFonts w:ascii="Calibri" w:hAnsi="Calibri" w:cs="Calibri"/>
                    <w:color w:val="000000"/>
                    <w:sz w:val="22"/>
                    <w:szCs w:val="22"/>
                  </w:rPr>
                </w:rPrChange>
              </w:rPr>
              <w:pPrChange w:id="6060" w:author="Nick.Tolimieri" w:date="2022-09-19T13:19:00Z">
                <w:pPr>
                  <w:jc w:val="right"/>
                </w:pPr>
              </w:pPrChange>
            </w:pPr>
            <w:ins w:id="6061" w:author="Nick.Tolimieri" w:date="2022-09-19T13:19:00Z">
              <w:r w:rsidRPr="002F2C4B">
                <w:rPr>
                  <w:rFonts w:asciiTheme="minorHAnsi" w:eastAsiaTheme="minorHAnsi" w:hAnsiTheme="minorHAnsi" w:cstheme="minorBidi"/>
                  <w:sz w:val="22"/>
                  <w:szCs w:val="22"/>
                  <w:rPrChange w:id="6062" w:author="Nick.Tolimieri" w:date="2022-09-19T13:19:00Z">
                    <w:rPr>
                      <w:rFonts w:ascii="Calibri" w:hAnsi="Calibri" w:cs="Calibri"/>
                      <w:color w:val="000000"/>
                      <w:sz w:val="22"/>
                      <w:szCs w:val="22"/>
                    </w:rPr>
                  </w:rPrChange>
                </w:rPr>
                <w:t>0.09</w:t>
              </w:r>
            </w:ins>
          </w:p>
        </w:tc>
      </w:tr>
      <w:tr w:rsidR="002F2C4B" w:rsidRPr="002F2C4B" w:rsidTr="002F2C4B">
        <w:trPr>
          <w:divId w:val="276135201"/>
          <w:trHeight w:val="300"/>
          <w:ins w:id="6063" w:author="Nick.Tolimieri" w:date="2022-09-19T13:19:00Z"/>
          <w:trPrChange w:id="6064" w:author="Nick.Tolimieri" w:date="2022-09-19T13:19:00Z">
            <w:trPr>
              <w:divId w:val="276135201"/>
              <w:trHeight w:val="300"/>
            </w:trPr>
          </w:trPrChange>
        </w:trPr>
        <w:tc>
          <w:tcPr>
            <w:tcW w:w="960" w:type="dxa"/>
            <w:noWrap/>
            <w:hideMark/>
            <w:tcPrChange w:id="606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066" w:author="Nick.Tolimieri" w:date="2022-09-19T13:19:00Z"/>
                <w:rFonts w:asciiTheme="minorHAnsi" w:eastAsiaTheme="minorHAnsi" w:hAnsiTheme="minorHAnsi" w:cstheme="minorBidi"/>
                <w:sz w:val="22"/>
                <w:szCs w:val="22"/>
                <w:rPrChange w:id="6067" w:author="Nick.Tolimieri" w:date="2022-09-19T13:19:00Z">
                  <w:rPr>
                    <w:ins w:id="6068" w:author="Nick.Tolimieri" w:date="2022-09-19T13:19:00Z"/>
                    <w:rFonts w:ascii="Calibri" w:hAnsi="Calibri" w:cs="Calibri"/>
                    <w:color w:val="000000"/>
                    <w:sz w:val="22"/>
                    <w:szCs w:val="22"/>
                  </w:rPr>
                </w:rPrChange>
              </w:rPr>
              <w:pPrChange w:id="6069" w:author="Nick.Tolimieri" w:date="2022-09-19T13:19:00Z">
                <w:pPr/>
              </w:pPrChange>
            </w:pPr>
            <w:proofErr w:type="spellStart"/>
            <w:ins w:id="6070" w:author="Nick.Tolimieri" w:date="2022-09-19T13:19:00Z">
              <w:r w:rsidRPr="002F2C4B">
                <w:rPr>
                  <w:rFonts w:asciiTheme="minorHAnsi" w:eastAsiaTheme="minorHAnsi" w:hAnsiTheme="minorHAnsi" w:cstheme="minorBidi"/>
                  <w:sz w:val="22"/>
                  <w:szCs w:val="22"/>
                  <w:rPrChange w:id="6071" w:author="Nick.Tolimieri" w:date="2022-09-19T13:19:00Z">
                    <w:rPr>
                      <w:rFonts w:ascii="Calibri" w:hAnsi="Calibri" w:cs="Calibri"/>
                      <w:color w:val="000000"/>
                      <w:sz w:val="22"/>
                      <w:szCs w:val="22"/>
                    </w:rPr>
                  </w:rPrChange>
                </w:rPr>
                <w:t>Tatoosh</w:t>
              </w:r>
              <w:proofErr w:type="spellEnd"/>
              <w:r w:rsidRPr="002F2C4B">
                <w:rPr>
                  <w:rFonts w:asciiTheme="minorHAnsi" w:eastAsiaTheme="minorHAnsi" w:hAnsiTheme="minorHAnsi" w:cstheme="minorBidi"/>
                  <w:sz w:val="22"/>
                  <w:szCs w:val="22"/>
                  <w:rPrChange w:id="6072" w:author="Nick.Tolimieri" w:date="2022-09-19T13:19:00Z">
                    <w:rPr>
                      <w:rFonts w:ascii="Calibri" w:hAnsi="Calibri" w:cs="Calibri"/>
                      <w:color w:val="000000"/>
                      <w:sz w:val="22"/>
                      <w:szCs w:val="22"/>
                    </w:rPr>
                  </w:rPrChange>
                </w:rPr>
                <w:t xml:space="preserve"> Is. &amp; </w:t>
              </w:r>
              <w:proofErr w:type="spellStart"/>
              <w:r w:rsidRPr="002F2C4B">
                <w:rPr>
                  <w:rFonts w:asciiTheme="minorHAnsi" w:eastAsiaTheme="minorHAnsi" w:hAnsiTheme="minorHAnsi" w:cstheme="minorBidi"/>
                  <w:sz w:val="22"/>
                  <w:szCs w:val="22"/>
                  <w:rPrChange w:id="6073" w:author="Nick.Tolimieri" w:date="2022-09-19T13:19:00Z">
                    <w:rPr>
                      <w:rFonts w:ascii="Calibri" w:hAnsi="Calibri" w:cs="Calibri"/>
                      <w:color w:val="000000"/>
                      <w:sz w:val="22"/>
                      <w:szCs w:val="22"/>
                    </w:rPr>
                  </w:rPrChange>
                </w:rPr>
                <w:t>Neah</w:t>
              </w:r>
              <w:proofErr w:type="spellEnd"/>
              <w:r w:rsidRPr="002F2C4B">
                <w:rPr>
                  <w:rFonts w:asciiTheme="minorHAnsi" w:eastAsiaTheme="minorHAnsi" w:hAnsiTheme="minorHAnsi" w:cstheme="minorBidi"/>
                  <w:sz w:val="22"/>
                  <w:szCs w:val="22"/>
                  <w:rPrChange w:id="6074" w:author="Nick.Tolimieri" w:date="2022-09-19T13:19:00Z">
                    <w:rPr>
                      <w:rFonts w:ascii="Calibri" w:hAnsi="Calibri" w:cs="Calibri"/>
                      <w:color w:val="000000"/>
                      <w:sz w:val="22"/>
                      <w:szCs w:val="22"/>
                    </w:rPr>
                  </w:rPrChange>
                </w:rPr>
                <w:t xml:space="preserve"> B.</w:t>
              </w:r>
            </w:ins>
          </w:p>
        </w:tc>
        <w:tc>
          <w:tcPr>
            <w:tcW w:w="960" w:type="dxa"/>
            <w:noWrap/>
            <w:hideMark/>
            <w:tcPrChange w:id="607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076" w:author="Nick.Tolimieri" w:date="2022-09-19T13:19:00Z"/>
                <w:rFonts w:asciiTheme="minorHAnsi" w:eastAsiaTheme="minorHAnsi" w:hAnsiTheme="minorHAnsi" w:cstheme="minorBidi"/>
                <w:sz w:val="22"/>
                <w:szCs w:val="22"/>
                <w:rPrChange w:id="6077" w:author="Nick.Tolimieri" w:date="2022-09-19T13:19:00Z">
                  <w:rPr>
                    <w:ins w:id="6078" w:author="Nick.Tolimieri" w:date="2022-09-19T13:19:00Z"/>
                    <w:rFonts w:ascii="Calibri" w:hAnsi="Calibri" w:cs="Calibri"/>
                    <w:color w:val="000000"/>
                    <w:sz w:val="22"/>
                    <w:szCs w:val="22"/>
                  </w:rPr>
                </w:rPrChange>
              </w:rPr>
              <w:pPrChange w:id="6079" w:author="Nick.Tolimieri" w:date="2022-09-19T13:19:00Z">
                <w:pPr>
                  <w:jc w:val="right"/>
                </w:pPr>
              </w:pPrChange>
            </w:pPr>
            <w:ins w:id="6080" w:author="Nick.Tolimieri" w:date="2022-09-19T13:19:00Z">
              <w:r w:rsidRPr="002F2C4B">
                <w:rPr>
                  <w:rFonts w:asciiTheme="minorHAnsi" w:eastAsiaTheme="minorHAnsi" w:hAnsiTheme="minorHAnsi" w:cstheme="minorBidi"/>
                  <w:sz w:val="22"/>
                  <w:szCs w:val="22"/>
                  <w:rPrChange w:id="6081" w:author="Nick.Tolimieri" w:date="2022-09-19T13:19:00Z">
                    <w:rPr>
                      <w:rFonts w:ascii="Calibri" w:hAnsi="Calibri" w:cs="Calibri"/>
                      <w:color w:val="000000"/>
                      <w:sz w:val="22"/>
                      <w:szCs w:val="22"/>
                    </w:rPr>
                  </w:rPrChange>
                </w:rPr>
                <w:t>2011</w:t>
              </w:r>
            </w:ins>
          </w:p>
        </w:tc>
        <w:tc>
          <w:tcPr>
            <w:tcW w:w="960" w:type="dxa"/>
            <w:noWrap/>
            <w:hideMark/>
            <w:tcPrChange w:id="608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083" w:author="Nick.Tolimieri" w:date="2022-09-19T13:19:00Z"/>
                <w:rFonts w:asciiTheme="minorHAnsi" w:eastAsiaTheme="minorHAnsi" w:hAnsiTheme="minorHAnsi" w:cstheme="minorBidi"/>
                <w:sz w:val="22"/>
                <w:szCs w:val="22"/>
                <w:rPrChange w:id="6084" w:author="Nick.Tolimieri" w:date="2022-09-19T13:19:00Z">
                  <w:rPr>
                    <w:ins w:id="6085" w:author="Nick.Tolimieri" w:date="2022-09-19T13:19:00Z"/>
                    <w:rFonts w:ascii="Calibri" w:hAnsi="Calibri" w:cs="Calibri"/>
                    <w:color w:val="000000"/>
                    <w:sz w:val="22"/>
                    <w:szCs w:val="22"/>
                  </w:rPr>
                </w:rPrChange>
              </w:rPr>
              <w:pPrChange w:id="6086" w:author="Nick.Tolimieri" w:date="2022-09-19T13:19:00Z">
                <w:pPr>
                  <w:jc w:val="right"/>
                </w:pPr>
              </w:pPrChange>
            </w:pPr>
            <w:ins w:id="6087" w:author="Nick.Tolimieri" w:date="2022-09-19T13:19:00Z">
              <w:r w:rsidRPr="002F2C4B">
                <w:rPr>
                  <w:rFonts w:asciiTheme="minorHAnsi" w:eastAsiaTheme="minorHAnsi" w:hAnsiTheme="minorHAnsi" w:cstheme="minorBidi"/>
                  <w:sz w:val="22"/>
                  <w:szCs w:val="22"/>
                  <w:rPrChange w:id="6088" w:author="Nick.Tolimieri" w:date="2022-09-19T13:19:00Z">
                    <w:rPr>
                      <w:rFonts w:ascii="Calibri" w:hAnsi="Calibri" w:cs="Calibri"/>
                      <w:color w:val="000000"/>
                      <w:sz w:val="22"/>
                      <w:szCs w:val="22"/>
                    </w:rPr>
                  </w:rPrChange>
                </w:rPr>
                <w:t>0</w:t>
              </w:r>
            </w:ins>
          </w:p>
        </w:tc>
        <w:tc>
          <w:tcPr>
            <w:tcW w:w="960" w:type="dxa"/>
            <w:noWrap/>
            <w:hideMark/>
            <w:tcPrChange w:id="608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090" w:author="Nick.Tolimieri" w:date="2022-09-19T13:19:00Z"/>
                <w:rFonts w:asciiTheme="minorHAnsi" w:eastAsiaTheme="minorHAnsi" w:hAnsiTheme="minorHAnsi" w:cstheme="minorBidi"/>
                <w:sz w:val="22"/>
                <w:szCs w:val="22"/>
                <w:rPrChange w:id="6091" w:author="Nick.Tolimieri" w:date="2022-09-19T13:19:00Z">
                  <w:rPr>
                    <w:ins w:id="6092" w:author="Nick.Tolimieri" w:date="2022-09-19T13:19:00Z"/>
                    <w:rFonts w:ascii="Calibri" w:hAnsi="Calibri" w:cs="Calibri"/>
                    <w:color w:val="000000"/>
                    <w:sz w:val="22"/>
                    <w:szCs w:val="22"/>
                  </w:rPr>
                </w:rPrChange>
              </w:rPr>
              <w:pPrChange w:id="6093" w:author="Nick.Tolimieri" w:date="2022-09-19T13:19:00Z">
                <w:pPr>
                  <w:jc w:val="right"/>
                </w:pPr>
              </w:pPrChange>
            </w:pPr>
            <w:ins w:id="6094" w:author="Nick.Tolimieri" w:date="2022-09-19T13:19:00Z">
              <w:r w:rsidRPr="002F2C4B">
                <w:rPr>
                  <w:rFonts w:asciiTheme="minorHAnsi" w:eastAsiaTheme="minorHAnsi" w:hAnsiTheme="minorHAnsi" w:cstheme="minorBidi"/>
                  <w:sz w:val="22"/>
                  <w:szCs w:val="22"/>
                  <w:rPrChange w:id="6095" w:author="Nick.Tolimieri" w:date="2022-09-19T13:19:00Z">
                    <w:rPr>
                      <w:rFonts w:ascii="Calibri" w:hAnsi="Calibri" w:cs="Calibri"/>
                      <w:color w:val="000000"/>
                      <w:sz w:val="22"/>
                      <w:szCs w:val="22"/>
                    </w:rPr>
                  </w:rPrChange>
                </w:rPr>
                <w:t>7</w:t>
              </w:r>
            </w:ins>
          </w:p>
        </w:tc>
        <w:tc>
          <w:tcPr>
            <w:tcW w:w="960" w:type="dxa"/>
            <w:noWrap/>
            <w:hideMark/>
            <w:tcPrChange w:id="609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097" w:author="Nick.Tolimieri" w:date="2022-09-19T13:19:00Z"/>
                <w:rFonts w:asciiTheme="minorHAnsi" w:eastAsiaTheme="minorHAnsi" w:hAnsiTheme="minorHAnsi" w:cstheme="minorBidi"/>
                <w:sz w:val="22"/>
                <w:szCs w:val="22"/>
                <w:rPrChange w:id="6098" w:author="Nick.Tolimieri" w:date="2022-09-19T13:19:00Z">
                  <w:rPr>
                    <w:ins w:id="6099" w:author="Nick.Tolimieri" w:date="2022-09-19T13:19:00Z"/>
                    <w:rFonts w:ascii="Calibri" w:hAnsi="Calibri" w:cs="Calibri"/>
                    <w:color w:val="000000"/>
                    <w:sz w:val="22"/>
                    <w:szCs w:val="22"/>
                  </w:rPr>
                </w:rPrChange>
              </w:rPr>
              <w:pPrChange w:id="6100" w:author="Nick.Tolimieri" w:date="2022-09-19T13:19:00Z">
                <w:pPr>
                  <w:jc w:val="right"/>
                </w:pPr>
              </w:pPrChange>
            </w:pPr>
            <w:ins w:id="6101" w:author="Nick.Tolimieri" w:date="2022-09-19T13:19:00Z">
              <w:r w:rsidRPr="002F2C4B">
                <w:rPr>
                  <w:rFonts w:asciiTheme="minorHAnsi" w:eastAsiaTheme="minorHAnsi" w:hAnsiTheme="minorHAnsi" w:cstheme="minorBidi"/>
                  <w:sz w:val="22"/>
                  <w:szCs w:val="22"/>
                  <w:rPrChange w:id="6102" w:author="Nick.Tolimieri" w:date="2022-09-19T13:19:00Z">
                    <w:rPr>
                      <w:rFonts w:ascii="Calibri" w:hAnsi="Calibri" w:cs="Calibri"/>
                      <w:color w:val="000000"/>
                      <w:sz w:val="22"/>
                      <w:szCs w:val="22"/>
                    </w:rPr>
                  </w:rPrChange>
                </w:rPr>
                <w:t>1</w:t>
              </w:r>
            </w:ins>
          </w:p>
        </w:tc>
        <w:tc>
          <w:tcPr>
            <w:tcW w:w="960" w:type="dxa"/>
            <w:noWrap/>
            <w:hideMark/>
            <w:tcPrChange w:id="6103"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104" w:author="Nick.Tolimieri" w:date="2022-09-19T13:19:00Z"/>
                <w:rFonts w:asciiTheme="minorHAnsi" w:eastAsiaTheme="minorHAnsi" w:hAnsiTheme="minorHAnsi" w:cstheme="minorBidi"/>
                <w:sz w:val="22"/>
                <w:szCs w:val="22"/>
                <w:rPrChange w:id="6105" w:author="Nick.Tolimieri" w:date="2022-09-19T13:19:00Z">
                  <w:rPr>
                    <w:ins w:id="6106" w:author="Nick.Tolimieri" w:date="2022-09-19T13:19:00Z"/>
                    <w:rFonts w:ascii="Calibri" w:hAnsi="Calibri" w:cs="Calibri"/>
                    <w:color w:val="000000"/>
                    <w:sz w:val="22"/>
                    <w:szCs w:val="22"/>
                  </w:rPr>
                </w:rPrChange>
              </w:rPr>
              <w:pPrChange w:id="6107" w:author="Nick.Tolimieri" w:date="2022-09-19T13:19:00Z">
                <w:pPr>
                  <w:jc w:val="right"/>
                </w:pPr>
              </w:pPrChange>
            </w:pPr>
            <w:ins w:id="6108" w:author="Nick.Tolimieri" w:date="2022-09-19T13:19:00Z">
              <w:r w:rsidRPr="002F2C4B">
                <w:rPr>
                  <w:rFonts w:asciiTheme="minorHAnsi" w:eastAsiaTheme="minorHAnsi" w:hAnsiTheme="minorHAnsi" w:cstheme="minorBidi"/>
                  <w:sz w:val="22"/>
                  <w:szCs w:val="22"/>
                  <w:rPrChange w:id="6109" w:author="Nick.Tolimieri" w:date="2022-09-19T13:19:00Z">
                    <w:rPr>
                      <w:rFonts w:ascii="Calibri" w:hAnsi="Calibri" w:cs="Calibri"/>
                      <w:color w:val="000000"/>
                      <w:sz w:val="22"/>
                      <w:szCs w:val="22"/>
                    </w:rPr>
                  </w:rPrChange>
                </w:rPr>
                <w:t>7</w:t>
              </w:r>
            </w:ins>
          </w:p>
        </w:tc>
        <w:tc>
          <w:tcPr>
            <w:tcW w:w="960" w:type="dxa"/>
            <w:noWrap/>
            <w:hideMark/>
            <w:tcPrChange w:id="611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111" w:author="Nick.Tolimieri" w:date="2022-09-19T13:19:00Z"/>
                <w:rFonts w:asciiTheme="minorHAnsi" w:eastAsiaTheme="minorHAnsi" w:hAnsiTheme="minorHAnsi" w:cstheme="minorBidi"/>
                <w:sz w:val="22"/>
                <w:szCs w:val="22"/>
                <w:rPrChange w:id="6112" w:author="Nick.Tolimieri" w:date="2022-09-19T13:19:00Z">
                  <w:rPr>
                    <w:ins w:id="6113" w:author="Nick.Tolimieri" w:date="2022-09-19T13:19:00Z"/>
                    <w:rFonts w:ascii="Calibri" w:hAnsi="Calibri" w:cs="Calibri"/>
                    <w:color w:val="000000"/>
                    <w:sz w:val="22"/>
                    <w:szCs w:val="22"/>
                  </w:rPr>
                </w:rPrChange>
              </w:rPr>
              <w:pPrChange w:id="6114" w:author="Nick.Tolimieri" w:date="2022-09-19T13:19:00Z">
                <w:pPr>
                  <w:jc w:val="right"/>
                </w:pPr>
              </w:pPrChange>
            </w:pPr>
            <w:ins w:id="6115" w:author="Nick.Tolimieri" w:date="2022-09-19T13:19:00Z">
              <w:r w:rsidRPr="002F2C4B">
                <w:rPr>
                  <w:rFonts w:asciiTheme="minorHAnsi" w:eastAsiaTheme="minorHAnsi" w:hAnsiTheme="minorHAnsi" w:cstheme="minorBidi"/>
                  <w:sz w:val="22"/>
                  <w:szCs w:val="22"/>
                  <w:rPrChange w:id="6116" w:author="Nick.Tolimieri" w:date="2022-09-19T13:19:00Z">
                    <w:rPr>
                      <w:rFonts w:ascii="Calibri" w:hAnsi="Calibri" w:cs="Calibri"/>
                      <w:color w:val="000000"/>
                      <w:sz w:val="22"/>
                      <w:szCs w:val="22"/>
                    </w:rPr>
                  </w:rPrChange>
                </w:rPr>
                <w:t>7</w:t>
              </w:r>
            </w:ins>
          </w:p>
        </w:tc>
        <w:tc>
          <w:tcPr>
            <w:tcW w:w="960" w:type="dxa"/>
            <w:noWrap/>
            <w:hideMark/>
            <w:tcPrChange w:id="611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118" w:author="Nick.Tolimieri" w:date="2022-09-19T13:19:00Z"/>
                <w:rFonts w:asciiTheme="minorHAnsi" w:eastAsiaTheme="minorHAnsi" w:hAnsiTheme="minorHAnsi" w:cstheme="minorBidi"/>
                <w:sz w:val="22"/>
                <w:szCs w:val="22"/>
                <w:rPrChange w:id="6119" w:author="Nick.Tolimieri" w:date="2022-09-19T13:19:00Z">
                  <w:rPr>
                    <w:ins w:id="6120" w:author="Nick.Tolimieri" w:date="2022-09-19T13:19:00Z"/>
                    <w:rFonts w:ascii="Calibri" w:hAnsi="Calibri" w:cs="Calibri"/>
                    <w:color w:val="000000"/>
                    <w:sz w:val="22"/>
                    <w:szCs w:val="22"/>
                  </w:rPr>
                </w:rPrChange>
              </w:rPr>
              <w:pPrChange w:id="6121" w:author="Nick.Tolimieri" w:date="2022-09-19T13:19:00Z">
                <w:pPr>
                  <w:jc w:val="right"/>
                </w:pPr>
              </w:pPrChange>
            </w:pPr>
            <w:ins w:id="6122" w:author="Nick.Tolimieri" w:date="2022-09-19T13:19:00Z">
              <w:r w:rsidRPr="002F2C4B">
                <w:rPr>
                  <w:rFonts w:asciiTheme="minorHAnsi" w:eastAsiaTheme="minorHAnsi" w:hAnsiTheme="minorHAnsi" w:cstheme="minorBidi"/>
                  <w:sz w:val="22"/>
                  <w:szCs w:val="22"/>
                  <w:rPrChange w:id="6123" w:author="Nick.Tolimieri" w:date="2022-09-19T13:19:00Z">
                    <w:rPr>
                      <w:rFonts w:ascii="Calibri" w:hAnsi="Calibri" w:cs="Calibri"/>
                      <w:color w:val="000000"/>
                      <w:sz w:val="22"/>
                      <w:szCs w:val="22"/>
                    </w:rPr>
                  </w:rPrChange>
                </w:rPr>
                <w:t>7</w:t>
              </w:r>
            </w:ins>
          </w:p>
        </w:tc>
        <w:tc>
          <w:tcPr>
            <w:tcW w:w="960" w:type="dxa"/>
            <w:noWrap/>
            <w:hideMark/>
            <w:tcPrChange w:id="612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125" w:author="Nick.Tolimieri" w:date="2022-09-19T13:19:00Z"/>
                <w:rFonts w:asciiTheme="minorHAnsi" w:eastAsiaTheme="minorHAnsi" w:hAnsiTheme="minorHAnsi" w:cstheme="minorBidi"/>
                <w:sz w:val="22"/>
                <w:szCs w:val="22"/>
                <w:rPrChange w:id="6126" w:author="Nick.Tolimieri" w:date="2022-09-19T13:19:00Z">
                  <w:rPr>
                    <w:ins w:id="6127" w:author="Nick.Tolimieri" w:date="2022-09-19T13:19:00Z"/>
                    <w:rFonts w:ascii="Calibri" w:hAnsi="Calibri" w:cs="Calibri"/>
                    <w:color w:val="000000"/>
                    <w:sz w:val="22"/>
                    <w:szCs w:val="22"/>
                  </w:rPr>
                </w:rPrChange>
              </w:rPr>
              <w:pPrChange w:id="6128" w:author="Nick.Tolimieri" w:date="2022-09-19T13:19:00Z">
                <w:pPr>
                  <w:jc w:val="right"/>
                </w:pPr>
              </w:pPrChange>
            </w:pPr>
            <w:ins w:id="6129" w:author="Nick.Tolimieri" w:date="2022-09-19T13:19:00Z">
              <w:r w:rsidRPr="002F2C4B">
                <w:rPr>
                  <w:rFonts w:asciiTheme="minorHAnsi" w:eastAsiaTheme="minorHAnsi" w:hAnsiTheme="minorHAnsi" w:cstheme="minorBidi"/>
                  <w:sz w:val="22"/>
                  <w:szCs w:val="22"/>
                  <w:rPrChange w:id="6130" w:author="Nick.Tolimieri" w:date="2022-09-19T13:19:00Z">
                    <w:rPr>
                      <w:rFonts w:ascii="Calibri" w:hAnsi="Calibri" w:cs="Calibri"/>
                      <w:color w:val="000000"/>
                      <w:sz w:val="22"/>
                      <w:szCs w:val="22"/>
                    </w:rPr>
                  </w:rPrChange>
                </w:rPr>
                <w:t>1.9</w:t>
              </w:r>
            </w:ins>
          </w:p>
        </w:tc>
        <w:tc>
          <w:tcPr>
            <w:tcW w:w="960" w:type="dxa"/>
            <w:noWrap/>
            <w:hideMark/>
            <w:tcPrChange w:id="613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132" w:author="Nick.Tolimieri" w:date="2022-09-19T13:19:00Z"/>
                <w:rFonts w:asciiTheme="minorHAnsi" w:eastAsiaTheme="minorHAnsi" w:hAnsiTheme="minorHAnsi" w:cstheme="minorBidi"/>
                <w:sz w:val="22"/>
                <w:szCs w:val="22"/>
                <w:rPrChange w:id="6133" w:author="Nick.Tolimieri" w:date="2022-09-19T13:19:00Z">
                  <w:rPr>
                    <w:ins w:id="6134" w:author="Nick.Tolimieri" w:date="2022-09-19T13:19:00Z"/>
                    <w:rFonts w:ascii="Calibri" w:hAnsi="Calibri" w:cs="Calibri"/>
                    <w:color w:val="000000"/>
                    <w:sz w:val="22"/>
                    <w:szCs w:val="22"/>
                  </w:rPr>
                </w:rPrChange>
              </w:rPr>
              <w:pPrChange w:id="6135" w:author="Nick.Tolimieri" w:date="2022-09-19T13:19:00Z">
                <w:pPr>
                  <w:jc w:val="right"/>
                </w:pPr>
              </w:pPrChange>
            </w:pPr>
            <w:ins w:id="6136" w:author="Nick.Tolimieri" w:date="2022-09-19T13:19:00Z">
              <w:r w:rsidRPr="002F2C4B">
                <w:rPr>
                  <w:rFonts w:asciiTheme="minorHAnsi" w:eastAsiaTheme="minorHAnsi" w:hAnsiTheme="minorHAnsi" w:cstheme="minorBidi"/>
                  <w:sz w:val="22"/>
                  <w:szCs w:val="22"/>
                  <w:rPrChange w:id="6137" w:author="Nick.Tolimieri" w:date="2022-09-19T13:19:00Z">
                    <w:rPr>
                      <w:rFonts w:ascii="Calibri" w:hAnsi="Calibri" w:cs="Calibri"/>
                      <w:color w:val="000000"/>
                      <w:sz w:val="22"/>
                      <w:szCs w:val="22"/>
                    </w:rPr>
                  </w:rPrChange>
                </w:rPr>
                <w:t>0.13</w:t>
              </w:r>
            </w:ins>
          </w:p>
        </w:tc>
      </w:tr>
      <w:tr w:rsidR="002F2C4B" w:rsidRPr="002F2C4B" w:rsidTr="002F2C4B">
        <w:trPr>
          <w:divId w:val="276135201"/>
          <w:trHeight w:val="300"/>
          <w:ins w:id="6138" w:author="Nick.Tolimieri" w:date="2022-09-19T13:19:00Z"/>
          <w:trPrChange w:id="6139" w:author="Nick.Tolimieri" w:date="2022-09-19T13:19:00Z">
            <w:trPr>
              <w:divId w:val="276135201"/>
              <w:trHeight w:val="300"/>
            </w:trPr>
          </w:trPrChange>
        </w:trPr>
        <w:tc>
          <w:tcPr>
            <w:tcW w:w="960" w:type="dxa"/>
            <w:noWrap/>
            <w:hideMark/>
            <w:tcPrChange w:id="614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141" w:author="Nick.Tolimieri" w:date="2022-09-19T13:19:00Z"/>
                <w:rFonts w:asciiTheme="minorHAnsi" w:eastAsiaTheme="minorHAnsi" w:hAnsiTheme="minorHAnsi" w:cstheme="minorBidi"/>
                <w:sz w:val="22"/>
                <w:szCs w:val="22"/>
                <w:rPrChange w:id="6142" w:author="Nick.Tolimieri" w:date="2022-09-19T13:19:00Z">
                  <w:rPr>
                    <w:ins w:id="6143" w:author="Nick.Tolimieri" w:date="2022-09-19T13:19:00Z"/>
                    <w:rFonts w:ascii="Calibri" w:hAnsi="Calibri" w:cs="Calibri"/>
                    <w:color w:val="000000"/>
                    <w:sz w:val="22"/>
                    <w:szCs w:val="22"/>
                  </w:rPr>
                </w:rPrChange>
              </w:rPr>
              <w:pPrChange w:id="6144" w:author="Nick.Tolimieri" w:date="2022-09-19T13:19:00Z">
                <w:pPr/>
              </w:pPrChange>
            </w:pPr>
            <w:proofErr w:type="spellStart"/>
            <w:ins w:id="6145" w:author="Nick.Tolimieri" w:date="2022-09-19T13:19:00Z">
              <w:r w:rsidRPr="002F2C4B">
                <w:rPr>
                  <w:rFonts w:asciiTheme="minorHAnsi" w:eastAsiaTheme="minorHAnsi" w:hAnsiTheme="minorHAnsi" w:cstheme="minorBidi"/>
                  <w:sz w:val="22"/>
                  <w:szCs w:val="22"/>
                  <w:rPrChange w:id="6146" w:author="Nick.Tolimieri" w:date="2022-09-19T13:19:00Z">
                    <w:rPr>
                      <w:rFonts w:ascii="Calibri" w:hAnsi="Calibri" w:cs="Calibri"/>
                      <w:color w:val="000000"/>
                      <w:sz w:val="22"/>
                      <w:szCs w:val="22"/>
                    </w:rPr>
                  </w:rPrChange>
                </w:rPr>
                <w:t>Tatoosh</w:t>
              </w:r>
              <w:proofErr w:type="spellEnd"/>
              <w:r w:rsidRPr="002F2C4B">
                <w:rPr>
                  <w:rFonts w:asciiTheme="minorHAnsi" w:eastAsiaTheme="minorHAnsi" w:hAnsiTheme="minorHAnsi" w:cstheme="minorBidi"/>
                  <w:sz w:val="22"/>
                  <w:szCs w:val="22"/>
                  <w:rPrChange w:id="6147" w:author="Nick.Tolimieri" w:date="2022-09-19T13:19:00Z">
                    <w:rPr>
                      <w:rFonts w:ascii="Calibri" w:hAnsi="Calibri" w:cs="Calibri"/>
                      <w:color w:val="000000"/>
                      <w:sz w:val="22"/>
                      <w:szCs w:val="22"/>
                    </w:rPr>
                  </w:rPrChange>
                </w:rPr>
                <w:t xml:space="preserve"> Is. &amp; </w:t>
              </w:r>
              <w:proofErr w:type="spellStart"/>
              <w:r w:rsidRPr="002F2C4B">
                <w:rPr>
                  <w:rFonts w:asciiTheme="minorHAnsi" w:eastAsiaTheme="minorHAnsi" w:hAnsiTheme="minorHAnsi" w:cstheme="minorBidi"/>
                  <w:sz w:val="22"/>
                  <w:szCs w:val="22"/>
                  <w:rPrChange w:id="6148" w:author="Nick.Tolimieri" w:date="2022-09-19T13:19:00Z">
                    <w:rPr>
                      <w:rFonts w:ascii="Calibri" w:hAnsi="Calibri" w:cs="Calibri"/>
                      <w:color w:val="000000"/>
                      <w:sz w:val="22"/>
                      <w:szCs w:val="22"/>
                    </w:rPr>
                  </w:rPrChange>
                </w:rPr>
                <w:t>Neah</w:t>
              </w:r>
              <w:proofErr w:type="spellEnd"/>
              <w:r w:rsidRPr="002F2C4B">
                <w:rPr>
                  <w:rFonts w:asciiTheme="minorHAnsi" w:eastAsiaTheme="minorHAnsi" w:hAnsiTheme="minorHAnsi" w:cstheme="minorBidi"/>
                  <w:sz w:val="22"/>
                  <w:szCs w:val="22"/>
                  <w:rPrChange w:id="6149" w:author="Nick.Tolimieri" w:date="2022-09-19T13:19:00Z">
                    <w:rPr>
                      <w:rFonts w:ascii="Calibri" w:hAnsi="Calibri" w:cs="Calibri"/>
                      <w:color w:val="000000"/>
                      <w:sz w:val="22"/>
                      <w:szCs w:val="22"/>
                    </w:rPr>
                  </w:rPrChange>
                </w:rPr>
                <w:t xml:space="preserve"> B.</w:t>
              </w:r>
            </w:ins>
          </w:p>
        </w:tc>
        <w:tc>
          <w:tcPr>
            <w:tcW w:w="960" w:type="dxa"/>
            <w:noWrap/>
            <w:hideMark/>
            <w:tcPrChange w:id="615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151" w:author="Nick.Tolimieri" w:date="2022-09-19T13:19:00Z"/>
                <w:rFonts w:asciiTheme="minorHAnsi" w:eastAsiaTheme="minorHAnsi" w:hAnsiTheme="minorHAnsi" w:cstheme="minorBidi"/>
                <w:sz w:val="22"/>
                <w:szCs w:val="22"/>
                <w:rPrChange w:id="6152" w:author="Nick.Tolimieri" w:date="2022-09-19T13:19:00Z">
                  <w:rPr>
                    <w:ins w:id="6153" w:author="Nick.Tolimieri" w:date="2022-09-19T13:19:00Z"/>
                    <w:rFonts w:ascii="Calibri" w:hAnsi="Calibri" w:cs="Calibri"/>
                    <w:color w:val="000000"/>
                    <w:sz w:val="22"/>
                    <w:szCs w:val="22"/>
                  </w:rPr>
                </w:rPrChange>
              </w:rPr>
              <w:pPrChange w:id="6154" w:author="Nick.Tolimieri" w:date="2022-09-19T13:19:00Z">
                <w:pPr>
                  <w:jc w:val="right"/>
                </w:pPr>
              </w:pPrChange>
            </w:pPr>
            <w:ins w:id="6155" w:author="Nick.Tolimieri" w:date="2022-09-19T13:19:00Z">
              <w:r w:rsidRPr="002F2C4B">
                <w:rPr>
                  <w:rFonts w:asciiTheme="minorHAnsi" w:eastAsiaTheme="minorHAnsi" w:hAnsiTheme="minorHAnsi" w:cstheme="minorBidi"/>
                  <w:sz w:val="22"/>
                  <w:szCs w:val="22"/>
                  <w:rPrChange w:id="6156" w:author="Nick.Tolimieri" w:date="2022-09-19T13:19:00Z">
                    <w:rPr>
                      <w:rFonts w:ascii="Calibri" w:hAnsi="Calibri" w:cs="Calibri"/>
                      <w:color w:val="000000"/>
                      <w:sz w:val="22"/>
                      <w:szCs w:val="22"/>
                    </w:rPr>
                  </w:rPrChange>
                </w:rPr>
                <w:t>2012</w:t>
              </w:r>
            </w:ins>
          </w:p>
        </w:tc>
        <w:tc>
          <w:tcPr>
            <w:tcW w:w="960" w:type="dxa"/>
            <w:noWrap/>
            <w:hideMark/>
            <w:tcPrChange w:id="615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158" w:author="Nick.Tolimieri" w:date="2022-09-19T13:19:00Z"/>
                <w:rFonts w:asciiTheme="minorHAnsi" w:eastAsiaTheme="minorHAnsi" w:hAnsiTheme="minorHAnsi" w:cstheme="minorBidi"/>
                <w:sz w:val="22"/>
                <w:szCs w:val="22"/>
                <w:rPrChange w:id="6159" w:author="Nick.Tolimieri" w:date="2022-09-19T13:19:00Z">
                  <w:rPr>
                    <w:ins w:id="6160" w:author="Nick.Tolimieri" w:date="2022-09-19T13:19:00Z"/>
                    <w:rFonts w:ascii="Calibri" w:hAnsi="Calibri" w:cs="Calibri"/>
                    <w:color w:val="000000"/>
                    <w:sz w:val="22"/>
                    <w:szCs w:val="22"/>
                  </w:rPr>
                </w:rPrChange>
              </w:rPr>
              <w:pPrChange w:id="6161" w:author="Nick.Tolimieri" w:date="2022-09-19T13:19:00Z">
                <w:pPr>
                  <w:jc w:val="right"/>
                </w:pPr>
              </w:pPrChange>
            </w:pPr>
            <w:ins w:id="6162" w:author="Nick.Tolimieri" w:date="2022-09-19T13:19:00Z">
              <w:r w:rsidRPr="002F2C4B">
                <w:rPr>
                  <w:rFonts w:asciiTheme="minorHAnsi" w:eastAsiaTheme="minorHAnsi" w:hAnsiTheme="minorHAnsi" w:cstheme="minorBidi"/>
                  <w:sz w:val="22"/>
                  <w:szCs w:val="22"/>
                  <w:rPrChange w:id="6163" w:author="Nick.Tolimieri" w:date="2022-09-19T13:19:00Z">
                    <w:rPr>
                      <w:rFonts w:ascii="Calibri" w:hAnsi="Calibri" w:cs="Calibri"/>
                      <w:color w:val="000000"/>
                      <w:sz w:val="22"/>
                      <w:szCs w:val="22"/>
                    </w:rPr>
                  </w:rPrChange>
                </w:rPr>
                <w:t>0</w:t>
              </w:r>
            </w:ins>
          </w:p>
        </w:tc>
        <w:tc>
          <w:tcPr>
            <w:tcW w:w="960" w:type="dxa"/>
            <w:noWrap/>
            <w:hideMark/>
            <w:tcPrChange w:id="616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165" w:author="Nick.Tolimieri" w:date="2022-09-19T13:19:00Z"/>
                <w:rFonts w:asciiTheme="minorHAnsi" w:eastAsiaTheme="minorHAnsi" w:hAnsiTheme="minorHAnsi" w:cstheme="minorBidi"/>
                <w:sz w:val="22"/>
                <w:szCs w:val="22"/>
                <w:rPrChange w:id="6166" w:author="Nick.Tolimieri" w:date="2022-09-19T13:19:00Z">
                  <w:rPr>
                    <w:ins w:id="6167" w:author="Nick.Tolimieri" w:date="2022-09-19T13:19:00Z"/>
                    <w:rFonts w:ascii="Calibri" w:hAnsi="Calibri" w:cs="Calibri"/>
                    <w:color w:val="000000"/>
                    <w:sz w:val="22"/>
                    <w:szCs w:val="22"/>
                  </w:rPr>
                </w:rPrChange>
              </w:rPr>
              <w:pPrChange w:id="6168" w:author="Nick.Tolimieri" w:date="2022-09-19T13:19:00Z">
                <w:pPr>
                  <w:jc w:val="right"/>
                </w:pPr>
              </w:pPrChange>
            </w:pPr>
            <w:ins w:id="6169" w:author="Nick.Tolimieri" w:date="2022-09-19T13:19:00Z">
              <w:r w:rsidRPr="002F2C4B">
                <w:rPr>
                  <w:rFonts w:asciiTheme="minorHAnsi" w:eastAsiaTheme="minorHAnsi" w:hAnsiTheme="minorHAnsi" w:cstheme="minorBidi"/>
                  <w:sz w:val="22"/>
                  <w:szCs w:val="22"/>
                  <w:rPrChange w:id="6170" w:author="Nick.Tolimieri" w:date="2022-09-19T13:19:00Z">
                    <w:rPr>
                      <w:rFonts w:ascii="Calibri" w:hAnsi="Calibri" w:cs="Calibri"/>
                      <w:color w:val="000000"/>
                      <w:sz w:val="22"/>
                      <w:szCs w:val="22"/>
                    </w:rPr>
                  </w:rPrChange>
                </w:rPr>
                <w:t>0</w:t>
              </w:r>
            </w:ins>
          </w:p>
        </w:tc>
        <w:tc>
          <w:tcPr>
            <w:tcW w:w="960" w:type="dxa"/>
            <w:noWrap/>
            <w:hideMark/>
            <w:tcPrChange w:id="617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172" w:author="Nick.Tolimieri" w:date="2022-09-19T13:19:00Z"/>
                <w:rFonts w:asciiTheme="minorHAnsi" w:eastAsiaTheme="minorHAnsi" w:hAnsiTheme="minorHAnsi" w:cstheme="minorBidi"/>
                <w:sz w:val="22"/>
                <w:szCs w:val="22"/>
                <w:rPrChange w:id="6173" w:author="Nick.Tolimieri" w:date="2022-09-19T13:19:00Z">
                  <w:rPr>
                    <w:ins w:id="6174" w:author="Nick.Tolimieri" w:date="2022-09-19T13:19:00Z"/>
                    <w:rFonts w:ascii="Calibri" w:hAnsi="Calibri" w:cs="Calibri"/>
                    <w:color w:val="000000"/>
                    <w:sz w:val="22"/>
                    <w:szCs w:val="22"/>
                  </w:rPr>
                </w:rPrChange>
              </w:rPr>
              <w:pPrChange w:id="6175" w:author="Nick.Tolimieri" w:date="2022-09-19T13:19:00Z">
                <w:pPr>
                  <w:jc w:val="right"/>
                </w:pPr>
              </w:pPrChange>
            </w:pPr>
            <w:ins w:id="6176" w:author="Nick.Tolimieri" w:date="2022-09-19T13:19:00Z">
              <w:r w:rsidRPr="002F2C4B">
                <w:rPr>
                  <w:rFonts w:asciiTheme="minorHAnsi" w:eastAsiaTheme="minorHAnsi" w:hAnsiTheme="minorHAnsi" w:cstheme="minorBidi"/>
                  <w:sz w:val="22"/>
                  <w:szCs w:val="22"/>
                  <w:rPrChange w:id="6177" w:author="Nick.Tolimieri" w:date="2022-09-19T13:19:00Z">
                    <w:rPr>
                      <w:rFonts w:ascii="Calibri" w:hAnsi="Calibri" w:cs="Calibri"/>
                      <w:color w:val="000000"/>
                      <w:sz w:val="22"/>
                      <w:szCs w:val="22"/>
                    </w:rPr>
                  </w:rPrChange>
                </w:rPr>
                <w:t>0</w:t>
              </w:r>
            </w:ins>
          </w:p>
        </w:tc>
        <w:tc>
          <w:tcPr>
            <w:tcW w:w="960" w:type="dxa"/>
            <w:noWrap/>
            <w:hideMark/>
            <w:tcPrChange w:id="6178"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179" w:author="Nick.Tolimieri" w:date="2022-09-19T13:19:00Z"/>
                <w:rFonts w:asciiTheme="minorHAnsi" w:eastAsiaTheme="minorHAnsi" w:hAnsiTheme="minorHAnsi" w:cstheme="minorBidi"/>
                <w:sz w:val="22"/>
                <w:szCs w:val="22"/>
                <w:rPrChange w:id="6180" w:author="Nick.Tolimieri" w:date="2022-09-19T13:19:00Z">
                  <w:rPr>
                    <w:ins w:id="6181" w:author="Nick.Tolimieri" w:date="2022-09-19T13:19:00Z"/>
                    <w:rFonts w:ascii="Calibri" w:hAnsi="Calibri" w:cs="Calibri"/>
                    <w:color w:val="000000"/>
                    <w:sz w:val="22"/>
                    <w:szCs w:val="22"/>
                  </w:rPr>
                </w:rPrChange>
              </w:rPr>
              <w:pPrChange w:id="6182" w:author="Nick.Tolimieri" w:date="2022-09-19T13:19:00Z">
                <w:pPr>
                  <w:jc w:val="right"/>
                </w:pPr>
              </w:pPrChange>
            </w:pPr>
            <w:ins w:id="6183" w:author="Nick.Tolimieri" w:date="2022-09-19T13:19:00Z">
              <w:r w:rsidRPr="002F2C4B">
                <w:rPr>
                  <w:rFonts w:asciiTheme="minorHAnsi" w:eastAsiaTheme="minorHAnsi" w:hAnsiTheme="minorHAnsi" w:cstheme="minorBidi"/>
                  <w:sz w:val="22"/>
                  <w:szCs w:val="22"/>
                  <w:rPrChange w:id="6184" w:author="Nick.Tolimieri" w:date="2022-09-19T13:19:00Z">
                    <w:rPr>
                      <w:rFonts w:ascii="Calibri" w:hAnsi="Calibri" w:cs="Calibri"/>
                      <w:color w:val="000000"/>
                      <w:sz w:val="22"/>
                      <w:szCs w:val="22"/>
                    </w:rPr>
                  </w:rPrChange>
                </w:rPr>
                <w:t>0</w:t>
              </w:r>
            </w:ins>
          </w:p>
        </w:tc>
        <w:tc>
          <w:tcPr>
            <w:tcW w:w="960" w:type="dxa"/>
            <w:noWrap/>
            <w:hideMark/>
            <w:tcPrChange w:id="618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186" w:author="Nick.Tolimieri" w:date="2022-09-19T13:19:00Z"/>
                <w:rFonts w:asciiTheme="minorHAnsi" w:eastAsiaTheme="minorHAnsi" w:hAnsiTheme="minorHAnsi" w:cstheme="minorBidi"/>
                <w:sz w:val="22"/>
                <w:szCs w:val="22"/>
                <w:rPrChange w:id="6187" w:author="Nick.Tolimieri" w:date="2022-09-19T13:19:00Z">
                  <w:rPr>
                    <w:ins w:id="6188" w:author="Nick.Tolimieri" w:date="2022-09-19T13:19:00Z"/>
                    <w:rFonts w:ascii="Calibri" w:hAnsi="Calibri" w:cs="Calibri"/>
                    <w:color w:val="000000"/>
                    <w:sz w:val="22"/>
                    <w:szCs w:val="22"/>
                  </w:rPr>
                </w:rPrChange>
              </w:rPr>
              <w:pPrChange w:id="6189" w:author="Nick.Tolimieri" w:date="2022-09-19T13:19:00Z">
                <w:pPr/>
              </w:pPrChange>
            </w:pPr>
            <w:ins w:id="6190" w:author="Nick.Tolimieri" w:date="2022-09-19T13:19:00Z">
              <w:r w:rsidRPr="002F2C4B">
                <w:rPr>
                  <w:rFonts w:asciiTheme="minorHAnsi" w:eastAsiaTheme="minorHAnsi" w:hAnsiTheme="minorHAnsi" w:cstheme="minorBidi"/>
                  <w:sz w:val="22"/>
                  <w:szCs w:val="22"/>
                  <w:rPrChange w:id="6191" w:author="Nick.Tolimieri" w:date="2022-09-19T13:19:00Z">
                    <w:rPr>
                      <w:rFonts w:ascii="Calibri" w:hAnsi="Calibri" w:cs="Calibri"/>
                      <w:color w:val="000000"/>
                      <w:sz w:val="22"/>
                      <w:szCs w:val="22"/>
                    </w:rPr>
                  </w:rPrChange>
                </w:rPr>
                <w:t>NA</w:t>
              </w:r>
            </w:ins>
          </w:p>
        </w:tc>
        <w:tc>
          <w:tcPr>
            <w:tcW w:w="960" w:type="dxa"/>
            <w:noWrap/>
            <w:hideMark/>
            <w:tcPrChange w:id="619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193" w:author="Nick.Tolimieri" w:date="2022-09-19T13:19:00Z"/>
                <w:rFonts w:asciiTheme="minorHAnsi" w:eastAsiaTheme="minorHAnsi" w:hAnsiTheme="minorHAnsi" w:cstheme="minorBidi"/>
                <w:sz w:val="22"/>
                <w:szCs w:val="22"/>
                <w:rPrChange w:id="6194" w:author="Nick.Tolimieri" w:date="2022-09-19T13:19:00Z">
                  <w:rPr>
                    <w:ins w:id="6195" w:author="Nick.Tolimieri" w:date="2022-09-19T13:19:00Z"/>
                    <w:rFonts w:ascii="Calibri" w:hAnsi="Calibri" w:cs="Calibri"/>
                    <w:color w:val="000000"/>
                    <w:sz w:val="22"/>
                    <w:szCs w:val="22"/>
                  </w:rPr>
                </w:rPrChange>
              </w:rPr>
              <w:pPrChange w:id="6196" w:author="Nick.Tolimieri" w:date="2022-09-19T13:19:00Z">
                <w:pPr/>
              </w:pPrChange>
            </w:pPr>
            <w:ins w:id="6197" w:author="Nick.Tolimieri" w:date="2022-09-19T13:19:00Z">
              <w:r w:rsidRPr="002F2C4B">
                <w:rPr>
                  <w:rFonts w:asciiTheme="minorHAnsi" w:eastAsiaTheme="minorHAnsi" w:hAnsiTheme="minorHAnsi" w:cstheme="minorBidi"/>
                  <w:sz w:val="22"/>
                  <w:szCs w:val="22"/>
                  <w:rPrChange w:id="6198" w:author="Nick.Tolimieri" w:date="2022-09-19T13:19:00Z">
                    <w:rPr>
                      <w:rFonts w:ascii="Calibri" w:hAnsi="Calibri" w:cs="Calibri"/>
                      <w:color w:val="000000"/>
                      <w:sz w:val="22"/>
                      <w:szCs w:val="22"/>
                    </w:rPr>
                  </w:rPrChange>
                </w:rPr>
                <w:t>NA</w:t>
              </w:r>
            </w:ins>
          </w:p>
        </w:tc>
        <w:tc>
          <w:tcPr>
            <w:tcW w:w="960" w:type="dxa"/>
            <w:noWrap/>
            <w:hideMark/>
            <w:tcPrChange w:id="619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200" w:author="Nick.Tolimieri" w:date="2022-09-19T13:19:00Z"/>
                <w:rFonts w:asciiTheme="minorHAnsi" w:eastAsiaTheme="minorHAnsi" w:hAnsiTheme="minorHAnsi" w:cstheme="minorBidi"/>
                <w:sz w:val="22"/>
                <w:szCs w:val="22"/>
                <w:rPrChange w:id="6201" w:author="Nick.Tolimieri" w:date="2022-09-19T13:19:00Z">
                  <w:rPr>
                    <w:ins w:id="6202" w:author="Nick.Tolimieri" w:date="2022-09-19T13:19:00Z"/>
                    <w:rFonts w:ascii="Calibri" w:hAnsi="Calibri" w:cs="Calibri"/>
                    <w:color w:val="000000"/>
                    <w:sz w:val="22"/>
                    <w:szCs w:val="22"/>
                  </w:rPr>
                </w:rPrChange>
              </w:rPr>
              <w:pPrChange w:id="6203" w:author="Nick.Tolimieri" w:date="2022-09-19T13:19:00Z">
                <w:pPr/>
              </w:pPrChange>
            </w:pPr>
            <w:ins w:id="6204" w:author="Nick.Tolimieri" w:date="2022-09-19T13:19:00Z">
              <w:r w:rsidRPr="002F2C4B">
                <w:rPr>
                  <w:rFonts w:asciiTheme="minorHAnsi" w:eastAsiaTheme="minorHAnsi" w:hAnsiTheme="minorHAnsi" w:cstheme="minorBidi"/>
                  <w:sz w:val="22"/>
                  <w:szCs w:val="22"/>
                  <w:rPrChange w:id="6205" w:author="Nick.Tolimieri" w:date="2022-09-19T13:19:00Z">
                    <w:rPr>
                      <w:rFonts w:ascii="Calibri" w:hAnsi="Calibri" w:cs="Calibri"/>
                      <w:color w:val="000000"/>
                      <w:sz w:val="22"/>
                      <w:szCs w:val="22"/>
                    </w:rPr>
                  </w:rPrChange>
                </w:rPr>
                <w:t>NA</w:t>
              </w:r>
            </w:ins>
          </w:p>
        </w:tc>
        <w:tc>
          <w:tcPr>
            <w:tcW w:w="960" w:type="dxa"/>
            <w:noWrap/>
            <w:hideMark/>
            <w:tcPrChange w:id="620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207" w:author="Nick.Tolimieri" w:date="2022-09-19T13:19:00Z"/>
                <w:rFonts w:asciiTheme="minorHAnsi" w:eastAsiaTheme="minorHAnsi" w:hAnsiTheme="minorHAnsi" w:cstheme="minorBidi"/>
                <w:sz w:val="22"/>
                <w:szCs w:val="22"/>
                <w:rPrChange w:id="6208" w:author="Nick.Tolimieri" w:date="2022-09-19T13:19:00Z">
                  <w:rPr>
                    <w:ins w:id="6209" w:author="Nick.Tolimieri" w:date="2022-09-19T13:19:00Z"/>
                    <w:rFonts w:ascii="Calibri" w:hAnsi="Calibri" w:cs="Calibri"/>
                    <w:color w:val="000000"/>
                    <w:sz w:val="22"/>
                    <w:szCs w:val="22"/>
                  </w:rPr>
                </w:rPrChange>
              </w:rPr>
              <w:pPrChange w:id="6210" w:author="Nick.Tolimieri" w:date="2022-09-19T13:19:00Z">
                <w:pPr/>
              </w:pPrChange>
            </w:pPr>
            <w:ins w:id="6211" w:author="Nick.Tolimieri" w:date="2022-09-19T13:19:00Z">
              <w:r w:rsidRPr="002F2C4B">
                <w:rPr>
                  <w:rFonts w:asciiTheme="minorHAnsi" w:eastAsiaTheme="minorHAnsi" w:hAnsiTheme="minorHAnsi" w:cstheme="minorBidi"/>
                  <w:sz w:val="22"/>
                  <w:szCs w:val="22"/>
                  <w:rPrChange w:id="6212" w:author="Nick.Tolimieri" w:date="2022-09-19T13:19:00Z">
                    <w:rPr>
                      <w:rFonts w:ascii="Calibri" w:hAnsi="Calibri" w:cs="Calibri"/>
                      <w:color w:val="000000"/>
                      <w:sz w:val="22"/>
                      <w:szCs w:val="22"/>
                    </w:rPr>
                  </w:rPrChange>
                </w:rPr>
                <w:t>NA</w:t>
              </w:r>
            </w:ins>
          </w:p>
        </w:tc>
      </w:tr>
      <w:tr w:rsidR="002F2C4B" w:rsidRPr="002F2C4B" w:rsidTr="002F2C4B">
        <w:trPr>
          <w:divId w:val="276135201"/>
          <w:trHeight w:val="300"/>
          <w:ins w:id="6213" w:author="Nick.Tolimieri" w:date="2022-09-19T13:19:00Z"/>
          <w:trPrChange w:id="6214" w:author="Nick.Tolimieri" w:date="2022-09-19T13:19:00Z">
            <w:trPr>
              <w:divId w:val="276135201"/>
              <w:trHeight w:val="300"/>
            </w:trPr>
          </w:trPrChange>
        </w:trPr>
        <w:tc>
          <w:tcPr>
            <w:tcW w:w="960" w:type="dxa"/>
            <w:noWrap/>
            <w:hideMark/>
            <w:tcPrChange w:id="621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216" w:author="Nick.Tolimieri" w:date="2022-09-19T13:19:00Z"/>
                <w:rFonts w:asciiTheme="minorHAnsi" w:eastAsiaTheme="minorHAnsi" w:hAnsiTheme="minorHAnsi" w:cstheme="minorBidi"/>
                <w:sz w:val="22"/>
                <w:szCs w:val="22"/>
                <w:rPrChange w:id="6217" w:author="Nick.Tolimieri" w:date="2022-09-19T13:19:00Z">
                  <w:rPr>
                    <w:ins w:id="6218" w:author="Nick.Tolimieri" w:date="2022-09-19T13:19:00Z"/>
                    <w:rFonts w:ascii="Calibri" w:hAnsi="Calibri" w:cs="Calibri"/>
                    <w:color w:val="000000"/>
                    <w:sz w:val="22"/>
                    <w:szCs w:val="22"/>
                  </w:rPr>
                </w:rPrChange>
              </w:rPr>
              <w:pPrChange w:id="6219" w:author="Nick.Tolimieri" w:date="2022-09-19T13:19:00Z">
                <w:pPr/>
              </w:pPrChange>
            </w:pPr>
            <w:proofErr w:type="spellStart"/>
            <w:ins w:id="6220" w:author="Nick.Tolimieri" w:date="2022-09-19T13:19:00Z">
              <w:r w:rsidRPr="002F2C4B">
                <w:rPr>
                  <w:rFonts w:asciiTheme="minorHAnsi" w:eastAsiaTheme="minorHAnsi" w:hAnsiTheme="minorHAnsi" w:cstheme="minorBidi"/>
                  <w:sz w:val="22"/>
                  <w:szCs w:val="22"/>
                  <w:rPrChange w:id="6221" w:author="Nick.Tolimieri" w:date="2022-09-19T13:19:00Z">
                    <w:rPr>
                      <w:rFonts w:ascii="Calibri" w:hAnsi="Calibri" w:cs="Calibri"/>
                      <w:color w:val="000000"/>
                      <w:sz w:val="22"/>
                      <w:szCs w:val="22"/>
                    </w:rPr>
                  </w:rPrChange>
                </w:rPr>
                <w:t>Tatoosh</w:t>
              </w:r>
              <w:proofErr w:type="spellEnd"/>
              <w:r w:rsidRPr="002F2C4B">
                <w:rPr>
                  <w:rFonts w:asciiTheme="minorHAnsi" w:eastAsiaTheme="minorHAnsi" w:hAnsiTheme="minorHAnsi" w:cstheme="minorBidi"/>
                  <w:sz w:val="22"/>
                  <w:szCs w:val="22"/>
                  <w:rPrChange w:id="6222" w:author="Nick.Tolimieri" w:date="2022-09-19T13:19:00Z">
                    <w:rPr>
                      <w:rFonts w:ascii="Calibri" w:hAnsi="Calibri" w:cs="Calibri"/>
                      <w:color w:val="000000"/>
                      <w:sz w:val="22"/>
                      <w:szCs w:val="22"/>
                    </w:rPr>
                  </w:rPrChange>
                </w:rPr>
                <w:t xml:space="preserve"> Is. &amp; </w:t>
              </w:r>
              <w:proofErr w:type="spellStart"/>
              <w:r w:rsidRPr="002F2C4B">
                <w:rPr>
                  <w:rFonts w:asciiTheme="minorHAnsi" w:eastAsiaTheme="minorHAnsi" w:hAnsiTheme="minorHAnsi" w:cstheme="minorBidi"/>
                  <w:sz w:val="22"/>
                  <w:szCs w:val="22"/>
                  <w:rPrChange w:id="6223" w:author="Nick.Tolimieri" w:date="2022-09-19T13:19:00Z">
                    <w:rPr>
                      <w:rFonts w:ascii="Calibri" w:hAnsi="Calibri" w:cs="Calibri"/>
                      <w:color w:val="000000"/>
                      <w:sz w:val="22"/>
                      <w:szCs w:val="22"/>
                    </w:rPr>
                  </w:rPrChange>
                </w:rPr>
                <w:t>Neah</w:t>
              </w:r>
              <w:proofErr w:type="spellEnd"/>
              <w:r w:rsidRPr="002F2C4B">
                <w:rPr>
                  <w:rFonts w:asciiTheme="minorHAnsi" w:eastAsiaTheme="minorHAnsi" w:hAnsiTheme="minorHAnsi" w:cstheme="minorBidi"/>
                  <w:sz w:val="22"/>
                  <w:szCs w:val="22"/>
                  <w:rPrChange w:id="6224" w:author="Nick.Tolimieri" w:date="2022-09-19T13:19:00Z">
                    <w:rPr>
                      <w:rFonts w:ascii="Calibri" w:hAnsi="Calibri" w:cs="Calibri"/>
                      <w:color w:val="000000"/>
                      <w:sz w:val="22"/>
                      <w:szCs w:val="22"/>
                    </w:rPr>
                  </w:rPrChange>
                </w:rPr>
                <w:t xml:space="preserve"> B.</w:t>
              </w:r>
            </w:ins>
          </w:p>
        </w:tc>
        <w:tc>
          <w:tcPr>
            <w:tcW w:w="960" w:type="dxa"/>
            <w:noWrap/>
            <w:hideMark/>
            <w:tcPrChange w:id="622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226" w:author="Nick.Tolimieri" w:date="2022-09-19T13:19:00Z"/>
                <w:rFonts w:asciiTheme="minorHAnsi" w:eastAsiaTheme="minorHAnsi" w:hAnsiTheme="minorHAnsi" w:cstheme="minorBidi"/>
                <w:sz w:val="22"/>
                <w:szCs w:val="22"/>
                <w:rPrChange w:id="6227" w:author="Nick.Tolimieri" w:date="2022-09-19T13:19:00Z">
                  <w:rPr>
                    <w:ins w:id="6228" w:author="Nick.Tolimieri" w:date="2022-09-19T13:19:00Z"/>
                    <w:rFonts w:ascii="Calibri" w:hAnsi="Calibri" w:cs="Calibri"/>
                    <w:color w:val="000000"/>
                    <w:sz w:val="22"/>
                    <w:szCs w:val="22"/>
                  </w:rPr>
                </w:rPrChange>
              </w:rPr>
              <w:pPrChange w:id="6229" w:author="Nick.Tolimieri" w:date="2022-09-19T13:19:00Z">
                <w:pPr>
                  <w:jc w:val="right"/>
                </w:pPr>
              </w:pPrChange>
            </w:pPr>
            <w:ins w:id="6230" w:author="Nick.Tolimieri" w:date="2022-09-19T13:19:00Z">
              <w:r w:rsidRPr="002F2C4B">
                <w:rPr>
                  <w:rFonts w:asciiTheme="minorHAnsi" w:eastAsiaTheme="minorHAnsi" w:hAnsiTheme="minorHAnsi" w:cstheme="minorBidi"/>
                  <w:sz w:val="22"/>
                  <w:szCs w:val="22"/>
                  <w:rPrChange w:id="6231" w:author="Nick.Tolimieri" w:date="2022-09-19T13:19:00Z">
                    <w:rPr>
                      <w:rFonts w:ascii="Calibri" w:hAnsi="Calibri" w:cs="Calibri"/>
                      <w:color w:val="000000"/>
                      <w:sz w:val="22"/>
                      <w:szCs w:val="22"/>
                    </w:rPr>
                  </w:rPrChange>
                </w:rPr>
                <w:t>2013</w:t>
              </w:r>
            </w:ins>
          </w:p>
        </w:tc>
        <w:tc>
          <w:tcPr>
            <w:tcW w:w="960" w:type="dxa"/>
            <w:noWrap/>
            <w:hideMark/>
            <w:tcPrChange w:id="623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233" w:author="Nick.Tolimieri" w:date="2022-09-19T13:19:00Z"/>
                <w:rFonts w:asciiTheme="minorHAnsi" w:eastAsiaTheme="minorHAnsi" w:hAnsiTheme="minorHAnsi" w:cstheme="minorBidi"/>
                <w:sz w:val="22"/>
                <w:szCs w:val="22"/>
                <w:rPrChange w:id="6234" w:author="Nick.Tolimieri" w:date="2022-09-19T13:19:00Z">
                  <w:rPr>
                    <w:ins w:id="6235" w:author="Nick.Tolimieri" w:date="2022-09-19T13:19:00Z"/>
                    <w:rFonts w:ascii="Calibri" w:hAnsi="Calibri" w:cs="Calibri"/>
                    <w:color w:val="000000"/>
                    <w:sz w:val="22"/>
                    <w:szCs w:val="22"/>
                  </w:rPr>
                </w:rPrChange>
              </w:rPr>
              <w:pPrChange w:id="6236" w:author="Nick.Tolimieri" w:date="2022-09-19T13:19:00Z">
                <w:pPr>
                  <w:jc w:val="right"/>
                </w:pPr>
              </w:pPrChange>
            </w:pPr>
            <w:ins w:id="6237" w:author="Nick.Tolimieri" w:date="2022-09-19T13:19:00Z">
              <w:r w:rsidRPr="002F2C4B">
                <w:rPr>
                  <w:rFonts w:asciiTheme="minorHAnsi" w:eastAsiaTheme="minorHAnsi" w:hAnsiTheme="minorHAnsi" w:cstheme="minorBidi"/>
                  <w:sz w:val="22"/>
                  <w:szCs w:val="22"/>
                  <w:rPrChange w:id="6238" w:author="Nick.Tolimieri" w:date="2022-09-19T13:19:00Z">
                    <w:rPr>
                      <w:rFonts w:ascii="Calibri" w:hAnsi="Calibri" w:cs="Calibri"/>
                      <w:color w:val="000000"/>
                      <w:sz w:val="22"/>
                      <w:szCs w:val="22"/>
                    </w:rPr>
                  </w:rPrChange>
                </w:rPr>
                <w:t>5</w:t>
              </w:r>
            </w:ins>
          </w:p>
        </w:tc>
        <w:tc>
          <w:tcPr>
            <w:tcW w:w="960" w:type="dxa"/>
            <w:noWrap/>
            <w:hideMark/>
            <w:tcPrChange w:id="623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240" w:author="Nick.Tolimieri" w:date="2022-09-19T13:19:00Z"/>
                <w:rFonts w:asciiTheme="minorHAnsi" w:eastAsiaTheme="minorHAnsi" w:hAnsiTheme="minorHAnsi" w:cstheme="minorBidi"/>
                <w:sz w:val="22"/>
                <w:szCs w:val="22"/>
                <w:rPrChange w:id="6241" w:author="Nick.Tolimieri" w:date="2022-09-19T13:19:00Z">
                  <w:rPr>
                    <w:ins w:id="6242" w:author="Nick.Tolimieri" w:date="2022-09-19T13:19:00Z"/>
                    <w:rFonts w:ascii="Calibri" w:hAnsi="Calibri" w:cs="Calibri"/>
                    <w:color w:val="000000"/>
                    <w:sz w:val="22"/>
                    <w:szCs w:val="22"/>
                  </w:rPr>
                </w:rPrChange>
              </w:rPr>
              <w:pPrChange w:id="6243" w:author="Nick.Tolimieri" w:date="2022-09-19T13:19:00Z">
                <w:pPr>
                  <w:jc w:val="right"/>
                </w:pPr>
              </w:pPrChange>
            </w:pPr>
            <w:ins w:id="6244" w:author="Nick.Tolimieri" w:date="2022-09-19T13:19:00Z">
              <w:r w:rsidRPr="002F2C4B">
                <w:rPr>
                  <w:rFonts w:asciiTheme="minorHAnsi" w:eastAsiaTheme="minorHAnsi" w:hAnsiTheme="minorHAnsi" w:cstheme="minorBidi"/>
                  <w:sz w:val="22"/>
                  <w:szCs w:val="22"/>
                  <w:rPrChange w:id="6245" w:author="Nick.Tolimieri" w:date="2022-09-19T13:19:00Z">
                    <w:rPr>
                      <w:rFonts w:ascii="Calibri" w:hAnsi="Calibri" w:cs="Calibri"/>
                      <w:color w:val="000000"/>
                      <w:sz w:val="22"/>
                      <w:szCs w:val="22"/>
                    </w:rPr>
                  </w:rPrChange>
                </w:rPr>
                <w:t>26</w:t>
              </w:r>
            </w:ins>
          </w:p>
        </w:tc>
        <w:tc>
          <w:tcPr>
            <w:tcW w:w="960" w:type="dxa"/>
            <w:noWrap/>
            <w:hideMark/>
            <w:tcPrChange w:id="624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247" w:author="Nick.Tolimieri" w:date="2022-09-19T13:19:00Z"/>
                <w:rFonts w:asciiTheme="minorHAnsi" w:eastAsiaTheme="minorHAnsi" w:hAnsiTheme="minorHAnsi" w:cstheme="minorBidi"/>
                <w:sz w:val="22"/>
                <w:szCs w:val="22"/>
                <w:rPrChange w:id="6248" w:author="Nick.Tolimieri" w:date="2022-09-19T13:19:00Z">
                  <w:rPr>
                    <w:ins w:id="6249" w:author="Nick.Tolimieri" w:date="2022-09-19T13:19:00Z"/>
                    <w:rFonts w:ascii="Calibri" w:hAnsi="Calibri" w:cs="Calibri"/>
                    <w:color w:val="000000"/>
                    <w:sz w:val="22"/>
                    <w:szCs w:val="22"/>
                  </w:rPr>
                </w:rPrChange>
              </w:rPr>
              <w:pPrChange w:id="6250" w:author="Nick.Tolimieri" w:date="2022-09-19T13:19:00Z">
                <w:pPr>
                  <w:jc w:val="right"/>
                </w:pPr>
              </w:pPrChange>
            </w:pPr>
            <w:ins w:id="6251" w:author="Nick.Tolimieri" w:date="2022-09-19T13:19:00Z">
              <w:r w:rsidRPr="002F2C4B">
                <w:rPr>
                  <w:rFonts w:asciiTheme="minorHAnsi" w:eastAsiaTheme="minorHAnsi" w:hAnsiTheme="minorHAnsi" w:cstheme="minorBidi"/>
                  <w:sz w:val="22"/>
                  <w:szCs w:val="22"/>
                  <w:rPrChange w:id="6252" w:author="Nick.Tolimieri" w:date="2022-09-19T13:19:00Z">
                    <w:rPr>
                      <w:rFonts w:ascii="Calibri" w:hAnsi="Calibri" w:cs="Calibri"/>
                      <w:color w:val="000000"/>
                      <w:sz w:val="22"/>
                      <w:szCs w:val="22"/>
                    </w:rPr>
                  </w:rPrChange>
                </w:rPr>
                <w:t>3</w:t>
              </w:r>
            </w:ins>
          </w:p>
        </w:tc>
        <w:tc>
          <w:tcPr>
            <w:tcW w:w="960" w:type="dxa"/>
            <w:noWrap/>
            <w:hideMark/>
            <w:tcPrChange w:id="6253"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254" w:author="Nick.Tolimieri" w:date="2022-09-19T13:19:00Z"/>
                <w:rFonts w:asciiTheme="minorHAnsi" w:eastAsiaTheme="minorHAnsi" w:hAnsiTheme="minorHAnsi" w:cstheme="minorBidi"/>
                <w:sz w:val="22"/>
                <w:szCs w:val="22"/>
                <w:rPrChange w:id="6255" w:author="Nick.Tolimieri" w:date="2022-09-19T13:19:00Z">
                  <w:rPr>
                    <w:ins w:id="6256" w:author="Nick.Tolimieri" w:date="2022-09-19T13:19:00Z"/>
                    <w:rFonts w:ascii="Calibri" w:hAnsi="Calibri" w:cs="Calibri"/>
                    <w:color w:val="000000"/>
                    <w:sz w:val="22"/>
                    <w:szCs w:val="22"/>
                  </w:rPr>
                </w:rPrChange>
              </w:rPr>
              <w:pPrChange w:id="6257" w:author="Nick.Tolimieri" w:date="2022-09-19T13:19:00Z">
                <w:pPr>
                  <w:jc w:val="right"/>
                </w:pPr>
              </w:pPrChange>
            </w:pPr>
            <w:ins w:id="6258" w:author="Nick.Tolimieri" w:date="2022-09-19T13:19:00Z">
              <w:r w:rsidRPr="002F2C4B">
                <w:rPr>
                  <w:rFonts w:asciiTheme="minorHAnsi" w:eastAsiaTheme="minorHAnsi" w:hAnsiTheme="minorHAnsi" w:cstheme="minorBidi"/>
                  <w:sz w:val="22"/>
                  <w:szCs w:val="22"/>
                  <w:rPrChange w:id="6259" w:author="Nick.Tolimieri" w:date="2022-09-19T13:19:00Z">
                    <w:rPr>
                      <w:rFonts w:ascii="Calibri" w:hAnsi="Calibri" w:cs="Calibri"/>
                      <w:color w:val="000000"/>
                      <w:sz w:val="22"/>
                      <w:szCs w:val="22"/>
                    </w:rPr>
                  </w:rPrChange>
                </w:rPr>
                <w:t>19</w:t>
              </w:r>
            </w:ins>
          </w:p>
        </w:tc>
        <w:tc>
          <w:tcPr>
            <w:tcW w:w="960" w:type="dxa"/>
            <w:noWrap/>
            <w:hideMark/>
            <w:tcPrChange w:id="626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261" w:author="Nick.Tolimieri" w:date="2022-09-19T13:19:00Z"/>
                <w:rFonts w:asciiTheme="minorHAnsi" w:eastAsiaTheme="minorHAnsi" w:hAnsiTheme="minorHAnsi" w:cstheme="minorBidi"/>
                <w:sz w:val="22"/>
                <w:szCs w:val="22"/>
                <w:rPrChange w:id="6262" w:author="Nick.Tolimieri" w:date="2022-09-19T13:19:00Z">
                  <w:rPr>
                    <w:ins w:id="6263" w:author="Nick.Tolimieri" w:date="2022-09-19T13:19:00Z"/>
                    <w:rFonts w:ascii="Calibri" w:hAnsi="Calibri" w:cs="Calibri"/>
                    <w:color w:val="000000"/>
                    <w:sz w:val="22"/>
                    <w:szCs w:val="22"/>
                  </w:rPr>
                </w:rPrChange>
              </w:rPr>
              <w:pPrChange w:id="6264" w:author="Nick.Tolimieri" w:date="2022-09-19T13:19:00Z">
                <w:pPr>
                  <w:jc w:val="right"/>
                </w:pPr>
              </w:pPrChange>
            </w:pPr>
            <w:ins w:id="6265" w:author="Nick.Tolimieri" w:date="2022-09-19T13:19:00Z">
              <w:r w:rsidRPr="002F2C4B">
                <w:rPr>
                  <w:rFonts w:asciiTheme="minorHAnsi" w:eastAsiaTheme="minorHAnsi" w:hAnsiTheme="minorHAnsi" w:cstheme="minorBidi"/>
                  <w:sz w:val="22"/>
                  <w:szCs w:val="22"/>
                  <w:rPrChange w:id="6266" w:author="Nick.Tolimieri" w:date="2022-09-19T13:19:00Z">
                    <w:rPr>
                      <w:rFonts w:ascii="Calibri" w:hAnsi="Calibri" w:cs="Calibri"/>
                      <w:color w:val="000000"/>
                      <w:sz w:val="22"/>
                      <w:szCs w:val="22"/>
                    </w:rPr>
                  </w:rPrChange>
                </w:rPr>
                <w:t>5</w:t>
              </w:r>
            </w:ins>
          </w:p>
        </w:tc>
        <w:tc>
          <w:tcPr>
            <w:tcW w:w="960" w:type="dxa"/>
            <w:noWrap/>
            <w:hideMark/>
            <w:tcPrChange w:id="626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268" w:author="Nick.Tolimieri" w:date="2022-09-19T13:19:00Z"/>
                <w:rFonts w:asciiTheme="minorHAnsi" w:eastAsiaTheme="minorHAnsi" w:hAnsiTheme="minorHAnsi" w:cstheme="minorBidi"/>
                <w:sz w:val="22"/>
                <w:szCs w:val="22"/>
                <w:rPrChange w:id="6269" w:author="Nick.Tolimieri" w:date="2022-09-19T13:19:00Z">
                  <w:rPr>
                    <w:ins w:id="6270" w:author="Nick.Tolimieri" w:date="2022-09-19T13:19:00Z"/>
                    <w:rFonts w:ascii="Calibri" w:hAnsi="Calibri" w:cs="Calibri"/>
                    <w:color w:val="000000"/>
                    <w:sz w:val="22"/>
                    <w:szCs w:val="22"/>
                  </w:rPr>
                </w:rPrChange>
              </w:rPr>
              <w:pPrChange w:id="6271" w:author="Nick.Tolimieri" w:date="2022-09-19T13:19:00Z">
                <w:pPr>
                  <w:jc w:val="right"/>
                </w:pPr>
              </w:pPrChange>
            </w:pPr>
            <w:ins w:id="6272" w:author="Nick.Tolimieri" w:date="2022-09-19T13:19:00Z">
              <w:r w:rsidRPr="002F2C4B">
                <w:rPr>
                  <w:rFonts w:asciiTheme="minorHAnsi" w:eastAsiaTheme="minorHAnsi" w:hAnsiTheme="minorHAnsi" w:cstheme="minorBidi"/>
                  <w:sz w:val="22"/>
                  <w:szCs w:val="22"/>
                  <w:rPrChange w:id="6273" w:author="Nick.Tolimieri" w:date="2022-09-19T13:19:00Z">
                    <w:rPr>
                      <w:rFonts w:ascii="Calibri" w:hAnsi="Calibri" w:cs="Calibri"/>
                      <w:color w:val="000000"/>
                      <w:sz w:val="22"/>
                      <w:szCs w:val="22"/>
                    </w:rPr>
                  </w:rPrChange>
                </w:rPr>
                <w:t>8</w:t>
              </w:r>
            </w:ins>
          </w:p>
        </w:tc>
        <w:tc>
          <w:tcPr>
            <w:tcW w:w="960" w:type="dxa"/>
            <w:noWrap/>
            <w:hideMark/>
            <w:tcPrChange w:id="627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275" w:author="Nick.Tolimieri" w:date="2022-09-19T13:19:00Z"/>
                <w:rFonts w:asciiTheme="minorHAnsi" w:eastAsiaTheme="minorHAnsi" w:hAnsiTheme="minorHAnsi" w:cstheme="minorBidi"/>
                <w:sz w:val="22"/>
                <w:szCs w:val="22"/>
                <w:rPrChange w:id="6276" w:author="Nick.Tolimieri" w:date="2022-09-19T13:19:00Z">
                  <w:rPr>
                    <w:ins w:id="6277" w:author="Nick.Tolimieri" w:date="2022-09-19T13:19:00Z"/>
                    <w:rFonts w:ascii="Calibri" w:hAnsi="Calibri" w:cs="Calibri"/>
                    <w:color w:val="000000"/>
                    <w:sz w:val="22"/>
                    <w:szCs w:val="22"/>
                  </w:rPr>
                </w:rPrChange>
              </w:rPr>
              <w:pPrChange w:id="6278" w:author="Nick.Tolimieri" w:date="2022-09-19T13:19:00Z">
                <w:pPr>
                  <w:jc w:val="right"/>
                </w:pPr>
              </w:pPrChange>
            </w:pPr>
            <w:ins w:id="6279" w:author="Nick.Tolimieri" w:date="2022-09-19T13:19:00Z">
              <w:r w:rsidRPr="002F2C4B">
                <w:rPr>
                  <w:rFonts w:asciiTheme="minorHAnsi" w:eastAsiaTheme="minorHAnsi" w:hAnsiTheme="minorHAnsi" w:cstheme="minorBidi"/>
                  <w:sz w:val="22"/>
                  <w:szCs w:val="22"/>
                  <w:rPrChange w:id="6280" w:author="Nick.Tolimieri" w:date="2022-09-19T13:19:00Z">
                    <w:rPr>
                      <w:rFonts w:ascii="Calibri" w:hAnsi="Calibri" w:cs="Calibri"/>
                      <w:color w:val="000000"/>
                      <w:sz w:val="22"/>
                      <w:szCs w:val="22"/>
                    </w:rPr>
                  </w:rPrChange>
                </w:rPr>
                <w:t>2.49</w:t>
              </w:r>
            </w:ins>
          </w:p>
        </w:tc>
        <w:tc>
          <w:tcPr>
            <w:tcW w:w="960" w:type="dxa"/>
            <w:noWrap/>
            <w:hideMark/>
            <w:tcPrChange w:id="628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282" w:author="Nick.Tolimieri" w:date="2022-09-19T13:19:00Z"/>
                <w:rFonts w:asciiTheme="minorHAnsi" w:eastAsiaTheme="minorHAnsi" w:hAnsiTheme="minorHAnsi" w:cstheme="minorBidi"/>
                <w:sz w:val="22"/>
                <w:szCs w:val="22"/>
                <w:rPrChange w:id="6283" w:author="Nick.Tolimieri" w:date="2022-09-19T13:19:00Z">
                  <w:rPr>
                    <w:ins w:id="6284" w:author="Nick.Tolimieri" w:date="2022-09-19T13:19:00Z"/>
                    <w:rFonts w:ascii="Calibri" w:hAnsi="Calibri" w:cs="Calibri"/>
                    <w:color w:val="000000"/>
                    <w:sz w:val="22"/>
                    <w:szCs w:val="22"/>
                  </w:rPr>
                </w:rPrChange>
              </w:rPr>
              <w:pPrChange w:id="6285" w:author="Nick.Tolimieri" w:date="2022-09-19T13:19:00Z">
                <w:pPr>
                  <w:jc w:val="right"/>
                </w:pPr>
              </w:pPrChange>
            </w:pPr>
            <w:ins w:id="6286" w:author="Nick.Tolimieri" w:date="2022-09-19T13:19:00Z">
              <w:r w:rsidRPr="002F2C4B">
                <w:rPr>
                  <w:rFonts w:asciiTheme="minorHAnsi" w:eastAsiaTheme="minorHAnsi" w:hAnsiTheme="minorHAnsi" w:cstheme="minorBidi"/>
                  <w:sz w:val="22"/>
                  <w:szCs w:val="22"/>
                  <w:rPrChange w:id="6287" w:author="Nick.Tolimieri" w:date="2022-09-19T13:19:00Z">
                    <w:rPr>
                      <w:rFonts w:ascii="Calibri" w:hAnsi="Calibri" w:cs="Calibri"/>
                      <w:color w:val="000000"/>
                      <w:sz w:val="22"/>
                      <w:szCs w:val="22"/>
                    </w:rPr>
                  </w:rPrChange>
                </w:rPr>
                <w:t>0.64</w:t>
              </w:r>
            </w:ins>
          </w:p>
        </w:tc>
      </w:tr>
      <w:tr w:rsidR="002F2C4B" w:rsidRPr="002F2C4B" w:rsidTr="002F2C4B">
        <w:trPr>
          <w:divId w:val="276135201"/>
          <w:trHeight w:val="300"/>
          <w:ins w:id="6288" w:author="Nick.Tolimieri" w:date="2022-09-19T13:19:00Z"/>
          <w:trPrChange w:id="6289" w:author="Nick.Tolimieri" w:date="2022-09-19T13:19:00Z">
            <w:trPr>
              <w:divId w:val="276135201"/>
              <w:trHeight w:val="300"/>
            </w:trPr>
          </w:trPrChange>
        </w:trPr>
        <w:tc>
          <w:tcPr>
            <w:tcW w:w="960" w:type="dxa"/>
            <w:noWrap/>
            <w:hideMark/>
            <w:tcPrChange w:id="629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291" w:author="Nick.Tolimieri" w:date="2022-09-19T13:19:00Z"/>
                <w:rFonts w:asciiTheme="minorHAnsi" w:eastAsiaTheme="minorHAnsi" w:hAnsiTheme="minorHAnsi" w:cstheme="minorBidi"/>
                <w:sz w:val="22"/>
                <w:szCs w:val="22"/>
                <w:rPrChange w:id="6292" w:author="Nick.Tolimieri" w:date="2022-09-19T13:19:00Z">
                  <w:rPr>
                    <w:ins w:id="6293" w:author="Nick.Tolimieri" w:date="2022-09-19T13:19:00Z"/>
                    <w:rFonts w:ascii="Calibri" w:hAnsi="Calibri" w:cs="Calibri"/>
                    <w:color w:val="000000"/>
                    <w:sz w:val="22"/>
                    <w:szCs w:val="22"/>
                  </w:rPr>
                </w:rPrChange>
              </w:rPr>
              <w:pPrChange w:id="6294" w:author="Nick.Tolimieri" w:date="2022-09-19T13:19:00Z">
                <w:pPr/>
              </w:pPrChange>
            </w:pPr>
            <w:proofErr w:type="spellStart"/>
            <w:ins w:id="6295" w:author="Nick.Tolimieri" w:date="2022-09-19T13:19:00Z">
              <w:r w:rsidRPr="002F2C4B">
                <w:rPr>
                  <w:rFonts w:asciiTheme="minorHAnsi" w:eastAsiaTheme="minorHAnsi" w:hAnsiTheme="minorHAnsi" w:cstheme="minorBidi"/>
                  <w:sz w:val="22"/>
                  <w:szCs w:val="22"/>
                  <w:rPrChange w:id="6296" w:author="Nick.Tolimieri" w:date="2022-09-19T13:19:00Z">
                    <w:rPr>
                      <w:rFonts w:ascii="Calibri" w:hAnsi="Calibri" w:cs="Calibri"/>
                      <w:color w:val="000000"/>
                      <w:sz w:val="22"/>
                      <w:szCs w:val="22"/>
                    </w:rPr>
                  </w:rPrChange>
                </w:rPr>
                <w:lastRenderedPageBreak/>
                <w:t>Tatoosh</w:t>
              </w:r>
              <w:proofErr w:type="spellEnd"/>
              <w:r w:rsidRPr="002F2C4B">
                <w:rPr>
                  <w:rFonts w:asciiTheme="minorHAnsi" w:eastAsiaTheme="minorHAnsi" w:hAnsiTheme="minorHAnsi" w:cstheme="minorBidi"/>
                  <w:sz w:val="22"/>
                  <w:szCs w:val="22"/>
                  <w:rPrChange w:id="6297" w:author="Nick.Tolimieri" w:date="2022-09-19T13:19:00Z">
                    <w:rPr>
                      <w:rFonts w:ascii="Calibri" w:hAnsi="Calibri" w:cs="Calibri"/>
                      <w:color w:val="000000"/>
                      <w:sz w:val="22"/>
                      <w:szCs w:val="22"/>
                    </w:rPr>
                  </w:rPrChange>
                </w:rPr>
                <w:t xml:space="preserve"> Is. &amp; </w:t>
              </w:r>
              <w:proofErr w:type="spellStart"/>
              <w:r w:rsidRPr="002F2C4B">
                <w:rPr>
                  <w:rFonts w:asciiTheme="minorHAnsi" w:eastAsiaTheme="minorHAnsi" w:hAnsiTheme="minorHAnsi" w:cstheme="minorBidi"/>
                  <w:sz w:val="22"/>
                  <w:szCs w:val="22"/>
                  <w:rPrChange w:id="6298" w:author="Nick.Tolimieri" w:date="2022-09-19T13:19:00Z">
                    <w:rPr>
                      <w:rFonts w:ascii="Calibri" w:hAnsi="Calibri" w:cs="Calibri"/>
                      <w:color w:val="000000"/>
                      <w:sz w:val="22"/>
                      <w:szCs w:val="22"/>
                    </w:rPr>
                  </w:rPrChange>
                </w:rPr>
                <w:t>Neah</w:t>
              </w:r>
              <w:proofErr w:type="spellEnd"/>
              <w:r w:rsidRPr="002F2C4B">
                <w:rPr>
                  <w:rFonts w:asciiTheme="minorHAnsi" w:eastAsiaTheme="minorHAnsi" w:hAnsiTheme="minorHAnsi" w:cstheme="minorBidi"/>
                  <w:sz w:val="22"/>
                  <w:szCs w:val="22"/>
                  <w:rPrChange w:id="6299" w:author="Nick.Tolimieri" w:date="2022-09-19T13:19:00Z">
                    <w:rPr>
                      <w:rFonts w:ascii="Calibri" w:hAnsi="Calibri" w:cs="Calibri"/>
                      <w:color w:val="000000"/>
                      <w:sz w:val="22"/>
                      <w:szCs w:val="22"/>
                    </w:rPr>
                  </w:rPrChange>
                </w:rPr>
                <w:t xml:space="preserve"> B.</w:t>
              </w:r>
            </w:ins>
          </w:p>
        </w:tc>
        <w:tc>
          <w:tcPr>
            <w:tcW w:w="960" w:type="dxa"/>
            <w:noWrap/>
            <w:hideMark/>
            <w:tcPrChange w:id="630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301" w:author="Nick.Tolimieri" w:date="2022-09-19T13:19:00Z"/>
                <w:rFonts w:asciiTheme="minorHAnsi" w:eastAsiaTheme="minorHAnsi" w:hAnsiTheme="minorHAnsi" w:cstheme="minorBidi"/>
                <w:sz w:val="22"/>
                <w:szCs w:val="22"/>
                <w:rPrChange w:id="6302" w:author="Nick.Tolimieri" w:date="2022-09-19T13:19:00Z">
                  <w:rPr>
                    <w:ins w:id="6303" w:author="Nick.Tolimieri" w:date="2022-09-19T13:19:00Z"/>
                    <w:rFonts w:ascii="Calibri" w:hAnsi="Calibri" w:cs="Calibri"/>
                    <w:color w:val="000000"/>
                    <w:sz w:val="22"/>
                    <w:szCs w:val="22"/>
                  </w:rPr>
                </w:rPrChange>
              </w:rPr>
              <w:pPrChange w:id="6304" w:author="Nick.Tolimieri" w:date="2022-09-19T13:19:00Z">
                <w:pPr>
                  <w:jc w:val="right"/>
                </w:pPr>
              </w:pPrChange>
            </w:pPr>
            <w:ins w:id="6305" w:author="Nick.Tolimieri" w:date="2022-09-19T13:19:00Z">
              <w:r w:rsidRPr="002F2C4B">
                <w:rPr>
                  <w:rFonts w:asciiTheme="minorHAnsi" w:eastAsiaTheme="minorHAnsi" w:hAnsiTheme="minorHAnsi" w:cstheme="minorBidi"/>
                  <w:sz w:val="22"/>
                  <w:szCs w:val="22"/>
                  <w:rPrChange w:id="6306" w:author="Nick.Tolimieri" w:date="2022-09-19T13:19:00Z">
                    <w:rPr>
                      <w:rFonts w:ascii="Calibri" w:hAnsi="Calibri" w:cs="Calibri"/>
                      <w:color w:val="000000"/>
                      <w:sz w:val="22"/>
                      <w:szCs w:val="22"/>
                    </w:rPr>
                  </w:rPrChange>
                </w:rPr>
                <w:t>2014</w:t>
              </w:r>
            </w:ins>
          </w:p>
        </w:tc>
        <w:tc>
          <w:tcPr>
            <w:tcW w:w="960" w:type="dxa"/>
            <w:noWrap/>
            <w:hideMark/>
            <w:tcPrChange w:id="630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308" w:author="Nick.Tolimieri" w:date="2022-09-19T13:19:00Z"/>
                <w:rFonts w:asciiTheme="minorHAnsi" w:eastAsiaTheme="minorHAnsi" w:hAnsiTheme="minorHAnsi" w:cstheme="minorBidi"/>
                <w:sz w:val="22"/>
                <w:szCs w:val="22"/>
                <w:rPrChange w:id="6309" w:author="Nick.Tolimieri" w:date="2022-09-19T13:19:00Z">
                  <w:rPr>
                    <w:ins w:id="6310" w:author="Nick.Tolimieri" w:date="2022-09-19T13:19:00Z"/>
                    <w:rFonts w:ascii="Calibri" w:hAnsi="Calibri" w:cs="Calibri"/>
                    <w:color w:val="000000"/>
                    <w:sz w:val="22"/>
                    <w:szCs w:val="22"/>
                  </w:rPr>
                </w:rPrChange>
              </w:rPr>
              <w:pPrChange w:id="6311" w:author="Nick.Tolimieri" w:date="2022-09-19T13:19:00Z">
                <w:pPr>
                  <w:jc w:val="right"/>
                </w:pPr>
              </w:pPrChange>
            </w:pPr>
            <w:ins w:id="6312" w:author="Nick.Tolimieri" w:date="2022-09-19T13:19:00Z">
              <w:r w:rsidRPr="002F2C4B">
                <w:rPr>
                  <w:rFonts w:asciiTheme="minorHAnsi" w:eastAsiaTheme="minorHAnsi" w:hAnsiTheme="minorHAnsi" w:cstheme="minorBidi"/>
                  <w:sz w:val="22"/>
                  <w:szCs w:val="22"/>
                  <w:rPrChange w:id="6313" w:author="Nick.Tolimieri" w:date="2022-09-19T13:19:00Z">
                    <w:rPr>
                      <w:rFonts w:ascii="Calibri" w:hAnsi="Calibri" w:cs="Calibri"/>
                      <w:color w:val="000000"/>
                      <w:sz w:val="22"/>
                      <w:szCs w:val="22"/>
                    </w:rPr>
                  </w:rPrChange>
                </w:rPr>
                <w:t>2</w:t>
              </w:r>
            </w:ins>
          </w:p>
        </w:tc>
        <w:tc>
          <w:tcPr>
            <w:tcW w:w="960" w:type="dxa"/>
            <w:noWrap/>
            <w:hideMark/>
            <w:tcPrChange w:id="631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315" w:author="Nick.Tolimieri" w:date="2022-09-19T13:19:00Z"/>
                <w:rFonts w:asciiTheme="minorHAnsi" w:eastAsiaTheme="minorHAnsi" w:hAnsiTheme="minorHAnsi" w:cstheme="minorBidi"/>
                <w:sz w:val="22"/>
                <w:szCs w:val="22"/>
                <w:rPrChange w:id="6316" w:author="Nick.Tolimieri" w:date="2022-09-19T13:19:00Z">
                  <w:rPr>
                    <w:ins w:id="6317" w:author="Nick.Tolimieri" w:date="2022-09-19T13:19:00Z"/>
                    <w:rFonts w:ascii="Calibri" w:hAnsi="Calibri" w:cs="Calibri"/>
                    <w:color w:val="000000"/>
                    <w:sz w:val="22"/>
                    <w:szCs w:val="22"/>
                  </w:rPr>
                </w:rPrChange>
              </w:rPr>
              <w:pPrChange w:id="6318" w:author="Nick.Tolimieri" w:date="2022-09-19T13:19:00Z">
                <w:pPr>
                  <w:jc w:val="right"/>
                </w:pPr>
              </w:pPrChange>
            </w:pPr>
            <w:ins w:id="6319" w:author="Nick.Tolimieri" w:date="2022-09-19T13:19:00Z">
              <w:r w:rsidRPr="002F2C4B">
                <w:rPr>
                  <w:rFonts w:asciiTheme="minorHAnsi" w:eastAsiaTheme="minorHAnsi" w:hAnsiTheme="minorHAnsi" w:cstheme="minorBidi"/>
                  <w:sz w:val="22"/>
                  <w:szCs w:val="22"/>
                  <w:rPrChange w:id="6320" w:author="Nick.Tolimieri" w:date="2022-09-19T13:19:00Z">
                    <w:rPr>
                      <w:rFonts w:ascii="Calibri" w:hAnsi="Calibri" w:cs="Calibri"/>
                      <w:color w:val="000000"/>
                      <w:sz w:val="22"/>
                      <w:szCs w:val="22"/>
                    </w:rPr>
                  </w:rPrChange>
                </w:rPr>
                <w:t>83</w:t>
              </w:r>
            </w:ins>
          </w:p>
        </w:tc>
        <w:tc>
          <w:tcPr>
            <w:tcW w:w="960" w:type="dxa"/>
            <w:noWrap/>
            <w:hideMark/>
            <w:tcPrChange w:id="632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322" w:author="Nick.Tolimieri" w:date="2022-09-19T13:19:00Z"/>
                <w:rFonts w:asciiTheme="minorHAnsi" w:eastAsiaTheme="minorHAnsi" w:hAnsiTheme="minorHAnsi" w:cstheme="minorBidi"/>
                <w:sz w:val="22"/>
                <w:szCs w:val="22"/>
                <w:rPrChange w:id="6323" w:author="Nick.Tolimieri" w:date="2022-09-19T13:19:00Z">
                  <w:rPr>
                    <w:ins w:id="6324" w:author="Nick.Tolimieri" w:date="2022-09-19T13:19:00Z"/>
                    <w:rFonts w:ascii="Calibri" w:hAnsi="Calibri" w:cs="Calibri"/>
                    <w:color w:val="000000"/>
                    <w:sz w:val="22"/>
                    <w:szCs w:val="22"/>
                  </w:rPr>
                </w:rPrChange>
              </w:rPr>
              <w:pPrChange w:id="6325" w:author="Nick.Tolimieri" w:date="2022-09-19T13:19:00Z">
                <w:pPr>
                  <w:jc w:val="right"/>
                </w:pPr>
              </w:pPrChange>
            </w:pPr>
            <w:ins w:id="6326" w:author="Nick.Tolimieri" w:date="2022-09-19T13:19:00Z">
              <w:r w:rsidRPr="002F2C4B">
                <w:rPr>
                  <w:rFonts w:asciiTheme="minorHAnsi" w:eastAsiaTheme="minorHAnsi" w:hAnsiTheme="minorHAnsi" w:cstheme="minorBidi"/>
                  <w:sz w:val="22"/>
                  <w:szCs w:val="22"/>
                  <w:rPrChange w:id="6327" w:author="Nick.Tolimieri" w:date="2022-09-19T13:19:00Z">
                    <w:rPr>
                      <w:rFonts w:ascii="Calibri" w:hAnsi="Calibri" w:cs="Calibri"/>
                      <w:color w:val="000000"/>
                      <w:sz w:val="22"/>
                      <w:szCs w:val="22"/>
                    </w:rPr>
                  </w:rPrChange>
                </w:rPr>
                <w:t>4</w:t>
              </w:r>
            </w:ins>
          </w:p>
        </w:tc>
        <w:tc>
          <w:tcPr>
            <w:tcW w:w="960" w:type="dxa"/>
            <w:noWrap/>
            <w:hideMark/>
            <w:tcPrChange w:id="6328"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329" w:author="Nick.Tolimieri" w:date="2022-09-19T13:19:00Z"/>
                <w:rFonts w:asciiTheme="minorHAnsi" w:eastAsiaTheme="minorHAnsi" w:hAnsiTheme="minorHAnsi" w:cstheme="minorBidi"/>
                <w:sz w:val="22"/>
                <w:szCs w:val="22"/>
                <w:rPrChange w:id="6330" w:author="Nick.Tolimieri" w:date="2022-09-19T13:19:00Z">
                  <w:rPr>
                    <w:ins w:id="6331" w:author="Nick.Tolimieri" w:date="2022-09-19T13:19:00Z"/>
                    <w:rFonts w:ascii="Calibri" w:hAnsi="Calibri" w:cs="Calibri"/>
                    <w:color w:val="000000"/>
                    <w:sz w:val="22"/>
                    <w:szCs w:val="22"/>
                  </w:rPr>
                </w:rPrChange>
              </w:rPr>
              <w:pPrChange w:id="6332" w:author="Nick.Tolimieri" w:date="2022-09-19T13:19:00Z">
                <w:pPr>
                  <w:jc w:val="right"/>
                </w:pPr>
              </w:pPrChange>
            </w:pPr>
            <w:ins w:id="6333" w:author="Nick.Tolimieri" w:date="2022-09-19T13:19:00Z">
              <w:r w:rsidRPr="002F2C4B">
                <w:rPr>
                  <w:rFonts w:asciiTheme="minorHAnsi" w:eastAsiaTheme="minorHAnsi" w:hAnsiTheme="minorHAnsi" w:cstheme="minorBidi"/>
                  <w:sz w:val="22"/>
                  <w:szCs w:val="22"/>
                  <w:rPrChange w:id="6334" w:author="Nick.Tolimieri" w:date="2022-09-19T13:19:00Z">
                    <w:rPr>
                      <w:rFonts w:ascii="Calibri" w:hAnsi="Calibri" w:cs="Calibri"/>
                      <w:color w:val="000000"/>
                      <w:sz w:val="22"/>
                      <w:szCs w:val="22"/>
                    </w:rPr>
                  </w:rPrChange>
                </w:rPr>
                <w:t>77</w:t>
              </w:r>
            </w:ins>
          </w:p>
        </w:tc>
        <w:tc>
          <w:tcPr>
            <w:tcW w:w="960" w:type="dxa"/>
            <w:noWrap/>
            <w:hideMark/>
            <w:tcPrChange w:id="633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336" w:author="Nick.Tolimieri" w:date="2022-09-19T13:19:00Z"/>
                <w:rFonts w:asciiTheme="minorHAnsi" w:eastAsiaTheme="minorHAnsi" w:hAnsiTheme="minorHAnsi" w:cstheme="minorBidi"/>
                <w:sz w:val="22"/>
                <w:szCs w:val="22"/>
                <w:rPrChange w:id="6337" w:author="Nick.Tolimieri" w:date="2022-09-19T13:19:00Z">
                  <w:rPr>
                    <w:ins w:id="6338" w:author="Nick.Tolimieri" w:date="2022-09-19T13:19:00Z"/>
                    <w:rFonts w:ascii="Calibri" w:hAnsi="Calibri" w:cs="Calibri"/>
                    <w:color w:val="000000"/>
                    <w:sz w:val="22"/>
                    <w:szCs w:val="22"/>
                  </w:rPr>
                </w:rPrChange>
              </w:rPr>
              <w:pPrChange w:id="6339" w:author="Nick.Tolimieri" w:date="2022-09-19T13:19:00Z">
                <w:pPr>
                  <w:jc w:val="right"/>
                </w:pPr>
              </w:pPrChange>
            </w:pPr>
            <w:ins w:id="6340" w:author="Nick.Tolimieri" w:date="2022-09-19T13:19:00Z">
              <w:r w:rsidRPr="002F2C4B">
                <w:rPr>
                  <w:rFonts w:asciiTheme="minorHAnsi" w:eastAsiaTheme="minorHAnsi" w:hAnsiTheme="minorHAnsi" w:cstheme="minorBidi"/>
                  <w:sz w:val="22"/>
                  <w:szCs w:val="22"/>
                  <w:rPrChange w:id="6341" w:author="Nick.Tolimieri" w:date="2022-09-19T13:19:00Z">
                    <w:rPr>
                      <w:rFonts w:ascii="Calibri" w:hAnsi="Calibri" w:cs="Calibri"/>
                      <w:color w:val="000000"/>
                      <w:sz w:val="22"/>
                      <w:szCs w:val="22"/>
                    </w:rPr>
                  </w:rPrChange>
                </w:rPr>
                <w:t>6</w:t>
              </w:r>
            </w:ins>
          </w:p>
        </w:tc>
        <w:tc>
          <w:tcPr>
            <w:tcW w:w="960" w:type="dxa"/>
            <w:noWrap/>
            <w:hideMark/>
            <w:tcPrChange w:id="634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343" w:author="Nick.Tolimieri" w:date="2022-09-19T13:19:00Z"/>
                <w:rFonts w:asciiTheme="minorHAnsi" w:eastAsiaTheme="minorHAnsi" w:hAnsiTheme="minorHAnsi" w:cstheme="minorBidi"/>
                <w:sz w:val="22"/>
                <w:szCs w:val="22"/>
                <w:rPrChange w:id="6344" w:author="Nick.Tolimieri" w:date="2022-09-19T13:19:00Z">
                  <w:rPr>
                    <w:ins w:id="6345" w:author="Nick.Tolimieri" w:date="2022-09-19T13:19:00Z"/>
                    <w:rFonts w:ascii="Calibri" w:hAnsi="Calibri" w:cs="Calibri"/>
                    <w:color w:val="000000"/>
                    <w:sz w:val="22"/>
                    <w:szCs w:val="22"/>
                  </w:rPr>
                </w:rPrChange>
              </w:rPr>
              <w:pPrChange w:id="6346" w:author="Nick.Tolimieri" w:date="2022-09-19T13:19:00Z">
                <w:pPr>
                  <w:jc w:val="right"/>
                </w:pPr>
              </w:pPrChange>
            </w:pPr>
            <w:ins w:id="6347" w:author="Nick.Tolimieri" w:date="2022-09-19T13:19:00Z">
              <w:r w:rsidRPr="002F2C4B">
                <w:rPr>
                  <w:rFonts w:asciiTheme="minorHAnsi" w:eastAsiaTheme="minorHAnsi" w:hAnsiTheme="minorHAnsi" w:cstheme="minorBidi"/>
                  <w:sz w:val="22"/>
                  <w:szCs w:val="22"/>
                  <w:rPrChange w:id="6348" w:author="Nick.Tolimieri" w:date="2022-09-19T13:19:00Z">
                    <w:rPr>
                      <w:rFonts w:ascii="Calibri" w:hAnsi="Calibri" w:cs="Calibri"/>
                      <w:color w:val="000000"/>
                      <w:sz w:val="22"/>
                      <w:szCs w:val="22"/>
                    </w:rPr>
                  </w:rPrChange>
                </w:rPr>
                <w:t>29</w:t>
              </w:r>
            </w:ins>
          </w:p>
        </w:tc>
        <w:tc>
          <w:tcPr>
            <w:tcW w:w="960" w:type="dxa"/>
            <w:noWrap/>
            <w:hideMark/>
            <w:tcPrChange w:id="634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350" w:author="Nick.Tolimieri" w:date="2022-09-19T13:19:00Z"/>
                <w:rFonts w:asciiTheme="minorHAnsi" w:eastAsiaTheme="minorHAnsi" w:hAnsiTheme="minorHAnsi" w:cstheme="minorBidi"/>
                <w:sz w:val="22"/>
                <w:szCs w:val="22"/>
                <w:rPrChange w:id="6351" w:author="Nick.Tolimieri" w:date="2022-09-19T13:19:00Z">
                  <w:rPr>
                    <w:ins w:id="6352" w:author="Nick.Tolimieri" w:date="2022-09-19T13:19:00Z"/>
                    <w:rFonts w:ascii="Calibri" w:hAnsi="Calibri" w:cs="Calibri"/>
                    <w:color w:val="000000"/>
                    <w:sz w:val="22"/>
                    <w:szCs w:val="22"/>
                  </w:rPr>
                </w:rPrChange>
              </w:rPr>
              <w:pPrChange w:id="6353" w:author="Nick.Tolimieri" w:date="2022-09-19T13:19:00Z">
                <w:pPr>
                  <w:jc w:val="right"/>
                </w:pPr>
              </w:pPrChange>
            </w:pPr>
            <w:ins w:id="6354" w:author="Nick.Tolimieri" w:date="2022-09-19T13:19:00Z">
              <w:r w:rsidRPr="002F2C4B">
                <w:rPr>
                  <w:rFonts w:asciiTheme="minorHAnsi" w:eastAsiaTheme="minorHAnsi" w:hAnsiTheme="minorHAnsi" w:cstheme="minorBidi"/>
                  <w:sz w:val="22"/>
                  <w:szCs w:val="22"/>
                  <w:rPrChange w:id="6355" w:author="Nick.Tolimieri" w:date="2022-09-19T13:19:00Z">
                    <w:rPr>
                      <w:rFonts w:ascii="Calibri" w:hAnsi="Calibri" w:cs="Calibri"/>
                      <w:color w:val="000000"/>
                      <w:sz w:val="22"/>
                      <w:szCs w:val="22"/>
                    </w:rPr>
                  </w:rPrChange>
                </w:rPr>
                <w:t>2.59</w:t>
              </w:r>
            </w:ins>
          </w:p>
        </w:tc>
        <w:tc>
          <w:tcPr>
            <w:tcW w:w="960" w:type="dxa"/>
            <w:noWrap/>
            <w:hideMark/>
            <w:tcPrChange w:id="635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357" w:author="Nick.Tolimieri" w:date="2022-09-19T13:19:00Z"/>
                <w:rFonts w:asciiTheme="minorHAnsi" w:eastAsiaTheme="minorHAnsi" w:hAnsiTheme="minorHAnsi" w:cstheme="minorBidi"/>
                <w:sz w:val="22"/>
                <w:szCs w:val="22"/>
                <w:rPrChange w:id="6358" w:author="Nick.Tolimieri" w:date="2022-09-19T13:19:00Z">
                  <w:rPr>
                    <w:ins w:id="6359" w:author="Nick.Tolimieri" w:date="2022-09-19T13:19:00Z"/>
                    <w:rFonts w:ascii="Calibri" w:hAnsi="Calibri" w:cs="Calibri"/>
                    <w:color w:val="000000"/>
                    <w:sz w:val="22"/>
                    <w:szCs w:val="22"/>
                  </w:rPr>
                </w:rPrChange>
              </w:rPr>
              <w:pPrChange w:id="6360" w:author="Nick.Tolimieri" w:date="2022-09-19T13:19:00Z">
                <w:pPr>
                  <w:jc w:val="right"/>
                </w:pPr>
              </w:pPrChange>
            </w:pPr>
            <w:ins w:id="6361" w:author="Nick.Tolimieri" w:date="2022-09-19T13:19:00Z">
              <w:r w:rsidRPr="002F2C4B">
                <w:rPr>
                  <w:rFonts w:asciiTheme="minorHAnsi" w:eastAsiaTheme="minorHAnsi" w:hAnsiTheme="minorHAnsi" w:cstheme="minorBidi"/>
                  <w:sz w:val="22"/>
                  <w:szCs w:val="22"/>
                  <w:rPrChange w:id="6362" w:author="Nick.Tolimieri" w:date="2022-09-19T13:19:00Z">
                    <w:rPr>
                      <w:rFonts w:ascii="Calibri" w:hAnsi="Calibri" w:cs="Calibri"/>
                      <w:color w:val="000000"/>
                      <w:sz w:val="22"/>
                      <w:szCs w:val="22"/>
                    </w:rPr>
                  </w:rPrChange>
                </w:rPr>
                <w:t>0.5</w:t>
              </w:r>
            </w:ins>
          </w:p>
        </w:tc>
      </w:tr>
      <w:tr w:rsidR="002F2C4B" w:rsidRPr="002F2C4B" w:rsidTr="002F2C4B">
        <w:trPr>
          <w:divId w:val="276135201"/>
          <w:trHeight w:val="300"/>
          <w:ins w:id="6363" w:author="Nick.Tolimieri" w:date="2022-09-19T13:19:00Z"/>
          <w:trPrChange w:id="6364" w:author="Nick.Tolimieri" w:date="2022-09-19T13:19:00Z">
            <w:trPr>
              <w:divId w:val="276135201"/>
              <w:trHeight w:val="300"/>
            </w:trPr>
          </w:trPrChange>
        </w:trPr>
        <w:tc>
          <w:tcPr>
            <w:tcW w:w="960" w:type="dxa"/>
            <w:noWrap/>
            <w:hideMark/>
            <w:tcPrChange w:id="636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366" w:author="Nick.Tolimieri" w:date="2022-09-19T13:19:00Z"/>
                <w:rFonts w:asciiTheme="minorHAnsi" w:eastAsiaTheme="minorHAnsi" w:hAnsiTheme="minorHAnsi" w:cstheme="minorBidi"/>
                <w:sz w:val="22"/>
                <w:szCs w:val="22"/>
                <w:rPrChange w:id="6367" w:author="Nick.Tolimieri" w:date="2022-09-19T13:19:00Z">
                  <w:rPr>
                    <w:ins w:id="6368" w:author="Nick.Tolimieri" w:date="2022-09-19T13:19:00Z"/>
                    <w:rFonts w:ascii="Calibri" w:hAnsi="Calibri" w:cs="Calibri"/>
                    <w:color w:val="000000"/>
                    <w:sz w:val="22"/>
                    <w:szCs w:val="22"/>
                  </w:rPr>
                </w:rPrChange>
              </w:rPr>
              <w:pPrChange w:id="6369" w:author="Nick.Tolimieri" w:date="2022-09-19T13:19:00Z">
                <w:pPr/>
              </w:pPrChange>
            </w:pPr>
            <w:proofErr w:type="spellStart"/>
            <w:ins w:id="6370" w:author="Nick.Tolimieri" w:date="2022-09-19T13:19:00Z">
              <w:r w:rsidRPr="002F2C4B">
                <w:rPr>
                  <w:rFonts w:asciiTheme="minorHAnsi" w:eastAsiaTheme="minorHAnsi" w:hAnsiTheme="minorHAnsi" w:cstheme="minorBidi"/>
                  <w:sz w:val="22"/>
                  <w:szCs w:val="22"/>
                  <w:rPrChange w:id="6371" w:author="Nick.Tolimieri" w:date="2022-09-19T13:19:00Z">
                    <w:rPr>
                      <w:rFonts w:ascii="Calibri" w:hAnsi="Calibri" w:cs="Calibri"/>
                      <w:color w:val="000000"/>
                      <w:sz w:val="22"/>
                      <w:szCs w:val="22"/>
                    </w:rPr>
                  </w:rPrChange>
                </w:rPr>
                <w:t>Tatoosh</w:t>
              </w:r>
              <w:proofErr w:type="spellEnd"/>
              <w:r w:rsidRPr="002F2C4B">
                <w:rPr>
                  <w:rFonts w:asciiTheme="minorHAnsi" w:eastAsiaTheme="minorHAnsi" w:hAnsiTheme="minorHAnsi" w:cstheme="minorBidi"/>
                  <w:sz w:val="22"/>
                  <w:szCs w:val="22"/>
                  <w:rPrChange w:id="6372" w:author="Nick.Tolimieri" w:date="2022-09-19T13:19:00Z">
                    <w:rPr>
                      <w:rFonts w:ascii="Calibri" w:hAnsi="Calibri" w:cs="Calibri"/>
                      <w:color w:val="000000"/>
                      <w:sz w:val="22"/>
                      <w:szCs w:val="22"/>
                    </w:rPr>
                  </w:rPrChange>
                </w:rPr>
                <w:t xml:space="preserve"> Is. &amp; </w:t>
              </w:r>
              <w:proofErr w:type="spellStart"/>
              <w:r w:rsidRPr="002F2C4B">
                <w:rPr>
                  <w:rFonts w:asciiTheme="minorHAnsi" w:eastAsiaTheme="minorHAnsi" w:hAnsiTheme="minorHAnsi" w:cstheme="minorBidi"/>
                  <w:sz w:val="22"/>
                  <w:szCs w:val="22"/>
                  <w:rPrChange w:id="6373" w:author="Nick.Tolimieri" w:date="2022-09-19T13:19:00Z">
                    <w:rPr>
                      <w:rFonts w:ascii="Calibri" w:hAnsi="Calibri" w:cs="Calibri"/>
                      <w:color w:val="000000"/>
                      <w:sz w:val="22"/>
                      <w:szCs w:val="22"/>
                    </w:rPr>
                  </w:rPrChange>
                </w:rPr>
                <w:t>Neah</w:t>
              </w:r>
              <w:proofErr w:type="spellEnd"/>
              <w:r w:rsidRPr="002F2C4B">
                <w:rPr>
                  <w:rFonts w:asciiTheme="minorHAnsi" w:eastAsiaTheme="minorHAnsi" w:hAnsiTheme="minorHAnsi" w:cstheme="minorBidi"/>
                  <w:sz w:val="22"/>
                  <w:szCs w:val="22"/>
                  <w:rPrChange w:id="6374" w:author="Nick.Tolimieri" w:date="2022-09-19T13:19:00Z">
                    <w:rPr>
                      <w:rFonts w:ascii="Calibri" w:hAnsi="Calibri" w:cs="Calibri"/>
                      <w:color w:val="000000"/>
                      <w:sz w:val="22"/>
                      <w:szCs w:val="22"/>
                    </w:rPr>
                  </w:rPrChange>
                </w:rPr>
                <w:t xml:space="preserve"> B.</w:t>
              </w:r>
            </w:ins>
          </w:p>
        </w:tc>
        <w:tc>
          <w:tcPr>
            <w:tcW w:w="960" w:type="dxa"/>
            <w:noWrap/>
            <w:hideMark/>
            <w:tcPrChange w:id="637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376" w:author="Nick.Tolimieri" w:date="2022-09-19T13:19:00Z"/>
                <w:rFonts w:asciiTheme="minorHAnsi" w:eastAsiaTheme="minorHAnsi" w:hAnsiTheme="minorHAnsi" w:cstheme="minorBidi"/>
                <w:sz w:val="22"/>
                <w:szCs w:val="22"/>
                <w:rPrChange w:id="6377" w:author="Nick.Tolimieri" w:date="2022-09-19T13:19:00Z">
                  <w:rPr>
                    <w:ins w:id="6378" w:author="Nick.Tolimieri" w:date="2022-09-19T13:19:00Z"/>
                    <w:rFonts w:ascii="Calibri" w:hAnsi="Calibri" w:cs="Calibri"/>
                    <w:color w:val="000000"/>
                    <w:sz w:val="22"/>
                    <w:szCs w:val="22"/>
                  </w:rPr>
                </w:rPrChange>
              </w:rPr>
              <w:pPrChange w:id="6379" w:author="Nick.Tolimieri" w:date="2022-09-19T13:19:00Z">
                <w:pPr>
                  <w:jc w:val="right"/>
                </w:pPr>
              </w:pPrChange>
            </w:pPr>
            <w:ins w:id="6380" w:author="Nick.Tolimieri" w:date="2022-09-19T13:19:00Z">
              <w:r w:rsidRPr="002F2C4B">
                <w:rPr>
                  <w:rFonts w:asciiTheme="minorHAnsi" w:eastAsiaTheme="minorHAnsi" w:hAnsiTheme="minorHAnsi" w:cstheme="minorBidi"/>
                  <w:sz w:val="22"/>
                  <w:szCs w:val="22"/>
                  <w:rPrChange w:id="6381" w:author="Nick.Tolimieri" w:date="2022-09-19T13:19:00Z">
                    <w:rPr>
                      <w:rFonts w:ascii="Calibri" w:hAnsi="Calibri" w:cs="Calibri"/>
                      <w:color w:val="000000"/>
                      <w:sz w:val="22"/>
                      <w:szCs w:val="22"/>
                    </w:rPr>
                  </w:rPrChange>
                </w:rPr>
                <w:t>2015</w:t>
              </w:r>
            </w:ins>
          </w:p>
        </w:tc>
        <w:tc>
          <w:tcPr>
            <w:tcW w:w="960" w:type="dxa"/>
            <w:noWrap/>
            <w:hideMark/>
            <w:tcPrChange w:id="638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383" w:author="Nick.Tolimieri" w:date="2022-09-19T13:19:00Z"/>
                <w:rFonts w:asciiTheme="minorHAnsi" w:eastAsiaTheme="minorHAnsi" w:hAnsiTheme="minorHAnsi" w:cstheme="minorBidi"/>
                <w:sz w:val="22"/>
                <w:szCs w:val="22"/>
                <w:rPrChange w:id="6384" w:author="Nick.Tolimieri" w:date="2022-09-19T13:19:00Z">
                  <w:rPr>
                    <w:ins w:id="6385" w:author="Nick.Tolimieri" w:date="2022-09-19T13:19:00Z"/>
                    <w:rFonts w:ascii="Calibri" w:hAnsi="Calibri" w:cs="Calibri"/>
                    <w:color w:val="000000"/>
                    <w:sz w:val="22"/>
                    <w:szCs w:val="22"/>
                  </w:rPr>
                </w:rPrChange>
              </w:rPr>
              <w:pPrChange w:id="6386" w:author="Nick.Tolimieri" w:date="2022-09-19T13:19:00Z">
                <w:pPr>
                  <w:jc w:val="right"/>
                </w:pPr>
              </w:pPrChange>
            </w:pPr>
            <w:ins w:id="6387" w:author="Nick.Tolimieri" w:date="2022-09-19T13:19:00Z">
              <w:r w:rsidRPr="002F2C4B">
                <w:rPr>
                  <w:rFonts w:asciiTheme="minorHAnsi" w:eastAsiaTheme="minorHAnsi" w:hAnsiTheme="minorHAnsi" w:cstheme="minorBidi"/>
                  <w:sz w:val="22"/>
                  <w:szCs w:val="22"/>
                  <w:rPrChange w:id="6388" w:author="Nick.Tolimieri" w:date="2022-09-19T13:19:00Z">
                    <w:rPr>
                      <w:rFonts w:ascii="Calibri" w:hAnsi="Calibri" w:cs="Calibri"/>
                      <w:color w:val="000000"/>
                      <w:sz w:val="22"/>
                      <w:szCs w:val="22"/>
                    </w:rPr>
                  </w:rPrChange>
                </w:rPr>
                <w:t>0</w:t>
              </w:r>
            </w:ins>
          </w:p>
        </w:tc>
        <w:tc>
          <w:tcPr>
            <w:tcW w:w="960" w:type="dxa"/>
            <w:noWrap/>
            <w:hideMark/>
            <w:tcPrChange w:id="638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390" w:author="Nick.Tolimieri" w:date="2022-09-19T13:19:00Z"/>
                <w:rFonts w:asciiTheme="minorHAnsi" w:eastAsiaTheme="minorHAnsi" w:hAnsiTheme="minorHAnsi" w:cstheme="minorBidi"/>
                <w:sz w:val="22"/>
                <w:szCs w:val="22"/>
                <w:rPrChange w:id="6391" w:author="Nick.Tolimieri" w:date="2022-09-19T13:19:00Z">
                  <w:rPr>
                    <w:ins w:id="6392" w:author="Nick.Tolimieri" w:date="2022-09-19T13:19:00Z"/>
                    <w:rFonts w:ascii="Calibri" w:hAnsi="Calibri" w:cs="Calibri"/>
                    <w:color w:val="000000"/>
                    <w:sz w:val="22"/>
                    <w:szCs w:val="22"/>
                  </w:rPr>
                </w:rPrChange>
              </w:rPr>
              <w:pPrChange w:id="6393" w:author="Nick.Tolimieri" w:date="2022-09-19T13:19:00Z">
                <w:pPr>
                  <w:jc w:val="right"/>
                </w:pPr>
              </w:pPrChange>
            </w:pPr>
            <w:ins w:id="6394" w:author="Nick.Tolimieri" w:date="2022-09-19T13:19:00Z">
              <w:r w:rsidRPr="002F2C4B">
                <w:rPr>
                  <w:rFonts w:asciiTheme="minorHAnsi" w:eastAsiaTheme="minorHAnsi" w:hAnsiTheme="minorHAnsi" w:cstheme="minorBidi"/>
                  <w:sz w:val="22"/>
                  <w:szCs w:val="22"/>
                  <w:rPrChange w:id="6395" w:author="Nick.Tolimieri" w:date="2022-09-19T13:19:00Z">
                    <w:rPr>
                      <w:rFonts w:ascii="Calibri" w:hAnsi="Calibri" w:cs="Calibri"/>
                      <w:color w:val="000000"/>
                      <w:sz w:val="22"/>
                      <w:szCs w:val="22"/>
                    </w:rPr>
                  </w:rPrChange>
                </w:rPr>
                <w:t>98</w:t>
              </w:r>
            </w:ins>
          </w:p>
        </w:tc>
        <w:tc>
          <w:tcPr>
            <w:tcW w:w="960" w:type="dxa"/>
            <w:noWrap/>
            <w:hideMark/>
            <w:tcPrChange w:id="639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397" w:author="Nick.Tolimieri" w:date="2022-09-19T13:19:00Z"/>
                <w:rFonts w:asciiTheme="minorHAnsi" w:eastAsiaTheme="minorHAnsi" w:hAnsiTheme="minorHAnsi" w:cstheme="minorBidi"/>
                <w:sz w:val="22"/>
                <w:szCs w:val="22"/>
                <w:rPrChange w:id="6398" w:author="Nick.Tolimieri" w:date="2022-09-19T13:19:00Z">
                  <w:rPr>
                    <w:ins w:id="6399" w:author="Nick.Tolimieri" w:date="2022-09-19T13:19:00Z"/>
                    <w:rFonts w:ascii="Calibri" w:hAnsi="Calibri" w:cs="Calibri"/>
                    <w:color w:val="000000"/>
                    <w:sz w:val="22"/>
                    <w:szCs w:val="22"/>
                  </w:rPr>
                </w:rPrChange>
              </w:rPr>
              <w:pPrChange w:id="6400" w:author="Nick.Tolimieri" w:date="2022-09-19T13:19:00Z">
                <w:pPr>
                  <w:jc w:val="right"/>
                </w:pPr>
              </w:pPrChange>
            </w:pPr>
            <w:ins w:id="6401" w:author="Nick.Tolimieri" w:date="2022-09-19T13:19:00Z">
              <w:r w:rsidRPr="002F2C4B">
                <w:rPr>
                  <w:rFonts w:asciiTheme="minorHAnsi" w:eastAsiaTheme="minorHAnsi" w:hAnsiTheme="minorHAnsi" w:cstheme="minorBidi"/>
                  <w:sz w:val="22"/>
                  <w:szCs w:val="22"/>
                  <w:rPrChange w:id="6402" w:author="Nick.Tolimieri" w:date="2022-09-19T13:19:00Z">
                    <w:rPr>
                      <w:rFonts w:ascii="Calibri" w:hAnsi="Calibri" w:cs="Calibri"/>
                      <w:color w:val="000000"/>
                      <w:sz w:val="22"/>
                      <w:szCs w:val="22"/>
                    </w:rPr>
                  </w:rPrChange>
                </w:rPr>
                <w:t>6</w:t>
              </w:r>
            </w:ins>
          </w:p>
        </w:tc>
        <w:tc>
          <w:tcPr>
            <w:tcW w:w="960" w:type="dxa"/>
            <w:noWrap/>
            <w:hideMark/>
            <w:tcPrChange w:id="6403"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404" w:author="Nick.Tolimieri" w:date="2022-09-19T13:19:00Z"/>
                <w:rFonts w:asciiTheme="minorHAnsi" w:eastAsiaTheme="minorHAnsi" w:hAnsiTheme="minorHAnsi" w:cstheme="minorBidi"/>
                <w:sz w:val="22"/>
                <w:szCs w:val="22"/>
                <w:rPrChange w:id="6405" w:author="Nick.Tolimieri" w:date="2022-09-19T13:19:00Z">
                  <w:rPr>
                    <w:ins w:id="6406" w:author="Nick.Tolimieri" w:date="2022-09-19T13:19:00Z"/>
                    <w:rFonts w:ascii="Calibri" w:hAnsi="Calibri" w:cs="Calibri"/>
                    <w:color w:val="000000"/>
                    <w:sz w:val="22"/>
                    <w:szCs w:val="22"/>
                  </w:rPr>
                </w:rPrChange>
              </w:rPr>
              <w:pPrChange w:id="6407" w:author="Nick.Tolimieri" w:date="2022-09-19T13:19:00Z">
                <w:pPr>
                  <w:jc w:val="right"/>
                </w:pPr>
              </w:pPrChange>
            </w:pPr>
            <w:ins w:id="6408" w:author="Nick.Tolimieri" w:date="2022-09-19T13:19:00Z">
              <w:r w:rsidRPr="002F2C4B">
                <w:rPr>
                  <w:rFonts w:asciiTheme="minorHAnsi" w:eastAsiaTheme="minorHAnsi" w:hAnsiTheme="minorHAnsi" w:cstheme="minorBidi"/>
                  <w:sz w:val="22"/>
                  <w:szCs w:val="22"/>
                  <w:rPrChange w:id="6409" w:author="Nick.Tolimieri" w:date="2022-09-19T13:19:00Z">
                    <w:rPr>
                      <w:rFonts w:ascii="Calibri" w:hAnsi="Calibri" w:cs="Calibri"/>
                      <w:color w:val="000000"/>
                      <w:sz w:val="22"/>
                      <w:szCs w:val="22"/>
                    </w:rPr>
                  </w:rPrChange>
                </w:rPr>
                <w:t>77</w:t>
              </w:r>
            </w:ins>
          </w:p>
        </w:tc>
        <w:tc>
          <w:tcPr>
            <w:tcW w:w="960" w:type="dxa"/>
            <w:noWrap/>
            <w:hideMark/>
            <w:tcPrChange w:id="641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411" w:author="Nick.Tolimieri" w:date="2022-09-19T13:19:00Z"/>
                <w:rFonts w:asciiTheme="minorHAnsi" w:eastAsiaTheme="minorHAnsi" w:hAnsiTheme="minorHAnsi" w:cstheme="minorBidi"/>
                <w:sz w:val="22"/>
                <w:szCs w:val="22"/>
                <w:rPrChange w:id="6412" w:author="Nick.Tolimieri" w:date="2022-09-19T13:19:00Z">
                  <w:rPr>
                    <w:ins w:id="6413" w:author="Nick.Tolimieri" w:date="2022-09-19T13:19:00Z"/>
                    <w:rFonts w:ascii="Calibri" w:hAnsi="Calibri" w:cs="Calibri"/>
                    <w:color w:val="000000"/>
                    <w:sz w:val="22"/>
                    <w:szCs w:val="22"/>
                  </w:rPr>
                </w:rPrChange>
              </w:rPr>
              <w:pPrChange w:id="6414" w:author="Nick.Tolimieri" w:date="2022-09-19T13:19:00Z">
                <w:pPr>
                  <w:jc w:val="right"/>
                </w:pPr>
              </w:pPrChange>
            </w:pPr>
            <w:ins w:id="6415" w:author="Nick.Tolimieri" w:date="2022-09-19T13:19:00Z">
              <w:r w:rsidRPr="002F2C4B">
                <w:rPr>
                  <w:rFonts w:asciiTheme="minorHAnsi" w:eastAsiaTheme="minorHAnsi" w:hAnsiTheme="minorHAnsi" w:cstheme="minorBidi"/>
                  <w:sz w:val="22"/>
                  <w:szCs w:val="22"/>
                  <w:rPrChange w:id="6416" w:author="Nick.Tolimieri" w:date="2022-09-19T13:19:00Z">
                    <w:rPr>
                      <w:rFonts w:ascii="Calibri" w:hAnsi="Calibri" w:cs="Calibri"/>
                      <w:color w:val="000000"/>
                      <w:sz w:val="22"/>
                      <w:szCs w:val="22"/>
                    </w:rPr>
                  </w:rPrChange>
                </w:rPr>
                <w:t>5</w:t>
              </w:r>
            </w:ins>
          </w:p>
        </w:tc>
        <w:tc>
          <w:tcPr>
            <w:tcW w:w="960" w:type="dxa"/>
            <w:noWrap/>
            <w:hideMark/>
            <w:tcPrChange w:id="641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418" w:author="Nick.Tolimieri" w:date="2022-09-19T13:19:00Z"/>
                <w:rFonts w:asciiTheme="minorHAnsi" w:eastAsiaTheme="minorHAnsi" w:hAnsiTheme="minorHAnsi" w:cstheme="minorBidi"/>
                <w:sz w:val="22"/>
                <w:szCs w:val="22"/>
                <w:rPrChange w:id="6419" w:author="Nick.Tolimieri" w:date="2022-09-19T13:19:00Z">
                  <w:rPr>
                    <w:ins w:id="6420" w:author="Nick.Tolimieri" w:date="2022-09-19T13:19:00Z"/>
                    <w:rFonts w:ascii="Calibri" w:hAnsi="Calibri" w:cs="Calibri"/>
                    <w:color w:val="000000"/>
                    <w:sz w:val="22"/>
                    <w:szCs w:val="22"/>
                  </w:rPr>
                </w:rPrChange>
              </w:rPr>
              <w:pPrChange w:id="6421" w:author="Nick.Tolimieri" w:date="2022-09-19T13:19:00Z">
                <w:pPr>
                  <w:jc w:val="right"/>
                </w:pPr>
              </w:pPrChange>
            </w:pPr>
            <w:ins w:id="6422" w:author="Nick.Tolimieri" w:date="2022-09-19T13:19:00Z">
              <w:r w:rsidRPr="002F2C4B">
                <w:rPr>
                  <w:rFonts w:asciiTheme="minorHAnsi" w:eastAsiaTheme="minorHAnsi" w:hAnsiTheme="minorHAnsi" w:cstheme="minorBidi"/>
                  <w:sz w:val="22"/>
                  <w:szCs w:val="22"/>
                  <w:rPrChange w:id="6423" w:author="Nick.Tolimieri" w:date="2022-09-19T13:19:00Z">
                    <w:rPr>
                      <w:rFonts w:ascii="Calibri" w:hAnsi="Calibri" w:cs="Calibri"/>
                      <w:color w:val="000000"/>
                      <w:sz w:val="22"/>
                      <w:szCs w:val="22"/>
                    </w:rPr>
                  </w:rPrChange>
                </w:rPr>
                <w:t>22</w:t>
              </w:r>
            </w:ins>
          </w:p>
        </w:tc>
        <w:tc>
          <w:tcPr>
            <w:tcW w:w="960" w:type="dxa"/>
            <w:noWrap/>
            <w:hideMark/>
            <w:tcPrChange w:id="642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425" w:author="Nick.Tolimieri" w:date="2022-09-19T13:19:00Z"/>
                <w:rFonts w:asciiTheme="minorHAnsi" w:eastAsiaTheme="minorHAnsi" w:hAnsiTheme="minorHAnsi" w:cstheme="minorBidi"/>
                <w:sz w:val="22"/>
                <w:szCs w:val="22"/>
                <w:rPrChange w:id="6426" w:author="Nick.Tolimieri" w:date="2022-09-19T13:19:00Z">
                  <w:rPr>
                    <w:ins w:id="6427" w:author="Nick.Tolimieri" w:date="2022-09-19T13:19:00Z"/>
                    <w:rFonts w:ascii="Calibri" w:hAnsi="Calibri" w:cs="Calibri"/>
                    <w:color w:val="000000"/>
                    <w:sz w:val="22"/>
                    <w:szCs w:val="22"/>
                  </w:rPr>
                </w:rPrChange>
              </w:rPr>
              <w:pPrChange w:id="6428" w:author="Nick.Tolimieri" w:date="2022-09-19T13:19:00Z">
                <w:pPr>
                  <w:jc w:val="right"/>
                </w:pPr>
              </w:pPrChange>
            </w:pPr>
            <w:ins w:id="6429" w:author="Nick.Tolimieri" w:date="2022-09-19T13:19:00Z">
              <w:r w:rsidRPr="002F2C4B">
                <w:rPr>
                  <w:rFonts w:asciiTheme="minorHAnsi" w:eastAsiaTheme="minorHAnsi" w:hAnsiTheme="minorHAnsi" w:cstheme="minorBidi"/>
                  <w:sz w:val="22"/>
                  <w:szCs w:val="22"/>
                  <w:rPrChange w:id="6430" w:author="Nick.Tolimieri" w:date="2022-09-19T13:19:00Z">
                    <w:rPr>
                      <w:rFonts w:ascii="Calibri" w:hAnsi="Calibri" w:cs="Calibri"/>
                      <w:color w:val="000000"/>
                      <w:sz w:val="22"/>
                      <w:szCs w:val="22"/>
                    </w:rPr>
                  </w:rPrChange>
                </w:rPr>
                <w:t>1.73</w:t>
              </w:r>
            </w:ins>
          </w:p>
        </w:tc>
        <w:tc>
          <w:tcPr>
            <w:tcW w:w="960" w:type="dxa"/>
            <w:noWrap/>
            <w:hideMark/>
            <w:tcPrChange w:id="643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432" w:author="Nick.Tolimieri" w:date="2022-09-19T13:19:00Z"/>
                <w:rFonts w:asciiTheme="minorHAnsi" w:eastAsiaTheme="minorHAnsi" w:hAnsiTheme="minorHAnsi" w:cstheme="minorBidi"/>
                <w:sz w:val="22"/>
                <w:szCs w:val="22"/>
                <w:rPrChange w:id="6433" w:author="Nick.Tolimieri" w:date="2022-09-19T13:19:00Z">
                  <w:rPr>
                    <w:ins w:id="6434" w:author="Nick.Tolimieri" w:date="2022-09-19T13:19:00Z"/>
                    <w:rFonts w:ascii="Calibri" w:hAnsi="Calibri" w:cs="Calibri"/>
                    <w:color w:val="000000"/>
                    <w:sz w:val="22"/>
                    <w:szCs w:val="22"/>
                  </w:rPr>
                </w:rPrChange>
              </w:rPr>
              <w:pPrChange w:id="6435" w:author="Nick.Tolimieri" w:date="2022-09-19T13:19:00Z">
                <w:pPr>
                  <w:jc w:val="right"/>
                </w:pPr>
              </w:pPrChange>
            </w:pPr>
            <w:ins w:id="6436" w:author="Nick.Tolimieri" w:date="2022-09-19T13:19:00Z">
              <w:r w:rsidRPr="002F2C4B">
                <w:rPr>
                  <w:rFonts w:asciiTheme="minorHAnsi" w:eastAsiaTheme="minorHAnsi" w:hAnsiTheme="minorHAnsi" w:cstheme="minorBidi"/>
                  <w:sz w:val="22"/>
                  <w:szCs w:val="22"/>
                  <w:rPrChange w:id="6437" w:author="Nick.Tolimieri" w:date="2022-09-19T13:19:00Z">
                    <w:rPr>
                      <w:rFonts w:ascii="Calibri" w:hAnsi="Calibri" w:cs="Calibri"/>
                      <w:color w:val="000000"/>
                      <w:sz w:val="22"/>
                      <w:szCs w:val="22"/>
                    </w:rPr>
                  </w:rPrChange>
                </w:rPr>
                <w:t>0.26</w:t>
              </w:r>
            </w:ins>
          </w:p>
        </w:tc>
      </w:tr>
      <w:tr w:rsidR="002F2C4B" w:rsidRPr="002F2C4B" w:rsidTr="002F2C4B">
        <w:trPr>
          <w:divId w:val="276135201"/>
          <w:trHeight w:val="300"/>
          <w:ins w:id="6438" w:author="Nick.Tolimieri" w:date="2022-09-19T13:19:00Z"/>
          <w:trPrChange w:id="6439" w:author="Nick.Tolimieri" w:date="2022-09-19T13:19:00Z">
            <w:trPr>
              <w:divId w:val="276135201"/>
              <w:trHeight w:val="300"/>
            </w:trPr>
          </w:trPrChange>
        </w:trPr>
        <w:tc>
          <w:tcPr>
            <w:tcW w:w="960" w:type="dxa"/>
            <w:noWrap/>
            <w:hideMark/>
            <w:tcPrChange w:id="644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441" w:author="Nick.Tolimieri" w:date="2022-09-19T13:19:00Z"/>
                <w:rFonts w:asciiTheme="minorHAnsi" w:eastAsiaTheme="minorHAnsi" w:hAnsiTheme="minorHAnsi" w:cstheme="minorBidi"/>
                <w:sz w:val="22"/>
                <w:szCs w:val="22"/>
                <w:rPrChange w:id="6442" w:author="Nick.Tolimieri" w:date="2022-09-19T13:19:00Z">
                  <w:rPr>
                    <w:ins w:id="6443" w:author="Nick.Tolimieri" w:date="2022-09-19T13:19:00Z"/>
                    <w:rFonts w:ascii="Calibri" w:hAnsi="Calibri" w:cs="Calibri"/>
                    <w:color w:val="000000"/>
                    <w:sz w:val="22"/>
                    <w:szCs w:val="22"/>
                  </w:rPr>
                </w:rPrChange>
              </w:rPr>
              <w:pPrChange w:id="6444" w:author="Nick.Tolimieri" w:date="2022-09-19T13:19:00Z">
                <w:pPr/>
              </w:pPrChange>
            </w:pPr>
            <w:proofErr w:type="spellStart"/>
            <w:ins w:id="6445" w:author="Nick.Tolimieri" w:date="2022-09-19T13:19:00Z">
              <w:r w:rsidRPr="002F2C4B">
                <w:rPr>
                  <w:rFonts w:asciiTheme="minorHAnsi" w:eastAsiaTheme="minorHAnsi" w:hAnsiTheme="minorHAnsi" w:cstheme="minorBidi"/>
                  <w:sz w:val="22"/>
                  <w:szCs w:val="22"/>
                  <w:rPrChange w:id="6446" w:author="Nick.Tolimieri" w:date="2022-09-19T13:19:00Z">
                    <w:rPr>
                      <w:rFonts w:ascii="Calibri" w:hAnsi="Calibri" w:cs="Calibri"/>
                      <w:color w:val="000000"/>
                      <w:sz w:val="22"/>
                      <w:szCs w:val="22"/>
                    </w:rPr>
                  </w:rPrChange>
                </w:rPr>
                <w:t>Tatoosh</w:t>
              </w:r>
              <w:proofErr w:type="spellEnd"/>
              <w:r w:rsidRPr="002F2C4B">
                <w:rPr>
                  <w:rFonts w:asciiTheme="minorHAnsi" w:eastAsiaTheme="minorHAnsi" w:hAnsiTheme="minorHAnsi" w:cstheme="minorBidi"/>
                  <w:sz w:val="22"/>
                  <w:szCs w:val="22"/>
                  <w:rPrChange w:id="6447" w:author="Nick.Tolimieri" w:date="2022-09-19T13:19:00Z">
                    <w:rPr>
                      <w:rFonts w:ascii="Calibri" w:hAnsi="Calibri" w:cs="Calibri"/>
                      <w:color w:val="000000"/>
                      <w:sz w:val="22"/>
                      <w:szCs w:val="22"/>
                    </w:rPr>
                  </w:rPrChange>
                </w:rPr>
                <w:t xml:space="preserve"> Is. &amp; </w:t>
              </w:r>
              <w:proofErr w:type="spellStart"/>
              <w:r w:rsidRPr="002F2C4B">
                <w:rPr>
                  <w:rFonts w:asciiTheme="minorHAnsi" w:eastAsiaTheme="minorHAnsi" w:hAnsiTheme="minorHAnsi" w:cstheme="minorBidi"/>
                  <w:sz w:val="22"/>
                  <w:szCs w:val="22"/>
                  <w:rPrChange w:id="6448" w:author="Nick.Tolimieri" w:date="2022-09-19T13:19:00Z">
                    <w:rPr>
                      <w:rFonts w:ascii="Calibri" w:hAnsi="Calibri" w:cs="Calibri"/>
                      <w:color w:val="000000"/>
                      <w:sz w:val="22"/>
                      <w:szCs w:val="22"/>
                    </w:rPr>
                  </w:rPrChange>
                </w:rPr>
                <w:t>Neah</w:t>
              </w:r>
              <w:proofErr w:type="spellEnd"/>
              <w:r w:rsidRPr="002F2C4B">
                <w:rPr>
                  <w:rFonts w:asciiTheme="minorHAnsi" w:eastAsiaTheme="minorHAnsi" w:hAnsiTheme="minorHAnsi" w:cstheme="minorBidi"/>
                  <w:sz w:val="22"/>
                  <w:szCs w:val="22"/>
                  <w:rPrChange w:id="6449" w:author="Nick.Tolimieri" w:date="2022-09-19T13:19:00Z">
                    <w:rPr>
                      <w:rFonts w:ascii="Calibri" w:hAnsi="Calibri" w:cs="Calibri"/>
                      <w:color w:val="000000"/>
                      <w:sz w:val="22"/>
                      <w:szCs w:val="22"/>
                    </w:rPr>
                  </w:rPrChange>
                </w:rPr>
                <w:t xml:space="preserve"> B.</w:t>
              </w:r>
            </w:ins>
          </w:p>
        </w:tc>
        <w:tc>
          <w:tcPr>
            <w:tcW w:w="960" w:type="dxa"/>
            <w:noWrap/>
            <w:hideMark/>
            <w:tcPrChange w:id="645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451" w:author="Nick.Tolimieri" w:date="2022-09-19T13:19:00Z"/>
                <w:rFonts w:asciiTheme="minorHAnsi" w:eastAsiaTheme="minorHAnsi" w:hAnsiTheme="minorHAnsi" w:cstheme="minorBidi"/>
                <w:sz w:val="22"/>
                <w:szCs w:val="22"/>
                <w:rPrChange w:id="6452" w:author="Nick.Tolimieri" w:date="2022-09-19T13:19:00Z">
                  <w:rPr>
                    <w:ins w:id="6453" w:author="Nick.Tolimieri" w:date="2022-09-19T13:19:00Z"/>
                    <w:rFonts w:ascii="Calibri" w:hAnsi="Calibri" w:cs="Calibri"/>
                    <w:color w:val="000000"/>
                    <w:sz w:val="22"/>
                    <w:szCs w:val="22"/>
                  </w:rPr>
                </w:rPrChange>
              </w:rPr>
              <w:pPrChange w:id="6454" w:author="Nick.Tolimieri" w:date="2022-09-19T13:19:00Z">
                <w:pPr>
                  <w:jc w:val="right"/>
                </w:pPr>
              </w:pPrChange>
            </w:pPr>
            <w:ins w:id="6455" w:author="Nick.Tolimieri" w:date="2022-09-19T13:19:00Z">
              <w:r w:rsidRPr="002F2C4B">
                <w:rPr>
                  <w:rFonts w:asciiTheme="minorHAnsi" w:eastAsiaTheme="minorHAnsi" w:hAnsiTheme="minorHAnsi" w:cstheme="minorBidi"/>
                  <w:sz w:val="22"/>
                  <w:szCs w:val="22"/>
                  <w:rPrChange w:id="6456" w:author="Nick.Tolimieri" w:date="2022-09-19T13:19:00Z">
                    <w:rPr>
                      <w:rFonts w:ascii="Calibri" w:hAnsi="Calibri" w:cs="Calibri"/>
                      <w:color w:val="000000"/>
                      <w:sz w:val="22"/>
                      <w:szCs w:val="22"/>
                    </w:rPr>
                  </w:rPrChange>
                </w:rPr>
                <w:t>2016</w:t>
              </w:r>
            </w:ins>
          </w:p>
        </w:tc>
        <w:tc>
          <w:tcPr>
            <w:tcW w:w="960" w:type="dxa"/>
            <w:noWrap/>
            <w:hideMark/>
            <w:tcPrChange w:id="645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458" w:author="Nick.Tolimieri" w:date="2022-09-19T13:19:00Z"/>
                <w:rFonts w:asciiTheme="minorHAnsi" w:eastAsiaTheme="minorHAnsi" w:hAnsiTheme="minorHAnsi" w:cstheme="minorBidi"/>
                <w:sz w:val="22"/>
                <w:szCs w:val="22"/>
                <w:rPrChange w:id="6459" w:author="Nick.Tolimieri" w:date="2022-09-19T13:19:00Z">
                  <w:rPr>
                    <w:ins w:id="6460" w:author="Nick.Tolimieri" w:date="2022-09-19T13:19:00Z"/>
                    <w:rFonts w:ascii="Calibri" w:hAnsi="Calibri" w:cs="Calibri"/>
                    <w:color w:val="000000"/>
                    <w:sz w:val="22"/>
                    <w:szCs w:val="22"/>
                  </w:rPr>
                </w:rPrChange>
              </w:rPr>
              <w:pPrChange w:id="6461" w:author="Nick.Tolimieri" w:date="2022-09-19T13:19:00Z">
                <w:pPr>
                  <w:jc w:val="right"/>
                </w:pPr>
              </w:pPrChange>
            </w:pPr>
            <w:ins w:id="6462" w:author="Nick.Tolimieri" w:date="2022-09-19T13:19:00Z">
              <w:r w:rsidRPr="002F2C4B">
                <w:rPr>
                  <w:rFonts w:asciiTheme="minorHAnsi" w:eastAsiaTheme="minorHAnsi" w:hAnsiTheme="minorHAnsi" w:cstheme="minorBidi"/>
                  <w:sz w:val="22"/>
                  <w:szCs w:val="22"/>
                  <w:rPrChange w:id="6463" w:author="Nick.Tolimieri" w:date="2022-09-19T13:19:00Z">
                    <w:rPr>
                      <w:rFonts w:ascii="Calibri" w:hAnsi="Calibri" w:cs="Calibri"/>
                      <w:color w:val="000000"/>
                      <w:sz w:val="22"/>
                      <w:szCs w:val="22"/>
                    </w:rPr>
                  </w:rPrChange>
                </w:rPr>
                <w:t>0</w:t>
              </w:r>
            </w:ins>
          </w:p>
        </w:tc>
        <w:tc>
          <w:tcPr>
            <w:tcW w:w="960" w:type="dxa"/>
            <w:noWrap/>
            <w:hideMark/>
            <w:tcPrChange w:id="646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465" w:author="Nick.Tolimieri" w:date="2022-09-19T13:19:00Z"/>
                <w:rFonts w:asciiTheme="minorHAnsi" w:eastAsiaTheme="minorHAnsi" w:hAnsiTheme="minorHAnsi" w:cstheme="minorBidi"/>
                <w:sz w:val="22"/>
                <w:szCs w:val="22"/>
                <w:rPrChange w:id="6466" w:author="Nick.Tolimieri" w:date="2022-09-19T13:19:00Z">
                  <w:rPr>
                    <w:ins w:id="6467" w:author="Nick.Tolimieri" w:date="2022-09-19T13:19:00Z"/>
                    <w:rFonts w:ascii="Calibri" w:hAnsi="Calibri" w:cs="Calibri"/>
                    <w:color w:val="000000"/>
                    <w:sz w:val="22"/>
                    <w:szCs w:val="22"/>
                  </w:rPr>
                </w:rPrChange>
              </w:rPr>
              <w:pPrChange w:id="6468" w:author="Nick.Tolimieri" w:date="2022-09-19T13:19:00Z">
                <w:pPr>
                  <w:jc w:val="right"/>
                </w:pPr>
              </w:pPrChange>
            </w:pPr>
            <w:ins w:id="6469" w:author="Nick.Tolimieri" w:date="2022-09-19T13:19:00Z">
              <w:r w:rsidRPr="002F2C4B">
                <w:rPr>
                  <w:rFonts w:asciiTheme="minorHAnsi" w:eastAsiaTheme="minorHAnsi" w:hAnsiTheme="minorHAnsi" w:cstheme="minorBidi"/>
                  <w:sz w:val="22"/>
                  <w:szCs w:val="22"/>
                  <w:rPrChange w:id="6470" w:author="Nick.Tolimieri" w:date="2022-09-19T13:19:00Z">
                    <w:rPr>
                      <w:rFonts w:ascii="Calibri" w:hAnsi="Calibri" w:cs="Calibri"/>
                      <w:color w:val="000000"/>
                      <w:sz w:val="22"/>
                      <w:szCs w:val="22"/>
                    </w:rPr>
                  </w:rPrChange>
                </w:rPr>
                <w:t>116</w:t>
              </w:r>
            </w:ins>
          </w:p>
        </w:tc>
        <w:tc>
          <w:tcPr>
            <w:tcW w:w="960" w:type="dxa"/>
            <w:noWrap/>
            <w:hideMark/>
            <w:tcPrChange w:id="647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472" w:author="Nick.Tolimieri" w:date="2022-09-19T13:19:00Z"/>
                <w:rFonts w:asciiTheme="minorHAnsi" w:eastAsiaTheme="minorHAnsi" w:hAnsiTheme="minorHAnsi" w:cstheme="minorBidi"/>
                <w:sz w:val="22"/>
                <w:szCs w:val="22"/>
                <w:rPrChange w:id="6473" w:author="Nick.Tolimieri" w:date="2022-09-19T13:19:00Z">
                  <w:rPr>
                    <w:ins w:id="6474" w:author="Nick.Tolimieri" w:date="2022-09-19T13:19:00Z"/>
                    <w:rFonts w:ascii="Calibri" w:hAnsi="Calibri" w:cs="Calibri"/>
                    <w:color w:val="000000"/>
                    <w:sz w:val="22"/>
                    <w:szCs w:val="22"/>
                  </w:rPr>
                </w:rPrChange>
              </w:rPr>
              <w:pPrChange w:id="6475" w:author="Nick.Tolimieri" w:date="2022-09-19T13:19:00Z">
                <w:pPr>
                  <w:jc w:val="right"/>
                </w:pPr>
              </w:pPrChange>
            </w:pPr>
            <w:ins w:id="6476" w:author="Nick.Tolimieri" w:date="2022-09-19T13:19:00Z">
              <w:r w:rsidRPr="002F2C4B">
                <w:rPr>
                  <w:rFonts w:asciiTheme="minorHAnsi" w:eastAsiaTheme="minorHAnsi" w:hAnsiTheme="minorHAnsi" w:cstheme="minorBidi"/>
                  <w:sz w:val="22"/>
                  <w:szCs w:val="22"/>
                  <w:rPrChange w:id="6477" w:author="Nick.Tolimieri" w:date="2022-09-19T13:19:00Z">
                    <w:rPr>
                      <w:rFonts w:ascii="Calibri" w:hAnsi="Calibri" w:cs="Calibri"/>
                      <w:color w:val="000000"/>
                      <w:sz w:val="22"/>
                      <w:szCs w:val="22"/>
                    </w:rPr>
                  </w:rPrChange>
                </w:rPr>
                <w:t>5</w:t>
              </w:r>
            </w:ins>
          </w:p>
        </w:tc>
        <w:tc>
          <w:tcPr>
            <w:tcW w:w="960" w:type="dxa"/>
            <w:noWrap/>
            <w:hideMark/>
            <w:tcPrChange w:id="6478"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479" w:author="Nick.Tolimieri" w:date="2022-09-19T13:19:00Z"/>
                <w:rFonts w:asciiTheme="minorHAnsi" w:eastAsiaTheme="minorHAnsi" w:hAnsiTheme="minorHAnsi" w:cstheme="minorBidi"/>
                <w:sz w:val="22"/>
                <w:szCs w:val="22"/>
                <w:rPrChange w:id="6480" w:author="Nick.Tolimieri" w:date="2022-09-19T13:19:00Z">
                  <w:rPr>
                    <w:ins w:id="6481" w:author="Nick.Tolimieri" w:date="2022-09-19T13:19:00Z"/>
                    <w:rFonts w:ascii="Calibri" w:hAnsi="Calibri" w:cs="Calibri"/>
                    <w:color w:val="000000"/>
                    <w:sz w:val="22"/>
                    <w:szCs w:val="22"/>
                  </w:rPr>
                </w:rPrChange>
              </w:rPr>
              <w:pPrChange w:id="6482" w:author="Nick.Tolimieri" w:date="2022-09-19T13:19:00Z">
                <w:pPr>
                  <w:jc w:val="right"/>
                </w:pPr>
              </w:pPrChange>
            </w:pPr>
            <w:ins w:id="6483" w:author="Nick.Tolimieri" w:date="2022-09-19T13:19:00Z">
              <w:r w:rsidRPr="002F2C4B">
                <w:rPr>
                  <w:rFonts w:asciiTheme="minorHAnsi" w:eastAsiaTheme="minorHAnsi" w:hAnsiTheme="minorHAnsi" w:cstheme="minorBidi"/>
                  <w:sz w:val="22"/>
                  <w:szCs w:val="22"/>
                  <w:rPrChange w:id="6484" w:author="Nick.Tolimieri" w:date="2022-09-19T13:19:00Z">
                    <w:rPr>
                      <w:rFonts w:ascii="Calibri" w:hAnsi="Calibri" w:cs="Calibri"/>
                      <w:color w:val="000000"/>
                      <w:sz w:val="22"/>
                      <w:szCs w:val="22"/>
                    </w:rPr>
                  </w:rPrChange>
                </w:rPr>
                <w:t>108</w:t>
              </w:r>
            </w:ins>
          </w:p>
        </w:tc>
        <w:tc>
          <w:tcPr>
            <w:tcW w:w="960" w:type="dxa"/>
            <w:noWrap/>
            <w:hideMark/>
            <w:tcPrChange w:id="648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486" w:author="Nick.Tolimieri" w:date="2022-09-19T13:19:00Z"/>
                <w:rFonts w:asciiTheme="minorHAnsi" w:eastAsiaTheme="minorHAnsi" w:hAnsiTheme="minorHAnsi" w:cstheme="minorBidi"/>
                <w:sz w:val="22"/>
                <w:szCs w:val="22"/>
                <w:rPrChange w:id="6487" w:author="Nick.Tolimieri" w:date="2022-09-19T13:19:00Z">
                  <w:rPr>
                    <w:ins w:id="6488" w:author="Nick.Tolimieri" w:date="2022-09-19T13:19:00Z"/>
                    <w:rFonts w:ascii="Calibri" w:hAnsi="Calibri" w:cs="Calibri"/>
                    <w:color w:val="000000"/>
                    <w:sz w:val="22"/>
                    <w:szCs w:val="22"/>
                  </w:rPr>
                </w:rPrChange>
              </w:rPr>
              <w:pPrChange w:id="6489" w:author="Nick.Tolimieri" w:date="2022-09-19T13:19:00Z">
                <w:pPr>
                  <w:jc w:val="right"/>
                </w:pPr>
              </w:pPrChange>
            </w:pPr>
            <w:ins w:id="6490" w:author="Nick.Tolimieri" w:date="2022-09-19T13:19:00Z">
              <w:r w:rsidRPr="002F2C4B">
                <w:rPr>
                  <w:rFonts w:asciiTheme="minorHAnsi" w:eastAsiaTheme="minorHAnsi" w:hAnsiTheme="minorHAnsi" w:cstheme="minorBidi"/>
                  <w:sz w:val="22"/>
                  <w:szCs w:val="22"/>
                  <w:rPrChange w:id="6491" w:author="Nick.Tolimieri" w:date="2022-09-19T13:19:00Z">
                    <w:rPr>
                      <w:rFonts w:ascii="Calibri" w:hAnsi="Calibri" w:cs="Calibri"/>
                      <w:color w:val="000000"/>
                      <w:sz w:val="22"/>
                      <w:szCs w:val="22"/>
                    </w:rPr>
                  </w:rPrChange>
                </w:rPr>
                <w:t>5</w:t>
              </w:r>
            </w:ins>
          </w:p>
        </w:tc>
        <w:tc>
          <w:tcPr>
            <w:tcW w:w="960" w:type="dxa"/>
            <w:noWrap/>
            <w:hideMark/>
            <w:tcPrChange w:id="649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493" w:author="Nick.Tolimieri" w:date="2022-09-19T13:19:00Z"/>
                <w:rFonts w:asciiTheme="minorHAnsi" w:eastAsiaTheme="minorHAnsi" w:hAnsiTheme="minorHAnsi" w:cstheme="minorBidi"/>
                <w:sz w:val="22"/>
                <w:szCs w:val="22"/>
                <w:rPrChange w:id="6494" w:author="Nick.Tolimieri" w:date="2022-09-19T13:19:00Z">
                  <w:rPr>
                    <w:ins w:id="6495" w:author="Nick.Tolimieri" w:date="2022-09-19T13:19:00Z"/>
                    <w:rFonts w:ascii="Calibri" w:hAnsi="Calibri" w:cs="Calibri"/>
                    <w:color w:val="000000"/>
                    <w:sz w:val="22"/>
                    <w:szCs w:val="22"/>
                  </w:rPr>
                </w:rPrChange>
              </w:rPr>
              <w:pPrChange w:id="6496" w:author="Nick.Tolimieri" w:date="2022-09-19T13:19:00Z">
                <w:pPr>
                  <w:jc w:val="right"/>
                </w:pPr>
              </w:pPrChange>
            </w:pPr>
            <w:ins w:id="6497" w:author="Nick.Tolimieri" w:date="2022-09-19T13:19:00Z">
              <w:r w:rsidRPr="002F2C4B">
                <w:rPr>
                  <w:rFonts w:asciiTheme="minorHAnsi" w:eastAsiaTheme="minorHAnsi" w:hAnsiTheme="minorHAnsi" w:cstheme="minorBidi"/>
                  <w:sz w:val="22"/>
                  <w:szCs w:val="22"/>
                  <w:rPrChange w:id="6498" w:author="Nick.Tolimieri" w:date="2022-09-19T13:19:00Z">
                    <w:rPr>
                      <w:rFonts w:ascii="Calibri" w:hAnsi="Calibri" w:cs="Calibri"/>
                      <w:color w:val="000000"/>
                      <w:sz w:val="22"/>
                      <w:szCs w:val="22"/>
                    </w:rPr>
                  </w:rPrChange>
                </w:rPr>
                <w:t>38</w:t>
              </w:r>
            </w:ins>
          </w:p>
        </w:tc>
        <w:tc>
          <w:tcPr>
            <w:tcW w:w="960" w:type="dxa"/>
            <w:noWrap/>
            <w:hideMark/>
            <w:tcPrChange w:id="649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500" w:author="Nick.Tolimieri" w:date="2022-09-19T13:19:00Z"/>
                <w:rFonts w:asciiTheme="minorHAnsi" w:eastAsiaTheme="minorHAnsi" w:hAnsiTheme="minorHAnsi" w:cstheme="minorBidi"/>
                <w:sz w:val="22"/>
                <w:szCs w:val="22"/>
                <w:rPrChange w:id="6501" w:author="Nick.Tolimieri" w:date="2022-09-19T13:19:00Z">
                  <w:rPr>
                    <w:ins w:id="6502" w:author="Nick.Tolimieri" w:date="2022-09-19T13:19:00Z"/>
                    <w:rFonts w:ascii="Calibri" w:hAnsi="Calibri" w:cs="Calibri"/>
                    <w:color w:val="000000"/>
                    <w:sz w:val="22"/>
                    <w:szCs w:val="22"/>
                  </w:rPr>
                </w:rPrChange>
              </w:rPr>
              <w:pPrChange w:id="6503" w:author="Nick.Tolimieri" w:date="2022-09-19T13:19:00Z">
                <w:pPr>
                  <w:jc w:val="right"/>
                </w:pPr>
              </w:pPrChange>
            </w:pPr>
            <w:ins w:id="6504" w:author="Nick.Tolimieri" w:date="2022-09-19T13:19:00Z">
              <w:r w:rsidRPr="002F2C4B">
                <w:rPr>
                  <w:rFonts w:asciiTheme="minorHAnsi" w:eastAsiaTheme="minorHAnsi" w:hAnsiTheme="minorHAnsi" w:cstheme="minorBidi"/>
                  <w:sz w:val="22"/>
                  <w:szCs w:val="22"/>
                  <w:rPrChange w:id="6505" w:author="Nick.Tolimieri" w:date="2022-09-19T13:19:00Z">
                    <w:rPr>
                      <w:rFonts w:ascii="Calibri" w:hAnsi="Calibri" w:cs="Calibri"/>
                      <w:color w:val="000000"/>
                      <w:sz w:val="22"/>
                      <w:szCs w:val="22"/>
                    </w:rPr>
                  </w:rPrChange>
                </w:rPr>
                <w:t>1.72</w:t>
              </w:r>
            </w:ins>
          </w:p>
        </w:tc>
        <w:tc>
          <w:tcPr>
            <w:tcW w:w="960" w:type="dxa"/>
            <w:noWrap/>
            <w:hideMark/>
            <w:tcPrChange w:id="650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507" w:author="Nick.Tolimieri" w:date="2022-09-19T13:19:00Z"/>
                <w:rFonts w:asciiTheme="minorHAnsi" w:eastAsiaTheme="minorHAnsi" w:hAnsiTheme="minorHAnsi" w:cstheme="minorBidi"/>
                <w:sz w:val="22"/>
                <w:szCs w:val="22"/>
                <w:rPrChange w:id="6508" w:author="Nick.Tolimieri" w:date="2022-09-19T13:19:00Z">
                  <w:rPr>
                    <w:ins w:id="6509" w:author="Nick.Tolimieri" w:date="2022-09-19T13:19:00Z"/>
                    <w:rFonts w:ascii="Calibri" w:hAnsi="Calibri" w:cs="Calibri"/>
                    <w:color w:val="000000"/>
                    <w:sz w:val="22"/>
                    <w:szCs w:val="22"/>
                  </w:rPr>
                </w:rPrChange>
              </w:rPr>
              <w:pPrChange w:id="6510" w:author="Nick.Tolimieri" w:date="2022-09-19T13:19:00Z">
                <w:pPr>
                  <w:jc w:val="right"/>
                </w:pPr>
              </w:pPrChange>
            </w:pPr>
            <w:ins w:id="6511" w:author="Nick.Tolimieri" w:date="2022-09-19T13:19:00Z">
              <w:r w:rsidRPr="002F2C4B">
                <w:rPr>
                  <w:rFonts w:asciiTheme="minorHAnsi" w:eastAsiaTheme="minorHAnsi" w:hAnsiTheme="minorHAnsi" w:cstheme="minorBidi"/>
                  <w:sz w:val="22"/>
                  <w:szCs w:val="22"/>
                  <w:rPrChange w:id="6512" w:author="Nick.Tolimieri" w:date="2022-09-19T13:19:00Z">
                    <w:rPr>
                      <w:rFonts w:ascii="Calibri" w:hAnsi="Calibri" w:cs="Calibri"/>
                      <w:color w:val="000000"/>
                      <w:sz w:val="22"/>
                      <w:szCs w:val="22"/>
                    </w:rPr>
                  </w:rPrChange>
                </w:rPr>
                <w:t>0.27</w:t>
              </w:r>
            </w:ins>
          </w:p>
        </w:tc>
      </w:tr>
      <w:tr w:rsidR="002F2C4B" w:rsidRPr="002F2C4B" w:rsidTr="002F2C4B">
        <w:trPr>
          <w:divId w:val="276135201"/>
          <w:trHeight w:val="300"/>
          <w:ins w:id="6513" w:author="Nick.Tolimieri" w:date="2022-09-19T13:19:00Z"/>
          <w:trPrChange w:id="6514" w:author="Nick.Tolimieri" w:date="2022-09-19T13:19:00Z">
            <w:trPr>
              <w:divId w:val="276135201"/>
              <w:trHeight w:val="300"/>
            </w:trPr>
          </w:trPrChange>
        </w:trPr>
        <w:tc>
          <w:tcPr>
            <w:tcW w:w="960" w:type="dxa"/>
            <w:noWrap/>
            <w:hideMark/>
            <w:tcPrChange w:id="651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516" w:author="Nick.Tolimieri" w:date="2022-09-19T13:19:00Z"/>
                <w:rFonts w:asciiTheme="minorHAnsi" w:eastAsiaTheme="minorHAnsi" w:hAnsiTheme="minorHAnsi" w:cstheme="minorBidi"/>
                <w:sz w:val="22"/>
                <w:szCs w:val="22"/>
                <w:rPrChange w:id="6517" w:author="Nick.Tolimieri" w:date="2022-09-19T13:19:00Z">
                  <w:rPr>
                    <w:ins w:id="6518" w:author="Nick.Tolimieri" w:date="2022-09-19T13:19:00Z"/>
                    <w:rFonts w:ascii="Calibri" w:hAnsi="Calibri" w:cs="Calibri"/>
                    <w:color w:val="000000"/>
                    <w:sz w:val="22"/>
                    <w:szCs w:val="22"/>
                  </w:rPr>
                </w:rPrChange>
              </w:rPr>
              <w:pPrChange w:id="6519" w:author="Nick.Tolimieri" w:date="2022-09-19T13:19:00Z">
                <w:pPr/>
              </w:pPrChange>
            </w:pPr>
            <w:proofErr w:type="spellStart"/>
            <w:ins w:id="6520" w:author="Nick.Tolimieri" w:date="2022-09-19T13:19:00Z">
              <w:r w:rsidRPr="002F2C4B">
                <w:rPr>
                  <w:rFonts w:asciiTheme="minorHAnsi" w:eastAsiaTheme="minorHAnsi" w:hAnsiTheme="minorHAnsi" w:cstheme="minorBidi"/>
                  <w:sz w:val="22"/>
                  <w:szCs w:val="22"/>
                  <w:rPrChange w:id="6521" w:author="Nick.Tolimieri" w:date="2022-09-19T13:19:00Z">
                    <w:rPr>
                      <w:rFonts w:ascii="Calibri" w:hAnsi="Calibri" w:cs="Calibri"/>
                      <w:color w:val="000000"/>
                      <w:sz w:val="22"/>
                      <w:szCs w:val="22"/>
                    </w:rPr>
                  </w:rPrChange>
                </w:rPr>
                <w:t>Tatoosh</w:t>
              </w:r>
              <w:proofErr w:type="spellEnd"/>
              <w:r w:rsidRPr="002F2C4B">
                <w:rPr>
                  <w:rFonts w:asciiTheme="minorHAnsi" w:eastAsiaTheme="minorHAnsi" w:hAnsiTheme="minorHAnsi" w:cstheme="minorBidi"/>
                  <w:sz w:val="22"/>
                  <w:szCs w:val="22"/>
                  <w:rPrChange w:id="6522" w:author="Nick.Tolimieri" w:date="2022-09-19T13:19:00Z">
                    <w:rPr>
                      <w:rFonts w:ascii="Calibri" w:hAnsi="Calibri" w:cs="Calibri"/>
                      <w:color w:val="000000"/>
                      <w:sz w:val="22"/>
                      <w:szCs w:val="22"/>
                    </w:rPr>
                  </w:rPrChange>
                </w:rPr>
                <w:t xml:space="preserve"> Is. &amp; </w:t>
              </w:r>
              <w:proofErr w:type="spellStart"/>
              <w:r w:rsidRPr="002F2C4B">
                <w:rPr>
                  <w:rFonts w:asciiTheme="minorHAnsi" w:eastAsiaTheme="minorHAnsi" w:hAnsiTheme="minorHAnsi" w:cstheme="minorBidi"/>
                  <w:sz w:val="22"/>
                  <w:szCs w:val="22"/>
                  <w:rPrChange w:id="6523" w:author="Nick.Tolimieri" w:date="2022-09-19T13:19:00Z">
                    <w:rPr>
                      <w:rFonts w:ascii="Calibri" w:hAnsi="Calibri" w:cs="Calibri"/>
                      <w:color w:val="000000"/>
                      <w:sz w:val="22"/>
                      <w:szCs w:val="22"/>
                    </w:rPr>
                  </w:rPrChange>
                </w:rPr>
                <w:t>Neah</w:t>
              </w:r>
              <w:proofErr w:type="spellEnd"/>
              <w:r w:rsidRPr="002F2C4B">
                <w:rPr>
                  <w:rFonts w:asciiTheme="minorHAnsi" w:eastAsiaTheme="minorHAnsi" w:hAnsiTheme="minorHAnsi" w:cstheme="minorBidi"/>
                  <w:sz w:val="22"/>
                  <w:szCs w:val="22"/>
                  <w:rPrChange w:id="6524" w:author="Nick.Tolimieri" w:date="2022-09-19T13:19:00Z">
                    <w:rPr>
                      <w:rFonts w:ascii="Calibri" w:hAnsi="Calibri" w:cs="Calibri"/>
                      <w:color w:val="000000"/>
                      <w:sz w:val="22"/>
                      <w:szCs w:val="22"/>
                    </w:rPr>
                  </w:rPrChange>
                </w:rPr>
                <w:t xml:space="preserve"> B.</w:t>
              </w:r>
            </w:ins>
          </w:p>
        </w:tc>
        <w:tc>
          <w:tcPr>
            <w:tcW w:w="960" w:type="dxa"/>
            <w:noWrap/>
            <w:hideMark/>
            <w:tcPrChange w:id="652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526" w:author="Nick.Tolimieri" w:date="2022-09-19T13:19:00Z"/>
                <w:rFonts w:asciiTheme="minorHAnsi" w:eastAsiaTheme="minorHAnsi" w:hAnsiTheme="minorHAnsi" w:cstheme="minorBidi"/>
                <w:sz w:val="22"/>
                <w:szCs w:val="22"/>
                <w:rPrChange w:id="6527" w:author="Nick.Tolimieri" w:date="2022-09-19T13:19:00Z">
                  <w:rPr>
                    <w:ins w:id="6528" w:author="Nick.Tolimieri" w:date="2022-09-19T13:19:00Z"/>
                    <w:rFonts w:ascii="Calibri" w:hAnsi="Calibri" w:cs="Calibri"/>
                    <w:color w:val="000000"/>
                    <w:sz w:val="22"/>
                    <w:szCs w:val="22"/>
                  </w:rPr>
                </w:rPrChange>
              </w:rPr>
              <w:pPrChange w:id="6529" w:author="Nick.Tolimieri" w:date="2022-09-19T13:19:00Z">
                <w:pPr>
                  <w:jc w:val="right"/>
                </w:pPr>
              </w:pPrChange>
            </w:pPr>
            <w:ins w:id="6530" w:author="Nick.Tolimieri" w:date="2022-09-19T13:19:00Z">
              <w:r w:rsidRPr="002F2C4B">
                <w:rPr>
                  <w:rFonts w:asciiTheme="minorHAnsi" w:eastAsiaTheme="minorHAnsi" w:hAnsiTheme="minorHAnsi" w:cstheme="minorBidi"/>
                  <w:sz w:val="22"/>
                  <w:szCs w:val="22"/>
                  <w:rPrChange w:id="6531" w:author="Nick.Tolimieri" w:date="2022-09-19T13:19:00Z">
                    <w:rPr>
                      <w:rFonts w:ascii="Calibri" w:hAnsi="Calibri" w:cs="Calibri"/>
                      <w:color w:val="000000"/>
                      <w:sz w:val="22"/>
                      <w:szCs w:val="22"/>
                    </w:rPr>
                  </w:rPrChange>
                </w:rPr>
                <w:t>2017</w:t>
              </w:r>
            </w:ins>
          </w:p>
        </w:tc>
        <w:tc>
          <w:tcPr>
            <w:tcW w:w="960" w:type="dxa"/>
            <w:noWrap/>
            <w:hideMark/>
            <w:tcPrChange w:id="653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533" w:author="Nick.Tolimieri" w:date="2022-09-19T13:19:00Z"/>
                <w:rFonts w:asciiTheme="minorHAnsi" w:eastAsiaTheme="minorHAnsi" w:hAnsiTheme="minorHAnsi" w:cstheme="minorBidi"/>
                <w:sz w:val="22"/>
                <w:szCs w:val="22"/>
                <w:rPrChange w:id="6534" w:author="Nick.Tolimieri" w:date="2022-09-19T13:19:00Z">
                  <w:rPr>
                    <w:ins w:id="6535" w:author="Nick.Tolimieri" w:date="2022-09-19T13:19:00Z"/>
                    <w:rFonts w:ascii="Calibri" w:hAnsi="Calibri" w:cs="Calibri"/>
                    <w:color w:val="000000"/>
                    <w:sz w:val="22"/>
                    <w:szCs w:val="22"/>
                  </w:rPr>
                </w:rPrChange>
              </w:rPr>
              <w:pPrChange w:id="6536" w:author="Nick.Tolimieri" w:date="2022-09-19T13:19:00Z">
                <w:pPr>
                  <w:jc w:val="right"/>
                </w:pPr>
              </w:pPrChange>
            </w:pPr>
            <w:ins w:id="6537" w:author="Nick.Tolimieri" w:date="2022-09-19T13:19:00Z">
              <w:r w:rsidRPr="002F2C4B">
                <w:rPr>
                  <w:rFonts w:asciiTheme="minorHAnsi" w:eastAsiaTheme="minorHAnsi" w:hAnsiTheme="minorHAnsi" w:cstheme="minorBidi"/>
                  <w:sz w:val="22"/>
                  <w:szCs w:val="22"/>
                  <w:rPrChange w:id="6538" w:author="Nick.Tolimieri" w:date="2022-09-19T13:19:00Z">
                    <w:rPr>
                      <w:rFonts w:ascii="Calibri" w:hAnsi="Calibri" w:cs="Calibri"/>
                      <w:color w:val="000000"/>
                      <w:sz w:val="22"/>
                      <w:szCs w:val="22"/>
                    </w:rPr>
                  </w:rPrChange>
                </w:rPr>
                <w:t>0</w:t>
              </w:r>
            </w:ins>
          </w:p>
        </w:tc>
        <w:tc>
          <w:tcPr>
            <w:tcW w:w="960" w:type="dxa"/>
            <w:noWrap/>
            <w:hideMark/>
            <w:tcPrChange w:id="653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540" w:author="Nick.Tolimieri" w:date="2022-09-19T13:19:00Z"/>
                <w:rFonts w:asciiTheme="minorHAnsi" w:eastAsiaTheme="minorHAnsi" w:hAnsiTheme="minorHAnsi" w:cstheme="minorBidi"/>
                <w:sz w:val="22"/>
                <w:szCs w:val="22"/>
                <w:rPrChange w:id="6541" w:author="Nick.Tolimieri" w:date="2022-09-19T13:19:00Z">
                  <w:rPr>
                    <w:ins w:id="6542" w:author="Nick.Tolimieri" w:date="2022-09-19T13:19:00Z"/>
                    <w:rFonts w:ascii="Calibri" w:hAnsi="Calibri" w:cs="Calibri"/>
                    <w:color w:val="000000"/>
                    <w:sz w:val="22"/>
                    <w:szCs w:val="22"/>
                  </w:rPr>
                </w:rPrChange>
              </w:rPr>
              <w:pPrChange w:id="6543" w:author="Nick.Tolimieri" w:date="2022-09-19T13:19:00Z">
                <w:pPr>
                  <w:jc w:val="right"/>
                </w:pPr>
              </w:pPrChange>
            </w:pPr>
            <w:ins w:id="6544" w:author="Nick.Tolimieri" w:date="2022-09-19T13:19:00Z">
              <w:r w:rsidRPr="002F2C4B">
                <w:rPr>
                  <w:rFonts w:asciiTheme="minorHAnsi" w:eastAsiaTheme="minorHAnsi" w:hAnsiTheme="minorHAnsi" w:cstheme="minorBidi"/>
                  <w:sz w:val="22"/>
                  <w:szCs w:val="22"/>
                  <w:rPrChange w:id="6545" w:author="Nick.Tolimieri" w:date="2022-09-19T13:19:00Z">
                    <w:rPr>
                      <w:rFonts w:ascii="Calibri" w:hAnsi="Calibri" w:cs="Calibri"/>
                      <w:color w:val="000000"/>
                      <w:sz w:val="22"/>
                      <w:szCs w:val="22"/>
                    </w:rPr>
                  </w:rPrChange>
                </w:rPr>
                <w:t>0</w:t>
              </w:r>
            </w:ins>
          </w:p>
        </w:tc>
        <w:tc>
          <w:tcPr>
            <w:tcW w:w="960" w:type="dxa"/>
            <w:noWrap/>
            <w:hideMark/>
            <w:tcPrChange w:id="654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547" w:author="Nick.Tolimieri" w:date="2022-09-19T13:19:00Z"/>
                <w:rFonts w:asciiTheme="minorHAnsi" w:eastAsiaTheme="minorHAnsi" w:hAnsiTheme="minorHAnsi" w:cstheme="minorBidi"/>
                <w:sz w:val="22"/>
                <w:szCs w:val="22"/>
                <w:rPrChange w:id="6548" w:author="Nick.Tolimieri" w:date="2022-09-19T13:19:00Z">
                  <w:rPr>
                    <w:ins w:id="6549" w:author="Nick.Tolimieri" w:date="2022-09-19T13:19:00Z"/>
                    <w:rFonts w:ascii="Calibri" w:hAnsi="Calibri" w:cs="Calibri"/>
                    <w:color w:val="000000"/>
                    <w:sz w:val="22"/>
                    <w:szCs w:val="22"/>
                  </w:rPr>
                </w:rPrChange>
              </w:rPr>
              <w:pPrChange w:id="6550" w:author="Nick.Tolimieri" w:date="2022-09-19T13:19:00Z">
                <w:pPr>
                  <w:jc w:val="right"/>
                </w:pPr>
              </w:pPrChange>
            </w:pPr>
            <w:ins w:id="6551" w:author="Nick.Tolimieri" w:date="2022-09-19T13:19:00Z">
              <w:r w:rsidRPr="002F2C4B">
                <w:rPr>
                  <w:rFonts w:asciiTheme="minorHAnsi" w:eastAsiaTheme="minorHAnsi" w:hAnsiTheme="minorHAnsi" w:cstheme="minorBidi"/>
                  <w:sz w:val="22"/>
                  <w:szCs w:val="22"/>
                  <w:rPrChange w:id="6552" w:author="Nick.Tolimieri" w:date="2022-09-19T13:19:00Z">
                    <w:rPr>
                      <w:rFonts w:ascii="Calibri" w:hAnsi="Calibri" w:cs="Calibri"/>
                      <w:color w:val="000000"/>
                      <w:sz w:val="22"/>
                      <w:szCs w:val="22"/>
                    </w:rPr>
                  </w:rPrChange>
                </w:rPr>
                <w:t>0</w:t>
              </w:r>
            </w:ins>
          </w:p>
        </w:tc>
        <w:tc>
          <w:tcPr>
            <w:tcW w:w="960" w:type="dxa"/>
            <w:noWrap/>
            <w:hideMark/>
            <w:tcPrChange w:id="6553"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554" w:author="Nick.Tolimieri" w:date="2022-09-19T13:19:00Z"/>
                <w:rFonts w:asciiTheme="minorHAnsi" w:eastAsiaTheme="minorHAnsi" w:hAnsiTheme="minorHAnsi" w:cstheme="minorBidi"/>
                <w:sz w:val="22"/>
                <w:szCs w:val="22"/>
                <w:rPrChange w:id="6555" w:author="Nick.Tolimieri" w:date="2022-09-19T13:19:00Z">
                  <w:rPr>
                    <w:ins w:id="6556" w:author="Nick.Tolimieri" w:date="2022-09-19T13:19:00Z"/>
                    <w:rFonts w:ascii="Calibri" w:hAnsi="Calibri" w:cs="Calibri"/>
                    <w:color w:val="000000"/>
                    <w:sz w:val="22"/>
                    <w:szCs w:val="22"/>
                  </w:rPr>
                </w:rPrChange>
              </w:rPr>
              <w:pPrChange w:id="6557" w:author="Nick.Tolimieri" w:date="2022-09-19T13:19:00Z">
                <w:pPr>
                  <w:jc w:val="right"/>
                </w:pPr>
              </w:pPrChange>
            </w:pPr>
            <w:ins w:id="6558" w:author="Nick.Tolimieri" w:date="2022-09-19T13:19:00Z">
              <w:r w:rsidRPr="002F2C4B">
                <w:rPr>
                  <w:rFonts w:asciiTheme="minorHAnsi" w:eastAsiaTheme="minorHAnsi" w:hAnsiTheme="minorHAnsi" w:cstheme="minorBidi"/>
                  <w:sz w:val="22"/>
                  <w:szCs w:val="22"/>
                  <w:rPrChange w:id="6559" w:author="Nick.Tolimieri" w:date="2022-09-19T13:19:00Z">
                    <w:rPr>
                      <w:rFonts w:ascii="Calibri" w:hAnsi="Calibri" w:cs="Calibri"/>
                      <w:color w:val="000000"/>
                      <w:sz w:val="22"/>
                      <w:szCs w:val="22"/>
                    </w:rPr>
                  </w:rPrChange>
                </w:rPr>
                <w:t>0</w:t>
              </w:r>
            </w:ins>
          </w:p>
        </w:tc>
        <w:tc>
          <w:tcPr>
            <w:tcW w:w="960" w:type="dxa"/>
            <w:noWrap/>
            <w:hideMark/>
            <w:tcPrChange w:id="656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561" w:author="Nick.Tolimieri" w:date="2022-09-19T13:19:00Z"/>
                <w:rFonts w:asciiTheme="minorHAnsi" w:eastAsiaTheme="minorHAnsi" w:hAnsiTheme="minorHAnsi" w:cstheme="minorBidi"/>
                <w:sz w:val="22"/>
                <w:szCs w:val="22"/>
                <w:rPrChange w:id="6562" w:author="Nick.Tolimieri" w:date="2022-09-19T13:19:00Z">
                  <w:rPr>
                    <w:ins w:id="6563" w:author="Nick.Tolimieri" w:date="2022-09-19T13:19:00Z"/>
                    <w:rFonts w:ascii="Calibri" w:hAnsi="Calibri" w:cs="Calibri"/>
                    <w:color w:val="000000"/>
                    <w:sz w:val="22"/>
                    <w:szCs w:val="22"/>
                  </w:rPr>
                </w:rPrChange>
              </w:rPr>
              <w:pPrChange w:id="6564" w:author="Nick.Tolimieri" w:date="2022-09-19T13:19:00Z">
                <w:pPr/>
              </w:pPrChange>
            </w:pPr>
            <w:ins w:id="6565" w:author="Nick.Tolimieri" w:date="2022-09-19T13:19:00Z">
              <w:r w:rsidRPr="002F2C4B">
                <w:rPr>
                  <w:rFonts w:asciiTheme="minorHAnsi" w:eastAsiaTheme="minorHAnsi" w:hAnsiTheme="minorHAnsi" w:cstheme="minorBidi"/>
                  <w:sz w:val="22"/>
                  <w:szCs w:val="22"/>
                  <w:rPrChange w:id="6566" w:author="Nick.Tolimieri" w:date="2022-09-19T13:19:00Z">
                    <w:rPr>
                      <w:rFonts w:ascii="Calibri" w:hAnsi="Calibri" w:cs="Calibri"/>
                      <w:color w:val="000000"/>
                      <w:sz w:val="22"/>
                      <w:szCs w:val="22"/>
                    </w:rPr>
                  </w:rPrChange>
                </w:rPr>
                <w:t>NA</w:t>
              </w:r>
            </w:ins>
          </w:p>
        </w:tc>
        <w:tc>
          <w:tcPr>
            <w:tcW w:w="960" w:type="dxa"/>
            <w:noWrap/>
            <w:hideMark/>
            <w:tcPrChange w:id="656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568" w:author="Nick.Tolimieri" w:date="2022-09-19T13:19:00Z"/>
                <w:rFonts w:asciiTheme="minorHAnsi" w:eastAsiaTheme="minorHAnsi" w:hAnsiTheme="minorHAnsi" w:cstheme="minorBidi"/>
                <w:sz w:val="22"/>
                <w:szCs w:val="22"/>
                <w:rPrChange w:id="6569" w:author="Nick.Tolimieri" w:date="2022-09-19T13:19:00Z">
                  <w:rPr>
                    <w:ins w:id="6570" w:author="Nick.Tolimieri" w:date="2022-09-19T13:19:00Z"/>
                    <w:rFonts w:ascii="Calibri" w:hAnsi="Calibri" w:cs="Calibri"/>
                    <w:color w:val="000000"/>
                    <w:sz w:val="22"/>
                    <w:szCs w:val="22"/>
                  </w:rPr>
                </w:rPrChange>
              </w:rPr>
              <w:pPrChange w:id="6571" w:author="Nick.Tolimieri" w:date="2022-09-19T13:19:00Z">
                <w:pPr/>
              </w:pPrChange>
            </w:pPr>
            <w:ins w:id="6572" w:author="Nick.Tolimieri" w:date="2022-09-19T13:19:00Z">
              <w:r w:rsidRPr="002F2C4B">
                <w:rPr>
                  <w:rFonts w:asciiTheme="minorHAnsi" w:eastAsiaTheme="minorHAnsi" w:hAnsiTheme="minorHAnsi" w:cstheme="minorBidi"/>
                  <w:sz w:val="22"/>
                  <w:szCs w:val="22"/>
                  <w:rPrChange w:id="6573" w:author="Nick.Tolimieri" w:date="2022-09-19T13:19:00Z">
                    <w:rPr>
                      <w:rFonts w:ascii="Calibri" w:hAnsi="Calibri" w:cs="Calibri"/>
                      <w:color w:val="000000"/>
                      <w:sz w:val="22"/>
                      <w:szCs w:val="22"/>
                    </w:rPr>
                  </w:rPrChange>
                </w:rPr>
                <w:t>NA</w:t>
              </w:r>
            </w:ins>
          </w:p>
        </w:tc>
        <w:tc>
          <w:tcPr>
            <w:tcW w:w="960" w:type="dxa"/>
            <w:noWrap/>
            <w:hideMark/>
            <w:tcPrChange w:id="657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575" w:author="Nick.Tolimieri" w:date="2022-09-19T13:19:00Z"/>
                <w:rFonts w:asciiTheme="minorHAnsi" w:eastAsiaTheme="minorHAnsi" w:hAnsiTheme="minorHAnsi" w:cstheme="minorBidi"/>
                <w:sz w:val="22"/>
                <w:szCs w:val="22"/>
                <w:rPrChange w:id="6576" w:author="Nick.Tolimieri" w:date="2022-09-19T13:19:00Z">
                  <w:rPr>
                    <w:ins w:id="6577" w:author="Nick.Tolimieri" w:date="2022-09-19T13:19:00Z"/>
                    <w:rFonts w:ascii="Calibri" w:hAnsi="Calibri" w:cs="Calibri"/>
                    <w:color w:val="000000"/>
                    <w:sz w:val="22"/>
                    <w:szCs w:val="22"/>
                  </w:rPr>
                </w:rPrChange>
              </w:rPr>
              <w:pPrChange w:id="6578" w:author="Nick.Tolimieri" w:date="2022-09-19T13:19:00Z">
                <w:pPr/>
              </w:pPrChange>
            </w:pPr>
            <w:ins w:id="6579" w:author="Nick.Tolimieri" w:date="2022-09-19T13:19:00Z">
              <w:r w:rsidRPr="002F2C4B">
                <w:rPr>
                  <w:rFonts w:asciiTheme="minorHAnsi" w:eastAsiaTheme="minorHAnsi" w:hAnsiTheme="minorHAnsi" w:cstheme="minorBidi"/>
                  <w:sz w:val="22"/>
                  <w:szCs w:val="22"/>
                  <w:rPrChange w:id="6580" w:author="Nick.Tolimieri" w:date="2022-09-19T13:19:00Z">
                    <w:rPr>
                      <w:rFonts w:ascii="Calibri" w:hAnsi="Calibri" w:cs="Calibri"/>
                      <w:color w:val="000000"/>
                      <w:sz w:val="22"/>
                      <w:szCs w:val="22"/>
                    </w:rPr>
                  </w:rPrChange>
                </w:rPr>
                <w:t>NA</w:t>
              </w:r>
            </w:ins>
          </w:p>
        </w:tc>
        <w:tc>
          <w:tcPr>
            <w:tcW w:w="960" w:type="dxa"/>
            <w:noWrap/>
            <w:hideMark/>
            <w:tcPrChange w:id="658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582" w:author="Nick.Tolimieri" w:date="2022-09-19T13:19:00Z"/>
                <w:rFonts w:asciiTheme="minorHAnsi" w:eastAsiaTheme="minorHAnsi" w:hAnsiTheme="minorHAnsi" w:cstheme="minorBidi"/>
                <w:sz w:val="22"/>
                <w:szCs w:val="22"/>
                <w:rPrChange w:id="6583" w:author="Nick.Tolimieri" w:date="2022-09-19T13:19:00Z">
                  <w:rPr>
                    <w:ins w:id="6584" w:author="Nick.Tolimieri" w:date="2022-09-19T13:19:00Z"/>
                    <w:rFonts w:ascii="Calibri" w:hAnsi="Calibri" w:cs="Calibri"/>
                    <w:color w:val="000000"/>
                    <w:sz w:val="22"/>
                    <w:szCs w:val="22"/>
                  </w:rPr>
                </w:rPrChange>
              </w:rPr>
              <w:pPrChange w:id="6585" w:author="Nick.Tolimieri" w:date="2022-09-19T13:19:00Z">
                <w:pPr/>
              </w:pPrChange>
            </w:pPr>
            <w:ins w:id="6586" w:author="Nick.Tolimieri" w:date="2022-09-19T13:19:00Z">
              <w:r w:rsidRPr="002F2C4B">
                <w:rPr>
                  <w:rFonts w:asciiTheme="minorHAnsi" w:eastAsiaTheme="minorHAnsi" w:hAnsiTheme="minorHAnsi" w:cstheme="minorBidi"/>
                  <w:sz w:val="22"/>
                  <w:szCs w:val="22"/>
                  <w:rPrChange w:id="6587" w:author="Nick.Tolimieri" w:date="2022-09-19T13:19:00Z">
                    <w:rPr>
                      <w:rFonts w:ascii="Calibri" w:hAnsi="Calibri" w:cs="Calibri"/>
                      <w:color w:val="000000"/>
                      <w:sz w:val="22"/>
                      <w:szCs w:val="22"/>
                    </w:rPr>
                  </w:rPrChange>
                </w:rPr>
                <w:t>NA</w:t>
              </w:r>
            </w:ins>
          </w:p>
        </w:tc>
      </w:tr>
      <w:tr w:rsidR="002F2C4B" w:rsidRPr="002F2C4B" w:rsidTr="002F2C4B">
        <w:trPr>
          <w:divId w:val="276135201"/>
          <w:trHeight w:val="300"/>
          <w:ins w:id="6588" w:author="Nick.Tolimieri" w:date="2022-09-19T13:19:00Z"/>
          <w:trPrChange w:id="6589" w:author="Nick.Tolimieri" w:date="2022-09-19T13:19:00Z">
            <w:trPr>
              <w:divId w:val="276135201"/>
              <w:trHeight w:val="300"/>
            </w:trPr>
          </w:trPrChange>
        </w:trPr>
        <w:tc>
          <w:tcPr>
            <w:tcW w:w="960" w:type="dxa"/>
            <w:noWrap/>
            <w:hideMark/>
            <w:tcPrChange w:id="659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591" w:author="Nick.Tolimieri" w:date="2022-09-19T13:19:00Z"/>
                <w:rFonts w:asciiTheme="minorHAnsi" w:eastAsiaTheme="minorHAnsi" w:hAnsiTheme="minorHAnsi" w:cstheme="minorBidi"/>
                <w:sz w:val="22"/>
                <w:szCs w:val="22"/>
                <w:rPrChange w:id="6592" w:author="Nick.Tolimieri" w:date="2022-09-19T13:19:00Z">
                  <w:rPr>
                    <w:ins w:id="6593" w:author="Nick.Tolimieri" w:date="2022-09-19T13:19:00Z"/>
                    <w:rFonts w:ascii="Calibri" w:hAnsi="Calibri" w:cs="Calibri"/>
                    <w:color w:val="000000"/>
                    <w:sz w:val="22"/>
                    <w:szCs w:val="22"/>
                  </w:rPr>
                </w:rPrChange>
              </w:rPr>
              <w:pPrChange w:id="6594" w:author="Nick.Tolimieri" w:date="2022-09-19T13:19:00Z">
                <w:pPr/>
              </w:pPrChange>
            </w:pPr>
            <w:proofErr w:type="spellStart"/>
            <w:ins w:id="6595" w:author="Nick.Tolimieri" w:date="2022-09-19T13:19:00Z">
              <w:r w:rsidRPr="002F2C4B">
                <w:rPr>
                  <w:rFonts w:asciiTheme="minorHAnsi" w:eastAsiaTheme="minorHAnsi" w:hAnsiTheme="minorHAnsi" w:cstheme="minorBidi"/>
                  <w:sz w:val="22"/>
                  <w:szCs w:val="22"/>
                  <w:rPrChange w:id="6596" w:author="Nick.Tolimieri" w:date="2022-09-19T13:19:00Z">
                    <w:rPr>
                      <w:rFonts w:ascii="Calibri" w:hAnsi="Calibri" w:cs="Calibri"/>
                      <w:color w:val="000000"/>
                      <w:sz w:val="22"/>
                      <w:szCs w:val="22"/>
                    </w:rPr>
                  </w:rPrChange>
                </w:rPr>
                <w:t>Tatoosh</w:t>
              </w:r>
              <w:proofErr w:type="spellEnd"/>
              <w:r w:rsidRPr="002F2C4B">
                <w:rPr>
                  <w:rFonts w:asciiTheme="minorHAnsi" w:eastAsiaTheme="minorHAnsi" w:hAnsiTheme="minorHAnsi" w:cstheme="minorBidi"/>
                  <w:sz w:val="22"/>
                  <w:szCs w:val="22"/>
                  <w:rPrChange w:id="6597" w:author="Nick.Tolimieri" w:date="2022-09-19T13:19:00Z">
                    <w:rPr>
                      <w:rFonts w:ascii="Calibri" w:hAnsi="Calibri" w:cs="Calibri"/>
                      <w:color w:val="000000"/>
                      <w:sz w:val="22"/>
                      <w:szCs w:val="22"/>
                    </w:rPr>
                  </w:rPrChange>
                </w:rPr>
                <w:t xml:space="preserve"> Is. &amp; </w:t>
              </w:r>
              <w:proofErr w:type="spellStart"/>
              <w:r w:rsidRPr="002F2C4B">
                <w:rPr>
                  <w:rFonts w:asciiTheme="minorHAnsi" w:eastAsiaTheme="minorHAnsi" w:hAnsiTheme="minorHAnsi" w:cstheme="minorBidi"/>
                  <w:sz w:val="22"/>
                  <w:szCs w:val="22"/>
                  <w:rPrChange w:id="6598" w:author="Nick.Tolimieri" w:date="2022-09-19T13:19:00Z">
                    <w:rPr>
                      <w:rFonts w:ascii="Calibri" w:hAnsi="Calibri" w:cs="Calibri"/>
                      <w:color w:val="000000"/>
                      <w:sz w:val="22"/>
                      <w:szCs w:val="22"/>
                    </w:rPr>
                  </w:rPrChange>
                </w:rPr>
                <w:t>Neah</w:t>
              </w:r>
              <w:proofErr w:type="spellEnd"/>
              <w:r w:rsidRPr="002F2C4B">
                <w:rPr>
                  <w:rFonts w:asciiTheme="minorHAnsi" w:eastAsiaTheme="minorHAnsi" w:hAnsiTheme="minorHAnsi" w:cstheme="minorBidi"/>
                  <w:sz w:val="22"/>
                  <w:szCs w:val="22"/>
                  <w:rPrChange w:id="6599" w:author="Nick.Tolimieri" w:date="2022-09-19T13:19:00Z">
                    <w:rPr>
                      <w:rFonts w:ascii="Calibri" w:hAnsi="Calibri" w:cs="Calibri"/>
                      <w:color w:val="000000"/>
                      <w:sz w:val="22"/>
                      <w:szCs w:val="22"/>
                    </w:rPr>
                  </w:rPrChange>
                </w:rPr>
                <w:t xml:space="preserve"> B.</w:t>
              </w:r>
            </w:ins>
          </w:p>
        </w:tc>
        <w:tc>
          <w:tcPr>
            <w:tcW w:w="960" w:type="dxa"/>
            <w:noWrap/>
            <w:hideMark/>
            <w:tcPrChange w:id="660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601" w:author="Nick.Tolimieri" w:date="2022-09-19T13:19:00Z"/>
                <w:rFonts w:asciiTheme="minorHAnsi" w:eastAsiaTheme="minorHAnsi" w:hAnsiTheme="minorHAnsi" w:cstheme="minorBidi"/>
                <w:sz w:val="22"/>
                <w:szCs w:val="22"/>
                <w:rPrChange w:id="6602" w:author="Nick.Tolimieri" w:date="2022-09-19T13:19:00Z">
                  <w:rPr>
                    <w:ins w:id="6603" w:author="Nick.Tolimieri" w:date="2022-09-19T13:19:00Z"/>
                    <w:rFonts w:ascii="Calibri" w:hAnsi="Calibri" w:cs="Calibri"/>
                    <w:color w:val="000000"/>
                    <w:sz w:val="22"/>
                    <w:szCs w:val="22"/>
                  </w:rPr>
                </w:rPrChange>
              </w:rPr>
              <w:pPrChange w:id="6604" w:author="Nick.Tolimieri" w:date="2022-09-19T13:19:00Z">
                <w:pPr>
                  <w:jc w:val="right"/>
                </w:pPr>
              </w:pPrChange>
            </w:pPr>
            <w:ins w:id="6605" w:author="Nick.Tolimieri" w:date="2022-09-19T13:19:00Z">
              <w:r w:rsidRPr="002F2C4B">
                <w:rPr>
                  <w:rFonts w:asciiTheme="minorHAnsi" w:eastAsiaTheme="minorHAnsi" w:hAnsiTheme="minorHAnsi" w:cstheme="minorBidi"/>
                  <w:sz w:val="22"/>
                  <w:szCs w:val="22"/>
                  <w:rPrChange w:id="6606" w:author="Nick.Tolimieri" w:date="2022-09-19T13:19:00Z">
                    <w:rPr>
                      <w:rFonts w:ascii="Calibri" w:hAnsi="Calibri" w:cs="Calibri"/>
                      <w:color w:val="000000"/>
                      <w:sz w:val="22"/>
                      <w:szCs w:val="22"/>
                    </w:rPr>
                  </w:rPrChange>
                </w:rPr>
                <w:t>2018</w:t>
              </w:r>
            </w:ins>
          </w:p>
        </w:tc>
        <w:tc>
          <w:tcPr>
            <w:tcW w:w="960" w:type="dxa"/>
            <w:noWrap/>
            <w:hideMark/>
            <w:tcPrChange w:id="660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608" w:author="Nick.Tolimieri" w:date="2022-09-19T13:19:00Z"/>
                <w:rFonts w:asciiTheme="minorHAnsi" w:eastAsiaTheme="minorHAnsi" w:hAnsiTheme="minorHAnsi" w:cstheme="minorBidi"/>
                <w:sz w:val="22"/>
                <w:szCs w:val="22"/>
                <w:rPrChange w:id="6609" w:author="Nick.Tolimieri" w:date="2022-09-19T13:19:00Z">
                  <w:rPr>
                    <w:ins w:id="6610" w:author="Nick.Tolimieri" w:date="2022-09-19T13:19:00Z"/>
                    <w:rFonts w:ascii="Calibri" w:hAnsi="Calibri" w:cs="Calibri"/>
                    <w:color w:val="000000"/>
                    <w:sz w:val="22"/>
                    <w:szCs w:val="22"/>
                  </w:rPr>
                </w:rPrChange>
              </w:rPr>
              <w:pPrChange w:id="6611" w:author="Nick.Tolimieri" w:date="2022-09-19T13:19:00Z">
                <w:pPr>
                  <w:jc w:val="right"/>
                </w:pPr>
              </w:pPrChange>
            </w:pPr>
            <w:ins w:id="6612" w:author="Nick.Tolimieri" w:date="2022-09-19T13:19:00Z">
              <w:r w:rsidRPr="002F2C4B">
                <w:rPr>
                  <w:rFonts w:asciiTheme="minorHAnsi" w:eastAsiaTheme="minorHAnsi" w:hAnsiTheme="minorHAnsi" w:cstheme="minorBidi"/>
                  <w:sz w:val="22"/>
                  <w:szCs w:val="22"/>
                  <w:rPrChange w:id="6613" w:author="Nick.Tolimieri" w:date="2022-09-19T13:19:00Z">
                    <w:rPr>
                      <w:rFonts w:ascii="Calibri" w:hAnsi="Calibri" w:cs="Calibri"/>
                      <w:color w:val="000000"/>
                      <w:sz w:val="22"/>
                      <w:szCs w:val="22"/>
                    </w:rPr>
                  </w:rPrChange>
                </w:rPr>
                <w:t>0</w:t>
              </w:r>
            </w:ins>
          </w:p>
        </w:tc>
        <w:tc>
          <w:tcPr>
            <w:tcW w:w="960" w:type="dxa"/>
            <w:noWrap/>
            <w:hideMark/>
            <w:tcPrChange w:id="661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615" w:author="Nick.Tolimieri" w:date="2022-09-19T13:19:00Z"/>
                <w:rFonts w:asciiTheme="minorHAnsi" w:eastAsiaTheme="minorHAnsi" w:hAnsiTheme="minorHAnsi" w:cstheme="minorBidi"/>
                <w:sz w:val="22"/>
                <w:szCs w:val="22"/>
                <w:rPrChange w:id="6616" w:author="Nick.Tolimieri" w:date="2022-09-19T13:19:00Z">
                  <w:rPr>
                    <w:ins w:id="6617" w:author="Nick.Tolimieri" w:date="2022-09-19T13:19:00Z"/>
                    <w:rFonts w:ascii="Calibri" w:hAnsi="Calibri" w:cs="Calibri"/>
                    <w:color w:val="000000"/>
                    <w:sz w:val="22"/>
                    <w:szCs w:val="22"/>
                  </w:rPr>
                </w:rPrChange>
              </w:rPr>
              <w:pPrChange w:id="6618" w:author="Nick.Tolimieri" w:date="2022-09-19T13:19:00Z">
                <w:pPr>
                  <w:jc w:val="right"/>
                </w:pPr>
              </w:pPrChange>
            </w:pPr>
            <w:ins w:id="6619" w:author="Nick.Tolimieri" w:date="2022-09-19T13:19:00Z">
              <w:r w:rsidRPr="002F2C4B">
                <w:rPr>
                  <w:rFonts w:asciiTheme="minorHAnsi" w:eastAsiaTheme="minorHAnsi" w:hAnsiTheme="minorHAnsi" w:cstheme="minorBidi"/>
                  <w:sz w:val="22"/>
                  <w:szCs w:val="22"/>
                  <w:rPrChange w:id="6620" w:author="Nick.Tolimieri" w:date="2022-09-19T13:19:00Z">
                    <w:rPr>
                      <w:rFonts w:ascii="Calibri" w:hAnsi="Calibri" w:cs="Calibri"/>
                      <w:color w:val="000000"/>
                      <w:sz w:val="22"/>
                      <w:szCs w:val="22"/>
                    </w:rPr>
                  </w:rPrChange>
                </w:rPr>
                <w:t>0</w:t>
              </w:r>
            </w:ins>
          </w:p>
        </w:tc>
        <w:tc>
          <w:tcPr>
            <w:tcW w:w="960" w:type="dxa"/>
            <w:noWrap/>
            <w:hideMark/>
            <w:tcPrChange w:id="662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622" w:author="Nick.Tolimieri" w:date="2022-09-19T13:19:00Z"/>
                <w:rFonts w:asciiTheme="minorHAnsi" w:eastAsiaTheme="minorHAnsi" w:hAnsiTheme="minorHAnsi" w:cstheme="minorBidi"/>
                <w:sz w:val="22"/>
                <w:szCs w:val="22"/>
                <w:rPrChange w:id="6623" w:author="Nick.Tolimieri" w:date="2022-09-19T13:19:00Z">
                  <w:rPr>
                    <w:ins w:id="6624" w:author="Nick.Tolimieri" w:date="2022-09-19T13:19:00Z"/>
                    <w:rFonts w:ascii="Calibri" w:hAnsi="Calibri" w:cs="Calibri"/>
                    <w:color w:val="000000"/>
                    <w:sz w:val="22"/>
                    <w:szCs w:val="22"/>
                  </w:rPr>
                </w:rPrChange>
              </w:rPr>
              <w:pPrChange w:id="6625" w:author="Nick.Tolimieri" w:date="2022-09-19T13:19:00Z">
                <w:pPr>
                  <w:jc w:val="right"/>
                </w:pPr>
              </w:pPrChange>
            </w:pPr>
            <w:ins w:id="6626" w:author="Nick.Tolimieri" w:date="2022-09-19T13:19:00Z">
              <w:r w:rsidRPr="002F2C4B">
                <w:rPr>
                  <w:rFonts w:asciiTheme="minorHAnsi" w:eastAsiaTheme="minorHAnsi" w:hAnsiTheme="minorHAnsi" w:cstheme="minorBidi"/>
                  <w:sz w:val="22"/>
                  <w:szCs w:val="22"/>
                  <w:rPrChange w:id="6627" w:author="Nick.Tolimieri" w:date="2022-09-19T13:19:00Z">
                    <w:rPr>
                      <w:rFonts w:ascii="Calibri" w:hAnsi="Calibri" w:cs="Calibri"/>
                      <w:color w:val="000000"/>
                      <w:sz w:val="22"/>
                      <w:szCs w:val="22"/>
                    </w:rPr>
                  </w:rPrChange>
                </w:rPr>
                <w:t>0</w:t>
              </w:r>
            </w:ins>
          </w:p>
        </w:tc>
        <w:tc>
          <w:tcPr>
            <w:tcW w:w="960" w:type="dxa"/>
            <w:noWrap/>
            <w:hideMark/>
            <w:tcPrChange w:id="6628"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629" w:author="Nick.Tolimieri" w:date="2022-09-19T13:19:00Z"/>
                <w:rFonts w:asciiTheme="minorHAnsi" w:eastAsiaTheme="minorHAnsi" w:hAnsiTheme="minorHAnsi" w:cstheme="minorBidi"/>
                <w:sz w:val="22"/>
                <w:szCs w:val="22"/>
                <w:rPrChange w:id="6630" w:author="Nick.Tolimieri" w:date="2022-09-19T13:19:00Z">
                  <w:rPr>
                    <w:ins w:id="6631" w:author="Nick.Tolimieri" w:date="2022-09-19T13:19:00Z"/>
                    <w:rFonts w:ascii="Calibri" w:hAnsi="Calibri" w:cs="Calibri"/>
                    <w:color w:val="000000"/>
                    <w:sz w:val="22"/>
                    <w:szCs w:val="22"/>
                  </w:rPr>
                </w:rPrChange>
              </w:rPr>
              <w:pPrChange w:id="6632" w:author="Nick.Tolimieri" w:date="2022-09-19T13:19:00Z">
                <w:pPr>
                  <w:jc w:val="right"/>
                </w:pPr>
              </w:pPrChange>
            </w:pPr>
            <w:ins w:id="6633" w:author="Nick.Tolimieri" w:date="2022-09-19T13:19:00Z">
              <w:r w:rsidRPr="002F2C4B">
                <w:rPr>
                  <w:rFonts w:asciiTheme="minorHAnsi" w:eastAsiaTheme="minorHAnsi" w:hAnsiTheme="minorHAnsi" w:cstheme="minorBidi"/>
                  <w:sz w:val="22"/>
                  <w:szCs w:val="22"/>
                  <w:rPrChange w:id="6634" w:author="Nick.Tolimieri" w:date="2022-09-19T13:19:00Z">
                    <w:rPr>
                      <w:rFonts w:ascii="Calibri" w:hAnsi="Calibri" w:cs="Calibri"/>
                      <w:color w:val="000000"/>
                      <w:sz w:val="22"/>
                      <w:szCs w:val="22"/>
                    </w:rPr>
                  </w:rPrChange>
                </w:rPr>
                <w:t>0</w:t>
              </w:r>
            </w:ins>
          </w:p>
        </w:tc>
        <w:tc>
          <w:tcPr>
            <w:tcW w:w="960" w:type="dxa"/>
            <w:noWrap/>
            <w:hideMark/>
            <w:tcPrChange w:id="663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636" w:author="Nick.Tolimieri" w:date="2022-09-19T13:19:00Z"/>
                <w:rFonts w:asciiTheme="minorHAnsi" w:eastAsiaTheme="minorHAnsi" w:hAnsiTheme="minorHAnsi" w:cstheme="minorBidi"/>
                <w:sz w:val="22"/>
                <w:szCs w:val="22"/>
                <w:rPrChange w:id="6637" w:author="Nick.Tolimieri" w:date="2022-09-19T13:19:00Z">
                  <w:rPr>
                    <w:ins w:id="6638" w:author="Nick.Tolimieri" w:date="2022-09-19T13:19:00Z"/>
                    <w:rFonts w:ascii="Calibri" w:hAnsi="Calibri" w:cs="Calibri"/>
                    <w:color w:val="000000"/>
                    <w:sz w:val="22"/>
                    <w:szCs w:val="22"/>
                  </w:rPr>
                </w:rPrChange>
              </w:rPr>
              <w:pPrChange w:id="6639" w:author="Nick.Tolimieri" w:date="2022-09-19T13:19:00Z">
                <w:pPr/>
              </w:pPrChange>
            </w:pPr>
            <w:ins w:id="6640" w:author="Nick.Tolimieri" w:date="2022-09-19T13:19:00Z">
              <w:r w:rsidRPr="002F2C4B">
                <w:rPr>
                  <w:rFonts w:asciiTheme="minorHAnsi" w:eastAsiaTheme="minorHAnsi" w:hAnsiTheme="minorHAnsi" w:cstheme="minorBidi"/>
                  <w:sz w:val="22"/>
                  <w:szCs w:val="22"/>
                  <w:rPrChange w:id="6641" w:author="Nick.Tolimieri" w:date="2022-09-19T13:19:00Z">
                    <w:rPr>
                      <w:rFonts w:ascii="Calibri" w:hAnsi="Calibri" w:cs="Calibri"/>
                      <w:color w:val="000000"/>
                      <w:sz w:val="22"/>
                      <w:szCs w:val="22"/>
                    </w:rPr>
                  </w:rPrChange>
                </w:rPr>
                <w:t>NA</w:t>
              </w:r>
            </w:ins>
          </w:p>
        </w:tc>
        <w:tc>
          <w:tcPr>
            <w:tcW w:w="960" w:type="dxa"/>
            <w:noWrap/>
            <w:hideMark/>
            <w:tcPrChange w:id="664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643" w:author="Nick.Tolimieri" w:date="2022-09-19T13:19:00Z"/>
                <w:rFonts w:asciiTheme="minorHAnsi" w:eastAsiaTheme="minorHAnsi" w:hAnsiTheme="minorHAnsi" w:cstheme="minorBidi"/>
                <w:sz w:val="22"/>
                <w:szCs w:val="22"/>
                <w:rPrChange w:id="6644" w:author="Nick.Tolimieri" w:date="2022-09-19T13:19:00Z">
                  <w:rPr>
                    <w:ins w:id="6645" w:author="Nick.Tolimieri" w:date="2022-09-19T13:19:00Z"/>
                    <w:rFonts w:ascii="Calibri" w:hAnsi="Calibri" w:cs="Calibri"/>
                    <w:color w:val="000000"/>
                    <w:sz w:val="22"/>
                    <w:szCs w:val="22"/>
                  </w:rPr>
                </w:rPrChange>
              </w:rPr>
              <w:pPrChange w:id="6646" w:author="Nick.Tolimieri" w:date="2022-09-19T13:19:00Z">
                <w:pPr/>
              </w:pPrChange>
            </w:pPr>
            <w:ins w:id="6647" w:author="Nick.Tolimieri" w:date="2022-09-19T13:19:00Z">
              <w:r w:rsidRPr="002F2C4B">
                <w:rPr>
                  <w:rFonts w:asciiTheme="minorHAnsi" w:eastAsiaTheme="minorHAnsi" w:hAnsiTheme="minorHAnsi" w:cstheme="minorBidi"/>
                  <w:sz w:val="22"/>
                  <w:szCs w:val="22"/>
                  <w:rPrChange w:id="6648" w:author="Nick.Tolimieri" w:date="2022-09-19T13:19:00Z">
                    <w:rPr>
                      <w:rFonts w:ascii="Calibri" w:hAnsi="Calibri" w:cs="Calibri"/>
                      <w:color w:val="000000"/>
                      <w:sz w:val="22"/>
                      <w:szCs w:val="22"/>
                    </w:rPr>
                  </w:rPrChange>
                </w:rPr>
                <w:t>NA</w:t>
              </w:r>
            </w:ins>
          </w:p>
        </w:tc>
        <w:tc>
          <w:tcPr>
            <w:tcW w:w="960" w:type="dxa"/>
            <w:noWrap/>
            <w:hideMark/>
            <w:tcPrChange w:id="664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650" w:author="Nick.Tolimieri" w:date="2022-09-19T13:19:00Z"/>
                <w:rFonts w:asciiTheme="minorHAnsi" w:eastAsiaTheme="minorHAnsi" w:hAnsiTheme="minorHAnsi" w:cstheme="minorBidi"/>
                <w:sz w:val="22"/>
                <w:szCs w:val="22"/>
                <w:rPrChange w:id="6651" w:author="Nick.Tolimieri" w:date="2022-09-19T13:19:00Z">
                  <w:rPr>
                    <w:ins w:id="6652" w:author="Nick.Tolimieri" w:date="2022-09-19T13:19:00Z"/>
                    <w:rFonts w:ascii="Calibri" w:hAnsi="Calibri" w:cs="Calibri"/>
                    <w:color w:val="000000"/>
                    <w:sz w:val="22"/>
                    <w:szCs w:val="22"/>
                  </w:rPr>
                </w:rPrChange>
              </w:rPr>
              <w:pPrChange w:id="6653" w:author="Nick.Tolimieri" w:date="2022-09-19T13:19:00Z">
                <w:pPr/>
              </w:pPrChange>
            </w:pPr>
            <w:ins w:id="6654" w:author="Nick.Tolimieri" w:date="2022-09-19T13:19:00Z">
              <w:r w:rsidRPr="002F2C4B">
                <w:rPr>
                  <w:rFonts w:asciiTheme="minorHAnsi" w:eastAsiaTheme="minorHAnsi" w:hAnsiTheme="minorHAnsi" w:cstheme="minorBidi"/>
                  <w:sz w:val="22"/>
                  <w:szCs w:val="22"/>
                  <w:rPrChange w:id="6655" w:author="Nick.Tolimieri" w:date="2022-09-19T13:19:00Z">
                    <w:rPr>
                      <w:rFonts w:ascii="Calibri" w:hAnsi="Calibri" w:cs="Calibri"/>
                      <w:color w:val="000000"/>
                      <w:sz w:val="22"/>
                      <w:szCs w:val="22"/>
                    </w:rPr>
                  </w:rPrChange>
                </w:rPr>
                <w:t>NA</w:t>
              </w:r>
            </w:ins>
          </w:p>
        </w:tc>
        <w:tc>
          <w:tcPr>
            <w:tcW w:w="960" w:type="dxa"/>
            <w:noWrap/>
            <w:hideMark/>
            <w:tcPrChange w:id="665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657" w:author="Nick.Tolimieri" w:date="2022-09-19T13:19:00Z"/>
                <w:rFonts w:asciiTheme="minorHAnsi" w:eastAsiaTheme="minorHAnsi" w:hAnsiTheme="minorHAnsi" w:cstheme="minorBidi"/>
                <w:sz w:val="22"/>
                <w:szCs w:val="22"/>
                <w:rPrChange w:id="6658" w:author="Nick.Tolimieri" w:date="2022-09-19T13:19:00Z">
                  <w:rPr>
                    <w:ins w:id="6659" w:author="Nick.Tolimieri" w:date="2022-09-19T13:19:00Z"/>
                    <w:rFonts w:ascii="Calibri" w:hAnsi="Calibri" w:cs="Calibri"/>
                    <w:color w:val="000000"/>
                    <w:sz w:val="22"/>
                    <w:szCs w:val="22"/>
                  </w:rPr>
                </w:rPrChange>
              </w:rPr>
              <w:pPrChange w:id="6660" w:author="Nick.Tolimieri" w:date="2022-09-19T13:19:00Z">
                <w:pPr/>
              </w:pPrChange>
            </w:pPr>
            <w:ins w:id="6661" w:author="Nick.Tolimieri" w:date="2022-09-19T13:19:00Z">
              <w:r w:rsidRPr="002F2C4B">
                <w:rPr>
                  <w:rFonts w:asciiTheme="minorHAnsi" w:eastAsiaTheme="minorHAnsi" w:hAnsiTheme="minorHAnsi" w:cstheme="minorBidi"/>
                  <w:sz w:val="22"/>
                  <w:szCs w:val="22"/>
                  <w:rPrChange w:id="6662" w:author="Nick.Tolimieri" w:date="2022-09-19T13:19:00Z">
                    <w:rPr>
                      <w:rFonts w:ascii="Calibri" w:hAnsi="Calibri" w:cs="Calibri"/>
                      <w:color w:val="000000"/>
                      <w:sz w:val="22"/>
                      <w:szCs w:val="22"/>
                    </w:rPr>
                  </w:rPrChange>
                </w:rPr>
                <w:t>NA</w:t>
              </w:r>
            </w:ins>
          </w:p>
        </w:tc>
      </w:tr>
      <w:tr w:rsidR="002F2C4B" w:rsidRPr="002F2C4B" w:rsidTr="002F2C4B">
        <w:trPr>
          <w:divId w:val="276135201"/>
          <w:trHeight w:val="300"/>
          <w:ins w:id="6663" w:author="Nick.Tolimieri" w:date="2022-09-19T13:19:00Z"/>
          <w:trPrChange w:id="6664" w:author="Nick.Tolimieri" w:date="2022-09-19T13:19:00Z">
            <w:trPr>
              <w:divId w:val="276135201"/>
              <w:trHeight w:val="300"/>
            </w:trPr>
          </w:trPrChange>
        </w:trPr>
        <w:tc>
          <w:tcPr>
            <w:tcW w:w="960" w:type="dxa"/>
            <w:noWrap/>
            <w:hideMark/>
            <w:tcPrChange w:id="666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666" w:author="Nick.Tolimieri" w:date="2022-09-19T13:19:00Z"/>
                <w:rFonts w:asciiTheme="minorHAnsi" w:eastAsiaTheme="minorHAnsi" w:hAnsiTheme="minorHAnsi" w:cstheme="minorBidi"/>
                <w:sz w:val="22"/>
                <w:szCs w:val="22"/>
                <w:rPrChange w:id="6667" w:author="Nick.Tolimieri" w:date="2022-09-19T13:19:00Z">
                  <w:rPr>
                    <w:ins w:id="6668" w:author="Nick.Tolimieri" w:date="2022-09-19T13:19:00Z"/>
                    <w:rFonts w:ascii="Calibri" w:hAnsi="Calibri" w:cs="Calibri"/>
                    <w:color w:val="000000"/>
                    <w:sz w:val="22"/>
                    <w:szCs w:val="22"/>
                  </w:rPr>
                </w:rPrChange>
              </w:rPr>
              <w:pPrChange w:id="6669" w:author="Nick.Tolimieri" w:date="2022-09-19T13:19:00Z">
                <w:pPr/>
              </w:pPrChange>
            </w:pPr>
            <w:proofErr w:type="spellStart"/>
            <w:ins w:id="6670" w:author="Nick.Tolimieri" w:date="2022-09-19T13:19:00Z">
              <w:r w:rsidRPr="002F2C4B">
                <w:rPr>
                  <w:rFonts w:asciiTheme="minorHAnsi" w:eastAsiaTheme="minorHAnsi" w:hAnsiTheme="minorHAnsi" w:cstheme="minorBidi"/>
                  <w:sz w:val="22"/>
                  <w:szCs w:val="22"/>
                  <w:rPrChange w:id="6671" w:author="Nick.Tolimieri" w:date="2022-09-19T13:19:00Z">
                    <w:rPr>
                      <w:rFonts w:ascii="Calibri" w:hAnsi="Calibri" w:cs="Calibri"/>
                      <w:color w:val="000000"/>
                      <w:sz w:val="22"/>
                      <w:szCs w:val="22"/>
                    </w:rPr>
                  </w:rPrChange>
                </w:rPr>
                <w:t>Tatoosh</w:t>
              </w:r>
              <w:proofErr w:type="spellEnd"/>
              <w:r w:rsidRPr="002F2C4B">
                <w:rPr>
                  <w:rFonts w:asciiTheme="minorHAnsi" w:eastAsiaTheme="minorHAnsi" w:hAnsiTheme="minorHAnsi" w:cstheme="minorBidi"/>
                  <w:sz w:val="22"/>
                  <w:szCs w:val="22"/>
                  <w:rPrChange w:id="6672" w:author="Nick.Tolimieri" w:date="2022-09-19T13:19:00Z">
                    <w:rPr>
                      <w:rFonts w:ascii="Calibri" w:hAnsi="Calibri" w:cs="Calibri"/>
                      <w:color w:val="000000"/>
                      <w:sz w:val="22"/>
                      <w:szCs w:val="22"/>
                    </w:rPr>
                  </w:rPrChange>
                </w:rPr>
                <w:t xml:space="preserve"> Is. &amp; </w:t>
              </w:r>
              <w:proofErr w:type="spellStart"/>
              <w:r w:rsidRPr="002F2C4B">
                <w:rPr>
                  <w:rFonts w:asciiTheme="minorHAnsi" w:eastAsiaTheme="minorHAnsi" w:hAnsiTheme="minorHAnsi" w:cstheme="minorBidi"/>
                  <w:sz w:val="22"/>
                  <w:szCs w:val="22"/>
                  <w:rPrChange w:id="6673" w:author="Nick.Tolimieri" w:date="2022-09-19T13:19:00Z">
                    <w:rPr>
                      <w:rFonts w:ascii="Calibri" w:hAnsi="Calibri" w:cs="Calibri"/>
                      <w:color w:val="000000"/>
                      <w:sz w:val="22"/>
                      <w:szCs w:val="22"/>
                    </w:rPr>
                  </w:rPrChange>
                </w:rPr>
                <w:t>Neah</w:t>
              </w:r>
              <w:proofErr w:type="spellEnd"/>
              <w:r w:rsidRPr="002F2C4B">
                <w:rPr>
                  <w:rFonts w:asciiTheme="minorHAnsi" w:eastAsiaTheme="minorHAnsi" w:hAnsiTheme="minorHAnsi" w:cstheme="minorBidi"/>
                  <w:sz w:val="22"/>
                  <w:szCs w:val="22"/>
                  <w:rPrChange w:id="6674" w:author="Nick.Tolimieri" w:date="2022-09-19T13:19:00Z">
                    <w:rPr>
                      <w:rFonts w:ascii="Calibri" w:hAnsi="Calibri" w:cs="Calibri"/>
                      <w:color w:val="000000"/>
                      <w:sz w:val="22"/>
                      <w:szCs w:val="22"/>
                    </w:rPr>
                  </w:rPrChange>
                </w:rPr>
                <w:t xml:space="preserve"> B.</w:t>
              </w:r>
            </w:ins>
          </w:p>
        </w:tc>
        <w:tc>
          <w:tcPr>
            <w:tcW w:w="960" w:type="dxa"/>
            <w:noWrap/>
            <w:hideMark/>
            <w:tcPrChange w:id="667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676" w:author="Nick.Tolimieri" w:date="2022-09-19T13:19:00Z"/>
                <w:rFonts w:asciiTheme="minorHAnsi" w:eastAsiaTheme="minorHAnsi" w:hAnsiTheme="minorHAnsi" w:cstheme="minorBidi"/>
                <w:sz w:val="22"/>
                <w:szCs w:val="22"/>
                <w:rPrChange w:id="6677" w:author="Nick.Tolimieri" w:date="2022-09-19T13:19:00Z">
                  <w:rPr>
                    <w:ins w:id="6678" w:author="Nick.Tolimieri" w:date="2022-09-19T13:19:00Z"/>
                    <w:rFonts w:ascii="Calibri" w:hAnsi="Calibri" w:cs="Calibri"/>
                    <w:color w:val="000000"/>
                    <w:sz w:val="22"/>
                    <w:szCs w:val="22"/>
                  </w:rPr>
                </w:rPrChange>
              </w:rPr>
              <w:pPrChange w:id="6679" w:author="Nick.Tolimieri" w:date="2022-09-19T13:19:00Z">
                <w:pPr>
                  <w:jc w:val="right"/>
                </w:pPr>
              </w:pPrChange>
            </w:pPr>
            <w:ins w:id="6680" w:author="Nick.Tolimieri" w:date="2022-09-19T13:19:00Z">
              <w:r w:rsidRPr="002F2C4B">
                <w:rPr>
                  <w:rFonts w:asciiTheme="minorHAnsi" w:eastAsiaTheme="minorHAnsi" w:hAnsiTheme="minorHAnsi" w:cstheme="minorBidi"/>
                  <w:sz w:val="22"/>
                  <w:szCs w:val="22"/>
                  <w:rPrChange w:id="6681" w:author="Nick.Tolimieri" w:date="2022-09-19T13:19:00Z">
                    <w:rPr>
                      <w:rFonts w:ascii="Calibri" w:hAnsi="Calibri" w:cs="Calibri"/>
                      <w:color w:val="000000"/>
                      <w:sz w:val="22"/>
                      <w:szCs w:val="22"/>
                    </w:rPr>
                  </w:rPrChange>
                </w:rPr>
                <w:t>2019</w:t>
              </w:r>
            </w:ins>
          </w:p>
        </w:tc>
        <w:tc>
          <w:tcPr>
            <w:tcW w:w="960" w:type="dxa"/>
            <w:noWrap/>
            <w:hideMark/>
            <w:tcPrChange w:id="668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683" w:author="Nick.Tolimieri" w:date="2022-09-19T13:19:00Z"/>
                <w:rFonts w:asciiTheme="minorHAnsi" w:eastAsiaTheme="minorHAnsi" w:hAnsiTheme="minorHAnsi" w:cstheme="minorBidi"/>
                <w:sz w:val="22"/>
                <w:szCs w:val="22"/>
                <w:rPrChange w:id="6684" w:author="Nick.Tolimieri" w:date="2022-09-19T13:19:00Z">
                  <w:rPr>
                    <w:ins w:id="6685" w:author="Nick.Tolimieri" w:date="2022-09-19T13:19:00Z"/>
                    <w:rFonts w:ascii="Calibri" w:hAnsi="Calibri" w:cs="Calibri"/>
                    <w:color w:val="000000"/>
                    <w:sz w:val="22"/>
                    <w:szCs w:val="22"/>
                  </w:rPr>
                </w:rPrChange>
              </w:rPr>
              <w:pPrChange w:id="6686" w:author="Nick.Tolimieri" w:date="2022-09-19T13:19:00Z">
                <w:pPr>
                  <w:jc w:val="right"/>
                </w:pPr>
              </w:pPrChange>
            </w:pPr>
            <w:ins w:id="6687" w:author="Nick.Tolimieri" w:date="2022-09-19T13:19:00Z">
              <w:r w:rsidRPr="002F2C4B">
                <w:rPr>
                  <w:rFonts w:asciiTheme="minorHAnsi" w:eastAsiaTheme="minorHAnsi" w:hAnsiTheme="minorHAnsi" w:cstheme="minorBidi"/>
                  <w:sz w:val="22"/>
                  <w:szCs w:val="22"/>
                  <w:rPrChange w:id="6688" w:author="Nick.Tolimieri" w:date="2022-09-19T13:19:00Z">
                    <w:rPr>
                      <w:rFonts w:ascii="Calibri" w:hAnsi="Calibri" w:cs="Calibri"/>
                      <w:color w:val="000000"/>
                      <w:sz w:val="22"/>
                      <w:szCs w:val="22"/>
                    </w:rPr>
                  </w:rPrChange>
                </w:rPr>
                <w:t>9</w:t>
              </w:r>
            </w:ins>
          </w:p>
        </w:tc>
        <w:tc>
          <w:tcPr>
            <w:tcW w:w="960" w:type="dxa"/>
            <w:noWrap/>
            <w:hideMark/>
            <w:tcPrChange w:id="668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690" w:author="Nick.Tolimieri" w:date="2022-09-19T13:19:00Z"/>
                <w:rFonts w:asciiTheme="minorHAnsi" w:eastAsiaTheme="minorHAnsi" w:hAnsiTheme="minorHAnsi" w:cstheme="minorBidi"/>
                <w:sz w:val="22"/>
                <w:szCs w:val="22"/>
                <w:rPrChange w:id="6691" w:author="Nick.Tolimieri" w:date="2022-09-19T13:19:00Z">
                  <w:rPr>
                    <w:ins w:id="6692" w:author="Nick.Tolimieri" w:date="2022-09-19T13:19:00Z"/>
                    <w:rFonts w:ascii="Calibri" w:hAnsi="Calibri" w:cs="Calibri"/>
                    <w:color w:val="000000"/>
                    <w:sz w:val="22"/>
                    <w:szCs w:val="22"/>
                  </w:rPr>
                </w:rPrChange>
              </w:rPr>
              <w:pPrChange w:id="6693" w:author="Nick.Tolimieri" w:date="2022-09-19T13:19:00Z">
                <w:pPr>
                  <w:jc w:val="right"/>
                </w:pPr>
              </w:pPrChange>
            </w:pPr>
            <w:ins w:id="6694" w:author="Nick.Tolimieri" w:date="2022-09-19T13:19:00Z">
              <w:r w:rsidRPr="002F2C4B">
                <w:rPr>
                  <w:rFonts w:asciiTheme="minorHAnsi" w:eastAsiaTheme="minorHAnsi" w:hAnsiTheme="minorHAnsi" w:cstheme="minorBidi"/>
                  <w:sz w:val="22"/>
                  <w:szCs w:val="22"/>
                  <w:rPrChange w:id="6695" w:author="Nick.Tolimieri" w:date="2022-09-19T13:19:00Z">
                    <w:rPr>
                      <w:rFonts w:ascii="Calibri" w:hAnsi="Calibri" w:cs="Calibri"/>
                      <w:color w:val="000000"/>
                      <w:sz w:val="22"/>
                      <w:szCs w:val="22"/>
                    </w:rPr>
                  </w:rPrChange>
                </w:rPr>
                <w:t>43</w:t>
              </w:r>
            </w:ins>
          </w:p>
        </w:tc>
        <w:tc>
          <w:tcPr>
            <w:tcW w:w="960" w:type="dxa"/>
            <w:noWrap/>
            <w:hideMark/>
            <w:tcPrChange w:id="669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697" w:author="Nick.Tolimieri" w:date="2022-09-19T13:19:00Z"/>
                <w:rFonts w:asciiTheme="minorHAnsi" w:eastAsiaTheme="minorHAnsi" w:hAnsiTheme="minorHAnsi" w:cstheme="minorBidi"/>
                <w:sz w:val="22"/>
                <w:szCs w:val="22"/>
                <w:rPrChange w:id="6698" w:author="Nick.Tolimieri" w:date="2022-09-19T13:19:00Z">
                  <w:rPr>
                    <w:ins w:id="6699" w:author="Nick.Tolimieri" w:date="2022-09-19T13:19:00Z"/>
                    <w:rFonts w:ascii="Calibri" w:hAnsi="Calibri" w:cs="Calibri"/>
                    <w:color w:val="000000"/>
                    <w:sz w:val="22"/>
                    <w:szCs w:val="22"/>
                  </w:rPr>
                </w:rPrChange>
              </w:rPr>
              <w:pPrChange w:id="6700" w:author="Nick.Tolimieri" w:date="2022-09-19T13:19:00Z">
                <w:pPr>
                  <w:jc w:val="right"/>
                </w:pPr>
              </w:pPrChange>
            </w:pPr>
            <w:ins w:id="6701" w:author="Nick.Tolimieri" w:date="2022-09-19T13:19:00Z">
              <w:r w:rsidRPr="002F2C4B">
                <w:rPr>
                  <w:rFonts w:asciiTheme="minorHAnsi" w:eastAsiaTheme="minorHAnsi" w:hAnsiTheme="minorHAnsi" w:cstheme="minorBidi"/>
                  <w:sz w:val="22"/>
                  <w:szCs w:val="22"/>
                  <w:rPrChange w:id="6702" w:author="Nick.Tolimieri" w:date="2022-09-19T13:19:00Z">
                    <w:rPr>
                      <w:rFonts w:ascii="Calibri" w:hAnsi="Calibri" w:cs="Calibri"/>
                      <w:color w:val="000000"/>
                      <w:sz w:val="22"/>
                      <w:szCs w:val="22"/>
                    </w:rPr>
                  </w:rPrChange>
                </w:rPr>
                <w:t>3</w:t>
              </w:r>
            </w:ins>
          </w:p>
        </w:tc>
        <w:tc>
          <w:tcPr>
            <w:tcW w:w="960" w:type="dxa"/>
            <w:noWrap/>
            <w:hideMark/>
            <w:tcPrChange w:id="6703"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704" w:author="Nick.Tolimieri" w:date="2022-09-19T13:19:00Z"/>
                <w:rFonts w:asciiTheme="minorHAnsi" w:eastAsiaTheme="minorHAnsi" w:hAnsiTheme="minorHAnsi" w:cstheme="minorBidi"/>
                <w:sz w:val="22"/>
                <w:szCs w:val="22"/>
                <w:rPrChange w:id="6705" w:author="Nick.Tolimieri" w:date="2022-09-19T13:19:00Z">
                  <w:rPr>
                    <w:ins w:id="6706" w:author="Nick.Tolimieri" w:date="2022-09-19T13:19:00Z"/>
                    <w:rFonts w:ascii="Calibri" w:hAnsi="Calibri" w:cs="Calibri"/>
                    <w:color w:val="000000"/>
                    <w:sz w:val="22"/>
                    <w:szCs w:val="22"/>
                  </w:rPr>
                </w:rPrChange>
              </w:rPr>
              <w:pPrChange w:id="6707" w:author="Nick.Tolimieri" w:date="2022-09-19T13:19:00Z">
                <w:pPr>
                  <w:jc w:val="right"/>
                </w:pPr>
              </w:pPrChange>
            </w:pPr>
            <w:ins w:id="6708" w:author="Nick.Tolimieri" w:date="2022-09-19T13:19:00Z">
              <w:r w:rsidRPr="002F2C4B">
                <w:rPr>
                  <w:rFonts w:asciiTheme="minorHAnsi" w:eastAsiaTheme="minorHAnsi" w:hAnsiTheme="minorHAnsi" w:cstheme="minorBidi"/>
                  <w:sz w:val="22"/>
                  <w:szCs w:val="22"/>
                  <w:rPrChange w:id="6709" w:author="Nick.Tolimieri" w:date="2022-09-19T13:19:00Z">
                    <w:rPr>
                      <w:rFonts w:ascii="Calibri" w:hAnsi="Calibri" w:cs="Calibri"/>
                      <w:color w:val="000000"/>
                      <w:sz w:val="22"/>
                      <w:szCs w:val="22"/>
                    </w:rPr>
                  </w:rPrChange>
                </w:rPr>
                <w:t>26</w:t>
              </w:r>
            </w:ins>
          </w:p>
        </w:tc>
        <w:tc>
          <w:tcPr>
            <w:tcW w:w="960" w:type="dxa"/>
            <w:noWrap/>
            <w:hideMark/>
            <w:tcPrChange w:id="671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711" w:author="Nick.Tolimieri" w:date="2022-09-19T13:19:00Z"/>
                <w:rFonts w:asciiTheme="minorHAnsi" w:eastAsiaTheme="minorHAnsi" w:hAnsiTheme="minorHAnsi" w:cstheme="minorBidi"/>
                <w:sz w:val="22"/>
                <w:szCs w:val="22"/>
                <w:rPrChange w:id="6712" w:author="Nick.Tolimieri" w:date="2022-09-19T13:19:00Z">
                  <w:rPr>
                    <w:ins w:id="6713" w:author="Nick.Tolimieri" w:date="2022-09-19T13:19:00Z"/>
                    <w:rFonts w:ascii="Calibri" w:hAnsi="Calibri" w:cs="Calibri"/>
                    <w:color w:val="000000"/>
                    <w:sz w:val="22"/>
                    <w:szCs w:val="22"/>
                  </w:rPr>
                </w:rPrChange>
              </w:rPr>
              <w:pPrChange w:id="6714" w:author="Nick.Tolimieri" w:date="2022-09-19T13:19:00Z">
                <w:pPr>
                  <w:jc w:val="right"/>
                </w:pPr>
              </w:pPrChange>
            </w:pPr>
            <w:ins w:id="6715" w:author="Nick.Tolimieri" w:date="2022-09-19T13:19:00Z">
              <w:r w:rsidRPr="002F2C4B">
                <w:rPr>
                  <w:rFonts w:asciiTheme="minorHAnsi" w:eastAsiaTheme="minorHAnsi" w:hAnsiTheme="minorHAnsi" w:cstheme="minorBidi"/>
                  <w:sz w:val="22"/>
                  <w:szCs w:val="22"/>
                  <w:rPrChange w:id="6716" w:author="Nick.Tolimieri" w:date="2022-09-19T13:19:00Z">
                    <w:rPr>
                      <w:rFonts w:ascii="Calibri" w:hAnsi="Calibri" w:cs="Calibri"/>
                      <w:color w:val="000000"/>
                      <w:sz w:val="22"/>
                      <w:szCs w:val="22"/>
                    </w:rPr>
                  </w:rPrChange>
                </w:rPr>
                <w:t>5</w:t>
              </w:r>
            </w:ins>
          </w:p>
        </w:tc>
        <w:tc>
          <w:tcPr>
            <w:tcW w:w="960" w:type="dxa"/>
            <w:noWrap/>
            <w:hideMark/>
            <w:tcPrChange w:id="671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718" w:author="Nick.Tolimieri" w:date="2022-09-19T13:19:00Z"/>
                <w:rFonts w:asciiTheme="minorHAnsi" w:eastAsiaTheme="minorHAnsi" w:hAnsiTheme="minorHAnsi" w:cstheme="minorBidi"/>
                <w:sz w:val="22"/>
                <w:szCs w:val="22"/>
                <w:rPrChange w:id="6719" w:author="Nick.Tolimieri" w:date="2022-09-19T13:19:00Z">
                  <w:rPr>
                    <w:ins w:id="6720" w:author="Nick.Tolimieri" w:date="2022-09-19T13:19:00Z"/>
                    <w:rFonts w:ascii="Calibri" w:hAnsi="Calibri" w:cs="Calibri"/>
                    <w:color w:val="000000"/>
                    <w:sz w:val="22"/>
                    <w:szCs w:val="22"/>
                  </w:rPr>
                </w:rPrChange>
              </w:rPr>
              <w:pPrChange w:id="6721" w:author="Nick.Tolimieri" w:date="2022-09-19T13:19:00Z">
                <w:pPr>
                  <w:jc w:val="right"/>
                </w:pPr>
              </w:pPrChange>
            </w:pPr>
            <w:ins w:id="6722" w:author="Nick.Tolimieri" w:date="2022-09-19T13:19:00Z">
              <w:r w:rsidRPr="002F2C4B">
                <w:rPr>
                  <w:rFonts w:asciiTheme="minorHAnsi" w:eastAsiaTheme="minorHAnsi" w:hAnsiTheme="minorHAnsi" w:cstheme="minorBidi"/>
                  <w:sz w:val="22"/>
                  <w:szCs w:val="22"/>
                  <w:rPrChange w:id="6723" w:author="Nick.Tolimieri" w:date="2022-09-19T13:19:00Z">
                    <w:rPr>
                      <w:rFonts w:ascii="Calibri" w:hAnsi="Calibri" w:cs="Calibri"/>
                      <w:color w:val="000000"/>
                      <w:sz w:val="22"/>
                      <w:szCs w:val="22"/>
                    </w:rPr>
                  </w:rPrChange>
                </w:rPr>
                <w:t>13</w:t>
              </w:r>
            </w:ins>
          </w:p>
        </w:tc>
        <w:tc>
          <w:tcPr>
            <w:tcW w:w="960" w:type="dxa"/>
            <w:noWrap/>
            <w:hideMark/>
            <w:tcPrChange w:id="672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725" w:author="Nick.Tolimieri" w:date="2022-09-19T13:19:00Z"/>
                <w:rFonts w:asciiTheme="minorHAnsi" w:eastAsiaTheme="minorHAnsi" w:hAnsiTheme="minorHAnsi" w:cstheme="minorBidi"/>
                <w:sz w:val="22"/>
                <w:szCs w:val="22"/>
                <w:rPrChange w:id="6726" w:author="Nick.Tolimieri" w:date="2022-09-19T13:19:00Z">
                  <w:rPr>
                    <w:ins w:id="6727" w:author="Nick.Tolimieri" w:date="2022-09-19T13:19:00Z"/>
                    <w:rFonts w:ascii="Calibri" w:hAnsi="Calibri" w:cs="Calibri"/>
                    <w:color w:val="000000"/>
                    <w:sz w:val="22"/>
                    <w:szCs w:val="22"/>
                  </w:rPr>
                </w:rPrChange>
              </w:rPr>
              <w:pPrChange w:id="6728" w:author="Nick.Tolimieri" w:date="2022-09-19T13:19:00Z">
                <w:pPr>
                  <w:jc w:val="right"/>
                </w:pPr>
              </w:pPrChange>
            </w:pPr>
            <w:ins w:id="6729" w:author="Nick.Tolimieri" w:date="2022-09-19T13:19:00Z">
              <w:r w:rsidRPr="002F2C4B">
                <w:rPr>
                  <w:rFonts w:asciiTheme="minorHAnsi" w:eastAsiaTheme="minorHAnsi" w:hAnsiTheme="minorHAnsi" w:cstheme="minorBidi"/>
                  <w:sz w:val="22"/>
                  <w:szCs w:val="22"/>
                  <w:rPrChange w:id="6730" w:author="Nick.Tolimieri" w:date="2022-09-19T13:19:00Z">
                    <w:rPr>
                      <w:rFonts w:ascii="Calibri" w:hAnsi="Calibri" w:cs="Calibri"/>
                      <w:color w:val="000000"/>
                      <w:sz w:val="22"/>
                      <w:szCs w:val="22"/>
                    </w:rPr>
                  </w:rPrChange>
                </w:rPr>
                <w:t>1.93</w:t>
              </w:r>
            </w:ins>
          </w:p>
        </w:tc>
        <w:tc>
          <w:tcPr>
            <w:tcW w:w="960" w:type="dxa"/>
            <w:noWrap/>
            <w:hideMark/>
            <w:tcPrChange w:id="673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732" w:author="Nick.Tolimieri" w:date="2022-09-19T13:19:00Z"/>
                <w:rFonts w:asciiTheme="minorHAnsi" w:eastAsiaTheme="minorHAnsi" w:hAnsiTheme="minorHAnsi" w:cstheme="minorBidi"/>
                <w:sz w:val="22"/>
                <w:szCs w:val="22"/>
                <w:rPrChange w:id="6733" w:author="Nick.Tolimieri" w:date="2022-09-19T13:19:00Z">
                  <w:rPr>
                    <w:ins w:id="6734" w:author="Nick.Tolimieri" w:date="2022-09-19T13:19:00Z"/>
                    <w:rFonts w:ascii="Calibri" w:hAnsi="Calibri" w:cs="Calibri"/>
                    <w:color w:val="000000"/>
                    <w:sz w:val="22"/>
                    <w:szCs w:val="22"/>
                  </w:rPr>
                </w:rPrChange>
              </w:rPr>
              <w:pPrChange w:id="6735" w:author="Nick.Tolimieri" w:date="2022-09-19T13:19:00Z">
                <w:pPr>
                  <w:jc w:val="right"/>
                </w:pPr>
              </w:pPrChange>
            </w:pPr>
            <w:ins w:id="6736" w:author="Nick.Tolimieri" w:date="2022-09-19T13:19:00Z">
              <w:r w:rsidRPr="002F2C4B">
                <w:rPr>
                  <w:rFonts w:asciiTheme="minorHAnsi" w:eastAsiaTheme="minorHAnsi" w:hAnsiTheme="minorHAnsi" w:cstheme="minorBidi"/>
                  <w:sz w:val="22"/>
                  <w:szCs w:val="22"/>
                  <w:rPrChange w:id="6737" w:author="Nick.Tolimieri" w:date="2022-09-19T13:19:00Z">
                    <w:rPr>
                      <w:rFonts w:ascii="Calibri" w:hAnsi="Calibri" w:cs="Calibri"/>
                      <w:color w:val="000000"/>
                      <w:sz w:val="22"/>
                      <w:szCs w:val="22"/>
                    </w:rPr>
                  </w:rPrChange>
                </w:rPr>
                <w:t>0.32</w:t>
              </w:r>
            </w:ins>
          </w:p>
        </w:tc>
      </w:tr>
      <w:tr w:rsidR="002F2C4B" w:rsidRPr="002F2C4B" w:rsidTr="002F2C4B">
        <w:trPr>
          <w:divId w:val="276135201"/>
          <w:trHeight w:val="300"/>
          <w:ins w:id="6738" w:author="Nick.Tolimieri" w:date="2022-09-19T13:19:00Z"/>
          <w:trPrChange w:id="6739" w:author="Nick.Tolimieri" w:date="2022-09-19T13:19:00Z">
            <w:trPr>
              <w:divId w:val="276135201"/>
              <w:trHeight w:val="300"/>
            </w:trPr>
          </w:trPrChange>
        </w:trPr>
        <w:tc>
          <w:tcPr>
            <w:tcW w:w="960" w:type="dxa"/>
            <w:noWrap/>
            <w:hideMark/>
            <w:tcPrChange w:id="674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741" w:author="Nick.Tolimieri" w:date="2022-09-19T13:19:00Z"/>
                <w:rFonts w:asciiTheme="minorHAnsi" w:eastAsiaTheme="minorHAnsi" w:hAnsiTheme="minorHAnsi" w:cstheme="minorBidi"/>
                <w:sz w:val="22"/>
                <w:szCs w:val="22"/>
                <w:rPrChange w:id="6742" w:author="Nick.Tolimieri" w:date="2022-09-19T13:19:00Z">
                  <w:rPr>
                    <w:ins w:id="6743" w:author="Nick.Tolimieri" w:date="2022-09-19T13:19:00Z"/>
                    <w:rFonts w:ascii="Calibri" w:hAnsi="Calibri" w:cs="Calibri"/>
                    <w:color w:val="000000"/>
                    <w:sz w:val="22"/>
                    <w:szCs w:val="22"/>
                  </w:rPr>
                </w:rPrChange>
              </w:rPr>
              <w:pPrChange w:id="6744" w:author="Nick.Tolimieri" w:date="2022-09-19T13:19:00Z">
                <w:pPr/>
              </w:pPrChange>
            </w:pPr>
            <w:proofErr w:type="spellStart"/>
            <w:ins w:id="6745" w:author="Nick.Tolimieri" w:date="2022-09-19T13:19:00Z">
              <w:r w:rsidRPr="002F2C4B">
                <w:rPr>
                  <w:rFonts w:asciiTheme="minorHAnsi" w:eastAsiaTheme="minorHAnsi" w:hAnsiTheme="minorHAnsi" w:cstheme="minorBidi"/>
                  <w:sz w:val="22"/>
                  <w:szCs w:val="22"/>
                  <w:rPrChange w:id="6746" w:author="Nick.Tolimieri" w:date="2022-09-19T13:19:00Z">
                    <w:rPr>
                      <w:rFonts w:ascii="Calibri" w:hAnsi="Calibri" w:cs="Calibri"/>
                      <w:color w:val="000000"/>
                      <w:sz w:val="22"/>
                      <w:szCs w:val="22"/>
                    </w:rPr>
                  </w:rPrChange>
                </w:rPr>
                <w:t>Tatoosh</w:t>
              </w:r>
              <w:proofErr w:type="spellEnd"/>
              <w:r w:rsidRPr="002F2C4B">
                <w:rPr>
                  <w:rFonts w:asciiTheme="minorHAnsi" w:eastAsiaTheme="minorHAnsi" w:hAnsiTheme="minorHAnsi" w:cstheme="minorBidi"/>
                  <w:sz w:val="22"/>
                  <w:szCs w:val="22"/>
                  <w:rPrChange w:id="6747" w:author="Nick.Tolimieri" w:date="2022-09-19T13:19:00Z">
                    <w:rPr>
                      <w:rFonts w:ascii="Calibri" w:hAnsi="Calibri" w:cs="Calibri"/>
                      <w:color w:val="000000"/>
                      <w:sz w:val="22"/>
                      <w:szCs w:val="22"/>
                    </w:rPr>
                  </w:rPrChange>
                </w:rPr>
                <w:t xml:space="preserve"> Is. &amp; </w:t>
              </w:r>
              <w:proofErr w:type="spellStart"/>
              <w:r w:rsidRPr="002F2C4B">
                <w:rPr>
                  <w:rFonts w:asciiTheme="minorHAnsi" w:eastAsiaTheme="minorHAnsi" w:hAnsiTheme="minorHAnsi" w:cstheme="minorBidi"/>
                  <w:sz w:val="22"/>
                  <w:szCs w:val="22"/>
                  <w:rPrChange w:id="6748" w:author="Nick.Tolimieri" w:date="2022-09-19T13:19:00Z">
                    <w:rPr>
                      <w:rFonts w:ascii="Calibri" w:hAnsi="Calibri" w:cs="Calibri"/>
                      <w:color w:val="000000"/>
                      <w:sz w:val="22"/>
                      <w:szCs w:val="22"/>
                    </w:rPr>
                  </w:rPrChange>
                </w:rPr>
                <w:t>Neah</w:t>
              </w:r>
              <w:proofErr w:type="spellEnd"/>
              <w:r w:rsidRPr="002F2C4B">
                <w:rPr>
                  <w:rFonts w:asciiTheme="minorHAnsi" w:eastAsiaTheme="minorHAnsi" w:hAnsiTheme="minorHAnsi" w:cstheme="minorBidi"/>
                  <w:sz w:val="22"/>
                  <w:szCs w:val="22"/>
                  <w:rPrChange w:id="6749" w:author="Nick.Tolimieri" w:date="2022-09-19T13:19:00Z">
                    <w:rPr>
                      <w:rFonts w:ascii="Calibri" w:hAnsi="Calibri" w:cs="Calibri"/>
                      <w:color w:val="000000"/>
                      <w:sz w:val="22"/>
                      <w:szCs w:val="22"/>
                    </w:rPr>
                  </w:rPrChange>
                </w:rPr>
                <w:t xml:space="preserve"> B.</w:t>
              </w:r>
            </w:ins>
          </w:p>
        </w:tc>
        <w:tc>
          <w:tcPr>
            <w:tcW w:w="960" w:type="dxa"/>
            <w:noWrap/>
            <w:hideMark/>
            <w:tcPrChange w:id="675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751" w:author="Nick.Tolimieri" w:date="2022-09-19T13:19:00Z"/>
                <w:rFonts w:asciiTheme="minorHAnsi" w:eastAsiaTheme="minorHAnsi" w:hAnsiTheme="minorHAnsi" w:cstheme="minorBidi"/>
                <w:sz w:val="22"/>
                <w:szCs w:val="22"/>
                <w:rPrChange w:id="6752" w:author="Nick.Tolimieri" w:date="2022-09-19T13:19:00Z">
                  <w:rPr>
                    <w:ins w:id="6753" w:author="Nick.Tolimieri" w:date="2022-09-19T13:19:00Z"/>
                    <w:rFonts w:ascii="Calibri" w:hAnsi="Calibri" w:cs="Calibri"/>
                    <w:color w:val="000000"/>
                    <w:sz w:val="22"/>
                    <w:szCs w:val="22"/>
                  </w:rPr>
                </w:rPrChange>
              </w:rPr>
              <w:pPrChange w:id="6754" w:author="Nick.Tolimieri" w:date="2022-09-19T13:19:00Z">
                <w:pPr>
                  <w:jc w:val="right"/>
                </w:pPr>
              </w:pPrChange>
            </w:pPr>
            <w:ins w:id="6755" w:author="Nick.Tolimieri" w:date="2022-09-19T13:19:00Z">
              <w:r w:rsidRPr="002F2C4B">
                <w:rPr>
                  <w:rFonts w:asciiTheme="minorHAnsi" w:eastAsiaTheme="minorHAnsi" w:hAnsiTheme="minorHAnsi" w:cstheme="minorBidi"/>
                  <w:sz w:val="22"/>
                  <w:szCs w:val="22"/>
                  <w:rPrChange w:id="6756" w:author="Nick.Tolimieri" w:date="2022-09-19T13:19:00Z">
                    <w:rPr>
                      <w:rFonts w:ascii="Calibri" w:hAnsi="Calibri" w:cs="Calibri"/>
                      <w:color w:val="000000"/>
                      <w:sz w:val="22"/>
                      <w:szCs w:val="22"/>
                    </w:rPr>
                  </w:rPrChange>
                </w:rPr>
                <w:t>2020</w:t>
              </w:r>
            </w:ins>
          </w:p>
        </w:tc>
        <w:tc>
          <w:tcPr>
            <w:tcW w:w="960" w:type="dxa"/>
            <w:noWrap/>
            <w:hideMark/>
            <w:tcPrChange w:id="675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758" w:author="Nick.Tolimieri" w:date="2022-09-19T13:19:00Z"/>
                <w:rFonts w:asciiTheme="minorHAnsi" w:eastAsiaTheme="minorHAnsi" w:hAnsiTheme="minorHAnsi" w:cstheme="minorBidi"/>
                <w:sz w:val="22"/>
                <w:szCs w:val="22"/>
                <w:rPrChange w:id="6759" w:author="Nick.Tolimieri" w:date="2022-09-19T13:19:00Z">
                  <w:rPr>
                    <w:ins w:id="6760" w:author="Nick.Tolimieri" w:date="2022-09-19T13:19:00Z"/>
                    <w:rFonts w:ascii="Calibri" w:hAnsi="Calibri" w:cs="Calibri"/>
                    <w:color w:val="000000"/>
                    <w:sz w:val="22"/>
                    <w:szCs w:val="22"/>
                  </w:rPr>
                </w:rPrChange>
              </w:rPr>
              <w:pPrChange w:id="6761" w:author="Nick.Tolimieri" w:date="2022-09-19T13:19:00Z">
                <w:pPr>
                  <w:jc w:val="right"/>
                </w:pPr>
              </w:pPrChange>
            </w:pPr>
            <w:ins w:id="6762" w:author="Nick.Tolimieri" w:date="2022-09-19T13:19:00Z">
              <w:r w:rsidRPr="002F2C4B">
                <w:rPr>
                  <w:rFonts w:asciiTheme="minorHAnsi" w:eastAsiaTheme="minorHAnsi" w:hAnsiTheme="minorHAnsi" w:cstheme="minorBidi"/>
                  <w:sz w:val="22"/>
                  <w:szCs w:val="22"/>
                  <w:rPrChange w:id="6763" w:author="Nick.Tolimieri" w:date="2022-09-19T13:19:00Z">
                    <w:rPr>
                      <w:rFonts w:ascii="Calibri" w:hAnsi="Calibri" w:cs="Calibri"/>
                      <w:color w:val="000000"/>
                      <w:sz w:val="22"/>
                      <w:szCs w:val="22"/>
                    </w:rPr>
                  </w:rPrChange>
                </w:rPr>
                <w:t>0</w:t>
              </w:r>
            </w:ins>
          </w:p>
        </w:tc>
        <w:tc>
          <w:tcPr>
            <w:tcW w:w="960" w:type="dxa"/>
            <w:noWrap/>
            <w:hideMark/>
            <w:tcPrChange w:id="676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765" w:author="Nick.Tolimieri" w:date="2022-09-19T13:19:00Z"/>
                <w:rFonts w:asciiTheme="minorHAnsi" w:eastAsiaTheme="minorHAnsi" w:hAnsiTheme="minorHAnsi" w:cstheme="minorBidi"/>
                <w:sz w:val="22"/>
                <w:szCs w:val="22"/>
                <w:rPrChange w:id="6766" w:author="Nick.Tolimieri" w:date="2022-09-19T13:19:00Z">
                  <w:rPr>
                    <w:ins w:id="6767" w:author="Nick.Tolimieri" w:date="2022-09-19T13:19:00Z"/>
                    <w:rFonts w:ascii="Calibri" w:hAnsi="Calibri" w:cs="Calibri"/>
                    <w:color w:val="000000"/>
                    <w:sz w:val="22"/>
                    <w:szCs w:val="22"/>
                  </w:rPr>
                </w:rPrChange>
              </w:rPr>
              <w:pPrChange w:id="6768" w:author="Nick.Tolimieri" w:date="2022-09-19T13:19:00Z">
                <w:pPr>
                  <w:jc w:val="right"/>
                </w:pPr>
              </w:pPrChange>
            </w:pPr>
            <w:ins w:id="6769" w:author="Nick.Tolimieri" w:date="2022-09-19T13:19:00Z">
              <w:r w:rsidRPr="002F2C4B">
                <w:rPr>
                  <w:rFonts w:asciiTheme="minorHAnsi" w:eastAsiaTheme="minorHAnsi" w:hAnsiTheme="minorHAnsi" w:cstheme="minorBidi"/>
                  <w:sz w:val="22"/>
                  <w:szCs w:val="22"/>
                  <w:rPrChange w:id="6770" w:author="Nick.Tolimieri" w:date="2022-09-19T13:19:00Z">
                    <w:rPr>
                      <w:rFonts w:ascii="Calibri" w:hAnsi="Calibri" w:cs="Calibri"/>
                      <w:color w:val="000000"/>
                      <w:sz w:val="22"/>
                      <w:szCs w:val="22"/>
                    </w:rPr>
                  </w:rPrChange>
                </w:rPr>
                <w:t>27</w:t>
              </w:r>
            </w:ins>
          </w:p>
        </w:tc>
        <w:tc>
          <w:tcPr>
            <w:tcW w:w="960" w:type="dxa"/>
            <w:noWrap/>
            <w:hideMark/>
            <w:tcPrChange w:id="677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772" w:author="Nick.Tolimieri" w:date="2022-09-19T13:19:00Z"/>
                <w:rFonts w:asciiTheme="minorHAnsi" w:eastAsiaTheme="minorHAnsi" w:hAnsiTheme="minorHAnsi" w:cstheme="minorBidi"/>
                <w:sz w:val="22"/>
                <w:szCs w:val="22"/>
                <w:rPrChange w:id="6773" w:author="Nick.Tolimieri" w:date="2022-09-19T13:19:00Z">
                  <w:rPr>
                    <w:ins w:id="6774" w:author="Nick.Tolimieri" w:date="2022-09-19T13:19:00Z"/>
                    <w:rFonts w:ascii="Calibri" w:hAnsi="Calibri" w:cs="Calibri"/>
                    <w:color w:val="000000"/>
                    <w:sz w:val="22"/>
                    <w:szCs w:val="22"/>
                  </w:rPr>
                </w:rPrChange>
              </w:rPr>
              <w:pPrChange w:id="6775" w:author="Nick.Tolimieri" w:date="2022-09-19T13:19:00Z">
                <w:pPr>
                  <w:jc w:val="right"/>
                </w:pPr>
              </w:pPrChange>
            </w:pPr>
            <w:ins w:id="6776" w:author="Nick.Tolimieri" w:date="2022-09-19T13:19:00Z">
              <w:r w:rsidRPr="002F2C4B">
                <w:rPr>
                  <w:rFonts w:asciiTheme="minorHAnsi" w:eastAsiaTheme="minorHAnsi" w:hAnsiTheme="minorHAnsi" w:cstheme="minorBidi"/>
                  <w:sz w:val="22"/>
                  <w:szCs w:val="22"/>
                  <w:rPrChange w:id="6777" w:author="Nick.Tolimieri" w:date="2022-09-19T13:19:00Z">
                    <w:rPr>
                      <w:rFonts w:ascii="Calibri" w:hAnsi="Calibri" w:cs="Calibri"/>
                      <w:color w:val="000000"/>
                      <w:sz w:val="22"/>
                      <w:szCs w:val="22"/>
                    </w:rPr>
                  </w:rPrChange>
                </w:rPr>
                <w:t>1</w:t>
              </w:r>
            </w:ins>
          </w:p>
        </w:tc>
        <w:tc>
          <w:tcPr>
            <w:tcW w:w="960" w:type="dxa"/>
            <w:noWrap/>
            <w:hideMark/>
            <w:tcPrChange w:id="6778"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779" w:author="Nick.Tolimieri" w:date="2022-09-19T13:19:00Z"/>
                <w:rFonts w:asciiTheme="minorHAnsi" w:eastAsiaTheme="minorHAnsi" w:hAnsiTheme="minorHAnsi" w:cstheme="minorBidi"/>
                <w:sz w:val="22"/>
                <w:szCs w:val="22"/>
                <w:rPrChange w:id="6780" w:author="Nick.Tolimieri" w:date="2022-09-19T13:19:00Z">
                  <w:rPr>
                    <w:ins w:id="6781" w:author="Nick.Tolimieri" w:date="2022-09-19T13:19:00Z"/>
                    <w:rFonts w:ascii="Calibri" w:hAnsi="Calibri" w:cs="Calibri"/>
                    <w:color w:val="000000"/>
                    <w:sz w:val="22"/>
                    <w:szCs w:val="22"/>
                  </w:rPr>
                </w:rPrChange>
              </w:rPr>
              <w:pPrChange w:id="6782" w:author="Nick.Tolimieri" w:date="2022-09-19T13:19:00Z">
                <w:pPr>
                  <w:jc w:val="right"/>
                </w:pPr>
              </w:pPrChange>
            </w:pPr>
            <w:ins w:id="6783" w:author="Nick.Tolimieri" w:date="2022-09-19T13:19:00Z">
              <w:r w:rsidRPr="002F2C4B">
                <w:rPr>
                  <w:rFonts w:asciiTheme="minorHAnsi" w:eastAsiaTheme="minorHAnsi" w:hAnsiTheme="minorHAnsi" w:cstheme="minorBidi"/>
                  <w:sz w:val="22"/>
                  <w:szCs w:val="22"/>
                  <w:rPrChange w:id="6784" w:author="Nick.Tolimieri" w:date="2022-09-19T13:19:00Z">
                    <w:rPr>
                      <w:rFonts w:ascii="Calibri" w:hAnsi="Calibri" w:cs="Calibri"/>
                      <w:color w:val="000000"/>
                      <w:sz w:val="22"/>
                      <w:szCs w:val="22"/>
                    </w:rPr>
                  </w:rPrChange>
                </w:rPr>
                <w:t>21</w:t>
              </w:r>
            </w:ins>
          </w:p>
        </w:tc>
        <w:tc>
          <w:tcPr>
            <w:tcW w:w="960" w:type="dxa"/>
            <w:noWrap/>
            <w:hideMark/>
            <w:tcPrChange w:id="678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786" w:author="Nick.Tolimieri" w:date="2022-09-19T13:19:00Z"/>
                <w:rFonts w:asciiTheme="minorHAnsi" w:eastAsiaTheme="minorHAnsi" w:hAnsiTheme="minorHAnsi" w:cstheme="minorBidi"/>
                <w:sz w:val="22"/>
                <w:szCs w:val="22"/>
                <w:rPrChange w:id="6787" w:author="Nick.Tolimieri" w:date="2022-09-19T13:19:00Z">
                  <w:rPr>
                    <w:ins w:id="6788" w:author="Nick.Tolimieri" w:date="2022-09-19T13:19:00Z"/>
                    <w:rFonts w:ascii="Calibri" w:hAnsi="Calibri" w:cs="Calibri"/>
                    <w:color w:val="000000"/>
                    <w:sz w:val="22"/>
                    <w:szCs w:val="22"/>
                  </w:rPr>
                </w:rPrChange>
              </w:rPr>
              <w:pPrChange w:id="6789" w:author="Nick.Tolimieri" w:date="2022-09-19T13:19:00Z">
                <w:pPr>
                  <w:jc w:val="right"/>
                </w:pPr>
              </w:pPrChange>
            </w:pPr>
            <w:ins w:id="6790" w:author="Nick.Tolimieri" w:date="2022-09-19T13:19:00Z">
              <w:r w:rsidRPr="002F2C4B">
                <w:rPr>
                  <w:rFonts w:asciiTheme="minorHAnsi" w:eastAsiaTheme="minorHAnsi" w:hAnsiTheme="minorHAnsi" w:cstheme="minorBidi"/>
                  <w:sz w:val="22"/>
                  <w:szCs w:val="22"/>
                  <w:rPrChange w:id="6791" w:author="Nick.Tolimieri" w:date="2022-09-19T13:19:00Z">
                    <w:rPr>
                      <w:rFonts w:ascii="Calibri" w:hAnsi="Calibri" w:cs="Calibri"/>
                      <w:color w:val="000000"/>
                      <w:sz w:val="22"/>
                      <w:szCs w:val="22"/>
                    </w:rPr>
                  </w:rPrChange>
                </w:rPr>
                <w:t>21</w:t>
              </w:r>
            </w:ins>
          </w:p>
        </w:tc>
        <w:tc>
          <w:tcPr>
            <w:tcW w:w="960" w:type="dxa"/>
            <w:noWrap/>
            <w:hideMark/>
            <w:tcPrChange w:id="679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793" w:author="Nick.Tolimieri" w:date="2022-09-19T13:19:00Z"/>
                <w:rFonts w:asciiTheme="minorHAnsi" w:eastAsiaTheme="minorHAnsi" w:hAnsiTheme="minorHAnsi" w:cstheme="minorBidi"/>
                <w:sz w:val="22"/>
                <w:szCs w:val="22"/>
                <w:rPrChange w:id="6794" w:author="Nick.Tolimieri" w:date="2022-09-19T13:19:00Z">
                  <w:rPr>
                    <w:ins w:id="6795" w:author="Nick.Tolimieri" w:date="2022-09-19T13:19:00Z"/>
                    <w:rFonts w:ascii="Calibri" w:hAnsi="Calibri" w:cs="Calibri"/>
                    <w:color w:val="000000"/>
                    <w:sz w:val="22"/>
                    <w:szCs w:val="22"/>
                  </w:rPr>
                </w:rPrChange>
              </w:rPr>
              <w:pPrChange w:id="6796" w:author="Nick.Tolimieri" w:date="2022-09-19T13:19:00Z">
                <w:pPr>
                  <w:jc w:val="right"/>
                </w:pPr>
              </w:pPrChange>
            </w:pPr>
            <w:ins w:id="6797" w:author="Nick.Tolimieri" w:date="2022-09-19T13:19:00Z">
              <w:r w:rsidRPr="002F2C4B">
                <w:rPr>
                  <w:rFonts w:asciiTheme="minorHAnsi" w:eastAsiaTheme="minorHAnsi" w:hAnsiTheme="minorHAnsi" w:cstheme="minorBidi"/>
                  <w:sz w:val="22"/>
                  <w:szCs w:val="22"/>
                  <w:rPrChange w:id="6798" w:author="Nick.Tolimieri" w:date="2022-09-19T13:19:00Z">
                    <w:rPr>
                      <w:rFonts w:ascii="Calibri" w:hAnsi="Calibri" w:cs="Calibri"/>
                      <w:color w:val="000000"/>
                      <w:sz w:val="22"/>
                      <w:szCs w:val="22"/>
                    </w:rPr>
                  </w:rPrChange>
                </w:rPr>
                <w:t>21</w:t>
              </w:r>
            </w:ins>
          </w:p>
        </w:tc>
        <w:tc>
          <w:tcPr>
            <w:tcW w:w="960" w:type="dxa"/>
            <w:noWrap/>
            <w:hideMark/>
            <w:tcPrChange w:id="679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800" w:author="Nick.Tolimieri" w:date="2022-09-19T13:19:00Z"/>
                <w:rFonts w:asciiTheme="minorHAnsi" w:eastAsiaTheme="minorHAnsi" w:hAnsiTheme="minorHAnsi" w:cstheme="minorBidi"/>
                <w:sz w:val="22"/>
                <w:szCs w:val="22"/>
                <w:rPrChange w:id="6801" w:author="Nick.Tolimieri" w:date="2022-09-19T13:19:00Z">
                  <w:rPr>
                    <w:ins w:id="6802" w:author="Nick.Tolimieri" w:date="2022-09-19T13:19:00Z"/>
                    <w:rFonts w:ascii="Calibri" w:hAnsi="Calibri" w:cs="Calibri"/>
                    <w:color w:val="000000"/>
                    <w:sz w:val="22"/>
                    <w:szCs w:val="22"/>
                  </w:rPr>
                </w:rPrChange>
              </w:rPr>
              <w:pPrChange w:id="6803" w:author="Nick.Tolimieri" w:date="2022-09-19T13:19:00Z">
                <w:pPr>
                  <w:jc w:val="right"/>
                </w:pPr>
              </w:pPrChange>
            </w:pPr>
            <w:ins w:id="6804" w:author="Nick.Tolimieri" w:date="2022-09-19T13:19:00Z">
              <w:r w:rsidRPr="002F2C4B">
                <w:rPr>
                  <w:rFonts w:asciiTheme="minorHAnsi" w:eastAsiaTheme="minorHAnsi" w:hAnsiTheme="minorHAnsi" w:cstheme="minorBidi"/>
                  <w:sz w:val="22"/>
                  <w:szCs w:val="22"/>
                  <w:rPrChange w:id="6805" w:author="Nick.Tolimieri" w:date="2022-09-19T13:19:00Z">
                    <w:rPr>
                      <w:rFonts w:ascii="Calibri" w:hAnsi="Calibri" w:cs="Calibri"/>
                      <w:color w:val="000000"/>
                      <w:sz w:val="22"/>
                      <w:szCs w:val="22"/>
                    </w:rPr>
                  </w:rPrChange>
                </w:rPr>
                <w:t>1.89</w:t>
              </w:r>
            </w:ins>
          </w:p>
        </w:tc>
        <w:tc>
          <w:tcPr>
            <w:tcW w:w="960" w:type="dxa"/>
            <w:noWrap/>
            <w:hideMark/>
            <w:tcPrChange w:id="680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807" w:author="Nick.Tolimieri" w:date="2022-09-19T13:19:00Z"/>
                <w:rFonts w:asciiTheme="minorHAnsi" w:eastAsiaTheme="minorHAnsi" w:hAnsiTheme="minorHAnsi" w:cstheme="minorBidi"/>
                <w:sz w:val="22"/>
                <w:szCs w:val="22"/>
                <w:rPrChange w:id="6808" w:author="Nick.Tolimieri" w:date="2022-09-19T13:19:00Z">
                  <w:rPr>
                    <w:ins w:id="6809" w:author="Nick.Tolimieri" w:date="2022-09-19T13:19:00Z"/>
                    <w:rFonts w:ascii="Calibri" w:hAnsi="Calibri" w:cs="Calibri"/>
                    <w:color w:val="000000"/>
                    <w:sz w:val="22"/>
                    <w:szCs w:val="22"/>
                  </w:rPr>
                </w:rPrChange>
              </w:rPr>
              <w:pPrChange w:id="6810" w:author="Nick.Tolimieri" w:date="2022-09-19T13:19:00Z">
                <w:pPr>
                  <w:jc w:val="right"/>
                </w:pPr>
              </w:pPrChange>
            </w:pPr>
            <w:ins w:id="6811" w:author="Nick.Tolimieri" w:date="2022-09-19T13:19:00Z">
              <w:r w:rsidRPr="002F2C4B">
                <w:rPr>
                  <w:rFonts w:asciiTheme="minorHAnsi" w:eastAsiaTheme="minorHAnsi" w:hAnsiTheme="minorHAnsi" w:cstheme="minorBidi"/>
                  <w:sz w:val="22"/>
                  <w:szCs w:val="22"/>
                  <w:rPrChange w:id="6812" w:author="Nick.Tolimieri" w:date="2022-09-19T13:19:00Z">
                    <w:rPr>
                      <w:rFonts w:ascii="Calibri" w:hAnsi="Calibri" w:cs="Calibri"/>
                      <w:color w:val="000000"/>
                      <w:sz w:val="22"/>
                      <w:szCs w:val="22"/>
                    </w:rPr>
                  </w:rPrChange>
                </w:rPr>
                <w:t>0.64</w:t>
              </w:r>
            </w:ins>
          </w:p>
        </w:tc>
      </w:tr>
      <w:tr w:rsidR="002F2C4B" w:rsidRPr="002F2C4B" w:rsidTr="002F2C4B">
        <w:trPr>
          <w:divId w:val="276135201"/>
          <w:trHeight w:val="300"/>
          <w:ins w:id="6813" w:author="Nick.Tolimieri" w:date="2022-09-19T13:19:00Z"/>
          <w:trPrChange w:id="6814" w:author="Nick.Tolimieri" w:date="2022-09-19T13:19:00Z">
            <w:trPr>
              <w:divId w:val="276135201"/>
              <w:trHeight w:val="300"/>
            </w:trPr>
          </w:trPrChange>
        </w:trPr>
        <w:tc>
          <w:tcPr>
            <w:tcW w:w="960" w:type="dxa"/>
            <w:noWrap/>
            <w:hideMark/>
            <w:tcPrChange w:id="681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816" w:author="Nick.Tolimieri" w:date="2022-09-19T13:19:00Z"/>
                <w:rFonts w:asciiTheme="minorHAnsi" w:eastAsiaTheme="minorHAnsi" w:hAnsiTheme="minorHAnsi" w:cstheme="minorBidi"/>
                <w:sz w:val="22"/>
                <w:szCs w:val="22"/>
                <w:rPrChange w:id="6817" w:author="Nick.Tolimieri" w:date="2022-09-19T13:19:00Z">
                  <w:rPr>
                    <w:ins w:id="6818" w:author="Nick.Tolimieri" w:date="2022-09-19T13:19:00Z"/>
                    <w:rFonts w:ascii="Calibri" w:hAnsi="Calibri" w:cs="Calibri"/>
                    <w:color w:val="000000"/>
                    <w:sz w:val="22"/>
                    <w:szCs w:val="22"/>
                  </w:rPr>
                </w:rPrChange>
              </w:rPr>
              <w:pPrChange w:id="6819" w:author="Nick.Tolimieri" w:date="2022-09-19T13:19:00Z">
                <w:pPr/>
              </w:pPrChange>
            </w:pPr>
            <w:proofErr w:type="spellStart"/>
            <w:ins w:id="6820" w:author="Nick.Tolimieri" w:date="2022-09-19T13:19:00Z">
              <w:r w:rsidRPr="002F2C4B">
                <w:rPr>
                  <w:rFonts w:asciiTheme="minorHAnsi" w:eastAsiaTheme="minorHAnsi" w:hAnsiTheme="minorHAnsi" w:cstheme="minorBidi"/>
                  <w:sz w:val="22"/>
                  <w:szCs w:val="22"/>
                  <w:rPrChange w:id="6821" w:author="Nick.Tolimieri" w:date="2022-09-19T13:19:00Z">
                    <w:rPr>
                      <w:rFonts w:ascii="Calibri" w:hAnsi="Calibri" w:cs="Calibri"/>
                      <w:color w:val="000000"/>
                      <w:sz w:val="22"/>
                      <w:szCs w:val="22"/>
                    </w:rPr>
                  </w:rPrChange>
                </w:rPr>
                <w:lastRenderedPageBreak/>
                <w:t>Tatoosh</w:t>
              </w:r>
              <w:proofErr w:type="spellEnd"/>
              <w:r w:rsidRPr="002F2C4B">
                <w:rPr>
                  <w:rFonts w:asciiTheme="minorHAnsi" w:eastAsiaTheme="minorHAnsi" w:hAnsiTheme="minorHAnsi" w:cstheme="minorBidi"/>
                  <w:sz w:val="22"/>
                  <w:szCs w:val="22"/>
                  <w:rPrChange w:id="6822" w:author="Nick.Tolimieri" w:date="2022-09-19T13:19:00Z">
                    <w:rPr>
                      <w:rFonts w:ascii="Calibri" w:hAnsi="Calibri" w:cs="Calibri"/>
                      <w:color w:val="000000"/>
                      <w:sz w:val="22"/>
                      <w:szCs w:val="22"/>
                    </w:rPr>
                  </w:rPrChange>
                </w:rPr>
                <w:t xml:space="preserve"> Is. &amp; </w:t>
              </w:r>
              <w:proofErr w:type="spellStart"/>
              <w:r w:rsidRPr="002F2C4B">
                <w:rPr>
                  <w:rFonts w:asciiTheme="minorHAnsi" w:eastAsiaTheme="minorHAnsi" w:hAnsiTheme="minorHAnsi" w:cstheme="minorBidi"/>
                  <w:sz w:val="22"/>
                  <w:szCs w:val="22"/>
                  <w:rPrChange w:id="6823" w:author="Nick.Tolimieri" w:date="2022-09-19T13:19:00Z">
                    <w:rPr>
                      <w:rFonts w:ascii="Calibri" w:hAnsi="Calibri" w:cs="Calibri"/>
                      <w:color w:val="000000"/>
                      <w:sz w:val="22"/>
                      <w:szCs w:val="22"/>
                    </w:rPr>
                  </w:rPrChange>
                </w:rPr>
                <w:t>Neah</w:t>
              </w:r>
              <w:proofErr w:type="spellEnd"/>
              <w:r w:rsidRPr="002F2C4B">
                <w:rPr>
                  <w:rFonts w:asciiTheme="minorHAnsi" w:eastAsiaTheme="minorHAnsi" w:hAnsiTheme="minorHAnsi" w:cstheme="minorBidi"/>
                  <w:sz w:val="22"/>
                  <w:szCs w:val="22"/>
                  <w:rPrChange w:id="6824" w:author="Nick.Tolimieri" w:date="2022-09-19T13:19:00Z">
                    <w:rPr>
                      <w:rFonts w:ascii="Calibri" w:hAnsi="Calibri" w:cs="Calibri"/>
                      <w:color w:val="000000"/>
                      <w:sz w:val="22"/>
                      <w:szCs w:val="22"/>
                    </w:rPr>
                  </w:rPrChange>
                </w:rPr>
                <w:t xml:space="preserve"> B.</w:t>
              </w:r>
            </w:ins>
          </w:p>
        </w:tc>
        <w:tc>
          <w:tcPr>
            <w:tcW w:w="960" w:type="dxa"/>
            <w:noWrap/>
            <w:hideMark/>
            <w:tcPrChange w:id="682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826" w:author="Nick.Tolimieri" w:date="2022-09-19T13:19:00Z"/>
                <w:rFonts w:asciiTheme="minorHAnsi" w:eastAsiaTheme="minorHAnsi" w:hAnsiTheme="minorHAnsi" w:cstheme="minorBidi"/>
                <w:sz w:val="22"/>
                <w:szCs w:val="22"/>
                <w:rPrChange w:id="6827" w:author="Nick.Tolimieri" w:date="2022-09-19T13:19:00Z">
                  <w:rPr>
                    <w:ins w:id="6828" w:author="Nick.Tolimieri" w:date="2022-09-19T13:19:00Z"/>
                    <w:rFonts w:ascii="Calibri" w:hAnsi="Calibri" w:cs="Calibri"/>
                    <w:color w:val="000000"/>
                    <w:sz w:val="22"/>
                    <w:szCs w:val="22"/>
                  </w:rPr>
                </w:rPrChange>
              </w:rPr>
              <w:pPrChange w:id="6829" w:author="Nick.Tolimieri" w:date="2022-09-19T13:19:00Z">
                <w:pPr>
                  <w:jc w:val="right"/>
                </w:pPr>
              </w:pPrChange>
            </w:pPr>
            <w:ins w:id="6830" w:author="Nick.Tolimieri" w:date="2022-09-19T13:19:00Z">
              <w:r w:rsidRPr="002F2C4B">
                <w:rPr>
                  <w:rFonts w:asciiTheme="minorHAnsi" w:eastAsiaTheme="minorHAnsi" w:hAnsiTheme="minorHAnsi" w:cstheme="minorBidi"/>
                  <w:sz w:val="22"/>
                  <w:szCs w:val="22"/>
                  <w:rPrChange w:id="6831" w:author="Nick.Tolimieri" w:date="2022-09-19T13:19:00Z">
                    <w:rPr>
                      <w:rFonts w:ascii="Calibri" w:hAnsi="Calibri" w:cs="Calibri"/>
                      <w:color w:val="000000"/>
                      <w:sz w:val="22"/>
                      <w:szCs w:val="22"/>
                    </w:rPr>
                  </w:rPrChange>
                </w:rPr>
                <w:t>2021</w:t>
              </w:r>
            </w:ins>
          </w:p>
        </w:tc>
        <w:tc>
          <w:tcPr>
            <w:tcW w:w="960" w:type="dxa"/>
            <w:noWrap/>
            <w:hideMark/>
            <w:tcPrChange w:id="683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833" w:author="Nick.Tolimieri" w:date="2022-09-19T13:19:00Z"/>
                <w:rFonts w:asciiTheme="minorHAnsi" w:eastAsiaTheme="minorHAnsi" w:hAnsiTheme="minorHAnsi" w:cstheme="minorBidi"/>
                <w:sz w:val="22"/>
                <w:szCs w:val="22"/>
                <w:rPrChange w:id="6834" w:author="Nick.Tolimieri" w:date="2022-09-19T13:19:00Z">
                  <w:rPr>
                    <w:ins w:id="6835" w:author="Nick.Tolimieri" w:date="2022-09-19T13:19:00Z"/>
                    <w:rFonts w:ascii="Calibri" w:hAnsi="Calibri" w:cs="Calibri"/>
                    <w:color w:val="000000"/>
                    <w:sz w:val="22"/>
                    <w:szCs w:val="22"/>
                  </w:rPr>
                </w:rPrChange>
              </w:rPr>
              <w:pPrChange w:id="6836" w:author="Nick.Tolimieri" w:date="2022-09-19T13:19:00Z">
                <w:pPr>
                  <w:jc w:val="right"/>
                </w:pPr>
              </w:pPrChange>
            </w:pPr>
            <w:ins w:id="6837" w:author="Nick.Tolimieri" w:date="2022-09-19T13:19:00Z">
              <w:r w:rsidRPr="002F2C4B">
                <w:rPr>
                  <w:rFonts w:asciiTheme="minorHAnsi" w:eastAsiaTheme="minorHAnsi" w:hAnsiTheme="minorHAnsi" w:cstheme="minorBidi"/>
                  <w:sz w:val="22"/>
                  <w:szCs w:val="22"/>
                  <w:rPrChange w:id="6838" w:author="Nick.Tolimieri" w:date="2022-09-19T13:19:00Z">
                    <w:rPr>
                      <w:rFonts w:ascii="Calibri" w:hAnsi="Calibri" w:cs="Calibri"/>
                      <w:color w:val="000000"/>
                      <w:sz w:val="22"/>
                      <w:szCs w:val="22"/>
                    </w:rPr>
                  </w:rPrChange>
                </w:rPr>
                <w:t>0</w:t>
              </w:r>
            </w:ins>
          </w:p>
        </w:tc>
        <w:tc>
          <w:tcPr>
            <w:tcW w:w="960" w:type="dxa"/>
            <w:noWrap/>
            <w:hideMark/>
            <w:tcPrChange w:id="683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840" w:author="Nick.Tolimieri" w:date="2022-09-19T13:19:00Z"/>
                <w:rFonts w:asciiTheme="minorHAnsi" w:eastAsiaTheme="minorHAnsi" w:hAnsiTheme="minorHAnsi" w:cstheme="minorBidi"/>
                <w:sz w:val="22"/>
                <w:szCs w:val="22"/>
                <w:rPrChange w:id="6841" w:author="Nick.Tolimieri" w:date="2022-09-19T13:19:00Z">
                  <w:rPr>
                    <w:ins w:id="6842" w:author="Nick.Tolimieri" w:date="2022-09-19T13:19:00Z"/>
                    <w:rFonts w:ascii="Calibri" w:hAnsi="Calibri" w:cs="Calibri"/>
                    <w:color w:val="000000"/>
                    <w:sz w:val="22"/>
                    <w:szCs w:val="22"/>
                  </w:rPr>
                </w:rPrChange>
              </w:rPr>
              <w:pPrChange w:id="6843" w:author="Nick.Tolimieri" w:date="2022-09-19T13:19:00Z">
                <w:pPr>
                  <w:jc w:val="right"/>
                </w:pPr>
              </w:pPrChange>
            </w:pPr>
            <w:ins w:id="6844" w:author="Nick.Tolimieri" w:date="2022-09-19T13:19:00Z">
              <w:r w:rsidRPr="002F2C4B">
                <w:rPr>
                  <w:rFonts w:asciiTheme="minorHAnsi" w:eastAsiaTheme="minorHAnsi" w:hAnsiTheme="minorHAnsi" w:cstheme="minorBidi"/>
                  <w:sz w:val="22"/>
                  <w:szCs w:val="22"/>
                  <w:rPrChange w:id="6845" w:author="Nick.Tolimieri" w:date="2022-09-19T13:19:00Z">
                    <w:rPr>
                      <w:rFonts w:ascii="Calibri" w:hAnsi="Calibri" w:cs="Calibri"/>
                      <w:color w:val="000000"/>
                      <w:sz w:val="22"/>
                      <w:szCs w:val="22"/>
                    </w:rPr>
                  </w:rPrChange>
                </w:rPr>
                <w:t>28</w:t>
              </w:r>
            </w:ins>
          </w:p>
        </w:tc>
        <w:tc>
          <w:tcPr>
            <w:tcW w:w="960" w:type="dxa"/>
            <w:noWrap/>
            <w:hideMark/>
            <w:tcPrChange w:id="684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847" w:author="Nick.Tolimieri" w:date="2022-09-19T13:19:00Z"/>
                <w:rFonts w:asciiTheme="minorHAnsi" w:eastAsiaTheme="minorHAnsi" w:hAnsiTheme="minorHAnsi" w:cstheme="minorBidi"/>
                <w:sz w:val="22"/>
                <w:szCs w:val="22"/>
                <w:rPrChange w:id="6848" w:author="Nick.Tolimieri" w:date="2022-09-19T13:19:00Z">
                  <w:rPr>
                    <w:ins w:id="6849" w:author="Nick.Tolimieri" w:date="2022-09-19T13:19:00Z"/>
                    <w:rFonts w:ascii="Calibri" w:hAnsi="Calibri" w:cs="Calibri"/>
                    <w:color w:val="000000"/>
                    <w:sz w:val="22"/>
                    <w:szCs w:val="22"/>
                  </w:rPr>
                </w:rPrChange>
              </w:rPr>
              <w:pPrChange w:id="6850" w:author="Nick.Tolimieri" w:date="2022-09-19T13:19:00Z">
                <w:pPr>
                  <w:jc w:val="right"/>
                </w:pPr>
              </w:pPrChange>
            </w:pPr>
            <w:ins w:id="6851" w:author="Nick.Tolimieri" w:date="2022-09-19T13:19:00Z">
              <w:r w:rsidRPr="002F2C4B">
                <w:rPr>
                  <w:rFonts w:asciiTheme="minorHAnsi" w:eastAsiaTheme="minorHAnsi" w:hAnsiTheme="minorHAnsi" w:cstheme="minorBidi"/>
                  <w:sz w:val="22"/>
                  <w:szCs w:val="22"/>
                  <w:rPrChange w:id="6852" w:author="Nick.Tolimieri" w:date="2022-09-19T13:19:00Z">
                    <w:rPr>
                      <w:rFonts w:ascii="Calibri" w:hAnsi="Calibri" w:cs="Calibri"/>
                      <w:color w:val="000000"/>
                      <w:sz w:val="22"/>
                      <w:szCs w:val="22"/>
                    </w:rPr>
                  </w:rPrChange>
                </w:rPr>
                <w:t>2</w:t>
              </w:r>
            </w:ins>
          </w:p>
        </w:tc>
        <w:tc>
          <w:tcPr>
            <w:tcW w:w="960" w:type="dxa"/>
            <w:noWrap/>
            <w:hideMark/>
            <w:tcPrChange w:id="6853"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854" w:author="Nick.Tolimieri" w:date="2022-09-19T13:19:00Z"/>
                <w:rFonts w:asciiTheme="minorHAnsi" w:eastAsiaTheme="minorHAnsi" w:hAnsiTheme="minorHAnsi" w:cstheme="minorBidi"/>
                <w:sz w:val="22"/>
                <w:szCs w:val="22"/>
                <w:rPrChange w:id="6855" w:author="Nick.Tolimieri" w:date="2022-09-19T13:19:00Z">
                  <w:rPr>
                    <w:ins w:id="6856" w:author="Nick.Tolimieri" w:date="2022-09-19T13:19:00Z"/>
                    <w:rFonts w:ascii="Calibri" w:hAnsi="Calibri" w:cs="Calibri"/>
                    <w:color w:val="000000"/>
                    <w:sz w:val="22"/>
                    <w:szCs w:val="22"/>
                  </w:rPr>
                </w:rPrChange>
              </w:rPr>
              <w:pPrChange w:id="6857" w:author="Nick.Tolimieri" w:date="2022-09-19T13:19:00Z">
                <w:pPr>
                  <w:jc w:val="right"/>
                </w:pPr>
              </w:pPrChange>
            </w:pPr>
            <w:ins w:id="6858" w:author="Nick.Tolimieri" w:date="2022-09-19T13:19:00Z">
              <w:r w:rsidRPr="002F2C4B">
                <w:rPr>
                  <w:rFonts w:asciiTheme="minorHAnsi" w:eastAsiaTheme="minorHAnsi" w:hAnsiTheme="minorHAnsi" w:cstheme="minorBidi"/>
                  <w:sz w:val="22"/>
                  <w:szCs w:val="22"/>
                  <w:rPrChange w:id="6859" w:author="Nick.Tolimieri" w:date="2022-09-19T13:19:00Z">
                    <w:rPr>
                      <w:rFonts w:ascii="Calibri" w:hAnsi="Calibri" w:cs="Calibri"/>
                      <w:color w:val="000000"/>
                      <w:sz w:val="22"/>
                      <w:szCs w:val="22"/>
                    </w:rPr>
                  </w:rPrChange>
                </w:rPr>
                <w:t>20</w:t>
              </w:r>
            </w:ins>
          </w:p>
        </w:tc>
        <w:tc>
          <w:tcPr>
            <w:tcW w:w="960" w:type="dxa"/>
            <w:noWrap/>
            <w:hideMark/>
            <w:tcPrChange w:id="686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861" w:author="Nick.Tolimieri" w:date="2022-09-19T13:19:00Z"/>
                <w:rFonts w:asciiTheme="minorHAnsi" w:eastAsiaTheme="minorHAnsi" w:hAnsiTheme="minorHAnsi" w:cstheme="minorBidi"/>
                <w:sz w:val="22"/>
                <w:szCs w:val="22"/>
                <w:rPrChange w:id="6862" w:author="Nick.Tolimieri" w:date="2022-09-19T13:19:00Z">
                  <w:rPr>
                    <w:ins w:id="6863" w:author="Nick.Tolimieri" w:date="2022-09-19T13:19:00Z"/>
                    <w:rFonts w:ascii="Calibri" w:hAnsi="Calibri" w:cs="Calibri"/>
                    <w:color w:val="000000"/>
                    <w:sz w:val="22"/>
                    <w:szCs w:val="22"/>
                  </w:rPr>
                </w:rPrChange>
              </w:rPr>
              <w:pPrChange w:id="6864" w:author="Nick.Tolimieri" w:date="2022-09-19T13:19:00Z">
                <w:pPr>
                  <w:jc w:val="right"/>
                </w:pPr>
              </w:pPrChange>
            </w:pPr>
            <w:ins w:id="6865" w:author="Nick.Tolimieri" w:date="2022-09-19T13:19:00Z">
              <w:r w:rsidRPr="002F2C4B">
                <w:rPr>
                  <w:rFonts w:asciiTheme="minorHAnsi" w:eastAsiaTheme="minorHAnsi" w:hAnsiTheme="minorHAnsi" w:cstheme="minorBidi"/>
                  <w:sz w:val="22"/>
                  <w:szCs w:val="22"/>
                  <w:rPrChange w:id="6866" w:author="Nick.Tolimieri" w:date="2022-09-19T13:19:00Z">
                    <w:rPr>
                      <w:rFonts w:ascii="Calibri" w:hAnsi="Calibri" w:cs="Calibri"/>
                      <w:color w:val="000000"/>
                      <w:sz w:val="22"/>
                      <w:szCs w:val="22"/>
                    </w:rPr>
                  </w:rPrChange>
                </w:rPr>
                <w:t>5</w:t>
              </w:r>
            </w:ins>
          </w:p>
        </w:tc>
        <w:tc>
          <w:tcPr>
            <w:tcW w:w="960" w:type="dxa"/>
            <w:noWrap/>
            <w:hideMark/>
            <w:tcPrChange w:id="686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868" w:author="Nick.Tolimieri" w:date="2022-09-19T13:19:00Z"/>
                <w:rFonts w:asciiTheme="minorHAnsi" w:eastAsiaTheme="minorHAnsi" w:hAnsiTheme="minorHAnsi" w:cstheme="minorBidi"/>
                <w:sz w:val="22"/>
                <w:szCs w:val="22"/>
                <w:rPrChange w:id="6869" w:author="Nick.Tolimieri" w:date="2022-09-19T13:19:00Z">
                  <w:rPr>
                    <w:ins w:id="6870" w:author="Nick.Tolimieri" w:date="2022-09-19T13:19:00Z"/>
                    <w:rFonts w:ascii="Calibri" w:hAnsi="Calibri" w:cs="Calibri"/>
                    <w:color w:val="000000"/>
                    <w:sz w:val="22"/>
                    <w:szCs w:val="22"/>
                  </w:rPr>
                </w:rPrChange>
              </w:rPr>
              <w:pPrChange w:id="6871" w:author="Nick.Tolimieri" w:date="2022-09-19T13:19:00Z">
                <w:pPr>
                  <w:jc w:val="right"/>
                </w:pPr>
              </w:pPrChange>
            </w:pPr>
            <w:ins w:id="6872" w:author="Nick.Tolimieri" w:date="2022-09-19T13:19:00Z">
              <w:r w:rsidRPr="002F2C4B">
                <w:rPr>
                  <w:rFonts w:asciiTheme="minorHAnsi" w:eastAsiaTheme="minorHAnsi" w:hAnsiTheme="minorHAnsi" w:cstheme="minorBidi"/>
                  <w:sz w:val="22"/>
                  <w:szCs w:val="22"/>
                  <w:rPrChange w:id="6873" w:author="Nick.Tolimieri" w:date="2022-09-19T13:19:00Z">
                    <w:rPr>
                      <w:rFonts w:ascii="Calibri" w:hAnsi="Calibri" w:cs="Calibri"/>
                      <w:color w:val="000000"/>
                      <w:sz w:val="22"/>
                      <w:szCs w:val="22"/>
                    </w:rPr>
                  </w:rPrChange>
                </w:rPr>
                <w:t>15</w:t>
              </w:r>
            </w:ins>
          </w:p>
        </w:tc>
        <w:tc>
          <w:tcPr>
            <w:tcW w:w="960" w:type="dxa"/>
            <w:noWrap/>
            <w:hideMark/>
            <w:tcPrChange w:id="687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875" w:author="Nick.Tolimieri" w:date="2022-09-19T13:19:00Z"/>
                <w:rFonts w:asciiTheme="minorHAnsi" w:eastAsiaTheme="minorHAnsi" w:hAnsiTheme="minorHAnsi" w:cstheme="minorBidi"/>
                <w:sz w:val="22"/>
                <w:szCs w:val="22"/>
                <w:rPrChange w:id="6876" w:author="Nick.Tolimieri" w:date="2022-09-19T13:19:00Z">
                  <w:rPr>
                    <w:ins w:id="6877" w:author="Nick.Tolimieri" w:date="2022-09-19T13:19:00Z"/>
                    <w:rFonts w:ascii="Calibri" w:hAnsi="Calibri" w:cs="Calibri"/>
                    <w:color w:val="000000"/>
                    <w:sz w:val="22"/>
                    <w:szCs w:val="22"/>
                  </w:rPr>
                </w:rPrChange>
              </w:rPr>
              <w:pPrChange w:id="6878" w:author="Nick.Tolimieri" w:date="2022-09-19T13:19:00Z">
                <w:pPr>
                  <w:jc w:val="right"/>
                </w:pPr>
              </w:pPrChange>
            </w:pPr>
            <w:ins w:id="6879" w:author="Nick.Tolimieri" w:date="2022-09-19T13:19:00Z">
              <w:r w:rsidRPr="002F2C4B">
                <w:rPr>
                  <w:rFonts w:asciiTheme="minorHAnsi" w:eastAsiaTheme="minorHAnsi" w:hAnsiTheme="minorHAnsi" w:cstheme="minorBidi"/>
                  <w:sz w:val="22"/>
                  <w:szCs w:val="22"/>
                  <w:rPrChange w:id="6880" w:author="Nick.Tolimieri" w:date="2022-09-19T13:19:00Z">
                    <w:rPr>
                      <w:rFonts w:ascii="Calibri" w:hAnsi="Calibri" w:cs="Calibri"/>
                      <w:color w:val="000000"/>
                      <w:sz w:val="22"/>
                      <w:szCs w:val="22"/>
                    </w:rPr>
                  </w:rPrChange>
                </w:rPr>
                <w:t>1.67</w:t>
              </w:r>
            </w:ins>
          </w:p>
        </w:tc>
        <w:tc>
          <w:tcPr>
            <w:tcW w:w="960" w:type="dxa"/>
            <w:noWrap/>
            <w:hideMark/>
            <w:tcPrChange w:id="688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882" w:author="Nick.Tolimieri" w:date="2022-09-19T13:19:00Z"/>
                <w:rFonts w:asciiTheme="minorHAnsi" w:eastAsiaTheme="minorHAnsi" w:hAnsiTheme="minorHAnsi" w:cstheme="minorBidi"/>
                <w:sz w:val="22"/>
                <w:szCs w:val="22"/>
                <w:rPrChange w:id="6883" w:author="Nick.Tolimieri" w:date="2022-09-19T13:19:00Z">
                  <w:rPr>
                    <w:ins w:id="6884" w:author="Nick.Tolimieri" w:date="2022-09-19T13:19:00Z"/>
                    <w:rFonts w:ascii="Calibri" w:hAnsi="Calibri" w:cs="Calibri"/>
                    <w:color w:val="000000"/>
                    <w:sz w:val="22"/>
                    <w:szCs w:val="22"/>
                  </w:rPr>
                </w:rPrChange>
              </w:rPr>
              <w:pPrChange w:id="6885" w:author="Nick.Tolimieri" w:date="2022-09-19T13:19:00Z">
                <w:pPr>
                  <w:jc w:val="right"/>
                </w:pPr>
              </w:pPrChange>
            </w:pPr>
            <w:ins w:id="6886" w:author="Nick.Tolimieri" w:date="2022-09-19T13:19:00Z">
              <w:r w:rsidRPr="002F2C4B">
                <w:rPr>
                  <w:rFonts w:asciiTheme="minorHAnsi" w:eastAsiaTheme="minorHAnsi" w:hAnsiTheme="minorHAnsi" w:cstheme="minorBidi"/>
                  <w:sz w:val="22"/>
                  <w:szCs w:val="22"/>
                  <w:rPrChange w:id="6887" w:author="Nick.Tolimieri" w:date="2022-09-19T13:19:00Z">
                    <w:rPr>
                      <w:rFonts w:ascii="Calibri" w:hAnsi="Calibri" w:cs="Calibri"/>
                      <w:color w:val="000000"/>
                      <w:sz w:val="22"/>
                      <w:szCs w:val="22"/>
                    </w:rPr>
                  </w:rPrChange>
                </w:rPr>
                <w:t>0.18</w:t>
              </w:r>
            </w:ins>
          </w:p>
        </w:tc>
      </w:tr>
      <w:tr w:rsidR="002F2C4B" w:rsidRPr="002F2C4B" w:rsidTr="002F2C4B">
        <w:trPr>
          <w:divId w:val="276135201"/>
          <w:trHeight w:val="300"/>
          <w:ins w:id="6888" w:author="Nick.Tolimieri" w:date="2022-09-19T13:19:00Z"/>
          <w:trPrChange w:id="6889" w:author="Nick.Tolimieri" w:date="2022-09-19T13:19:00Z">
            <w:trPr>
              <w:divId w:val="276135201"/>
              <w:trHeight w:val="300"/>
            </w:trPr>
          </w:trPrChange>
        </w:trPr>
        <w:tc>
          <w:tcPr>
            <w:tcW w:w="960" w:type="dxa"/>
            <w:noWrap/>
            <w:hideMark/>
            <w:tcPrChange w:id="689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891" w:author="Nick.Tolimieri" w:date="2022-09-19T13:19:00Z"/>
                <w:rFonts w:asciiTheme="minorHAnsi" w:eastAsiaTheme="minorHAnsi" w:hAnsiTheme="minorHAnsi" w:cstheme="minorBidi"/>
                <w:sz w:val="22"/>
                <w:szCs w:val="22"/>
                <w:rPrChange w:id="6892" w:author="Nick.Tolimieri" w:date="2022-09-19T13:19:00Z">
                  <w:rPr>
                    <w:ins w:id="6893" w:author="Nick.Tolimieri" w:date="2022-09-19T13:19:00Z"/>
                    <w:rFonts w:ascii="Calibri" w:hAnsi="Calibri" w:cs="Calibri"/>
                    <w:color w:val="000000"/>
                    <w:sz w:val="22"/>
                    <w:szCs w:val="22"/>
                  </w:rPr>
                </w:rPrChange>
              </w:rPr>
              <w:pPrChange w:id="6894" w:author="Nick.Tolimieri" w:date="2022-09-19T13:19:00Z">
                <w:pPr/>
              </w:pPrChange>
            </w:pPr>
            <w:ins w:id="6895" w:author="Nick.Tolimieri" w:date="2022-09-19T13:19:00Z">
              <w:r w:rsidRPr="002F2C4B">
                <w:rPr>
                  <w:rFonts w:asciiTheme="minorHAnsi" w:eastAsiaTheme="minorHAnsi" w:hAnsiTheme="minorHAnsi" w:cstheme="minorBidi"/>
                  <w:sz w:val="22"/>
                  <w:szCs w:val="22"/>
                  <w:rPrChange w:id="6896" w:author="Nick.Tolimieri" w:date="2022-09-19T13:19:00Z">
                    <w:rPr>
                      <w:rFonts w:ascii="Calibri" w:hAnsi="Calibri" w:cs="Calibri"/>
                      <w:color w:val="000000"/>
                      <w:sz w:val="22"/>
                      <w:szCs w:val="22"/>
                    </w:rPr>
                  </w:rPrChange>
                </w:rPr>
                <w:t>Cape Alava</w:t>
              </w:r>
            </w:ins>
          </w:p>
        </w:tc>
        <w:tc>
          <w:tcPr>
            <w:tcW w:w="960" w:type="dxa"/>
            <w:noWrap/>
            <w:hideMark/>
            <w:tcPrChange w:id="689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898" w:author="Nick.Tolimieri" w:date="2022-09-19T13:19:00Z"/>
                <w:rFonts w:asciiTheme="minorHAnsi" w:eastAsiaTheme="minorHAnsi" w:hAnsiTheme="minorHAnsi" w:cstheme="minorBidi"/>
                <w:sz w:val="22"/>
                <w:szCs w:val="22"/>
                <w:rPrChange w:id="6899" w:author="Nick.Tolimieri" w:date="2022-09-19T13:19:00Z">
                  <w:rPr>
                    <w:ins w:id="6900" w:author="Nick.Tolimieri" w:date="2022-09-19T13:19:00Z"/>
                    <w:rFonts w:ascii="Calibri" w:hAnsi="Calibri" w:cs="Calibri"/>
                    <w:color w:val="000000"/>
                    <w:sz w:val="22"/>
                    <w:szCs w:val="22"/>
                  </w:rPr>
                </w:rPrChange>
              </w:rPr>
              <w:pPrChange w:id="6901" w:author="Nick.Tolimieri" w:date="2022-09-19T13:19:00Z">
                <w:pPr>
                  <w:jc w:val="right"/>
                </w:pPr>
              </w:pPrChange>
            </w:pPr>
            <w:ins w:id="6902" w:author="Nick.Tolimieri" w:date="2022-09-19T13:19:00Z">
              <w:r w:rsidRPr="002F2C4B">
                <w:rPr>
                  <w:rFonts w:asciiTheme="minorHAnsi" w:eastAsiaTheme="minorHAnsi" w:hAnsiTheme="minorHAnsi" w:cstheme="minorBidi"/>
                  <w:sz w:val="22"/>
                  <w:szCs w:val="22"/>
                  <w:rPrChange w:id="6903" w:author="Nick.Tolimieri" w:date="2022-09-19T13:19:00Z">
                    <w:rPr>
                      <w:rFonts w:ascii="Calibri" w:hAnsi="Calibri" w:cs="Calibri"/>
                      <w:color w:val="000000"/>
                      <w:sz w:val="22"/>
                      <w:szCs w:val="22"/>
                    </w:rPr>
                  </w:rPrChange>
                </w:rPr>
                <w:t>1992</w:t>
              </w:r>
            </w:ins>
          </w:p>
        </w:tc>
        <w:tc>
          <w:tcPr>
            <w:tcW w:w="960" w:type="dxa"/>
            <w:noWrap/>
            <w:hideMark/>
            <w:tcPrChange w:id="690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905" w:author="Nick.Tolimieri" w:date="2022-09-19T13:19:00Z"/>
                <w:rFonts w:asciiTheme="minorHAnsi" w:eastAsiaTheme="minorHAnsi" w:hAnsiTheme="minorHAnsi" w:cstheme="minorBidi"/>
                <w:sz w:val="22"/>
                <w:szCs w:val="22"/>
                <w:rPrChange w:id="6906" w:author="Nick.Tolimieri" w:date="2022-09-19T13:19:00Z">
                  <w:rPr>
                    <w:ins w:id="6907" w:author="Nick.Tolimieri" w:date="2022-09-19T13:19:00Z"/>
                    <w:rFonts w:ascii="Calibri" w:hAnsi="Calibri" w:cs="Calibri"/>
                    <w:color w:val="000000"/>
                    <w:sz w:val="22"/>
                    <w:szCs w:val="22"/>
                  </w:rPr>
                </w:rPrChange>
              </w:rPr>
              <w:pPrChange w:id="6908" w:author="Nick.Tolimieri" w:date="2022-09-19T13:19:00Z">
                <w:pPr>
                  <w:jc w:val="right"/>
                </w:pPr>
              </w:pPrChange>
            </w:pPr>
            <w:ins w:id="6909" w:author="Nick.Tolimieri" w:date="2022-09-19T13:19:00Z">
              <w:r w:rsidRPr="002F2C4B">
                <w:rPr>
                  <w:rFonts w:asciiTheme="minorHAnsi" w:eastAsiaTheme="minorHAnsi" w:hAnsiTheme="minorHAnsi" w:cstheme="minorBidi"/>
                  <w:sz w:val="22"/>
                  <w:szCs w:val="22"/>
                  <w:rPrChange w:id="6910" w:author="Nick.Tolimieri" w:date="2022-09-19T13:19:00Z">
                    <w:rPr>
                      <w:rFonts w:ascii="Calibri" w:hAnsi="Calibri" w:cs="Calibri"/>
                      <w:color w:val="000000"/>
                      <w:sz w:val="22"/>
                      <w:szCs w:val="22"/>
                    </w:rPr>
                  </w:rPrChange>
                </w:rPr>
                <w:t>4</w:t>
              </w:r>
            </w:ins>
          </w:p>
        </w:tc>
        <w:tc>
          <w:tcPr>
            <w:tcW w:w="960" w:type="dxa"/>
            <w:noWrap/>
            <w:hideMark/>
            <w:tcPrChange w:id="691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912" w:author="Nick.Tolimieri" w:date="2022-09-19T13:19:00Z"/>
                <w:rFonts w:asciiTheme="minorHAnsi" w:eastAsiaTheme="minorHAnsi" w:hAnsiTheme="minorHAnsi" w:cstheme="minorBidi"/>
                <w:sz w:val="22"/>
                <w:szCs w:val="22"/>
                <w:rPrChange w:id="6913" w:author="Nick.Tolimieri" w:date="2022-09-19T13:19:00Z">
                  <w:rPr>
                    <w:ins w:id="6914" w:author="Nick.Tolimieri" w:date="2022-09-19T13:19:00Z"/>
                    <w:rFonts w:ascii="Calibri" w:hAnsi="Calibri" w:cs="Calibri"/>
                    <w:color w:val="000000"/>
                    <w:sz w:val="22"/>
                    <w:szCs w:val="22"/>
                  </w:rPr>
                </w:rPrChange>
              </w:rPr>
              <w:pPrChange w:id="6915" w:author="Nick.Tolimieri" w:date="2022-09-19T13:19:00Z">
                <w:pPr>
                  <w:jc w:val="right"/>
                </w:pPr>
              </w:pPrChange>
            </w:pPr>
            <w:ins w:id="6916" w:author="Nick.Tolimieri" w:date="2022-09-19T13:19:00Z">
              <w:r w:rsidRPr="002F2C4B">
                <w:rPr>
                  <w:rFonts w:asciiTheme="minorHAnsi" w:eastAsiaTheme="minorHAnsi" w:hAnsiTheme="minorHAnsi" w:cstheme="minorBidi"/>
                  <w:sz w:val="22"/>
                  <w:szCs w:val="22"/>
                  <w:rPrChange w:id="6917" w:author="Nick.Tolimieri" w:date="2022-09-19T13:19:00Z">
                    <w:rPr>
                      <w:rFonts w:ascii="Calibri" w:hAnsi="Calibri" w:cs="Calibri"/>
                      <w:color w:val="000000"/>
                      <w:sz w:val="22"/>
                      <w:szCs w:val="22"/>
                    </w:rPr>
                  </w:rPrChange>
                </w:rPr>
                <w:t>49</w:t>
              </w:r>
            </w:ins>
          </w:p>
        </w:tc>
        <w:tc>
          <w:tcPr>
            <w:tcW w:w="960" w:type="dxa"/>
            <w:noWrap/>
            <w:hideMark/>
            <w:tcPrChange w:id="6918"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919" w:author="Nick.Tolimieri" w:date="2022-09-19T13:19:00Z"/>
                <w:rFonts w:asciiTheme="minorHAnsi" w:eastAsiaTheme="minorHAnsi" w:hAnsiTheme="minorHAnsi" w:cstheme="minorBidi"/>
                <w:sz w:val="22"/>
                <w:szCs w:val="22"/>
                <w:rPrChange w:id="6920" w:author="Nick.Tolimieri" w:date="2022-09-19T13:19:00Z">
                  <w:rPr>
                    <w:ins w:id="6921" w:author="Nick.Tolimieri" w:date="2022-09-19T13:19:00Z"/>
                    <w:rFonts w:ascii="Calibri" w:hAnsi="Calibri" w:cs="Calibri"/>
                    <w:color w:val="000000"/>
                    <w:sz w:val="22"/>
                    <w:szCs w:val="22"/>
                  </w:rPr>
                </w:rPrChange>
              </w:rPr>
              <w:pPrChange w:id="6922" w:author="Nick.Tolimieri" w:date="2022-09-19T13:19:00Z">
                <w:pPr>
                  <w:jc w:val="right"/>
                </w:pPr>
              </w:pPrChange>
            </w:pPr>
            <w:ins w:id="6923" w:author="Nick.Tolimieri" w:date="2022-09-19T13:19:00Z">
              <w:r w:rsidRPr="002F2C4B">
                <w:rPr>
                  <w:rFonts w:asciiTheme="minorHAnsi" w:eastAsiaTheme="minorHAnsi" w:hAnsiTheme="minorHAnsi" w:cstheme="minorBidi"/>
                  <w:sz w:val="22"/>
                  <w:szCs w:val="22"/>
                  <w:rPrChange w:id="6924" w:author="Nick.Tolimieri" w:date="2022-09-19T13:19:00Z">
                    <w:rPr>
                      <w:rFonts w:ascii="Calibri" w:hAnsi="Calibri" w:cs="Calibri"/>
                      <w:color w:val="000000"/>
                      <w:sz w:val="22"/>
                      <w:szCs w:val="22"/>
                    </w:rPr>
                  </w:rPrChange>
                </w:rPr>
                <w:t>5</w:t>
              </w:r>
            </w:ins>
          </w:p>
        </w:tc>
        <w:tc>
          <w:tcPr>
            <w:tcW w:w="960" w:type="dxa"/>
            <w:noWrap/>
            <w:hideMark/>
            <w:tcPrChange w:id="692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926" w:author="Nick.Tolimieri" w:date="2022-09-19T13:19:00Z"/>
                <w:rFonts w:asciiTheme="minorHAnsi" w:eastAsiaTheme="minorHAnsi" w:hAnsiTheme="minorHAnsi" w:cstheme="minorBidi"/>
                <w:sz w:val="22"/>
                <w:szCs w:val="22"/>
                <w:rPrChange w:id="6927" w:author="Nick.Tolimieri" w:date="2022-09-19T13:19:00Z">
                  <w:rPr>
                    <w:ins w:id="6928" w:author="Nick.Tolimieri" w:date="2022-09-19T13:19:00Z"/>
                    <w:rFonts w:ascii="Calibri" w:hAnsi="Calibri" w:cs="Calibri"/>
                    <w:color w:val="000000"/>
                    <w:sz w:val="22"/>
                    <w:szCs w:val="22"/>
                  </w:rPr>
                </w:rPrChange>
              </w:rPr>
              <w:pPrChange w:id="6929" w:author="Nick.Tolimieri" w:date="2022-09-19T13:19:00Z">
                <w:pPr>
                  <w:jc w:val="right"/>
                </w:pPr>
              </w:pPrChange>
            </w:pPr>
            <w:ins w:id="6930" w:author="Nick.Tolimieri" w:date="2022-09-19T13:19:00Z">
              <w:r w:rsidRPr="002F2C4B">
                <w:rPr>
                  <w:rFonts w:asciiTheme="minorHAnsi" w:eastAsiaTheme="minorHAnsi" w:hAnsiTheme="minorHAnsi" w:cstheme="minorBidi"/>
                  <w:sz w:val="22"/>
                  <w:szCs w:val="22"/>
                  <w:rPrChange w:id="6931" w:author="Nick.Tolimieri" w:date="2022-09-19T13:19:00Z">
                    <w:rPr>
                      <w:rFonts w:ascii="Calibri" w:hAnsi="Calibri" w:cs="Calibri"/>
                      <w:color w:val="000000"/>
                      <w:sz w:val="22"/>
                      <w:szCs w:val="22"/>
                    </w:rPr>
                  </w:rPrChange>
                </w:rPr>
                <w:t>48</w:t>
              </w:r>
            </w:ins>
          </w:p>
        </w:tc>
        <w:tc>
          <w:tcPr>
            <w:tcW w:w="960" w:type="dxa"/>
            <w:noWrap/>
            <w:hideMark/>
            <w:tcPrChange w:id="693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933" w:author="Nick.Tolimieri" w:date="2022-09-19T13:19:00Z"/>
                <w:rFonts w:asciiTheme="minorHAnsi" w:eastAsiaTheme="minorHAnsi" w:hAnsiTheme="minorHAnsi" w:cstheme="minorBidi"/>
                <w:sz w:val="22"/>
                <w:szCs w:val="22"/>
                <w:rPrChange w:id="6934" w:author="Nick.Tolimieri" w:date="2022-09-19T13:19:00Z">
                  <w:rPr>
                    <w:ins w:id="6935" w:author="Nick.Tolimieri" w:date="2022-09-19T13:19:00Z"/>
                    <w:rFonts w:ascii="Calibri" w:hAnsi="Calibri" w:cs="Calibri"/>
                    <w:color w:val="000000"/>
                    <w:sz w:val="22"/>
                    <w:szCs w:val="22"/>
                  </w:rPr>
                </w:rPrChange>
              </w:rPr>
              <w:pPrChange w:id="6936" w:author="Nick.Tolimieri" w:date="2022-09-19T13:19:00Z">
                <w:pPr>
                  <w:jc w:val="right"/>
                </w:pPr>
              </w:pPrChange>
            </w:pPr>
            <w:ins w:id="6937" w:author="Nick.Tolimieri" w:date="2022-09-19T13:19:00Z">
              <w:r w:rsidRPr="002F2C4B">
                <w:rPr>
                  <w:rFonts w:asciiTheme="minorHAnsi" w:eastAsiaTheme="minorHAnsi" w:hAnsiTheme="minorHAnsi" w:cstheme="minorBidi"/>
                  <w:sz w:val="22"/>
                  <w:szCs w:val="22"/>
                  <w:rPrChange w:id="6938" w:author="Nick.Tolimieri" w:date="2022-09-19T13:19:00Z">
                    <w:rPr>
                      <w:rFonts w:ascii="Calibri" w:hAnsi="Calibri" w:cs="Calibri"/>
                      <w:color w:val="000000"/>
                      <w:sz w:val="22"/>
                      <w:szCs w:val="22"/>
                    </w:rPr>
                  </w:rPrChange>
                </w:rPr>
                <w:t>5</w:t>
              </w:r>
            </w:ins>
          </w:p>
        </w:tc>
        <w:tc>
          <w:tcPr>
            <w:tcW w:w="960" w:type="dxa"/>
            <w:noWrap/>
            <w:hideMark/>
            <w:tcPrChange w:id="693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940" w:author="Nick.Tolimieri" w:date="2022-09-19T13:19:00Z"/>
                <w:rFonts w:asciiTheme="minorHAnsi" w:eastAsiaTheme="minorHAnsi" w:hAnsiTheme="minorHAnsi" w:cstheme="minorBidi"/>
                <w:sz w:val="22"/>
                <w:szCs w:val="22"/>
                <w:rPrChange w:id="6941" w:author="Nick.Tolimieri" w:date="2022-09-19T13:19:00Z">
                  <w:rPr>
                    <w:ins w:id="6942" w:author="Nick.Tolimieri" w:date="2022-09-19T13:19:00Z"/>
                    <w:rFonts w:ascii="Calibri" w:hAnsi="Calibri" w:cs="Calibri"/>
                    <w:color w:val="000000"/>
                    <w:sz w:val="22"/>
                    <w:szCs w:val="22"/>
                  </w:rPr>
                </w:rPrChange>
              </w:rPr>
              <w:pPrChange w:id="6943" w:author="Nick.Tolimieri" w:date="2022-09-19T13:19:00Z">
                <w:pPr>
                  <w:jc w:val="right"/>
                </w:pPr>
              </w:pPrChange>
            </w:pPr>
            <w:ins w:id="6944" w:author="Nick.Tolimieri" w:date="2022-09-19T13:19:00Z">
              <w:r w:rsidRPr="002F2C4B">
                <w:rPr>
                  <w:rFonts w:asciiTheme="minorHAnsi" w:eastAsiaTheme="minorHAnsi" w:hAnsiTheme="minorHAnsi" w:cstheme="minorBidi"/>
                  <w:sz w:val="22"/>
                  <w:szCs w:val="22"/>
                  <w:rPrChange w:id="6945" w:author="Nick.Tolimieri" w:date="2022-09-19T13:19:00Z">
                    <w:rPr>
                      <w:rFonts w:ascii="Calibri" w:hAnsi="Calibri" w:cs="Calibri"/>
                      <w:color w:val="000000"/>
                      <w:sz w:val="22"/>
                      <w:szCs w:val="22"/>
                    </w:rPr>
                  </w:rPrChange>
                </w:rPr>
                <w:t>17</w:t>
              </w:r>
            </w:ins>
          </w:p>
        </w:tc>
        <w:tc>
          <w:tcPr>
            <w:tcW w:w="960" w:type="dxa"/>
            <w:noWrap/>
            <w:hideMark/>
            <w:tcPrChange w:id="694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947" w:author="Nick.Tolimieri" w:date="2022-09-19T13:19:00Z"/>
                <w:rFonts w:asciiTheme="minorHAnsi" w:eastAsiaTheme="minorHAnsi" w:hAnsiTheme="minorHAnsi" w:cstheme="minorBidi"/>
                <w:sz w:val="22"/>
                <w:szCs w:val="22"/>
                <w:rPrChange w:id="6948" w:author="Nick.Tolimieri" w:date="2022-09-19T13:19:00Z">
                  <w:rPr>
                    <w:ins w:id="6949" w:author="Nick.Tolimieri" w:date="2022-09-19T13:19:00Z"/>
                    <w:rFonts w:ascii="Calibri" w:hAnsi="Calibri" w:cs="Calibri"/>
                    <w:color w:val="000000"/>
                    <w:sz w:val="22"/>
                    <w:szCs w:val="22"/>
                  </w:rPr>
                </w:rPrChange>
              </w:rPr>
              <w:pPrChange w:id="6950" w:author="Nick.Tolimieri" w:date="2022-09-19T13:19:00Z">
                <w:pPr>
                  <w:jc w:val="right"/>
                </w:pPr>
              </w:pPrChange>
            </w:pPr>
            <w:ins w:id="6951" w:author="Nick.Tolimieri" w:date="2022-09-19T13:19:00Z">
              <w:r w:rsidRPr="002F2C4B">
                <w:rPr>
                  <w:rFonts w:asciiTheme="minorHAnsi" w:eastAsiaTheme="minorHAnsi" w:hAnsiTheme="minorHAnsi" w:cstheme="minorBidi"/>
                  <w:sz w:val="22"/>
                  <w:szCs w:val="22"/>
                  <w:rPrChange w:id="6952" w:author="Nick.Tolimieri" w:date="2022-09-19T13:19:00Z">
                    <w:rPr>
                      <w:rFonts w:ascii="Calibri" w:hAnsi="Calibri" w:cs="Calibri"/>
                      <w:color w:val="000000"/>
                      <w:sz w:val="22"/>
                      <w:szCs w:val="22"/>
                    </w:rPr>
                  </w:rPrChange>
                </w:rPr>
                <w:t>1.68</w:t>
              </w:r>
            </w:ins>
          </w:p>
        </w:tc>
        <w:tc>
          <w:tcPr>
            <w:tcW w:w="960" w:type="dxa"/>
            <w:noWrap/>
            <w:hideMark/>
            <w:tcPrChange w:id="6953"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954" w:author="Nick.Tolimieri" w:date="2022-09-19T13:19:00Z"/>
                <w:rFonts w:asciiTheme="minorHAnsi" w:eastAsiaTheme="minorHAnsi" w:hAnsiTheme="minorHAnsi" w:cstheme="minorBidi"/>
                <w:sz w:val="22"/>
                <w:szCs w:val="22"/>
                <w:rPrChange w:id="6955" w:author="Nick.Tolimieri" w:date="2022-09-19T13:19:00Z">
                  <w:rPr>
                    <w:ins w:id="6956" w:author="Nick.Tolimieri" w:date="2022-09-19T13:19:00Z"/>
                    <w:rFonts w:ascii="Calibri" w:hAnsi="Calibri" w:cs="Calibri"/>
                    <w:color w:val="000000"/>
                    <w:sz w:val="22"/>
                    <w:szCs w:val="22"/>
                  </w:rPr>
                </w:rPrChange>
              </w:rPr>
              <w:pPrChange w:id="6957" w:author="Nick.Tolimieri" w:date="2022-09-19T13:19:00Z">
                <w:pPr>
                  <w:jc w:val="right"/>
                </w:pPr>
              </w:pPrChange>
            </w:pPr>
            <w:ins w:id="6958" w:author="Nick.Tolimieri" w:date="2022-09-19T13:19:00Z">
              <w:r w:rsidRPr="002F2C4B">
                <w:rPr>
                  <w:rFonts w:asciiTheme="minorHAnsi" w:eastAsiaTheme="minorHAnsi" w:hAnsiTheme="minorHAnsi" w:cstheme="minorBidi"/>
                  <w:sz w:val="22"/>
                  <w:szCs w:val="22"/>
                  <w:rPrChange w:id="6959" w:author="Nick.Tolimieri" w:date="2022-09-19T13:19:00Z">
                    <w:rPr>
                      <w:rFonts w:ascii="Calibri" w:hAnsi="Calibri" w:cs="Calibri"/>
                      <w:color w:val="000000"/>
                      <w:sz w:val="22"/>
                      <w:szCs w:val="22"/>
                    </w:rPr>
                  </w:rPrChange>
                </w:rPr>
                <w:t>0.31</w:t>
              </w:r>
            </w:ins>
          </w:p>
        </w:tc>
      </w:tr>
      <w:tr w:rsidR="002F2C4B" w:rsidRPr="002F2C4B" w:rsidTr="002F2C4B">
        <w:trPr>
          <w:divId w:val="276135201"/>
          <w:trHeight w:val="300"/>
          <w:ins w:id="6960" w:author="Nick.Tolimieri" w:date="2022-09-19T13:19:00Z"/>
          <w:trPrChange w:id="6961" w:author="Nick.Tolimieri" w:date="2022-09-19T13:19:00Z">
            <w:trPr>
              <w:divId w:val="276135201"/>
              <w:trHeight w:val="300"/>
            </w:trPr>
          </w:trPrChange>
        </w:trPr>
        <w:tc>
          <w:tcPr>
            <w:tcW w:w="960" w:type="dxa"/>
            <w:noWrap/>
            <w:hideMark/>
            <w:tcPrChange w:id="696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963" w:author="Nick.Tolimieri" w:date="2022-09-19T13:19:00Z"/>
                <w:rFonts w:asciiTheme="minorHAnsi" w:eastAsiaTheme="minorHAnsi" w:hAnsiTheme="minorHAnsi" w:cstheme="minorBidi"/>
                <w:sz w:val="22"/>
                <w:szCs w:val="22"/>
                <w:rPrChange w:id="6964" w:author="Nick.Tolimieri" w:date="2022-09-19T13:19:00Z">
                  <w:rPr>
                    <w:ins w:id="6965" w:author="Nick.Tolimieri" w:date="2022-09-19T13:19:00Z"/>
                    <w:rFonts w:ascii="Calibri" w:hAnsi="Calibri" w:cs="Calibri"/>
                    <w:color w:val="000000"/>
                    <w:sz w:val="22"/>
                    <w:szCs w:val="22"/>
                  </w:rPr>
                </w:rPrChange>
              </w:rPr>
              <w:pPrChange w:id="6966" w:author="Nick.Tolimieri" w:date="2022-09-19T13:19:00Z">
                <w:pPr/>
              </w:pPrChange>
            </w:pPr>
            <w:ins w:id="6967" w:author="Nick.Tolimieri" w:date="2022-09-19T13:19:00Z">
              <w:r w:rsidRPr="002F2C4B">
                <w:rPr>
                  <w:rFonts w:asciiTheme="minorHAnsi" w:eastAsiaTheme="minorHAnsi" w:hAnsiTheme="minorHAnsi" w:cstheme="minorBidi"/>
                  <w:sz w:val="22"/>
                  <w:szCs w:val="22"/>
                  <w:rPrChange w:id="6968" w:author="Nick.Tolimieri" w:date="2022-09-19T13:19:00Z">
                    <w:rPr>
                      <w:rFonts w:ascii="Calibri" w:hAnsi="Calibri" w:cs="Calibri"/>
                      <w:color w:val="000000"/>
                      <w:sz w:val="22"/>
                      <w:szCs w:val="22"/>
                    </w:rPr>
                  </w:rPrChange>
                </w:rPr>
                <w:t>Cape Alava</w:t>
              </w:r>
            </w:ins>
          </w:p>
        </w:tc>
        <w:tc>
          <w:tcPr>
            <w:tcW w:w="960" w:type="dxa"/>
            <w:noWrap/>
            <w:hideMark/>
            <w:tcPrChange w:id="696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970" w:author="Nick.Tolimieri" w:date="2022-09-19T13:19:00Z"/>
                <w:rFonts w:asciiTheme="minorHAnsi" w:eastAsiaTheme="minorHAnsi" w:hAnsiTheme="minorHAnsi" w:cstheme="minorBidi"/>
                <w:sz w:val="22"/>
                <w:szCs w:val="22"/>
                <w:rPrChange w:id="6971" w:author="Nick.Tolimieri" w:date="2022-09-19T13:19:00Z">
                  <w:rPr>
                    <w:ins w:id="6972" w:author="Nick.Tolimieri" w:date="2022-09-19T13:19:00Z"/>
                    <w:rFonts w:ascii="Calibri" w:hAnsi="Calibri" w:cs="Calibri"/>
                    <w:color w:val="000000"/>
                    <w:sz w:val="22"/>
                    <w:szCs w:val="22"/>
                  </w:rPr>
                </w:rPrChange>
              </w:rPr>
              <w:pPrChange w:id="6973" w:author="Nick.Tolimieri" w:date="2022-09-19T13:19:00Z">
                <w:pPr>
                  <w:jc w:val="right"/>
                </w:pPr>
              </w:pPrChange>
            </w:pPr>
            <w:ins w:id="6974" w:author="Nick.Tolimieri" w:date="2022-09-19T13:19:00Z">
              <w:r w:rsidRPr="002F2C4B">
                <w:rPr>
                  <w:rFonts w:asciiTheme="minorHAnsi" w:eastAsiaTheme="minorHAnsi" w:hAnsiTheme="minorHAnsi" w:cstheme="minorBidi"/>
                  <w:sz w:val="22"/>
                  <w:szCs w:val="22"/>
                  <w:rPrChange w:id="6975" w:author="Nick.Tolimieri" w:date="2022-09-19T13:19:00Z">
                    <w:rPr>
                      <w:rFonts w:ascii="Calibri" w:hAnsi="Calibri" w:cs="Calibri"/>
                      <w:color w:val="000000"/>
                      <w:sz w:val="22"/>
                      <w:szCs w:val="22"/>
                    </w:rPr>
                  </w:rPrChange>
                </w:rPr>
                <w:t>1993</w:t>
              </w:r>
            </w:ins>
          </w:p>
        </w:tc>
        <w:tc>
          <w:tcPr>
            <w:tcW w:w="960" w:type="dxa"/>
            <w:noWrap/>
            <w:hideMark/>
            <w:tcPrChange w:id="697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977" w:author="Nick.Tolimieri" w:date="2022-09-19T13:19:00Z"/>
                <w:rFonts w:asciiTheme="minorHAnsi" w:eastAsiaTheme="minorHAnsi" w:hAnsiTheme="minorHAnsi" w:cstheme="minorBidi"/>
                <w:sz w:val="22"/>
                <w:szCs w:val="22"/>
                <w:rPrChange w:id="6978" w:author="Nick.Tolimieri" w:date="2022-09-19T13:19:00Z">
                  <w:rPr>
                    <w:ins w:id="6979" w:author="Nick.Tolimieri" w:date="2022-09-19T13:19:00Z"/>
                    <w:rFonts w:ascii="Calibri" w:hAnsi="Calibri" w:cs="Calibri"/>
                    <w:color w:val="000000"/>
                    <w:sz w:val="22"/>
                    <w:szCs w:val="22"/>
                  </w:rPr>
                </w:rPrChange>
              </w:rPr>
              <w:pPrChange w:id="6980" w:author="Nick.Tolimieri" w:date="2022-09-19T13:19:00Z">
                <w:pPr>
                  <w:jc w:val="right"/>
                </w:pPr>
              </w:pPrChange>
            </w:pPr>
            <w:ins w:id="6981" w:author="Nick.Tolimieri" w:date="2022-09-19T13:19:00Z">
              <w:r w:rsidRPr="002F2C4B">
                <w:rPr>
                  <w:rFonts w:asciiTheme="minorHAnsi" w:eastAsiaTheme="minorHAnsi" w:hAnsiTheme="minorHAnsi" w:cstheme="minorBidi"/>
                  <w:sz w:val="22"/>
                  <w:szCs w:val="22"/>
                  <w:rPrChange w:id="6982" w:author="Nick.Tolimieri" w:date="2022-09-19T13:19:00Z">
                    <w:rPr>
                      <w:rFonts w:ascii="Calibri" w:hAnsi="Calibri" w:cs="Calibri"/>
                      <w:color w:val="000000"/>
                      <w:sz w:val="22"/>
                      <w:szCs w:val="22"/>
                    </w:rPr>
                  </w:rPrChange>
                </w:rPr>
                <w:t>7</w:t>
              </w:r>
            </w:ins>
          </w:p>
        </w:tc>
        <w:tc>
          <w:tcPr>
            <w:tcW w:w="960" w:type="dxa"/>
            <w:noWrap/>
            <w:hideMark/>
            <w:tcPrChange w:id="6983"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984" w:author="Nick.Tolimieri" w:date="2022-09-19T13:19:00Z"/>
                <w:rFonts w:asciiTheme="minorHAnsi" w:eastAsiaTheme="minorHAnsi" w:hAnsiTheme="minorHAnsi" w:cstheme="minorBidi"/>
                <w:sz w:val="22"/>
                <w:szCs w:val="22"/>
                <w:rPrChange w:id="6985" w:author="Nick.Tolimieri" w:date="2022-09-19T13:19:00Z">
                  <w:rPr>
                    <w:ins w:id="6986" w:author="Nick.Tolimieri" w:date="2022-09-19T13:19:00Z"/>
                    <w:rFonts w:ascii="Calibri" w:hAnsi="Calibri" w:cs="Calibri"/>
                    <w:color w:val="000000"/>
                    <w:sz w:val="22"/>
                    <w:szCs w:val="22"/>
                  </w:rPr>
                </w:rPrChange>
              </w:rPr>
              <w:pPrChange w:id="6987" w:author="Nick.Tolimieri" w:date="2022-09-19T13:19:00Z">
                <w:pPr>
                  <w:jc w:val="right"/>
                </w:pPr>
              </w:pPrChange>
            </w:pPr>
            <w:ins w:id="6988" w:author="Nick.Tolimieri" w:date="2022-09-19T13:19:00Z">
              <w:r w:rsidRPr="002F2C4B">
                <w:rPr>
                  <w:rFonts w:asciiTheme="minorHAnsi" w:eastAsiaTheme="minorHAnsi" w:hAnsiTheme="minorHAnsi" w:cstheme="minorBidi"/>
                  <w:sz w:val="22"/>
                  <w:szCs w:val="22"/>
                  <w:rPrChange w:id="6989" w:author="Nick.Tolimieri" w:date="2022-09-19T13:19:00Z">
                    <w:rPr>
                      <w:rFonts w:ascii="Calibri" w:hAnsi="Calibri" w:cs="Calibri"/>
                      <w:color w:val="000000"/>
                      <w:sz w:val="22"/>
                      <w:szCs w:val="22"/>
                    </w:rPr>
                  </w:rPrChange>
                </w:rPr>
                <w:t>32</w:t>
              </w:r>
            </w:ins>
          </w:p>
        </w:tc>
        <w:tc>
          <w:tcPr>
            <w:tcW w:w="960" w:type="dxa"/>
            <w:noWrap/>
            <w:hideMark/>
            <w:tcPrChange w:id="699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991" w:author="Nick.Tolimieri" w:date="2022-09-19T13:19:00Z"/>
                <w:rFonts w:asciiTheme="minorHAnsi" w:eastAsiaTheme="minorHAnsi" w:hAnsiTheme="minorHAnsi" w:cstheme="minorBidi"/>
                <w:sz w:val="22"/>
                <w:szCs w:val="22"/>
                <w:rPrChange w:id="6992" w:author="Nick.Tolimieri" w:date="2022-09-19T13:19:00Z">
                  <w:rPr>
                    <w:ins w:id="6993" w:author="Nick.Tolimieri" w:date="2022-09-19T13:19:00Z"/>
                    <w:rFonts w:ascii="Calibri" w:hAnsi="Calibri" w:cs="Calibri"/>
                    <w:color w:val="000000"/>
                    <w:sz w:val="22"/>
                    <w:szCs w:val="22"/>
                  </w:rPr>
                </w:rPrChange>
              </w:rPr>
              <w:pPrChange w:id="6994" w:author="Nick.Tolimieri" w:date="2022-09-19T13:19:00Z">
                <w:pPr>
                  <w:jc w:val="right"/>
                </w:pPr>
              </w:pPrChange>
            </w:pPr>
            <w:ins w:id="6995" w:author="Nick.Tolimieri" w:date="2022-09-19T13:19:00Z">
              <w:r w:rsidRPr="002F2C4B">
                <w:rPr>
                  <w:rFonts w:asciiTheme="minorHAnsi" w:eastAsiaTheme="minorHAnsi" w:hAnsiTheme="minorHAnsi" w:cstheme="minorBidi"/>
                  <w:sz w:val="22"/>
                  <w:szCs w:val="22"/>
                  <w:rPrChange w:id="6996" w:author="Nick.Tolimieri" w:date="2022-09-19T13:19:00Z">
                    <w:rPr>
                      <w:rFonts w:ascii="Calibri" w:hAnsi="Calibri" w:cs="Calibri"/>
                      <w:color w:val="000000"/>
                      <w:sz w:val="22"/>
                      <w:szCs w:val="22"/>
                    </w:rPr>
                  </w:rPrChange>
                </w:rPr>
                <w:t>1</w:t>
              </w:r>
            </w:ins>
          </w:p>
        </w:tc>
        <w:tc>
          <w:tcPr>
            <w:tcW w:w="960" w:type="dxa"/>
            <w:noWrap/>
            <w:hideMark/>
            <w:tcPrChange w:id="699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6998" w:author="Nick.Tolimieri" w:date="2022-09-19T13:19:00Z"/>
                <w:rFonts w:asciiTheme="minorHAnsi" w:eastAsiaTheme="minorHAnsi" w:hAnsiTheme="minorHAnsi" w:cstheme="minorBidi"/>
                <w:sz w:val="22"/>
                <w:szCs w:val="22"/>
                <w:rPrChange w:id="6999" w:author="Nick.Tolimieri" w:date="2022-09-19T13:19:00Z">
                  <w:rPr>
                    <w:ins w:id="7000" w:author="Nick.Tolimieri" w:date="2022-09-19T13:19:00Z"/>
                    <w:rFonts w:ascii="Calibri" w:hAnsi="Calibri" w:cs="Calibri"/>
                    <w:color w:val="000000"/>
                    <w:sz w:val="22"/>
                    <w:szCs w:val="22"/>
                  </w:rPr>
                </w:rPrChange>
              </w:rPr>
              <w:pPrChange w:id="7001" w:author="Nick.Tolimieri" w:date="2022-09-19T13:19:00Z">
                <w:pPr>
                  <w:jc w:val="right"/>
                </w:pPr>
              </w:pPrChange>
            </w:pPr>
            <w:ins w:id="7002" w:author="Nick.Tolimieri" w:date="2022-09-19T13:19:00Z">
              <w:r w:rsidRPr="002F2C4B">
                <w:rPr>
                  <w:rFonts w:asciiTheme="minorHAnsi" w:eastAsiaTheme="minorHAnsi" w:hAnsiTheme="minorHAnsi" w:cstheme="minorBidi"/>
                  <w:sz w:val="22"/>
                  <w:szCs w:val="22"/>
                  <w:rPrChange w:id="7003" w:author="Nick.Tolimieri" w:date="2022-09-19T13:19:00Z">
                    <w:rPr>
                      <w:rFonts w:ascii="Calibri" w:hAnsi="Calibri" w:cs="Calibri"/>
                      <w:color w:val="000000"/>
                      <w:sz w:val="22"/>
                      <w:szCs w:val="22"/>
                    </w:rPr>
                  </w:rPrChange>
                </w:rPr>
                <w:t>29</w:t>
              </w:r>
            </w:ins>
          </w:p>
        </w:tc>
        <w:tc>
          <w:tcPr>
            <w:tcW w:w="960" w:type="dxa"/>
            <w:noWrap/>
            <w:hideMark/>
            <w:tcPrChange w:id="700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005" w:author="Nick.Tolimieri" w:date="2022-09-19T13:19:00Z"/>
                <w:rFonts w:asciiTheme="minorHAnsi" w:eastAsiaTheme="minorHAnsi" w:hAnsiTheme="minorHAnsi" w:cstheme="minorBidi"/>
                <w:sz w:val="22"/>
                <w:szCs w:val="22"/>
                <w:rPrChange w:id="7006" w:author="Nick.Tolimieri" w:date="2022-09-19T13:19:00Z">
                  <w:rPr>
                    <w:ins w:id="7007" w:author="Nick.Tolimieri" w:date="2022-09-19T13:19:00Z"/>
                    <w:rFonts w:ascii="Calibri" w:hAnsi="Calibri" w:cs="Calibri"/>
                    <w:color w:val="000000"/>
                    <w:sz w:val="22"/>
                    <w:szCs w:val="22"/>
                  </w:rPr>
                </w:rPrChange>
              </w:rPr>
              <w:pPrChange w:id="7008" w:author="Nick.Tolimieri" w:date="2022-09-19T13:19:00Z">
                <w:pPr>
                  <w:jc w:val="right"/>
                </w:pPr>
              </w:pPrChange>
            </w:pPr>
            <w:ins w:id="7009" w:author="Nick.Tolimieri" w:date="2022-09-19T13:19:00Z">
              <w:r w:rsidRPr="002F2C4B">
                <w:rPr>
                  <w:rFonts w:asciiTheme="minorHAnsi" w:eastAsiaTheme="minorHAnsi" w:hAnsiTheme="minorHAnsi" w:cstheme="minorBidi"/>
                  <w:sz w:val="22"/>
                  <w:szCs w:val="22"/>
                  <w:rPrChange w:id="7010" w:author="Nick.Tolimieri" w:date="2022-09-19T13:19:00Z">
                    <w:rPr>
                      <w:rFonts w:ascii="Calibri" w:hAnsi="Calibri" w:cs="Calibri"/>
                      <w:color w:val="000000"/>
                      <w:sz w:val="22"/>
                      <w:szCs w:val="22"/>
                    </w:rPr>
                  </w:rPrChange>
                </w:rPr>
                <w:t>29</w:t>
              </w:r>
            </w:ins>
          </w:p>
        </w:tc>
        <w:tc>
          <w:tcPr>
            <w:tcW w:w="960" w:type="dxa"/>
            <w:noWrap/>
            <w:hideMark/>
            <w:tcPrChange w:id="701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012" w:author="Nick.Tolimieri" w:date="2022-09-19T13:19:00Z"/>
                <w:rFonts w:asciiTheme="minorHAnsi" w:eastAsiaTheme="minorHAnsi" w:hAnsiTheme="minorHAnsi" w:cstheme="minorBidi"/>
                <w:sz w:val="22"/>
                <w:szCs w:val="22"/>
                <w:rPrChange w:id="7013" w:author="Nick.Tolimieri" w:date="2022-09-19T13:19:00Z">
                  <w:rPr>
                    <w:ins w:id="7014" w:author="Nick.Tolimieri" w:date="2022-09-19T13:19:00Z"/>
                    <w:rFonts w:ascii="Calibri" w:hAnsi="Calibri" w:cs="Calibri"/>
                    <w:color w:val="000000"/>
                    <w:sz w:val="22"/>
                    <w:szCs w:val="22"/>
                  </w:rPr>
                </w:rPrChange>
              </w:rPr>
              <w:pPrChange w:id="7015" w:author="Nick.Tolimieri" w:date="2022-09-19T13:19:00Z">
                <w:pPr>
                  <w:jc w:val="right"/>
                </w:pPr>
              </w:pPrChange>
            </w:pPr>
            <w:ins w:id="7016" w:author="Nick.Tolimieri" w:date="2022-09-19T13:19:00Z">
              <w:r w:rsidRPr="002F2C4B">
                <w:rPr>
                  <w:rFonts w:asciiTheme="minorHAnsi" w:eastAsiaTheme="minorHAnsi" w:hAnsiTheme="minorHAnsi" w:cstheme="minorBidi"/>
                  <w:sz w:val="22"/>
                  <w:szCs w:val="22"/>
                  <w:rPrChange w:id="7017" w:author="Nick.Tolimieri" w:date="2022-09-19T13:19:00Z">
                    <w:rPr>
                      <w:rFonts w:ascii="Calibri" w:hAnsi="Calibri" w:cs="Calibri"/>
                      <w:color w:val="000000"/>
                      <w:sz w:val="22"/>
                      <w:szCs w:val="22"/>
                    </w:rPr>
                  </w:rPrChange>
                </w:rPr>
                <w:t>29</w:t>
              </w:r>
            </w:ins>
          </w:p>
        </w:tc>
        <w:tc>
          <w:tcPr>
            <w:tcW w:w="960" w:type="dxa"/>
            <w:noWrap/>
            <w:hideMark/>
            <w:tcPrChange w:id="7018"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019" w:author="Nick.Tolimieri" w:date="2022-09-19T13:19:00Z"/>
                <w:rFonts w:asciiTheme="minorHAnsi" w:eastAsiaTheme="minorHAnsi" w:hAnsiTheme="minorHAnsi" w:cstheme="minorBidi"/>
                <w:sz w:val="22"/>
                <w:szCs w:val="22"/>
                <w:rPrChange w:id="7020" w:author="Nick.Tolimieri" w:date="2022-09-19T13:19:00Z">
                  <w:rPr>
                    <w:ins w:id="7021" w:author="Nick.Tolimieri" w:date="2022-09-19T13:19:00Z"/>
                    <w:rFonts w:ascii="Calibri" w:hAnsi="Calibri" w:cs="Calibri"/>
                    <w:color w:val="000000"/>
                    <w:sz w:val="22"/>
                    <w:szCs w:val="22"/>
                  </w:rPr>
                </w:rPrChange>
              </w:rPr>
              <w:pPrChange w:id="7022" w:author="Nick.Tolimieri" w:date="2022-09-19T13:19:00Z">
                <w:pPr>
                  <w:jc w:val="right"/>
                </w:pPr>
              </w:pPrChange>
            </w:pPr>
            <w:ins w:id="7023" w:author="Nick.Tolimieri" w:date="2022-09-19T13:19:00Z">
              <w:r w:rsidRPr="002F2C4B">
                <w:rPr>
                  <w:rFonts w:asciiTheme="minorHAnsi" w:eastAsiaTheme="minorHAnsi" w:hAnsiTheme="minorHAnsi" w:cstheme="minorBidi"/>
                  <w:sz w:val="22"/>
                  <w:szCs w:val="22"/>
                  <w:rPrChange w:id="7024" w:author="Nick.Tolimieri" w:date="2022-09-19T13:19:00Z">
                    <w:rPr>
                      <w:rFonts w:ascii="Calibri" w:hAnsi="Calibri" w:cs="Calibri"/>
                      <w:color w:val="000000"/>
                      <w:sz w:val="22"/>
                      <w:szCs w:val="22"/>
                    </w:rPr>
                  </w:rPrChange>
                </w:rPr>
                <w:t>2.57</w:t>
              </w:r>
            </w:ins>
          </w:p>
        </w:tc>
        <w:tc>
          <w:tcPr>
            <w:tcW w:w="960" w:type="dxa"/>
            <w:noWrap/>
            <w:hideMark/>
            <w:tcPrChange w:id="702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026" w:author="Nick.Tolimieri" w:date="2022-09-19T13:19:00Z"/>
                <w:rFonts w:asciiTheme="minorHAnsi" w:eastAsiaTheme="minorHAnsi" w:hAnsiTheme="minorHAnsi" w:cstheme="minorBidi"/>
                <w:sz w:val="22"/>
                <w:szCs w:val="22"/>
                <w:rPrChange w:id="7027" w:author="Nick.Tolimieri" w:date="2022-09-19T13:19:00Z">
                  <w:rPr>
                    <w:ins w:id="7028" w:author="Nick.Tolimieri" w:date="2022-09-19T13:19:00Z"/>
                    <w:rFonts w:ascii="Calibri" w:hAnsi="Calibri" w:cs="Calibri"/>
                    <w:color w:val="000000"/>
                    <w:sz w:val="22"/>
                    <w:szCs w:val="22"/>
                  </w:rPr>
                </w:rPrChange>
              </w:rPr>
              <w:pPrChange w:id="7029" w:author="Nick.Tolimieri" w:date="2022-09-19T13:19:00Z">
                <w:pPr>
                  <w:jc w:val="right"/>
                </w:pPr>
              </w:pPrChange>
            </w:pPr>
            <w:ins w:id="7030" w:author="Nick.Tolimieri" w:date="2022-09-19T13:19:00Z">
              <w:r w:rsidRPr="002F2C4B">
                <w:rPr>
                  <w:rFonts w:asciiTheme="minorHAnsi" w:eastAsiaTheme="minorHAnsi" w:hAnsiTheme="minorHAnsi" w:cstheme="minorBidi"/>
                  <w:sz w:val="22"/>
                  <w:szCs w:val="22"/>
                  <w:rPrChange w:id="7031" w:author="Nick.Tolimieri" w:date="2022-09-19T13:19:00Z">
                    <w:rPr>
                      <w:rFonts w:ascii="Calibri" w:hAnsi="Calibri" w:cs="Calibri"/>
                      <w:color w:val="000000"/>
                      <w:sz w:val="22"/>
                      <w:szCs w:val="22"/>
                    </w:rPr>
                  </w:rPrChange>
                </w:rPr>
                <w:t>0.6</w:t>
              </w:r>
            </w:ins>
          </w:p>
        </w:tc>
      </w:tr>
      <w:tr w:rsidR="002F2C4B" w:rsidRPr="002F2C4B" w:rsidTr="002F2C4B">
        <w:trPr>
          <w:divId w:val="276135201"/>
          <w:trHeight w:val="300"/>
          <w:ins w:id="7032" w:author="Nick.Tolimieri" w:date="2022-09-19T13:19:00Z"/>
          <w:trPrChange w:id="7033" w:author="Nick.Tolimieri" w:date="2022-09-19T13:19:00Z">
            <w:trPr>
              <w:divId w:val="276135201"/>
              <w:trHeight w:val="300"/>
            </w:trPr>
          </w:trPrChange>
        </w:trPr>
        <w:tc>
          <w:tcPr>
            <w:tcW w:w="960" w:type="dxa"/>
            <w:noWrap/>
            <w:hideMark/>
            <w:tcPrChange w:id="703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035" w:author="Nick.Tolimieri" w:date="2022-09-19T13:19:00Z"/>
                <w:rFonts w:asciiTheme="minorHAnsi" w:eastAsiaTheme="minorHAnsi" w:hAnsiTheme="minorHAnsi" w:cstheme="minorBidi"/>
                <w:sz w:val="22"/>
                <w:szCs w:val="22"/>
                <w:rPrChange w:id="7036" w:author="Nick.Tolimieri" w:date="2022-09-19T13:19:00Z">
                  <w:rPr>
                    <w:ins w:id="7037" w:author="Nick.Tolimieri" w:date="2022-09-19T13:19:00Z"/>
                    <w:rFonts w:ascii="Calibri" w:hAnsi="Calibri" w:cs="Calibri"/>
                    <w:color w:val="000000"/>
                    <w:sz w:val="22"/>
                    <w:szCs w:val="22"/>
                  </w:rPr>
                </w:rPrChange>
              </w:rPr>
              <w:pPrChange w:id="7038" w:author="Nick.Tolimieri" w:date="2022-09-19T13:19:00Z">
                <w:pPr/>
              </w:pPrChange>
            </w:pPr>
            <w:ins w:id="7039" w:author="Nick.Tolimieri" w:date="2022-09-19T13:19:00Z">
              <w:r w:rsidRPr="002F2C4B">
                <w:rPr>
                  <w:rFonts w:asciiTheme="minorHAnsi" w:eastAsiaTheme="minorHAnsi" w:hAnsiTheme="minorHAnsi" w:cstheme="minorBidi"/>
                  <w:sz w:val="22"/>
                  <w:szCs w:val="22"/>
                  <w:rPrChange w:id="7040" w:author="Nick.Tolimieri" w:date="2022-09-19T13:19:00Z">
                    <w:rPr>
                      <w:rFonts w:ascii="Calibri" w:hAnsi="Calibri" w:cs="Calibri"/>
                      <w:color w:val="000000"/>
                      <w:sz w:val="22"/>
                      <w:szCs w:val="22"/>
                    </w:rPr>
                  </w:rPrChange>
                </w:rPr>
                <w:t>Cape Alava</w:t>
              </w:r>
            </w:ins>
          </w:p>
        </w:tc>
        <w:tc>
          <w:tcPr>
            <w:tcW w:w="960" w:type="dxa"/>
            <w:noWrap/>
            <w:hideMark/>
            <w:tcPrChange w:id="704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042" w:author="Nick.Tolimieri" w:date="2022-09-19T13:19:00Z"/>
                <w:rFonts w:asciiTheme="minorHAnsi" w:eastAsiaTheme="minorHAnsi" w:hAnsiTheme="minorHAnsi" w:cstheme="minorBidi"/>
                <w:sz w:val="22"/>
                <w:szCs w:val="22"/>
                <w:rPrChange w:id="7043" w:author="Nick.Tolimieri" w:date="2022-09-19T13:19:00Z">
                  <w:rPr>
                    <w:ins w:id="7044" w:author="Nick.Tolimieri" w:date="2022-09-19T13:19:00Z"/>
                    <w:rFonts w:ascii="Calibri" w:hAnsi="Calibri" w:cs="Calibri"/>
                    <w:color w:val="000000"/>
                    <w:sz w:val="22"/>
                    <w:szCs w:val="22"/>
                  </w:rPr>
                </w:rPrChange>
              </w:rPr>
              <w:pPrChange w:id="7045" w:author="Nick.Tolimieri" w:date="2022-09-19T13:19:00Z">
                <w:pPr>
                  <w:jc w:val="right"/>
                </w:pPr>
              </w:pPrChange>
            </w:pPr>
            <w:ins w:id="7046" w:author="Nick.Tolimieri" w:date="2022-09-19T13:19:00Z">
              <w:r w:rsidRPr="002F2C4B">
                <w:rPr>
                  <w:rFonts w:asciiTheme="minorHAnsi" w:eastAsiaTheme="minorHAnsi" w:hAnsiTheme="minorHAnsi" w:cstheme="minorBidi"/>
                  <w:sz w:val="22"/>
                  <w:szCs w:val="22"/>
                  <w:rPrChange w:id="7047" w:author="Nick.Tolimieri" w:date="2022-09-19T13:19:00Z">
                    <w:rPr>
                      <w:rFonts w:ascii="Calibri" w:hAnsi="Calibri" w:cs="Calibri"/>
                      <w:color w:val="000000"/>
                      <w:sz w:val="22"/>
                      <w:szCs w:val="22"/>
                    </w:rPr>
                  </w:rPrChange>
                </w:rPr>
                <w:t>1994</w:t>
              </w:r>
            </w:ins>
          </w:p>
        </w:tc>
        <w:tc>
          <w:tcPr>
            <w:tcW w:w="960" w:type="dxa"/>
            <w:noWrap/>
            <w:hideMark/>
            <w:tcPrChange w:id="7048"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049" w:author="Nick.Tolimieri" w:date="2022-09-19T13:19:00Z"/>
                <w:rFonts w:asciiTheme="minorHAnsi" w:eastAsiaTheme="minorHAnsi" w:hAnsiTheme="minorHAnsi" w:cstheme="minorBidi"/>
                <w:sz w:val="22"/>
                <w:szCs w:val="22"/>
                <w:rPrChange w:id="7050" w:author="Nick.Tolimieri" w:date="2022-09-19T13:19:00Z">
                  <w:rPr>
                    <w:ins w:id="7051" w:author="Nick.Tolimieri" w:date="2022-09-19T13:19:00Z"/>
                    <w:rFonts w:ascii="Calibri" w:hAnsi="Calibri" w:cs="Calibri"/>
                    <w:color w:val="000000"/>
                    <w:sz w:val="22"/>
                    <w:szCs w:val="22"/>
                  </w:rPr>
                </w:rPrChange>
              </w:rPr>
              <w:pPrChange w:id="7052" w:author="Nick.Tolimieri" w:date="2022-09-19T13:19:00Z">
                <w:pPr>
                  <w:jc w:val="right"/>
                </w:pPr>
              </w:pPrChange>
            </w:pPr>
            <w:ins w:id="7053" w:author="Nick.Tolimieri" w:date="2022-09-19T13:19:00Z">
              <w:r w:rsidRPr="002F2C4B">
                <w:rPr>
                  <w:rFonts w:asciiTheme="minorHAnsi" w:eastAsiaTheme="minorHAnsi" w:hAnsiTheme="minorHAnsi" w:cstheme="minorBidi"/>
                  <w:sz w:val="22"/>
                  <w:szCs w:val="22"/>
                  <w:rPrChange w:id="7054" w:author="Nick.Tolimieri" w:date="2022-09-19T13:19:00Z">
                    <w:rPr>
                      <w:rFonts w:ascii="Calibri" w:hAnsi="Calibri" w:cs="Calibri"/>
                      <w:color w:val="000000"/>
                      <w:sz w:val="22"/>
                      <w:szCs w:val="22"/>
                    </w:rPr>
                  </w:rPrChange>
                </w:rPr>
                <w:t>27</w:t>
              </w:r>
            </w:ins>
          </w:p>
        </w:tc>
        <w:tc>
          <w:tcPr>
            <w:tcW w:w="960" w:type="dxa"/>
            <w:noWrap/>
            <w:hideMark/>
            <w:tcPrChange w:id="705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056" w:author="Nick.Tolimieri" w:date="2022-09-19T13:19:00Z"/>
                <w:rFonts w:asciiTheme="minorHAnsi" w:eastAsiaTheme="minorHAnsi" w:hAnsiTheme="minorHAnsi" w:cstheme="minorBidi"/>
                <w:sz w:val="22"/>
                <w:szCs w:val="22"/>
                <w:rPrChange w:id="7057" w:author="Nick.Tolimieri" w:date="2022-09-19T13:19:00Z">
                  <w:rPr>
                    <w:ins w:id="7058" w:author="Nick.Tolimieri" w:date="2022-09-19T13:19:00Z"/>
                    <w:rFonts w:ascii="Calibri" w:hAnsi="Calibri" w:cs="Calibri"/>
                    <w:color w:val="000000"/>
                    <w:sz w:val="22"/>
                    <w:szCs w:val="22"/>
                  </w:rPr>
                </w:rPrChange>
              </w:rPr>
              <w:pPrChange w:id="7059" w:author="Nick.Tolimieri" w:date="2022-09-19T13:19:00Z">
                <w:pPr>
                  <w:jc w:val="right"/>
                </w:pPr>
              </w:pPrChange>
            </w:pPr>
            <w:ins w:id="7060" w:author="Nick.Tolimieri" w:date="2022-09-19T13:19:00Z">
              <w:r w:rsidRPr="002F2C4B">
                <w:rPr>
                  <w:rFonts w:asciiTheme="minorHAnsi" w:eastAsiaTheme="minorHAnsi" w:hAnsiTheme="minorHAnsi" w:cstheme="minorBidi"/>
                  <w:sz w:val="22"/>
                  <w:szCs w:val="22"/>
                  <w:rPrChange w:id="7061" w:author="Nick.Tolimieri" w:date="2022-09-19T13:19:00Z">
                    <w:rPr>
                      <w:rFonts w:ascii="Calibri" w:hAnsi="Calibri" w:cs="Calibri"/>
                      <w:color w:val="000000"/>
                      <w:sz w:val="22"/>
                      <w:szCs w:val="22"/>
                    </w:rPr>
                  </w:rPrChange>
                </w:rPr>
                <w:t>38</w:t>
              </w:r>
            </w:ins>
          </w:p>
        </w:tc>
        <w:tc>
          <w:tcPr>
            <w:tcW w:w="960" w:type="dxa"/>
            <w:noWrap/>
            <w:hideMark/>
            <w:tcPrChange w:id="706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063" w:author="Nick.Tolimieri" w:date="2022-09-19T13:19:00Z"/>
                <w:rFonts w:asciiTheme="minorHAnsi" w:eastAsiaTheme="minorHAnsi" w:hAnsiTheme="minorHAnsi" w:cstheme="minorBidi"/>
                <w:sz w:val="22"/>
                <w:szCs w:val="22"/>
                <w:rPrChange w:id="7064" w:author="Nick.Tolimieri" w:date="2022-09-19T13:19:00Z">
                  <w:rPr>
                    <w:ins w:id="7065" w:author="Nick.Tolimieri" w:date="2022-09-19T13:19:00Z"/>
                    <w:rFonts w:ascii="Calibri" w:hAnsi="Calibri" w:cs="Calibri"/>
                    <w:color w:val="000000"/>
                    <w:sz w:val="22"/>
                    <w:szCs w:val="22"/>
                  </w:rPr>
                </w:rPrChange>
              </w:rPr>
              <w:pPrChange w:id="7066" w:author="Nick.Tolimieri" w:date="2022-09-19T13:19:00Z">
                <w:pPr>
                  <w:jc w:val="right"/>
                </w:pPr>
              </w:pPrChange>
            </w:pPr>
            <w:ins w:id="7067" w:author="Nick.Tolimieri" w:date="2022-09-19T13:19:00Z">
              <w:r w:rsidRPr="002F2C4B">
                <w:rPr>
                  <w:rFonts w:asciiTheme="minorHAnsi" w:eastAsiaTheme="minorHAnsi" w:hAnsiTheme="minorHAnsi" w:cstheme="minorBidi"/>
                  <w:sz w:val="22"/>
                  <w:szCs w:val="22"/>
                  <w:rPrChange w:id="7068" w:author="Nick.Tolimieri" w:date="2022-09-19T13:19:00Z">
                    <w:rPr>
                      <w:rFonts w:ascii="Calibri" w:hAnsi="Calibri" w:cs="Calibri"/>
                      <w:color w:val="000000"/>
                      <w:sz w:val="22"/>
                      <w:szCs w:val="22"/>
                    </w:rPr>
                  </w:rPrChange>
                </w:rPr>
                <w:t>1</w:t>
              </w:r>
            </w:ins>
          </w:p>
        </w:tc>
        <w:tc>
          <w:tcPr>
            <w:tcW w:w="960" w:type="dxa"/>
            <w:noWrap/>
            <w:hideMark/>
            <w:tcPrChange w:id="706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070" w:author="Nick.Tolimieri" w:date="2022-09-19T13:19:00Z"/>
                <w:rFonts w:asciiTheme="minorHAnsi" w:eastAsiaTheme="minorHAnsi" w:hAnsiTheme="minorHAnsi" w:cstheme="minorBidi"/>
                <w:sz w:val="22"/>
                <w:szCs w:val="22"/>
                <w:rPrChange w:id="7071" w:author="Nick.Tolimieri" w:date="2022-09-19T13:19:00Z">
                  <w:rPr>
                    <w:ins w:id="7072" w:author="Nick.Tolimieri" w:date="2022-09-19T13:19:00Z"/>
                    <w:rFonts w:ascii="Calibri" w:hAnsi="Calibri" w:cs="Calibri"/>
                    <w:color w:val="000000"/>
                    <w:sz w:val="22"/>
                    <w:szCs w:val="22"/>
                  </w:rPr>
                </w:rPrChange>
              </w:rPr>
              <w:pPrChange w:id="7073" w:author="Nick.Tolimieri" w:date="2022-09-19T13:19:00Z">
                <w:pPr>
                  <w:jc w:val="right"/>
                </w:pPr>
              </w:pPrChange>
            </w:pPr>
            <w:ins w:id="7074" w:author="Nick.Tolimieri" w:date="2022-09-19T13:19:00Z">
              <w:r w:rsidRPr="002F2C4B">
                <w:rPr>
                  <w:rFonts w:asciiTheme="minorHAnsi" w:eastAsiaTheme="minorHAnsi" w:hAnsiTheme="minorHAnsi" w:cstheme="minorBidi"/>
                  <w:sz w:val="22"/>
                  <w:szCs w:val="22"/>
                  <w:rPrChange w:id="7075" w:author="Nick.Tolimieri" w:date="2022-09-19T13:19:00Z">
                    <w:rPr>
                      <w:rFonts w:ascii="Calibri" w:hAnsi="Calibri" w:cs="Calibri"/>
                      <w:color w:val="000000"/>
                      <w:sz w:val="22"/>
                      <w:szCs w:val="22"/>
                    </w:rPr>
                  </w:rPrChange>
                </w:rPr>
                <w:t>27</w:t>
              </w:r>
            </w:ins>
          </w:p>
        </w:tc>
        <w:tc>
          <w:tcPr>
            <w:tcW w:w="960" w:type="dxa"/>
            <w:noWrap/>
            <w:hideMark/>
            <w:tcPrChange w:id="707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077" w:author="Nick.Tolimieri" w:date="2022-09-19T13:19:00Z"/>
                <w:rFonts w:asciiTheme="minorHAnsi" w:eastAsiaTheme="minorHAnsi" w:hAnsiTheme="minorHAnsi" w:cstheme="minorBidi"/>
                <w:sz w:val="22"/>
                <w:szCs w:val="22"/>
                <w:rPrChange w:id="7078" w:author="Nick.Tolimieri" w:date="2022-09-19T13:19:00Z">
                  <w:rPr>
                    <w:ins w:id="7079" w:author="Nick.Tolimieri" w:date="2022-09-19T13:19:00Z"/>
                    <w:rFonts w:ascii="Calibri" w:hAnsi="Calibri" w:cs="Calibri"/>
                    <w:color w:val="000000"/>
                    <w:sz w:val="22"/>
                    <w:szCs w:val="22"/>
                  </w:rPr>
                </w:rPrChange>
              </w:rPr>
              <w:pPrChange w:id="7080" w:author="Nick.Tolimieri" w:date="2022-09-19T13:19:00Z">
                <w:pPr>
                  <w:jc w:val="right"/>
                </w:pPr>
              </w:pPrChange>
            </w:pPr>
            <w:ins w:id="7081" w:author="Nick.Tolimieri" w:date="2022-09-19T13:19:00Z">
              <w:r w:rsidRPr="002F2C4B">
                <w:rPr>
                  <w:rFonts w:asciiTheme="minorHAnsi" w:eastAsiaTheme="minorHAnsi" w:hAnsiTheme="minorHAnsi" w:cstheme="minorBidi"/>
                  <w:sz w:val="22"/>
                  <w:szCs w:val="22"/>
                  <w:rPrChange w:id="7082" w:author="Nick.Tolimieri" w:date="2022-09-19T13:19:00Z">
                    <w:rPr>
                      <w:rFonts w:ascii="Calibri" w:hAnsi="Calibri" w:cs="Calibri"/>
                      <w:color w:val="000000"/>
                      <w:sz w:val="22"/>
                      <w:szCs w:val="22"/>
                    </w:rPr>
                  </w:rPrChange>
                </w:rPr>
                <w:t>27</w:t>
              </w:r>
            </w:ins>
          </w:p>
        </w:tc>
        <w:tc>
          <w:tcPr>
            <w:tcW w:w="960" w:type="dxa"/>
            <w:noWrap/>
            <w:hideMark/>
            <w:tcPrChange w:id="7083"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084" w:author="Nick.Tolimieri" w:date="2022-09-19T13:19:00Z"/>
                <w:rFonts w:asciiTheme="minorHAnsi" w:eastAsiaTheme="minorHAnsi" w:hAnsiTheme="minorHAnsi" w:cstheme="minorBidi"/>
                <w:sz w:val="22"/>
                <w:szCs w:val="22"/>
                <w:rPrChange w:id="7085" w:author="Nick.Tolimieri" w:date="2022-09-19T13:19:00Z">
                  <w:rPr>
                    <w:ins w:id="7086" w:author="Nick.Tolimieri" w:date="2022-09-19T13:19:00Z"/>
                    <w:rFonts w:ascii="Calibri" w:hAnsi="Calibri" w:cs="Calibri"/>
                    <w:color w:val="000000"/>
                    <w:sz w:val="22"/>
                    <w:szCs w:val="22"/>
                  </w:rPr>
                </w:rPrChange>
              </w:rPr>
              <w:pPrChange w:id="7087" w:author="Nick.Tolimieri" w:date="2022-09-19T13:19:00Z">
                <w:pPr>
                  <w:jc w:val="right"/>
                </w:pPr>
              </w:pPrChange>
            </w:pPr>
            <w:ins w:id="7088" w:author="Nick.Tolimieri" w:date="2022-09-19T13:19:00Z">
              <w:r w:rsidRPr="002F2C4B">
                <w:rPr>
                  <w:rFonts w:asciiTheme="minorHAnsi" w:eastAsiaTheme="minorHAnsi" w:hAnsiTheme="minorHAnsi" w:cstheme="minorBidi"/>
                  <w:sz w:val="22"/>
                  <w:szCs w:val="22"/>
                  <w:rPrChange w:id="7089" w:author="Nick.Tolimieri" w:date="2022-09-19T13:19:00Z">
                    <w:rPr>
                      <w:rFonts w:ascii="Calibri" w:hAnsi="Calibri" w:cs="Calibri"/>
                      <w:color w:val="000000"/>
                      <w:sz w:val="22"/>
                      <w:szCs w:val="22"/>
                    </w:rPr>
                  </w:rPrChange>
                </w:rPr>
                <w:t>27</w:t>
              </w:r>
            </w:ins>
          </w:p>
        </w:tc>
        <w:tc>
          <w:tcPr>
            <w:tcW w:w="960" w:type="dxa"/>
            <w:noWrap/>
            <w:hideMark/>
            <w:tcPrChange w:id="709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091" w:author="Nick.Tolimieri" w:date="2022-09-19T13:19:00Z"/>
                <w:rFonts w:asciiTheme="minorHAnsi" w:eastAsiaTheme="minorHAnsi" w:hAnsiTheme="minorHAnsi" w:cstheme="minorBidi"/>
                <w:sz w:val="22"/>
                <w:szCs w:val="22"/>
                <w:rPrChange w:id="7092" w:author="Nick.Tolimieri" w:date="2022-09-19T13:19:00Z">
                  <w:rPr>
                    <w:ins w:id="7093" w:author="Nick.Tolimieri" w:date="2022-09-19T13:19:00Z"/>
                    <w:rFonts w:ascii="Calibri" w:hAnsi="Calibri" w:cs="Calibri"/>
                    <w:color w:val="000000"/>
                    <w:sz w:val="22"/>
                    <w:szCs w:val="22"/>
                  </w:rPr>
                </w:rPrChange>
              </w:rPr>
              <w:pPrChange w:id="7094" w:author="Nick.Tolimieri" w:date="2022-09-19T13:19:00Z">
                <w:pPr>
                  <w:jc w:val="right"/>
                </w:pPr>
              </w:pPrChange>
            </w:pPr>
            <w:ins w:id="7095" w:author="Nick.Tolimieri" w:date="2022-09-19T13:19:00Z">
              <w:r w:rsidRPr="002F2C4B">
                <w:rPr>
                  <w:rFonts w:asciiTheme="minorHAnsi" w:eastAsiaTheme="minorHAnsi" w:hAnsiTheme="minorHAnsi" w:cstheme="minorBidi"/>
                  <w:sz w:val="22"/>
                  <w:szCs w:val="22"/>
                  <w:rPrChange w:id="7096" w:author="Nick.Tolimieri" w:date="2022-09-19T13:19:00Z">
                    <w:rPr>
                      <w:rFonts w:ascii="Calibri" w:hAnsi="Calibri" w:cs="Calibri"/>
                      <w:color w:val="000000"/>
                      <w:sz w:val="22"/>
                      <w:szCs w:val="22"/>
                    </w:rPr>
                  </w:rPrChange>
                </w:rPr>
                <w:t>2.66</w:t>
              </w:r>
            </w:ins>
          </w:p>
        </w:tc>
        <w:tc>
          <w:tcPr>
            <w:tcW w:w="960" w:type="dxa"/>
            <w:noWrap/>
            <w:hideMark/>
            <w:tcPrChange w:id="709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098" w:author="Nick.Tolimieri" w:date="2022-09-19T13:19:00Z"/>
                <w:rFonts w:asciiTheme="minorHAnsi" w:eastAsiaTheme="minorHAnsi" w:hAnsiTheme="minorHAnsi" w:cstheme="minorBidi"/>
                <w:sz w:val="22"/>
                <w:szCs w:val="22"/>
                <w:rPrChange w:id="7099" w:author="Nick.Tolimieri" w:date="2022-09-19T13:19:00Z">
                  <w:rPr>
                    <w:ins w:id="7100" w:author="Nick.Tolimieri" w:date="2022-09-19T13:19:00Z"/>
                    <w:rFonts w:ascii="Calibri" w:hAnsi="Calibri" w:cs="Calibri"/>
                    <w:color w:val="000000"/>
                    <w:sz w:val="22"/>
                    <w:szCs w:val="22"/>
                  </w:rPr>
                </w:rPrChange>
              </w:rPr>
              <w:pPrChange w:id="7101" w:author="Nick.Tolimieri" w:date="2022-09-19T13:19:00Z">
                <w:pPr>
                  <w:jc w:val="right"/>
                </w:pPr>
              </w:pPrChange>
            </w:pPr>
            <w:ins w:id="7102" w:author="Nick.Tolimieri" w:date="2022-09-19T13:19:00Z">
              <w:r w:rsidRPr="002F2C4B">
                <w:rPr>
                  <w:rFonts w:asciiTheme="minorHAnsi" w:eastAsiaTheme="minorHAnsi" w:hAnsiTheme="minorHAnsi" w:cstheme="minorBidi"/>
                  <w:sz w:val="22"/>
                  <w:szCs w:val="22"/>
                  <w:rPrChange w:id="7103" w:author="Nick.Tolimieri" w:date="2022-09-19T13:19:00Z">
                    <w:rPr>
                      <w:rFonts w:ascii="Calibri" w:hAnsi="Calibri" w:cs="Calibri"/>
                      <w:color w:val="000000"/>
                      <w:sz w:val="22"/>
                      <w:szCs w:val="22"/>
                    </w:rPr>
                  </w:rPrChange>
                </w:rPr>
                <w:t>0.58</w:t>
              </w:r>
            </w:ins>
          </w:p>
        </w:tc>
      </w:tr>
      <w:tr w:rsidR="002F2C4B" w:rsidRPr="002F2C4B" w:rsidTr="002F2C4B">
        <w:trPr>
          <w:divId w:val="276135201"/>
          <w:trHeight w:val="300"/>
          <w:ins w:id="7104" w:author="Nick.Tolimieri" w:date="2022-09-19T13:19:00Z"/>
          <w:trPrChange w:id="7105" w:author="Nick.Tolimieri" w:date="2022-09-19T13:19:00Z">
            <w:trPr>
              <w:divId w:val="276135201"/>
              <w:trHeight w:val="300"/>
            </w:trPr>
          </w:trPrChange>
        </w:trPr>
        <w:tc>
          <w:tcPr>
            <w:tcW w:w="960" w:type="dxa"/>
            <w:noWrap/>
            <w:hideMark/>
            <w:tcPrChange w:id="710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107" w:author="Nick.Tolimieri" w:date="2022-09-19T13:19:00Z"/>
                <w:rFonts w:asciiTheme="minorHAnsi" w:eastAsiaTheme="minorHAnsi" w:hAnsiTheme="minorHAnsi" w:cstheme="minorBidi"/>
                <w:sz w:val="22"/>
                <w:szCs w:val="22"/>
                <w:rPrChange w:id="7108" w:author="Nick.Tolimieri" w:date="2022-09-19T13:19:00Z">
                  <w:rPr>
                    <w:ins w:id="7109" w:author="Nick.Tolimieri" w:date="2022-09-19T13:19:00Z"/>
                    <w:rFonts w:ascii="Calibri" w:hAnsi="Calibri" w:cs="Calibri"/>
                    <w:color w:val="000000"/>
                    <w:sz w:val="22"/>
                    <w:szCs w:val="22"/>
                  </w:rPr>
                </w:rPrChange>
              </w:rPr>
              <w:pPrChange w:id="7110" w:author="Nick.Tolimieri" w:date="2022-09-19T13:19:00Z">
                <w:pPr/>
              </w:pPrChange>
            </w:pPr>
            <w:ins w:id="7111" w:author="Nick.Tolimieri" w:date="2022-09-19T13:19:00Z">
              <w:r w:rsidRPr="002F2C4B">
                <w:rPr>
                  <w:rFonts w:asciiTheme="minorHAnsi" w:eastAsiaTheme="minorHAnsi" w:hAnsiTheme="minorHAnsi" w:cstheme="minorBidi"/>
                  <w:sz w:val="22"/>
                  <w:szCs w:val="22"/>
                  <w:rPrChange w:id="7112" w:author="Nick.Tolimieri" w:date="2022-09-19T13:19:00Z">
                    <w:rPr>
                      <w:rFonts w:ascii="Calibri" w:hAnsi="Calibri" w:cs="Calibri"/>
                      <w:color w:val="000000"/>
                      <w:sz w:val="22"/>
                      <w:szCs w:val="22"/>
                    </w:rPr>
                  </w:rPrChange>
                </w:rPr>
                <w:t>Cape Alava</w:t>
              </w:r>
            </w:ins>
          </w:p>
        </w:tc>
        <w:tc>
          <w:tcPr>
            <w:tcW w:w="960" w:type="dxa"/>
            <w:noWrap/>
            <w:hideMark/>
            <w:tcPrChange w:id="7113"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114" w:author="Nick.Tolimieri" w:date="2022-09-19T13:19:00Z"/>
                <w:rFonts w:asciiTheme="minorHAnsi" w:eastAsiaTheme="minorHAnsi" w:hAnsiTheme="minorHAnsi" w:cstheme="minorBidi"/>
                <w:sz w:val="22"/>
                <w:szCs w:val="22"/>
                <w:rPrChange w:id="7115" w:author="Nick.Tolimieri" w:date="2022-09-19T13:19:00Z">
                  <w:rPr>
                    <w:ins w:id="7116" w:author="Nick.Tolimieri" w:date="2022-09-19T13:19:00Z"/>
                    <w:rFonts w:ascii="Calibri" w:hAnsi="Calibri" w:cs="Calibri"/>
                    <w:color w:val="000000"/>
                    <w:sz w:val="22"/>
                    <w:szCs w:val="22"/>
                  </w:rPr>
                </w:rPrChange>
              </w:rPr>
              <w:pPrChange w:id="7117" w:author="Nick.Tolimieri" w:date="2022-09-19T13:19:00Z">
                <w:pPr>
                  <w:jc w:val="right"/>
                </w:pPr>
              </w:pPrChange>
            </w:pPr>
            <w:ins w:id="7118" w:author="Nick.Tolimieri" w:date="2022-09-19T13:19:00Z">
              <w:r w:rsidRPr="002F2C4B">
                <w:rPr>
                  <w:rFonts w:asciiTheme="minorHAnsi" w:eastAsiaTheme="minorHAnsi" w:hAnsiTheme="minorHAnsi" w:cstheme="minorBidi"/>
                  <w:sz w:val="22"/>
                  <w:szCs w:val="22"/>
                  <w:rPrChange w:id="7119" w:author="Nick.Tolimieri" w:date="2022-09-19T13:19:00Z">
                    <w:rPr>
                      <w:rFonts w:ascii="Calibri" w:hAnsi="Calibri" w:cs="Calibri"/>
                      <w:color w:val="000000"/>
                      <w:sz w:val="22"/>
                      <w:szCs w:val="22"/>
                    </w:rPr>
                  </w:rPrChange>
                </w:rPr>
                <w:t>1995</w:t>
              </w:r>
            </w:ins>
          </w:p>
        </w:tc>
        <w:tc>
          <w:tcPr>
            <w:tcW w:w="960" w:type="dxa"/>
            <w:noWrap/>
            <w:hideMark/>
            <w:tcPrChange w:id="712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121" w:author="Nick.Tolimieri" w:date="2022-09-19T13:19:00Z"/>
                <w:rFonts w:asciiTheme="minorHAnsi" w:eastAsiaTheme="minorHAnsi" w:hAnsiTheme="minorHAnsi" w:cstheme="minorBidi"/>
                <w:sz w:val="22"/>
                <w:szCs w:val="22"/>
                <w:rPrChange w:id="7122" w:author="Nick.Tolimieri" w:date="2022-09-19T13:19:00Z">
                  <w:rPr>
                    <w:ins w:id="7123" w:author="Nick.Tolimieri" w:date="2022-09-19T13:19:00Z"/>
                    <w:rFonts w:ascii="Calibri" w:hAnsi="Calibri" w:cs="Calibri"/>
                    <w:color w:val="000000"/>
                    <w:sz w:val="22"/>
                    <w:szCs w:val="22"/>
                  </w:rPr>
                </w:rPrChange>
              </w:rPr>
              <w:pPrChange w:id="7124" w:author="Nick.Tolimieri" w:date="2022-09-19T13:19:00Z">
                <w:pPr>
                  <w:jc w:val="right"/>
                </w:pPr>
              </w:pPrChange>
            </w:pPr>
            <w:ins w:id="7125" w:author="Nick.Tolimieri" w:date="2022-09-19T13:19:00Z">
              <w:r w:rsidRPr="002F2C4B">
                <w:rPr>
                  <w:rFonts w:asciiTheme="minorHAnsi" w:eastAsiaTheme="minorHAnsi" w:hAnsiTheme="minorHAnsi" w:cstheme="minorBidi"/>
                  <w:sz w:val="22"/>
                  <w:szCs w:val="22"/>
                  <w:rPrChange w:id="7126" w:author="Nick.Tolimieri" w:date="2022-09-19T13:19:00Z">
                    <w:rPr>
                      <w:rFonts w:ascii="Calibri" w:hAnsi="Calibri" w:cs="Calibri"/>
                      <w:color w:val="000000"/>
                      <w:sz w:val="22"/>
                      <w:szCs w:val="22"/>
                    </w:rPr>
                  </w:rPrChange>
                </w:rPr>
                <w:t>9</w:t>
              </w:r>
            </w:ins>
          </w:p>
        </w:tc>
        <w:tc>
          <w:tcPr>
            <w:tcW w:w="960" w:type="dxa"/>
            <w:noWrap/>
            <w:hideMark/>
            <w:tcPrChange w:id="712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128" w:author="Nick.Tolimieri" w:date="2022-09-19T13:19:00Z"/>
                <w:rFonts w:asciiTheme="minorHAnsi" w:eastAsiaTheme="minorHAnsi" w:hAnsiTheme="minorHAnsi" w:cstheme="minorBidi"/>
                <w:sz w:val="22"/>
                <w:szCs w:val="22"/>
                <w:rPrChange w:id="7129" w:author="Nick.Tolimieri" w:date="2022-09-19T13:19:00Z">
                  <w:rPr>
                    <w:ins w:id="7130" w:author="Nick.Tolimieri" w:date="2022-09-19T13:19:00Z"/>
                    <w:rFonts w:ascii="Calibri" w:hAnsi="Calibri" w:cs="Calibri"/>
                    <w:color w:val="000000"/>
                    <w:sz w:val="22"/>
                    <w:szCs w:val="22"/>
                  </w:rPr>
                </w:rPrChange>
              </w:rPr>
              <w:pPrChange w:id="7131" w:author="Nick.Tolimieri" w:date="2022-09-19T13:19:00Z">
                <w:pPr>
                  <w:jc w:val="right"/>
                </w:pPr>
              </w:pPrChange>
            </w:pPr>
            <w:ins w:id="7132" w:author="Nick.Tolimieri" w:date="2022-09-19T13:19:00Z">
              <w:r w:rsidRPr="002F2C4B">
                <w:rPr>
                  <w:rFonts w:asciiTheme="minorHAnsi" w:eastAsiaTheme="minorHAnsi" w:hAnsiTheme="minorHAnsi" w:cstheme="minorBidi"/>
                  <w:sz w:val="22"/>
                  <w:szCs w:val="22"/>
                  <w:rPrChange w:id="7133" w:author="Nick.Tolimieri" w:date="2022-09-19T13:19:00Z">
                    <w:rPr>
                      <w:rFonts w:ascii="Calibri" w:hAnsi="Calibri" w:cs="Calibri"/>
                      <w:color w:val="000000"/>
                      <w:sz w:val="22"/>
                      <w:szCs w:val="22"/>
                    </w:rPr>
                  </w:rPrChange>
                </w:rPr>
                <w:t>43</w:t>
              </w:r>
            </w:ins>
          </w:p>
        </w:tc>
        <w:tc>
          <w:tcPr>
            <w:tcW w:w="960" w:type="dxa"/>
            <w:noWrap/>
            <w:hideMark/>
            <w:tcPrChange w:id="713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135" w:author="Nick.Tolimieri" w:date="2022-09-19T13:19:00Z"/>
                <w:rFonts w:asciiTheme="minorHAnsi" w:eastAsiaTheme="minorHAnsi" w:hAnsiTheme="minorHAnsi" w:cstheme="minorBidi"/>
                <w:sz w:val="22"/>
                <w:szCs w:val="22"/>
                <w:rPrChange w:id="7136" w:author="Nick.Tolimieri" w:date="2022-09-19T13:19:00Z">
                  <w:rPr>
                    <w:ins w:id="7137" w:author="Nick.Tolimieri" w:date="2022-09-19T13:19:00Z"/>
                    <w:rFonts w:ascii="Calibri" w:hAnsi="Calibri" w:cs="Calibri"/>
                    <w:color w:val="000000"/>
                    <w:sz w:val="22"/>
                    <w:szCs w:val="22"/>
                  </w:rPr>
                </w:rPrChange>
              </w:rPr>
              <w:pPrChange w:id="7138" w:author="Nick.Tolimieri" w:date="2022-09-19T13:19:00Z">
                <w:pPr>
                  <w:jc w:val="right"/>
                </w:pPr>
              </w:pPrChange>
            </w:pPr>
            <w:ins w:id="7139" w:author="Nick.Tolimieri" w:date="2022-09-19T13:19:00Z">
              <w:r w:rsidRPr="002F2C4B">
                <w:rPr>
                  <w:rFonts w:asciiTheme="minorHAnsi" w:eastAsiaTheme="minorHAnsi" w:hAnsiTheme="minorHAnsi" w:cstheme="minorBidi"/>
                  <w:sz w:val="22"/>
                  <w:szCs w:val="22"/>
                  <w:rPrChange w:id="7140" w:author="Nick.Tolimieri" w:date="2022-09-19T13:19:00Z">
                    <w:rPr>
                      <w:rFonts w:ascii="Calibri" w:hAnsi="Calibri" w:cs="Calibri"/>
                      <w:color w:val="000000"/>
                      <w:sz w:val="22"/>
                      <w:szCs w:val="22"/>
                    </w:rPr>
                  </w:rPrChange>
                </w:rPr>
                <w:t>3</w:t>
              </w:r>
            </w:ins>
          </w:p>
        </w:tc>
        <w:tc>
          <w:tcPr>
            <w:tcW w:w="960" w:type="dxa"/>
            <w:noWrap/>
            <w:hideMark/>
            <w:tcPrChange w:id="714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142" w:author="Nick.Tolimieri" w:date="2022-09-19T13:19:00Z"/>
                <w:rFonts w:asciiTheme="minorHAnsi" w:eastAsiaTheme="minorHAnsi" w:hAnsiTheme="minorHAnsi" w:cstheme="minorBidi"/>
                <w:sz w:val="22"/>
                <w:szCs w:val="22"/>
                <w:rPrChange w:id="7143" w:author="Nick.Tolimieri" w:date="2022-09-19T13:19:00Z">
                  <w:rPr>
                    <w:ins w:id="7144" w:author="Nick.Tolimieri" w:date="2022-09-19T13:19:00Z"/>
                    <w:rFonts w:ascii="Calibri" w:hAnsi="Calibri" w:cs="Calibri"/>
                    <w:color w:val="000000"/>
                    <w:sz w:val="22"/>
                    <w:szCs w:val="22"/>
                  </w:rPr>
                </w:rPrChange>
              </w:rPr>
              <w:pPrChange w:id="7145" w:author="Nick.Tolimieri" w:date="2022-09-19T13:19:00Z">
                <w:pPr>
                  <w:jc w:val="right"/>
                </w:pPr>
              </w:pPrChange>
            </w:pPr>
            <w:ins w:id="7146" w:author="Nick.Tolimieri" w:date="2022-09-19T13:19:00Z">
              <w:r w:rsidRPr="002F2C4B">
                <w:rPr>
                  <w:rFonts w:asciiTheme="minorHAnsi" w:eastAsiaTheme="minorHAnsi" w:hAnsiTheme="minorHAnsi" w:cstheme="minorBidi"/>
                  <w:sz w:val="22"/>
                  <w:szCs w:val="22"/>
                  <w:rPrChange w:id="7147" w:author="Nick.Tolimieri" w:date="2022-09-19T13:19:00Z">
                    <w:rPr>
                      <w:rFonts w:ascii="Calibri" w:hAnsi="Calibri" w:cs="Calibri"/>
                      <w:color w:val="000000"/>
                      <w:sz w:val="22"/>
                      <w:szCs w:val="22"/>
                    </w:rPr>
                  </w:rPrChange>
                </w:rPr>
                <w:t>26</w:t>
              </w:r>
            </w:ins>
          </w:p>
        </w:tc>
        <w:tc>
          <w:tcPr>
            <w:tcW w:w="960" w:type="dxa"/>
            <w:noWrap/>
            <w:hideMark/>
            <w:tcPrChange w:id="7148"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149" w:author="Nick.Tolimieri" w:date="2022-09-19T13:19:00Z"/>
                <w:rFonts w:asciiTheme="minorHAnsi" w:eastAsiaTheme="minorHAnsi" w:hAnsiTheme="minorHAnsi" w:cstheme="minorBidi"/>
                <w:sz w:val="22"/>
                <w:szCs w:val="22"/>
                <w:rPrChange w:id="7150" w:author="Nick.Tolimieri" w:date="2022-09-19T13:19:00Z">
                  <w:rPr>
                    <w:ins w:id="7151" w:author="Nick.Tolimieri" w:date="2022-09-19T13:19:00Z"/>
                    <w:rFonts w:ascii="Calibri" w:hAnsi="Calibri" w:cs="Calibri"/>
                    <w:color w:val="000000"/>
                    <w:sz w:val="22"/>
                    <w:szCs w:val="22"/>
                  </w:rPr>
                </w:rPrChange>
              </w:rPr>
              <w:pPrChange w:id="7152" w:author="Nick.Tolimieri" w:date="2022-09-19T13:19:00Z">
                <w:pPr>
                  <w:jc w:val="right"/>
                </w:pPr>
              </w:pPrChange>
            </w:pPr>
            <w:ins w:id="7153" w:author="Nick.Tolimieri" w:date="2022-09-19T13:19:00Z">
              <w:r w:rsidRPr="002F2C4B">
                <w:rPr>
                  <w:rFonts w:asciiTheme="minorHAnsi" w:eastAsiaTheme="minorHAnsi" w:hAnsiTheme="minorHAnsi" w:cstheme="minorBidi"/>
                  <w:sz w:val="22"/>
                  <w:szCs w:val="22"/>
                  <w:rPrChange w:id="7154" w:author="Nick.Tolimieri" w:date="2022-09-19T13:19:00Z">
                    <w:rPr>
                      <w:rFonts w:ascii="Calibri" w:hAnsi="Calibri" w:cs="Calibri"/>
                      <w:color w:val="000000"/>
                      <w:sz w:val="22"/>
                      <w:szCs w:val="22"/>
                    </w:rPr>
                  </w:rPrChange>
                </w:rPr>
                <w:t>5</w:t>
              </w:r>
            </w:ins>
          </w:p>
        </w:tc>
        <w:tc>
          <w:tcPr>
            <w:tcW w:w="960" w:type="dxa"/>
            <w:noWrap/>
            <w:hideMark/>
            <w:tcPrChange w:id="715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156" w:author="Nick.Tolimieri" w:date="2022-09-19T13:19:00Z"/>
                <w:rFonts w:asciiTheme="minorHAnsi" w:eastAsiaTheme="minorHAnsi" w:hAnsiTheme="minorHAnsi" w:cstheme="minorBidi"/>
                <w:sz w:val="22"/>
                <w:szCs w:val="22"/>
                <w:rPrChange w:id="7157" w:author="Nick.Tolimieri" w:date="2022-09-19T13:19:00Z">
                  <w:rPr>
                    <w:ins w:id="7158" w:author="Nick.Tolimieri" w:date="2022-09-19T13:19:00Z"/>
                    <w:rFonts w:ascii="Calibri" w:hAnsi="Calibri" w:cs="Calibri"/>
                    <w:color w:val="000000"/>
                    <w:sz w:val="22"/>
                    <w:szCs w:val="22"/>
                  </w:rPr>
                </w:rPrChange>
              </w:rPr>
              <w:pPrChange w:id="7159" w:author="Nick.Tolimieri" w:date="2022-09-19T13:19:00Z">
                <w:pPr>
                  <w:jc w:val="right"/>
                </w:pPr>
              </w:pPrChange>
            </w:pPr>
            <w:ins w:id="7160" w:author="Nick.Tolimieri" w:date="2022-09-19T13:19:00Z">
              <w:r w:rsidRPr="002F2C4B">
                <w:rPr>
                  <w:rFonts w:asciiTheme="minorHAnsi" w:eastAsiaTheme="minorHAnsi" w:hAnsiTheme="minorHAnsi" w:cstheme="minorBidi"/>
                  <w:sz w:val="22"/>
                  <w:szCs w:val="22"/>
                  <w:rPrChange w:id="7161" w:author="Nick.Tolimieri" w:date="2022-09-19T13:19:00Z">
                    <w:rPr>
                      <w:rFonts w:ascii="Calibri" w:hAnsi="Calibri" w:cs="Calibri"/>
                      <w:color w:val="000000"/>
                      <w:sz w:val="22"/>
                      <w:szCs w:val="22"/>
                    </w:rPr>
                  </w:rPrChange>
                </w:rPr>
                <w:t>14</w:t>
              </w:r>
            </w:ins>
          </w:p>
        </w:tc>
        <w:tc>
          <w:tcPr>
            <w:tcW w:w="960" w:type="dxa"/>
            <w:noWrap/>
            <w:hideMark/>
            <w:tcPrChange w:id="716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163" w:author="Nick.Tolimieri" w:date="2022-09-19T13:19:00Z"/>
                <w:rFonts w:asciiTheme="minorHAnsi" w:eastAsiaTheme="minorHAnsi" w:hAnsiTheme="minorHAnsi" w:cstheme="minorBidi"/>
                <w:sz w:val="22"/>
                <w:szCs w:val="22"/>
                <w:rPrChange w:id="7164" w:author="Nick.Tolimieri" w:date="2022-09-19T13:19:00Z">
                  <w:rPr>
                    <w:ins w:id="7165" w:author="Nick.Tolimieri" w:date="2022-09-19T13:19:00Z"/>
                    <w:rFonts w:ascii="Calibri" w:hAnsi="Calibri" w:cs="Calibri"/>
                    <w:color w:val="000000"/>
                    <w:sz w:val="22"/>
                    <w:szCs w:val="22"/>
                  </w:rPr>
                </w:rPrChange>
              </w:rPr>
              <w:pPrChange w:id="7166" w:author="Nick.Tolimieri" w:date="2022-09-19T13:19:00Z">
                <w:pPr>
                  <w:jc w:val="right"/>
                </w:pPr>
              </w:pPrChange>
            </w:pPr>
            <w:ins w:id="7167" w:author="Nick.Tolimieri" w:date="2022-09-19T13:19:00Z">
              <w:r w:rsidRPr="002F2C4B">
                <w:rPr>
                  <w:rFonts w:asciiTheme="minorHAnsi" w:eastAsiaTheme="minorHAnsi" w:hAnsiTheme="minorHAnsi" w:cstheme="minorBidi"/>
                  <w:sz w:val="22"/>
                  <w:szCs w:val="22"/>
                  <w:rPrChange w:id="7168" w:author="Nick.Tolimieri" w:date="2022-09-19T13:19:00Z">
                    <w:rPr>
                      <w:rFonts w:ascii="Calibri" w:hAnsi="Calibri" w:cs="Calibri"/>
                      <w:color w:val="000000"/>
                      <w:sz w:val="22"/>
                      <w:szCs w:val="22"/>
                    </w:rPr>
                  </w:rPrChange>
                </w:rPr>
                <w:t>1.98</w:t>
              </w:r>
            </w:ins>
          </w:p>
        </w:tc>
        <w:tc>
          <w:tcPr>
            <w:tcW w:w="960" w:type="dxa"/>
            <w:noWrap/>
            <w:hideMark/>
            <w:tcPrChange w:id="716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170" w:author="Nick.Tolimieri" w:date="2022-09-19T13:19:00Z"/>
                <w:rFonts w:asciiTheme="minorHAnsi" w:eastAsiaTheme="minorHAnsi" w:hAnsiTheme="minorHAnsi" w:cstheme="minorBidi"/>
                <w:sz w:val="22"/>
                <w:szCs w:val="22"/>
                <w:rPrChange w:id="7171" w:author="Nick.Tolimieri" w:date="2022-09-19T13:19:00Z">
                  <w:rPr>
                    <w:ins w:id="7172" w:author="Nick.Tolimieri" w:date="2022-09-19T13:19:00Z"/>
                    <w:rFonts w:ascii="Calibri" w:hAnsi="Calibri" w:cs="Calibri"/>
                    <w:color w:val="000000"/>
                    <w:sz w:val="22"/>
                    <w:szCs w:val="22"/>
                  </w:rPr>
                </w:rPrChange>
              </w:rPr>
              <w:pPrChange w:id="7173" w:author="Nick.Tolimieri" w:date="2022-09-19T13:19:00Z">
                <w:pPr>
                  <w:jc w:val="right"/>
                </w:pPr>
              </w:pPrChange>
            </w:pPr>
            <w:ins w:id="7174" w:author="Nick.Tolimieri" w:date="2022-09-19T13:19:00Z">
              <w:r w:rsidRPr="002F2C4B">
                <w:rPr>
                  <w:rFonts w:asciiTheme="minorHAnsi" w:eastAsiaTheme="minorHAnsi" w:hAnsiTheme="minorHAnsi" w:cstheme="minorBidi"/>
                  <w:sz w:val="22"/>
                  <w:szCs w:val="22"/>
                  <w:rPrChange w:id="7175" w:author="Nick.Tolimieri" w:date="2022-09-19T13:19:00Z">
                    <w:rPr>
                      <w:rFonts w:ascii="Calibri" w:hAnsi="Calibri" w:cs="Calibri"/>
                      <w:color w:val="000000"/>
                      <w:sz w:val="22"/>
                      <w:szCs w:val="22"/>
                    </w:rPr>
                  </w:rPrChange>
                </w:rPr>
                <w:t>0.53</w:t>
              </w:r>
            </w:ins>
          </w:p>
        </w:tc>
      </w:tr>
      <w:tr w:rsidR="002F2C4B" w:rsidRPr="002F2C4B" w:rsidTr="002F2C4B">
        <w:trPr>
          <w:divId w:val="276135201"/>
          <w:trHeight w:val="300"/>
          <w:ins w:id="7176" w:author="Nick.Tolimieri" w:date="2022-09-19T13:19:00Z"/>
          <w:trPrChange w:id="7177" w:author="Nick.Tolimieri" w:date="2022-09-19T13:19:00Z">
            <w:trPr>
              <w:divId w:val="276135201"/>
              <w:trHeight w:val="300"/>
            </w:trPr>
          </w:trPrChange>
        </w:trPr>
        <w:tc>
          <w:tcPr>
            <w:tcW w:w="960" w:type="dxa"/>
            <w:noWrap/>
            <w:hideMark/>
            <w:tcPrChange w:id="7178"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179" w:author="Nick.Tolimieri" w:date="2022-09-19T13:19:00Z"/>
                <w:rFonts w:asciiTheme="minorHAnsi" w:eastAsiaTheme="minorHAnsi" w:hAnsiTheme="minorHAnsi" w:cstheme="minorBidi"/>
                <w:sz w:val="22"/>
                <w:szCs w:val="22"/>
                <w:rPrChange w:id="7180" w:author="Nick.Tolimieri" w:date="2022-09-19T13:19:00Z">
                  <w:rPr>
                    <w:ins w:id="7181" w:author="Nick.Tolimieri" w:date="2022-09-19T13:19:00Z"/>
                    <w:rFonts w:ascii="Calibri" w:hAnsi="Calibri" w:cs="Calibri"/>
                    <w:color w:val="000000"/>
                    <w:sz w:val="22"/>
                    <w:szCs w:val="22"/>
                  </w:rPr>
                </w:rPrChange>
              </w:rPr>
              <w:pPrChange w:id="7182" w:author="Nick.Tolimieri" w:date="2022-09-19T13:19:00Z">
                <w:pPr/>
              </w:pPrChange>
            </w:pPr>
            <w:ins w:id="7183" w:author="Nick.Tolimieri" w:date="2022-09-19T13:19:00Z">
              <w:r w:rsidRPr="002F2C4B">
                <w:rPr>
                  <w:rFonts w:asciiTheme="minorHAnsi" w:eastAsiaTheme="minorHAnsi" w:hAnsiTheme="minorHAnsi" w:cstheme="minorBidi"/>
                  <w:sz w:val="22"/>
                  <w:szCs w:val="22"/>
                  <w:rPrChange w:id="7184" w:author="Nick.Tolimieri" w:date="2022-09-19T13:19:00Z">
                    <w:rPr>
                      <w:rFonts w:ascii="Calibri" w:hAnsi="Calibri" w:cs="Calibri"/>
                      <w:color w:val="000000"/>
                      <w:sz w:val="22"/>
                      <w:szCs w:val="22"/>
                    </w:rPr>
                  </w:rPrChange>
                </w:rPr>
                <w:t>Cape Alava</w:t>
              </w:r>
            </w:ins>
          </w:p>
        </w:tc>
        <w:tc>
          <w:tcPr>
            <w:tcW w:w="960" w:type="dxa"/>
            <w:noWrap/>
            <w:hideMark/>
            <w:tcPrChange w:id="718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186" w:author="Nick.Tolimieri" w:date="2022-09-19T13:19:00Z"/>
                <w:rFonts w:asciiTheme="minorHAnsi" w:eastAsiaTheme="minorHAnsi" w:hAnsiTheme="minorHAnsi" w:cstheme="minorBidi"/>
                <w:sz w:val="22"/>
                <w:szCs w:val="22"/>
                <w:rPrChange w:id="7187" w:author="Nick.Tolimieri" w:date="2022-09-19T13:19:00Z">
                  <w:rPr>
                    <w:ins w:id="7188" w:author="Nick.Tolimieri" w:date="2022-09-19T13:19:00Z"/>
                    <w:rFonts w:ascii="Calibri" w:hAnsi="Calibri" w:cs="Calibri"/>
                    <w:color w:val="000000"/>
                    <w:sz w:val="22"/>
                    <w:szCs w:val="22"/>
                  </w:rPr>
                </w:rPrChange>
              </w:rPr>
              <w:pPrChange w:id="7189" w:author="Nick.Tolimieri" w:date="2022-09-19T13:19:00Z">
                <w:pPr>
                  <w:jc w:val="right"/>
                </w:pPr>
              </w:pPrChange>
            </w:pPr>
            <w:ins w:id="7190" w:author="Nick.Tolimieri" w:date="2022-09-19T13:19:00Z">
              <w:r w:rsidRPr="002F2C4B">
                <w:rPr>
                  <w:rFonts w:asciiTheme="minorHAnsi" w:eastAsiaTheme="minorHAnsi" w:hAnsiTheme="minorHAnsi" w:cstheme="minorBidi"/>
                  <w:sz w:val="22"/>
                  <w:szCs w:val="22"/>
                  <w:rPrChange w:id="7191" w:author="Nick.Tolimieri" w:date="2022-09-19T13:19:00Z">
                    <w:rPr>
                      <w:rFonts w:ascii="Calibri" w:hAnsi="Calibri" w:cs="Calibri"/>
                      <w:color w:val="000000"/>
                      <w:sz w:val="22"/>
                      <w:szCs w:val="22"/>
                    </w:rPr>
                  </w:rPrChange>
                </w:rPr>
                <w:t>1996</w:t>
              </w:r>
            </w:ins>
          </w:p>
        </w:tc>
        <w:tc>
          <w:tcPr>
            <w:tcW w:w="960" w:type="dxa"/>
            <w:noWrap/>
            <w:hideMark/>
            <w:tcPrChange w:id="719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193" w:author="Nick.Tolimieri" w:date="2022-09-19T13:19:00Z"/>
                <w:rFonts w:asciiTheme="minorHAnsi" w:eastAsiaTheme="minorHAnsi" w:hAnsiTheme="minorHAnsi" w:cstheme="minorBidi"/>
                <w:sz w:val="22"/>
                <w:szCs w:val="22"/>
                <w:rPrChange w:id="7194" w:author="Nick.Tolimieri" w:date="2022-09-19T13:19:00Z">
                  <w:rPr>
                    <w:ins w:id="7195" w:author="Nick.Tolimieri" w:date="2022-09-19T13:19:00Z"/>
                    <w:rFonts w:ascii="Calibri" w:hAnsi="Calibri" w:cs="Calibri"/>
                    <w:color w:val="000000"/>
                    <w:sz w:val="22"/>
                    <w:szCs w:val="22"/>
                  </w:rPr>
                </w:rPrChange>
              </w:rPr>
              <w:pPrChange w:id="7196" w:author="Nick.Tolimieri" w:date="2022-09-19T13:19:00Z">
                <w:pPr>
                  <w:jc w:val="right"/>
                </w:pPr>
              </w:pPrChange>
            </w:pPr>
            <w:ins w:id="7197" w:author="Nick.Tolimieri" w:date="2022-09-19T13:19:00Z">
              <w:r w:rsidRPr="002F2C4B">
                <w:rPr>
                  <w:rFonts w:asciiTheme="minorHAnsi" w:eastAsiaTheme="minorHAnsi" w:hAnsiTheme="minorHAnsi" w:cstheme="minorBidi"/>
                  <w:sz w:val="22"/>
                  <w:szCs w:val="22"/>
                  <w:rPrChange w:id="7198" w:author="Nick.Tolimieri" w:date="2022-09-19T13:19:00Z">
                    <w:rPr>
                      <w:rFonts w:ascii="Calibri" w:hAnsi="Calibri" w:cs="Calibri"/>
                      <w:color w:val="000000"/>
                      <w:sz w:val="22"/>
                      <w:szCs w:val="22"/>
                    </w:rPr>
                  </w:rPrChange>
                </w:rPr>
                <w:t>0</w:t>
              </w:r>
            </w:ins>
          </w:p>
        </w:tc>
        <w:tc>
          <w:tcPr>
            <w:tcW w:w="960" w:type="dxa"/>
            <w:noWrap/>
            <w:hideMark/>
            <w:tcPrChange w:id="719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200" w:author="Nick.Tolimieri" w:date="2022-09-19T13:19:00Z"/>
                <w:rFonts w:asciiTheme="minorHAnsi" w:eastAsiaTheme="minorHAnsi" w:hAnsiTheme="minorHAnsi" w:cstheme="minorBidi"/>
                <w:sz w:val="22"/>
                <w:szCs w:val="22"/>
                <w:rPrChange w:id="7201" w:author="Nick.Tolimieri" w:date="2022-09-19T13:19:00Z">
                  <w:rPr>
                    <w:ins w:id="7202" w:author="Nick.Tolimieri" w:date="2022-09-19T13:19:00Z"/>
                    <w:rFonts w:ascii="Calibri" w:hAnsi="Calibri" w:cs="Calibri"/>
                    <w:color w:val="000000"/>
                    <w:sz w:val="22"/>
                    <w:szCs w:val="22"/>
                  </w:rPr>
                </w:rPrChange>
              </w:rPr>
              <w:pPrChange w:id="7203" w:author="Nick.Tolimieri" w:date="2022-09-19T13:19:00Z">
                <w:pPr>
                  <w:jc w:val="right"/>
                </w:pPr>
              </w:pPrChange>
            </w:pPr>
            <w:ins w:id="7204" w:author="Nick.Tolimieri" w:date="2022-09-19T13:19:00Z">
              <w:r w:rsidRPr="002F2C4B">
                <w:rPr>
                  <w:rFonts w:asciiTheme="minorHAnsi" w:eastAsiaTheme="minorHAnsi" w:hAnsiTheme="minorHAnsi" w:cstheme="minorBidi"/>
                  <w:sz w:val="22"/>
                  <w:szCs w:val="22"/>
                  <w:rPrChange w:id="7205" w:author="Nick.Tolimieri" w:date="2022-09-19T13:19:00Z">
                    <w:rPr>
                      <w:rFonts w:ascii="Calibri" w:hAnsi="Calibri" w:cs="Calibri"/>
                      <w:color w:val="000000"/>
                      <w:sz w:val="22"/>
                      <w:szCs w:val="22"/>
                    </w:rPr>
                  </w:rPrChange>
                </w:rPr>
                <w:t>15</w:t>
              </w:r>
            </w:ins>
          </w:p>
        </w:tc>
        <w:tc>
          <w:tcPr>
            <w:tcW w:w="960" w:type="dxa"/>
            <w:noWrap/>
            <w:hideMark/>
            <w:tcPrChange w:id="720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207" w:author="Nick.Tolimieri" w:date="2022-09-19T13:19:00Z"/>
                <w:rFonts w:asciiTheme="minorHAnsi" w:eastAsiaTheme="minorHAnsi" w:hAnsiTheme="minorHAnsi" w:cstheme="minorBidi"/>
                <w:sz w:val="22"/>
                <w:szCs w:val="22"/>
                <w:rPrChange w:id="7208" w:author="Nick.Tolimieri" w:date="2022-09-19T13:19:00Z">
                  <w:rPr>
                    <w:ins w:id="7209" w:author="Nick.Tolimieri" w:date="2022-09-19T13:19:00Z"/>
                    <w:rFonts w:ascii="Calibri" w:hAnsi="Calibri" w:cs="Calibri"/>
                    <w:color w:val="000000"/>
                    <w:sz w:val="22"/>
                    <w:szCs w:val="22"/>
                  </w:rPr>
                </w:rPrChange>
              </w:rPr>
              <w:pPrChange w:id="7210" w:author="Nick.Tolimieri" w:date="2022-09-19T13:19:00Z">
                <w:pPr>
                  <w:jc w:val="right"/>
                </w:pPr>
              </w:pPrChange>
            </w:pPr>
            <w:ins w:id="7211" w:author="Nick.Tolimieri" w:date="2022-09-19T13:19:00Z">
              <w:r w:rsidRPr="002F2C4B">
                <w:rPr>
                  <w:rFonts w:asciiTheme="minorHAnsi" w:eastAsiaTheme="minorHAnsi" w:hAnsiTheme="minorHAnsi" w:cstheme="minorBidi"/>
                  <w:sz w:val="22"/>
                  <w:szCs w:val="22"/>
                  <w:rPrChange w:id="7212" w:author="Nick.Tolimieri" w:date="2022-09-19T13:19:00Z">
                    <w:rPr>
                      <w:rFonts w:ascii="Calibri" w:hAnsi="Calibri" w:cs="Calibri"/>
                      <w:color w:val="000000"/>
                      <w:sz w:val="22"/>
                      <w:szCs w:val="22"/>
                    </w:rPr>
                  </w:rPrChange>
                </w:rPr>
                <w:t>1</w:t>
              </w:r>
            </w:ins>
          </w:p>
        </w:tc>
        <w:tc>
          <w:tcPr>
            <w:tcW w:w="960" w:type="dxa"/>
            <w:noWrap/>
            <w:hideMark/>
            <w:tcPrChange w:id="7213"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214" w:author="Nick.Tolimieri" w:date="2022-09-19T13:19:00Z"/>
                <w:rFonts w:asciiTheme="minorHAnsi" w:eastAsiaTheme="minorHAnsi" w:hAnsiTheme="minorHAnsi" w:cstheme="minorBidi"/>
                <w:sz w:val="22"/>
                <w:szCs w:val="22"/>
                <w:rPrChange w:id="7215" w:author="Nick.Tolimieri" w:date="2022-09-19T13:19:00Z">
                  <w:rPr>
                    <w:ins w:id="7216" w:author="Nick.Tolimieri" w:date="2022-09-19T13:19:00Z"/>
                    <w:rFonts w:ascii="Calibri" w:hAnsi="Calibri" w:cs="Calibri"/>
                    <w:color w:val="000000"/>
                    <w:sz w:val="22"/>
                    <w:szCs w:val="22"/>
                  </w:rPr>
                </w:rPrChange>
              </w:rPr>
              <w:pPrChange w:id="7217" w:author="Nick.Tolimieri" w:date="2022-09-19T13:19:00Z">
                <w:pPr>
                  <w:jc w:val="right"/>
                </w:pPr>
              </w:pPrChange>
            </w:pPr>
            <w:ins w:id="7218" w:author="Nick.Tolimieri" w:date="2022-09-19T13:19:00Z">
              <w:r w:rsidRPr="002F2C4B">
                <w:rPr>
                  <w:rFonts w:asciiTheme="minorHAnsi" w:eastAsiaTheme="minorHAnsi" w:hAnsiTheme="minorHAnsi" w:cstheme="minorBidi"/>
                  <w:sz w:val="22"/>
                  <w:szCs w:val="22"/>
                  <w:rPrChange w:id="7219" w:author="Nick.Tolimieri" w:date="2022-09-19T13:19:00Z">
                    <w:rPr>
                      <w:rFonts w:ascii="Calibri" w:hAnsi="Calibri" w:cs="Calibri"/>
                      <w:color w:val="000000"/>
                      <w:sz w:val="22"/>
                      <w:szCs w:val="22"/>
                    </w:rPr>
                  </w:rPrChange>
                </w:rPr>
                <w:t>9</w:t>
              </w:r>
            </w:ins>
          </w:p>
        </w:tc>
        <w:tc>
          <w:tcPr>
            <w:tcW w:w="960" w:type="dxa"/>
            <w:noWrap/>
            <w:hideMark/>
            <w:tcPrChange w:id="722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221" w:author="Nick.Tolimieri" w:date="2022-09-19T13:19:00Z"/>
                <w:rFonts w:asciiTheme="minorHAnsi" w:eastAsiaTheme="minorHAnsi" w:hAnsiTheme="minorHAnsi" w:cstheme="minorBidi"/>
                <w:sz w:val="22"/>
                <w:szCs w:val="22"/>
                <w:rPrChange w:id="7222" w:author="Nick.Tolimieri" w:date="2022-09-19T13:19:00Z">
                  <w:rPr>
                    <w:ins w:id="7223" w:author="Nick.Tolimieri" w:date="2022-09-19T13:19:00Z"/>
                    <w:rFonts w:ascii="Calibri" w:hAnsi="Calibri" w:cs="Calibri"/>
                    <w:color w:val="000000"/>
                    <w:sz w:val="22"/>
                    <w:szCs w:val="22"/>
                  </w:rPr>
                </w:rPrChange>
              </w:rPr>
              <w:pPrChange w:id="7224" w:author="Nick.Tolimieri" w:date="2022-09-19T13:19:00Z">
                <w:pPr>
                  <w:jc w:val="right"/>
                </w:pPr>
              </w:pPrChange>
            </w:pPr>
            <w:ins w:id="7225" w:author="Nick.Tolimieri" w:date="2022-09-19T13:19:00Z">
              <w:r w:rsidRPr="002F2C4B">
                <w:rPr>
                  <w:rFonts w:asciiTheme="minorHAnsi" w:eastAsiaTheme="minorHAnsi" w:hAnsiTheme="minorHAnsi" w:cstheme="minorBidi"/>
                  <w:sz w:val="22"/>
                  <w:szCs w:val="22"/>
                  <w:rPrChange w:id="7226" w:author="Nick.Tolimieri" w:date="2022-09-19T13:19:00Z">
                    <w:rPr>
                      <w:rFonts w:ascii="Calibri" w:hAnsi="Calibri" w:cs="Calibri"/>
                      <w:color w:val="000000"/>
                      <w:sz w:val="22"/>
                      <w:szCs w:val="22"/>
                    </w:rPr>
                  </w:rPrChange>
                </w:rPr>
                <w:t>9</w:t>
              </w:r>
            </w:ins>
          </w:p>
        </w:tc>
        <w:tc>
          <w:tcPr>
            <w:tcW w:w="960" w:type="dxa"/>
            <w:noWrap/>
            <w:hideMark/>
            <w:tcPrChange w:id="722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228" w:author="Nick.Tolimieri" w:date="2022-09-19T13:19:00Z"/>
                <w:rFonts w:asciiTheme="minorHAnsi" w:eastAsiaTheme="minorHAnsi" w:hAnsiTheme="minorHAnsi" w:cstheme="minorBidi"/>
                <w:sz w:val="22"/>
                <w:szCs w:val="22"/>
                <w:rPrChange w:id="7229" w:author="Nick.Tolimieri" w:date="2022-09-19T13:19:00Z">
                  <w:rPr>
                    <w:ins w:id="7230" w:author="Nick.Tolimieri" w:date="2022-09-19T13:19:00Z"/>
                    <w:rFonts w:ascii="Calibri" w:hAnsi="Calibri" w:cs="Calibri"/>
                    <w:color w:val="000000"/>
                    <w:sz w:val="22"/>
                    <w:szCs w:val="22"/>
                  </w:rPr>
                </w:rPrChange>
              </w:rPr>
              <w:pPrChange w:id="7231" w:author="Nick.Tolimieri" w:date="2022-09-19T13:19:00Z">
                <w:pPr>
                  <w:jc w:val="right"/>
                </w:pPr>
              </w:pPrChange>
            </w:pPr>
            <w:ins w:id="7232" w:author="Nick.Tolimieri" w:date="2022-09-19T13:19:00Z">
              <w:r w:rsidRPr="002F2C4B">
                <w:rPr>
                  <w:rFonts w:asciiTheme="minorHAnsi" w:eastAsiaTheme="minorHAnsi" w:hAnsiTheme="minorHAnsi" w:cstheme="minorBidi"/>
                  <w:sz w:val="22"/>
                  <w:szCs w:val="22"/>
                  <w:rPrChange w:id="7233" w:author="Nick.Tolimieri" w:date="2022-09-19T13:19:00Z">
                    <w:rPr>
                      <w:rFonts w:ascii="Calibri" w:hAnsi="Calibri" w:cs="Calibri"/>
                      <w:color w:val="000000"/>
                      <w:sz w:val="22"/>
                      <w:szCs w:val="22"/>
                    </w:rPr>
                  </w:rPrChange>
                </w:rPr>
                <w:t>9</w:t>
              </w:r>
            </w:ins>
          </w:p>
        </w:tc>
        <w:tc>
          <w:tcPr>
            <w:tcW w:w="960" w:type="dxa"/>
            <w:noWrap/>
            <w:hideMark/>
            <w:tcPrChange w:id="723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235" w:author="Nick.Tolimieri" w:date="2022-09-19T13:19:00Z"/>
                <w:rFonts w:asciiTheme="minorHAnsi" w:eastAsiaTheme="minorHAnsi" w:hAnsiTheme="minorHAnsi" w:cstheme="minorBidi"/>
                <w:sz w:val="22"/>
                <w:szCs w:val="22"/>
                <w:rPrChange w:id="7236" w:author="Nick.Tolimieri" w:date="2022-09-19T13:19:00Z">
                  <w:rPr>
                    <w:ins w:id="7237" w:author="Nick.Tolimieri" w:date="2022-09-19T13:19:00Z"/>
                    <w:rFonts w:ascii="Calibri" w:hAnsi="Calibri" w:cs="Calibri"/>
                    <w:color w:val="000000"/>
                    <w:sz w:val="22"/>
                    <w:szCs w:val="22"/>
                  </w:rPr>
                </w:rPrChange>
              </w:rPr>
              <w:pPrChange w:id="7238" w:author="Nick.Tolimieri" w:date="2022-09-19T13:19:00Z">
                <w:pPr>
                  <w:jc w:val="right"/>
                </w:pPr>
              </w:pPrChange>
            </w:pPr>
            <w:ins w:id="7239" w:author="Nick.Tolimieri" w:date="2022-09-19T13:19:00Z">
              <w:r w:rsidRPr="002F2C4B">
                <w:rPr>
                  <w:rFonts w:asciiTheme="minorHAnsi" w:eastAsiaTheme="minorHAnsi" w:hAnsiTheme="minorHAnsi" w:cstheme="minorBidi"/>
                  <w:sz w:val="22"/>
                  <w:szCs w:val="22"/>
                  <w:rPrChange w:id="7240" w:author="Nick.Tolimieri" w:date="2022-09-19T13:19:00Z">
                    <w:rPr>
                      <w:rFonts w:ascii="Calibri" w:hAnsi="Calibri" w:cs="Calibri"/>
                      <w:color w:val="000000"/>
                      <w:sz w:val="22"/>
                      <w:szCs w:val="22"/>
                    </w:rPr>
                  </w:rPrChange>
                </w:rPr>
                <w:t>1.58</w:t>
              </w:r>
            </w:ins>
          </w:p>
        </w:tc>
        <w:tc>
          <w:tcPr>
            <w:tcW w:w="960" w:type="dxa"/>
            <w:noWrap/>
            <w:hideMark/>
            <w:tcPrChange w:id="724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242" w:author="Nick.Tolimieri" w:date="2022-09-19T13:19:00Z"/>
                <w:rFonts w:asciiTheme="minorHAnsi" w:eastAsiaTheme="minorHAnsi" w:hAnsiTheme="minorHAnsi" w:cstheme="minorBidi"/>
                <w:sz w:val="22"/>
                <w:szCs w:val="22"/>
                <w:rPrChange w:id="7243" w:author="Nick.Tolimieri" w:date="2022-09-19T13:19:00Z">
                  <w:rPr>
                    <w:ins w:id="7244" w:author="Nick.Tolimieri" w:date="2022-09-19T13:19:00Z"/>
                    <w:rFonts w:ascii="Calibri" w:hAnsi="Calibri" w:cs="Calibri"/>
                    <w:color w:val="000000"/>
                    <w:sz w:val="22"/>
                    <w:szCs w:val="22"/>
                  </w:rPr>
                </w:rPrChange>
              </w:rPr>
              <w:pPrChange w:id="7245" w:author="Nick.Tolimieri" w:date="2022-09-19T13:19:00Z">
                <w:pPr>
                  <w:jc w:val="right"/>
                </w:pPr>
              </w:pPrChange>
            </w:pPr>
            <w:ins w:id="7246" w:author="Nick.Tolimieri" w:date="2022-09-19T13:19:00Z">
              <w:r w:rsidRPr="002F2C4B">
                <w:rPr>
                  <w:rFonts w:asciiTheme="minorHAnsi" w:eastAsiaTheme="minorHAnsi" w:hAnsiTheme="minorHAnsi" w:cstheme="minorBidi"/>
                  <w:sz w:val="22"/>
                  <w:szCs w:val="22"/>
                  <w:rPrChange w:id="7247" w:author="Nick.Tolimieri" w:date="2022-09-19T13:19:00Z">
                    <w:rPr>
                      <w:rFonts w:ascii="Calibri" w:hAnsi="Calibri" w:cs="Calibri"/>
                      <w:color w:val="000000"/>
                      <w:sz w:val="22"/>
                      <w:szCs w:val="22"/>
                    </w:rPr>
                  </w:rPrChange>
                </w:rPr>
                <w:t>0.11</w:t>
              </w:r>
            </w:ins>
          </w:p>
        </w:tc>
      </w:tr>
      <w:tr w:rsidR="002F2C4B" w:rsidRPr="002F2C4B" w:rsidTr="002F2C4B">
        <w:trPr>
          <w:divId w:val="276135201"/>
          <w:trHeight w:val="300"/>
          <w:ins w:id="7248" w:author="Nick.Tolimieri" w:date="2022-09-19T13:19:00Z"/>
          <w:trPrChange w:id="7249" w:author="Nick.Tolimieri" w:date="2022-09-19T13:19:00Z">
            <w:trPr>
              <w:divId w:val="276135201"/>
              <w:trHeight w:val="300"/>
            </w:trPr>
          </w:trPrChange>
        </w:trPr>
        <w:tc>
          <w:tcPr>
            <w:tcW w:w="960" w:type="dxa"/>
            <w:noWrap/>
            <w:hideMark/>
            <w:tcPrChange w:id="725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251" w:author="Nick.Tolimieri" w:date="2022-09-19T13:19:00Z"/>
                <w:rFonts w:asciiTheme="minorHAnsi" w:eastAsiaTheme="minorHAnsi" w:hAnsiTheme="minorHAnsi" w:cstheme="minorBidi"/>
                <w:sz w:val="22"/>
                <w:szCs w:val="22"/>
                <w:rPrChange w:id="7252" w:author="Nick.Tolimieri" w:date="2022-09-19T13:19:00Z">
                  <w:rPr>
                    <w:ins w:id="7253" w:author="Nick.Tolimieri" w:date="2022-09-19T13:19:00Z"/>
                    <w:rFonts w:ascii="Calibri" w:hAnsi="Calibri" w:cs="Calibri"/>
                    <w:color w:val="000000"/>
                    <w:sz w:val="22"/>
                    <w:szCs w:val="22"/>
                  </w:rPr>
                </w:rPrChange>
              </w:rPr>
              <w:pPrChange w:id="7254" w:author="Nick.Tolimieri" w:date="2022-09-19T13:19:00Z">
                <w:pPr/>
              </w:pPrChange>
            </w:pPr>
            <w:ins w:id="7255" w:author="Nick.Tolimieri" w:date="2022-09-19T13:19:00Z">
              <w:r w:rsidRPr="002F2C4B">
                <w:rPr>
                  <w:rFonts w:asciiTheme="minorHAnsi" w:eastAsiaTheme="minorHAnsi" w:hAnsiTheme="minorHAnsi" w:cstheme="minorBidi"/>
                  <w:sz w:val="22"/>
                  <w:szCs w:val="22"/>
                  <w:rPrChange w:id="7256" w:author="Nick.Tolimieri" w:date="2022-09-19T13:19:00Z">
                    <w:rPr>
                      <w:rFonts w:ascii="Calibri" w:hAnsi="Calibri" w:cs="Calibri"/>
                      <w:color w:val="000000"/>
                      <w:sz w:val="22"/>
                      <w:szCs w:val="22"/>
                    </w:rPr>
                  </w:rPrChange>
                </w:rPr>
                <w:t>Cape Alava</w:t>
              </w:r>
            </w:ins>
          </w:p>
        </w:tc>
        <w:tc>
          <w:tcPr>
            <w:tcW w:w="960" w:type="dxa"/>
            <w:noWrap/>
            <w:hideMark/>
            <w:tcPrChange w:id="725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258" w:author="Nick.Tolimieri" w:date="2022-09-19T13:19:00Z"/>
                <w:rFonts w:asciiTheme="minorHAnsi" w:eastAsiaTheme="minorHAnsi" w:hAnsiTheme="minorHAnsi" w:cstheme="minorBidi"/>
                <w:sz w:val="22"/>
                <w:szCs w:val="22"/>
                <w:rPrChange w:id="7259" w:author="Nick.Tolimieri" w:date="2022-09-19T13:19:00Z">
                  <w:rPr>
                    <w:ins w:id="7260" w:author="Nick.Tolimieri" w:date="2022-09-19T13:19:00Z"/>
                    <w:rFonts w:ascii="Calibri" w:hAnsi="Calibri" w:cs="Calibri"/>
                    <w:color w:val="000000"/>
                    <w:sz w:val="22"/>
                    <w:szCs w:val="22"/>
                  </w:rPr>
                </w:rPrChange>
              </w:rPr>
              <w:pPrChange w:id="7261" w:author="Nick.Tolimieri" w:date="2022-09-19T13:19:00Z">
                <w:pPr>
                  <w:jc w:val="right"/>
                </w:pPr>
              </w:pPrChange>
            </w:pPr>
            <w:ins w:id="7262" w:author="Nick.Tolimieri" w:date="2022-09-19T13:19:00Z">
              <w:r w:rsidRPr="002F2C4B">
                <w:rPr>
                  <w:rFonts w:asciiTheme="minorHAnsi" w:eastAsiaTheme="minorHAnsi" w:hAnsiTheme="minorHAnsi" w:cstheme="minorBidi"/>
                  <w:sz w:val="22"/>
                  <w:szCs w:val="22"/>
                  <w:rPrChange w:id="7263" w:author="Nick.Tolimieri" w:date="2022-09-19T13:19:00Z">
                    <w:rPr>
                      <w:rFonts w:ascii="Calibri" w:hAnsi="Calibri" w:cs="Calibri"/>
                      <w:color w:val="000000"/>
                      <w:sz w:val="22"/>
                      <w:szCs w:val="22"/>
                    </w:rPr>
                  </w:rPrChange>
                </w:rPr>
                <w:t>1997</w:t>
              </w:r>
            </w:ins>
          </w:p>
        </w:tc>
        <w:tc>
          <w:tcPr>
            <w:tcW w:w="960" w:type="dxa"/>
            <w:noWrap/>
            <w:hideMark/>
            <w:tcPrChange w:id="726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265" w:author="Nick.Tolimieri" w:date="2022-09-19T13:19:00Z"/>
                <w:rFonts w:asciiTheme="minorHAnsi" w:eastAsiaTheme="minorHAnsi" w:hAnsiTheme="minorHAnsi" w:cstheme="minorBidi"/>
                <w:sz w:val="22"/>
                <w:szCs w:val="22"/>
                <w:rPrChange w:id="7266" w:author="Nick.Tolimieri" w:date="2022-09-19T13:19:00Z">
                  <w:rPr>
                    <w:ins w:id="7267" w:author="Nick.Tolimieri" w:date="2022-09-19T13:19:00Z"/>
                    <w:rFonts w:ascii="Calibri" w:hAnsi="Calibri" w:cs="Calibri"/>
                    <w:color w:val="000000"/>
                    <w:sz w:val="22"/>
                    <w:szCs w:val="22"/>
                  </w:rPr>
                </w:rPrChange>
              </w:rPr>
              <w:pPrChange w:id="7268" w:author="Nick.Tolimieri" w:date="2022-09-19T13:19:00Z">
                <w:pPr>
                  <w:jc w:val="right"/>
                </w:pPr>
              </w:pPrChange>
            </w:pPr>
            <w:ins w:id="7269" w:author="Nick.Tolimieri" w:date="2022-09-19T13:19:00Z">
              <w:r w:rsidRPr="002F2C4B">
                <w:rPr>
                  <w:rFonts w:asciiTheme="minorHAnsi" w:eastAsiaTheme="minorHAnsi" w:hAnsiTheme="minorHAnsi" w:cstheme="minorBidi"/>
                  <w:sz w:val="22"/>
                  <w:szCs w:val="22"/>
                  <w:rPrChange w:id="7270" w:author="Nick.Tolimieri" w:date="2022-09-19T13:19:00Z">
                    <w:rPr>
                      <w:rFonts w:ascii="Calibri" w:hAnsi="Calibri" w:cs="Calibri"/>
                      <w:color w:val="000000"/>
                      <w:sz w:val="22"/>
                      <w:szCs w:val="22"/>
                    </w:rPr>
                  </w:rPrChange>
                </w:rPr>
                <w:t>37</w:t>
              </w:r>
            </w:ins>
          </w:p>
        </w:tc>
        <w:tc>
          <w:tcPr>
            <w:tcW w:w="960" w:type="dxa"/>
            <w:noWrap/>
            <w:hideMark/>
            <w:tcPrChange w:id="727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272" w:author="Nick.Tolimieri" w:date="2022-09-19T13:19:00Z"/>
                <w:rFonts w:asciiTheme="minorHAnsi" w:eastAsiaTheme="minorHAnsi" w:hAnsiTheme="minorHAnsi" w:cstheme="minorBidi"/>
                <w:sz w:val="22"/>
                <w:szCs w:val="22"/>
                <w:rPrChange w:id="7273" w:author="Nick.Tolimieri" w:date="2022-09-19T13:19:00Z">
                  <w:rPr>
                    <w:ins w:id="7274" w:author="Nick.Tolimieri" w:date="2022-09-19T13:19:00Z"/>
                    <w:rFonts w:ascii="Calibri" w:hAnsi="Calibri" w:cs="Calibri"/>
                    <w:color w:val="000000"/>
                    <w:sz w:val="22"/>
                    <w:szCs w:val="22"/>
                  </w:rPr>
                </w:rPrChange>
              </w:rPr>
              <w:pPrChange w:id="7275" w:author="Nick.Tolimieri" w:date="2022-09-19T13:19:00Z">
                <w:pPr>
                  <w:jc w:val="right"/>
                </w:pPr>
              </w:pPrChange>
            </w:pPr>
            <w:ins w:id="7276" w:author="Nick.Tolimieri" w:date="2022-09-19T13:19:00Z">
              <w:r w:rsidRPr="002F2C4B">
                <w:rPr>
                  <w:rFonts w:asciiTheme="minorHAnsi" w:eastAsiaTheme="minorHAnsi" w:hAnsiTheme="minorHAnsi" w:cstheme="minorBidi"/>
                  <w:sz w:val="22"/>
                  <w:szCs w:val="22"/>
                  <w:rPrChange w:id="7277" w:author="Nick.Tolimieri" w:date="2022-09-19T13:19:00Z">
                    <w:rPr>
                      <w:rFonts w:ascii="Calibri" w:hAnsi="Calibri" w:cs="Calibri"/>
                      <w:color w:val="000000"/>
                      <w:sz w:val="22"/>
                      <w:szCs w:val="22"/>
                    </w:rPr>
                  </w:rPrChange>
                </w:rPr>
                <w:t>128</w:t>
              </w:r>
            </w:ins>
          </w:p>
        </w:tc>
        <w:tc>
          <w:tcPr>
            <w:tcW w:w="960" w:type="dxa"/>
            <w:noWrap/>
            <w:hideMark/>
            <w:tcPrChange w:id="7278"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279" w:author="Nick.Tolimieri" w:date="2022-09-19T13:19:00Z"/>
                <w:rFonts w:asciiTheme="minorHAnsi" w:eastAsiaTheme="minorHAnsi" w:hAnsiTheme="minorHAnsi" w:cstheme="minorBidi"/>
                <w:sz w:val="22"/>
                <w:szCs w:val="22"/>
                <w:rPrChange w:id="7280" w:author="Nick.Tolimieri" w:date="2022-09-19T13:19:00Z">
                  <w:rPr>
                    <w:ins w:id="7281" w:author="Nick.Tolimieri" w:date="2022-09-19T13:19:00Z"/>
                    <w:rFonts w:ascii="Calibri" w:hAnsi="Calibri" w:cs="Calibri"/>
                    <w:color w:val="000000"/>
                    <w:sz w:val="22"/>
                    <w:szCs w:val="22"/>
                  </w:rPr>
                </w:rPrChange>
              </w:rPr>
              <w:pPrChange w:id="7282" w:author="Nick.Tolimieri" w:date="2022-09-19T13:19:00Z">
                <w:pPr>
                  <w:jc w:val="right"/>
                </w:pPr>
              </w:pPrChange>
            </w:pPr>
            <w:ins w:id="7283" w:author="Nick.Tolimieri" w:date="2022-09-19T13:19:00Z">
              <w:r w:rsidRPr="002F2C4B">
                <w:rPr>
                  <w:rFonts w:asciiTheme="minorHAnsi" w:eastAsiaTheme="minorHAnsi" w:hAnsiTheme="minorHAnsi" w:cstheme="minorBidi"/>
                  <w:sz w:val="22"/>
                  <w:szCs w:val="22"/>
                  <w:rPrChange w:id="7284" w:author="Nick.Tolimieri" w:date="2022-09-19T13:19:00Z">
                    <w:rPr>
                      <w:rFonts w:ascii="Calibri" w:hAnsi="Calibri" w:cs="Calibri"/>
                      <w:color w:val="000000"/>
                      <w:sz w:val="22"/>
                      <w:szCs w:val="22"/>
                    </w:rPr>
                  </w:rPrChange>
                </w:rPr>
                <w:t>6</w:t>
              </w:r>
            </w:ins>
          </w:p>
        </w:tc>
        <w:tc>
          <w:tcPr>
            <w:tcW w:w="960" w:type="dxa"/>
            <w:noWrap/>
            <w:hideMark/>
            <w:tcPrChange w:id="728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286" w:author="Nick.Tolimieri" w:date="2022-09-19T13:19:00Z"/>
                <w:rFonts w:asciiTheme="minorHAnsi" w:eastAsiaTheme="minorHAnsi" w:hAnsiTheme="minorHAnsi" w:cstheme="minorBidi"/>
                <w:sz w:val="22"/>
                <w:szCs w:val="22"/>
                <w:rPrChange w:id="7287" w:author="Nick.Tolimieri" w:date="2022-09-19T13:19:00Z">
                  <w:rPr>
                    <w:ins w:id="7288" w:author="Nick.Tolimieri" w:date="2022-09-19T13:19:00Z"/>
                    <w:rFonts w:ascii="Calibri" w:hAnsi="Calibri" w:cs="Calibri"/>
                    <w:color w:val="000000"/>
                    <w:sz w:val="22"/>
                    <w:szCs w:val="22"/>
                  </w:rPr>
                </w:rPrChange>
              </w:rPr>
              <w:pPrChange w:id="7289" w:author="Nick.Tolimieri" w:date="2022-09-19T13:19:00Z">
                <w:pPr>
                  <w:jc w:val="right"/>
                </w:pPr>
              </w:pPrChange>
            </w:pPr>
            <w:ins w:id="7290" w:author="Nick.Tolimieri" w:date="2022-09-19T13:19:00Z">
              <w:r w:rsidRPr="002F2C4B">
                <w:rPr>
                  <w:rFonts w:asciiTheme="minorHAnsi" w:eastAsiaTheme="minorHAnsi" w:hAnsiTheme="minorHAnsi" w:cstheme="minorBidi"/>
                  <w:sz w:val="22"/>
                  <w:szCs w:val="22"/>
                  <w:rPrChange w:id="7291" w:author="Nick.Tolimieri" w:date="2022-09-19T13:19:00Z">
                    <w:rPr>
                      <w:rFonts w:ascii="Calibri" w:hAnsi="Calibri" w:cs="Calibri"/>
                      <w:color w:val="000000"/>
                      <w:sz w:val="22"/>
                      <w:szCs w:val="22"/>
                    </w:rPr>
                  </w:rPrChange>
                </w:rPr>
                <w:t>110</w:t>
              </w:r>
            </w:ins>
          </w:p>
        </w:tc>
        <w:tc>
          <w:tcPr>
            <w:tcW w:w="960" w:type="dxa"/>
            <w:noWrap/>
            <w:hideMark/>
            <w:tcPrChange w:id="729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293" w:author="Nick.Tolimieri" w:date="2022-09-19T13:19:00Z"/>
                <w:rFonts w:asciiTheme="minorHAnsi" w:eastAsiaTheme="minorHAnsi" w:hAnsiTheme="minorHAnsi" w:cstheme="minorBidi"/>
                <w:sz w:val="22"/>
                <w:szCs w:val="22"/>
                <w:rPrChange w:id="7294" w:author="Nick.Tolimieri" w:date="2022-09-19T13:19:00Z">
                  <w:rPr>
                    <w:ins w:id="7295" w:author="Nick.Tolimieri" w:date="2022-09-19T13:19:00Z"/>
                    <w:rFonts w:ascii="Calibri" w:hAnsi="Calibri" w:cs="Calibri"/>
                    <w:color w:val="000000"/>
                    <w:sz w:val="22"/>
                    <w:szCs w:val="22"/>
                  </w:rPr>
                </w:rPrChange>
              </w:rPr>
              <w:pPrChange w:id="7296" w:author="Nick.Tolimieri" w:date="2022-09-19T13:19:00Z">
                <w:pPr>
                  <w:jc w:val="right"/>
                </w:pPr>
              </w:pPrChange>
            </w:pPr>
            <w:ins w:id="7297" w:author="Nick.Tolimieri" w:date="2022-09-19T13:19:00Z">
              <w:r w:rsidRPr="002F2C4B">
                <w:rPr>
                  <w:rFonts w:asciiTheme="minorHAnsi" w:eastAsiaTheme="minorHAnsi" w:hAnsiTheme="minorHAnsi" w:cstheme="minorBidi"/>
                  <w:sz w:val="22"/>
                  <w:szCs w:val="22"/>
                  <w:rPrChange w:id="7298" w:author="Nick.Tolimieri" w:date="2022-09-19T13:19:00Z">
                    <w:rPr>
                      <w:rFonts w:ascii="Calibri" w:hAnsi="Calibri" w:cs="Calibri"/>
                      <w:color w:val="000000"/>
                      <w:sz w:val="22"/>
                      <w:szCs w:val="22"/>
                    </w:rPr>
                  </w:rPrChange>
                </w:rPr>
                <w:t>5</w:t>
              </w:r>
            </w:ins>
          </w:p>
        </w:tc>
        <w:tc>
          <w:tcPr>
            <w:tcW w:w="960" w:type="dxa"/>
            <w:noWrap/>
            <w:hideMark/>
            <w:tcPrChange w:id="729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300" w:author="Nick.Tolimieri" w:date="2022-09-19T13:19:00Z"/>
                <w:rFonts w:asciiTheme="minorHAnsi" w:eastAsiaTheme="minorHAnsi" w:hAnsiTheme="minorHAnsi" w:cstheme="minorBidi"/>
                <w:sz w:val="22"/>
                <w:szCs w:val="22"/>
                <w:rPrChange w:id="7301" w:author="Nick.Tolimieri" w:date="2022-09-19T13:19:00Z">
                  <w:rPr>
                    <w:ins w:id="7302" w:author="Nick.Tolimieri" w:date="2022-09-19T13:19:00Z"/>
                    <w:rFonts w:ascii="Calibri" w:hAnsi="Calibri" w:cs="Calibri"/>
                    <w:color w:val="000000"/>
                    <w:sz w:val="22"/>
                    <w:szCs w:val="22"/>
                  </w:rPr>
                </w:rPrChange>
              </w:rPr>
              <w:pPrChange w:id="7303" w:author="Nick.Tolimieri" w:date="2022-09-19T13:19:00Z">
                <w:pPr>
                  <w:jc w:val="right"/>
                </w:pPr>
              </w:pPrChange>
            </w:pPr>
            <w:ins w:id="7304" w:author="Nick.Tolimieri" w:date="2022-09-19T13:19:00Z">
              <w:r w:rsidRPr="002F2C4B">
                <w:rPr>
                  <w:rFonts w:asciiTheme="minorHAnsi" w:eastAsiaTheme="minorHAnsi" w:hAnsiTheme="minorHAnsi" w:cstheme="minorBidi"/>
                  <w:sz w:val="22"/>
                  <w:szCs w:val="22"/>
                  <w:rPrChange w:id="7305" w:author="Nick.Tolimieri" w:date="2022-09-19T13:19:00Z">
                    <w:rPr>
                      <w:rFonts w:ascii="Calibri" w:hAnsi="Calibri" w:cs="Calibri"/>
                      <w:color w:val="000000"/>
                      <w:sz w:val="22"/>
                      <w:szCs w:val="22"/>
                    </w:rPr>
                  </w:rPrChange>
                </w:rPr>
                <w:t>50</w:t>
              </w:r>
            </w:ins>
          </w:p>
        </w:tc>
        <w:tc>
          <w:tcPr>
            <w:tcW w:w="960" w:type="dxa"/>
            <w:noWrap/>
            <w:hideMark/>
            <w:tcPrChange w:id="730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307" w:author="Nick.Tolimieri" w:date="2022-09-19T13:19:00Z"/>
                <w:rFonts w:asciiTheme="minorHAnsi" w:eastAsiaTheme="minorHAnsi" w:hAnsiTheme="minorHAnsi" w:cstheme="minorBidi"/>
                <w:sz w:val="22"/>
                <w:szCs w:val="22"/>
                <w:rPrChange w:id="7308" w:author="Nick.Tolimieri" w:date="2022-09-19T13:19:00Z">
                  <w:rPr>
                    <w:ins w:id="7309" w:author="Nick.Tolimieri" w:date="2022-09-19T13:19:00Z"/>
                    <w:rFonts w:ascii="Calibri" w:hAnsi="Calibri" w:cs="Calibri"/>
                    <w:color w:val="000000"/>
                    <w:sz w:val="22"/>
                    <w:szCs w:val="22"/>
                  </w:rPr>
                </w:rPrChange>
              </w:rPr>
              <w:pPrChange w:id="7310" w:author="Nick.Tolimieri" w:date="2022-09-19T13:19:00Z">
                <w:pPr>
                  <w:jc w:val="right"/>
                </w:pPr>
              </w:pPrChange>
            </w:pPr>
            <w:ins w:id="7311" w:author="Nick.Tolimieri" w:date="2022-09-19T13:19:00Z">
              <w:r w:rsidRPr="002F2C4B">
                <w:rPr>
                  <w:rFonts w:asciiTheme="minorHAnsi" w:eastAsiaTheme="minorHAnsi" w:hAnsiTheme="minorHAnsi" w:cstheme="minorBidi"/>
                  <w:sz w:val="22"/>
                  <w:szCs w:val="22"/>
                  <w:rPrChange w:id="7312" w:author="Nick.Tolimieri" w:date="2022-09-19T13:19:00Z">
                    <w:rPr>
                      <w:rFonts w:ascii="Calibri" w:hAnsi="Calibri" w:cs="Calibri"/>
                      <w:color w:val="000000"/>
                      <w:sz w:val="22"/>
                      <w:szCs w:val="22"/>
                    </w:rPr>
                  </w:rPrChange>
                </w:rPr>
                <w:t>1.97</w:t>
              </w:r>
            </w:ins>
          </w:p>
        </w:tc>
        <w:tc>
          <w:tcPr>
            <w:tcW w:w="960" w:type="dxa"/>
            <w:noWrap/>
            <w:hideMark/>
            <w:tcPrChange w:id="7313"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314" w:author="Nick.Tolimieri" w:date="2022-09-19T13:19:00Z"/>
                <w:rFonts w:asciiTheme="minorHAnsi" w:eastAsiaTheme="minorHAnsi" w:hAnsiTheme="minorHAnsi" w:cstheme="minorBidi"/>
                <w:sz w:val="22"/>
                <w:szCs w:val="22"/>
                <w:rPrChange w:id="7315" w:author="Nick.Tolimieri" w:date="2022-09-19T13:19:00Z">
                  <w:rPr>
                    <w:ins w:id="7316" w:author="Nick.Tolimieri" w:date="2022-09-19T13:19:00Z"/>
                    <w:rFonts w:ascii="Calibri" w:hAnsi="Calibri" w:cs="Calibri"/>
                    <w:color w:val="000000"/>
                    <w:sz w:val="22"/>
                    <w:szCs w:val="22"/>
                  </w:rPr>
                </w:rPrChange>
              </w:rPr>
              <w:pPrChange w:id="7317" w:author="Nick.Tolimieri" w:date="2022-09-19T13:19:00Z">
                <w:pPr>
                  <w:jc w:val="right"/>
                </w:pPr>
              </w:pPrChange>
            </w:pPr>
            <w:ins w:id="7318" w:author="Nick.Tolimieri" w:date="2022-09-19T13:19:00Z">
              <w:r w:rsidRPr="002F2C4B">
                <w:rPr>
                  <w:rFonts w:asciiTheme="minorHAnsi" w:eastAsiaTheme="minorHAnsi" w:hAnsiTheme="minorHAnsi" w:cstheme="minorBidi"/>
                  <w:sz w:val="22"/>
                  <w:szCs w:val="22"/>
                  <w:rPrChange w:id="7319" w:author="Nick.Tolimieri" w:date="2022-09-19T13:19:00Z">
                    <w:rPr>
                      <w:rFonts w:ascii="Calibri" w:hAnsi="Calibri" w:cs="Calibri"/>
                      <w:color w:val="000000"/>
                      <w:sz w:val="22"/>
                      <w:szCs w:val="22"/>
                    </w:rPr>
                  </w:rPrChange>
                </w:rPr>
                <w:t>0.34</w:t>
              </w:r>
            </w:ins>
          </w:p>
        </w:tc>
      </w:tr>
      <w:tr w:rsidR="002F2C4B" w:rsidRPr="002F2C4B" w:rsidTr="002F2C4B">
        <w:trPr>
          <w:divId w:val="276135201"/>
          <w:trHeight w:val="300"/>
          <w:ins w:id="7320" w:author="Nick.Tolimieri" w:date="2022-09-19T13:19:00Z"/>
          <w:trPrChange w:id="7321" w:author="Nick.Tolimieri" w:date="2022-09-19T13:19:00Z">
            <w:trPr>
              <w:divId w:val="276135201"/>
              <w:trHeight w:val="300"/>
            </w:trPr>
          </w:trPrChange>
        </w:trPr>
        <w:tc>
          <w:tcPr>
            <w:tcW w:w="960" w:type="dxa"/>
            <w:noWrap/>
            <w:hideMark/>
            <w:tcPrChange w:id="732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323" w:author="Nick.Tolimieri" w:date="2022-09-19T13:19:00Z"/>
                <w:rFonts w:asciiTheme="minorHAnsi" w:eastAsiaTheme="minorHAnsi" w:hAnsiTheme="minorHAnsi" w:cstheme="minorBidi"/>
                <w:sz w:val="22"/>
                <w:szCs w:val="22"/>
                <w:rPrChange w:id="7324" w:author="Nick.Tolimieri" w:date="2022-09-19T13:19:00Z">
                  <w:rPr>
                    <w:ins w:id="7325" w:author="Nick.Tolimieri" w:date="2022-09-19T13:19:00Z"/>
                    <w:rFonts w:ascii="Calibri" w:hAnsi="Calibri" w:cs="Calibri"/>
                    <w:color w:val="000000"/>
                    <w:sz w:val="22"/>
                    <w:szCs w:val="22"/>
                  </w:rPr>
                </w:rPrChange>
              </w:rPr>
              <w:pPrChange w:id="7326" w:author="Nick.Tolimieri" w:date="2022-09-19T13:19:00Z">
                <w:pPr/>
              </w:pPrChange>
            </w:pPr>
            <w:ins w:id="7327" w:author="Nick.Tolimieri" w:date="2022-09-19T13:19:00Z">
              <w:r w:rsidRPr="002F2C4B">
                <w:rPr>
                  <w:rFonts w:asciiTheme="minorHAnsi" w:eastAsiaTheme="minorHAnsi" w:hAnsiTheme="minorHAnsi" w:cstheme="minorBidi"/>
                  <w:sz w:val="22"/>
                  <w:szCs w:val="22"/>
                  <w:rPrChange w:id="7328" w:author="Nick.Tolimieri" w:date="2022-09-19T13:19:00Z">
                    <w:rPr>
                      <w:rFonts w:ascii="Calibri" w:hAnsi="Calibri" w:cs="Calibri"/>
                      <w:color w:val="000000"/>
                      <w:sz w:val="22"/>
                      <w:szCs w:val="22"/>
                    </w:rPr>
                  </w:rPrChange>
                </w:rPr>
                <w:t>Cape Alava</w:t>
              </w:r>
            </w:ins>
          </w:p>
        </w:tc>
        <w:tc>
          <w:tcPr>
            <w:tcW w:w="960" w:type="dxa"/>
            <w:noWrap/>
            <w:hideMark/>
            <w:tcPrChange w:id="732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330" w:author="Nick.Tolimieri" w:date="2022-09-19T13:19:00Z"/>
                <w:rFonts w:asciiTheme="minorHAnsi" w:eastAsiaTheme="minorHAnsi" w:hAnsiTheme="minorHAnsi" w:cstheme="minorBidi"/>
                <w:sz w:val="22"/>
                <w:szCs w:val="22"/>
                <w:rPrChange w:id="7331" w:author="Nick.Tolimieri" w:date="2022-09-19T13:19:00Z">
                  <w:rPr>
                    <w:ins w:id="7332" w:author="Nick.Tolimieri" w:date="2022-09-19T13:19:00Z"/>
                    <w:rFonts w:ascii="Calibri" w:hAnsi="Calibri" w:cs="Calibri"/>
                    <w:color w:val="000000"/>
                    <w:sz w:val="22"/>
                    <w:szCs w:val="22"/>
                  </w:rPr>
                </w:rPrChange>
              </w:rPr>
              <w:pPrChange w:id="7333" w:author="Nick.Tolimieri" w:date="2022-09-19T13:19:00Z">
                <w:pPr>
                  <w:jc w:val="right"/>
                </w:pPr>
              </w:pPrChange>
            </w:pPr>
            <w:ins w:id="7334" w:author="Nick.Tolimieri" w:date="2022-09-19T13:19:00Z">
              <w:r w:rsidRPr="002F2C4B">
                <w:rPr>
                  <w:rFonts w:asciiTheme="minorHAnsi" w:eastAsiaTheme="minorHAnsi" w:hAnsiTheme="minorHAnsi" w:cstheme="minorBidi"/>
                  <w:sz w:val="22"/>
                  <w:szCs w:val="22"/>
                  <w:rPrChange w:id="7335" w:author="Nick.Tolimieri" w:date="2022-09-19T13:19:00Z">
                    <w:rPr>
                      <w:rFonts w:ascii="Calibri" w:hAnsi="Calibri" w:cs="Calibri"/>
                      <w:color w:val="000000"/>
                      <w:sz w:val="22"/>
                      <w:szCs w:val="22"/>
                    </w:rPr>
                  </w:rPrChange>
                </w:rPr>
                <w:t>1998</w:t>
              </w:r>
            </w:ins>
          </w:p>
        </w:tc>
        <w:tc>
          <w:tcPr>
            <w:tcW w:w="960" w:type="dxa"/>
            <w:noWrap/>
            <w:hideMark/>
            <w:tcPrChange w:id="733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337" w:author="Nick.Tolimieri" w:date="2022-09-19T13:19:00Z"/>
                <w:rFonts w:asciiTheme="minorHAnsi" w:eastAsiaTheme="minorHAnsi" w:hAnsiTheme="minorHAnsi" w:cstheme="minorBidi"/>
                <w:sz w:val="22"/>
                <w:szCs w:val="22"/>
                <w:rPrChange w:id="7338" w:author="Nick.Tolimieri" w:date="2022-09-19T13:19:00Z">
                  <w:rPr>
                    <w:ins w:id="7339" w:author="Nick.Tolimieri" w:date="2022-09-19T13:19:00Z"/>
                    <w:rFonts w:ascii="Calibri" w:hAnsi="Calibri" w:cs="Calibri"/>
                    <w:color w:val="000000"/>
                    <w:sz w:val="22"/>
                    <w:szCs w:val="22"/>
                  </w:rPr>
                </w:rPrChange>
              </w:rPr>
              <w:pPrChange w:id="7340" w:author="Nick.Tolimieri" w:date="2022-09-19T13:19:00Z">
                <w:pPr>
                  <w:jc w:val="right"/>
                </w:pPr>
              </w:pPrChange>
            </w:pPr>
            <w:ins w:id="7341" w:author="Nick.Tolimieri" w:date="2022-09-19T13:19:00Z">
              <w:r w:rsidRPr="002F2C4B">
                <w:rPr>
                  <w:rFonts w:asciiTheme="minorHAnsi" w:eastAsiaTheme="minorHAnsi" w:hAnsiTheme="minorHAnsi" w:cstheme="minorBidi"/>
                  <w:sz w:val="22"/>
                  <w:szCs w:val="22"/>
                  <w:rPrChange w:id="7342" w:author="Nick.Tolimieri" w:date="2022-09-19T13:19:00Z">
                    <w:rPr>
                      <w:rFonts w:ascii="Calibri" w:hAnsi="Calibri" w:cs="Calibri"/>
                      <w:color w:val="000000"/>
                      <w:sz w:val="22"/>
                      <w:szCs w:val="22"/>
                    </w:rPr>
                  </w:rPrChange>
                </w:rPr>
                <w:t>29</w:t>
              </w:r>
            </w:ins>
          </w:p>
        </w:tc>
        <w:tc>
          <w:tcPr>
            <w:tcW w:w="960" w:type="dxa"/>
            <w:noWrap/>
            <w:hideMark/>
            <w:tcPrChange w:id="7343"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344" w:author="Nick.Tolimieri" w:date="2022-09-19T13:19:00Z"/>
                <w:rFonts w:asciiTheme="minorHAnsi" w:eastAsiaTheme="minorHAnsi" w:hAnsiTheme="minorHAnsi" w:cstheme="minorBidi"/>
                <w:sz w:val="22"/>
                <w:szCs w:val="22"/>
                <w:rPrChange w:id="7345" w:author="Nick.Tolimieri" w:date="2022-09-19T13:19:00Z">
                  <w:rPr>
                    <w:ins w:id="7346" w:author="Nick.Tolimieri" w:date="2022-09-19T13:19:00Z"/>
                    <w:rFonts w:ascii="Calibri" w:hAnsi="Calibri" w:cs="Calibri"/>
                    <w:color w:val="000000"/>
                    <w:sz w:val="22"/>
                    <w:szCs w:val="22"/>
                  </w:rPr>
                </w:rPrChange>
              </w:rPr>
              <w:pPrChange w:id="7347" w:author="Nick.Tolimieri" w:date="2022-09-19T13:19:00Z">
                <w:pPr>
                  <w:jc w:val="right"/>
                </w:pPr>
              </w:pPrChange>
            </w:pPr>
            <w:ins w:id="7348" w:author="Nick.Tolimieri" w:date="2022-09-19T13:19:00Z">
              <w:r w:rsidRPr="002F2C4B">
                <w:rPr>
                  <w:rFonts w:asciiTheme="minorHAnsi" w:eastAsiaTheme="minorHAnsi" w:hAnsiTheme="minorHAnsi" w:cstheme="minorBidi"/>
                  <w:sz w:val="22"/>
                  <w:szCs w:val="22"/>
                  <w:rPrChange w:id="7349" w:author="Nick.Tolimieri" w:date="2022-09-19T13:19:00Z">
                    <w:rPr>
                      <w:rFonts w:ascii="Calibri" w:hAnsi="Calibri" w:cs="Calibri"/>
                      <w:color w:val="000000"/>
                      <w:sz w:val="22"/>
                      <w:szCs w:val="22"/>
                    </w:rPr>
                  </w:rPrChange>
                </w:rPr>
                <w:t>123</w:t>
              </w:r>
            </w:ins>
          </w:p>
        </w:tc>
        <w:tc>
          <w:tcPr>
            <w:tcW w:w="960" w:type="dxa"/>
            <w:noWrap/>
            <w:hideMark/>
            <w:tcPrChange w:id="735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351" w:author="Nick.Tolimieri" w:date="2022-09-19T13:19:00Z"/>
                <w:rFonts w:asciiTheme="minorHAnsi" w:eastAsiaTheme="minorHAnsi" w:hAnsiTheme="minorHAnsi" w:cstheme="minorBidi"/>
                <w:sz w:val="22"/>
                <w:szCs w:val="22"/>
                <w:rPrChange w:id="7352" w:author="Nick.Tolimieri" w:date="2022-09-19T13:19:00Z">
                  <w:rPr>
                    <w:ins w:id="7353" w:author="Nick.Tolimieri" w:date="2022-09-19T13:19:00Z"/>
                    <w:rFonts w:ascii="Calibri" w:hAnsi="Calibri" w:cs="Calibri"/>
                    <w:color w:val="000000"/>
                    <w:sz w:val="22"/>
                    <w:szCs w:val="22"/>
                  </w:rPr>
                </w:rPrChange>
              </w:rPr>
              <w:pPrChange w:id="7354" w:author="Nick.Tolimieri" w:date="2022-09-19T13:19:00Z">
                <w:pPr>
                  <w:jc w:val="right"/>
                </w:pPr>
              </w:pPrChange>
            </w:pPr>
            <w:ins w:id="7355" w:author="Nick.Tolimieri" w:date="2022-09-19T13:19:00Z">
              <w:r w:rsidRPr="002F2C4B">
                <w:rPr>
                  <w:rFonts w:asciiTheme="minorHAnsi" w:eastAsiaTheme="minorHAnsi" w:hAnsiTheme="minorHAnsi" w:cstheme="minorBidi"/>
                  <w:sz w:val="22"/>
                  <w:szCs w:val="22"/>
                  <w:rPrChange w:id="7356" w:author="Nick.Tolimieri" w:date="2022-09-19T13:19:00Z">
                    <w:rPr>
                      <w:rFonts w:ascii="Calibri" w:hAnsi="Calibri" w:cs="Calibri"/>
                      <w:color w:val="000000"/>
                      <w:sz w:val="22"/>
                      <w:szCs w:val="22"/>
                    </w:rPr>
                  </w:rPrChange>
                </w:rPr>
                <w:t>6</w:t>
              </w:r>
            </w:ins>
          </w:p>
        </w:tc>
        <w:tc>
          <w:tcPr>
            <w:tcW w:w="960" w:type="dxa"/>
            <w:noWrap/>
            <w:hideMark/>
            <w:tcPrChange w:id="735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358" w:author="Nick.Tolimieri" w:date="2022-09-19T13:19:00Z"/>
                <w:rFonts w:asciiTheme="minorHAnsi" w:eastAsiaTheme="minorHAnsi" w:hAnsiTheme="minorHAnsi" w:cstheme="minorBidi"/>
                <w:sz w:val="22"/>
                <w:szCs w:val="22"/>
                <w:rPrChange w:id="7359" w:author="Nick.Tolimieri" w:date="2022-09-19T13:19:00Z">
                  <w:rPr>
                    <w:ins w:id="7360" w:author="Nick.Tolimieri" w:date="2022-09-19T13:19:00Z"/>
                    <w:rFonts w:ascii="Calibri" w:hAnsi="Calibri" w:cs="Calibri"/>
                    <w:color w:val="000000"/>
                    <w:sz w:val="22"/>
                    <w:szCs w:val="22"/>
                  </w:rPr>
                </w:rPrChange>
              </w:rPr>
              <w:pPrChange w:id="7361" w:author="Nick.Tolimieri" w:date="2022-09-19T13:19:00Z">
                <w:pPr>
                  <w:jc w:val="right"/>
                </w:pPr>
              </w:pPrChange>
            </w:pPr>
            <w:ins w:id="7362" w:author="Nick.Tolimieri" w:date="2022-09-19T13:19:00Z">
              <w:r w:rsidRPr="002F2C4B">
                <w:rPr>
                  <w:rFonts w:asciiTheme="minorHAnsi" w:eastAsiaTheme="minorHAnsi" w:hAnsiTheme="minorHAnsi" w:cstheme="minorBidi"/>
                  <w:sz w:val="22"/>
                  <w:szCs w:val="22"/>
                  <w:rPrChange w:id="7363" w:author="Nick.Tolimieri" w:date="2022-09-19T13:19:00Z">
                    <w:rPr>
                      <w:rFonts w:ascii="Calibri" w:hAnsi="Calibri" w:cs="Calibri"/>
                      <w:color w:val="000000"/>
                      <w:sz w:val="22"/>
                      <w:szCs w:val="22"/>
                    </w:rPr>
                  </w:rPrChange>
                </w:rPr>
                <w:t>108</w:t>
              </w:r>
            </w:ins>
          </w:p>
        </w:tc>
        <w:tc>
          <w:tcPr>
            <w:tcW w:w="960" w:type="dxa"/>
            <w:noWrap/>
            <w:hideMark/>
            <w:tcPrChange w:id="736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365" w:author="Nick.Tolimieri" w:date="2022-09-19T13:19:00Z"/>
                <w:rFonts w:asciiTheme="minorHAnsi" w:eastAsiaTheme="minorHAnsi" w:hAnsiTheme="minorHAnsi" w:cstheme="minorBidi"/>
                <w:sz w:val="22"/>
                <w:szCs w:val="22"/>
                <w:rPrChange w:id="7366" w:author="Nick.Tolimieri" w:date="2022-09-19T13:19:00Z">
                  <w:rPr>
                    <w:ins w:id="7367" w:author="Nick.Tolimieri" w:date="2022-09-19T13:19:00Z"/>
                    <w:rFonts w:ascii="Calibri" w:hAnsi="Calibri" w:cs="Calibri"/>
                    <w:color w:val="000000"/>
                    <w:sz w:val="22"/>
                    <w:szCs w:val="22"/>
                  </w:rPr>
                </w:rPrChange>
              </w:rPr>
              <w:pPrChange w:id="7368" w:author="Nick.Tolimieri" w:date="2022-09-19T13:19:00Z">
                <w:pPr>
                  <w:jc w:val="right"/>
                </w:pPr>
              </w:pPrChange>
            </w:pPr>
            <w:ins w:id="7369" w:author="Nick.Tolimieri" w:date="2022-09-19T13:19:00Z">
              <w:r w:rsidRPr="002F2C4B">
                <w:rPr>
                  <w:rFonts w:asciiTheme="minorHAnsi" w:eastAsiaTheme="minorHAnsi" w:hAnsiTheme="minorHAnsi" w:cstheme="minorBidi"/>
                  <w:sz w:val="22"/>
                  <w:szCs w:val="22"/>
                  <w:rPrChange w:id="7370" w:author="Nick.Tolimieri" w:date="2022-09-19T13:19:00Z">
                    <w:rPr>
                      <w:rFonts w:ascii="Calibri" w:hAnsi="Calibri" w:cs="Calibri"/>
                      <w:color w:val="000000"/>
                      <w:sz w:val="22"/>
                      <w:szCs w:val="22"/>
                    </w:rPr>
                  </w:rPrChange>
                </w:rPr>
                <w:t>5</w:t>
              </w:r>
            </w:ins>
          </w:p>
        </w:tc>
        <w:tc>
          <w:tcPr>
            <w:tcW w:w="960" w:type="dxa"/>
            <w:noWrap/>
            <w:hideMark/>
            <w:tcPrChange w:id="737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372" w:author="Nick.Tolimieri" w:date="2022-09-19T13:19:00Z"/>
                <w:rFonts w:asciiTheme="minorHAnsi" w:eastAsiaTheme="minorHAnsi" w:hAnsiTheme="minorHAnsi" w:cstheme="minorBidi"/>
                <w:sz w:val="22"/>
                <w:szCs w:val="22"/>
                <w:rPrChange w:id="7373" w:author="Nick.Tolimieri" w:date="2022-09-19T13:19:00Z">
                  <w:rPr>
                    <w:ins w:id="7374" w:author="Nick.Tolimieri" w:date="2022-09-19T13:19:00Z"/>
                    <w:rFonts w:ascii="Calibri" w:hAnsi="Calibri" w:cs="Calibri"/>
                    <w:color w:val="000000"/>
                    <w:sz w:val="22"/>
                    <w:szCs w:val="22"/>
                  </w:rPr>
                </w:rPrChange>
              </w:rPr>
              <w:pPrChange w:id="7375" w:author="Nick.Tolimieri" w:date="2022-09-19T13:19:00Z">
                <w:pPr>
                  <w:jc w:val="right"/>
                </w:pPr>
              </w:pPrChange>
            </w:pPr>
            <w:ins w:id="7376" w:author="Nick.Tolimieri" w:date="2022-09-19T13:19:00Z">
              <w:r w:rsidRPr="002F2C4B">
                <w:rPr>
                  <w:rFonts w:asciiTheme="minorHAnsi" w:eastAsiaTheme="minorHAnsi" w:hAnsiTheme="minorHAnsi" w:cstheme="minorBidi"/>
                  <w:sz w:val="22"/>
                  <w:szCs w:val="22"/>
                  <w:rPrChange w:id="7377" w:author="Nick.Tolimieri" w:date="2022-09-19T13:19:00Z">
                    <w:rPr>
                      <w:rFonts w:ascii="Calibri" w:hAnsi="Calibri" w:cs="Calibri"/>
                      <w:color w:val="000000"/>
                      <w:sz w:val="22"/>
                      <w:szCs w:val="22"/>
                    </w:rPr>
                  </w:rPrChange>
                </w:rPr>
                <w:t>44</w:t>
              </w:r>
            </w:ins>
          </w:p>
        </w:tc>
        <w:tc>
          <w:tcPr>
            <w:tcW w:w="960" w:type="dxa"/>
            <w:noWrap/>
            <w:hideMark/>
            <w:tcPrChange w:id="7378"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379" w:author="Nick.Tolimieri" w:date="2022-09-19T13:19:00Z"/>
                <w:rFonts w:asciiTheme="minorHAnsi" w:eastAsiaTheme="minorHAnsi" w:hAnsiTheme="minorHAnsi" w:cstheme="minorBidi"/>
                <w:sz w:val="22"/>
                <w:szCs w:val="22"/>
                <w:rPrChange w:id="7380" w:author="Nick.Tolimieri" w:date="2022-09-19T13:19:00Z">
                  <w:rPr>
                    <w:ins w:id="7381" w:author="Nick.Tolimieri" w:date="2022-09-19T13:19:00Z"/>
                    <w:rFonts w:ascii="Calibri" w:hAnsi="Calibri" w:cs="Calibri"/>
                    <w:color w:val="000000"/>
                    <w:sz w:val="22"/>
                    <w:szCs w:val="22"/>
                  </w:rPr>
                </w:rPrChange>
              </w:rPr>
              <w:pPrChange w:id="7382" w:author="Nick.Tolimieri" w:date="2022-09-19T13:19:00Z">
                <w:pPr>
                  <w:jc w:val="right"/>
                </w:pPr>
              </w:pPrChange>
            </w:pPr>
            <w:ins w:id="7383" w:author="Nick.Tolimieri" w:date="2022-09-19T13:19:00Z">
              <w:r w:rsidRPr="002F2C4B">
                <w:rPr>
                  <w:rFonts w:asciiTheme="minorHAnsi" w:eastAsiaTheme="minorHAnsi" w:hAnsiTheme="minorHAnsi" w:cstheme="minorBidi"/>
                  <w:sz w:val="22"/>
                  <w:szCs w:val="22"/>
                  <w:rPrChange w:id="7384" w:author="Nick.Tolimieri" w:date="2022-09-19T13:19:00Z">
                    <w:rPr>
                      <w:rFonts w:ascii="Calibri" w:hAnsi="Calibri" w:cs="Calibri"/>
                      <w:color w:val="000000"/>
                      <w:sz w:val="22"/>
                      <w:szCs w:val="22"/>
                    </w:rPr>
                  </w:rPrChange>
                </w:rPr>
                <w:t>1.98</w:t>
              </w:r>
            </w:ins>
          </w:p>
        </w:tc>
        <w:tc>
          <w:tcPr>
            <w:tcW w:w="960" w:type="dxa"/>
            <w:noWrap/>
            <w:hideMark/>
            <w:tcPrChange w:id="738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386" w:author="Nick.Tolimieri" w:date="2022-09-19T13:19:00Z"/>
                <w:rFonts w:asciiTheme="minorHAnsi" w:eastAsiaTheme="minorHAnsi" w:hAnsiTheme="minorHAnsi" w:cstheme="minorBidi"/>
                <w:sz w:val="22"/>
                <w:szCs w:val="22"/>
                <w:rPrChange w:id="7387" w:author="Nick.Tolimieri" w:date="2022-09-19T13:19:00Z">
                  <w:rPr>
                    <w:ins w:id="7388" w:author="Nick.Tolimieri" w:date="2022-09-19T13:19:00Z"/>
                    <w:rFonts w:ascii="Calibri" w:hAnsi="Calibri" w:cs="Calibri"/>
                    <w:color w:val="000000"/>
                    <w:sz w:val="22"/>
                    <w:szCs w:val="22"/>
                  </w:rPr>
                </w:rPrChange>
              </w:rPr>
              <w:pPrChange w:id="7389" w:author="Nick.Tolimieri" w:date="2022-09-19T13:19:00Z">
                <w:pPr>
                  <w:jc w:val="right"/>
                </w:pPr>
              </w:pPrChange>
            </w:pPr>
            <w:ins w:id="7390" w:author="Nick.Tolimieri" w:date="2022-09-19T13:19:00Z">
              <w:r w:rsidRPr="002F2C4B">
                <w:rPr>
                  <w:rFonts w:asciiTheme="minorHAnsi" w:eastAsiaTheme="minorHAnsi" w:hAnsiTheme="minorHAnsi" w:cstheme="minorBidi"/>
                  <w:sz w:val="22"/>
                  <w:szCs w:val="22"/>
                  <w:rPrChange w:id="7391" w:author="Nick.Tolimieri" w:date="2022-09-19T13:19:00Z">
                    <w:rPr>
                      <w:rFonts w:ascii="Calibri" w:hAnsi="Calibri" w:cs="Calibri"/>
                      <w:color w:val="000000"/>
                      <w:sz w:val="22"/>
                      <w:szCs w:val="22"/>
                    </w:rPr>
                  </w:rPrChange>
                </w:rPr>
                <w:t>0.26</w:t>
              </w:r>
            </w:ins>
          </w:p>
        </w:tc>
      </w:tr>
      <w:tr w:rsidR="002F2C4B" w:rsidRPr="002F2C4B" w:rsidTr="002F2C4B">
        <w:trPr>
          <w:divId w:val="276135201"/>
          <w:trHeight w:val="300"/>
          <w:ins w:id="7392" w:author="Nick.Tolimieri" w:date="2022-09-19T13:19:00Z"/>
          <w:trPrChange w:id="7393" w:author="Nick.Tolimieri" w:date="2022-09-19T13:19:00Z">
            <w:trPr>
              <w:divId w:val="276135201"/>
              <w:trHeight w:val="300"/>
            </w:trPr>
          </w:trPrChange>
        </w:trPr>
        <w:tc>
          <w:tcPr>
            <w:tcW w:w="960" w:type="dxa"/>
            <w:noWrap/>
            <w:hideMark/>
            <w:tcPrChange w:id="739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395" w:author="Nick.Tolimieri" w:date="2022-09-19T13:19:00Z"/>
                <w:rFonts w:asciiTheme="minorHAnsi" w:eastAsiaTheme="minorHAnsi" w:hAnsiTheme="minorHAnsi" w:cstheme="minorBidi"/>
                <w:sz w:val="22"/>
                <w:szCs w:val="22"/>
                <w:rPrChange w:id="7396" w:author="Nick.Tolimieri" w:date="2022-09-19T13:19:00Z">
                  <w:rPr>
                    <w:ins w:id="7397" w:author="Nick.Tolimieri" w:date="2022-09-19T13:19:00Z"/>
                    <w:rFonts w:ascii="Calibri" w:hAnsi="Calibri" w:cs="Calibri"/>
                    <w:color w:val="000000"/>
                    <w:sz w:val="22"/>
                    <w:szCs w:val="22"/>
                  </w:rPr>
                </w:rPrChange>
              </w:rPr>
              <w:pPrChange w:id="7398" w:author="Nick.Tolimieri" w:date="2022-09-19T13:19:00Z">
                <w:pPr/>
              </w:pPrChange>
            </w:pPr>
            <w:ins w:id="7399" w:author="Nick.Tolimieri" w:date="2022-09-19T13:19:00Z">
              <w:r w:rsidRPr="002F2C4B">
                <w:rPr>
                  <w:rFonts w:asciiTheme="minorHAnsi" w:eastAsiaTheme="minorHAnsi" w:hAnsiTheme="minorHAnsi" w:cstheme="minorBidi"/>
                  <w:sz w:val="22"/>
                  <w:szCs w:val="22"/>
                  <w:rPrChange w:id="7400" w:author="Nick.Tolimieri" w:date="2022-09-19T13:19:00Z">
                    <w:rPr>
                      <w:rFonts w:ascii="Calibri" w:hAnsi="Calibri" w:cs="Calibri"/>
                      <w:color w:val="000000"/>
                      <w:sz w:val="22"/>
                      <w:szCs w:val="22"/>
                    </w:rPr>
                  </w:rPrChange>
                </w:rPr>
                <w:t>Cape Alava</w:t>
              </w:r>
            </w:ins>
          </w:p>
        </w:tc>
        <w:tc>
          <w:tcPr>
            <w:tcW w:w="960" w:type="dxa"/>
            <w:noWrap/>
            <w:hideMark/>
            <w:tcPrChange w:id="740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402" w:author="Nick.Tolimieri" w:date="2022-09-19T13:19:00Z"/>
                <w:rFonts w:asciiTheme="minorHAnsi" w:eastAsiaTheme="minorHAnsi" w:hAnsiTheme="minorHAnsi" w:cstheme="minorBidi"/>
                <w:sz w:val="22"/>
                <w:szCs w:val="22"/>
                <w:rPrChange w:id="7403" w:author="Nick.Tolimieri" w:date="2022-09-19T13:19:00Z">
                  <w:rPr>
                    <w:ins w:id="7404" w:author="Nick.Tolimieri" w:date="2022-09-19T13:19:00Z"/>
                    <w:rFonts w:ascii="Calibri" w:hAnsi="Calibri" w:cs="Calibri"/>
                    <w:color w:val="000000"/>
                    <w:sz w:val="22"/>
                    <w:szCs w:val="22"/>
                  </w:rPr>
                </w:rPrChange>
              </w:rPr>
              <w:pPrChange w:id="7405" w:author="Nick.Tolimieri" w:date="2022-09-19T13:19:00Z">
                <w:pPr>
                  <w:jc w:val="right"/>
                </w:pPr>
              </w:pPrChange>
            </w:pPr>
            <w:ins w:id="7406" w:author="Nick.Tolimieri" w:date="2022-09-19T13:19:00Z">
              <w:r w:rsidRPr="002F2C4B">
                <w:rPr>
                  <w:rFonts w:asciiTheme="minorHAnsi" w:eastAsiaTheme="minorHAnsi" w:hAnsiTheme="minorHAnsi" w:cstheme="minorBidi"/>
                  <w:sz w:val="22"/>
                  <w:szCs w:val="22"/>
                  <w:rPrChange w:id="7407" w:author="Nick.Tolimieri" w:date="2022-09-19T13:19:00Z">
                    <w:rPr>
                      <w:rFonts w:ascii="Calibri" w:hAnsi="Calibri" w:cs="Calibri"/>
                      <w:color w:val="000000"/>
                      <w:sz w:val="22"/>
                      <w:szCs w:val="22"/>
                    </w:rPr>
                  </w:rPrChange>
                </w:rPr>
                <w:t>1999</w:t>
              </w:r>
            </w:ins>
          </w:p>
        </w:tc>
        <w:tc>
          <w:tcPr>
            <w:tcW w:w="960" w:type="dxa"/>
            <w:noWrap/>
            <w:hideMark/>
            <w:tcPrChange w:id="7408"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409" w:author="Nick.Tolimieri" w:date="2022-09-19T13:19:00Z"/>
                <w:rFonts w:asciiTheme="minorHAnsi" w:eastAsiaTheme="minorHAnsi" w:hAnsiTheme="minorHAnsi" w:cstheme="minorBidi"/>
                <w:sz w:val="22"/>
                <w:szCs w:val="22"/>
                <w:rPrChange w:id="7410" w:author="Nick.Tolimieri" w:date="2022-09-19T13:19:00Z">
                  <w:rPr>
                    <w:ins w:id="7411" w:author="Nick.Tolimieri" w:date="2022-09-19T13:19:00Z"/>
                    <w:rFonts w:ascii="Calibri" w:hAnsi="Calibri" w:cs="Calibri"/>
                    <w:color w:val="000000"/>
                    <w:sz w:val="22"/>
                    <w:szCs w:val="22"/>
                  </w:rPr>
                </w:rPrChange>
              </w:rPr>
              <w:pPrChange w:id="7412" w:author="Nick.Tolimieri" w:date="2022-09-19T13:19:00Z">
                <w:pPr>
                  <w:jc w:val="right"/>
                </w:pPr>
              </w:pPrChange>
            </w:pPr>
            <w:ins w:id="7413" w:author="Nick.Tolimieri" w:date="2022-09-19T13:19:00Z">
              <w:r w:rsidRPr="002F2C4B">
                <w:rPr>
                  <w:rFonts w:asciiTheme="minorHAnsi" w:eastAsiaTheme="minorHAnsi" w:hAnsiTheme="minorHAnsi" w:cstheme="minorBidi"/>
                  <w:sz w:val="22"/>
                  <w:szCs w:val="22"/>
                  <w:rPrChange w:id="7414" w:author="Nick.Tolimieri" w:date="2022-09-19T13:19:00Z">
                    <w:rPr>
                      <w:rFonts w:ascii="Calibri" w:hAnsi="Calibri" w:cs="Calibri"/>
                      <w:color w:val="000000"/>
                      <w:sz w:val="22"/>
                      <w:szCs w:val="22"/>
                    </w:rPr>
                  </w:rPrChange>
                </w:rPr>
                <w:t>3</w:t>
              </w:r>
            </w:ins>
          </w:p>
        </w:tc>
        <w:tc>
          <w:tcPr>
            <w:tcW w:w="960" w:type="dxa"/>
            <w:noWrap/>
            <w:hideMark/>
            <w:tcPrChange w:id="741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416" w:author="Nick.Tolimieri" w:date="2022-09-19T13:19:00Z"/>
                <w:rFonts w:asciiTheme="minorHAnsi" w:eastAsiaTheme="minorHAnsi" w:hAnsiTheme="minorHAnsi" w:cstheme="minorBidi"/>
                <w:sz w:val="22"/>
                <w:szCs w:val="22"/>
                <w:rPrChange w:id="7417" w:author="Nick.Tolimieri" w:date="2022-09-19T13:19:00Z">
                  <w:rPr>
                    <w:ins w:id="7418" w:author="Nick.Tolimieri" w:date="2022-09-19T13:19:00Z"/>
                    <w:rFonts w:ascii="Calibri" w:hAnsi="Calibri" w:cs="Calibri"/>
                    <w:color w:val="000000"/>
                    <w:sz w:val="22"/>
                    <w:szCs w:val="22"/>
                  </w:rPr>
                </w:rPrChange>
              </w:rPr>
              <w:pPrChange w:id="7419" w:author="Nick.Tolimieri" w:date="2022-09-19T13:19:00Z">
                <w:pPr>
                  <w:jc w:val="right"/>
                </w:pPr>
              </w:pPrChange>
            </w:pPr>
            <w:ins w:id="7420" w:author="Nick.Tolimieri" w:date="2022-09-19T13:19:00Z">
              <w:r w:rsidRPr="002F2C4B">
                <w:rPr>
                  <w:rFonts w:asciiTheme="minorHAnsi" w:eastAsiaTheme="minorHAnsi" w:hAnsiTheme="minorHAnsi" w:cstheme="minorBidi"/>
                  <w:sz w:val="22"/>
                  <w:szCs w:val="22"/>
                  <w:rPrChange w:id="7421" w:author="Nick.Tolimieri" w:date="2022-09-19T13:19:00Z">
                    <w:rPr>
                      <w:rFonts w:ascii="Calibri" w:hAnsi="Calibri" w:cs="Calibri"/>
                      <w:color w:val="000000"/>
                      <w:sz w:val="22"/>
                      <w:szCs w:val="22"/>
                    </w:rPr>
                  </w:rPrChange>
                </w:rPr>
                <w:t>0</w:t>
              </w:r>
            </w:ins>
          </w:p>
        </w:tc>
        <w:tc>
          <w:tcPr>
            <w:tcW w:w="960" w:type="dxa"/>
            <w:noWrap/>
            <w:hideMark/>
            <w:tcPrChange w:id="742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423" w:author="Nick.Tolimieri" w:date="2022-09-19T13:19:00Z"/>
                <w:rFonts w:asciiTheme="minorHAnsi" w:eastAsiaTheme="minorHAnsi" w:hAnsiTheme="minorHAnsi" w:cstheme="minorBidi"/>
                <w:sz w:val="22"/>
                <w:szCs w:val="22"/>
                <w:rPrChange w:id="7424" w:author="Nick.Tolimieri" w:date="2022-09-19T13:19:00Z">
                  <w:rPr>
                    <w:ins w:id="7425" w:author="Nick.Tolimieri" w:date="2022-09-19T13:19:00Z"/>
                    <w:rFonts w:ascii="Calibri" w:hAnsi="Calibri" w:cs="Calibri"/>
                    <w:color w:val="000000"/>
                    <w:sz w:val="22"/>
                    <w:szCs w:val="22"/>
                  </w:rPr>
                </w:rPrChange>
              </w:rPr>
              <w:pPrChange w:id="7426" w:author="Nick.Tolimieri" w:date="2022-09-19T13:19:00Z">
                <w:pPr>
                  <w:jc w:val="right"/>
                </w:pPr>
              </w:pPrChange>
            </w:pPr>
            <w:ins w:id="7427" w:author="Nick.Tolimieri" w:date="2022-09-19T13:19:00Z">
              <w:r w:rsidRPr="002F2C4B">
                <w:rPr>
                  <w:rFonts w:asciiTheme="minorHAnsi" w:eastAsiaTheme="minorHAnsi" w:hAnsiTheme="minorHAnsi" w:cstheme="minorBidi"/>
                  <w:sz w:val="22"/>
                  <w:szCs w:val="22"/>
                  <w:rPrChange w:id="7428" w:author="Nick.Tolimieri" w:date="2022-09-19T13:19:00Z">
                    <w:rPr>
                      <w:rFonts w:ascii="Calibri" w:hAnsi="Calibri" w:cs="Calibri"/>
                      <w:color w:val="000000"/>
                      <w:sz w:val="22"/>
                      <w:szCs w:val="22"/>
                    </w:rPr>
                  </w:rPrChange>
                </w:rPr>
                <w:t>0</w:t>
              </w:r>
            </w:ins>
          </w:p>
        </w:tc>
        <w:tc>
          <w:tcPr>
            <w:tcW w:w="960" w:type="dxa"/>
            <w:noWrap/>
            <w:hideMark/>
            <w:tcPrChange w:id="742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430" w:author="Nick.Tolimieri" w:date="2022-09-19T13:19:00Z"/>
                <w:rFonts w:asciiTheme="minorHAnsi" w:eastAsiaTheme="minorHAnsi" w:hAnsiTheme="minorHAnsi" w:cstheme="minorBidi"/>
                <w:sz w:val="22"/>
                <w:szCs w:val="22"/>
                <w:rPrChange w:id="7431" w:author="Nick.Tolimieri" w:date="2022-09-19T13:19:00Z">
                  <w:rPr>
                    <w:ins w:id="7432" w:author="Nick.Tolimieri" w:date="2022-09-19T13:19:00Z"/>
                    <w:rFonts w:ascii="Calibri" w:hAnsi="Calibri" w:cs="Calibri"/>
                    <w:color w:val="000000"/>
                    <w:sz w:val="22"/>
                    <w:szCs w:val="22"/>
                  </w:rPr>
                </w:rPrChange>
              </w:rPr>
              <w:pPrChange w:id="7433" w:author="Nick.Tolimieri" w:date="2022-09-19T13:19:00Z">
                <w:pPr>
                  <w:jc w:val="right"/>
                </w:pPr>
              </w:pPrChange>
            </w:pPr>
            <w:ins w:id="7434" w:author="Nick.Tolimieri" w:date="2022-09-19T13:19:00Z">
              <w:r w:rsidRPr="002F2C4B">
                <w:rPr>
                  <w:rFonts w:asciiTheme="minorHAnsi" w:eastAsiaTheme="minorHAnsi" w:hAnsiTheme="minorHAnsi" w:cstheme="minorBidi"/>
                  <w:sz w:val="22"/>
                  <w:szCs w:val="22"/>
                  <w:rPrChange w:id="7435" w:author="Nick.Tolimieri" w:date="2022-09-19T13:19:00Z">
                    <w:rPr>
                      <w:rFonts w:ascii="Calibri" w:hAnsi="Calibri" w:cs="Calibri"/>
                      <w:color w:val="000000"/>
                      <w:sz w:val="22"/>
                      <w:szCs w:val="22"/>
                    </w:rPr>
                  </w:rPrChange>
                </w:rPr>
                <w:t>0</w:t>
              </w:r>
            </w:ins>
          </w:p>
        </w:tc>
        <w:tc>
          <w:tcPr>
            <w:tcW w:w="960" w:type="dxa"/>
            <w:noWrap/>
            <w:hideMark/>
            <w:tcPrChange w:id="743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437" w:author="Nick.Tolimieri" w:date="2022-09-19T13:19:00Z"/>
                <w:rFonts w:asciiTheme="minorHAnsi" w:eastAsiaTheme="minorHAnsi" w:hAnsiTheme="minorHAnsi" w:cstheme="minorBidi"/>
                <w:sz w:val="22"/>
                <w:szCs w:val="22"/>
                <w:rPrChange w:id="7438" w:author="Nick.Tolimieri" w:date="2022-09-19T13:19:00Z">
                  <w:rPr>
                    <w:ins w:id="7439" w:author="Nick.Tolimieri" w:date="2022-09-19T13:19:00Z"/>
                    <w:rFonts w:ascii="Calibri" w:hAnsi="Calibri" w:cs="Calibri"/>
                    <w:color w:val="000000"/>
                    <w:sz w:val="22"/>
                    <w:szCs w:val="22"/>
                  </w:rPr>
                </w:rPrChange>
              </w:rPr>
              <w:pPrChange w:id="7440" w:author="Nick.Tolimieri" w:date="2022-09-19T13:19:00Z">
                <w:pPr/>
              </w:pPrChange>
            </w:pPr>
            <w:ins w:id="7441" w:author="Nick.Tolimieri" w:date="2022-09-19T13:19:00Z">
              <w:r w:rsidRPr="002F2C4B">
                <w:rPr>
                  <w:rFonts w:asciiTheme="minorHAnsi" w:eastAsiaTheme="minorHAnsi" w:hAnsiTheme="minorHAnsi" w:cstheme="minorBidi"/>
                  <w:sz w:val="22"/>
                  <w:szCs w:val="22"/>
                  <w:rPrChange w:id="7442" w:author="Nick.Tolimieri" w:date="2022-09-19T13:19:00Z">
                    <w:rPr>
                      <w:rFonts w:ascii="Calibri" w:hAnsi="Calibri" w:cs="Calibri"/>
                      <w:color w:val="000000"/>
                      <w:sz w:val="22"/>
                      <w:szCs w:val="22"/>
                    </w:rPr>
                  </w:rPrChange>
                </w:rPr>
                <w:t>NA</w:t>
              </w:r>
            </w:ins>
          </w:p>
        </w:tc>
        <w:tc>
          <w:tcPr>
            <w:tcW w:w="960" w:type="dxa"/>
            <w:noWrap/>
            <w:hideMark/>
            <w:tcPrChange w:id="7443"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444" w:author="Nick.Tolimieri" w:date="2022-09-19T13:19:00Z"/>
                <w:rFonts w:asciiTheme="minorHAnsi" w:eastAsiaTheme="minorHAnsi" w:hAnsiTheme="minorHAnsi" w:cstheme="minorBidi"/>
                <w:sz w:val="22"/>
                <w:szCs w:val="22"/>
                <w:rPrChange w:id="7445" w:author="Nick.Tolimieri" w:date="2022-09-19T13:19:00Z">
                  <w:rPr>
                    <w:ins w:id="7446" w:author="Nick.Tolimieri" w:date="2022-09-19T13:19:00Z"/>
                    <w:rFonts w:ascii="Calibri" w:hAnsi="Calibri" w:cs="Calibri"/>
                    <w:color w:val="000000"/>
                    <w:sz w:val="22"/>
                    <w:szCs w:val="22"/>
                  </w:rPr>
                </w:rPrChange>
              </w:rPr>
              <w:pPrChange w:id="7447" w:author="Nick.Tolimieri" w:date="2022-09-19T13:19:00Z">
                <w:pPr/>
              </w:pPrChange>
            </w:pPr>
            <w:ins w:id="7448" w:author="Nick.Tolimieri" w:date="2022-09-19T13:19:00Z">
              <w:r w:rsidRPr="002F2C4B">
                <w:rPr>
                  <w:rFonts w:asciiTheme="minorHAnsi" w:eastAsiaTheme="minorHAnsi" w:hAnsiTheme="minorHAnsi" w:cstheme="minorBidi"/>
                  <w:sz w:val="22"/>
                  <w:szCs w:val="22"/>
                  <w:rPrChange w:id="7449" w:author="Nick.Tolimieri" w:date="2022-09-19T13:19:00Z">
                    <w:rPr>
                      <w:rFonts w:ascii="Calibri" w:hAnsi="Calibri" w:cs="Calibri"/>
                      <w:color w:val="000000"/>
                      <w:sz w:val="22"/>
                      <w:szCs w:val="22"/>
                    </w:rPr>
                  </w:rPrChange>
                </w:rPr>
                <w:t>NA</w:t>
              </w:r>
            </w:ins>
          </w:p>
        </w:tc>
        <w:tc>
          <w:tcPr>
            <w:tcW w:w="960" w:type="dxa"/>
            <w:noWrap/>
            <w:hideMark/>
            <w:tcPrChange w:id="745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451" w:author="Nick.Tolimieri" w:date="2022-09-19T13:19:00Z"/>
                <w:rFonts w:asciiTheme="minorHAnsi" w:eastAsiaTheme="minorHAnsi" w:hAnsiTheme="minorHAnsi" w:cstheme="minorBidi"/>
                <w:sz w:val="22"/>
                <w:szCs w:val="22"/>
                <w:rPrChange w:id="7452" w:author="Nick.Tolimieri" w:date="2022-09-19T13:19:00Z">
                  <w:rPr>
                    <w:ins w:id="7453" w:author="Nick.Tolimieri" w:date="2022-09-19T13:19:00Z"/>
                    <w:rFonts w:ascii="Calibri" w:hAnsi="Calibri" w:cs="Calibri"/>
                    <w:color w:val="000000"/>
                    <w:sz w:val="22"/>
                    <w:szCs w:val="22"/>
                  </w:rPr>
                </w:rPrChange>
              </w:rPr>
              <w:pPrChange w:id="7454" w:author="Nick.Tolimieri" w:date="2022-09-19T13:19:00Z">
                <w:pPr/>
              </w:pPrChange>
            </w:pPr>
            <w:ins w:id="7455" w:author="Nick.Tolimieri" w:date="2022-09-19T13:19:00Z">
              <w:r w:rsidRPr="002F2C4B">
                <w:rPr>
                  <w:rFonts w:asciiTheme="minorHAnsi" w:eastAsiaTheme="minorHAnsi" w:hAnsiTheme="minorHAnsi" w:cstheme="minorBidi"/>
                  <w:sz w:val="22"/>
                  <w:szCs w:val="22"/>
                  <w:rPrChange w:id="7456" w:author="Nick.Tolimieri" w:date="2022-09-19T13:19:00Z">
                    <w:rPr>
                      <w:rFonts w:ascii="Calibri" w:hAnsi="Calibri" w:cs="Calibri"/>
                      <w:color w:val="000000"/>
                      <w:sz w:val="22"/>
                      <w:szCs w:val="22"/>
                    </w:rPr>
                  </w:rPrChange>
                </w:rPr>
                <w:t>NA</w:t>
              </w:r>
            </w:ins>
          </w:p>
        </w:tc>
        <w:tc>
          <w:tcPr>
            <w:tcW w:w="960" w:type="dxa"/>
            <w:noWrap/>
            <w:hideMark/>
            <w:tcPrChange w:id="745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458" w:author="Nick.Tolimieri" w:date="2022-09-19T13:19:00Z"/>
                <w:rFonts w:asciiTheme="minorHAnsi" w:eastAsiaTheme="minorHAnsi" w:hAnsiTheme="minorHAnsi" w:cstheme="minorBidi"/>
                <w:sz w:val="22"/>
                <w:szCs w:val="22"/>
                <w:rPrChange w:id="7459" w:author="Nick.Tolimieri" w:date="2022-09-19T13:19:00Z">
                  <w:rPr>
                    <w:ins w:id="7460" w:author="Nick.Tolimieri" w:date="2022-09-19T13:19:00Z"/>
                    <w:rFonts w:ascii="Calibri" w:hAnsi="Calibri" w:cs="Calibri"/>
                    <w:color w:val="000000"/>
                    <w:sz w:val="22"/>
                    <w:szCs w:val="22"/>
                  </w:rPr>
                </w:rPrChange>
              </w:rPr>
              <w:pPrChange w:id="7461" w:author="Nick.Tolimieri" w:date="2022-09-19T13:19:00Z">
                <w:pPr/>
              </w:pPrChange>
            </w:pPr>
            <w:ins w:id="7462" w:author="Nick.Tolimieri" w:date="2022-09-19T13:19:00Z">
              <w:r w:rsidRPr="002F2C4B">
                <w:rPr>
                  <w:rFonts w:asciiTheme="minorHAnsi" w:eastAsiaTheme="minorHAnsi" w:hAnsiTheme="minorHAnsi" w:cstheme="minorBidi"/>
                  <w:sz w:val="22"/>
                  <w:szCs w:val="22"/>
                  <w:rPrChange w:id="7463" w:author="Nick.Tolimieri" w:date="2022-09-19T13:19:00Z">
                    <w:rPr>
                      <w:rFonts w:ascii="Calibri" w:hAnsi="Calibri" w:cs="Calibri"/>
                      <w:color w:val="000000"/>
                      <w:sz w:val="22"/>
                      <w:szCs w:val="22"/>
                    </w:rPr>
                  </w:rPrChange>
                </w:rPr>
                <w:t>NA</w:t>
              </w:r>
            </w:ins>
          </w:p>
        </w:tc>
      </w:tr>
      <w:tr w:rsidR="002F2C4B" w:rsidRPr="002F2C4B" w:rsidTr="002F2C4B">
        <w:trPr>
          <w:divId w:val="276135201"/>
          <w:trHeight w:val="300"/>
          <w:ins w:id="7464" w:author="Nick.Tolimieri" w:date="2022-09-19T13:19:00Z"/>
          <w:trPrChange w:id="7465" w:author="Nick.Tolimieri" w:date="2022-09-19T13:19:00Z">
            <w:trPr>
              <w:divId w:val="276135201"/>
              <w:trHeight w:val="300"/>
            </w:trPr>
          </w:trPrChange>
        </w:trPr>
        <w:tc>
          <w:tcPr>
            <w:tcW w:w="960" w:type="dxa"/>
            <w:noWrap/>
            <w:hideMark/>
            <w:tcPrChange w:id="746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467" w:author="Nick.Tolimieri" w:date="2022-09-19T13:19:00Z"/>
                <w:rFonts w:asciiTheme="minorHAnsi" w:eastAsiaTheme="minorHAnsi" w:hAnsiTheme="minorHAnsi" w:cstheme="minorBidi"/>
                <w:sz w:val="22"/>
                <w:szCs w:val="22"/>
                <w:rPrChange w:id="7468" w:author="Nick.Tolimieri" w:date="2022-09-19T13:19:00Z">
                  <w:rPr>
                    <w:ins w:id="7469" w:author="Nick.Tolimieri" w:date="2022-09-19T13:19:00Z"/>
                    <w:rFonts w:ascii="Calibri" w:hAnsi="Calibri" w:cs="Calibri"/>
                    <w:color w:val="000000"/>
                    <w:sz w:val="22"/>
                    <w:szCs w:val="22"/>
                  </w:rPr>
                </w:rPrChange>
              </w:rPr>
              <w:pPrChange w:id="7470" w:author="Nick.Tolimieri" w:date="2022-09-19T13:19:00Z">
                <w:pPr/>
              </w:pPrChange>
            </w:pPr>
            <w:ins w:id="7471" w:author="Nick.Tolimieri" w:date="2022-09-19T13:19:00Z">
              <w:r w:rsidRPr="002F2C4B">
                <w:rPr>
                  <w:rFonts w:asciiTheme="minorHAnsi" w:eastAsiaTheme="minorHAnsi" w:hAnsiTheme="minorHAnsi" w:cstheme="minorBidi"/>
                  <w:sz w:val="22"/>
                  <w:szCs w:val="22"/>
                  <w:rPrChange w:id="7472" w:author="Nick.Tolimieri" w:date="2022-09-19T13:19:00Z">
                    <w:rPr>
                      <w:rFonts w:ascii="Calibri" w:hAnsi="Calibri" w:cs="Calibri"/>
                      <w:color w:val="000000"/>
                      <w:sz w:val="22"/>
                      <w:szCs w:val="22"/>
                    </w:rPr>
                  </w:rPrChange>
                </w:rPr>
                <w:t>Cape Alava</w:t>
              </w:r>
            </w:ins>
          </w:p>
        </w:tc>
        <w:tc>
          <w:tcPr>
            <w:tcW w:w="960" w:type="dxa"/>
            <w:noWrap/>
            <w:hideMark/>
            <w:tcPrChange w:id="7473"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474" w:author="Nick.Tolimieri" w:date="2022-09-19T13:19:00Z"/>
                <w:rFonts w:asciiTheme="minorHAnsi" w:eastAsiaTheme="minorHAnsi" w:hAnsiTheme="minorHAnsi" w:cstheme="minorBidi"/>
                <w:sz w:val="22"/>
                <w:szCs w:val="22"/>
                <w:rPrChange w:id="7475" w:author="Nick.Tolimieri" w:date="2022-09-19T13:19:00Z">
                  <w:rPr>
                    <w:ins w:id="7476" w:author="Nick.Tolimieri" w:date="2022-09-19T13:19:00Z"/>
                    <w:rFonts w:ascii="Calibri" w:hAnsi="Calibri" w:cs="Calibri"/>
                    <w:color w:val="000000"/>
                    <w:sz w:val="22"/>
                    <w:szCs w:val="22"/>
                  </w:rPr>
                </w:rPrChange>
              </w:rPr>
              <w:pPrChange w:id="7477" w:author="Nick.Tolimieri" w:date="2022-09-19T13:19:00Z">
                <w:pPr>
                  <w:jc w:val="right"/>
                </w:pPr>
              </w:pPrChange>
            </w:pPr>
            <w:ins w:id="7478" w:author="Nick.Tolimieri" w:date="2022-09-19T13:19:00Z">
              <w:r w:rsidRPr="002F2C4B">
                <w:rPr>
                  <w:rFonts w:asciiTheme="minorHAnsi" w:eastAsiaTheme="minorHAnsi" w:hAnsiTheme="minorHAnsi" w:cstheme="minorBidi"/>
                  <w:sz w:val="22"/>
                  <w:szCs w:val="22"/>
                  <w:rPrChange w:id="7479" w:author="Nick.Tolimieri" w:date="2022-09-19T13:19:00Z">
                    <w:rPr>
                      <w:rFonts w:ascii="Calibri" w:hAnsi="Calibri" w:cs="Calibri"/>
                      <w:color w:val="000000"/>
                      <w:sz w:val="22"/>
                      <w:szCs w:val="22"/>
                    </w:rPr>
                  </w:rPrChange>
                </w:rPr>
                <w:t>2000</w:t>
              </w:r>
            </w:ins>
          </w:p>
        </w:tc>
        <w:tc>
          <w:tcPr>
            <w:tcW w:w="960" w:type="dxa"/>
            <w:noWrap/>
            <w:hideMark/>
            <w:tcPrChange w:id="748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481" w:author="Nick.Tolimieri" w:date="2022-09-19T13:19:00Z"/>
                <w:rFonts w:asciiTheme="minorHAnsi" w:eastAsiaTheme="minorHAnsi" w:hAnsiTheme="minorHAnsi" w:cstheme="minorBidi"/>
                <w:sz w:val="22"/>
                <w:szCs w:val="22"/>
                <w:rPrChange w:id="7482" w:author="Nick.Tolimieri" w:date="2022-09-19T13:19:00Z">
                  <w:rPr>
                    <w:ins w:id="7483" w:author="Nick.Tolimieri" w:date="2022-09-19T13:19:00Z"/>
                    <w:rFonts w:ascii="Calibri" w:hAnsi="Calibri" w:cs="Calibri"/>
                    <w:color w:val="000000"/>
                    <w:sz w:val="22"/>
                    <w:szCs w:val="22"/>
                  </w:rPr>
                </w:rPrChange>
              </w:rPr>
              <w:pPrChange w:id="7484" w:author="Nick.Tolimieri" w:date="2022-09-19T13:19:00Z">
                <w:pPr>
                  <w:jc w:val="right"/>
                </w:pPr>
              </w:pPrChange>
            </w:pPr>
            <w:ins w:id="7485" w:author="Nick.Tolimieri" w:date="2022-09-19T13:19:00Z">
              <w:r w:rsidRPr="002F2C4B">
                <w:rPr>
                  <w:rFonts w:asciiTheme="minorHAnsi" w:eastAsiaTheme="minorHAnsi" w:hAnsiTheme="minorHAnsi" w:cstheme="minorBidi"/>
                  <w:sz w:val="22"/>
                  <w:szCs w:val="22"/>
                  <w:rPrChange w:id="7486" w:author="Nick.Tolimieri" w:date="2022-09-19T13:19:00Z">
                    <w:rPr>
                      <w:rFonts w:ascii="Calibri" w:hAnsi="Calibri" w:cs="Calibri"/>
                      <w:color w:val="000000"/>
                      <w:sz w:val="22"/>
                      <w:szCs w:val="22"/>
                    </w:rPr>
                  </w:rPrChange>
                </w:rPr>
                <w:t>0</w:t>
              </w:r>
            </w:ins>
          </w:p>
        </w:tc>
        <w:tc>
          <w:tcPr>
            <w:tcW w:w="960" w:type="dxa"/>
            <w:noWrap/>
            <w:hideMark/>
            <w:tcPrChange w:id="748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488" w:author="Nick.Tolimieri" w:date="2022-09-19T13:19:00Z"/>
                <w:rFonts w:asciiTheme="minorHAnsi" w:eastAsiaTheme="minorHAnsi" w:hAnsiTheme="minorHAnsi" w:cstheme="minorBidi"/>
                <w:sz w:val="22"/>
                <w:szCs w:val="22"/>
                <w:rPrChange w:id="7489" w:author="Nick.Tolimieri" w:date="2022-09-19T13:19:00Z">
                  <w:rPr>
                    <w:ins w:id="7490" w:author="Nick.Tolimieri" w:date="2022-09-19T13:19:00Z"/>
                    <w:rFonts w:ascii="Calibri" w:hAnsi="Calibri" w:cs="Calibri"/>
                    <w:color w:val="000000"/>
                    <w:sz w:val="22"/>
                    <w:szCs w:val="22"/>
                  </w:rPr>
                </w:rPrChange>
              </w:rPr>
              <w:pPrChange w:id="7491" w:author="Nick.Tolimieri" w:date="2022-09-19T13:19:00Z">
                <w:pPr>
                  <w:jc w:val="right"/>
                </w:pPr>
              </w:pPrChange>
            </w:pPr>
            <w:ins w:id="7492" w:author="Nick.Tolimieri" w:date="2022-09-19T13:19:00Z">
              <w:r w:rsidRPr="002F2C4B">
                <w:rPr>
                  <w:rFonts w:asciiTheme="minorHAnsi" w:eastAsiaTheme="minorHAnsi" w:hAnsiTheme="minorHAnsi" w:cstheme="minorBidi"/>
                  <w:sz w:val="22"/>
                  <w:szCs w:val="22"/>
                  <w:rPrChange w:id="7493" w:author="Nick.Tolimieri" w:date="2022-09-19T13:19:00Z">
                    <w:rPr>
                      <w:rFonts w:ascii="Calibri" w:hAnsi="Calibri" w:cs="Calibri"/>
                      <w:color w:val="000000"/>
                      <w:sz w:val="22"/>
                      <w:szCs w:val="22"/>
                    </w:rPr>
                  </w:rPrChange>
                </w:rPr>
                <w:t>0</w:t>
              </w:r>
            </w:ins>
          </w:p>
        </w:tc>
        <w:tc>
          <w:tcPr>
            <w:tcW w:w="960" w:type="dxa"/>
            <w:noWrap/>
            <w:hideMark/>
            <w:tcPrChange w:id="749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495" w:author="Nick.Tolimieri" w:date="2022-09-19T13:19:00Z"/>
                <w:rFonts w:asciiTheme="minorHAnsi" w:eastAsiaTheme="minorHAnsi" w:hAnsiTheme="minorHAnsi" w:cstheme="minorBidi"/>
                <w:sz w:val="22"/>
                <w:szCs w:val="22"/>
                <w:rPrChange w:id="7496" w:author="Nick.Tolimieri" w:date="2022-09-19T13:19:00Z">
                  <w:rPr>
                    <w:ins w:id="7497" w:author="Nick.Tolimieri" w:date="2022-09-19T13:19:00Z"/>
                    <w:rFonts w:ascii="Calibri" w:hAnsi="Calibri" w:cs="Calibri"/>
                    <w:color w:val="000000"/>
                    <w:sz w:val="22"/>
                    <w:szCs w:val="22"/>
                  </w:rPr>
                </w:rPrChange>
              </w:rPr>
              <w:pPrChange w:id="7498" w:author="Nick.Tolimieri" w:date="2022-09-19T13:19:00Z">
                <w:pPr>
                  <w:jc w:val="right"/>
                </w:pPr>
              </w:pPrChange>
            </w:pPr>
            <w:ins w:id="7499" w:author="Nick.Tolimieri" w:date="2022-09-19T13:19:00Z">
              <w:r w:rsidRPr="002F2C4B">
                <w:rPr>
                  <w:rFonts w:asciiTheme="minorHAnsi" w:eastAsiaTheme="minorHAnsi" w:hAnsiTheme="minorHAnsi" w:cstheme="minorBidi"/>
                  <w:sz w:val="22"/>
                  <w:szCs w:val="22"/>
                  <w:rPrChange w:id="7500" w:author="Nick.Tolimieri" w:date="2022-09-19T13:19:00Z">
                    <w:rPr>
                      <w:rFonts w:ascii="Calibri" w:hAnsi="Calibri" w:cs="Calibri"/>
                      <w:color w:val="000000"/>
                      <w:sz w:val="22"/>
                      <w:szCs w:val="22"/>
                    </w:rPr>
                  </w:rPrChange>
                </w:rPr>
                <w:t>0</w:t>
              </w:r>
            </w:ins>
          </w:p>
        </w:tc>
        <w:tc>
          <w:tcPr>
            <w:tcW w:w="960" w:type="dxa"/>
            <w:noWrap/>
            <w:hideMark/>
            <w:tcPrChange w:id="750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502" w:author="Nick.Tolimieri" w:date="2022-09-19T13:19:00Z"/>
                <w:rFonts w:asciiTheme="minorHAnsi" w:eastAsiaTheme="minorHAnsi" w:hAnsiTheme="minorHAnsi" w:cstheme="minorBidi"/>
                <w:sz w:val="22"/>
                <w:szCs w:val="22"/>
                <w:rPrChange w:id="7503" w:author="Nick.Tolimieri" w:date="2022-09-19T13:19:00Z">
                  <w:rPr>
                    <w:ins w:id="7504" w:author="Nick.Tolimieri" w:date="2022-09-19T13:19:00Z"/>
                    <w:rFonts w:ascii="Calibri" w:hAnsi="Calibri" w:cs="Calibri"/>
                    <w:color w:val="000000"/>
                    <w:sz w:val="22"/>
                    <w:szCs w:val="22"/>
                  </w:rPr>
                </w:rPrChange>
              </w:rPr>
              <w:pPrChange w:id="7505" w:author="Nick.Tolimieri" w:date="2022-09-19T13:19:00Z">
                <w:pPr>
                  <w:jc w:val="right"/>
                </w:pPr>
              </w:pPrChange>
            </w:pPr>
            <w:ins w:id="7506" w:author="Nick.Tolimieri" w:date="2022-09-19T13:19:00Z">
              <w:r w:rsidRPr="002F2C4B">
                <w:rPr>
                  <w:rFonts w:asciiTheme="minorHAnsi" w:eastAsiaTheme="minorHAnsi" w:hAnsiTheme="minorHAnsi" w:cstheme="minorBidi"/>
                  <w:sz w:val="22"/>
                  <w:szCs w:val="22"/>
                  <w:rPrChange w:id="7507" w:author="Nick.Tolimieri" w:date="2022-09-19T13:19:00Z">
                    <w:rPr>
                      <w:rFonts w:ascii="Calibri" w:hAnsi="Calibri" w:cs="Calibri"/>
                      <w:color w:val="000000"/>
                      <w:sz w:val="22"/>
                      <w:szCs w:val="22"/>
                    </w:rPr>
                  </w:rPrChange>
                </w:rPr>
                <w:t>0</w:t>
              </w:r>
            </w:ins>
          </w:p>
        </w:tc>
        <w:tc>
          <w:tcPr>
            <w:tcW w:w="960" w:type="dxa"/>
            <w:noWrap/>
            <w:hideMark/>
            <w:tcPrChange w:id="7508"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509" w:author="Nick.Tolimieri" w:date="2022-09-19T13:19:00Z"/>
                <w:rFonts w:asciiTheme="minorHAnsi" w:eastAsiaTheme="minorHAnsi" w:hAnsiTheme="minorHAnsi" w:cstheme="minorBidi"/>
                <w:sz w:val="22"/>
                <w:szCs w:val="22"/>
                <w:rPrChange w:id="7510" w:author="Nick.Tolimieri" w:date="2022-09-19T13:19:00Z">
                  <w:rPr>
                    <w:ins w:id="7511" w:author="Nick.Tolimieri" w:date="2022-09-19T13:19:00Z"/>
                    <w:rFonts w:ascii="Calibri" w:hAnsi="Calibri" w:cs="Calibri"/>
                    <w:color w:val="000000"/>
                    <w:sz w:val="22"/>
                    <w:szCs w:val="22"/>
                  </w:rPr>
                </w:rPrChange>
              </w:rPr>
              <w:pPrChange w:id="7512" w:author="Nick.Tolimieri" w:date="2022-09-19T13:19:00Z">
                <w:pPr/>
              </w:pPrChange>
            </w:pPr>
            <w:ins w:id="7513" w:author="Nick.Tolimieri" w:date="2022-09-19T13:19:00Z">
              <w:r w:rsidRPr="002F2C4B">
                <w:rPr>
                  <w:rFonts w:asciiTheme="minorHAnsi" w:eastAsiaTheme="minorHAnsi" w:hAnsiTheme="minorHAnsi" w:cstheme="minorBidi"/>
                  <w:sz w:val="22"/>
                  <w:szCs w:val="22"/>
                  <w:rPrChange w:id="7514" w:author="Nick.Tolimieri" w:date="2022-09-19T13:19:00Z">
                    <w:rPr>
                      <w:rFonts w:ascii="Calibri" w:hAnsi="Calibri" w:cs="Calibri"/>
                      <w:color w:val="000000"/>
                      <w:sz w:val="22"/>
                      <w:szCs w:val="22"/>
                    </w:rPr>
                  </w:rPrChange>
                </w:rPr>
                <w:t>NA</w:t>
              </w:r>
            </w:ins>
          </w:p>
        </w:tc>
        <w:tc>
          <w:tcPr>
            <w:tcW w:w="960" w:type="dxa"/>
            <w:noWrap/>
            <w:hideMark/>
            <w:tcPrChange w:id="751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516" w:author="Nick.Tolimieri" w:date="2022-09-19T13:19:00Z"/>
                <w:rFonts w:asciiTheme="minorHAnsi" w:eastAsiaTheme="minorHAnsi" w:hAnsiTheme="minorHAnsi" w:cstheme="minorBidi"/>
                <w:sz w:val="22"/>
                <w:szCs w:val="22"/>
                <w:rPrChange w:id="7517" w:author="Nick.Tolimieri" w:date="2022-09-19T13:19:00Z">
                  <w:rPr>
                    <w:ins w:id="7518" w:author="Nick.Tolimieri" w:date="2022-09-19T13:19:00Z"/>
                    <w:rFonts w:ascii="Calibri" w:hAnsi="Calibri" w:cs="Calibri"/>
                    <w:color w:val="000000"/>
                    <w:sz w:val="22"/>
                    <w:szCs w:val="22"/>
                  </w:rPr>
                </w:rPrChange>
              </w:rPr>
              <w:pPrChange w:id="7519" w:author="Nick.Tolimieri" w:date="2022-09-19T13:19:00Z">
                <w:pPr/>
              </w:pPrChange>
            </w:pPr>
            <w:ins w:id="7520" w:author="Nick.Tolimieri" w:date="2022-09-19T13:19:00Z">
              <w:r w:rsidRPr="002F2C4B">
                <w:rPr>
                  <w:rFonts w:asciiTheme="minorHAnsi" w:eastAsiaTheme="minorHAnsi" w:hAnsiTheme="minorHAnsi" w:cstheme="minorBidi"/>
                  <w:sz w:val="22"/>
                  <w:szCs w:val="22"/>
                  <w:rPrChange w:id="7521" w:author="Nick.Tolimieri" w:date="2022-09-19T13:19:00Z">
                    <w:rPr>
                      <w:rFonts w:ascii="Calibri" w:hAnsi="Calibri" w:cs="Calibri"/>
                      <w:color w:val="000000"/>
                      <w:sz w:val="22"/>
                      <w:szCs w:val="22"/>
                    </w:rPr>
                  </w:rPrChange>
                </w:rPr>
                <w:t>NA</w:t>
              </w:r>
            </w:ins>
          </w:p>
        </w:tc>
        <w:tc>
          <w:tcPr>
            <w:tcW w:w="960" w:type="dxa"/>
            <w:noWrap/>
            <w:hideMark/>
            <w:tcPrChange w:id="752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523" w:author="Nick.Tolimieri" w:date="2022-09-19T13:19:00Z"/>
                <w:rFonts w:asciiTheme="minorHAnsi" w:eastAsiaTheme="minorHAnsi" w:hAnsiTheme="minorHAnsi" w:cstheme="minorBidi"/>
                <w:sz w:val="22"/>
                <w:szCs w:val="22"/>
                <w:rPrChange w:id="7524" w:author="Nick.Tolimieri" w:date="2022-09-19T13:19:00Z">
                  <w:rPr>
                    <w:ins w:id="7525" w:author="Nick.Tolimieri" w:date="2022-09-19T13:19:00Z"/>
                    <w:rFonts w:ascii="Calibri" w:hAnsi="Calibri" w:cs="Calibri"/>
                    <w:color w:val="000000"/>
                    <w:sz w:val="22"/>
                    <w:szCs w:val="22"/>
                  </w:rPr>
                </w:rPrChange>
              </w:rPr>
              <w:pPrChange w:id="7526" w:author="Nick.Tolimieri" w:date="2022-09-19T13:19:00Z">
                <w:pPr/>
              </w:pPrChange>
            </w:pPr>
            <w:ins w:id="7527" w:author="Nick.Tolimieri" w:date="2022-09-19T13:19:00Z">
              <w:r w:rsidRPr="002F2C4B">
                <w:rPr>
                  <w:rFonts w:asciiTheme="minorHAnsi" w:eastAsiaTheme="minorHAnsi" w:hAnsiTheme="minorHAnsi" w:cstheme="minorBidi"/>
                  <w:sz w:val="22"/>
                  <w:szCs w:val="22"/>
                  <w:rPrChange w:id="7528" w:author="Nick.Tolimieri" w:date="2022-09-19T13:19:00Z">
                    <w:rPr>
                      <w:rFonts w:ascii="Calibri" w:hAnsi="Calibri" w:cs="Calibri"/>
                      <w:color w:val="000000"/>
                      <w:sz w:val="22"/>
                      <w:szCs w:val="22"/>
                    </w:rPr>
                  </w:rPrChange>
                </w:rPr>
                <w:t>NA</w:t>
              </w:r>
            </w:ins>
          </w:p>
        </w:tc>
        <w:tc>
          <w:tcPr>
            <w:tcW w:w="960" w:type="dxa"/>
            <w:noWrap/>
            <w:hideMark/>
            <w:tcPrChange w:id="752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530" w:author="Nick.Tolimieri" w:date="2022-09-19T13:19:00Z"/>
                <w:rFonts w:asciiTheme="minorHAnsi" w:eastAsiaTheme="minorHAnsi" w:hAnsiTheme="minorHAnsi" w:cstheme="minorBidi"/>
                <w:sz w:val="22"/>
                <w:szCs w:val="22"/>
                <w:rPrChange w:id="7531" w:author="Nick.Tolimieri" w:date="2022-09-19T13:19:00Z">
                  <w:rPr>
                    <w:ins w:id="7532" w:author="Nick.Tolimieri" w:date="2022-09-19T13:19:00Z"/>
                    <w:rFonts w:ascii="Calibri" w:hAnsi="Calibri" w:cs="Calibri"/>
                    <w:color w:val="000000"/>
                    <w:sz w:val="22"/>
                    <w:szCs w:val="22"/>
                  </w:rPr>
                </w:rPrChange>
              </w:rPr>
              <w:pPrChange w:id="7533" w:author="Nick.Tolimieri" w:date="2022-09-19T13:19:00Z">
                <w:pPr/>
              </w:pPrChange>
            </w:pPr>
            <w:ins w:id="7534" w:author="Nick.Tolimieri" w:date="2022-09-19T13:19:00Z">
              <w:r w:rsidRPr="002F2C4B">
                <w:rPr>
                  <w:rFonts w:asciiTheme="minorHAnsi" w:eastAsiaTheme="minorHAnsi" w:hAnsiTheme="minorHAnsi" w:cstheme="minorBidi"/>
                  <w:sz w:val="22"/>
                  <w:szCs w:val="22"/>
                  <w:rPrChange w:id="7535" w:author="Nick.Tolimieri" w:date="2022-09-19T13:19:00Z">
                    <w:rPr>
                      <w:rFonts w:ascii="Calibri" w:hAnsi="Calibri" w:cs="Calibri"/>
                      <w:color w:val="000000"/>
                      <w:sz w:val="22"/>
                      <w:szCs w:val="22"/>
                    </w:rPr>
                  </w:rPrChange>
                </w:rPr>
                <w:t>NA</w:t>
              </w:r>
            </w:ins>
          </w:p>
        </w:tc>
      </w:tr>
      <w:tr w:rsidR="002F2C4B" w:rsidRPr="002F2C4B" w:rsidTr="002F2C4B">
        <w:trPr>
          <w:divId w:val="276135201"/>
          <w:trHeight w:val="300"/>
          <w:ins w:id="7536" w:author="Nick.Tolimieri" w:date="2022-09-19T13:19:00Z"/>
          <w:trPrChange w:id="7537" w:author="Nick.Tolimieri" w:date="2022-09-19T13:19:00Z">
            <w:trPr>
              <w:divId w:val="276135201"/>
              <w:trHeight w:val="300"/>
            </w:trPr>
          </w:trPrChange>
        </w:trPr>
        <w:tc>
          <w:tcPr>
            <w:tcW w:w="960" w:type="dxa"/>
            <w:noWrap/>
            <w:hideMark/>
            <w:tcPrChange w:id="7538"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539" w:author="Nick.Tolimieri" w:date="2022-09-19T13:19:00Z"/>
                <w:rFonts w:asciiTheme="minorHAnsi" w:eastAsiaTheme="minorHAnsi" w:hAnsiTheme="minorHAnsi" w:cstheme="minorBidi"/>
                <w:sz w:val="22"/>
                <w:szCs w:val="22"/>
                <w:rPrChange w:id="7540" w:author="Nick.Tolimieri" w:date="2022-09-19T13:19:00Z">
                  <w:rPr>
                    <w:ins w:id="7541" w:author="Nick.Tolimieri" w:date="2022-09-19T13:19:00Z"/>
                    <w:rFonts w:ascii="Calibri" w:hAnsi="Calibri" w:cs="Calibri"/>
                    <w:color w:val="000000"/>
                    <w:sz w:val="22"/>
                    <w:szCs w:val="22"/>
                  </w:rPr>
                </w:rPrChange>
              </w:rPr>
              <w:pPrChange w:id="7542" w:author="Nick.Tolimieri" w:date="2022-09-19T13:19:00Z">
                <w:pPr/>
              </w:pPrChange>
            </w:pPr>
            <w:ins w:id="7543" w:author="Nick.Tolimieri" w:date="2022-09-19T13:19:00Z">
              <w:r w:rsidRPr="002F2C4B">
                <w:rPr>
                  <w:rFonts w:asciiTheme="minorHAnsi" w:eastAsiaTheme="minorHAnsi" w:hAnsiTheme="minorHAnsi" w:cstheme="minorBidi"/>
                  <w:sz w:val="22"/>
                  <w:szCs w:val="22"/>
                  <w:rPrChange w:id="7544" w:author="Nick.Tolimieri" w:date="2022-09-19T13:19:00Z">
                    <w:rPr>
                      <w:rFonts w:ascii="Calibri" w:hAnsi="Calibri" w:cs="Calibri"/>
                      <w:color w:val="000000"/>
                      <w:sz w:val="22"/>
                      <w:szCs w:val="22"/>
                    </w:rPr>
                  </w:rPrChange>
                </w:rPr>
                <w:t>Cape Alava</w:t>
              </w:r>
            </w:ins>
          </w:p>
        </w:tc>
        <w:tc>
          <w:tcPr>
            <w:tcW w:w="960" w:type="dxa"/>
            <w:noWrap/>
            <w:hideMark/>
            <w:tcPrChange w:id="754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546" w:author="Nick.Tolimieri" w:date="2022-09-19T13:19:00Z"/>
                <w:rFonts w:asciiTheme="minorHAnsi" w:eastAsiaTheme="minorHAnsi" w:hAnsiTheme="minorHAnsi" w:cstheme="minorBidi"/>
                <w:sz w:val="22"/>
                <w:szCs w:val="22"/>
                <w:rPrChange w:id="7547" w:author="Nick.Tolimieri" w:date="2022-09-19T13:19:00Z">
                  <w:rPr>
                    <w:ins w:id="7548" w:author="Nick.Tolimieri" w:date="2022-09-19T13:19:00Z"/>
                    <w:rFonts w:ascii="Calibri" w:hAnsi="Calibri" w:cs="Calibri"/>
                    <w:color w:val="000000"/>
                    <w:sz w:val="22"/>
                    <w:szCs w:val="22"/>
                  </w:rPr>
                </w:rPrChange>
              </w:rPr>
              <w:pPrChange w:id="7549" w:author="Nick.Tolimieri" w:date="2022-09-19T13:19:00Z">
                <w:pPr>
                  <w:jc w:val="right"/>
                </w:pPr>
              </w:pPrChange>
            </w:pPr>
            <w:ins w:id="7550" w:author="Nick.Tolimieri" w:date="2022-09-19T13:19:00Z">
              <w:r w:rsidRPr="002F2C4B">
                <w:rPr>
                  <w:rFonts w:asciiTheme="minorHAnsi" w:eastAsiaTheme="minorHAnsi" w:hAnsiTheme="minorHAnsi" w:cstheme="minorBidi"/>
                  <w:sz w:val="22"/>
                  <w:szCs w:val="22"/>
                  <w:rPrChange w:id="7551" w:author="Nick.Tolimieri" w:date="2022-09-19T13:19:00Z">
                    <w:rPr>
                      <w:rFonts w:ascii="Calibri" w:hAnsi="Calibri" w:cs="Calibri"/>
                      <w:color w:val="000000"/>
                      <w:sz w:val="22"/>
                      <w:szCs w:val="22"/>
                    </w:rPr>
                  </w:rPrChange>
                </w:rPr>
                <w:t>2001</w:t>
              </w:r>
            </w:ins>
          </w:p>
        </w:tc>
        <w:tc>
          <w:tcPr>
            <w:tcW w:w="960" w:type="dxa"/>
            <w:noWrap/>
            <w:hideMark/>
            <w:tcPrChange w:id="755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553" w:author="Nick.Tolimieri" w:date="2022-09-19T13:19:00Z"/>
                <w:rFonts w:asciiTheme="minorHAnsi" w:eastAsiaTheme="minorHAnsi" w:hAnsiTheme="minorHAnsi" w:cstheme="minorBidi"/>
                <w:sz w:val="22"/>
                <w:szCs w:val="22"/>
                <w:rPrChange w:id="7554" w:author="Nick.Tolimieri" w:date="2022-09-19T13:19:00Z">
                  <w:rPr>
                    <w:ins w:id="7555" w:author="Nick.Tolimieri" w:date="2022-09-19T13:19:00Z"/>
                    <w:rFonts w:ascii="Calibri" w:hAnsi="Calibri" w:cs="Calibri"/>
                    <w:color w:val="000000"/>
                    <w:sz w:val="22"/>
                    <w:szCs w:val="22"/>
                  </w:rPr>
                </w:rPrChange>
              </w:rPr>
              <w:pPrChange w:id="7556" w:author="Nick.Tolimieri" w:date="2022-09-19T13:19:00Z">
                <w:pPr>
                  <w:jc w:val="right"/>
                </w:pPr>
              </w:pPrChange>
            </w:pPr>
            <w:ins w:id="7557" w:author="Nick.Tolimieri" w:date="2022-09-19T13:19:00Z">
              <w:r w:rsidRPr="002F2C4B">
                <w:rPr>
                  <w:rFonts w:asciiTheme="minorHAnsi" w:eastAsiaTheme="minorHAnsi" w:hAnsiTheme="minorHAnsi" w:cstheme="minorBidi"/>
                  <w:sz w:val="22"/>
                  <w:szCs w:val="22"/>
                  <w:rPrChange w:id="7558" w:author="Nick.Tolimieri" w:date="2022-09-19T13:19:00Z">
                    <w:rPr>
                      <w:rFonts w:ascii="Calibri" w:hAnsi="Calibri" w:cs="Calibri"/>
                      <w:color w:val="000000"/>
                      <w:sz w:val="22"/>
                      <w:szCs w:val="22"/>
                    </w:rPr>
                  </w:rPrChange>
                </w:rPr>
                <w:t>0</w:t>
              </w:r>
            </w:ins>
          </w:p>
        </w:tc>
        <w:tc>
          <w:tcPr>
            <w:tcW w:w="960" w:type="dxa"/>
            <w:noWrap/>
            <w:hideMark/>
            <w:tcPrChange w:id="755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560" w:author="Nick.Tolimieri" w:date="2022-09-19T13:19:00Z"/>
                <w:rFonts w:asciiTheme="minorHAnsi" w:eastAsiaTheme="minorHAnsi" w:hAnsiTheme="minorHAnsi" w:cstheme="minorBidi"/>
                <w:sz w:val="22"/>
                <w:szCs w:val="22"/>
                <w:rPrChange w:id="7561" w:author="Nick.Tolimieri" w:date="2022-09-19T13:19:00Z">
                  <w:rPr>
                    <w:ins w:id="7562" w:author="Nick.Tolimieri" w:date="2022-09-19T13:19:00Z"/>
                    <w:rFonts w:ascii="Calibri" w:hAnsi="Calibri" w:cs="Calibri"/>
                    <w:color w:val="000000"/>
                    <w:sz w:val="22"/>
                    <w:szCs w:val="22"/>
                  </w:rPr>
                </w:rPrChange>
              </w:rPr>
              <w:pPrChange w:id="7563" w:author="Nick.Tolimieri" w:date="2022-09-19T13:19:00Z">
                <w:pPr>
                  <w:jc w:val="right"/>
                </w:pPr>
              </w:pPrChange>
            </w:pPr>
            <w:ins w:id="7564" w:author="Nick.Tolimieri" w:date="2022-09-19T13:19:00Z">
              <w:r w:rsidRPr="002F2C4B">
                <w:rPr>
                  <w:rFonts w:asciiTheme="minorHAnsi" w:eastAsiaTheme="minorHAnsi" w:hAnsiTheme="minorHAnsi" w:cstheme="minorBidi"/>
                  <w:sz w:val="22"/>
                  <w:szCs w:val="22"/>
                  <w:rPrChange w:id="7565" w:author="Nick.Tolimieri" w:date="2022-09-19T13:19:00Z">
                    <w:rPr>
                      <w:rFonts w:ascii="Calibri" w:hAnsi="Calibri" w:cs="Calibri"/>
                      <w:color w:val="000000"/>
                      <w:sz w:val="22"/>
                      <w:szCs w:val="22"/>
                    </w:rPr>
                  </w:rPrChange>
                </w:rPr>
                <w:t>0</w:t>
              </w:r>
            </w:ins>
          </w:p>
        </w:tc>
        <w:tc>
          <w:tcPr>
            <w:tcW w:w="960" w:type="dxa"/>
            <w:noWrap/>
            <w:hideMark/>
            <w:tcPrChange w:id="756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567" w:author="Nick.Tolimieri" w:date="2022-09-19T13:19:00Z"/>
                <w:rFonts w:asciiTheme="minorHAnsi" w:eastAsiaTheme="minorHAnsi" w:hAnsiTheme="minorHAnsi" w:cstheme="minorBidi"/>
                <w:sz w:val="22"/>
                <w:szCs w:val="22"/>
                <w:rPrChange w:id="7568" w:author="Nick.Tolimieri" w:date="2022-09-19T13:19:00Z">
                  <w:rPr>
                    <w:ins w:id="7569" w:author="Nick.Tolimieri" w:date="2022-09-19T13:19:00Z"/>
                    <w:rFonts w:ascii="Calibri" w:hAnsi="Calibri" w:cs="Calibri"/>
                    <w:color w:val="000000"/>
                    <w:sz w:val="22"/>
                    <w:szCs w:val="22"/>
                  </w:rPr>
                </w:rPrChange>
              </w:rPr>
              <w:pPrChange w:id="7570" w:author="Nick.Tolimieri" w:date="2022-09-19T13:19:00Z">
                <w:pPr>
                  <w:jc w:val="right"/>
                </w:pPr>
              </w:pPrChange>
            </w:pPr>
            <w:ins w:id="7571" w:author="Nick.Tolimieri" w:date="2022-09-19T13:19:00Z">
              <w:r w:rsidRPr="002F2C4B">
                <w:rPr>
                  <w:rFonts w:asciiTheme="minorHAnsi" w:eastAsiaTheme="minorHAnsi" w:hAnsiTheme="minorHAnsi" w:cstheme="minorBidi"/>
                  <w:sz w:val="22"/>
                  <w:szCs w:val="22"/>
                  <w:rPrChange w:id="7572" w:author="Nick.Tolimieri" w:date="2022-09-19T13:19:00Z">
                    <w:rPr>
                      <w:rFonts w:ascii="Calibri" w:hAnsi="Calibri" w:cs="Calibri"/>
                      <w:color w:val="000000"/>
                      <w:sz w:val="22"/>
                      <w:szCs w:val="22"/>
                    </w:rPr>
                  </w:rPrChange>
                </w:rPr>
                <w:t>0</w:t>
              </w:r>
            </w:ins>
          </w:p>
        </w:tc>
        <w:tc>
          <w:tcPr>
            <w:tcW w:w="960" w:type="dxa"/>
            <w:noWrap/>
            <w:hideMark/>
            <w:tcPrChange w:id="7573"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574" w:author="Nick.Tolimieri" w:date="2022-09-19T13:19:00Z"/>
                <w:rFonts w:asciiTheme="minorHAnsi" w:eastAsiaTheme="minorHAnsi" w:hAnsiTheme="minorHAnsi" w:cstheme="minorBidi"/>
                <w:sz w:val="22"/>
                <w:szCs w:val="22"/>
                <w:rPrChange w:id="7575" w:author="Nick.Tolimieri" w:date="2022-09-19T13:19:00Z">
                  <w:rPr>
                    <w:ins w:id="7576" w:author="Nick.Tolimieri" w:date="2022-09-19T13:19:00Z"/>
                    <w:rFonts w:ascii="Calibri" w:hAnsi="Calibri" w:cs="Calibri"/>
                    <w:color w:val="000000"/>
                    <w:sz w:val="22"/>
                    <w:szCs w:val="22"/>
                  </w:rPr>
                </w:rPrChange>
              </w:rPr>
              <w:pPrChange w:id="7577" w:author="Nick.Tolimieri" w:date="2022-09-19T13:19:00Z">
                <w:pPr>
                  <w:jc w:val="right"/>
                </w:pPr>
              </w:pPrChange>
            </w:pPr>
            <w:ins w:id="7578" w:author="Nick.Tolimieri" w:date="2022-09-19T13:19:00Z">
              <w:r w:rsidRPr="002F2C4B">
                <w:rPr>
                  <w:rFonts w:asciiTheme="minorHAnsi" w:eastAsiaTheme="minorHAnsi" w:hAnsiTheme="minorHAnsi" w:cstheme="minorBidi"/>
                  <w:sz w:val="22"/>
                  <w:szCs w:val="22"/>
                  <w:rPrChange w:id="7579" w:author="Nick.Tolimieri" w:date="2022-09-19T13:19:00Z">
                    <w:rPr>
                      <w:rFonts w:ascii="Calibri" w:hAnsi="Calibri" w:cs="Calibri"/>
                      <w:color w:val="000000"/>
                      <w:sz w:val="22"/>
                      <w:szCs w:val="22"/>
                    </w:rPr>
                  </w:rPrChange>
                </w:rPr>
                <w:t>0</w:t>
              </w:r>
            </w:ins>
          </w:p>
        </w:tc>
        <w:tc>
          <w:tcPr>
            <w:tcW w:w="960" w:type="dxa"/>
            <w:noWrap/>
            <w:hideMark/>
            <w:tcPrChange w:id="758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581" w:author="Nick.Tolimieri" w:date="2022-09-19T13:19:00Z"/>
                <w:rFonts w:asciiTheme="minorHAnsi" w:eastAsiaTheme="minorHAnsi" w:hAnsiTheme="minorHAnsi" w:cstheme="minorBidi"/>
                <w:sz w:val="22"/>
                <w:szCs w:val="22"/>
                <w:rPrChange w:id="7582" w:author="Nick.Tolimieri" w:date="2022-09-19T13:19:00Z">
                  <w:rPr>
                    <w:ins w:id="7583" w:author="Nick.Tolimieri" w:date="2022-09-19T13:19:00Z"/>
                    <w:rFonts w:ascii="Calibri" w:hAnsi="Calibri" w:cs="Calibri"/>
                    <w:color w:val="000000"/>
                    <w:sz w:val="22"/>
                    <w:szCs w:val="22"/>
                  </w:rPr>
                </w:rPrChange>
              </w:rPr>
              <w:pPrChange w:id="7584" w:author="Nick.Tolimieri" w:date="2022-09-19T13:19:00Z">
                <w:pPr/>
              </w:pPrChange>
            </w:pPr>
            <w:ins w:id="7585" w:author="Nick.Tolimieri" w:date="2022-09-19T13:19:00Z">
              <w:r w:rsidRPr="002F2C4B">
                <w:rPr>
                  <w:rFonts w:asciiTheme="minorHAnsi" w:eastAsiaTheme="minorHAnsi" w:hAnsiTheme="minorHAnsi" w:cstheme="minorBidi"/>
                  <w:sz w:val="22"/>
                  <w:szCs w:val="22"/>
                  <w:rPrChange w:id="7586" w:author="Nick.Tolimieri" w:date="2022-09-19T13:19:00Z">
                    <w:rPr>
                      <w:rFonts w:ascii="Calibri" w:hAnsi="Calibri" w:cs="Calibri"/>
                      <w:color w:val="000000"/>
                      <w:sz w:val="22"/>
                      <w:szCs w:val="22"/>
                    </w:rPr>
                  </w:rPrChange>
                </w:rPr>
                <w:t>NA</w:t>
              </w:r>
            </w:ins>
          </w:p>
        </w:tc>
        <w:tc>
          <w:tcPr>
            <w:tcW w:w="960" w:type="dxa"/>
            <w:noWrap/>
            <w:hideMark/>
            <w:tcPrChange w:id="758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588" w:author="Nick.Tolimieri" w:date="2022-09-19T13:19:00Z"/>
                <w:rFonts w:asciiTheme="minorHAnsi" w:eastAsiaTheme="minorHAnsi" w:hAnsiTheme="minorHAnsi" w:cstheme="minorBidi"/>
                <w:sz w:val="22"/>
                <w:szCs w:val="22"/>
                <w:rPrChange w:id="7589" w:author="Nick.Tolimieri" w:date="2022-09-19T13:19:00Z">
                  <w:rPr>
                    <w:ins w:id="7590" w:author="Nick.Tolimieri" w:date="2022-09-19T13:19:00Z"/>
                    <w:rFonts w:ascii="Calibri" w:hAnsi="Calibri" w:cs="Calibri"/>
                    <w:color w:val="000000"/>
                    <w:sz w:val="22"/>
                    <w:szCs w:val="22"/>
                  </w:rPr>
                </w:rPrChange>
              </w:rPr>
              <w:pPrChange w:id="7591" w:author="Nick.Tolimieri" w:date="2022-09-19T13:19:00Z">
                <w:pPr/>
              </w:pPrChange>
            </w:pPr>
            <w:ins w:id="7592" w:author="Nick.Tolimieri" w:date="2022-09-19T13:19:00Z">
              <w:r w:rsidRPr="002F2C4B">
                <w:rPr>
                  <w:rFonts w:asciiTheme="minorHAnsi" w:eastAsiaTheme="minorHAnsi" w:hAnsiTheme="minorHAnsi" w:cstheme="minorBidi"/>
                  <w:sz w:val="22"/>
                  <w:szCs w:val="22"/>
                  <w:rPrChange w:id="7593" w:author="Nick.Tolimieri" w:date="2022-09-19T13:19:00Z">
                    <w:rPr>
                      <w:rFonts w:ascii="Calibri" w:hAnsi="Calibri" w:cs="Calibri"/>
                      <w:color w:val="000000"/>
                      <w:sz w:val="22"/>
                      <w:szCs w:val="22"/>
                    </w:rPr>
                  </w:rPrChange>
                </w:rPr>
                <w:t>NA</w:t>
              </w:r>
            </w:ins>
          </w:p>
        </w:tc>
        <w:tc>
          <w:tcPr>
            <w:tcW w:w="960" w:type="dxa"/>
            <w:noWrap/>
            <w:hideMark/>
            <w:tcPrChange w:id="759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595" w:author="Nick.Tolimieri" w:date="2022-09-19T13:19:00Z"/>
                <w:rFonts w:asciiTheme="minorHAnsi" w:eastAsiaTheme="minorHAnsi" w:hAnsiTheme="minorHAnsi" w:cstheme="minorBidi"/>
                <w:sz w:val="22"/>
                <w:szCs w:val="22"/>
                <w:rPrChange w:id="7596" w:author="Nick.Tolimieri" w:date="2022-09-19T13:19:00Z">
                  <w:rPr>
                    <w:ins w:id="7597" w:author="Nick.Tolimieri" w:date="2022-09-19T13:19:00Z"/>
                    <w:rFonts w:ascii="Calibri" w:hAnsi="Calibri" w:cs="Calibri"/>
                    <w:color w:val="000000"/>
                    <w:sz w:val="22"/>
                    <w:szCs w:val="22"/>
                  </w:rPr>
                </w:rPrChange>
              </w:rPr>
              <w:pPrChange w:id="7598" w:author="Nick.Tolimieri" w:date="2022-09-19T13:19:00Z">
                <w:pPr/>
              </w:pPrChange>
            </w:pPr>
            <w:ins w:id="7599" w:author="Nick.Tolimieri" w:date="2022-09-19T13:19:00Z">
              <w:r w:rsidRPr="002F2C4B">
                <w:rPr>
                  <w:rFonts w:asciiTheme="minorHAnsi" w:eastAsiaTheme="minorHAnsi" w:hAnsiTheme="minorHAnsi" w:cstheme="minorBidi"/>
                  <w:sz w:val="22"/>
                  <w:szCs w:val="22"/>
                  <w:rPrChange w:id="7600" w:author="Nick.Tolimieri" w:date="2022-09-19T13:19:00Z">
                    <w:rPr>
                      <w:rFonts w:ascii="Calibri" w:hAnsi="Calibri" w:cs="Calibri"/>
                      <w:color w:val="000000"/>
                      <w:sz w:val="22"/>
                      <w:szCs w:val="22"/>
                    </w:rPr>
                  </w:rPrChange>
                </w:rPr>
                <w:t>NA</w:t>
              </w:r>
            </w:ins>
          </w:p>
        </w:tc>
        <w:tc>
          <w:tcPr>
            <w:tcW w:w="960" w:type="dxa"/>
            <w:noWrap/>
            <w:hideMark/>
            <w:tcPrChange w:id="760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602" w:author="Nick.Tolimieri" w:date="2022-09-19T13:19:00Z"/>
                <w:rFonts w:asciiTheme="minorHAnsi" w:eastAsiaTheme="minorHAnsi" w:hAnsiTheme="minorHAnsi" w:cstheme="minorBidi"/>
                <w:sz w:val="22"/>
                <w:szCs w:val="22"/>
                <w:rPrChange w:id="7603" w:author="Nick.Tolimieri" w:date="2022-09-19T13:19:00Z">
                  <w:rPr>
                    <w:ins w:id="7604" w:author="Nick.Tolimieri" w:date="2022-09-19T13:19:00Z"/>
                    <w:rFonts w:ascii="Calibri" w:hAnsi="Calibri" w:cs="Calibri"/>
                    <w:color w:val="000000"/>
                    <w:sz w:val="22"/>
                    <w:szCs w:val="22"/>
                  </w:rPr>
                </w:rPrChange>
              </w:rPr>
              <w:pPrChange w:id="7605" w:author="Nick.Tolimieri" w:date="2022-09-19T13:19:00Z">
                <w:pPr/>
              </w:pPrChange>
            </w:pPr>
            <w:ins w:id="7606" w:author="Nick.Tolimieri" w:date="2022-09-19T13:19:00Z">
              <w:r w:rsidRPr="002F2C4B">
                <w:rPr>
                  <w:rFonts w:asciiTheme="minorHAnsi" w:eastAsiaTheme="minorHAnsi" w:hAnsiTheme="minorHAnsi" w:cstheme="minorBidi"/>
                  <w:sz w:val="22"/>
                  <w:szCs w:val="22"/>
                  <w:rPrChange w:id="7607" w:author="Nick.Tolimieri" w:date="2022-09-19T13:19:00Z">
                    <w:rPr>
                      <w:rFonts w:ascii="Calibri" w:hAnsi="Calibri" w:cs="Calibri"/>
                      <w:color w:val="000000"/>
                      <w:sz w:val="22"/>
                      <w:szCs w:val="22"/>
                    </w:rPr>
                  </w:rPrChange>
                </w:rPr>
                <w:t>NA</w:t>
              </w:r>
            </w:ins>
          </w:p>
        </w:tc>
      </w:tr>
      <w:tr w:rsidR="002F2C4B" w:rsidRPr="002F2C4B" w:rsidTr="002F2C4B">
        <w:trPr>
          <w:divId w:val="276135201"/>
          <w:trHeight w:val="300"/>
          <w:ins w:id="7608" w:author="Nick.Tolimieri" w:date="2022-09-19T13:19:00Z"/>
          <w:trPrChange w:id="7609" w:author="Nick.Tolimieri" w:date="2022-09-19T13:19:00Z">
            <w:trPr>
              <w:divId w:val="276135201"/>
              <w:trHeight w:val="300"/>
            </w:trPr>
          </w:trPrChange>
        </w:trPr>
        <w:tc>
          <w:tcPr>
            <w:tcW w:w="960" w:type="dxa"/>
            <w:noWrap/>
            <w:hideMark/>
            <w:tcPrChange w:id="761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611" w:author="Nick.Tolimieri" w:date="2022-09-19T13:19:00Z"/>
                <w:rFonts w:asciiTheme="minorHAnsi" w:eastAsiaTheme="minorHAnsi" w:hAnsiTheme="minorHAnsi" w:cstheme="minorBidi"/>
                <w:sz w:val="22"/>
                <w:szCs w:val="22"/>
                <w:rPrChange w:id="7612" w:author="Nick.Tolimieri" w:date="2022-09-19T13:19:00Z">
                  <w:rPr>
                    <w:ins w:id="7613" w:author="Nick.Tolimieri" w:date="2022-09-19T13:19:00Z"/>
                    <w:rFonts w:ascii="Calibri" w:hAnsi="Calibri" w:cs="Calibri"/>
                    <w:color w:val="000000"/>
                    <w:sz w:val="22"/>
                    <w:szCs w:val="22"/>
                  </w:rPr>
                </w:rPrChange>
              </w:rPr>
              <w:pPrChange w:id="7614" w:author="Nick.Tolimieri" w:date="2022-09-19T13:19:00Z">
                <w:pPr/>
              </w:pPrChange>
            </w:pPr>
            <w:ins w:id="7615" w:author="Nick.Tolimieri" w:date="2022-09-19T13:19:00Z">
              <w:r w:rsidRPr="002F2C4B">
                <w:rPr>
                  <w:rFonts w:asciiTheme="minorHAnsi" w:eastAsiaTheme="minorHAnsi" w:hAnsiTheme="minorHAnsi" w:cstheme="minorBidi"/>
                  <w:sz w:val="22"/>
                  <w:szCs w:val="22"/>
                  <w:rPrChange w:id="7616" w:author="Nick.Tolimieri" w:date="2022-09-19T13:19:00Z">
                    <w:rPr>
                      <w:rFonts w:ascii="Calibri" w:hAnsi="Calibri" w:cs="Calibri"/>
                      <w:color w:val="000000"/>
                      <w:sz w:val="22"/>
                      <w:szCs w:val="22"/>
                    </w:rPr>
                  </w:rPrChange>
                </w:rPr>
                <w:lastRenderedPageBreak/>
                <w:t>Cape Alava</w:t>
              </w:r>
            </w:ins>
          </w:p>
        </w:tc>
        <w:tc>
          <w:tcPr>
            <w:tcW w:w="960" w:type="dxa"/>
            <w:noWrap/>
            <w:hideMark/>
            <w:tcPrChange w:id="761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618" w:author="Nick.Tolimieri" w:date="2022-09-19T13:19:00Z"/>
                <w:rFonts w:asciiTheme="minorHAnsi" w:eastAsiaTheme="minorHAnsi" w:hAnsiTheme="minorHAnsi" w:cstheme="minorBidi"/>
                <w:sz w:val="22"/>
                <w:szCs w:val="22"/>
                <w:rPrChange w:id="7619" w:author="Nick.Tolimieri" w:date="2022-09-19T13:19:00Z">
                  <w:rPr>
                    <w:ins w:id="7620" w:author="Nick.Tolimieri" w:date="2022-09-19T13:19:00Z"/>
                    <w:rFonts w:ascii="Calibri" w:hAnsi="Calibri" w:cs="Calibri"/>
                    <w:color w:val="000000"/>
                    <w:sz w:val="22"/>
                    <w:szCs w:val="22"/>
                  </w:rPr>
                </w:rPrChange>
              </w:rPr>
              <w:pPrChange w:id="7621" w:author="Nick.Tolimieri" w:date="2022-09-19T13:19:00Z">
                <w:pPr>
                  <w:jc w:val="right"/>
                </w:pPr>
              </w:pPrChange>
            </w:pPr>
            <w:ins w:id="7622" w:author="Nick.Tolimieri" w:date="2022-09-19T13:19:00Z">
              <w:r w:rsidRPr="002F2C4B">
                <w:rPr>
                  <w:rFonts w:asciiTheme="minorHAnsi" w:eastAsiaTheme="minorHAnsi" w:hAnsiTheme="minorHAnsi" w:cstheme="minorBidi"/>
                  <w:sz w:val="22"/>
                  <w:szCs w:val="22"/>
                  <w:rPrChange w:id="7623" w:author="Nick.Tolimieri" w:date="2022-09-19T13:19:00Z">
                    <w:rPr>
                      <w:rFonts w:ascii="Calibri" w:hAnsi="Calibri" w:cs="Calibri"/>
                      <w:color w:val="000000"/>
                      <w:sz w:val="22"/>
                      <w:szCs w:val="22"/>
                    </w:rPr>
                  </w:rPrChange>
                </w:rPr>
                <w:t>2002</w:t>
              </w:r>
            </w:ins>
          </w:p>
        </w:tc>
        <w:tc>
          <w:tcPr>
            <w:tcW w:w="960" w:type="dxa"/>
            <w:noWrap/>
            <w:hideMark/>
            <w:tcPrChange w:id="762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625" w:author="Nick.Tolimieri" w:date="2022-09-19T13:19:00Z"/>
                <w:rFonts w:asciiTheme="minorHAnsi" w:eastAsiaTheme="minorHAnsi" w:hAnsiTheme="minorHAnsi" w:cstheme="minorBidi"/>
                <w:sz w:val="22"/>
                <w:szCs w:val="22"/>
                <w:rPrChange w:id="7626" w:author="Nick.Tolimieri" w:date="2022-09-19T13:19:00Z">
                  <w:rPr>
                    <w:ins w:id="7627" w:author="Nick.Tolimieri" w:date="2022-09-19T13:19:00Z"/>
                    <w:rFonts w:ascii="Calibri" w:hAnsi="Calibri" w:cs="Calibri"/>
                    <w:color w:val="000000"/>
                    <w:sz w:val="22"/>
                    <w:szCs w:val="22"/>
                  </w:rPr>
                </w:rPrChange>
              </w:rPr>
              <w:pPrChange w:id="7628" w:author="Nick.Tolimieri" w:date="2022-09-19T13:19:00Z">
                <w:pPr>
                  <w:jc w:val="right"/>
                </w:pPr>
              </w:pPrChange>
            </w:pPr>
            <w:ins w:id="7629" w:author="Nick.Tolimieri" w:date="2022-09-19T13:19:00Z">
              <w:r w:rsidRPr="002F2C4B">
                <w:rPr>
                  <w:rFonts w:asciiTheme="minorHAnsi" w:eastAsiaTheme="minorHAnsi" w:hAnsiTheme="minorHAnsi" w:cstheme="minorBidi"/>
                  <w:sz w:val="22"/>
                  <w:szCs w:val="22"/>
                  <w:rPrChange w:id="7630" w:author="Nick.Tolimieri" w:date="2022-09-19T13:19:00Z">
                    <w:rPr>
                      <w:rFonts w:ascii="Calibri" w:hAnsi="Calibri" w:cs="Calibri"/>
                      <w:color w:val="000000"/>
                      <w:sz w:val="22"/>
                      <w:szCs w:val="22"/>
                    </w:rPr>
                  </w:rPrChange>
                </w:rPr>
                <w:t>0</w:t>
              </w:r>
            </w:ins>
          </w:p>
        </w:tc>
        <w:tc>
          <w:tcPr>
            <w:tcW w:w="960" w:type="dxa"/>
            <w:noWrap/>
            <w:hideMark/>
            <w:tcPrChange w:id="763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632" w:author="Nick.Tolimieri" w:date="2022-09-19T13:19:00Z"/>
                <w:rFonts w:asciiTheme="minorHAnsi" w:eastAsiaTheme="minorHAnsi" w:hAnsiTheme="minorHAnsi" w:cstheme="minorBidi"/>
                <w:sz w:val="22"/>
                <w:szCs w:val="22"/>
                <w:rPrChange w:id="7633" w:author="Nick.Tolimieri" w:date="2022-09-19T13:19:00Z">
                  <w:rPr>
                    <w:ins w:id="7634" w:author="Nick.Tolimieri" w:date="2022-09-19T13:19:00Z"/>
                    <w:rFonts w:ascii="Calibri" w:hAnsi="Calibri" w:cs="Calibri"/>
                    <w:color w:val="000000"/>
                    <w:sz w:val="22"/>
                    <w:szCs w:val="22"/>
                  </w:rPr>
                </w:rPrChange>
              </w:rPr>
              <w:pPrChange w:id="7635" w:author="Nick.Tolimieri" w:date="2022-09-19T13:19:00Z">
                <w:pPr>
                  <w:jc w:val="right"/>
                </w:pPr>
              </w:pPrChange>
            </w:pPr>
            <w:ins w:id="7636" w:author="Nick.Tolimieri" w:date="2022-09-19T13:19:00Z">
              <w:r w:rsidRPr="002F2C4B">
                <w:rPr>
                  <w:rFonts w:asciiTheme="minorHAnsi" w:eastAsiaTheme="minorHAnsi" w:hAnsiTheme="minorHAnsi" w:cstheme="minorBidi"/>
                  <w:sz w:val="22"/>
                  <w:szCs w:val="22"/>
                  <w:rPrChange w:id="7637" w:author="Nick.Tolimieri" w:date="2022-09-19T13:19:00Z">
                    <w:rPr>
                      <w:rFonts w:ascii="Calibri" w:hAnsi="Calibri" w:cs="Calibri"/>
                      <w:color w:val="000000"/>
                      <w:sz w:val="22"/>
                      <w:szCs w:val="22"/>
                    </w:rPr>
                  </w:rPrChange>
                </w:rPr>
                <w:t>14</w:t>
              </w:r>
            </w:ins>
          </w:p>
        </w:tc>
        <w:tc>
          <w:tcPr>
            <w:tcW w:w="960" w:type="dxa"/>
            <w:noWrap/>
            <w:hideMark/>
            <w:tcPrChange w:id="7638"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639" w:author="Nick.Tolimieri" w:date="2022-09-19T13:19:00Z"/>
                <w:rFonts w:asciiTheme="minorHAnsi" w:eastAsiaTheme="minorHAnsi" w:hAnsiTheme="minorHAnsi" w:cstheme="minorBidi"/>
                <w:sz w:val="22"/>
                <w:szCs w:val="22"/>
                <w:rPrChange w:id="7640" w:author="Nick.Tolimieri" w:date="2022-09-19T13:19:00Z">
                  <w:rPr>
                    <w:ins w:id="7641" w:author="Nick.Tolimieri" w:date="2022-09-19T13:19:00Z"/>
                    <w:rFonts w:ascii="Calibri" w:hAnsi="Calibri" w:cs="Calibri"/>
                    <w:color w:val="000000"/>
                    <w:sz w:val="22"/>
                    <w:szCs w:val="22"/>
                  </w:rPr>
                </w:rPrChange>
              </w:rPr>
              <w:pPrChange w:id="7642" w:author="Nick.Tolimieri" w:date="2022-09-19T13:19:00Z">
                <w:pPr>
                  <w:jc w:val="right"/>
                </w:pPr>
              </w:pPrChange>
            </w:pPr>
            <w:ins w:id="7643" w:author="Nick.Tolimieri" w:date="2022-09-19T13:19:00Z">
              <w:r w:rsidRPr="002F2C4B">
                <w:rPr>
                  <w:rFonts w:asciiTheme="minorHAnsi" w:eastAsiaTheme="minorHAnsi" w:hAnsiTheme="minorHAnsi" w:cstheme="minorBidi"/>
                  <w:sz w:val="22"/>
                  <w:szCs w:val="22"/>
                  <w:rPrChange w:id="7644" w:author="Nick.Tolimieri" w:date="2022-09-19T13:19:00Z">
                    <w:rPr>
                      <w:rFonts w:ascii="Calibri" w:hAnsi="Calibri" w:cs="Calibri"/>
                      <w:color w:val="000000"/>
                      <w:sz w:val="22"/>
                      <w:szCs w:val="22"/>
                    </w:rPr>
                  </w:rPrChange>
                </w:rPr>
                <w:t>1</w:t>
              </w:r>
            </w:ins>
          </w:p>
        </w:tc>
        <w:tc>
          <w:tcPr>
            <w:tcW w:w="960" w:type="dxa"/>
            <w:noWrap/>
            <w:hideMark/>
            <w:tcPrChange w:id="764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646" w:author="Nick.Tolimieri" w:date="2022-09-19T13:19:00Z"/>
                <w:rFonts w:asciiTheme="minorHAnsi" w:eastAsiaTheme="minorHAnsi" w:hAnsiTheme="minorHAnsi" w:cstheme="minorBidi"/>
                <w:sz w:val="22"/>
                <w:szCs w:val="22"/>
                <w:rPrChange w:id="7647" w:author="Nick.Tolimieri" w:date="2022-09-19T13:19:00Z">
                  <w:rPr>
                    <w:ins w:id="7648" w:author="Nick.Tolimieri" w:date="2022-09-19T13:19:00Z"/>
                    <w:rFonts w:ascii="Calibri" w:hAnsi="Calibri" w:cs="Calibri"/>
                    <w:color w:val="000000"/>
                    <w:sz w:val="22"/>
                    <w:szCs w:val="22"/>
                  </w:rPr>
                </w:rPrChange>
              </w:rPr>
              <w:pPrChange w:id="7649" w:author="Nick.Tolimieri" w:date="2022-09-19T13:19:00Z">
                <w:pPr>
                  <w:jc w:val="right"/>
                </w:pPr>
              </w:pPrChange>
            </w:pPr>
            <w:ins w:id="7650" w:author="Nick.Tolimieri" w:date="2022-09-19T13:19:00Z">
              <w:r w:rsidRPr="002F2C4B">
                <w:rPr>
                  <w:rFonts w:asciiTheme="minorHAnsi" w:eastAsiaTheme="minorHAnsi" w:hAnsiTheme="minorHAnsi" w:cstheme="minorBidi"/>
                  <w:sz w:val="22"/>
                  <w:szCs w:val="22"/>
                  <w:rPrChange w:id="7651" w:author="Nick.Tolimieri" w:date="2022-09-19T13:19:00Z">
                    <w:rPr>
                      <w:rFonts w:ascii="Calibri" w:hAnsi="Calibri" w:cs="Calibri"/>
                      <w:color w:val="000000"/>
                      <w:sz w:val="22"/>
                      <w:szCs w:val="22"/>
                    </w:rPr>
                  </w:rPrChange>
                </w:rPr>
                <w:t>19</w:t>
              </w:r>
            </w:ins>
          </w:p>
        </w:tc>
        <w:tc>
          <w:tcPr>
            <w:tcW w:w="960" w:type="dxa"/>
            <w:noWrap/>
            <w:hideMark/>
            <w:tcPrChange w:id="765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653" w:author="Nick.Tolimieri" w:date="2022-09-19T13:19:00Z"/>
                <w:rFonts w:asciiTheme="minorHAnsi" w:eastAsiaTheme="minorHAnsi" w:hAnsiTheme="minorHAnsi" w:cstheme="minorBidi"/>
                <w:sz w:val="22"/>
                <w:szCs w:val="22"/>
                <w:rPrChange w:id="7654" w:author="Nick.Tolimieri" w:date="2022-09-19T13:19:00Z">
                  <w:rPr>
                    <w:ins w:id="7655" w:author="Nick.Tolimieri" w:date="2022-09-19T13:19:00Z"/>
                    <w:rFonts w:ascii="Calibri" w:hAnsi="Calibri" w:cs="Calibri"/>
                    <w:color w:val="000000"/>
                    <w:sz w:val="22"/>
                    <w:szCs w:val="22"/>
                  </w:rPr>
                </w:rPrChange>
              </w:rPr>
              <w:pPrChange w:id="7656" w:author="Nick.Tolimieri" w:date="2022-09-19T13:19:00Z">
                <w:pPr>
                  <w:jc w:val="right"/>
                </w:pPr>
              </w:pPrChange>
            </w:pPr>
            <w:ins w:id="7657" w:author="Nick.Tolimieri" w:date="2022-09-19T13:19:00Z">
              <w:r w:rsidRPr="002F2C4B">
                <w:rPr>
                  <w:rFonts w:asciiTheme="minorHAnsi" w:eastAsiaTheme="minorHAnsi" w:hAnsiTheme="minorHAnsi" w:cstheme="minorBidi"/>
                  <w:sz w:val="22"/>
                  <w:szCs w:val="22"/>
                  <w:rPrChange w:id="7658" w:author="Nick.Tolimieri" w:date="2022-09-19T13:19:00Z">
                    <w:rPr>
                      <w:rFonts w:ascii="Calibri" w:hAnsi="Calibri" w:cs="Calibri"/>
                      <w:color w:val="000000"/>
                      <w:sz w:val="22"/>
                      <w:szCs w:val="22"/>
                    </w:rPr>
                  </w:rPrChange>
                </w:rPr>
                <w:t>19</w:t>
              </w:r>
            </w:ins>
          </w:p>
        </w:tc>
        <w:tc>
          <w:tcPr>
            <w:tcW w:w="960" w:type="dxa"/>
            <w:noWrap/>
            <w:hideMark/>
            <w:tcPrChange w:id="765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660" w:author="Nick.Tolimieri" w:date="2022-09-19T13:19:00Z"/>
                <w:rFonts w:asciiTheme="minorHAnsi" w:eastAsiaTheme="minorHAnsi" w:hAnsiTheme="minorHAnsi" w:cstheme="minorBidi"/>
                <w:sz w:val="22"/>
                <w:szCs w:val="22"/>
                <w:rPrChange w:id="7661" w:author="Nick.Tolimieri" w:date="2022-09-19T13:19:00Z">
                  <w:rPr>
                    <w:ins w:id="7662" w:author="Nick.Tolimieri" w:date="2022-09-19T13:19:00Z"/>
                    <w:rFonts w:ascii="Calibri" w:hAnsi="Calibri" w:cs="Calibri"/>
                    <w:color w:val="000000"/>
                    <w:sz w:val="22"/>
                    <w:szCs w:val="22"/>
                  </w:rPr>
                </w:rPrChange>
              </w:rPr>
              <w:pPrChange w:id="7663" w:author="Nick.Tolimieri" w:date="2022-09-19T13:19:00Z">
                <w:pPr>
                  <w:jc w:val="right"/>
                </w:pPr>
              </w:pPrChange>
            </w:pPr>
            <w:ins w:id="7664" w:author="Nick.Tolimieri" w:date="2022-09-19T13:19:00Z">
              <w:r w:rsidRPr="002F2C4B">
                <w:rPr>
                  <w:rFonts w:asciiTheme="minorHAnsi" w:eastAsiaTheme="minorHAnsi" w:hAnsiTheme="minorHAnsi" w:cstheme="minorBidi"/>
                  <w:sz w:val="22"/>
                  <w:szCs w:val="22"/>
                  <w:rPrChange w:id="7665" w:author="Nick.Tolimieri" w:date="2022-09-19T13:19:00Z">
                    <w:rPr>
                      <w:rFonts w:ascii="Calibri" w:hAnsi="Calibri" w:cs="Calibri"/>
                      <w:color w:val="000000"/>
                      <w:sz w:val="22"/>
                      <w:szCs w:val="22"/>
                    </w:rPr>
                  </w:rPrChange>
                </w:rPr>
                <w:t>19</w:t>
              </w:r>
            </w:ins>
          </w:p>
        </w:tc>
        <w:tc>
          <w:tcPr>
            <w:tcW w:w="960" w:type="dxa"/>
            <w:noWrap/>
            <w:hideMark/>
            <w:tcPrChange w:id="766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667" w:author="Nick.Tolimieri" w:date="2022-09-19T13:19:00Z"/>
                <w:rFonts w:asciiTheme="minorHAnsi" w:eastAsiaTheme="minorHAnsi" w:hAnsiTheme="minorHAnsi" w:cstheme="minorBidi"/>
                <w:sz w:val="22"/>
                <w:szCs w:val="22"/>
                <w:rPrChange w:id="7668" w:author="Nick.Tolimieri" w:date="2022-09-19T13:19:00Z">
                  <w:rPr>
                    <w:ins w:id="7669" w:author="Nick.Tolimieri" w:date="2022-09-19T13:19:00Z"/>
                    <w:rFonts w:ascii="Calibri" w:hAnsi="Calibri" w:cs="Calibri"/>
                    <w:color w:val="000000"/>
                    <w:sz w:val="22"/>
                    <w:szCs w:val="22"/>
                  </w:rPr>
                </w:rPrChange>
              </w:rPr>
              <w:pPrChange w:id="7670" w:author="Nick.Tolimieri" w:date="2022-09-19T13:19:00Z">
                <w:pPr>
                  <w:jc w:val="right"/>
                </w:pPr>
              </w:pPrChange>
            </w:pPr>
            <w:ins w:id="7671" w:author="Nick.Tolimieri" w:date="2022-09-19T13:19:00Z">
              <w:r w:rsidRPr="002F2C4B">
                <w:rPr>
                  <w:rFonts w:asciiTheme="minorHAnsi" w:eastAsiaTheme="minorHAnsi" w:hAnsiTheme="minorHAnsi" w:cstheme="minorBidi"/>
                  <w:sz w:val="22"/>
                  <w:szCs w:val="22"/>
                  <w:rPrChange w:id="7672" w:author="Nick.Tolimieri" w:date="2022-09-19T13:19:00Z">
                    <w:rPr>
                      <w:rFonts w:ascii="Calibri" w:hAnsi="Calibri" w:cs="Calibri"/>
                      <w:color w:val="000000"/>
                      <w:sz w:val="22"/>
                      <w:szCs w:val="22"/>
                    </w:rPr>
                  </w:rPrChange>
                </w:rPr>
                <w:t>1.54</w:t>
              </w:r>
            </w:ins>
          </w:p>
        </w:tc>
        <w:tc>
          <w:tcPr>
            <w:tcW w:w="960" w:type="dxa"/>
            <w:noWrap/>
            <w:hideMark/>
            <w:tcPrChange w:id="7673"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674" w:author="Nick.Tolimieri" w:date="2022-09-19T13:19:00Z"/>
                <w:rFonts w:asciiTheme="minorHAnsi" w:eastAsiaTheme="minorHAnsi" w:hAnsiTheme="minorHAnsi" w:cstheme="minorBidi"/>
                <w:sz w:val="22"/>
                <w:szCs w:val="22"/>
                <w:rPrChange w:id="7675" w:author="Nick.Tolimieri" w:date="2022-09-19T13:19:00Z">
                  <w:rPr>
                    <w:ins w:id="7676" w:author="Nick.Tolimieri" w:date="2022-09-19T13:19:00Z"/>
                    <w:rFonts w:ascii="Calibri" w:hAnsi="Calibri" w:cs="Calibri"/>
                    <w:color w:val="000000"/>
                    <w:sz w:val="22"/>
                    <w:szCs w:val="22"/>
                  </w:rPr>
                </w:rPrChange>
              </w:rPr>
              <w:pPrChange w:id="7677" w:author="Nick.Tolimieri" w:date="2022-09-19T13:19:00Z">
                <w:pPr>
                  <w:jc w:val="right"/>
                </w:pPr>
              </w:pPrChange>
            </w:pPr>
            <w:ins w:id="7678" w:author="Nick.Tolimieri" w:date="2022-09-19T13:19:00Z">
              <w:r w:rsidRPr="002F2C4B">
                <w:rPr>
                  <w:rFonts w:asciiTheme="minorHAnsi" w:eastAsiaTheme="minorHAnsi" w:hAnsiTheme="minorHAnsi" w:cstheme="minorBidi"/>
                  <w:sz w:val="22"/>
                  <w:szCs w:val="22"/>
                  <w:rPrChange w:id="7679" w:author="Nick.Tolimieri" w:date="2022-09-19T13:19:00Z">
                    <w:rPr>
                      <w:rFonts w:ascii="Calibri" w:hAnsi="Calibri" w:cs="Calibri"/>
                      <w:color w:val="000000"/>
                      <w:sz w:val="22"/>
                      <w:szCs w:val="22"/>
                    </w:rPr>
                  </w:rPrChange>
                </w:rPr>
                <w:t>0.23</w:t>
              </w:r>
            </w:ins>
          </w:p>
        </w:tc>
      </w:tr>
      <w:tr w:rsidR="002F2C4B" w:rsidRPr="002F2C4B" w:rsidTr="002F2C4B">
        <w:trPr>
          <w:divId w:val="276135201"/>
          <w:trHeight w:val="300"/>
          <w:ins w:id="7680" w:author="Nick.Tolimieri" w:date="2022-09-19T13:19:00Z"/>
          <w:trPrChange w:id="7681" w:author="Nick.Tolimieri" w:date="2022-09-19T13:19:00Z">
            <w:trPr>
              <w:divId w:val="276135201"/>
              <w:trHeight w:val="300"/>
            </w:trPr>
          </w:trPrChange>
        </w:trPr>
        <w:tc>
          <w:tcPr>
            <w:tcW w:w="960" w:type="dxa"/>
            <w:noWrap/>
            <w:hideMark/>
            <w:tcPrChange w:id="768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683" w:author="Nick.Tolimieri" w:date="2022-09-19T13:19:00Z"/>
                <w:rFonts w:asciiTheme="minorHAnsi" w:eastAsiaTheme="minorHAnsi" w:hAnsiTheme="minorHAnsi" w:cstheme="minorBidi"/>
                <w:sz w:val="22"/>
                <w:szCs w:val="22"/>
                <w:rPrChange w:id="7684" w:author="Nick.Tolimieri" w:date="2022-09-19T13:19:00Z">
                  <w:rPr>
                    <w:ins w:id="7685" w:author="Nick.Tolimieri" w:date="2022-09-19T13:19:00Z"/>
                    <w:rFonts w:ascii="Calibri" w:hAnsi="Calibri" w:cs="Calibri"/>
                    <w:color w:val="000000"/>
                    <w:sz w:val="22"/>
                    <w:szCs w:val="22"/>
                  </w:rPr>
                </w:rPrChange>
              </w:rPr>
              <w:pPrChange w:id="7686" w:author="Nick.Tolimieri" w:date="2022-09-19T13:19:00Z">
                <w:pPr/>
              </w:pPrChange>
            </w:pPr>
            <w:ins w:id="7687" w:author="Nick.Tolimieri" w:date="2022-09-19T13:19:00Z">
              <w:r w:rsidRPr="002F2C4B">
                <w:rPr>
                  <w:rFonts w:asciiTheme="minorHAnsi" w:eastAsiaTheme="minorHAnsi" w:hAnsiTheme="minorHAnsi" w:cstheme="minorBidi"/>
                  <w:sz w:val="22"/>
                  <w:szCs w:val="22"/>
                  <w:rPrChange w:id="7688" w:author="Nick.Tolimieri" w:date="2022-09-19T13:19:00Z">
                    <w:rPr>
                      <w:rFonts w:ascii="Calibri" w:hAnsi="Calibri" w:cs="Calibri"/>
                      <w:color w:val="000000"/>
                      <w:sz w:val="22"/>
                      <w:szCs w:val="22"/>
                    </w:rPr>
                  </w:rPrChange>
                </w:rPr>
                <w:t>Cape Alava</w:t>
              </w:r>
            </w:ins>
          </w:p>
        </w:tc>
        <w:tc>
          <w:tcPr>
            <w:tcW w:w="960" w:type="dxa"/>
            <w:noWrap/>
            <w:hideMark/>
            <w:tcPrChange w:id="768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690" w:author="Nick.Tolimieri" w:date="2022-09-19T13:19:00Z"/>
                <w:rFonts w:asciiTheme="minorHAnsi" w:eastAsiaTheme="minorHAnsi" w:hAnsiTheme="minorHAnsi" w:cstheme="minorBidi"/>
                <w:sz w:val="22"/>
                <w:szCs w:val="22"/>
                <w:rPrChange w:id="7691" w:author="Nick.Tolimieri" w:date="2022-09-19T13:19:00Z">
                  <w:rPr>
                    <w:ins w:id="7692" w:author="Nick.Tolimieri" w:date="2022-09-19T13:19:00Z"/>
                    <w:rFonts w:ascii="Calibri" w:hAnsi="Calibri" w:cs="Calibri"/>
                    <w:color w:val="000000"/>
                    <w:sz w:val="22"/>
                    <w:szCs w:val="22"/>
                  </w:rPr>
                </w:rPrChange>
              </w:rPr>
              <w:pPrChange w:id="7693" w:author="Nick.Tolimieri" w:date="2022-09-19T13:19:00Z">
                <w:pPr>
                  <w:jc w:val="right"/>
                </w:pPr>
              </w:pPrChange>
            </w:pPr>
            <w:ins w:id="7694" w:author="Nick.Tolimieri" w:date="2022-09-19T13:19:00Z">
              <w:r w:rsidRPr="002F2C4B">
                <w:rPr>
                  <w:rFonts w:asciiTheme="minorHAnsi" w:eastAsiaTheme="minorHAnsi" w:hAnsiTheme="minorHAnsi" w:cstheme="minorBidi"/>
                  <w:sz w:val="22"/>
                  <w:szCs w:val="22"/>
                  <w:rPrChange w:id="7695" w:author="Nick.Tolimieri" w:date="2022-09-19T13:19:00Z">
                    <w:rPr>
                      <w:rFonts w:ascii="Calibri" w:hAnsi="Calibri" w:cs="Calibri"/>
                      <w:color w:val="000000"/>
                      <w:sz w:val="22"/>
                      <w:szCs w:val="22"/>
                    </w:rPr>
                  </w:rPrChange>
                </w:rPr>
                <w:t>2003</w:t>
              </w:r>
            </w:ins>
          </w:p>
        </w:tc>
        <w:tc>
          <w:tcPr>
            <w:tcW w:w="960" w:type="dxa"/>
            <w:noWrap/>
            <w:hideMark/>
            <w:tcPrChange w:id="769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697" w:author="Nick.Tolimieri" w:date="2022-09-19T13:19:00Z"/>
                <w:rFonts w:asciiTheme="minorHAnsi" w:eastAsiaTheme="minorHAnsi" w:hAnsiTheme="minorHAnsi" w:cstheme="minorBidi"/>
                <w:sz w:val="22"/>
                <w:szCs w:val="22"/>
                <w:rPrChange w:id="7698" w:author="Nick.Tolimieri" w:date="2022-09-19T13:19:00Z">
                  <w:rPr>
                    <w:ins w:id="7699" w:author="Nick.Tolimieri" w:date="2022-09-19T13:19:00Z"/>
                    <w:rFonts w:ascii="Calibri" w:hAnsi="Calibri" w:cs="Calibri"/>
                    <w:color w:val="000000"/>
                    <w:sz w:val="22"/>
                    <w:szCs w:val="22"/>
                  </w:rPr>
                </w:rPrChange>
              </w:rPr>
              <w:pPrChange w:id="7700" w:author="Nick.Tolimieri" w:date="2022-09-19T13:19:00Z">
                <w:pPr>
                  <w:jc w:val="right"/>
                </w:pPr>
              </w:pPrChange>
            </w:pPr>
            <w:ins w:id="7701" w:author="Nick.Tolimieri" w:date="2022-09-19T13:19:00Z">
              <w:r w:rsidRPr="002F2C4B">
                <w:rPr>
                  <w:rFonts w:asciiTheme="minorHAnsi" w:eastAsiaTheme="minorHAnsi" w:hAnsiTheme="minorHAnsi" w:cstheme="minorBidi"/>
                  <w:sz w:val="22"/>
                  <w:szCs w:val="22"/>
                  <w:rPrChange w:id="7702" w:author="Nick.Tolimieri" w:date="2022-09-19T13:19:00Z">
                    <w:rPr>
                      <w:rFonts w:ascii="Calibri" w:hAnsi="Calibri" w:cs="Calibri"/>
                      <w:color w:val="000000"/>
                      <w:sz w:val="22"/>
                      <w:szCs w:val="22"/>
                    </w:rPr>
                  </w:rPrChange>
                </w:rPr>
                <w:t>0</w:t>
              </w:r>
            </w:ins>
          </w:p>
        </w:tc>
        <w:tc>
          <w:tcPr>
            <w:tcW w:w="960" w:type="dxa"/>
            <w:noWrap/>
            <w:hideMark/>
            <w:tcPrChange w:id="7703"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704" w:author="Nick.Tolimieri" w:date="2022-09-19T13:19:00Z"/>
                <w:rFonts w:asciiTheme="minorHAnsi" w:eastAsiaTheme="minorHAnsi" w:hAnsiTheme="minorHAnsi" w:cstheme="minorBidi"/>
                <w:sz w:val="22"/>
                <w:szCs w:val="22"/>
                <w:rPrChange w:id="7705" w:author="Nick.Tolimieri" w:date="2022-09-19T13:19:00Z">
                  <w:rPr>
                    <w:ins w:id="7706" w:author="Nick.Tolimieri" w:date="2022-09-19T13:19:00Z"/>
                    <w:rFonts w:ascii="Calibri" w:hAnsi="Calibri" w:cs="Calibri"/>
                    <w:color w:val="000000"/>
                    <w:sz w:val="22"/>
                    <w:szCs w:val="22"/>
                  </w:rPr>
                </w:rPrChange>
              </w:rPr>
              <w:pPrChange w:id="7707" w:author="Nick.Tolimieri" w:date="2022-09-19T13:19:00Z">
                <w:pPr>
                  <w:jc w:val="right"/>
                </w:pPr>
              </w:pPrChange>
            </w:pPr>
            <w:ins w:id="7708" w:author="Nick.Tolimieri" w:date="2022-09-19T13:19:00Z">
              <w:r w:rsidRPr="002F2C4B">
                <w:rPr>
                  <w:rFonts w:asciiTheme="minorHAnsi" w:eastAsiaTheme="minorHAnsi" w:hAnsiTheme="minorHAnsi" w:cstheme="minorBidi"/>
                  <w:sz w:val="22"/>
                  <w:szCs w:val="22"/>
                  <w:rPrChange w:id="7709" w:author="Nick.Tolimieri" w:date="2022-09-19T13:19:00Z">
                    <w:rPr>
                      <w:rFonts w:ascii="Calibri" w:hAnsi="Calibri" w:cs="Calibri"/>
                      <w:color w:val="000000"/>
                      <w:sz w:val="22"/>
                      <w:szCs w:val="22"/>
                    </w:rPr>
                  </w:rPrChange>
                </w:rPr>
                <w:t>29</w:t>
              </w:r>
            </w:ins>
          </w:p>
        </w:tc>
        <w:tc>
          <w:tcPr>
            <w:tcW w:w="960" w:type="dxa"/>
            <w:noWrap/>
            <w:hideMark/>
            <w:tcPrChange w:id="771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711" w:author="Nick.Tolimieri" w:date="2022-09-19T13:19:00Z"/>
                <w:rFonts w:asciiTheme="minorHAnsi" w:eastAsiaTheme="minorHAnsi" w:hAnsiTheme="minorHAnsi" w:cstheme="minorBidi"/>
                <w:sz w:val="22"/>
                <w:szCs w:val="22"/>
                <w:rPrChange w:id="7712" w:author="Nick.Tolimieri" w:date="2022-09-19T13:19:00Z">
                  <w:rPr>
                    <w:ins w:id="7713" w:author="Nick.Tolimieri" w:date="2022-09-19T13:19:00Z"/>
                    <w:rFonts w:ascii="Calibri" w:hAnsi="Calibri" w:cs="Calibri"/>
                    <w:color w:val="000000"/>
                    <w:sz w:val="22"/>
                    <w:szCs w:val="22"/>
                  </w:rPr>
                </w:rPrChange>
              </w:rPr>
              <w:pPrChange w:id="7714" w:author="Nick.Tolimieri" w:date="2022-09-19T13:19:00Z">
                <w:pPr>
                  <w:jc w:val="right"/>
                </w:pPr>
              </w:pPrChange>
            </w:pPr>
            <w:ins w:id="7715" w:author="Nick.Tolimieri" w:date="2022-09-19T13:19:00Z">
              <w:r w:rsidRPr="002F2C4B">
                <w:rPr>
                  <w:rFonts w:asciiTheme="minorHAnsi" w:eastAsiaTheme="minorHAnsi" w:hAnsiTheme="minorHAnsi" w:cstheme="minorBidi"/>
                  <w:sz w:val="22"/>
                  <w:szCs w:val="22"/>
                  <w:rPrChange w:id="7716" w:author="Nick.Tolimieri" w:date="2022-09-19T13:19:00Z">
                    <w:rPr>
                      <w:rFonts w:ascii="Calibri" w:hAnsi="Calibri" w:cs="Calibri"/>
                      <w:color w:val="000000"/>
                      <w:sz w:val="22"/>
                      <w:szCs w:val="22"/>
                    </w:rPr>
                  </w:rPrChange>
                </w:rPr>
                <w:t>1</w:t>
              </w:r>
            </w:ins>
          </w:p>
        </w:tc>
        <w:tc>
          <w:tcPr>
            <w:tcW w:w="960" w:type="dxa"/>
            <w:noWrap/>
            <w:hideMark/>
            <w:tcPrChange w:id="771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718" w:author="Nick.Tolimieri" w:date="2022-09-19T13:19:00Z"/>
                <w:rFonts w:asciiTheme="minorHAnsi" w:eastAsiaTheme="minorHAnsi" w:hAnsiTheme="minorHAnsi" w:cstheme="minorBidi"/>
                <w:sz w:val="22"/>
                <w:szCs w:val="22"/>
                <w:rPrChange w:id="7719" w:author="Nick.Tolimieri" w:date="2022-09-19T13:19:00Z">
                  <w:rPr>
                    <w:ins w:id="7720" w:author="Nick.Tolimieri" w:date="2022-09-19T13:19:00Z"/>
                    <w:rFonts w:ascii="Calibri" w:hAnsi="Calibri" w:cs="Calibri"/>
                    <w:color w:val="000000"/>
                    <w:sz w:val="22"/>
                    <w:szCs w:val="22"/>
                  </w:rPr>
                </w:rPrChange>
              </w:rPr>
              <w:pPrChange w:id="7721" w:author="Nick.Tolimieri" w:date="2022-09-19T13:19:00Z">
                <w:pPr>
                  <w:jc w:val="right"/>
                </w:pPr>
              </w:pPrChange>
            </w:pPr>
            <w:ins w:id="7722" w:author="Nick.Tolimieri" w:date="2022-09-19T13:19:00Z">
              <w:r w:rsidRPr="002F2C4B">
                <w:rPr>
                  <w:rFonts w:asciiTheme="minorHAnsi" w:eastAsiaTheme="minorHAnsi" w:hAnsiTheme="minorHAnsi" w:cstheme="minorBidi"/>
                  <w:sz w:val="22"/>
                  <w:szCs w:val="22"/>
                  <w:rPrChange w:id="7723" w:author="Nick.Tolimieri" w:date="2022-09-19T13:19:00Z">
                    <w:rPr>
                      <w:rFonts w:ascii="Calibri" w:hAnsi="Calibri" w:cs="Calibri"/>
                      <w:color w:val="000000"/>
                      <w:sz w:val="22"/>
                      <w:szCs w:val="22"/>
                    </w:rPr>
                  </w:rPrChange>
                </w:rPr>
                <w:t>10</w:t>
              </w:r>
            </w:ins>
          </w:p>
        </w:tc>
        <w:tc>
          <w:tcPr>
            <w:tcW w:w="960" w:type="dxa"/>
            <w:noWrap/>
            <w:hideMark/>
            <w:tcPrChange w:id="772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725" w:author="Nick.Tolimieri" w:date="2022-09-19T13:19:00Z"/>
                <w:rFonts w:asciiTheme="minorHAnsi" w:eastAsiaTheme="minorHAnsi" w:hAnsiTheme="minorHAnsi" w:cstheme="minorBidi"/>
                <w:sz w:val="22"/>
                <w:szCs w:val="22"/>
                <w:rPrChange w:id="7726" w:author="Nick.Tolimieri" w:date="2022-09-19T13:19:00Z">
                  <w:rPr>
                    <w:ins w:id="7727" w:author="Nick.Tolimieri" w:date="2022-09-19T13:19:00Z"/>
                    <w:rFonts w:ascii="Calibri" w:hAnsi="Calibri" w:cs="Calibri"/>
                    <w:color w:val="000000"/>
                    <w:sz w:val="22"/>
                    <w:szCs w:val="22"/>
                  </w:rPr>
                </w:rPrChange>
              </w:rPr>
              <w:pPrChange w:id="7728" w:author="Nick.Tolimieri" w:date="2022-09-19T13:19:00Z">
                <w:pPr>
                  <w:jc w:val="right"/>
                </w:pPr>
              </w:pPrChange>
            </w:pPr>
            <w:ins w:id="7729" w:author="Nick.Tolimieri" w:date="2022-09-19T13:19:00Z">
              <w:r w:rsidRPr="002F2C4B">
                <w:rPr>
                  <w:rFonts w:asciiTheme="minorHAnsi" w:eastAsiaTheme="minorHAnsi" w:hAnsiTheme="minorHAnsi" w:cstheme="minorBidi"/>
                  <w:sz w:val="22"/>
                  <w:szCs w:val="22"/>
                  <w:rPrChange w:id="7730" w:author="Nick.Tolimieri" w:date="2022-09-19T13:19:00Z">
                    <w:rPr>
                      <w:rFonts w:ascii="Calibri" w:hAnsi="Calibri" w:cs="Calibri"/>
                      <w:color w:val="000000"/>
                      <w:sz w:val="22"/>
                      <w:szCs w:val="22"/>
                    </w:rPr>
                  </w:rPrChange>
                </w:rPr>
                <w:t>10</w:t>
              </w:r>
            </w:ins>
          </w:p>
        </w:tc>
        <w:tc>
          <w:tcPr>
            <w:tcW w:w="960" w:type="dxa"/>
            <w:noWrap/>
            <w:hideMark/>
            <w:tcPrChange w:id="773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732" w:author="Nick.Tolimieri" w:date="2022-09-19T13:19:00Z"/>
                <w:rFonts w:asciiTheme="minorHAnsi" w:eastAsiaTheme="minorHAnsi" w:hAnsiTheme="minorHAnsi" w:cstheme="minorBidi"/>
                <w:sz w:val="22"/>
                <w:szCs w:val="22"/>
                <w:rPrChange w:id="7733" w:author="Nick.Tolimieri" w:date="2022-09-19T13:19:00Z">
                  <w:rPr>
                    <w:ins w:id="7734" w:author="Nick.Tolimieri" w:date="2022-09-19T13:19:00Z"/>
                    <w:rFonts w:ascii="Calibri" w:hAnsi="Calibri" w:cs="Calibri"/>
                    <w:color w:val="000000"/>
                    <w:sz w:val="22"/>
                    <w:szCs w:val="22"/>
                  </w:rPr>
                </w:rPrChange>
              </w:rPr>
              <w:pPrChange w:id="7735" w:author="Nick.Tolimieri" w:date="2022-09-19T13:19:00Z">
                <w:pPr>
                  <w:jc w:val="right"/>
                </w:pPr>
              </w:pPrChange>
            </w:pPr>
            <w:ins w:id="7736" w:author="Nick.Tolimieri" w:date="2022-09-19T13:19:00Z">
              <w:r w:rsidRPr="002F2C4B">
                <w:rPr>
                  <w:rFonts w:asciiTheme="minorHAnsi" w:eastAsiaTheme="minorHAnsi" w:hAnsiTheme="minorHAnsi" w:cstheme="minorBidi"/>
                  <w:sz w:val="22"/>
                  <w:szCs w:val="22"/>
                  <w:rPrChange w:id="7737" w:author="Nick.Tolimieri" w:date="2022-09-19T13:19:00Z">
                    <w:rPr>
                      <w:rFonts w:ascii="Calibri" w:hAnsi="Calibri" w:cs="Calibri"/>
                      <w:color w:val="000000"/>
                      <w:sz w:val="22"/>
                      <w:szCs w:val="22"/>
                    </w:rPr>
                  </w:rPrChange>
                </w:rPr>
                <w:t>10</w:t>
              </w:r>
            </w:ins>
          </w:p>
        </w:tc>
        <w:tc>
          <w:tcPr>
            <w:tcW w:w="960" w:type="dxa"/>
            <w:noWrap/>
            <w:hideMark/>
            <w:tcPrChange w:id="7738"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739" w:author="Nick.Tolimieri" w:date="2022-09-19T13:19:00Z"/>
                <w:rFonts w:asciiTheme="minorHAnsi" w:eastAsiaTheme="minorHAnsi" w:hAnsiTheme="minorHAnsi" w:cstheme="minorBidi"/>
                <w:sz w:val="22"/>
                <w:szCs w:val="22"/>
                <w:rPrChange w:id="7740" w:author="Nick.Tolimieri" w:date="2022-09-19T13:19:00Z">
                  <w:rPr>
                    <w:ins w:id="7741" w:author="Nick.Tolimieri" w:date="2022-09-19T13:19:00Z"/>
                    <w:rFonts w:ascii="Calibri" w:hAnsi="Calibri" w:cs="Calibri"/>
                    <w:color w:val="000000"/>
                    <w:sz w:val="22"/>
                    <w:szCs w:val="22"/>
                  </w:rPr>
                </w:rPrChange>
              </w:rPr>
              <w:pPrChange w:id="7742" w:author="Nick.Tolimieri" w:date="2022-09-19T13:19:00Z">
                <w:pPr>
                  <w:jc w:val="right"/>
                </w:pPr>
              </w:pPrChange>
            </w:pPr>
            <w:ins w:id="7743" w:author="Nick.Tolimieri" w:date="2022-09-19T13:19:00Z">
              <w:r w:rsidRPr="002F2C4B">
                <w:rPr>
                  <w:rFonts w:asciiTheme="minorHAnsi" w:eastAsiaTheme="minorHAnsi" w:hAnsiTheme="minorHAnsi" w:cstheme="minorBidi"/>
                  <w:sz w:val="22"/>
                  <w:szCs w:val="22"/>
                  <w:rPrChange w:id="7744" w:author="Nick.Tolimieri" w:date="2022-09-19T13:19:00Z">
                    <w:rPr>
                      <w:rFonts w:ascii="Calibri" w:hAnsi="Calibri" w:cs="Calibri"/>
                      <w:color w:val="000000"/>
                      <w:sz w:val="22"/>
                      <w:szCs w:val="22"/>
                    </w:rPr>
                  </w:rPrChange>
                </w:rPr>
                <w:t>1.5</w:t>
              </w:r>
            </w:ins>
          </w:p>
        </w:tc>
        <w:tc>
          <w:tcPr>
            <w:tcW w:w="960" w:type="dxa"/>
            <w:noWrap/>
            <w:hideMark/>
            <w:tcPrChange w:id="774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746" w:author="Nick.Tolimieri" w:date="2022-09-19T13:19:00Z"/>
                <w:rFonts w:asciiTheme="minorHAnsi" w:eastAsiaTheme="minorHAnsi" w:hAnsiTheme="minorHAnsi" w:cstheme="minorBidi"/>
                <w:sz w:val="22"/>
                <w:szCs w:val="22"/>
                <w:rPrChange w:id="7747" w:author="Nick.Tolimieri" w:date="2022-09-19T13:19:00Z">
                  <w:rPr>
                    <w:ins w:id="7748" w:author="Nick.Tolimieri" w:date="2022-09-19T13:19:00Z"/>
                    <w:rFonts w:ascii="Calibri" w:hAnsi="Calibri" w:cs="Calibri"/>
                    <w:color w:val="000000"/>
                    <w:sz w:val="22"/>
                    <w:szCs w:val="22"/>
                  </w:rPr>
                </w:rPrChange>
              </w:rPr>
              <w:pPrChange w:id="7749" w:author="Nick.Tolimieri" w:date="2022-09-19T13:19:00Z">
                <w:pPr>
                  <w:jc w:val="right"/>
                </w:pPr>
              </w:pPrChange>
            </w:pPr>
            <w:ins w:id="7750" w:author="Nick.Tolimieri" w:date="2022-09-19T13:19:00Z">
              <w:r w:rsidRPr="002F2C4B">
                <w:rPr>
                  <w:rFonts w:asciiTheme="minorHAnsi" w:eastAsiaTheme="minorHAnsi" w:hAnsiTheme="minorHAnsi" w:cstheme="minorBidi"/>
                  <w:sz w:val="22"/>
                  <w:szCs w:val="22"/>
                  <w:rPrChange w:id="7751" w:author="Nick.Tolimieri" w:date="2022-09-19T13:19:00Z">
                    <w:rPr>
                      <w:rFonts w:ascii="Calibri" w:hAnsi="Calibri" w:cs="Calibri"/>
                      <w:color w:val="000000"/>
                      <w:sz w:val="22"/>
                      <w:szCs w:val="22"/>
                    </w:rPr>
                  </w:rPrChange>
                </w:rPr>
                <w:t>0.13</w:t>
              </w:r>
            </w:ins>
          </w:p>
        </w:tc>
      </w:tr>
      <w:tr w:rsidR="002F2C4B" w:rsidRPr="002F2C4B" w:rsidTr="002F2C4B">
        <w:trPr>
          <w:divId w:val="276135201"/>
          <w:trHeight w:val="300"/>
          <w:ins w:id="7752" w:author="Nick.Tolimieri" w:date="2022-09-19T13:19:00Z"/>
          <w:trPrChange w:id="7753" w:author="Nick.Tolimieri" w:date="2022-09-19T13:19:00Z">
            <w:trPr>
              <w:divId w:val="276135201"/>
              <w:trHeight w:val="300"/>
            </w:trPr>
          </w:trPrChange>
        </w:trPr>
        <w:tc>
          <w:tcPr>
            <w:tcW w:w="960" w:type="dxa"/>
            <w:noWrap/>
            <w:hideMark/>
            <w:tcPrChange w:id="775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755" w:author="Nick.Tolimieri" w:date="2022-09-19T13:19:00Z"/>
                <w:rFonts w:asciiTheme="minorHAnsi" w:eastAsiaTheme="minorHAnsi" w:hAnsiTheme="minorHAnsi" w:cstheme="minorBidi"/>
                <w:sz w:val="22"/>
                <w:szCs w:val="22"/>
                <w:rPrChange w:id="7756" w:author="Nick.Tolimieri" w:date="2022-09-19T13:19:00Z">
                  <w:rPr>
                    <w:ins w:id="7757" w:author="Nick.Tolimieri" w:date="2022-09-19T13:19:00Z"/>
                    <w:rFonts w:ascii="Calibri" w:hAnsi="Calibri" w:cs="Calibri"/>
                    <w:color w:val="000000"/>
                    <w:sz w:val="22"/>
                    <w:szCs w:val="22"/>
                  </w:rPr>
                </w:rPrChange>
              </w:rPr>
              <w:pPrChange w:id="7758" w:author="Nick.Tolimieri" w:date="2022-09-19T13:19:00Z">
                <w:pPr/>
              </w:pPrChange>
            </w:pPr>
            <w:ins w:id="7759" w:author="Nick.Tolimieri" w:date="2022-09-19T13:19:00Z">
              <w:r w:rsidRPr="002F2C4B">
                <w:rPr>
                  <w:rFonts w:asciiTheme="minorHAnsi" w:eastAsiaTheme="minorHAnsi" w:hAnsiTheme="minorHAnsi" w:cstheme="minorBidi"/>
                  <w:sz w:val="22"/>
                  <w:szCs w:val="22"/>
                  <w:rPrChange w:id="7760" w:author="Nick.Tolimieri" w:date="2022-09-19T13:19:00Z">
                    <w:rPr>
                      <w:rFonts w:ascii="Calibri" w:hAnsi="Calibri" w:cs="Calibri"/>
                      <w:color w:val="000000"/>
                      <w:sz w:val="22"/>
                      <w:szCs w:val="22"/>
                    </w:rPr>
                  </w:rPrChange>
                </w:rPr>
                <w:t>Cape Alava</w:t>
              </w:r>
            </w:ins>
          </w:p>
        </w:tc>
        <w:tc>
          <w:tcPr>
            <w:tcW w:w="960" w:type="dxa"/>
            <w:noWrap/>
            <w:hideMark/>
            <w:tcPrChange w:id="776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762" w:author="Nick.Tolimieri" w:date="2022-09-19T13:19:00Z"/>
                <w:rFonts w:asciiTheme="minorHAnsi" w:eastAsiaTheme="minorHAnsi" w:hAnsiTheme="minorHAnsi" w:cstheme="minorBidi"/>
                <w:sz w:val="22"/>
                <w:szCs w:val="22"/>
                <w:rPrChange w:id="7763" w:author="Nick.Tolimieri" w:date="2022-09-19T13:19:00Z">
                  <w:rPr>
                    <w:ins w:id="7764" w:author="Nick.Tolimieri" w:date="2022-09-19T13:19:00Z"/>
                    <w:rFonts w:ascii="Calibri" w:hAnsi="Calibri" w:cs="Calibri"/>
                    <w:color w:val="000000"/>
                    <w:sz w:val="22"/>
                    <w:szCs w:val="22"/>
                  </w:rPr>
                </w:rPrChange>
              </w:rPr>
              <w:pPrChange w:id="7765" w:author="Nick.Tolimieri" w:date="2022-09-19T13:19:00Z">
                <w:pPr>
                  <w:jc w:val="right"/>
                </w:pPr>
              </w:pPrChange>
            </w:pPr>
            <w:ins w:id="7766" w:author="Nick.Tolimieri" w:date="2022-09-19T13:19:00Z">
              <w:r w:rsidRPr="002F2C4B">
                <w:rPr>
                  <w:rFonts w:asciiTheme="minorHAnsi" w:eastAsiaTheme="minorHAnsi" w:hAnsiTheme="minorHAnsi" w:cstheme="minorBidi"/>
                  <w:sz w:val="22"/>
                  <w:szCs w:val="22"/>
                  <w:rPrChange w:id="7767" w:author="Nick.Tolimieri" w:date="2022-09-19T13:19:00Z">
                    <w:rPr>
                      <w:rFonts w:ascii="Calibri" w:hAnsi="Calibri" w:cs="Calibri"/>
                      <w:color w:val="000000"/>
                      <w:sz w:val="22"/>
                      <w:szCs w:val="22"/>
                    </w:rPr>
                  </w:rPrChange>
                </w:rPr>
                <w:t>2004</w:t>
              </w:r>
            </w:ins>
          </w:p>
        </w:tc>
        <w:tc>
          <w:tcPr>
            <w:tcW w:w="960" w:type="dxa"/>
            <w:noWrap/>
            <w:hideMark/>
            <w:tcPrChange w:id="7768"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769" w:author="Nick.Tolimieri" w:date="2022-09-19T13:19:00Z"/>
                <w:rFonts w:asciiTheme="minorHAnsi" w:eastAsiaTheme="minorHAnsi" w:hAnsiTheme="minorHAnsi" w:cstheme="minorBidi"/>
                <w:sz w:val="22"/>
                <w:szCs w:val="22"/>
                <w:rPrChange w:id="7770" w:author="Nick.Tolimieri" w:date="2022-09-19T13:19:00Z">
                  <w:rPr>
                    <w:ins w:id="7771" w:author="Nick.Tolimieri" w:date="2022-09-19T13:19:00Z"/>
                    <w:rFonts w:ascii="Calibri" w:hAnsi="Calibri" w:cs="Calibri"/>
                    <w:color w:val="000000"/>
                    <w:sz w:val="22"/>
                    <w:szCs w:val="22"/>
                  </w:rPr>
                </w:rPrChange>
              </w:rPr>
              <w:pPrChange w:id="7772" w:author="Nick.Tolimieri" w:date="2022-09-19T13:19:00Z">
                <w:pPr>
                  <w:jc w:val="right"/>
                </w:pPr>
              </w:pPrChange>
            </w:pPr>
            <w:ins w:id="7773" w:author="Nick.Tolimieri" w:date="2022-09-19T13:19:00Z">
              <w:r w:rsidRPr="002F2C4B">
                <w:rPr>
                  <w:rFonts w:asciiTheme="minorHAnsi" w:eastAsiaTheme="minorHAnsi" w:hAnsiTheme="minorHAnsi" w:cstheme="minorBidi"/>
                  <w:sz w:val="22"/>
                  <w:szCs w:val="22"/>
                  <w:rPrChange w:id="7774" w:author="Nick.Tolimieri" w:date="2022-09-19T13:19:00Z">
                    <w:rPr>
                      <w:rFonts w:ascii="Calibri" w:hAnsi="Calibri" w:cs="Calibri"/>
                      <w:color w:val="000000"/>
                      <w:sz w:val="22"/>
                      <w:szCs w:val="22"/>
                    </w:rPr>
                  </w:rPrChange>
                </w:rPr>
                <w:t>0</w:t>
              </w:r>
            </w:ins>
          </w:p>
        </w:tc>
        <w:tc>
          <w:tcPr>
            <w:tcW w:w="960" w:type="dxa"/>
            <w:noWrap/>
            <w:hideMark/>
            <w:tcPrChange w:id="777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776" w:author="Nick.Tolimieri" w:date="2022-09-19T13:19:00Z"/>
                <w:rFonts w:asciiTheme="minorHAnsi" w:eastAsiaTheme="minorHAnsi" w:hAnsiTheme="minorHAnsi" w:cstheme="minorBidi"/>
                <w:sz w:val="22"/>
                <w:szCs w:val="22"/>
                <w:rPrChange w:id="7777" w:author="Nick.Tolimieri" w:date="2022-09-19T13:19:00Z">
                  <w:rPr>
                    <w:ins w:id="7778" w:author="Nick.Tolimieri" w:date="2022-09-19T13:19:00Z"/>
                    <w:rFonts w:ascii="Calibri" w:hAnsi="Calibri" w:cs="Calibri"/>
                    <w:color w:val="000000"/>
                    <w:sz w:val="22"/>
                    <w:szCs w:val="22"/>
                  </w:rPr>
                </w:rPrChange>
              </w:rPr>
              <w:pPrChange w:id="7779" w:author="Nick.Tolimieri" w:date="2022-09-19T13:19:00Z">
                <w:pPr>
                  <w:jc w:val="right"/>
                </w:pPr>
              </w:pPrChange>
            </w:pPr>
            <w:ins w:id="7780" w:author="Nick.Tolimieri" w:date="2022-09-19T13:19:00Z">
              <w:r w:rsidRPr="002F2C4B">
                <w:rPr>
                  <w:rFonts w:asciiTheme="minorHAnsi" w:eastAsiaTheme="minorHAnsi" w:hAnsiTheme="minorHAnsi" w:cstheme="minorBidi"/>
                  <w:sz w:val="22"/>
                  <w:szCs w:val="22"/>
                  <w:rPrChange w:id="7781" w:author="Nick.Tolimieri" w:date="2022-09-19T13:19:00Z">
                    <w:rPr>
                      <w:rFonts w:ascii="Calibri" w:hAnsi="Calibri" w:cs="Calibri"/>
                      <w:color w:val="000000"/>
                      <w:sz w:val="22"/>
                      <w:szCs w:val="22"/>
                    </w:rPr>
                  </w:rPrChange>
                </w:rPr>
                <w:t>15</w:t>
              </w:r>
            </w:ins>
          </w:p>
        </w:tc>
        <w:tc>
          <w:tcPr>
            <w:tcW w:w="960" w:type="dxa"/>
            <w:noWrap/>
            <w:hideMark/>
            <w:tcPrChange w:id="778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783" w:author="Nick.Tolimieri" w:date="2022-09-19T13:19:00Z"/>
                <w:rFonts w:asciiTheme="minorHAnsi" w:eastAsiaTheme="minorHAnsi" w:hAnsiTheme="minorHAnsi" w:cstheme="minorBidi"/>
                <w:sz w:val="22"/>
                <w:szCs w:val="22"/>
                <w:rPrChange w:id="7784" w:author="Nick.Tolimieri" w:date="2022-09-19T13:19:00Z">
                  <w:rPr>
                    <w:ins w:id="7785" w:author="Nick.Tolimieri" w:date="2022-09-19T13:19:00Z"/>
                    <w:rFonts w:ascii="Calibri" w:hAnsi="Calibri" w:cs="Calibri"/>
                    <w:color w:val="000000"/>
                    <w:sz w:val="22"/>
                    <w:szCs w:val="22"/>
                  </w:rPr>
                </w:rPrChange>
              </w:rPr>
              <w:pPrChange w:id="7786" w:author="Nick.Tolimieri" w:date="2022-09-19T13:19:00Z">
                <w:pPr>
                  <w:jc w:val="right"/>
                </w:pPr>
              </w:pPrChange>
            </w:pPr>
            <w:ins w:id="7787" w:author="Nick.Tolimieri" w:date="2022-09-19T13:19:00Z">
              <w:r w:rsidRPr="002F2C4B">
                <w:rPr>
                  <w:rFonts w:asciiTheme="minorHAnsi" w:eastAsiaTheme="minorHAnsi" w:hAnsiTheme="minorHAnsi" w:cstheme="minorBidi"/>
                  <w:sz w:val="22"/>
                  <w:szCs w:val="22"/>
                  <w:rPrChange w:id="7788" w:author="Nick.Tolimieri" w:date="2022-09-19T13:19:00Z">
                    <w:rPr>
                      <w:rFonts w:ascii="Calibri" w:hAnsi="Calibri" w:cs="Calibri"/>
                      <w:color w:val="000000"/>
                      <w:sz w:val="22"/>
                      <w:szCs w:val="22"/>
                    </w:rPr>
                  </w:rPrChange>
                </w:rPr>
                <w:t>1</w:t>
              </w:r>
            </w:ins>
          </w:p>
        </w:tc>
        <w:tc>
          <w:tcPr>
            <w:tcW w:w="960" w:type="dxa"/>
            <w:noWrap/>
            <w:hideMark/>
            <w:tcPrChange w:id="778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790" w:author="Nick.Tolimieri" w:date="2022-09-19T13:19:00Z"/>
                <w:rFonts w:asciiTheme="minorHAnsi" w:eastAsiaTheme="minorHAnsi" w:hAnsiTheme="minorHAnsi" w:cstheme="minorBidi"/>
                <w:sz w:val="22"/>
                <w:szCs w:val="22"/>
                <w:rPrChange w:id="7791" w:author="Nick.Tolimieri" w:date="2022-09-19T13:19:00Z">
                  <w:rPr>
                    <w:ins w:id="7792" w:author="Nick.Tolimieri" w:date="2022-09-19T13:19:00Z"/>
                    <w:rFonts w:ascii="Calibri" w:hAnsi="Calibri" w:cs="Calibri"/>
                    <w:color w:val="000000"/>
                    <w:sz w:val="22"/>
                    <w:szCs w:val="22"/>
                  </w:rPr>
                </w:rPrChange>
              </w:rPr>
              <w:pPrChange w:id="7793" w:author="Nick.Tolimieri" w:date="2022-09-19T13:19:00Z">
                <w:pPr>
                  <w:jc w:val="right"/>
                </w:pPr>
              </w:pPrChange>
            </w:pPr>
            <w:ins w:id="7794" w:author="Nick.Tolimieri" w:date="2022-09-19T13:19:00Z">
              <w:r w:rsidRPr="002F2C4B">
                <w:rPr>
                  <w:rFonts w:asciiTheme="minorHAnsi" w:eastAsiaTheme="minorHAnsi" w:hAnsiTheme="minorHAnsi" w:cstheme="minorBidi"/>
                  <w:sz w:val="22"/>
                  <w:szCs w:val="22"/>
                  <w:rPrChange w:id="7795" w:author="Nick.Tolimieri" w:date="2022-09-19T13:19:00Z">
                    <w:rPr>
                      <w:rFonts w:ascii="Calibri" w:hAnsi="Calibri" w:cs="Calibri"/>
                      <w:color w:val="000000"/>
                      <w:sz w:val="22"/>
                      <w:szCs w:val="22"/>
                    </w:rPr>
                  </w:rPrChange>
                </w:rPr>
                <w:t>6</w:t>
              </w:r>
            </w:ins>
          </w:p>
        </w:tc>
        <w:tc>
          <w:tcPr>
            <w:tcW w:w="960" w:type="dxa"/>
            <w:noWrap/>
            <w:hideMark/>
            <w:tcPrChange w:id="779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797" w:author="Nick.Tolimieri" w:date="2022-09-19T13:19:00Z"/>
                <w:rFonts w:asciiTheme="minorHAnsi" w:eastAsiaTheme="minorHAnsi" w:hAnsiTheme="minorHAnsi" w:cstheme="minorBidi"/>
                <w:sz w:val="22"/>
                <w:szCs w:val="22"/>
                <w:rPrChange w:id="7798" w:author="Nick.Tolimieri" w:date="2022-09-19T13:19:00Z">
                  <w:rPr>
                    <w:ins w:id="7799" w:author="Nick.Tolimieri" w:date="2022-09-19T13:19:00Z"/>
                    <w:rFonts w:ascii="Calibri" w:hAnsi="Calibri" w:cs="Calibri"/>
                    <w:color w:val="000000"/>
                    <w:sz w:val="22"/>
                    <w:szCs w:val="22"/>
                  </w:rPr>
                </w:rPrChange>
              </w:rPr>
              <w:pPrChange w:id="7800" w:author="Nick.Tolimieri" w:date="2022-09-19T13:19:00Z">
                <w:pPr>
                  <w:jc w:val="right"/>
                </w:pPr>
              </w:pPrChange>
            </w:pPr>
            <w:ins w:id="7801" w:author="Nick.Tolimieri" w:date="2022-09-19T13:19:00Z">
              <w:r w:rsidRPr="002F2C4B">
                <w:rPr>
                  <w:rFonts w:asciiTheme="minorHAnsi" w:eastAsiaTheme="minorHAnsi" w:hAnsiTheme="minorHAnsi" w:cstheme="minorBidi"/>
                  <w:sz w:val="22"/>
                  <w:szCs w:val="22"/>
                  <w:rPrChange w:id="7802" w:author="Nick.Tolimieri" w:date="2022-09-19T13:19:00Z">
                    <w:rPr>
                      <w:rFonts w:ascii="Calibri" w:hAnsi="Calibri" w:cs="Calibri"/>
                      <w:color w:val="000000"/>
                      <w:sz w:val="22"/>
                      <w:szCs w:val="22"/>
                    </w:rPr>
                  </w:rPrChange>
                </w:rPr>
                <w:t>6</w:t>
              </w:r>
            </w:ins>
          </w:p>
        </w:tc>
        <w:tc>
          <w:tcPr>
            <w:tcW w:w="960" w:type="dxa"/>
            <w:noWrap/>
            <w:hideMark/>
            <w:tcPrChange w:id="7803"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804" w:author="Nick.Tolimieri" w:date="2022-09-19T13:19:00Z"/>
                <w:rFonts w:asciiTheme="minorHAnsi" w:eastAsiaTheme="minorHAnsi" w:hAnsiTheme="minorHAnsi" w:cstheme="minorBidi"/>
                <w:sz w:val="22"/>
                <w:szCs w:val="22"/>
                <w:rPrChange w:id="7805" w:author="Nick.Tolimieri" w:date="2022-09-19T13:19:00Z">
                  <w:rPr>
                    <w:ins w:id="7806" w:author="Nick.Tolimieri" w:date="2022-09-19T13:19:00Z"/>
                    <w:rFonts w:ascii="Calibri" w:hAnsi="Calibri" w:cs="Calibri"/>
                    <w:color w:val="000000"/>
                    <w:sz w:val="22"/>
                    <w:szCs w:val="22"/>
                  </w:rPr>
                </w:rPrChange>
              </w:rPr>
              <w:pPrChange w:id="7807" w:author="Nick.Tolimieri" w:date="2022-09-19T13:19:00Z">
                <w:pPr>
                  <w:jc w:val="right"/>
                </w:pPr>
              </w:pPrChange>
            </w:pPr>
            <w:ins w:id="7808" w:author="Nick.Tolimieri" w:date="2022-09-19T13:19:00Z">
              <w:r w:rsidRPr="002F2C4B">
                <w:rPr>
                  <w:rFonts w:asciiTheme="minorHAnsi" w:eastAsiaTheme="minorHAnsi" w:hAnsiTheme="minorHAnsi" w:cstheme="minorBidi"/>
                  <w:sz w:val="22"/>
                  <w:szCs w:val="22"/>
                  <w:rPrChange w:id="7809" w:author="Nick.Tolimieri" w:date="2022-09-19T13:19:00Z">
                    <w:rPr>
                      <w:rFonts w:ascii="Calibri" w:hAnsi="Calibri" w:cs="Calibri"/>
                      <w:color w:val="000000"/>
                      <w:sz w:val="22"/>
                      <w:szCs w:val="22"/>
                    </w:rPr>
                  </w:rPrChange>
                </w:rPr>
                <w:t>6</w:t>
              </w:r>
            </w:ins>
          </w:p>
        </w:tc>
        <w:tc>
          <w:tcPr>
            <w:tcW w:w="960" w:type="dxa"/>
            <w:noWrap/>
            <w:hideMark/>
            <w:tcPrChange w:id="781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811" w:author="Nick.Tolimieri" w:date="2022-09-19T13:19:00Z"/>
                <w:rFonts w:asciiTheme="minorHAnsi" w:eastAsiaTheme="minorHAnsi" w:hAnsiTheme="minorHAnsi" w:cstheme="minorBidi"/>
                <w:sz w:val="22"/>
                <w:szCs w:val="22"/>
                <w:rPrChange w:id="7812" w:author="Nick.Tolimieri" w:date="2022-09-19T13:19:00Z">
                  <w:rPr>
                    <w:ins w:id="7813" w:author="Nick.Tolimieri" w:date="2022-09-19T13:19:00Z"/>
                    <w:rFonts w:ascii="Calibri" w:hAnsi="Calibri" w:cs="Calibri"/>
                    <w:color w:val="000000"/>
                    <w:sz w:val="22"/>
                    <w:szCs w:val="22"/>
                  </w:rPr>
                </w:rPrChange>
              </w:rPr>
              <w:pPrChange w:id="7814" w:author="Nick.Tolimieri" w:date="2022-09-19T13:19:00Z">
                <w:pPr>
                  <w:jc w:val="right"/>
                </w:pPr>
              </w:pPrChange>
            </w:pPr>
            <w:ins w:id="7815" w:author="Nick.Tolimieri" w:date="2022-09-19T13:19:00Z">
              <w:r w:rsidRPr="002F2C4B">
                <w:rPr>
                  <w:rFonts w:asciiTheme="minorHAnsi" w:eastAsiaTheme="minorHAnsi" w:hAnsiTheme="minorHAnsi" w:cstheme="minorBidi"/>
                  <w:sz w:val="22"/>
                  <w:szCs w:val="22"/>
                  <w:rPrChange w:id="7816" w:author="Nick.Tolimieri" w:date="2022-09-19T13:19:00Z">
                    <w:rPr>
                      <w:rFonts w:ascii="Calibri" w:hAnsi="Calibri" w:cs="Calibri"/>
                      <w:color w:val="000000"/>
                      <w:sz w:val="22"/>
                      <w:szCs w:val="22"/>
                    </w:rPr>
                  </w:rPrChange>
                </w:rPr>
                <w:t>1.49</w:t>
              </w:r>
            </w:ins>
          </w:p>
        </w:tc>
        <w:tc>
          <w:tcPr>
            <w:tcW w:w="960" w:type="dxa"/>
            <w:noWrap/>
            <w:hideMark/>
            <w:tcPrChange w:id="781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818" w:author="Nick.Tolimieri" w:date="2022-09-19T13:19:00Z"/>
                <w:rFonts w:asciiTheme="minorHAnsi" w:eastAsiaTheme="minorHAnsi" w:hAnsiTheme="minorHAnsi" w:cstheme="minorBidi"/>
                <w:sz w:val="22"/>
                <w:szCs w:val="22"/>
                <w:rPrChange w:id="7819" w:author="Nick.Tolimieri" w:date="2022-09-19T13:19:00Z">
                  <w:rPr>
                    <w:ins w:id="7820" w:author="Nick.Tolimieri" w:date="2022-09-19T13:19:00Z"/>
                    <w:rFonts w:ascii="Calibri" w:hAnsi="Calibri" w:cs="Calibri"/>
                    <w:color w:val="000000"/>
                    <w:sz w:val="22"/>
                    <w:szCs w:val="22"/>
                  </w:rPr>
                </w:rPrChange>
              </w:rPr>
              <w:pPrChange w:id="7821" w:author="Nick.Tolimieri" w:date="2022-09-19T13:19:00Z">
                <w:pPr>
                  <w:jc w:val="right"/>
                </w:pPr>
              </w:pPrChange>
            </w:pPr>
            <w:ins w:id="7822" w:author="Nick.Tolimieri" w:date="2022-09-19T13:19:00Z">
              <w:r w:rsidRPr="002F2C4B">
                <w:rPr>
                  <w:rFonts w:asciiTheme="minorHAnsi" w:eastAsiaTheme="minorHAnsi" w:hAnsiTheme="minorHAnsi" w:cstheme="minorBidi"/>
                  <w:sz w:val="22"/>
                  <w:szCs w:val="22"/>
                  <w:rPrChange w:id="7823" w:author="Nick.Tolimieri" w:date="2022-09-19T13:19:00Z">
                    <w:rPr>
                      <w:rFonts w:ascii="Calibri" w:hAnsi="Calibri" w:cs="Calibri"/>
                      <w:color w:val="000000"/>
                      <w:sz w:val="22"/>
                      <w:szCs w:val="22"/>
                    </w:rPr>
                  </w:rPrChange>
                </w:rPr>
                <w:t>0.08</w:t>
              </w:r>
            </w:ins>
          </w:p>
        </w:tc>
      </w:tr>
      <w:tr w:rsidR="002F2C4B" w:rsidRPr="002F2C4B" w:rsidTr="002F2C4B">
        <w:trPr>
          <w:divId w:val="276135201"/>
          <w:trHeight w:val="300"/>
          <w:ins w:id="7824" w:author="Nick.Tolimieri" w:date="2022-09-19T13:19:00Z"/>
          <w:trPrChange w:id="7825" w:author="Nick.Tolimieri" w:date="2022-09-19T13:19:00Z">
            <w:trPr>
              <w:divId w:val="276135201"/>
              <w:trHeight w:val="300"/>
            </w:trPr>
          </w:trPrChange>
        </w:trPr>
        <w:tc>
          <w:tcPr>
            <w:tcW w:w="960" w:type="dxa"/>
            <w:noWrap/>
            <w:hideMark/>
            <w:tcPrChange w:id="782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827" w:author="Nick.Tolimieri" w:date="2022-09-19T13:19:00Z"/>
                <w:rFonts w:asciiTheme="minorHAnsi" w:eastAsiaTheme="minorHAnsi" w:hAnsiTheme="minorHAnsi" w:cstheme="minorBidi"/>
                <w:sz w:val="22"/>
                <w:szCs w:val="22"/>
                <w:rPrChange w:id="7828" w:author="Nick.Tolimieri" w:date="2022-09-19T13:19:00Z">
                  <w:rPr>
                    <w:ins w:id="7829" w:author="Nick.Tolimieri" w:date="2022-09-19T13:19:00Z"/>
                    <w:rFonts w:ascii="Calibri" w:hAnsi="Calibri" w:cs="Calibri"/>
                    <w:color w:val="000000"/>
                    <w:sz w:val="22"/>
                    <w:szCs w:val="22"/>
                  </w:rPr>
                </w:rPrChange>
              </w:rPr>
              <w:pPrChange w:id="7830" w:author="Nick.Tolimieri" w:date="2022-09-19T13:19:00Z">
                <w:pPr/>
              </w:pPrChange>
            </w:pPr>
            <w:ins w:id="7831" w:author="Nick.Tolimieri" w:date="2022-09-19T13:19:00Z">
              <w:r w:rsidRPr="002F2C4B">
                <w:rPr>
                  <w:rFonts w:asciiTheme="minorHAnsi" w:eastAsiaTheme="minorHAnsi" w:hAnsiTheme="minorHAnsi" w:cstheme="minorBidi"/>
                  <w:sz w:val="22"/>
                  <w:szCs w:val="22"/>
                  <w:rPrChange w:id="7832" w:author="Nick.Tolimieri" w:date="2022-09-19T13:19:00Z">
                    <w:rPr>
                      <w:rFonts w:ascii="Calibri" w:hAnsi="Calibri" w:cs="Calibri"/>
                      <w:color w:val="000000"/>
                      <w:sz w:val="22"/>
                      <w:szCs w:val="22"/>
                    </w:rPr>
                  </w:rPrChange>
                </w:rPr>
                <w:t>Cape Alava</w:t>
              </w:r>
            </w:ins>
          </w:p>
        </w:tc>
        <w:tc>
          <w:tcPr>
            <w:tcW w:w="960" w:type="dxa"/>
            <w:noWrap/>
            <w:hideMark/>
            <w:tcPrChange w:id="7833"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834" w:author="Nick.Tolimieri" w:date="2022-09-19T13:19:00Z"/>
                <w:rFonts w:asciiTheme="minorHAnsi" w:eastAsiaTheme="minorHAnsi" w:hAnsiTheme="minorHAnsi" w:cstheme="minorBidi"/>
                <w:sz w:val="22"/>
                <w:szCs w:val="22"/>
                <w:rPrChange w:id="7835" w:author="Nick.Tolimieri" w:date="2022-09-19T13:19:00Z">
                  <w:rPr>
                    <w:ins w:id="7836" w:author="Nick.Tolimieri" w:date="2022-09-19T13:19:00Z"/>
                    <w:rFonts w:ascii="Calibri" w:hAnsi="Calibri" w:cs="Calibri"/>
                    <w:color w:val="000000"/>
                    <w:sz w:val="22"/>
                    <w:szCs w:val="22"/>
                  </w:rPr>
                </w:rPrChange>
              </w:rPr>
              <w:pPrChange w:id="7837" w:author="Nick.Tolimieri" w:date="2022-09-19T13:19:00Z">
                <w:pPr>
                  <w:jc w:val="right"/>
                </w:pPr>
              </w:pPrChange>
            </w:pPr>
            <w:ins w:id="7838" w:author="Nick.Tolimieri" w:date="2022-09-19T13:19:00Z">
              <w:r w:rsidRPr="002F2C4B">
                <w:rPr>
                  <w:rFonts w:asciiTheme="minorHAnsi" w:eastAsiaTheme="minorHAnsi" w:hAnsiTheme="minorHAnsi" w:cstheme="minorBidi"/>
                  <w:sz w:val="22"/>
                  <w:szCs w:val="22"/>
                  <w:rPrChange w:id="7839" w:author="Nick.Tolimieri" w:date="2022-09-19T13:19:00Z">
                    <w:rPr>
                      <w:rFonts w:ascii="Calibri" w:hAnsi="Calibri" w:cs="Calibri"/>
                      <w:color w:val="000000"/>
                      <w:sz w:val="22"/>
                      <w:szCs w:val="22"/>
                    </w:rPr>
                  </w:rPrChange>
                </w:rPr>
                <w:t>2005</w:t>
              </w:r>
            </w:ins>
          </w:p>
        </w:tc>
        <w:tc>
          <w:tcPr>
            <w:tcW w:w="960" w:type="dxa"/>
            <w:noWrap/>
            <w:hideMark/>
            <w:tcPrChange w:id="784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841" w:author="Nick.Tolimieri" w:date="2022-09-19T13:19:00Z"/>
                <w:rFonts w:asciiTheme="minorHAnsi" w:eastAsiaTheme="minorHAnsi" w:hAnsiTheme="minorHAnsi" w:cstheme="minorBidi"/>
                <w:sz w:val="22"/>
                <w:szCs w:val="22"/>
                <w:rPrChange w:id="7842" w:author="Nick.Tolimieri" w:date="2022-09-19T13:19:00Z">
                  <w:rPr>
                    <w:ins w:id="7843" w:author="Nick.Tolimieri" w:date="2022-09-19T13:19:00Z"/>
                    <w:rFonts w:ascii="Calibri" w:hAnsi="Calibri" w:cs="Calibri"/>
                    <w:color w:val="000000"/>
                    <w:sz w:val="22"/>
                    <w:szCs w:val="22"/>
                  </w:rPr>
                </w:rPrChange>
              </w:rPr>
              <w:pPrChange w:id="7844" w:author="Nick.Tolimieri" w:date="2022-09-19T13:19:00Z">
                <w:pPr>
                  <w:jc w:val="right"/>
                </w:pPr>
              </w:pPrChange>
            </w:pPr>
            <w:ins w:id="7845" w:author="Nick.Tolimieri" w:date="2022-09-19T13:19:00Z">
              <w:r w:rsidRPr="002F2C4B">
                <w:rPr>
                  <w:rFonts w:asciiTheme="minorHAnsi" w:eastAsiaTheme="minorHAnsi" w:hAnsiTheme="minorHAnsi" w:cstheme="minorBidi"/>
                  <w:sz w:val="22"/>
                  <w:szCs w:val="22"/>
                  <w:rPrChange w:id="7846" w:author="Nick.Tolimieri" w:date="2022-09-19T13:19:00Z">
                    <w:rPr>
                      <w:rFonts w:ascii="Calibri" w:hAnsi="Calibri" w:cs="Calibri"/>
                      <w:color w:val="000000"/>
                      <w:sz w:val="22"/>
                      <w:szCs w:val="22"/>
                    </w:rPr>
                  </w:rPrChange>
                </w:rPr>
                <w:t>0</w:t>
              </w:r>
            </w:ins>
          </w:p>
        </w:tc>
        <w:tc>
          <w:tcPr>
            <w:tcW w:w="960" w:type="dxa"/>
            <w:noWrap/>
            <w:hideMark/>
            <w:tcPrChange w:id="784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848" w:author="Nick.Tolimieri" w:date="2022-09-19T13:19:00Z"/>
                <w:rFonts w:asciiTheme="minorHAnsi" w:eastAsiaTheme="minorHAnsi" w:hAnsiTheme="minorHAnsi" w:cstheme="minorBidi"/>
                <w:sz w:val="22"/>
                <w:szCs w:val="22"/>
                <w:rPrChange w:id="7849" w:author="Nick.Tolimieri" w:date="2022-09-19T13:19:00Z">
                  <w:rPr>
                    <w:ins w:id="7850" w:author="Nick.Tolimieri" w:date="2022-09-19T13:19:00Z"/>
                    <w:rFonts w:ascii="Calibri" w:hAnsi="Calibri" w:cs="Calibri"/>
                    <w:color w:val="000000"/>
                    <w:sz w:val="22"/>
                    <w:szCs w:val="22"/>
                  </w:rPr>
                </w:rPrChange>
              </w:rPr>
              <w:pPrChange w:id="7851" w:author="Nick.Tolimieri" w:date="2022-09-19T13:19:00Z">
                <w:pPr>
                  <w:jc w:val="right"/>
                </w:pPr>
              </w:pPrChange>
            </w:pPr>
            <w:ins w:id="7852" w:author="Nick.Tolimieri" w:date="2022-09-19T13:19:00Z">
              <w:r w:rsidRPr="002F2C4B">
                <w:rPr>
                  <w:rFonts w:asciiTheme="minorHAnsi" w:eastAsiaTheme="minorHAnsi" w:hAnsiTheme="minorHAnsi" w:cstheme="minorBidi"/>
                  <w:sz w:val="22"/>
                  <w:szCs w:val="22"/>
                  <w:rPrChange w:id="7853" w:author="Nick.Tolimieri" w:date="2022-09-19T13:19:00Z">
                    <w:rPr>
                      <w:rFonts w:ascii="Calibri" w:hAnsi="Calibri" w:cs="Calibri"/>
                      <w:color w:val="000000"/>
                      <w:sz w:val="22"/>
                      <w:szCs w:val="22"/>
                    </w:rPr>
                  </w:rPrChange>
                </w:rPr>
                <w:t>28</w:t>
              </w:r>
            </w:ins>
          </w:p>
        </w:tc>
        <w:tc>
          <w:tcPr>
            <w:tcW w:w="960" w:type="dxa"/>
            <w:noWrap/>
            <w:hideMark/>
            <w:tcPrChange w:id="785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855" w:author="Nick.Tolimieri" w:date="2022-09-19T13:19:00Z"/>
                <w:rFonts w:asciiTheme="minorHAnsi" w:eastAsiaTheme="minorHAnsi" w:hAnsiTheme="minorHAnsi" w:cstheme="minorBidi"/>
                <w:sz w:val="22"/>
                <w:szCs w:val="22"/>
                <w:rPrChange w:id="7856" w:author="Nick.Tolimieri" w:date="2022-09-19T13:19:00Z">
                  <w:rPr>
                    <w:ins w:id="7857" w:author="Nick.Tolimieri" w:date="2022-09-19T13:19:00Z"/>
                    <w:rFonts w:ascii="Calibri" w:hAnsi="Calibri" w:cs="Calibri"/>
                    <w:color w:val="000000"/>
                    <w:sz w:val="22"/>
                    <w:szCs w:val="22"/>
                  </w:rPr>
                </w:rPrChange>
              </w:rPr>
              <w:pPrChange w:id="7858" w:author="Nick.Tolimieri" w:date="2022-09-19T13:19:00Z">
                <w:pPr>
                  <w:jc w:val="right"/>
                </w:pPr>
              </w:pPrChange>
            </w:pPr>
            <w:ins w:id="7859" w:author="Nick.Tolimieri" w:date="2022-09-19T13:19:00Z">
              <w:r w:rsidRPr="002F2C4B">
                <w:rPr>
                  <w:rFonts w:asciiTheme="minorHAnsi" w:eastAsiaTheme="minorHAnsi" w:hAnsiTheme="minorHAnsi" w:cstheme="minorBidi"/>
                  <w:sz w:val="22"/>
                  <w:szCs w:val="22"/>
                  <w:rPrChange w:id="7860" w:author="Nick.Tolimieri" w:date="2022-09-19T13:19:00Z">
                    <w:rPr>
                      <w:rFonts w:ascii="Calibri" w:hAnsi="Calibri" w:cs="Calibri"/>
                      <w:color w:val="000000"/>
                      <w:sz w:val="22"/>
                      <w:szCs w:val="22"/>
                    </w:rPr>
                  </w:rPrChange>
                </w:rPr>
                <w:t>1</w:t>
              </w:r>
            </w:ins>
          </w:p>
        </w:tc>
        <w:tc>
          <w:tcPr>
            <w:tcW w:w="960" w:type="dxa"/>
            <w:noWrap/>
            <w:hideMark/>
            <w:tcPrChange w:id="786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862" w:author="Nick.Tolimieri" w:date="2022-09-19T13:19:00Z"/>
                <w:rFonts w:asciiTheme="minorHAnsi" w:eastAsiaTheme="minorHAnsi" w:hAnsiTheme="minorHAnsi" w:cstheme="minorBidi"/>
                <w:sz w:val="22"/>
                <w:szCs w:val="22"/>
                <w:rPrChange w:id="7863" w:author="Nick.Tolimieri" w:date="2022-09-19T13:19:00Z">
                  <w:rPr>
                    <w:ins w:id="7864" w:author="Nick.Tolimieri" w:date="2022-09-19T13:19:00Z"/>
                    <w:rFonts w:ascii="Calibri" w:hAnsi="Calibri" w:cs="Calibri"/>
                    <w:color w:val="000000"/>
                    <w:sz w:val="22"/>
                    <w:szCs w:val="22"/>
                  </w:rPr>
                </w:rPrChange>
              </w:rPr>
              <w:pPrChange w:id="7865" w:author="Nick.Tolimieri" w:date="2022-09-19T13:19:00Z">
                <w:pPr>
                  <w:jc w:val="right"/>
                </w:pPr>
              </w:pPrChange>
            </w:pPr>
            <w:ins w:id="7866" w:author="Nick.Tolimieri" w:date="2022-09-19T13:19:00Z">
              <w:r w:rsidRPr="002F2C4B">
                <w:rPr>
                  <w:rFonts w:asciiTheme="minorHAnsi" w:eastAsiaTheme="minorHAnsi" w:hAnsiTheme="minorHAnsi" w:cstheme="minorBidi"/>
                  <w:sz w:val="22"/>
                  <w:szCs w:val="22"/>
                  <w:rPrChange w:id="7867" w:author="Nick.Tolimieri" w:date="2022-09-19T13:19:00Z">
                    <w:rPr>
                      <w:rFonts w:ascii="Calibri" w:hAnsi="Calibri" w:cs="Calibri"/>
                      <w:color w:val="000000"/>
                      <w:sz w:val="22"/>
                      <w:szCs w:val="22"/>
                    </w:rPr>
                  </w:rPrChange>
                </w:rPr>
                <w:t>7</w:t>
              </w:r>
            </w:ins>
          </w:p>
        </w:tc>
        <w:tc>
          <w:tcPr>
            <w:tcW w:w="960" w:type="dxa"/>
            <w:noWrap/>
            <w:hideMark/>
            <w:tcPrChange w:id="7868"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869" w:author="Nick.Tolimieri" w:date="2022-09-19T13:19:00Z"/>
                <w:rFonts w:asciiTheme="minorHAnsi" w:eastAsiaTheme="minorHAnsi" w:hAnsiTheme="minorHAnsi" w:cstheme="minorBidi"/>
                <w:sz w:val="22"/>
                <w:szCs w:val="22"/>
                <w:rPrChange w:id="7870" w:author="Nick.Tolimieri" w:date="2022-09-19T13:19:00Z">
                  <w:rPr>
                    <w:ins w:id="7871" w:author="Nick.Tolimieri" w:date="2022-09-19T13:19:00Z"/>
                    <w:rFonts w:ascii="Calibri" w:hAnsi="Calibri" w:cs="Calibri"/>
                    <w:color w:val="000000"/>
                    <w:sz w:val="22"/>
                    <w:szCs w:val="22"/>
                  </w:rPr>
                </w:rPrChange>
              </w:rPr>
              <w:pPrChange w:id="7872" w:author="Nick.Tolimieri" w:date="2022-09-19T13:19:00Z">
                <w:pPr>
                  <w:jc w:val="right"/>
                </w:pPr>
              </w:pPrChange>
            </w:pPr>
            <w:ins w:id="7873" w:author="Nick.Tolimieri" w:date="2022-09-19T13:19:00Z">
              <w:r w:rsidRPr="002F2C4B">
                <w:rPr>
                  <w:rFonts w:asciiTheme="minorHAnsi" w:eastAsiaTheme="minorHAnsi" w:hAnsiTheme="minorHAnsi" w:cstheme="minorBidi"/>
                  <w:sz w:val="22"/>
                  <w:szCs w:val="22"/>
                  <w:rPrChange w:id="7874" w:author="Nick.Tolimieri" w:date="2022-09-19T13:19:00Z">
                    <w:rPr>
                      <w:rFonts w:ascii="Calibri" w:hAnsi="Calibri" w:cs="Calibri"/>
                      <w:color w:val="000000"/>
                      <w:sz w:val="22"/>
                      <w:szCs w:val="22"/>
                    </w:rPr>
                  </w:rPrChange>
                </w:rPr>
                <w:t>7</w:t>
              </w:r>
            </w:ins>
          </w:p>
        </w:tc>
        <w:tc>
          <w:tcPr>
            <w:tcW w:w="960" w:type="dxa"/>
            <w:noWrap/>
            <w:hideMark/>
            <w:tcPrChange w:id="787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876" w:author="Nick.Tolimieri" w:date="2022-09-19T13:19:00Z"/>
                <w:rFonts w:asciiTheme="minorHAnsi" w:eastAsiaTheme="minorHAnsi" w:hAnsiTheme="minorHAnsi" w:cstheme="minorBidi"/>
                <w:sz w:val="22"/>
                <w:szCs w:val="22"/>
                <w:rPrChange w:id="7877" w:author="Nick.Tolimieri" w:date="2022-09-19T13:19:00Z">
                  <w:rPr>
                    <w:ins w:id="7878" w:author="Nick.Tolimieri" w:date="2022-09-19T13:19:00Z"/>
                    <w:rFonts w:ascii="Calibri" w:hAnsi="Calibri" w:cs="Calibri"/>
                    <w:color w:val="000000"/>
                    <w:sz w:val="22"/>
                    <w:szCs w:val="22"/>
                  </w:rPr>
                </w:rPrChange>
              </w:rPr>
              <w:pPrChange w:id="7879" w:author="Nick.Tolimieri" w:date="2022-09-19T13:19:00Z">
                <w:pPr>
                  <w:jc w:val="right"/>
                </w:pPr>
              </w:pPrChange>
            </w:pPr>
            <w:ins w:id="7880" w:author="Nick.Tolimieri" w:date="2022-09-19T13:19:00Z">
              <w:r w:rsidRPr="002F2C4B">
                <w:rPr>
                  <w:rFonts w:asciiTheme="minorHAnsi" w:eastAsiaTheme="minorHAnsi" w:hAnsiTheme="minorHAnsi" w:cstheme="minorBidi"/>
                  <w:sz w:val="22"/>
                  <w:szCs w:val="22"/>
                  <w:rPrChange w:id="7881" w:author="Nick.Tolimieri" w:date="2022-09-19T13:19:00Z">
                    <w:rPr>
                      <w:rFonts w:ascii="Calibri" w:hAnsi="Calibri" w:cs="Calibri"/>
                      <w:color w:val="000000"/>
                      <w:sz w:val="22"/>
                      <w:szCs w:val="22"/>
                    </w:rPr>
                  </w:rPrChange>
                </w:rPr>
                <w:t>7</w:t>
              </w:r>
            </w:ins>
          </w:p>
        </w:tc>
        <w:tc>
          <w:tcPr>
            <w:tcW w:w="960" w:type="dxa"/>
            <w:noWrap/>
            <w:hideMark/>
            <w:tcPrChange w:id="788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883" w:author="Nick.Tolimieri" w:date="2022-09-19T13:19:00Z"/>
                <w:rFonts w:asciiTheme="minorHAnsi" w:eastAsiaTheme="minorHAnsi" w:hAnsiTheme="minorHAnsi" w:cstheme="minorBidi"/>
                <w:sz w:val="22"/>
                <w:szCs w:val="22"/>
                <w:rPrChange w:id="7884" w:author="Nick.Tolimieri" w:date="2022-09-19T13:19:00Z">
                  <w:rPr>
                    <w:ins w:id="7885" w:author="Nick.Tolimieri" w:date="2022-09-19T13:19:00Z"/>
                    <w:rFonts w:ascii="Calibri" w:hAnsi="Calibri" w:cs="Calibri"/>
                    <w:color w:val="000000"/>
                    <w:sz w:val="22"/>
                    <w:szCs w:val="22"/>
                  </w:rPr>
                </w:rPrChange>
              </w:rPr>
              <w:pPrChange w:id="7886" w:author="Nick.Tolimieri" w:date="2022-09-19T13:19:00Z">
                <w:pPr>
                  <w:jc w:val="right"/>
                </w:pPr>
              </w:pPrChange>
            </w:pPr>
            <w:ins w:id="7887" w:author="Nick.Tolimieri" w:date="2022-09-19T13:19:00Z">
              <w:r w:rsidRPr="002F2C4B">
                <w:rPr>
                  <w:rFonts w:asciiTheme="minorHAnsi" w:eastAsiaTheme="minorHAnsi" w:hAnsiTheme="minorHAnsi" w:cstheme="minorBidi"/>
                  <w:sz w:val="22"/>
                  <w:szCs w:val="22"/>
                  <w:rPrChange w:id="7888" w:author="Nick.Tolimieri" w:date="2022-09-19T13:19:00Z">
                    <w:rPr>
                      <w:rFonts w:ascii="Calibri" w:hAnsi="Calibri" w:cs="Calibri"/>
                      <w:color w:val="000000"/>
                      <w:sz w:val="22"/>
                      <w:szCs w:val="22"/>
                    </w:rPr>
                  </w:rPrChange>
                </w:rPr>
                <w:t>1.85</w:t>
              </w:r>
            </w:ins>
          </w:p>
        </w:tc>
        <w:tc>
          <w:tcPr>
            <w:tcW w:w="960" w:type="dxa"/>
            <w:noWrap/>
            <w:hideMark/>
            <w:tcPrChange w:id="788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890" w:author="Nick.Tolimieri" w:date="2022-09-19T13:19:00Z"/>
                <w:rFonts w:asciiTheme="minorHAnsi" w:eastAsiaTheme="minorHAnsi" w:hAnsiTheme="minorHAnsi" w:cstheme="minorBidi"/>
                <w:sz w:val="22"/>
                <w:szCs w:val="22"/>
                <w:rPrChange w:id="7891" w:author="Nick.Tolimieri" w:date="2022-09-19T13:19:00Z">
                  <w:rPr>
                    <w:ins w:id="7892" w:author="Nick.Tolimieri" w:date="2022-09-19T13:19:00Z"/>
                    <w:rFonts w:ascii="Calibri" w:hAnsi="Calibri" w:cs="Calibri"/>
                    <w:color w:val="000000"/>
                    <w:sz w:val="22"/>
                    <w:szCs w:val="22"/>
                  </w:rPr>
                </w:rPrChange>
              </w:rPr>
              <w:pPrChange w:id="7893" w:author="Nick.Tolimieri" w:date="2022-09-19T13:19:00Z">
                <w:pPr>
                  <w:jc w:val="right"/>
                </w:pPr>
              </w:pPrChange>
            </w:pPr>
            <w:ins w:id="7894" w:author="Nick.Tolimieri" w:date="2022-09-19T13:19:00Z">
              <w:r w:rsidRPr="002F2C4B">
                <w:rPr>
                  <w:rFonts w:asciiTheme="minorHAnsi" w:eastAsiaTheme="minorHAnsi" w:hAnsiTheme="minorHAnsi" w:cstheme="minorBidi"/>
                  <w:sz w:val="22"/>
                  <w:szCs w:val="22"/>
                  <w:rPrChange w:id="7895" w:author="Nick.Tolimieri" w:date="2022-09-19T13:19:00Z">
                    <w:rPr>
                      <w:rFonts w:ascii="Calibri" w:hAnsi="Calibri" w:cs="Calibri"/>
                      <w:color w:val="000000"/>
                      <w:sz w:val="22"/>
                      <w:szCs w:val="22"/>
                    </w:rPr>
                  </w:rPrChange>
                </w:rPr>
                <w:t>0.11</w:t>
              </w:r>
            </w:ins>
          </w:p>
        </w:tc>
      </w:tr>
      <w:tr w:rsidR="002F2C4B" w:rsidRPr="002F2C4B" w:rsidTr="002F2C4B">
        <w:trPr>
          <w:divId w:val="276135201"/>
          <w:trHeight w:val="300"/>
          <w:ins w:id="7896" w:author="Nick.Tolimieri" w:date="2022-09-19T13:19:00Z"/>
          <w:trPrChange w:id="7897" w:author="Nick.Tolimieri" w:date="2022-09-19T13:19:00Z">
            <w:trPr>
              <w:divId w:val="276135201"/>
              <w:trHeight w:val="300"/>
            </w:trPr>
          </w:trPrChange>
        </w:trPr>
        <w:tc>
          <w:tcPr>
            <w:tcW w:w="960" w:type="dxa"/>
            <w:noWrap/>
            <w:hideMark/>
            <w:tcPrChange w:id="7898"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899" w:author="Nick.Tolimieri" w:date="2022-09-19T13:19:00Z"/>
                <w:rFonts w:asciiTheme="minorHAnsi" w:eastAsiaTheme="minorHAnsi" w:hAnsiTheme="minorHAnsi" w:cstheme="minorBidi"/>
                <w:sz w:val="22"/>
                <w:szCs w:val="22"/>
                <w:rPrChange w:id="7900" w:author="Nick.Tolimieri" w:date="2022-09-19T13:19:00Z">
                  <w:rPr>
                    <w:ins w:id="7901" w:author="Nick.Tolimieri" w:date="2022-09-19T13:19:00Z"/>
                    <w:rFonts w:ascii="Calibri" w:hAnsi="Calibri" w:cs="Calibri"/>
                    <w:color w:val="000000"/>
                    <w:sz w:val="22"/>
                    <w:szCs w:val="22"/>
                  </w:rPr>
                </w:rPrChange>
              </w:rPr>
              <w:pPrChange w:id="7902" w:author="Nick.Tolimieri" w:date="2022-09-19T13:19:00Z">
                <w:pPr/>
              </w:pPrChange>
            </w:pPr>
            <w:ins w:id="7903" w:author="Nick.Tolimieri" w:date="2022-09-19T13:19:00Z">
              <w:r w:rsidRPr="002F2C4B">
                <w:rPr>
                  <w:rFonts w:asciiTheme="minorHAnsi" w:eastAsiaTheme="minorHAnsi" w:hAnsiTheme="minorHAnsi" w:cstheme="minorBidi"/>
                  <w:sz w:val="22"/>
                  <w:szCs w:val="22"/>
                  <w:rPrChange w:id="7904" w:author="Nick.Tolimieri" w:date="2022-09-19T13:19:00Z">
                    <w:rPr>
                      <w:rFonts w:ascii="Calibri" w:hAnsi="Calibri" w:cs="Calibri"/>
                      <w:color w:val="000000"/>
                      <w:sz w:val="22"/>
                      <w:szCs w:val="22"/>
                    </w:rPr>
                  </w:rPrChange>
                </w:rPr>
                <w:t>Cape Alava</w:t>
              </w:r>
            </w:ins>
          </w:p>
        </w:tc>
        <w:tc>
          <w:tcPr>
            <w:tcW w:w="960" w:type="dxa"/>
            <w:noWrap/>
            <w:hideMark/>
            <w:tcPrChange w:id="790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906" w:author="Nick.Tolimieri" w:date="2022-09-19T13:19:00Z"/>
                <w:rFonts w:asciiTheme="minorHAnsi" w:eastAsiaTheme="minorHAnsi" w:hAnsiTheme="minorHAnsi" w:cstheme="minorBidi"/>
                <w:sz w:val="22"/>
                <w:szCs w:val="22"/>
                <w:rPrChange w:id="7907" w:author="Nick.Tolimieri" w:date="2022-09-19T13:19:00Z">
                  <w:rPr>
                    <w:ins w:id="7908" w:author="Nick.Tolimieri" w:date="2022-09-19T13:19:00Z"/>
                    <w:rFonts w:ascii="Calibri" w:hAnsi="Calibri" w:cs="Calibri"/>
                    <w:color w:val="000000"/>
                    <w:sz w:val="22"/>
                    <w:szCs w:val="22"/>
                  </w:rPr>
                </w:rPrChange>
              </w:rPr>
              <w:pPrChange w:id="7909" w:author="Nick.Tolimieri" w:date="2022-09-19T13:19:00Z">
                <w:pPr>
                  <w:jc w:val="right"/>
                </w:pPr>
              </w:pPrChange>
            </w:pPr>
            <w:ins w:id="7910" w:author="Nick.Tolimieri" w:date="2022-09-19T13:19:00Z">
              <w:r w:rsidRPr="002F2C4B">
                <w:rPr>
                  <w:rFonts w:asciiTheme="minorHAnsi" w:eastAsiaTheme="minorHAnsi" w:hAnsiTheme="minorHAnsi" w:cstheme="minorBidi"/>
                  <w:sz w:val="22"/>
                  <w:szCs w:val="22"/>
                  <w:rPrChange w:id="7911" w:author="Nick.Tolimieri" w:date="2022-09-19T13:19:00Z">
                    <w:rPr>
                      <w:rFonts w:ascii="Calibri" w:hAnsi="Calibri" w:cs="Calibri"/>
                      <w:color w:val="000000"/>
                      <w:sz w:val="22"/>
                      <w:szCs w:val="22"/>
                    </w:rPr>
                  </w:rPrChange>
                </w:rPr>
                <w:t>2006</w:t>
              </w:r>
            </w:ins>
          </w:p>
        </w:tc>
        <w:tc>
          <w:tcPr>
            <w:tcW w:w="960" w:type="dxa"/>
            <w:noWrap/>
            <w:hideMark/>
            <w:tcPrChange w:id="791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913" w:author="Nick.Tolimieri" w:date="2022-09-19T13:19:00Z"/>
                <w:rFonts w:asciiTheme="minorHAnsi" w:eastAsiaTheme="minorHAnsi" w:hAnsiTheme="minorHAnsi" w:cstheme="minorBidi"/>
                <w:sz w:val="22"/>
                <w:szCs w:val="22"/>
                <w:rPrChange w:id="7914" w:author="Nick.Tolimieri" w:date="2022-09-19T13:19:00Z">
                  <w:rPr>
                    <w:ins w:id="7915" w:author="Nick.Tolimieri" w:date="2022-09-19T13:19:00Z"/>
                    <w:rFonts w:ascii="Calibri" w:hAnsi="Calibri" w:cs="Calibri"/>
                    <w:color w:val="000000"/>
                    <w:sz w:val="22"/>
                    <w:szCs w:val="22"/>
                  </w:rPr>
                </w:rPrChange>
              </w:rPr>
              <w:pPrChange w:id="7916" w:author="Nick.Tolimieri" w:date="2022-09-19T13:19:00Z">
                <w:pPr>
                  <w:jc w:val="right"/>
                </w:pPr>
              </w:pPrChange>
            </w:pPr>
            <w:ins w:id="7917" w:author="Nick.Tolimieri" w:date="2022-09-19T13:19:00Z">
              <w:r w:rsidRPr="002F2C4B">
                <w:rPr>
                  <w:rFonts w:asciiTheme="minorHAnsi" w:eastAsiaTheme="minorHAnsi" w:hAnsiTheme="minorHAnsi" w:cstheme="minorBidi"/>
                  <w:sz w:val="22"/>
                  <w:szCs w:val="22"/>
                  <w:rPrChange w:id="7918" w:author="Nick.Tolimieri" w:date="2022-09-19T13:19:00Z">
                    <w:rPr>
                      <w:rFonts w:ascii="Calibri" w:hAnsi="Calibri" w:cs="Calibri"/>
                      <w:color w:val="000000"/>
                      <w:sz w:val="22"/>
                      <w:szCs w:val="22"/>
                    </w:rPr>
                  </w:rPrChange>
                </w:rPr>
                <w:t>0</w:t>
              </w:r>
            </w:ins>
          </w:p>
        </w:tc>
        <w:tc>
          <w:tcPr>
            <w:tcW w:w="960" w:type="dxa"/>
            <w:noWrap/>
            <w:hideMark/>
            <w:tcPrChange w:id="791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920" w:author="Nick.Tolimieri" w:date="2022-09-19T13:19:00Z"/>
                <w:rFonts w:asciiTheme="minorHAnsi" w:eastAsiaTheme="minorHAnsi" w:hAnsiTheme="minorHAnsi" w:cstheme="minorBidi"/>
                <w:sz w:val="22"/>
                <w:szCs w:val="22"/>
                <w:rPrChange w:id="7921" w:author="Nick.Tolimieri" w:date="2022-09-19T13:19:00Z">
                  <w:rPr>
                    <w:ins w:id="7922" w:author="Nick.Tolimieri" w:date="2022-09-19T13:19:00Z"/>
                    <w:rFonts w:ascii="Calibri" w:hAnsi="Calibri" w:cs="Calibri"/>
                    <w:color w:val="000000"/>
                    <w:sz w:val="22"/>
                    <w:szCs w:val="22"/>
                  </w:rPr>
                </w:rPrChange>
              </w:rPr>
              <w:pPrChange w:id="7923" w:author="Nick.Tolimieri" w:date="2022-09-19T13:19:00Z">
                <w:pPr>
                  <w:jc w:val="right"/>
                </w:pPr>
              </w:pPrChange>
            </w:pPr>
            <w:ins w:id="7924" w:author="Nick.Tolimieri" w:date="2022-09-19T13:19:00Z">
              <w:r w:rsidRPr="002F2C4B">
                <w:rPr>
                  <w:rFonts w:asciiTheme="minorHAnsi" w:eastAsiaTheme="minorHAnsi" w:hAnsiTheme="minorHAnsi" w:cstheme="minorBidi"/>
                  <w:sz w:val="22"/>
                  <w:szCs w:val="22"/>
                  <w:rPrChange w:id="7925" w:author="Nick.Tolimieri" w:date="2022-09-19T13:19:00Z">
                    <w:rPr>
                      <w:rFonts w:ascii="Calibri" w:hAnsi="Calibri" w:cs="Calibri"/>
                      <w:color w:val="000000"/>
                      <w:sz w:val="22"/>
                      <w:szCs w:val="22"/>
                    </w:rPr>
                  </w:rPrChange>
                </w:rPr>
                <w:t>16</w:t>
              </w:r>
            </w:ins>
          </w:p>
        </w:tc>
        <w:tc>
          <w:tcPr>
            <w:tcW w:w="960" w:type="dxa"/>
            <w:noWrap/>
            <w:hideMark/>
            <w:tcPrChange w:id="792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927" w:author="Nick.Tolimieri" w:date="2022-09-19T13:19:00Z"/>
                <w:rFonts w:asciiTheme="minorHAnsi" w:eastAsiaTheme="minorHAnsi" w:hAnsiTheme="minorHAnsi" w:cstheme="minorBidi"/>
                <w:sz w:val="22"/>
                <w:szCs w:val="22"/>
                <w:rPrChange w:id="7928" w:author="Nick.Tolimieri" w:date="2022-09-19T13:19:00Z">
                  <w:rPr>
                    <w:ins w:id="7929" w:author="Nick.Tolimieri" w:date="2022-09-19T13:19:00Z"/>
                    <w:rFonts w:ascii="Calibri" w:hAnsi="Calibri" w:cs="Calibri"/>
                    <w:color w:val="000000"/>
                    <w:sz w:val="22"/>
                    <w:szCs w:val="22"/>
                  </w:rPr>
                </w:rPrChange>
              </w:rPr>
              <w:pPrChange w:id="7930" w:author="Nick.Tolimieri" w:date="2022-09-19T13:19:00Z">
                <w:pPr>
                  <w:jc w:val="right"/>
                </w:pPr>
              </w:pPrChange>
            </w:pPr>
            <w:ins w:id="7931" w:author="Nick.Tolimieri" w:date="2022-09-19T13:19:00Z">
              <w:r w:rsidRPr="002F2C4B">
                <w:rPr>
                  <w:rFonts w:asciiTheme="minorHAnsi" w:eastAsiaTheme="minorHAnsi" w:hAnsiTheme="minorHAnsi" w:cstheme="minorBidi"/>
                  <w:sz w:val="22"/>
                  <w:szCs w:val="22"/>
                  <w:rPrChange w:id="7932" w:author="Nick.Tolimieri" w:date="2022-09-19T13:19:00Z">
                    <w:rPr>
                      <w:rFonts w:ascii="Calibri" w:hAnsi="Calibri" w:cs="Calibri"/>
                      <w:color w:val="000000"/>
                      <w:sz w:val="22"/>
                      <w:szCs w:val="22"/>
                    </w:rPr>
                  </w:rPrChange>
                </w:rPr>
                <w:t>1</w:t>
              </w:r>
            </w:ins>
          </w:p>
        </w:tc>
        <w:tc>
          <w:tcPr>
            <w:tcW w:w="960" w:type="dxa"/>
            <w:noWrap/>
            <w:hideMark/>
            <w:tcPrChange w:id="7933"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934" w:author="Nick.Tolimieri" w:date="2022-09-19T13:19:00Z"/>
                <w:rFonts w:asciiTheme="minorHAnsi" w:eastAsiaTheme="minorHAnsi" w:hAnsiTheme="minorHAnsi" w:cstheme="minorBidi"/>
                <w:sz w:val="22"/>
                <w:szCs w:val="22"/>
                <w:rPrChange w:id="7935" w:author="Nick.Tolimieri" w:date="2022-09-19T13:19:00Z">
                  <w:rPr>
                    <w:ins w:id="7936" w:author="Nick.Tolimieri" w:date="2022-09-19T13:19:00Z"/>
                    <w:rFonts w:ascii="Calibri" w:hAnsi="Calibri" w:cs="Calibri"/>
                    <w:color w:val="000000"/>
                    <w:sz w:val="22"/>
                    <w:szCs w:val="22"/>
                  </w:rPr>
                </w:rPrChange>
              </w:rPr>
              <w:pPrChange w:id="7937" w:author="Nick.Tolimieri" w:date="2022-09-19T13:19:00Z">
                <w:pPr>
                  <w:jc w:val="right"/>
                </w:pPr>
              </w:pPrChange>
            </w:pPr>
            <w:ins w:id="7938" w:author="Nick.Tolimieri" w:date="2022-09-19T13:19:00Z">
              <w:r w:rsidRPr="002F2C4B">
                <w:rPr>
                  <w:rFonts w:asciiTheme="minorHAnsi" w:eastAsiaTheme="minorHAnsi" w:hAnsiTheme="minorHAnsi" w:cstheme="minorBidi"/>
                  <w:sz w:val="22"/>
                  <w:szCs w:val="22"/>
                  <w:rPrChange w:id="7939" w:author="Nick.Tolimieri" w:date="2022-09-19T13:19:00Z">
                    <w:rPr>
                      <w:rFonts w:ascii="Calibri" w:hAnsi="Calibri" w:cs="Calibri"/>
                      <w:color w:val="000000"/>
                      <w:sz w:val="22"/>
                      <w:szCs w:val="22"/>
                    </w:rPr>
                  </w:rPrChange>
                </w:rPr>
                <w:t>5</w:t>
              </w:r>
            </w:ins>
          </w:p>
        </w:tc>
        <w:tc>
          <w:tcPr>
            <w:tcW w:w="960" w:type="dxa"/>
            <w:noWrap/>
            <w:hideMark/>
            <w:tcPrChange w:id="794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941" w:author="Nick.Tolimieri" w:date="2022-09-19T13:19:00Z"/>
                <w:rFonts w:asciiTheme="minorHAnsi" w:eastAsiaTheme="minorHAnsi" w:hAnsiTheme="minorHAnsi" w:cstheme="minorBidi"/>
                <w:sz w:val="22"/>
                <w:szCs w:val="22"/>
                <w:rPrChange w:id="7942" w:author="Nick.Tolimieri" w:date="2022-09-19T13:19:00Z">
                  <w:rPr>
                    <w:ins w:id="7943" w:author="Nick.Tolimieri" w:date="2022-09-19T13:19:00Z"/>
                    <w:rFonts w:ascii="Calibri" w:hAnsi="Calibri" w:cs="Calibri"/>
                    <w:color w:val="000000"/>
                    <w:sz w:val="22"/>
                    <w:szCs w:val="22"/>
                  </w:rPr>
                </w:rPrChange>
              </w:rPr>
              <w:pPrChange w:id="7944" w:author="Nick.Tolimieri" w:date="2022-09-19T13:19:00Z">
                <w:pPr>
                  <w:jc w:val="right"/>
                </w:pPr>
              </w:pPrChange>
            </w:pPr>
            <w:ins w:id="7945" w:author="Nick.Tolimieri" w:date="2022-09-19T13:19:00Z">
              <w:r w:rsidRPr="002F2C4B">
                <w:rPr>
                  <w:rFonts w:asciiTheme="minorHAnsi" w:eastAsiaTheme="minorHAnsi" w:hAnsiTheme="minorHAnsi" w:cstheme="minorBidi"/>
                  <w:sz w:val="22"/>
                  <w:szCs w:val="22"/>
                  <w:rPrChange w:id="7946" w:author="Nick.Tolimieri" w:date="2022-09-19T13:19:00Z">
                    <w:rPr>
                      <w:rFonts w:ascii="Calibri" w:hAnsi="Calibri" w:cs="Calibri"/>
                      <w:color w:val="000000"/>
                      <w:sz w:val="22"/>
                      <w:szCs w:val="22"/>
                    </w:rPr>
                  </w:rPrChange>
                </w:rPr>
                <w:t>5</w:t>
              </w:r>
            </w:ins>
          </w:p>
        </w:tc>
        <w:tc>
          <w:tcPr>
            <w:tcW w:w="960" w:type="dxa"/>
            <w:noWrap/>
            <w:hideMark/>
            <w:tcPrChange w:id="794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948" w:author="Nick.Tolimieri" w:date="2022-09-19T13:19:00Z"/>
                <w:rFonts w:asciiTheme="minorHAnsi" w:eastAsiaTheme="minorHAnsi" w:hAnsiTheme="minorHAnsi" w:cstheme="minorBidi"/>
                <w:sz w:val="22"/>
                <w:szCs w:val="22"/>
                <w:rPrChange w:id="7949" w:author="Nick.Tolimieri" w:date="2022-09-19T13:19:00Z">
                  <w:rPr>
                    <w:ins w:id="7950" w:author="Nick.Tolimieri" w:date="2022-09-19T13:19:00Z"/>
                    <w:rFonts w:ascii="Calibri" w:hAnsi="Calibri" w:cs="Calibri"/>
                    <w:color w:val="000000"/>
                    <w:sz w:val="22"/>
                    <w:szCs w:val="22"/>
                  </w:rPr>
                </w:rPrChange>
              </w:rPr>
              <w:pPrChange w:id="7951" w:author="Nick.Tolimieri" w:date="2022-09-19T13:19:00Z">
                <w:pPr>
                  <w:jc w:val="right"/>
                </w:pPr>
              </w:pPrChange>
            </w:pPr>
            <w:ins w:id="7952" w:author="Nick.Tolimieri" w:date="2022-09-19T13:19:00Z">
              <w:r w:rsidRPr="002F2C4B">
                <w:rPr>
                  <w:rFonts w:asciiTheme="minorHAnsi" w:eastAsiaTheme="minorHAnsi" w:hAnsiTheme="minorHAnsi" w:cstheme="minorBidi"/>
                  <w:sz w:val="22"/>
                  <w:szCs w:val="22"/>
                  <w:rPrChange w:id="7953" w:author="Nick.Tolimieri" w:date="2022-09-19T13:19:00Z">
                    <w:rPr>
                      <w:rFonts w:ascii="Calibri" w:hAnsi="Calibri" w:cs="Calibri"/>
                      <w:color w:val="000000"/>
                      <w:sz w:val="22"/>
                      <w:szCs w:val="22"/>
                    </w:rPr>
                  </w:rPrChange>
                </w:rPr>
                <w:t>5</w:t>
              </w:r>
            </w:ins>
          </w:p>
        </w:tc>
        <w:tc>
          <w:tcPr>
            <w:tcW w:w="960" w:type="dxa"/>
            <w:noWrap/>
            <w:hideMark/>
            <w:tcPrChange w:id="795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955" w:author="Nick.Tolimieri" w:date="2022-09-19T13:19:00Z"/>
                <w:rFonts w:asciiTheme="minorHAnsi" w:eastAsiaTheme="minorHAnsi" w:hAnsiTheme="minorHAnsi" w:cstheme="minorBidi"/>
                <w:sz w:val="22"/>
                <w:szCs w:val="22"/>
                <w:rPrChange w:id="7956" w:author="Nick.Tolimieri" w:date="2022-09-19T13:19:00Z">
                  <w:rPr>
                    <w:ins w:id="7957" w:author="Nick.Tolimieri" w:date="2022-09-19T13:19:00Z"/>
                    <w:rFonts w:ascii="Calibri" w:hAnsi="Calibri" w:cs="Calibri"/>
                    <w:color w:val="000000"/>
                    <w:sz w:val="22"/>
                    <w:szCs w:val="22"/>
                  </w:rPr>
                </w:rPrChange>
              </w:rPr>
              <w:pPrChange w:id="7958" w:author="Nick.Tolimieri" w:date="2022-09-19T13:19:00Z">
                <w:pPr>
                  <w:jc w:val="right"/>
                </w:pPr>
              </w:pPrChange>
            </w:pPr>
            <w:ins w:id="7959" w:author="Nick.Tolimieri" w:date="2022-09-19T13:19:00Z">
              <w:r w:rsidRPr="002F2C4B">
                <w:rPr>
                  <w:rFonts w:asciiTheme="minorHAnsi" w:eastAsiaTheme="minorHAnsi" w:hAnsiTheme="minorHAnsi" w:cstheme="minorBidi"/>
                  <w:sz w:val="22"/>
                  <w:szCs w:val="22"/>
                  <w:rPrChange w:id="7960" w:author="Nick.Tolimieri" w:date="2022-09-19T13:19:00Z">
                    <w:rPr>
                      <w:rFonts w:ascii="Calibri" w:hAnsi="Calibri" w:cs="Calibri"/>
                      <w:color w:val="000000"/>
                      <w:sz w:val="22"/>
                      <w:szCs w:val="22"/>
                    </w:rPr>
                  </w:rPrChange>
                </w:rPr>
                <w:t>1.57</w:t>
              </w:r>
            </w:ins>
          </w:p>
        </w:tc>
        <w:tc>
          <w:tcPr>
            <w:tcW w:w="960" w:type="dxa"/>
            <w:noWrap/>
            <w:hideMark/>
            <w:tcPrChange w:id="796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962" w:author="Nick.Tolimieri" w:date="2022-09-19T13:19:00Z"/>
                <w:rFonts w:asciiTheme="minorHAnsi" w:eastAsiaTheme="minorHAnsi" w:hAnsiTheme="minorHAnsi" w:cstheme="minorBidi"/>
                <w:sz w:val="22"/>
                <w:szCs w:val="22"/>
                <w:rPrChange w:id="7963" w:author="Nick.Tolimieri" w:date="2022-09-19T13:19:00Z">
                  <w:rPr>
                    <w:ins w:id="7964" w:author="Nick.Tolimieri" w:date="2022-09-19T13:19:00Z"/>
                    <w:rFonts w:ascii="Calibri" w:hAnsi="Calibri" w:cs="Calibri"/>
                    <w:color w:val="000000"/>
                    <w:sz w:val="22"/>
                    <w:szCs w:val="22"/>
                  </w:rPr>
                </w:rPrChange>
              </w:rPr>
              <w:pPrChange w:id="7965" w:author="Nick.Tolimieri" w:date="2022-09-19T13:19:00Z">
                <w:pPr>
                  <w:jc w:val="right"/>
                </w:pPr>
              </w:pPrChange>
            </w:pPr>
            <w:ins w:id="7966" w:author="Nick.Tolimieri" w:date="2022-09-19T13:19:00Z">
              <w:r w:rsidRPr="002F2C4B">
                <w:rPr>
                  <w:rFonts w:asciiTheme="minorHAnsi" w:eastAsiaTheme="minorHAnsi" w:hAnsiTheme="minorHAnsi" w:cstheme="minorBidi"/>
                  <w:sz w:val="22"/>
                  <w:szCs w:val="22"/>
                  <w:rPrChange w:id="7967" w:author="Nick.Tolimieri" w:date="2022-09-19T13:19:00Z">
                    <w:rPr>
                      <w:rFonts w:ascii="Calibri" w:hAnsi="Calibri" w:cs="Calibri"/>
                      <w:color w:val="000000"/>
                      <w:sz w:val="22"/>
                      <w:szCs w:val="22"/>
                    </w:rPr>
                  </w:rPrChange>
                </w:rPr>
                <w:t>0.15</w:t>
              </w:r>
            </w:ins>
          </w:p>
        </w:tc>
      </w:tr>
      <w:tr w:rsidR="002F2C4B" w:rsidRPr="002F2C4B" w:rsidTr="002F2C4B">
        <w:trPr>
          <w:divId w:val="276135201"/>
          <w:trHeight w:val="300"/>
          <w:ins w:id="7968" w:author="Nick.Tolimieri" w:date="2022-09-19T13:19:00Z"/>
          <w:trPrChange w:id="7969" w:author="Nick.Tolimieri" w:date="2022-09-19T13:19:00Z">
            <w:trPr>
              <w:divId w:val="276135201"/>
              <w:trHeight w:val="300"/>
            </w:trPr>
          </w:trPrChange>
        </w:trPr>
        <w:tc>
          <w:tcPr>
            <w:tcW w:w="960" w:type="dxa"/>
            <w:noWrap/>
            <w:hideMark/>
            <w:tcPrChange w:id="797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971" w:author="Nick.Tolimieri" w:date="2022-09-19T13:19:00Z"/>
                <w:rFonts w:asciiTheme="minorHAnsi" w:eastAsiaTheme="minorHAnsi" w:hAnsiTheme="minorHAnsi" w:cstheme="minorBidi"/>
                <w:sz w:val="22"/>
                <w:szCs w:val="22"/>
                <w:rPrChange w:id="7972" w:author="Nick.Tolimieri" w:date="2022-09-19T13:19:00Z">
                  <w:rPr>
                    <w:ins w:id="7973" w:author="Nick.Tolimieri" w:date="2022-09-19T13:19:00Z"/>
                    <w:rFonts w:ascii="Calibri" w:hAnsi="Calibri" w:cs="Calibri"/>
                    <w:color w:val="000000"/>
                    <w:sz w:val="22"/>
                    <w:szCs w:val="22"/>
                  </w:rPr>
                </w:rPrChange>
              </w:rPr>
              <w:pPrChange w:id="7974" w:author="Nick.Tolimieri" w:date="2022-09-19T13:19:00Z">
                <w:pPr/>
              </w:pPrChange>
            </w:pPr>
            <w:ins w:id="7975" w:author="Nick.Tolimieri" w:date="2022-09-19T13:19:00Z">
              <w:r w:rsidRPr="002F2C4B">
                <w:rPr>
                  <w:rFonts w:asciiTheme="minorHAnsi" w:eastAsiaTheme="minorHAnsi" w:hAnsiTheme="minorHAnsi" w:cstheme="minorBidi"/>
                  <w:sz w:val="22"/>
                  <w:szCs w:val="22"/>
                  <w:rPrChange w:id="7976" w:author="Nick.Tolimieri" w:date="2022-09-19T13:19:00Z">
                    <w:rPr>
                      <w:rFonts w:ascii="Calibri" w:hAnsi="Calibri" w:cs="Calibri"/>
                      <w:color w:val="000000"/>
                      <w:sz w:val="22"/>
                      <w:szCs w:val="22"/>
                    </w:rPr>
                  </w:rPrChange>
                </w:rPr>
                <w:t>Cape Alava</w:t>
              </w:r>
            </w:ins>
          </w:p>
        </w:tc>
        <w:tc>
          <w:tcPr>
            <w:tcW w:w="960" w:type="dxa"/>
            <w:noWrap/>
            <w:hideMark/>
            <w:tcPrChange w:id="797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978" w:author="Nick.Tolimieri" w:date="2022-09-19T13:19:00Z"/>
                <w:rFonts w:asciiTheme="minorHAnsi" w:eastAsiaTheme="minorHAnsi" w:hAnsiTheme="minorHAnsi" w:cstheme="minorBidi"/>
                <w:sz w:val="22"/>
                <w:szCs w:val="22"/>
                <w:rPrChange w:id="7979" w:author="Nick.Tolimieri" w:date="2022-09-19T13:19:00Z">
                  <w:rPr>
                    <w:ins w:id="7980" w:author="Nick.Tolimieri" w:date="2022-09-19T13:19:00Z"/>
                    <w:rFonts w:ascii="Calibri" w:hAnsi="Calibri" w:cs="Calibri"/>
                    <w:color w:val="000000"/>
                    <w:sz w:val="22"/>
                    <w:szCs w:val="22"/>
                  </w:rPr>
                </w:rPrChange>
              </w:rPr>
              <w:pPrChange w:id="7981" w:author="Nick.Tolimieri" w:date="2022-09-19T13:19:00Z">
                <w:pPr>
                  <w:jc w:val="right"/>
                </w:pPr>
              </w:pPrChange>
            </w:pPr>
            <w:ins w:id="7982" w:author="Nick.Tolimieri" w:date="2022-09-19T13:19:00Z">
              <w:r w:rsidRPr="002F2C4B">
                <w:rPr>
                  <w:rFonts w:asciiTheme="minorHAnsi" w:eastAsiaTheme="minorHAnsi" w:hAnsiTheme="minorHAnsi" w:cstheme="minorBidi"/>
                  <w:sz w:val="22"/>
                  <w:szCs w:val="22"/>
                  <w:rPrChange w:id="7983" w:author="Nick.Tolimieri" w:date="2022-09-19T13:19:00Z">
                    <w:rPr>
                      <w:rFonts w:ascii="Calibri" w:hAnsi="Calibri" w:cs="Calibri"/>
                      <w:color w:val="000000"/>
                      <w:sz w:val="22"/>
                      <w:szCs w:val="22"/>
                    </w:rPr>
                  </w:rPrChange>
                </w:rPr>
                <w:t>2007</w:t>
              </w:r>
            </w:ins>
          </w:p>
        </w:tc>
        <w:tc>
          <w:tcPr>
            <w:tcW w:w="960" w:type="dxa"/>
            <w:noWrap/>
            <w:hideMark/>
            <w:tcPrChange w:id="798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985" w:author="Nick.Tolimieri" w:date="2022-09-19T13:19:00Z"/>
                <w:rFonts w:asciiTheme="minorHAnsi" w:eastAsiaTheme="minorHAnsi" w:hAnsiTheme="minorHAnsi" w:cstheme="minorBidi"/>
                <w:sz w:val="22"/>
                <w:szCs w:val="22"/>
                <w:rPrChange w:id="7986" w:author="Nick.Tolimieri" w:date="2022-09-19T13:19:00Z">
                  <w:rPr>
                    <w:ins w:id="7987" w:author="Nick.Tolimieri" w:date="2022-09-19T13:19:00Z"/>
                    <w:rFonts w:ascii="Calibri" w:hAnsi="Calibri" w:cs="Calibri"/>
                    <w:color w:val="000000"/>
                    <w:sz w:val="22"/>
                    <w:szCs w:val="22"/>
                  </w:rPr>
                </w:rPrChange>
              </w:rPr>
              <w:pPrChange w:id="7988" w:author="Nick.Tolimieri" w:date="2022-09-19T13:19:00Z">
                <w:pPr>
                  <w:jc w:val="right"/>
                </w:pPr>
              </w:pPrChange>
            </w:pPr>
            <w:ins w:id="7989" w:author="Nick.Tolimieri" w:date="2022-09-19T13:19:00Z">
              <w:r w:rsidRPr="002F2C4B">
                <w:rPr>
                  <w:rFonts w:asciiTheme="minorHAnsi" w:eastAsiaTheme="minorHAnsi" w:hAnsiTheme="minorHAnsi" w:cstheme="minorBidi"/>
                  <w:sz w:val="22"/>
                  <w:szCs w:val="22"/>
                  <w:rPrChange w:id="7990" w:author="Nick.Tolimieri" w:date="2022-09-19T13:19:00Z">
                    <w:rPr>
                      <w:rFonts w:ascii="Calibri" w:hAnsi="Calibri" w:cs="Calibri"/>
                      <w:color w:val="000000"/>
                      <w:sz w:val="22"/>
                      <w:szCs w:val="22"/>
                    </w:rPr>
                  </w:rPrChange>
                </w:rPr>
                <w:t>7</w:t>
              </w:r>
            </w:ins>
          </w:p>
        </w:tc>
        <w:tc>
          <w:tcPr>
            <w:tcW w:w="960" w:type="dxa"/>
            <w:noWrap/>
            <w:hideMark/>
            <w:tcPrChange w:id="799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992" w:author="Nick.Tolimieri" w:date="2022-09-19T13:19:00Z"/>
                <w:rFonts w:asciiTheme="minorHAnsi" w:eastAsiaTheme="minorHAnsi" w:hAnsiTheme="minorHAnsi" w:cstheme="minorBidi"/>
                <w:sz w:val="22"/>
                <w:szCs w:val="22"/>
                <w:rPrChange w:id="7993" w:author="Nick.Tolimieri" w:date="2022-09-19T13:19:00Z">
                  <w:rPr>
                    <w:ins w:id="7994" w:author="Nick.Tolimieri" w:date="2022-09-19T13:19:00Z"/>
                    <w:rFonts w:ascii="Calibri" w:hAnsi="Calibri" w:cs="Calibri"/>
                    <w:color w:val="000000"/>
                    <w:sz w:val="22"/>
                    <w:szCs w:val="22"/>
                  </w:rPr>
                </w:rPrChange>
              </w:rPr>
              <w:pPrChange w:id="7995" w:author="Nick.Tolimieri" w:date="2022-09-19T13:19:00Z">
                <w:pPr>
                  <w:jc w:val="right"/>
                </w:pPr>
              </w:pPrChange>
            </w:pPr>
            <w:ins w:id="7996" w:author="Nick.Tolimieri" w:date="2022-09-19T13:19:00Z">
              <w:r w:rsidRPr="002F2C4B">
                <w:rPr>
                  <w:rFonts w:asciiTheme="minorHAnsi" w:eastAsiaTheme="minorHAnsi" w:hAnsiTheme="minorHAnsi" w:cstheme="minorBidi"/>
                  <w:sz w:val="22"/>
                  <w:szCs w:val="22"/>
                  <w:rPrChange w:id="7997" w:author="Nick.Tolimieri" w:date="2022-09-19T13:19:00Z">
                    <w:rPr>
                      <w:rFonts w:ascii="Calibri" w:hAnsi="Calibri" w:cs="Calibri"/>
                      <w:color w:val="000000"/>
                      <w:sz w:val="22"/>
                      <w:szCs w:val="22"/>
                    </w:rPr>
                  </w:rPrChange>
                </w:rPr>
                <w:t>9</w:t>
              </w:r>
            </w:ins>
          </w:p>
        </w:tc>
        <w:tc>
          <w:tcPr>
            <w:tcW w:w="960" w:type="dxa"/>
            <w:noWrap/>
            <w:hideMark/>
            <w:tcPrChange w:id="7998"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7999" w:author="Nick.Tolimieri" w:date="2022-09-19T13:19:00Z"/>
                <w:rFonts w:asciiTheme="minorHAnsi" w:eastAsiaTheme="minorHAnsi" w:hAnsiTheme="minorHAnsi" w:cstheme="minorBidi"/>
                <w:sz w:val="22"/>
                <w:szCs w:val="22"/>
                <w:rPrChange w:id="8000" w:author="Nick.Tolimieri" w:date="2022-09-19T13:19:00Z">
                  <w:rPr>
                    <w:ins w:id="8001" w:author="Nick.Tolimieri" w:date="2022-09-19T13:19:00Z"/>
                    <w:rFonts w:ascii="Calibri" w:hAnsi="Calibri" w:cs="Calibri"/>
                    <w:color w:val="000000"/>
                    <w:sz w:val="22"/>
                    <w:szCs w:val="22"/>
                  </w:rPr>
                </w:rPrChange>
              </w:rPr>
              <w:pPrChange w:id="8002" w:author="Nick.Tolimieri" w:date="2022-09-19T13:19:00Z">
                <w:pPr>
                  <w:jc w:val="right"/>
                </w:pPr>
              </w:pPrChange>
            </w:pPr>
            <w:ins w:id="8003" w:author="Nick.Tolimieri" w:date="2022-09-19T13:19:00Z">
              <w:r w:rsidRPr="002F2C4B">
                <w:rPr>
                  <w:rFonts w:asciiTheme="minorHAnsi" w:eastAsiaTheme="minorHAnsi" w:hAnsiTheme="minorHAnsi" w:cstheme="minorBidi"/>
                  <w:sz w:val="22"/>
                  <w:szCs w:val="22"/>
                  <w:rPrChange w:id="8004" w:author="Nick.Tolimieri" w:date="2022-09-19T13:19:00Z">
                    <w:rPr>
                      <w:rFonts w:ascii="Calibri" w:hAnsi="Calibri" w:cs="Calibri"/>
                      <w:color w:val="000000"/>
                      <w:sz w:val="22"/>
                      <w:szCs w:val="22"/>
                    </w:rPr>
                  </w:rPrChange>
                </w:rPr>
                <w:t>1</w:t>
              </w:r>
            </w:ins>
          </w:p>
        </w:tc>
        <w:tc>
          <w:tcPr>
            <w:tcW w:w="960" w:type="dxa"/>
            <w:noWrap/>
            <w:hideMark/>
            <w:tcPrChange w:id="800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006" w:author="Nick.Tolimieri" w:date="2022-09-19T13:19:00Z"/>
                <w:rFonts w:asciiTheme="minorHAnsi" w:eastAsiaTheme="minorHAnsi" w:hAnsiTheme="minorHAnsi" w:cstheme="minorBidi"/>
                <w:sz w:val="22"/>
                <w:szCs w:val="22"/>
                <w:rPrChange w:id="8007" w:author="Nick.Tolimieri" w:date="2022-09-19T13:19:00Z">
                  <w:rPr>
                    <w:ins w:id="8008" w:author="Nick.Tolimieri" w:date="2022-09-19T13:19:00Z"/>
                    <w:rFonts w:ascii="Calibri" w:hAnsi="Calibri" w:cs="Calibri"/>
                    <w:color w:val="000000"/>
                    <w:sz w:val="22"/>
                    <w:szCs w:val="22"/>
                  </w:rPr>
                </w:rPrChange>
              </w:rPr>
              <w:pPrChange w:id="8009" w:author="Nick.Tolimieri" w:date="2022-09-19T13:19:00Z">
                <w:pPr>
                  <w:jc w:val="right"/>
                </w:pPr>
              </w:pPrChange>
            </w:pPr>
            <w:ins w:id="8010" w:author="Nick.Tolimieri" w:date="2022-09-19T13:19:00Z">
              <w:r w:rsidRPr="002F2C4B">
                <w:rPr>
                  <w:rFonts w:asciiTheme="minorHAnsi" w:eastAsiaTheme="minorHAnsi" w:hAnsiTheme="minorHAnsi" w:cstheme="minorBidi"/>
                  <w:sz w:val="22"/>
                  <w:szCs w:val="22"/>
                  <w:rPrChange w:id="8011" w:author="Nick.Tolimieri" w:date="2022-09-19T13:19:00Z">
                    <w:rPr>
                      <w:rFonts w:ascii="Calibri" w:hAnsi="Calibri" w:cs="Calibri"/>
                      <w:color w:val="000000"/>
                      <w:sz w:val="22"/>
                      <w:szCs w:val="22"/>
                    </w:rPr>
                  </w:rPrChange>
                </w:rPr>
                <w:t>8</w:t>
              </w:r>
            </w:ins>
          </w:p>
        </w:tc>
        <w:tc>
          <w:tcPr>
            <w:tcW w:w="960" w:type="dxa"/>
            <w:noWrap/>
            <w:hideMark/>
            <w:tcPrChange w:id="801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013" w:author="Nick.Tolimieri" w:date="2022-09-19T13:19:00Z"/>
                <w:rFonts w:asciiTheme="minorHAnsi" w:eastAsiaTheme="minorHAnsi" w:hAnsiTheme="minorHAnsi" w:cstheme="minorBidi"/>
                <w:sz w:val="22"/>
                <w:szCs w:val="22"/>
                <w:rPrChange w:id="8014" w:author="Nick.Tolimieri" w:date="2022-09-19T13:19:00Z">
                  <w:rPr>
                    <w:ins w:id="8015" w:author="Nick.Tolimieri" w:date="2022-09-19T13:19:00Z"/>
                    <w:rFonts w:ascii="Calibri" w:hAnsi="Calibri" w:cs="Calibri"/>
                    <w:color w:val="000000"/>
                    <w:sz w:val="22"/>
                    <w:szCs w:val="22"/>
                  </w:rPr>
                </w:rPrChange>
              </w:rPr>
              <w:pPrChange w:id="8016" w:author="Nick.Tolimieri" w:date="2022-09-19T13:19:00Z">
                <w:pPr>
                  <w:jc w:val="right"/>
                </w:pPr>
              </w:pPrChange>
            </w:pPr>
            <w:ins w:id="8017" w:author="Nick.Tolimieri" w:date="2022-09-19T13:19:00Z">
              <w:r w:rsidRPr="002F2C4B">
                <w:rPr>
                  <w:rFonts w:asciiTheme="minorHAnsi" w:eastAsiaTheme="minorHAnsi" w:hAnsiTheme="minorHAnsi" w:cstheme="minorBidi"/>
                  <w:sz w:val="22"/>
                  <w:szCs w:val="22"/>
                  <w:rPrChange w:id="8018" w:author="Nick.Tolimieri" w:date="2022-09-19T13:19:00Z">
                    <w:rPr>
                      <w:rFonts w:ascii="Calibri" w:hAnsi="Calibri" w:cs="Calibri"/>
                      <w:color w:val="000000"/>
                      <w:sz w:val="22"/>
                      <w:szCs w:val="22"/>
                    </w:rPr>
                  </w:rPrChange>
                </w:rPr>
                <w:t>8</w:t>
              </w:r>
            </w:ins>
          </w:p>
        </w:tc>
        <w:tc>
          <w:tcPr>
            <w:tcW w:w="960" w:type="dxa"/>
            <w:noWrap/>
            <w:hideMark/>
            <w:tcPrChange w:id="801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020" w:author="Nick.Tolimieri" w:date="2022-09-19T13:19:00Z"/>
                <w:rFonts w:asciiTheme="minorHAnsi" w:eastAsiaTheme="minorHAnsi" w:hAnsiTheme="minorHAnsi" w:cstheme="minorBidi"/>
                <w:sz w:val="22"/>
                <w:szCs w:val="22"/>
                <w:rPrChange w:id="8021" w:author="Nick.Tolimieri" w:date="2022-09-19T13:19:00Z">
                  <w:rPr>
                    <w:ins w:id="8022" w:author="Nick.Tolimieri" w:date="2022-09-19T13:19:00Z"/>
                    <w:rFonts w:ascii="Calibri" w:hAnsi="Calibri" w:cs="Calibri"/>
                    <w:color w:val="000000"/>
                    <w:sz w:val="22"/>
                    <w:szCs w:val="22"/>
                  </w:rPr>
                </w:rPrChange>
              </w:rPr>
              <w:pPrChange w:id="8023" w:author="Nick.Tolimieri" w:date="2022-09-19T13:19:00Z">
                <w:pPr>
                  <w:jc w:val="right"/>
                </w:pPr>
              </w:pPrChange>
            </w:pPr>
            <w:ins w:id="8024" w:author="Nick.Tolimieri" w:date="2022-09-19T13:19:00Z">
              <w:r w:rsidRPr="002F2C4B">
                <w:rPr>
                  <w:rFonts w:asciiTheme="minorHAnsi" w:eastAsiaTheme="minorHAnsi" w:hAnsiTheme="minorHAnsi" w:cstheme="minorBidi"/>
                  <w:sz w:val="22"/>
                  <w:szCs w:val="22"/>
                  <w:rPrChange w:id="8025" w:author="Nick.Tolimieri" w:date="2022-09-19T13:19:00Z">
                    <w:rPr>
                      <w:rFonts w:ascii="Calibri" w:hAnsi="Calibri" w:cs="Calibri"/>
                      <w:color w:val="000000"/>
                      <w:sz w:val="22"/>
                      <w:szCs w:val="22"/>
                    </w:rPr>
                  </w:rPrChange>
                </w:rPr>
                <w:t>8</w:t>
              </w:r>
            </w:ins>
          </w:p>
        </w:tc>
        <w:tc>
          <w:tcPr>
            <w:tcW w:w="960" w:type="dxa"/>
            <w:noWrap/>
            <w:hideMark/>
            <w:tcPrChange w:id="802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027" w:author="Nick.Tolimieri" w:date="2022-09-19T13:19:00Z"/>
                <w:rFonts w:asciiTheme="minorHAnsi" w:eastAsiaTheme="minorHAnsi" w:hAnsiTheme="minorHAnsi" w:cstheme="minorBidi"/>
                <w:sz w:val="22"/>
                <w:szCs w:val="22"/>
                <w:rPrChange w:id="8028" w:author="Nick.Tolimieri" w:date="2022-09-19T13:19:00Z">
                  <w:rPr>
                    <w:ins w:id="8029" w:author="Nick.Tolimieri" w:date="2022-09-19T13:19:00Z"/>
                    <w:rFonts w:ascii="Calibri" w:hAnsi="Calibri" w:cs="Calibri"/>
                    <w:color w:val="000000"/>
                    <w:sz w:val="22"/>
                    <w:szCs w:val="22"/>
                  </w:rPr>
                </w:rPrChange>
              </w:rPr>
              <w:pPrChange w:id="8030" w:author="Nick.Tolimieri" w:date="2022-09-19T13:19:00Z">
                <w:pPr>
                  <w:jc w:val="right"/>
                </w:pPr>
              </w:pPrChange>
            </w:pPr>
            <w:ins w:id="8031" w:author="Nick.Tolimieri" w:date="2022-09-19T13:19:00Z">
              <w:r w:rsidRPr="002F2C4B">
                <w:rPr>
                  <w:rFonts w:asciiTheme="minorHAnsi" w:eastAsiaTheme="minorHAnsi" w:hAnsiTheme="minorHAnsi" w:cstheme="minorBidi"/>
                  <w:sz w:val="22"/>
                  <w:szCs w:val="22"/>
                  <w:rPrChange w:id="8032" w:author="Nick.Tolimieri" w:date="2022-09-19T13:19:00Z">
                    <w:rPr>
                      <w:rFonts w:ascii="Calibri" w:hAnsi="Calibri" w:cs="Calibri"/>
                      <w:color w:val="000000"/>
                      <w:sz w:val="22"/>
                      <w:szCs w:val="22"/>
                    </w:rPr>
                  </w:rPrChange>
                </w:rPr>
                <w:t>2.45</w:t>
              </w:r>
            </w:ins>
          </w:p>
        </w:tc>
        <w:tc>
          <w:tcPr>
            <w:tcW w:w="960" w:type="dxa"/>
            <w:noWrap/>
            <w:hideMark/>
            <w:tcPrChange w:id="8033"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034" w:author="Nick.Tolimieri" w:date="2022-09-19T13:19:00Z"/>
                <w:rFonts w:asciiTheme="minorHAnsi" w:eastAsiaTheme="minorHAnsi" w:hAnsiTheme="minorHAnsi" w:cstheme="minorBidi"/>
                <w:sz w:val="22"/>
                <w:szCs w:val="22"/>
                <w:rPrChange w:id="8035" w:author="Nick.Tolimieri" w:date="2022-09-19T13:19:00Z">
                  <w:rPr>
                    <w:ins w:id="8036" w:author="Nick.Tolimieri" w:date="2022-09-19T13:19:00Z"/>
                    <w:rFonts w:ascii="Calibri" w:hAnsi="Calibri" w:cs="Calibri"/>
                    <w:color w:val="000000"/>
                    <w:sz w:val="22"/>
                    <w:szCs w:val="22"/>
                  </w:rPr>
                </w:rPrChange>
              </w:rPr>
              <w:pPrChange w:id="8037" w:author="Nick.Tolimieri" w:date="2022-09-19T13:19:00Z">
                <w:pPr>
                  <w:jc w:val="right"/>
                </w:pPr>
              </w:pPrChange>
            </w:pPr>
            <w:ins w:id="8038" w:author="Nick.Tolimieri" w:date="2022-09-19T13:19:00Z">
              <w:r w:rsidRPr="002F2C4B">
                <w:rPr>
                  <w:rFonts w:asciiTheme="minorHAnsi" w:eastAsiaTheme="minorHAnsi" w:hAnsiTheme="minorHAnsi" w:cstheme="minorBidi"/>
                  <w:sz w:val="22"/>
                  <w:szCs w:val="22"/>
                  <w:rPrChange w:id="8039" w:author="Nick.Tolimieri" w:date="2022-09-19T13:19:00Z">
                    <w:rPr>
                      <w:rFonts w:ascii="Calibri" w:hAnsi="Calibri" w:cs="Calibri"/>
                      <w:color w:val="000000"/>
                      <w:sz w:val="22"/>
                      <w:szCs w:val="22"/>
                    </w:rPr>
                  </w:rPrChange>
                </w:rPr>
                <w:t>0.28</w:t>
              </w:r>
            </w:ins>
          </w:p>
        </w:tc>
      </w:tr>
      <w:tr w:rsidR="002F2C4B" w:rsidRPr="002F2C4B" w:rsidTr="002F2C4B">
        <w:trPr>
          <w:divId w:val="276135201"/>
          <w:trHeight w:val="300"/>
          <w:ins w:id="8040" w:author="Nick.Tolimieri" w:date="2022-09-19T13:19:00Z"/>
          <w:trPrChange w:id="8041" w:author="Nick.Tolimieri" w:date="2022-09-19T13:19:00Z">
            <w:trPr>
              <w:divId w:val="276135201"/>
              <w:trHeight w:val="300"/>
            </w:trPr>
          </w:trPrChange>
        </w:trPr>
        <w:tc>
          <w:tcPr>
            <w:tcW w:w="960" w:type="dxa"/>
            <w:noWrap/>
            <w:hideMark/>
            <w:tcPrChange w:id="804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043" w:author="Nick.Tolimieri" w:date="2022-09-19T13:19:00Z"/>
                <w:rFonts w:asciiTheme="minorHAnsi" w:eastAsiaTheme="minorHAnsi" w:hAnsiTheme="minorHAnsi" w:cstheme="minorBidi"/>
                <w:sz w:val="22"/>
                <w:szCs w:val="22"/>
                <w:rPrChange w:id="8044" w:author="Nick.Tolimieri" w:date="2022-09-19T13:19:00Z">
                  <w:rPr>
                    <w:ins w:id="8045" w:author="Nick.Tolimieri" w:date="2022-09-19T13:19:00Z"/>
                    <w:rFonts w:ascii="Calibri" w:hAnsi="Calibri" w:cs="Calibri"/>
                    <w:color w:val="000000"/>
                    <w:sz w:val="22"/>
                    <w:szCs w:val="22"/>
                  </w:rPr>
                </w:rPrChange>
              </w:rPr>
              <w:pPrChange w:id="8046" w:author="Nick.Tolimieri" w:date="2022-09-19T13:19:00Z">
                <w:pPr/>
              </w:pPrChange>
            </w:pPr>
            <w:ins w:id="8047" w:author="Nick.Tolimieri" w:date="2022-09-19T13:19:00Z">
              <w:r w:rsidRPr="002F2C4B">
                <w:rPr>
                  <w:rFonts w:asciiTheme="minorHAnsi" w:eastAsiaTheme="minorHAnsi" w:hAnsiTheme="minorHAnsi" w:cstheme="minorBidi"/>
                  <w:sz w:val="22"/>
                  <w:szCs w:val="22"/>
                  <w:rPrChange w:id="8048" w:author="Nick.Tolimieri" w:date="2022-09-19T13:19:00Z">
                    <w:rPr>
                      <w:rFonts w:ascii="Calibri" w:hAnsi="Calibri" w:cs="Calibri"/>
                      <w:color w:val="000000"/>
                      <w:sz w:val="22"/>
                      <w:szCs w:val="22"/>
                    </w:rPr>
                  </w:rPrChange>
                </w:rPr>
                <w:t>Cape Alava</w:t>
              </w:r>
            </w:ins>
          </w:p>
        </w:tc>
        <w:tc>
          <w:tcPr>
            <w:tcW w:w="960" w:type="dxa"/>
            <w:noWrap/>
            <w:hideMark/>
            <w:tcPrChange w:id="804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050" w:author="Nick.Tolimieri" w:date="2022-09-19T13:19:00Z"/>
                <w:rFonts w:asciiTheme="minorHAnsi" w:eastAsiaTheme="minorHAnsi" w:hAnsiTheme="minorHAnsi" w:cstheme="minorBidi"/>
                <w:sz w:val="22"/>
                <w:szCs w:val="22"/>
                <w:rPrChange w:id="8051" w:author="Nick.Tolimieri" w:date="2022-09-19T13:19:00Z">
                  <w:rPr>
                    <w:ins w:id="8052" w:author="Nick.Tolimieri" w:date="2022-09-19T13:19:00Z"/>
                    <w:rFonts w:ascii="Calibri" w:hAnsi="Calibri" w:cs="Calibri"/>
                    <w:color w:val="000000"/>
                    <w:sz w:val="22"/>
                    <w:szCs w:val="22"/>
                  </w:rPr>
                </w:rPrChange>
              </w:rPr>
              <w:pPrChange w:id="8053" w:author="Nick.Tolimieri" w:date="2022-09-19T13:19:00Z">
                <w:pPr>
                  <w:jc w:val="right"/>
                </w:pPr>
              </w:pPrChange>
            </w:pPr>
            <w:ins w:id="8054" w:author="Nick.Tolimieri" w:date="2022-09-19T13:19:00Z">
              <w:r w:rsidRPr="002F2C4B">
                <w:rPr>
                  <w:rFonts w:asciiTheme="minorHAnsi" w:eastAsiaTheme="minorHAnsi" w:hAnsiTheme="minorHAnsi" w:cstheme="minorBidi"/>
                  <w:sz w:val="22"/>
                  <w:szCs w:val="22"/>
                  <w:rPrChange w:id="8055" w:author="Nick.Tolimieri" w:date="2022-09-19T13:19:00Z">
                    <w:rPr>
                      <w:rFonts w:ascii="Calibri" w:hAnsi="Calibri" w:cs="Calibri"/>
                      <w:color w:val="000000"/>
                      <w:sz w:val="22"/>
                      <w:szCs w:val="22"/>
                    </w:rPr>
                  </w:rPrChange>
                </w:rPr>
                <w:t>2008</w:t>
              </w:r>
            </w:ins>
          </w:p>
        </w:tc>
        <w:tc>
          <w:tcPr>
            <w:tcW w:w="960" w:type="dxa"/>
            <w:noWrap/>
            <w:hideMark/>
            <w:tcPrChange w:id="805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057" w:author="Nick.Tolimieri" w:date="2022-09-19T13:19:00Z"/>
                <w:rFonts w:asciiTheme="minorHAnsi" w:eastAsiaTheme="minorHAnsi" w:hAnsiTheme="minorHAnsi" w:cstheme="minorBidi"/>
                <w:sz w:val="22"/>
                <w:szCs w:val="22"/>
                <w:rPrChange w:id="8058" w:author="Nick.Tolimieri" w:date="2022-09-19T13:19:00Z">
                  <w:rPr>
                    <w:ins w:id="8059" w:author="Nick.Tolimieri" w:date="2022-09-19T13:19:00Z"/>
                    <w:rFonts w:ascii="Calibri" w:hAnsi="Calibri" w:cs="Calibri"/>
                    <w:color w:val="000000"/>
                    <w:sz w:val="22"/>
                    <w:szCs w:val="22"/>
                  </w:rPr>
                </w:rPrChange>
              </w:rPr>
              <w:pPrChange w:id="8060" w:author="Nick.Tolimieri" w:date="2022-09-19T13:19:00Z">
                <w:pPr>
                  <w:jc w:val="right"/>
                </w:pPr>
              </w:pPrChange>
            </w:pPr>
            <w:ins w:id="8061" w:author="Nick.Tolimieri" w:date="2022-09-19T13:19:00Z">
              <w:r w:rsidRPr="002F2C4B">
                <w:rPr>
                  <w:rFonts w:asciiTheme="minorHAnsi" w:eastAsiaTheme="minorHAnsi" w:hAnsiTheme="minorHAnsi" w:cstheme="minorBidi"/>
                  <w:sz w:val="22"/>
                  <w:szCs w:val="22"/>
                  <w:rPrChange w:id="8062" w:author="Nick.Tolimieri" w:date="2022-09-19T13:19:00Z">
                    <w:rPr>
                      <w:rFonts w:ascii="Calibri" w:hAnsi="Calibri" w:cs="Calibri"/>
                      <w:color w:val="000000"/>
                      <w:sz w:val="22"/>
                      <w:szCs w:val="22"/>
                    </w:rPr>
                  </w:rPrChange>
                </w:rPr>
                <w:t>0</w:t>
              </w:r>
            </w:ins>
          </w:p>
        </w:tc>
        <w:tc>
          <w:tcPr>
            <w:tcW w:w="960" w:type="dxa"/>
            <w:noWrap/>
            <w:hideMark/>
            <w:tcPrChange w:id="8063"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064" w:author="Nick.Tolimieri" w:date="2022-09-19T13:19:00Z"/>
                <w:rFonts w:asciiTheme="minorHAnsi" w:eastAsiaTheme="minorHAnsi" w:hAnsiTheme="minorHAnsi" w:cstheme="minorBidi"/>
                <w:sz w:val="22"/>
                <w:szCs w:val="22"/>
                <w:rPrChange w:id="8065" w:author="Nick.Tolimieri" w:date="2022-09-19T13:19:00Z">
                  <w:rPr>
                    <w:ins w:id="8066" w:author="Nick.Tolimieri" w:date="2022-09-19T13:19:00Z"/>
                    <w:rFonts w:ascii="Calibri" w:hAnsi="Calibri" w:cs="Calibri"/>
                    <w:color w:val="000000"/>
                    <w:sz w:val="22"/>
                    <w:szCs w:val="22"/>
                  </w:rPr>
                </w:rPrChange>
              </w:rPr>
              <w:pPrChange w:id="8067" w:author="Nick.Tolimieri" w:date="2022-09-19T13:19:00Z">
                <w:pPr>
                  <w:jc w:val="right"/>
                </w:pPr>
              </w:pPrChange>
            </w:pPr>
            <w:ins w:id="8068" w:author="Nick.Tolimieri" w:date="2022-09-19T13:19:00Z">
              <w:r w:rsidRPr="002F2C4B">
                <w:rPr>
                  <w:rFonts w:asciiTheme="minorHAnsi" w:eastAsiaTheme="minorHAnsi" w:hAnsiTheme="minorHAnsi" w:cstheme="minorBidi"/>
                  <w:sz w:val="22"/>
                  <w:szCs w:val="22"/>
                  <w:rPrChange w:id="8069" w:author="Nick.Tolimieri" w:date="2022-09-19T13:19:00Z">
                    <w:rPr>
                      <w:rFonts w:ascii="Calibri" w:hAnsi="Calibri" w:cs="Calibri"/>
                      <w:color w:val="000000"/>
                      <w:sz w:val="22"/>
                      <w:szCs w:val="22"/>
                    </w:rPr>
                  </w:rPrChange>
                </w:rPr>
                <w:t>0</w:t>
              </w:r>
            </w:ins>
          </w:p>
        </w:tc>
        <w:tc>
          <w:tcPr>
            <w:tcW w:w="960" w:type="dxa"/>
            <w:noWrap/>
            <w:hideMark/>
            <w:tcPrChange w:id="807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071" w:author="Nick.Tolimieri" w:date="2022-09-19T13:19:00Z"/>
                <w:rFonts w:asciiTheme="minorHAnsi" w:eastAsiaTheme="minorHAnsi" w:hAnsiTheme="minorHAnsi" w:cstheme="minorBidi"/>
                <w:sz w:val="22"/>
                <w:szCs w:val="22"/>
                <w:rPrChange w:id="8072" w:author="Nick.Tolimieri" w:date="2022-09-19T13:19:00Z">
                  <w:rPr>
                    <w:ins w:id="8073" w:author="Nick.Tolimieri" w:date="2022-09-19T13:19:00Z"/>
                    <w:rFonts w:ascii="Calibri" w:hAnsi="Calibri" w:cs="Calibri"/>
                    <w:color w:val="000000"/>
                    <w:sz w:val="22"/>
                    <w:szCs w:val="22"/>
                  </w:rPr>
                </w:rPrChange>
              </w:rPr>
              <w:pPrChange w:id="8074" w:author="Nick.Tolimieri" w:date="2022-09-19T13:19:00Z">
                <w:pPr>
                  <w:jc w:val="right"/>
                </w:pPr>
              </w:pPrChange>
            </w:pPr>
            <w:ins w:id="8075" w:author="Nick.Tolimieri" w:date="2022-09-19T13:19:00Z">
              <w:r w:rsidRPr="002F2C4B">
                <w:rPr>
                  <w:rFonts w:asciiTheme="minorHAnsi" w:eastAsiaTheme="minorHAnsi" w:hAnsiTheme="minorHAnsi" w:cstheme="minorBidi"/>
                  <w:sz w:val="22"/>
                  <w:szCs w:val="22"/>
                  <w:rPrChange w:id="8076" w:author="Nick.Tolimieri" w:date="2022-09-19T13:19:00Z">
                    <w:rPr>
                      <w:rFonts w:ascii="Calibri" w:hAnsi="Calibri" w:cs="Calibri"/>
                      <w:color w:val="000000"/>
                      <w:sz w:val="22"/>
                      <w:szCs w:val="22"/>
                    </w:rPr>
                  </w:rPrChange>
                </w:rPr>
                <w:t>0</w:t>
              </w:r>
            </w:ins>
          </w:p>
        </w:tc>
        <w:tc>
          <w:tcPr>
            <w:tcW w:w="960" w:type="dxa"/>
            <w:noWrap/>
            <w:hideMark/>
            <w:tcPrChange w:id="807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078" w:author="Nick.Tolimieri" w:date="2022-09-19T13:19:00Z"/>
                <w:rFonts w:asciiTheme="minorHAnsi" w:eastAsiaTheme="minorHAnsi" w:hAnsiTheme="minorHAnsi" w:cstheme="minorBidi"/>
                <w:sz w:val="22"/>
                <w:szCs w:val="22"/>
                <w:rPrChange w:id="8079" w:author="Nick.Tolimieri" w:date="2022-09-19T13:19:00Z">
                  <w:rPr>
                    <w:ins w:id="8080" w:author="Nick.Tolimieri" w:date="2022-09-19T13:19:00Z"/>
                    <w:rFonts w:ascii="Calibri" w:hAnsi="Calibri" w:cs="Calibri"/>
                    <w:color w:val="000000"/>
                    <w:sz w:val="22"/>
                    <w:szCs w:val="22"/>
                  </w:rPr>
                </w:rPrChange>
              </w:rPr>
              <w:pPrChange w:id="8081" w:author="Nick.Tolimieri" w:date="2022-09-19T13:19:00Z">
                <w:pPr>
                  <w:jc w:val="right"/>
                </w:pPr>
              </w:pPrChange>
            </w:pPr>
            <w:ins w:id="8082" w:author="Nick.Tolimieri" w:date="2022-09-19T13:19:00Z">
              <w:r w:rsidRPr="002F2C4B">
                <w:rPr>
                  <w:rFonts w:asciiTheme="minorHAnsi" w:eastAsiaTheme="minorHAnsi" w:hAnsiTheme="minorHAnsi" w:cstheme="minorBidi"/>
                  <w:sz w:val="22"/>
                  <w:szCs w:val="22"/>
                  <w:rPrChange w:id="8083" w:author="Nick.Tolimieri" w:date="2022-09-19T13:19:00Z">
                    <w:rPr>
                      <w:rFonts w:ascii="Calibri" w:hAnsi="Calibri" w:cs="Calibri"/>
                      <w:color w:val="000000"/>
                      <w:sz w:val="22"/>
                      <w:szCs w:val="22"/>
                    </w:rPr>
                  </w:rPrChange>
                </w:rPr>
                <w:t>0</w:t>
              </w:r>
            </w:ins>
          </w:p>
        </w:tc>
        <w:tc>
          <w:tcPr>
            <w:tcW w:w="960" w:type="dxa"/>
            <w:noWrap/>
            <w:hideMark/>
            <w:tcPrChange w:id="808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085" w:author="Nick.Tolimieri" w:date="2022-09-19T13:19:00Z"/>
                <w:rFonts w:asciiTheme="minorHAnsi" w:eastAsiaTheme="minorHAnsi" w:hAnsiTheme="minorHAnsi" w:cstheme="minorBidi"/>
                <w:sz w:val="22"/>
                <w:szCs w:val="22"/>
                <w:rPrChange w:id="8086" w:author="Nick.Tolimieri" w:date="2022-09-19T13:19:00Z">
                  <w:rPr>
                    <w:ins w:id="8087" w:author="Nick.Tolimieri" w:date="2022-09-19T13:19:00Z"/>
                    <w:rFonts w:ascii="Calibri" w:hAnsi="Calibri" w:cs="Calibri"/>
                    <w:color w:val="000000"/>
                    <w:sz w:val="22"/>
                    <w:szCs w:val="22"/>
                  </w:rPr>
                </w:rPrChange>
              </w:rPr>
              <w:pPrChange w:id="8088" w:author="Nick.Tolimieri" w:date="2022-09-19T13:19:00Z">
                <w:pPr/>
              </w:pPrChange>
            </w:pPr>
            <w:ins w:id="8089" w:author="Nick.Tolimieri" w:date="2022-09-19T13:19:00Z">
              <w:r w:rsidRPr="002F2C4B">
                <w:rPr>
                  <w:rFonts w:asciiTheme="minorHAnsi" w:eastAsiaTheme="minorHAnsi" w:hAnsiTheme="minorHAnsi" w:cstheme="minorBidi"/>
                  <w:sz w:val="22"/>
                  <w:szCs w:val="22"/>
                  <w:rPrChange w:id="8090" w:author="Nick.Tolimieri" w:date="2022-09-19T13:19:00Z">
                    <w:rPr>
                      <w:rFonts w:ascii="Calibri" w:hAnsi="Calibri" w:cs="Calibri"/>
                      <w:color w:val="000000"/>
                      <w:sz w:val="22"/>
                      <w:szCs w:val="22"/>
                    </w:rPr>
                  </w:rPrChange>
                </w:rPr>
                <w:t>NA</w:t>
              </w:r>
            </w:ins>
          </w:p>
        </w:tc>
        <w:tc>
          <w:tcPr>
            <w:tcW w:w="960" w:type="dxa"/>
            <w:noWrap/>
            <w:hideMark/>
            <w:tcPrChange w:id="809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092" w:author="Nick.Tolimieri" w:date="2022-09-19T13:19:00Z"/>
                <w:rFonts w:asciiTheme="minorHAnsi" w:eastAsiaTheme="minorHAnsi" w:hAnsiTheme="minorHAnsi" w:cstheme="minorBidi"/>
                <w:sz w:val="22"/>
                <w:szCs w:val="22"/>
                <w:rPrChange w:id="8093" w:author="Nick.Tolimieri" w:date="2022-09-19T13:19:00Z">
                  <w:rPr>
                    <w:ins w:id="8094" w:author="Nick.Tolimieri" w:date="2022-09-19T13:19:00Z"/>
                    <w:rFonts w:ascii="Calibri" w:hAnsi="Calibri" w:cs="Calibri"/>
                    <w:color w:val="000000"/>
                    <w:sz w:val="22"/>
                    <w:szCs w:val="22"/>
                  </w:rPr>
                </w:rPrChange>
              </w:rPr>
              <w:pPrChange w:id="8095" w:author="Nick.Tolimieri" w:date="2022-09-19T13:19:00Z">
                <w:pPr/>
              </w:pPrChange>
            </w:pPr>
            <w:ins w:id="8096" w:author="Nick.Tolimieri" w:date="2022-09-19T13:19:00Z">
              <w:r w:rsidRPr="002F2C4B">
                <w:rPr>
                  <w:rFonts w:asciiTheme="minorHAnsi" w:eastAsiaTheme="minorHAnsi" w:hAnsiTheme="minorHAnsi" w:cstheme="minorBidi"/>
                  <w:sz w:val="22"/>
                  <w:szCs w:val="22"/>
                  <w:rPrChange w:id="8097" w:author="Nick.Tolimieri" w:date="2022-09-19T13:19:00Z">
                    <w:rPr>
                      <w:rFonts w:ascii="Calibri" w:hAnsi="Calibri" w:cs="Calibri"/>
                      <w:color w:val="000000"/>
                      <w:sz w:val="22"/>
                      <w:szCs w:val="22"/>
                    </w:rPr>
                  </w:rPrChange>
                </w:rPr>
                <w:t>NA</w:t>
              </w:r>
            </w:ins>
          </w:p>
        </w:tc>
        <w:tc>
          <w:tcPr>
            <w:tcW w:w="960" w:type="dxa"/>
            <w:noWrap/>
            <w:hideMark/>
            <w:tcPrChange w:id="8098"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099" w:author="Nick.Tolimieri" w:date="2022-09-19T13:19:00Z"/>
                <w:rFonts w:asciiTheme="minorHAnsi" w:eastAsiaTheme="minorHAnsi" w:hAnsiTheme="minorHAnsi" w:cstheme="minorBidi"/>
                <w:sz w:val="22"/>
                <w:szCs w:val="22"/>
                <w:rPrChange w:id="8100" w:author="Nick.Tolimieri" w:date="2022-09-19T13:19:00Z">
                  <w:rPr>
                    <w:ins w:id="8101" w:author="Nick.Tolimieri" w:date="2022-09-19T13:19:00Z"/>
                    <w:rFonts w:ascii="Calibri" w:hAnsi="Calibri" w:cs="Calibri"/>
                    <w:color w:val="000000"/>
                    <w:sz w:val="22"/>
                    <w:szCs w:val="22"/>
                  </w:rPr>
                </w:rPrChange>
              </w:rPr>
              <w:pPrChange w:id="8102" w:author="Nick.Tolimieri" w:date="2022-09-19T13:19:00Z">
                <w:pPr/>
              </w:pPrChange>
            </w:pPr>
            <w:ins w:id="8103" w:author="Nick.Tolimieri" w:date="2022-09-19T13:19:00Z">
              <w:r w:rsidRPr="002F2C4B">
                <w:rPr>
                  <w:rFonts w:asciiTheme="minorHAnsi" w:eastAsiaTheme="minorHAnsi" w:hAnsiTheme="minorHAnsi" w:cstheme="minorBidi"/>
                  <w:sz w:val="22"/>
                  <w:szCs w:val="22"/>
                  <w:rPrChange w:id="8104" w:author="Nick.Tolimieri" w:date="2022-09-19T13:19:00Z">
                    <w:rPr>
                      <w:rFonts w:ascii="Calibri" w:hAnsi="Calibri" w:cs="Calibri"/>
                      <w:color w:val="000000"/>
                      <w:sz w:val="22"/>
                      <w:szCs w:val="22"/>
                    </w:rPr>
                  </w:rPrChange>
                </w:rPr>
                <w:t>NA</w:t>
              </w:r>
            </w:ins>
          </w:p>
        </w:tc>
        <w:tc>
          <w:tcPr>
            <w:tcW w:w="960" w:type="dxa"/>
            <w:noWrap/>
            <w:hideMark/>
            <w:tcPrChange w:id="810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106" w:author="Nick.Tolimieri" w:date="2022-09-19T13:19:00Z"/>
                <w:rFonts w:asciiTheme="minorHAnsi" w:eastAsiaTheme="minorHAnsi" w:hAnsiTheme="minorHAnsi" w:cstheme="minorBidi"/>
                <w:sz w:val="22"/>
                <w:szCs w:val="22"/>
                <w:rPrChange w:id="8107" w:author="Nick.Tolimieri" w:date="2022-09-19T13:19:00Z">
                  <w:rPr>
                    <w:ins w:id="8108" w:author="Nick.Tolimieri" w:date="2022-09-19T13:19:00Z"/>
                    <w:rFonts w:ascii="Calibri" w:hAnsi="Calibri" w:cs="Calibri"/>
                    <w:color w:val="000000"/>
                    <w:sz w:val="22"/>
                    <w:szCs w:val="22"/>
                  </w:rPr>
                </w:rPrChange>
              </w:rPr>
              <w:pPrChange w:id="8109" w:author="Nick.Tolimieri" w:date="2022-09-19T13:19:00Z">
                <w:pPr/>
              </w:pPrChange>
            </w:pPr>
            <w:ins w:id="8110" w:author="Nick.Tolimieri" w:date="2022-09-19T13:19:00Z">
              <w:r w:rsidRPr="002F2C4B">
                <w:rPr>
                  <w:rFonts w:asciiTheme="minorHAnsi" w:eastAsiaTheme="minorHAnsi" w:hAnsiTheme="minorHAnsi" w:cstheme="minorBidi"/>
                  <w:sz w:val="22"/>
                  <w:szCs w:val="22"/>
                  <w:rPrChange w:id="8111" w:author="Nick.Tolimieri" w:date="2022-09-19T13:19:00Z">
                    <w:rPr>
                      <w:rFonts w:ascii="Calibri" w:hAnsi="Calibri" w:cs="Calibri"/>
                      <w:color w:val="000000"/>
                      <w:sz w:val="22"/>
                      <w:szCs w:val="22"/>
                    </w:rPr>
                  </w:rPrChange>
                </w:rPr>
                <w:t>NA</w:t>
              </w:r>
            </w:ins>
          </w:p>
        </w:tc>
      </w:tr>
      <w:tr w:rsidR="002F2C4B" w:rsidRPr="002F2C4B" w:rsidTr="002F2C4B">
        <w:trPr>
          <w:divId w:val="276135201"/>
          <w:trHeight w:val="300"/>
          <w:ins w:id="8112" w:author="Nick.Tolimieri" w:date="2022-09-19T13:19:00Z"/>
          <w:trPrChange w:id="8113" w:author="Nick.Tolimieri" w:date="2022-09-19T13:19:00Z">
            <w:trPr>
              <w:divId w:val="276135201"/>
              <w:trHeight w:val="300"/>
            </w:trPr>
          </w:trPrChange>
        </w:trPr>
        <w:tc>
          <w:tcPr>
            <w:tcW w:w="960" w:type="dxa"/>
            <w:noWrap/>
            <w:hideMark/>
            <w:tcPrChange w:id="811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115" w:author="Nick.Tolimieri" w:date="2022-09-19T13:19:00Z"/>
                <w:rFonts w:asciiTheme="minorHAnsi" w:eastAsiaTheme="minorHAnsi" w:hAnsiTheme="minorHAnsi" w:cstheme="minorBidi"/>
                <w:sz w:val="22"/>
                <w:szCs w:val="22"/>
                <w:rPrChange w:id="8116" w:author="Nick.Tolimieri" w:date="2022-09-19T13:19:00Z">
                  <w:rPr>
                    <w:ins w:id="8117" w:author="Nick.Tolimieri" w:date="2022-09-19T13:19:00Z"/>
                    <w:rFonts w:ascii="Calibri" w:hAnsi="Calibri" w:cs="Calibri"/>
                    <w:color w:val="000000"/>
                    <w:sz w:val="22"/>
                    <w:szCs w:val="22"/>
                  </w:rPr>
                </w:rPrChange>
              </w:rPr>
              <w:pPrChange w:id="8118" w:author="Nick.Tolimieri" w:date="2022-09-19T13:19:00Z">
                <w:pPr/>
              </w:pPrChange>
            </w:pPr>
            <w:ins w:id="8119" w:author="Nick.Tolimieri" w:date="2022-09-19T13:19:00Z">
              <w:r w:rsidRPr="002F2C4B">
                <w:rPr>
                  <w:rFonts w:asciiTheme="minorHAnsi" w:eastAsiaTheme="minorHAnsi" w:hAnsiTheme="minorHAnsi" w:cstheme="minorBidi"/>
                  <w:sz w:val="22"/>
                  <w:szCs w:val="22"/>
                  <w:rPrChange w:id="8120" w:author="Nick.Tolimieri" w:date="2022-09-19T13:19:00Z">
                    <w:rPr>
                      <w:rFonts w:ascii="Calibri" w:hAnsi="Calibri" w:cs="Calibri"/>
                      <w:color w:val="000000"/>
                      <w:sz w:val="22"/>
                      <w:szCs w:val="22"/>
                    </w:rPr>
                  </w:rPrChange>
                </w:rPr>
                <w:t>Cape Alava</w:t>
              </w:r>
            </w:ins>
          </w:p>
        </w:tc>
        <w:tc>
          <w:tcPr>
            <w:tcW w:w="960" w:type="dxa"/>
            <w:noWrap/>
            <w:hideMark/>
            <w:tcPrChange w:id="812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122" w:author="Nick.Tolimieri" w:date="2022-09-19T13:19:00Z"/>
                <w:rFonts w:asciiTheme="minorHAnsi" w:eastAsiaTheme="minorHAnsi" w:hAnsiTheme="minorHAnsi" w:cstheme="minorBidi"/>
                <w:sz w:val="22"/>
                <w:szCs w:val="22"/>
                <w:rPrChange w:id="8123" w:author="Nick.Tolimieri" w:date="2022-09-19T13:19:00Z">
                  <w:rPr>
                    <w:ins w:id="8124" w:author="Nick.Tolimieri" w:date="2022-09-19T13:19:00Z"/>
                    <w:rFonts w:ascii="Calibri" w:hAnsi="Calibri" w:cs="Calibri"/>
                    <w:color w:val="000000"/>
                    <w:sz w:val="22"/>
                    <w:szCs w:val="22"/>
                  </w:rPr>
                </w:rPrChange>
              </w:rPr>
              <w:pPrChange w:id="8125" w:author="Nick.Tolimieri" w:date="2022-09-19T13:19:00Z">
                <w:pPr>
                  <w:jc w:val="right"/>
                </w:pPr>
              </w:pPrChange>
            </w:pPr>
            <w:ins w:id="8126" w:author="Nick.Tolimieri" w:date="2022-09-19T13:19:00Z">
              <w:r w:rsidRPr="002F2C4B">
                <w:rPr>
                  <w:rFonts w:asciiTheme="minorHAnsi" w:eastAsiaTheme="minorHAnsi" w:hAnsiTheme="minorHAnsi" w:cstheme="minorBidi"/>
                  <w:sz w:val="22"/>
                  <w:szCs w:val="22"/>
                  <w:rPrChange w:id="8127" w:author="Nick.Tolimieri" w:date="2022-09-19T13:19:00Z">
                    <w:rPr>
                      <w:rFonts w:ascii="Calibri" w:hAnsi="Calibri" w:cs="Calibri"/>
                      <w:color w:val="000000"/>
                      <w:sz w:val="22"/>
                      <w:szCs w:val="22"/>
                    </w:rPr>
                  </w:rPrChange>
                </w:rPr>
                <w:t>2009</w:t>
              </w:r>
            </w:ins>
          </w:p>
        </w:tc>
        <w:tc>
          <w:tcPr>
            <w:tcW w:w="960" w:type="dxa"/>
            <w:noWrap/>
            <w:hideMark/>
            <w:tcPrChange w:id="8128"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129" w:author="Nick.Tolimieri" w:date="2022-09-19T13:19:00Z"/>
                <w:rFonts w:asciiTheme="minorHAnsi" w:eastAsiaTheme="minorHAnsi" w:hAnsiTheme="minorHAnsi" w:cstheme="minorBidi"/>
                <w:sz w:val="22"/>
                <w:szCs w:val="22"/>
                <w:rPrChange w:id="8130" w:author="Nick.Tolimieri" w:date="2022-09-19T13:19:00Z">
                  <w:rPr>
                    <w:ins w:id="8131" w:author="Nick.Tolimieri" w:date="2022-09-19T13:19:00Z"/>
                    <w:rFonts w:ascii="Calibri" w:hAnsi="Calibri" w:cs="Calibri"/>
                    <w:color w:val="000000"/>
                    <w:sz w:val="22"/>
                    <w:szCs w:val="22"/>
                  </w:rPr>
                </w:rPrChange>
              </w:rPr>
              <w:pPrChange w:id="8132" w:author="Nick.Tolimieri" w:date="2022-09-19T13:19:00Z">
                <w:pPr>
                  <w:jc w:val="right"/>
                </w:pPr>
              </w:pPrChange>
            </w:pPr>
            <w:ins w:id="8133" w:author="Nick.Tolimieri" w:date="2022-09-19T13:19:00Z">
              <w:r w:rsidRPr="002F2C4B">
                <w:rPr>
                  <w:rFonts w:asciiTheme="minorHAnsi" w:eastAsiaTheme="minorHAnsi" w:hAnsiTheme="minorHAnsi" w:cstheme="minorBidi"/>
                  <w:sz w:val="22"/>
                  <w:szCs w:val="22"/>
                  <w:rPrChange w:id="8134" w:author="Nick.Tolimieri" w:date="2022-09-19T13:19:00Z">
                    <w:rPr>
                      <w:rFonts w:ascii="Calibri" w:hAnsi="Calibri" w:cs="Calibri"/>
                      <w:color w:val="000000"/>
                      <w:sz w:val="22"/>
                      <w:szCs w:val="22"/>
                    </w:rPr>
                  </w:rPrChange>
                </w:rPr>
                <w:t>0</w:t>
              </w:r>
            </w:ins>
          </w:p>
        </w:tc>
        <w:tc>
          <w:tcPr>
            <w:tcW w:w="960" w:type="dxa"/>
            <w:noWrap/>
            <w:hideMark/>
            <w:tcPrChange w:id="813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136" w:author="Nick.Tolimieri" w:date="2022-09-19T13:19:00Z"/>
                <w:rFonts w:asciiTheme="minorHAnsi" w:eastAsiaTheme="minorHAnsi" w:hAnsiTheme="minorHAnsi" w:cstheme="minorBidi"/>
                <w:sz w:val="22"/>
                <w:szCs w:val="22"/>
                <w:rPrChange w:id="8137" w:author="Nick.Tolimieri" w:date="2022-09-19T13:19:00Z">
                  <w:rPr>
                    <w:ins w:id="8138" w:author="Nick.Tolimieri" w:date="2022-09-19T13:19:00Z"/>
                    <w:rFonts w:ascii="Calibri" w:hAnsi="Calibri" w:cs="Calibri"/>
                    <w:color w:val="000000"/>
                    <w:sz w:val="22"/>
                    <w:szCs w:val="22"/>
                  </w:rPr>
                </w:rPrChange>
              </w:rPr>
              <w:pPrChange w:id="8139" w:author="Nick.Tolimieri" w:date="2022-09-19T13:19:00Z">
                <w:pPr>
                  <w:jc w:val="right"/>
                </w:pPr>
              </w:pPrChange>
            </w:pPr>
            <w:ins w:id="8140" w:author="Nick.Tolimieri" w:date="2022-09-19T13:19:00Z">
              <w:r w:rsidRPr="002F2C4B">
                <w:rPr>
                  <w:rFonts w:asciiTheme="minorHAnsi" w:eastAsiaTheme="minorHAnsi" w:hAnsiTheme="minorHAnsi" w:cstheme="minorBidi"/>
                  <w:sz w:val="22"/>
                  <w:szCs w:val="22"/>
                  <w:rPrChange w:id="8141" w:author="Nick.Tolimieri" w:date="2022-09-19T13:19:00Z">
                    <w:rPr>
                      <w:rFonts w:ascii="Calibri" w:hAnsi="Calibri" w:cs="Calibri"/>
                      <w:color w:val="000000"/>
                      <w:sz w:val="22"/>
                      <w:szCs w:val="22"/>
                    </w:rPr>
                  </w:rPrChange>
                </w:rPr>
                <w:t>0</w:t>
              </w:r>
            </w:ins>
          </w:p>
        </w:tc>
        <w:tc>
          <w:tcPr>
            <w:tcW w:w="960" w:type="dxa"/>
            <w:noWrap/>
            <w:hideMark/>
            <w:tcPrChange w:id="814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143" w:author="Nick.Tolimieri" w:date="2022-09-19T13:19:00Z"/>
                <w:rFonts w:asciiTheme="minorHAnsi" w:eastAsiaTheme="minorHAnsi" w:hAnsiTheme="minorHAnsi" w:cstheme="minorBidi"/>
                <w:sz w:val="22"/>
                <w:szCs w:val="22"/>
                <w:rPrChange w:id="8144" w:author="Nick.Tolimieri" w:date="2022-09-19T13:19:00Z">
                  <w:rPr>
                    <w:ins w:id="8145" w:author="Nick.Tolimieri" w:date="2022-09-19T13:19:00Z"/>
                    <w:rFonts w:ascii="Calibri" w:hAnsi="Calibri" w:cs="Calibri"/>
                    <w:color w:val="000000"/>
                    <w:sz w:val="22"/>
                    <w:szCs w:val="22"/>
                  </w:rPr>
                </w:rPrChange>
              </w:rPr>
              <w:pPrChange w:id="8146" w:author="Nick.Tolimieri" w:date="2022-09-19T13:19:00Z">
                <w:pPr>
                  <w:jc w:val="right"/>
                </w:pPr>
              </w:pPrChange>
            </w:pPr>
            <w:ins w:id="8147" w:author="Nick.Tolimieri" w:date="2022-09-19T13:19:00Z">
              <w:r w:rsidRPr="002F2C4B">
                <w:rPr>
                  <w:rFonts w:asciiTheme="minorHAnsi" w:eastAsiaTheme="minorHAnsi" w:hAnsiTheme="minorHAnsi" w:cstheme="minorBidi"/>
                  <w:sz w:val="22"/>
                  <w:szCs w:val="22"/>
                  <w:rPrChange w:id="8148" w:author="Nick.Tolimieri" w:date="2022-09-19T13:19:00Z">
                    <w:rPr>
                      <w:rFonts w:ascii="Calibri" w:hAnsi="Calibri" w:cs="Calibri"/>
                      <w:color w:val="000000"/>
                      <w:sz w:val="22"/>
                      <w:szCs w:val="22"/>
                    </w:rPr>
                  </w:rPrChange>
                </w:rPr>
                <w:t>0</w:t>
              </w:r>
            </w:ins>
          </w:p>
        </w:tc>
        <w:tc>
          <w:tcPr>
            <w:tcW w:w="960" w:type="dxa"/>
            <w:noWrap/>
            <w:hideMark/>
            <w:tcPrChange w:id="814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150" w:author="Nick.Tolimieri" w:date="2022-09-19T13:19:00Z"/>
                <w:rFonts w:asciiTheme="minorHAnsi" w:eastAsiaTheme="minorHAnsi" w:hAnsiTheme="minorHAnsi" w:cstheme="minorBidi"/>
                <w:sz w:val="22"/>
                <w:szCs w:val="22"/>
                <w:rPrChange w:id="8151" w:author="Nick.Tolimieri" w:date="2022-09-19T13:19:00Z">
                  <w:rPr>
                    <w:ins w:id="8152" w:author="Nick.Tolimieri" w:date="2022-09-19T13:19:00Z"/>
                    <w:rFonts w:ascii="Calibri" w:hAnsi="Calibri" w:cs="Calibri"/>
                    <w:color w:val="000000"/>
                    <w:sz w:val="22"/>
                    <w:szCs w:val="22"/>
                  </w:rPr>
                </w:rPrChange>
              </w:rPr>
              <w:pPrChange w:id="8153" w:author="Nick.Tolimieri" w:date="2022-09-19T13:19:00Z">
                <w:pPr>
                  <w:jc w:val="right"/>
                </w:pPr>
              </w:pPrChange>
            </w:pPr>
            <w:ins w:id="8154" w:author="Nick.Tolimieri" w:date="2022-09-19T13:19:00Z">
              <w:r w:rsidRPr="002F2C4B">
                <w:rPr>
                  <w:rFonts w:asciiTheme="minorHAnsi" w:eastAsiaTheme="minorHAnsi" w:hAnsiTheme="minorHAnsi" w:cstheme="minorBidi"/>
                  <w:sz w:val="22"/>
                  <w:szCs w:val="22"/>
                  <w:rPrChange w:id="8155" w:author="Nick.Tolimieri" w:date="2022-09-19T13:19:00Z">
                    <w:rPr>
                      <w:rFonts w:ascii="Calibri" w:hAnsi="Calibri" w:cs="Calibri"/>
                      <w:color w:val="000000"/>
                      <w:sz w:val="22"/>
                      <w:szCs w:val="22"/>
                    </w:rPr>
                  </w:rPrChange>
                </w:rPr>
                <w:t>0</w:t>
              </w:r>
            </w:ins>
          </w:p>
        </w:tc>
        <w:tc>
          <w:tcPr>
            <w:tcW w:w="960" w:type="dxa"/>
            <w:noWrap/>
            <w:hideMark/>
            <w:tcPrChange w:id="815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157" w:author="Nick.Tolimieri" w:date="2022-09-19T13:19:00Z"/>
                <w:rFonts w:asciiTheme="minorHAnsi" w:eastAsiaTheme="minorHAnsi" w:hAnsiTheme="minorHAnsi" w:cstheme="minorBidi"/>
                <w:sz w:val="22"/>
                <w:szCs w:val="22"/>
                <w:rPrChange w:id="8158" w:author="Nick.Tolimieri" w:date="2022-09-19T13:19:00Z">
                  <w:rPr>
                    <w:ins w:id="8159" w:author="Nick.Tolimieri" w:date="2022-09-19T13:19:00Z"/>
                    <w:rFonts w:ascii="Calibri" w:hAnsi="Calibri" w:cs="Calibri"/>
                    <w:color w:val="000000"/>
                    <w:sz w:val="22"/>
                    <w:szCs w:val="22"/>
                  </w:rPr>
                </w:rPrChange>
              </w:rPr>
              <w:pPrChange w:id="8160" w:author="Nick.Tolimieri" w:date="2022-09-19T13:19:00Z">
                <w:pPr/>
              </w:pPrChange>
            </w:pPr>
            <w:ins w:id="8161" w:author="Nick.Tolimieri" w:date="2022-09-19T13:19:00Z">
              <w:r w:rsidRPr="002F2C4B">
                <w:rPr>
                  <w:rFonts w:asciiTheme="minorHAnsi" w:eastAsiaTheme="minorHAnsi" w:hAnsiTheme="minorHAnsi" w:cstheme="minorBidi"/>
                  <w:sz w:val="22"/>
                  <w:szCs w:val="22"/>
                  <w:rPrChange w:id="8162" w:author="Nick.Tolimieri" w:date="2022-09-19T13:19:00Z">
                    <w:rPr>
                      <w:rFonts w:ascii="Calibri" w:hAnsi="Calibri" w:cs="Calibri"/>
                      <w:color w:val="000000"/>
                      <w:sz w:val="22"/>
                      <w:szCs w:val="22"/>
                    </w:rPr>
                  </w:rPrChange>
                </w:rPr>
                <w:t>NA</w:t>
              </w:r>
            </w:ins>
          </w:p>
        </w:tc>
        <w:tc>
          <w:tcPr>
            <w:tcW w:w="960" w:type="dxa"/>
            <w:noWrap/>
            <w:hideMark/>
            <w:tcPrChange w:id="8163"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164" w:author="Nick.Tolimieri" w:date="2022-09-19T13:19:00Z"/>
                <w:rFonts w:asciiTheme="minorHAnsi" w:eastAsiaTheme="minorHAnsi" w:hAnsiTheme="minorHAnsi" w:cstheme="minorBidi"/>
                <w:sz w:val="22"/>
                <w:szCs w:val="22"/>
                <w:rPrChange w:id="8165" w:author="Nick.Tolimieri" w:date="2022-09-19T13:19:00Z">
                  <w:rPr>
                    <w:ins w:id="8166" w:author="Nick.Tolimieri" w:date="2022-09-19T13:19:00Z"/>
                    <w:rFonts w:ascii="Calibri" w:hAnsi="Calibri" w:cs="Calibri"/>
                    <w:color w:val="000000"/>
                    <w:sz w:val="22"/>
                    <w:szCs w:val="22"/>
                  </w:rPr>
                </w:rPrChange>
              </w:rPr>
              <w:pPrChange w:id="8167" w:author="Nick.Tolimieri" w:date="2022-09-19T13:19:00Z">
                <w:pPr/>
              </w:pPrChange>
            </w:pPr>
            <w:ins w:id="8168" w:author="Nick.Tolimieri" w:date="2022-09-19T13:19:00Z">
              <w:r w:rsidRPr="002F2C4B">
                <w:rPr>
                  <w:rFonts w:asciiTheme="minorHAnsi" w:eastAsiaTheme="minorHAnsi" w:hAnsiTheme="minorHAnsi" w:cstheme="minorBidi"/>
                  <w:sz w:val="22"/>
                  <w:szCs w:val="22"/>
                  <w:rPrChange w:id="8169" w:author="Nick.Tolimieri" w:date="2022-09-19T13:19:00Z">
                    <w:rPr>
                      <w:rFonts w:ascii="Calibri" w:hAnsi="Calibri" w:cs="Calibri"/>
                      <w:color w:val="000000"/>
                      <w:sz w:val="22"/>
                      <w:szCs w:val="22"/>
                    </w:rPr>
                  </w:rPrChange>
                </w:rPr>
                <w:t>NA</w:t>
              </w:r>
            </w:ins>
          </w:p>
        </w:tc>
        <w:tc>
          <w:tcPr>
            <w:tcW w:w="960" w:type="dxa"/>
            <w:noWrap/>
            <w:hideMark/>
            <w:tcPrChange w:id="817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171" w:author="Nick.Tolimieri" w:date="2022-09-19T13:19:00Z"/>
                <w:rFonts w:asciiTheme="minorHAnsi" w:eastAsiaTheme="minorHAnsi" w:hAnsiTheme="minorHAnsi" w:cstheme="minorBidi"/>
                <w:sz w:val="22"/>
                <w:szCs w:val="22"/>
                <w:rPrChange w:id="8172" w:author="Nick.Tolimieri" w:date="2022-09-19T13:19:00Z">
                  <w:rPr>
                    <w:ins w:id="8173" w:author="Nick.Tolimieri" w:date="2022-09-19T13:19:00Z"/>
                    <w:rFonts w:ascii="Calibri" w:hAnsi="Calibri" w:cs="Calibri"/>
                    <w:color w:val="000000"/>
                    <w:sz w:val="22"/>
                    <w:szCs w:val="22"/>
                  </w:rPr>
                </w:rPrChange>
              </w:rPr>
              <w:pPrChange w:id="8174" w:author="Nick.Tolimieri" w:date="2022-09-19T13:19:00Z">
                <w:pPr/>
              </w:pPrChange>
            </w:pPr>
            <w:ins w:id="8175" w:author="Nick.Tolimieri" w:date="2022-09-19T13:19:00Z">
              <w:r w:rsidRPr="002F2C4B">
                <w:rPr>
                  <w:rFonts w:asciiTheme="minorHAnsi" w:eastAsiaTheme="minorHAnsi" w:hAnsiTheme="minorHAnsi" w:cstheme="minorBidi"/>
                  <w:sz w:val="22"/>
                  <w:szCs w:val="22"/>
                  <w:rPrChange w:id="8176" w:author="Nick.Tolimieri" w:date="2022-09-19T13:19:00Z">
                    <w:rPr>
                      <w:rFonts w:ascii="Calibri" w:hAnsi="Calibri" w:cs="Calibri"/>
                      <w:color w:val="000000"/>
                      <w:sz w:val="22"/>
                      <w:szCs w:val="22"/>
                    </w:rPr>
                  </w:rPrChange>
                </w:rPr>
                <w:t>NA</w:t>
              </w:r>
            </w:ins>
          </w:p>
        </w:tc>
        <w:tc>
          <w:tcPr>
            <w:tcW w:w="960" w:type="dxa"/>
            <w:noWrap/>
            <w:hideMark/>
            <w:tcPrChange w:id="817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178" w:author="Nick.Tolimieri" w:date="2022-09-19T13:19:00Z"/>
                <w:rFonts w:asciiTheme="minorHAnsi" w:eastAsiaTheme="minorHAnsi" w:hAnsiTheme="minorHAnsi" w:cstheme="minorBidi"/>
                <w:sz w:val="22"/>
                <w:szCs w:val="22"/>
                <w:rPrChange w:id="8179" w:author="Nick.Tolimieri" w:date="2022-09-19T13:19:00Z">
                  <w:rPr>
                    <w:ins w:id="8180" w:author="Nick.Tolimieri" w:date="2022-09-19T13:19:00Z"/>
                    <w:rFonts w:ascii="Calibri" w:hAnsi="Calibri" w:cs="Calibri"/>
                    <w:color w:val="000000"/>
                    <w:sz w:val="22"/>
                    <w:szCs w:val="22"/>
                  </w:rPr>
                </w:rPrChange>
              </w:rPr>
              <w:pPrChange w:id="8181" w:author="Nick.Tolimieri" w:date="2022-09-19T13:19:00Z">
                <w:pPr/>
              </w:pPrChange>
            </w:pPr>
            <w:ins w:id="8182" w:author="Nick.Tolimieri" w:date="2022-09-19T13:19:00Z">
              <w:r w:rsidRPr="002F2C4B">
                <w:rPr>
                  <w:rFonts w:asciiTheme="minorHAnsi" w:eastAsiaTheme="minorHAnsi" w:hAnsiTheme="minorHAnsi" w:cstheme="minorBidi"/>
                  <w:sz w:val="22"/>
                  <w:szCs w:val="22"/>
                  <w:rPrChange w:id="8183" w:author="Nick.Tolimieri" w:date="2022-09-19T13:19:00Z">
                    <w:rPr>
                      <w:rFonts w:ascii="Calibri" w:hAnsi="Calibri" w:cs="Calibri"/>
                      <w:color w:val="000000"/>
                      <w:sz w:val="22"/>
                      <w:szCs w:val="22"/>
                    </w:rPr>
                  </w:rPrChange>
                </w:rPr>
                <w:t>NA</w:t>
              </w:r>
            </w:ins>
          </w:p>
        </w:tc>
      </w:tr>
      <w:tr w:rsidR="002F2C4B" w:rsidRPr="002F2C4B" w:rsidTr="002F2C4B">
        <w:trPr>
          <w:divId w:val="276135201"/>
          <w:trHeight w:val="300"/>
          <w:ins w:id="8184" w:author="Nick.Tolimieri" w:date="2022-09-19T13:19:00Z"/>
          <w:trPrChange w:id="8185" w:author="Nick.Tolimieri" w:date="2022-09-19T13:19:00Z">
            <w:trPr>
              <w:divId w:val="276135201"/>
              <w:trHeight w:val="300"/>
            </w:trPr>
          </w:trPrChange>
        </w:trPr>
        <w:tc>
          <w:tcPr>
            <w:tcW w:w="960" w:type="dxa"/>
            <w:noWrap/>
            <w:hideMark/>
            <w:tcPrChange w:id="818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187" w:author="Nick.Tolimieri" w:date="2022-09-19T13:19:00Z"/>
                <w:rFonts w:asciiTheme="minorHAnsi" w:eastAsiaTheme="minorHAnsi" w:hAnsiTheme="minorHAnsi" w:cstheme="minorBidi"/>
                <w:sz w:val="22"/>
                <w:szCs w:val="22"/>
                <w:rPrChange w:id="8188" w:author="Nick.Tolimieri" w:date="2022-09-19T13:19:00Z">
                  <w:rPr>
                    <w:ins w:id="8189" w:author="Nick.Tolimieri" w:date="2022-09-19T13:19:00Z"/>
                    <w:rFonts w:ascii="Calibri" w:hAnsi="Calibri" w:cs="Calibri"/>
                    <w:color w:val="000000"/>
                    <w:sz w:val="22"/>
                    <w:szCs w:val="22"/>
                  </w:rPr>
                </w:rPrChange>
              </w:rPr>
              <w:pPrChange w:id="8190" w:author="Nick.Tolimieri" w:date="2022-09-19T13:19:00Z">
                <w:pPr/>
              </w:pPrChange>
            </w:pPr>
            <w:ins w:id="8191" w:author="Nick.Tolimieri" w:date="2022-09-19T13:19:00Z">
              <w:r w:rsidRPr="002F2C4B">
                <w:rPr>
                  <w:rFonts w:asciiTheme="minorHAnsi" w:eastAsiaTheme="minorHAnsi" w:hAnsiTheme="minorHAnsi" w:cstheme="minorBidi"/>
                  <w:sz w:val="22"/>
                  <w:szCs w:val="22"/>
                  <w:rPrChange w:id="8192" w:author="Nick.Tolimieri" w:date="2022-09-19T13:19:00Z">
                    <w:rPr>
                      <w:rFonts w:ascii="Calibri" w:hAnsi="Calibri" w:cs="Calibri"/>
                      <w:color w:val="000000"/>
                      <w:sz w:val="22"/>
                      <w:szCs w:val="22"/>
                    </w:rPr>
                  </w:rPrChange>
                </w:rPr>
                <w:t>Cape Alava</w:t>
              </w:r>
            </w:ins>
          </w:p>
        </w:tc>
        <w:tc>
          <w:tcPr>
            <w:tcW w:w="960" w:type="dxa"/>
            <w:noWrap/>
            <w:hideMark/>
            <w:tcPrChange w:id="8193"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194" w:author="Nick.Tolimieri" w:date="2022-09-19T13:19:00Z"/>
                <w:rFonts w:asciiTheme="minorHAnsi" w:eastAsiaTheme="minorHAnsi" w:hAnsiTheme="minorHAnsi" w:cstheme="minorBidi"/>
                <w:sz w:val="22"/>
                <w:szCs w:val="22"/>
                <w:rPrChange w:id="8195" w:author="Nick.Tolimieri" w:date="2022-09-19T13:19:00Z">
                  <w:rPr>
                    <w:ins w:id="8196" w:author="Nick.Tolimieri" w:date="2022-09-19T13:19:00Z"/>
                    <w:rFonts w:ascii="Calibri" w:hAnsi="Calibri" w:cs="Calibri"/>
                    <w:color w:val="000000"/>
                    <w:sz w:val="22"/>
                    <w:szCs w:val="22"/>
                  </w:rPr>
                </w:rPrChange>
              </w:rPr>
              <w:pPrChange w:id="8197" w:author="Nick.Tolimieri" w:date="2022-09-19T13:19:00Z">
                <w:pPr>
                  <w:jc w:val="right"/>
                </w:pPr>
              </w:pPrChange>
            </w:pPr>
            <w:ins w:id="8198" w:author="Nick.Tolimieri" w:date="2022-09-19T13:19:00Z">
              <w:r w:rsidRPr="002F2C4B">
                <w:rPr>
                  <w:rFonts w:asciiTheme="minorHAnsi" w:eastAsiaTheme="minorHAnsi" w:hAnsiTheme="minorHAnsi" w:cstheme="minorBidi"/>
                  <w:sz w:val="22"/>
                  <w:szCs w:val="22"/>
                  <w:rPrChange w:id="8199" w:author="Nick.Tolimieri" w:date="2022-09-19T13:19:00Z">
                    <w:rPr>
                      <w:rFonts w:ascii="Calibri" w:hAnsi="Calibri" w:cs="Calibri"/>
                      <w:color w:val="000000"/>
                      <w:sz w:val="22"/>
                      <w:szCs w:val="22"/>
                    </w:rPr>
                  </w:rPrChange>
                </w:rPr>
                <w:t>2010</w:t>
              </w:r>
            </w:ins>
          </w:p>
        </w:tc>
        <w:tc>
          <w:tcPr>
            <w:tcW w:w="960" w:type="dxa"/>
            <w:noWrap/>
            <w:hideMark/>
            <w:tcPrChange w:id="820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201" w:author="Nick.Tolimieri" w:date="2022-09-19T13:19:00Z"/>
                <w:rFonts w:asciiTheme="minorHAnsi" w:eastAsiaTheme="minorHAnsi" w:hAnsiTheme="minorHAnsi" w:cstheme="minorBidi"/>
                <w:sz w:val="22"/>
                <w:szCs w:val="22"/>
                <w:rPrChange w:id="8202" w:author="Nick.Tolimieri" w:date="2022-09-19T13:19:00Z">
                  <w:rPr>
                    <w:ins w:id="8203" w:author="Nick.Tolimieri" w:date="2022-09-19T13:19:00Z"/>
                    <w:rFonts w:ascii="Calibri" w:hAnsi="Calibri" w:cs="Calibri"/>
                    <w:color w:val="000000"/>
                    <w:sz w:val="22"/>
                    <w:szCs w:val="22"/>
                  </w:rPr>
                </w:rPrChange>
              </w:rPr>
              <w:pPrChange w:id="8204" w:author="Nick.Tolimieri" w:date="2022-09-19T13:19:00Z">
                <w:pPr>
                  <w:jc w:val="right"/>
                </w:pPr>
              </w:pPrChange>
            </w:pPr>
            <w:ins w:id="8205" w:author="Nick.Tolimieri" w:date="2022-09-19T13:19:00Z">
              <w:r w:rsidRPr="002F2C4B">
                <w:rPr>
                  <w:rFonts w:asciiTheme="minorHAnsi" w:eastAsiaTheme="minorHAnsi" w:hAnsiTheme="minorHAnsi" w:cstheme="minorBidi"/>
                  <w:sz w:val="22"/>
                  <w:szCs w:val="22"/>
                  <w:rPrChange w:id="8206" w:author="Nick.Tolimieri" w:date="2022-09-19T13:19:00Z">
                    <w:rPr>
                      <w:rFonts w:ascii="Calibri" w:hAnsi="Calibri" w:cs="Calibri"/>
                      <w:color w:val="000000"/>
                      <w:sz w:val="22"/>
                      <w:szCs w:val="22"/>
                    </w:rPr>
                  </w:rPrChange>
                </w:rPr>
                <w:t>0</w:t>
              </w:r>
            </w:ins>
          </w:p>
        </w:tc>
        <w:tc>
          <w:tcPr>
            <w:tcW w:w="960" w:type="dxa"/>
            <w:noWrap/>
            <w:hideMark/>
            <w:tcPrChange w:id="820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208" w:author="Nick.Tolimieri" w:date="2022-09-19T13:19:00Z"/>
                <w:rFonts w:asciiTheme="minorHAnsi" w:eastAsiaTheme="minorHAnsi" w:hAnsiTheme="minorHAnsi" w:cstheme="minorBidi"/>
                <w:sz w:val="22"/>
                <w:szCs w:val="22"/>
                <w:rPrChange w:id="8209" w:author="Nick.Tolimieri" w:date="2022-09-19T13:19:00Z">
                  <w:rPr>
                    <w:ins w:id="8210" w:author="Nick.Tolimieri" w:date="2022-09-19T13:19:00Z"/>
                    <w:rFonts w:ascii="Calibri" w:hAnsi="Calibri" w:cs="Calibri"/>
                    <w:color w:val="000000"/>
                    <w:sz w:val="22"/>
                    <w:szCs w:val="22"/>
                  </w:rPr>
                </w:rPrChange>
              </w:rPr>
              <w:pPrChange w:id="8211" w:author="Nick.Tolimieri" w:date="2022-09-19T13:19:00Z">
                <w:pPr>
                  <w:jc w:val="right"/>
                </w:pPr>
              </w:pPrChange>
            </w:pPr>
            <w:ins w:id="8212" w:author="Nick.Tolimieri" w:date="2022-09-19T13:19:00Z">
              <w:r w:rsidRPr="002F2C4B">
                <w:rPr>
                  <w:rFonts w:asciiTheme="minorHAnsi" w:eastAsiaTheme="minorHAnsi" w:hAnsiTheme="minorHAnsi" w:cstheme="minorBidi"/>
                  <w:sz w:val="22"/>
                  <w:szCs w:val="22"/>
                  <w:rPrChange w:id="8213" w:author="Nick.Tolimieri" w:date="2022-09-19T13:19:00Z">
                    <w:rPr>
                      <w:rFonts w:ascii="Calibri" w:hAnsi="Calibri" w:cs="Calibri"/>
                      <w:color w:val="000000"/>
                      <w:sz w:val="22"/>
                      <w:szCs w:val="22"/>
                    </w:rPr>
                  </w:rPrChange>
                </w:rPr>
                <w:t>20</w:t>
              </w:r>
            </w:ins>
          </w:p>
        </w:tc>
        <w:tc>
          <w:tcPr>
            <w:tcW w:w="960" w:type="dxa"/>
            <w:noWrap/>
            <w:hideMark/>
            <w:tcPrChange w:id="821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215" w:author="Nick.Tolimieri" w:date="2022-09-19T13:19:00Z"/>
                <w:rFonts w:asciiTheme="minorHAnsi" w:eastAsiaTheme="minorHAnsi" w:hAnsiTheme="minorHAnsi" w:cstheme="minorBidi"/>
                <w:sz w:val="22"/>
                <w:szCs w:val="22"/>
                <w:rPrChange w:id="8216" w:author="Nick.Tolimieri" w:date="2022-09-19T13:19:00Z">
                  <w:rPr>
                    <w:ins w:id="8217" w:author="Nick.Tolimieri" w:date="2022-09-19T13:19:00Z"/>
                    <w:rFonts w:ascii="Calibri" w:hAnsi="Calibri" w:cs="Calibri"/>
                    <w:color w:val="000000"/>
                    <w:sz w:val="22"/>
                    <w:szCs w:val="22"/>
                  </w:rPr>
                </w:rPrChange>
              </w:rPr>
              <w:pPrChange w:id="8218" w:author="Nick.Tolimieri" w:date="2022-09-19T13:19:00Z">
                <w:pPr>
                  <w:jc w:val="right"/>
                </w:pPr>
              </w:pPrChange>
            </w:pPr>
            <w:ins w:id="8219" w:author="Nick.Tolimieri" w:date="2022-09-19T13:19:00Z">
              <w:r w:rsidRPr="002F2C4B">
                <w:rPr>
                  <w:rFonts w:asciiTheme="minorHAnsi" w:eastAsiaTheme="minorHAnsi" w:hAnsiTheme="minorHAnsi" w:cstheme="minorBidi"/>
                  <w:sz w:val="22"/>
                  <w:szCs w:val="22"/>
                  <w:rPrChange w:id="8220" w:author="Nick.Tolimieri" w:date="2022-09-19T13:19:00Z">
                    <w:rPr>
                      <w:rFonts w:ascii="Calibri" w:hAnsi="Calibri" w:cs="Calibri"/>
                      <w:color w:val="000000"/>
                      <w:sz w:val="22"/>
                      <w:szCs w:val="22"/>
                    </w:rPr>
                  </w:rPrChange>
                </w:rPr>
                <w:t>2</w:t>
              </w:r>
            </w:ins>
          </w:p>
        </w:tc>
        <w:tc>
          <w:tcPr>
            <w:tcW w:w="960" w:type="dxa"/>
            <w:noWrap/>
            <w:hideMark/>
            <w:tcPrChange w:id="822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222" w:author="Nick.Tolimieri" w:date="2022-09-19T13:19:00Z"/>
                <w:rFonts w:asciiTheme="minorHAnsi" w:eastAsiaTheme="minorHAnsi" w:hAnsiTheme="minorHAnsi" w:cstheme="minorBidi"/>
                <w:sz w:val="22"/>
                <w:szCs w:val="22"/>
                <w:rPrChange w:id="8223" w:author="Nick.Tolimieri" w:date="2022-09-19T13:19:00Z">
                  <w:rPr>
                    <w:ins w:id="8224" w:author="Nick.Tolimieri" w:date="2022-09-19T13:19:00Z"/>
                    <w:rFonts w:ascii="Calibri" w:hAnsi="Calibri" w:cs="Calibri"/>
                    <w:color w:val="000000"/>
                    <w:sz w:val="22"/>
                    <w:szCs w:val="22"/>
                  </w:rPr>
                </w:rPrChange>
              </w:rPr>
              <w:pPrChange w:id="8225" w:author="Nick.Tolimieri" w:date="2022-09-19T13:19:00Z">
                <w:pPr>
                  <w:jc w:val="right"/>
                </w:pPr>
              </w:pPrChange>
            </w:pPr>
            <w:ins w:id="8226" w:author="Nick.Tolimieri" w:date="2022-09-19T13:19:00Z">
              <w:r w:rsidRPr="002F2C4B">
                <w:rPr>
                  <w:rFonts w:asciiTheme="minorHAnsi" w:eastAsiaTheme="minorHAnsi" w:hAnsiTheme="minorHAnsi" w:cstheme="minorBidi"/>
                  <w:sz w:val="22"/>
                  <w:szCs w:val="22"/>
                  <w:rPrChange w:id="8227" w:author="Nick.Tolimieri" w:date="2022-09-19T13:19:00Z">
                    <w:rPr>
                      <w:rFonts w:ascii="Calibri" w:hAnsi="Calibri" w:cs="Calibri"/>
                      <w:color w:val="000000"/>
                      <w:sz w:val="22"/>
                      <w:szCs w:val="22"/>
                    </w:rPr>
                  </w:rPrChange>
                </w:rPr>
                <w:t>11</w:t>
              </w:r>
            </w:ins>
          </w:p>
        </w:tc>
        <w:tc>
          <w:tcPr>
            <w:tcW w:w="960" w:type="dxa"/>
            <w:noWrap/>
            <w:hideMark/>
            <w:tcPrChange w:id="8228"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229" w:author="Nick.Tolimieri" w:date="2022-09-19T13:19:00Z"/>
                <w:rFonts w:asciiTheme="minorHAnsi" w:eastAsiaTheme="minorHAnsi" w:hAnsiTheme="minorHAnsi" w:cstheme="minorBidi"/>
                <w:sz w:val="22"/>
                <w:szCs w:val="22"/>
                <w:rPrChange w:id="8230" w:author="Nick.Tolimieri" w:date="2022-09-19T13:19:00Z">
                  <w:rPr>
                    <w:ins w:id="8231" w:author="Nick.Tolimieri" w:date="2022-09-19T13:19:00Z"/>
                    <w:rFonts w:ascii="Calibri" w:hAnsi="Calibri" w:cs="Calibri"/>
                    <w:color w:val="000000"/>
                    <w:sz w:val="22"/>
                    <w:szCs w:val="22"/>
                  </w:rPr>
                </w:rPrChange>
              </w:rPr>
              <w:pPrChange w:id="8232" w:author="Nick.Tolimieri" w:date="2022-09-19T13:19:00Z">
                <w:pPr>
                  <w:jc w:val="right"/>
                </w:pPr>
              </w:pPrChange>
            </w:pPr>
            <w:ins w:id="8233" w:author="Nick.Tolimieri" w:date="2022-09-19T13:19:00Z">
              <w:r w:rsidRPr="002F2C4B">
                <w:rPr>
                  <w:rFonts w:asciiTheme="minorHAnsi" w:eastAsiaTheme="minorHAnsi" w:hAnsiTheme="minorHAnsi" w:cstheme="minorBidi"/>
                  <w:sz w:val="22"/>
                  <w:szCs w:val="22"/>
                  <w:rPrChange w:id="8234" w:author="Nick.Tolimieri" w:date="2022-09-19T13:19:00Z">
                    <w:rPr>
                      <w:rFonts w:ascii="Calibri" w:hAnsi="Calibri" w:cs="Calibri"/>
                      <w:color w:val="000000"/>
                      <w:sz w:val="22"/>
                      <w:szCs w:val="22"/>
                    </w:rPr>
                  </w:rPrChange>
                </w:rPr>
                <w:t>5</w:t>
              </w:r>
            </w:ins>
          </w:p>
        </w:tc>
        <w:tc>
          <w:tcPr>
            <w:tcW w:w="960" w:type="dxa"/>
            <w:noWrap/>
            <w:hideMark/>
            <w:tcPrChange w:id="823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236" w:author="Nick.Tolimieri" w:date="2022-09-19T13:19:00Z"/>
                <w:rFonts w:asciiTheme="minorHAnsi" w:eastAsiaTheme="minorHAnsi" w:hAnsiTheme="minorHAnsi" w:cstheme="minorBidi"/>
                <w:sz w:val="22"/>
                <w:szCs w:val="22"/>
                <w:rPrChange w:id="8237" w:author="Nick.Tolimieri" w:date="2022-09-19T13:19:00Z">
                  <w:rPr>
                    <w:ins w:id="8238" w:author="Nick.Tolimieri" w:date="2022-09-19T13:19:00Z"/>
                    <w:rFonts w:ascii="Calibri" w:hAnsi="Calibri" w:cs="Calibri"/>
                    <w:color w:val="000000"/>
                    <w:sz w:val="22"/>
                    <w:szCs w:val="22"/>
                  </w:rPr>
                </w:rPrChange>
              </w:rPr>
              <w:pPrChange w:id="8239" w:author="Nick.Tolimieri" w:date="2022-09-19T13:19:00Z">
                <w:pPr>
                  <w:jc w:val="right"/>
                </w:pPr>
              </w:pPrChange>
            </w:pPr>
            <w:ins w:id="8240" w:author="Nick.Tolimieri" w:date="2022-09-19T13:19:00Z">
              <w:r w:rsidRPr="002F2C4B">
                <w:rPr>
                  <w:rFonts w:asciiTheme="minorHAnsi" w:eastAsiaTheme="minorHAnsi" w:hAnsiTheme="minorHAnsi" w:cstheme="minorBidi"/>
                  <w:sz w:val="22"/>
                  <w:szCs w:val="22"/>
                  <w:rPrChange w:id="8241" w:author="Nick.Tolimieri" w:date="2022-09-19T13:19:00Z">
                    <w:rPr>
                      <w:rFonts w:ascii="Calibri" w:hAnsi="Calibri" w:cs="Calibri"/>
                      <w:color w:val="000000"/>
                      <w:sz w:val="22"/>
                      <w:szCs w:val="22"/>
                    </w:rPr>
                  </w:rPrChange>
                </w:rPr>
                <w:t>6</w:t>
              </w:r>
            </w:ins>
          </w:p>
        </w:tc>
        <w:tc>
          <w:tcPr>
            <w:tcW w:w="960" w:type="dxa"/>
            <w:noWrap/>
            <w:hideMark/>
            <w:tcPrChange w:id="824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243" w:author="Nick.Tolimieri" w:date="2022-09-19T13:19:00Z"/>
                <w:rFonts w:asciiTheme="minorHAnsi" w:eastAsiaTheme="minorHAnsi" w:hAnsiTheme="minorHAnsi" w:cstheme="minorBidi"/>
                <w:sz w:val="22"/>
                <w:szCs w:val="22"/>
                <w:rPrChange w:id="8244" w:author="Nick.Tolimieri" w:date="2022-09-19T13:19:00Z">
                  <w:rPr>
                    <w:ins w:id="8245" w:author="Nick.Tolimieri" w:date="2022-09-19T13:19:00Z"/>
                    <w:rFonts w:ascii="Calibri" w:hAnsi="Calibri" w:cs="Calibri"/>
                    <w:color w:val="000000"/>
                    <w:sz w:val="22"/>
                    <w:szCs w:val="22"/>
                  </w:rPr>
                </w:rPrChange>
              </w:rPr>
              <w:pPrChange w:id="8246" w:author="Nick.Tolimieri" w:date="2022-09-19T13:19:00Z">
                <w:pPr>
                  <w:jc w:val="right"/>
                </w:pPr>
              </w:pPrChange>
            </w:pPr>
            <w:ins w:id="8247" w:author="Nick.Tolimieri" w:date="2022-09-19T13:19:00Z">
              <w:r w:rsidRPr="002F2C4B">
                <w:rPr>
                  <w:rFonts w:asciiTheme="minorHAnsi" w:eastAsiaTheme="minorHAnsi" w:hAnsiTheme="minorHAnsi" w:cstheme="minorBidi"/>
                  <w:sz w:val="22"/>
                  <w:szCs w:val="22"/>
                  <w:rPrChange w:id="8248" w:author="Nick.Tolimieri" w:date="2022-09-19T13:19:00Z">
                    <w:rPr>
                      <w:rFonts w:ascii="Calibri" w:hAnsi="Calibri" w:cs="Calibri"/>
                      <w:color w:val="000000"/>
                      <w:sz w:val="22"/>
                      <w:szCs w:val="22"/>
                    </w:rPr>
                  </w:rPrChange>
                </w:rPr>
                <w:t>1.57</w:t>
              </w:r>
            </w:ins>
          </w:p>
        </w:tc>
        <w:tc>
          <w:tcPr>
            <w:tcW w:w="960" w:type="dxa"/>
            <w:noWrap/>
            <w:hideMark/>
            <w:tcPrChange w:id="824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250" w:author="Nick.Tolimieri" w:date="2022-09-19T13:19:00Z"/>
                <w:rFonts w:asciiTheme="minorHAnsi" w:eastAsiaTheme="minorHAnsi" w:hAnsiTheme="minorHAnsi" w:cstheme="minorBidi"/>
                <w:sz w:val="22"/>
                <w:szCs w:val="22"/>
                <w:rPrChange w:id="8251" w:author="Nick.Tolimieri" w:date="2022-09-19T13:19:00Z">
                  <w:rPr>
                    <w:ins w:id="8252" w:author="Nick.Tolimieri" w:date="2022-09-19T13:19:00Z"/>
                    <w:rFonts w:ascii="Calibri" w:hAnsi="Calibri" w:cs="Calibri"/>
                    <w:color w:val="000000"/>
                    <w:sz w:val="22"/>
                    <w:szCs w:val="22"/>
                  </w:rPr>
                </w:rPrChange>
              </w:rPr>
              <w:pPrChange w:id="8253" w:author="Nick.Tolimieri" w:date="2022-09-19T13:19:00Z">
                <w:pPr>
                  <w:jc w:val="right"/>
                </w:pPr>
              </w:pPrChange>
            </w:pPr>
            <w:ins w:id="8254" w:author="Nick.Tolimieri" w:date="2022-09-19T13:19:00Z">
              <w:r w:rsidRPr="002F2C4B">
                <w:rPr>
                  <w:rFonts w:asciiTheme="minorHAnsi" w:eastAsiaTheme="minorHAnsi" w:hAnsiTheme="minorHAnsi" w:cstheme="minorBidi"/>
                  <w:sz w:val="22"/>
                  <w:szCs w:val="22"/>
                  <w:rPrChange w:id="8255" w:author="Nick.Tolimieri" w:date="2022-09-19T13:19:00Z">
                    <w:rPr>
                      <w:rFonts w:ascii="Calibri" w:hAnsi="Calibri" w:cs="Calibri"/>
                      <w:color w:val="000000"/>
                      <w:sz w:val="22"/>
                      <w:szCs w:val="22"/>
                    </w:rPr>
                  </w:rPrChange>
                </w:rPr>
                <w:t>0.13</w:t>
              </w:r>
            </w:ins>
          </w:p>
        </w:tc>
      </w:tr>
      <w:tr w:rsidR="002F2C4B" w:rsidRPr="002F2C4B" w:rsidTr="002F2C4B">
        <w:trPr>
          <w:divId w:val="276135201"/>
          <w:trHeight w:val="300"/>
          <w:ins w:id="8256" w:author="Nick.Tolimieri" w:date="2022-09-19T13:19:00Z"/>
          <w:trPrChange w:id="8257" w:author="Nick.Tolimieri" w:date="2022-09-19T13:19:00Z">
            <w:trPr>
              <w:divId w:val="276135201"/>
              <w:trHeight w:val="300"/>
            </w:trPr>
          </w:trPrChange>
        </w:trPr>
        <w:tc>
          <w:tcPr>
            <w:tcW w:w="960" w:type="dxa"/>
            <w:noWrap/>
            <w:hideMark/>
            <w:tcPrChange w:id="8258"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259" w:author="Nick.Tolimieri" w:date="2022-09-19T13:19:00Z"/>
                <w:rFonts w:asciiTheme="minorHAnsi" w:eastAsiaTheme="minorHAnsi" w:hAnsiTheme="minorHAnsi" w:cstheme="minorBidi"/>
                <w:sz w:val="22"/>
                <w:szCs w:val="22"/>
                <w:rPrChange w:id="8260" w:author="Nick.Tolimieri" w:date="2022-09-19T13:19:00Z">
                  <w:rPr>
                    <w:ins w:id="8261" w:author="Nick.Tolimieri" w:date="2022-09-19T13:19:00Z"/>
                    <w:rFonts w:ascii="Calibri" w:hAnsi="Calibri" w:cs="Calibri"/>
                    <w:color w:val="000000"/>
                    <w:sz w:val="22"/>
                    <w:szCs w:val="22"/>
                  </w:rPr>
                </w:rPrChange>
              </w:rPr>
              <w:pPrChange w:id="8262" w:author="Nick.Tolimieri" w:date="2022-09-19T13:19:00Z">
                <w:pPr/>
              </w:pPrChange>
            </w:pPr>
            <w:ins w:id="8263" w:author="Nick.Tolimieri" w:date="2022-09-19T13:19:00Z">
              <w:r w:rsidRPr="002F2C4B">
                <w:rPr>
                  <w:rFonts w:asciiTheme="minorHAnsi" w:eastAsiaTheme="minorHAnsi" w:hAnsiTheme="minorHAnsi" w:cstheme="minorBidi"/>
                  <w:sz w:val="22"/>
                  <w:szCs w:val="22"/>
                  <w:rPrChange w:id="8264" w:author="Nick.Tolimieri" w:date="2022-09-19T13:19:00Z">
                    <w:rPr>
                      <w:rFonts w:ascii="Calibri" w:hAnsi="Calibri" w:cs="Calibri"/>
                      <w:color w:val="000000"/>
                      <w:sz w:val="22"/>
                      <w:szCs w:val="22"/>
                    </w:rPr>
                  </w:rPrChange>
                </w:rPr>
                <w:t>Cape Alava</w:t>
              </w:r>
            </w:ins>
          </w:p>
        </w:tc>
        <w:tc>
          <w:tcPr>
            <w:tcW w:w="960" w:type="dxa"/>
            <w:noWrap/>
            <w:hideMark/>
            <w:tcPrChange w:id="826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266" w:author="Nick.Tolimieri" w:date="2022-09-19T13:19:00Z"/>
                <w:rFonts w:asciiTheme="minorHAnsi" w:eastAsiaTheme="minorHAnsi" w:hAnsiTheme="minorHAnsi" w:cstheme="minorBidi"/>
                <w:sz w:val="22"/>
                <w:szCs w:val="22"/>
                <w:rPrChange w:id="8267" w:author="Nick.Tolimieri" w:date="2022-09-19T13:19:00Z">
                  <w:rPr>
                    <w:ins w:id="8268" w:author="Nick.Tolimieri" w:date="2022-09-19T13:19:00Z"/>
                    <w:rFonts w:ascii="Calibri" w:hAnsi="Calibri" w:cs="Calibri"/>
                    <w:color w:val="000000"/>
                    <w:sz w:val="22"/>
                    <w:szCs w:val="22"/>
                  </w:rPr>
                </w:rPrChange>
              </w:rPr>
              <w:pPrChange w:id="8269" w:author="Nick.Tolimieri" w:date="2022-09-19T13:19:00Z">
                <w:pPr>
                  <w:jc w:val="right"/>
                </w:pPr>
              </w:pPrChange>
            </w:pPr>
            <w:ins w:id="8270" w:author="Nick.Tolimieri" w:date="2022-09-19T13:19:00Z">
              <w:r w:rsidRPr="002F2C4B">
                <w:rPr>
                  <w:rFonts w:asciiTheme="minorHAnsi" w:eastAsiaTheme="minorHAnsi" w:hAnsiTheme="minorHAnsi" w:cstheme="minorBidi"/>
                  <w:sz w:val="22"/>
                  <w:szCs w:val="22"/>
                  <w:rPrChange w:id="8271" w:author="Nick.Tolimieri" w:date="2022-09-19T13:19:00Z">
                    <w:rPr>
                      <w:rFonts w:ascii="Calibri" w:hAnsi="Calibri" w:cs="Calibri"/>
                      <w:color w:val="000000"/>
                      <w:sz w:val="22"/>
                      <w:szCs w:val="22"/>
                    </w:rPr>
                  </w:rPrChange>
                </w:rPr>
                <w:t>2011</w:t>
              </w:r>
            </w:ins>
          </w:p>
        </w:tc>
        <w:tc>
          <w:tcPr>
            <w:tcW w:w="960" w:type="dxa"/>
            <w:noWrap/>
            <w:hideMark/>
            <w:tcPrChange w:id="827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273" w:author="Nick.Tolimieri" w:date="2022-09-19T13:19:00Z"/>
                <w:rFonts w:asciiTheme="minorHAnsi" w:eastAsiaTheme="minorHAnsi" w:hAnsiTheme="minorHAnsi" w:cstheme="minorBidi"/>
                <w:sz w:val="22"/>
                <w:szCs w:val="22"/>
                <w:rPrChange w:id="8274" w:author="Nick.Tolimieri" w:date="2022-09-19T13:19:00Z">
                  <w:rPr>
                    <w:ins w:id="8275" w:author="Nick.Tolimieri" w:date="2022-09-19T13:19:00Z"/>
                    <w:rFonts w:ascii="Calibri" w:hAnsi="Calibri" w:cs="Calibri"/>
                    <w:color w:val="000000"/>
                    <w:sz w:val="22"/>
                    <w:szCs w:val="22"/>
                  </w:rPr>
                </w:rPrChange>
              </w:rPr>
              <w:pPrChange w:id="8276" w:author="Nick.Tolimieri" w:date="2022-09-19T13:19:00Z">
                <w:pPr>
                  <w:jc w:val="right"/>
                </w:pPr>
              </w:pPrChange>
            </w:pPr>
            <w:ins w:id="8277" w:author="Nick.Tolimieri" w:date="2022-09-19T13:19:00Z">
              <w:r w:rsidRPr="002F2C4B">
                <w:rPr>
                  <w:rFonts w:asciiTheme="minorHAnsi" w:eastAsiaTheme="minorHAnsi" w:hAnsiTheme="minorHAnsi" w:cstheme="minorBidi"/>
                  <w:sz w:val="22"/>
                  <w:szCs w:val="22"/>
                  <w:rPrChange w:id="8278" w:author="Nick.Tolimieri" w:date="2022-09-19T13:19:00Z">
                    <w:rPr>
                      <w:rFonts w:ascii="Calibri" w:hAnsi="Calibri" w:cs="Calibri"/>
                      <w:color w:val="000000"/>
                      <w:sz w:val="22"/>
                      <w:szCs w:val="22"/>
                    </w:rPr>
                  </w:rPrChange>
                </w:rPr>
                <w:t>0</w:t>
              </w:r>
            </w:ins>
          </w:p>
        </w:tc>
        <w:tc>
          <w:tcPr>
            <w:tcW w:w="960" w:type="dxa"/>
            <w:noWrap/>
            <w:hideMark/>
            <w:tcPrChange w:id="827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280" w:author="Nick.Tolimieri" w:date="2022-09-19T13:19:00Z"/>
                <w:rFonts w:asciiTheme="minorHAnsi" w:eastAsiaTheme="minorHAnsi" w:hAnsiTheme="minorHAnsi" w:cstheme="minorBidi"/>
                <w:sz w:val="22"/>
                <w:szCs w:val="22"/>
                <w:rPrChange w:id="8281" w:author="Nick.Tolimieri" w:date="2022-09-19T13:19:00Z">
                  <w:rPr>
                    <w:ins w:id="8282" w:author="Nick.Tolimieri" w:date="2022-09-19T13:19:00Z"/>
                    <w:rFonts w:ascii="Calibri" w:hAnsi="Calibri" w:cs="Calibri"/>
                    <w:color w:val="000000"/>
                    <w:sz w:val="22"/>
                    <w:szCs w:val="22"/>
                  </w:rPr>
                </w:rPrChange>
              </w:rPr>
              <w:pPrChange w:id="8283" w:author="Nick.Tolimieri" w:date="2022-09-19T13:19:00Z">
                <w:pPr>
                  <w:jc w:val="right"/>
                </w:pPr>
              </w:pPrChange>
            </w:pPr>
            <w:ins w:id="8284" w:author="Nick.Tolimieri" w:date="2022-09-19T13:19:00Z">
              <w:r w:rsidRPr="002F2C4B">
                <w:rPr>
                  <w:rFonts w:asciiTheme="minorHAnsi" w:eastAsiaTheme="minorHAnsi" w:hAnsiTheme="minorHAnsi" w:cstheme="minorBidi"/>
                  <w:sz w:val="22"/>
                  <w:szCs w:val="22"/>
                  <w:rPrChange w:id="8285" w:author="Nick.Tolimieri" w:date="2022-09-19T13:19:00Z">
                    <w:rPr>
                      <w:rFonts w:ascii="Calibri" w:hAnsi="Calibri" w:cs="Calibri"/>
                      <w:color w:val="000000"/>
                      <w:sz w:val="22"/>
                      <w:szCs w:val="22"/>
                    </w:rPr>
                  </w:rPrChange>
                </w:rPr>
                <w:t>0</w:t>
              </w:r>
            </w:ins>
          </w:p>
        </w:tc>
        <w:tc>
          <w:tcPr>
            <w:tcW w:w="960" w:type="dxa"/>
            <w:noWrap/>
            <w:hideMark/>
            <w:tcPrChange w:id="828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287" w:author="Nick.Tolimieri" w:date="2022-09-19T13:19:00Z"/>
                <w:rFonts w:asciiTheme="minorHAnsi" w:eastAsiaTheme="minorHAnsi" w:hAnsiTheme="minorHAnsi" w:cstheme="minorBidi"/>
                <w:sz w:val="22"/>
                <w:szCs w:val="22"/>
                <w:rPrChange w:id="8288" w:author="Nick.Tolimieri" w:date="2022-09-19T13:19:00Z">
                  <w:rPr>
                    <w:ins w:id="8289" w:author="Nick.Tolimieri" w:date="2022-09-19T13:19:00Z"/>
                    <w:rFonts w:ascii="Calibri" w:hAnsi="Calibri" w:cs="Calibri"/>
                    <w:color w:val="000000"/>
                    <w:sz w:val="22"/>
                    <w:szCs w:val="22"/>
                  </w:rPr>
                </w:rPrChange>
              </w:rPr>
              <w:pPrChange w:id="8290" w:author="Nick.Tolimieri" w:date="2022-09-19T13:19:00Z">
                <w:pPr>
                  <w:jc w:val="right"/>
                </w:pPr>
              </w:pPrChange>
            </w:pPr>
            <w:ins w:id="8291" w:author="Nick.Tolimieri" w:date="2022-09-19T13:19:00Z">
              <w:r w:rsidRPr="002F2C4B">
                <w:rPr>
                  <w:rFonts w:asciiTheme="minorHAnsi" w:eastAsiaTheme="minorHAnsi" w:hAnsiTheme="minorHAnsi" w:cstheme="minorBidi"/>
                  <w:sz w:val="22"/>
                  <w:szCs w:val="22"/>
                  <w:rPrChange w:id="8292" w:author="Nick.Tolimieri" w:date="2022-09-19T13:19:00Z">
                    <w:rPr>
                      <w:rFonts w:ascii="Calibri" w:hAnsi="Calibri" w:cs="Calibri"/>
                      <w:color w:val="000000"/>
                      <w:sz w:val="22"/>
                      <w:szCs w:val="22"/>
                    </w:rPr>
                  </w:rPrChange>
                </w:rPr>
                <w:t>0</w:t>
              </w:r>
            </w:ins>
          </w:p>
        </w:tc>
        <w:tc>
          <w:tcPr>
            <w:tcW w:w="960" w:type="dxa"/>
            <w:noWrap/>
            <w:hideMark/>
            <w:tcPrChange w:id="8293"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294" w:author="Nick.Tolimieri" w:date="2022-09-19T13:19:00Z"/>
                <w:rFonts w:asciiTheme="minorHAnsi" w:eastAsiaTheme="minorHAnsi" w:hAnsiTheme="minorHAnsi" w:cstheme="minorBidi"/>
                <w:sz w:val="22"/>
                <w:szCs w:val="22"/>
                <w:rPrChange w:id="8295" w:author="Nick.Tolimieri" w:date="2022-09-19T13:19:00Z">
                  <w:rPr>
                    <w:ins w:id="8296" w:author="Nick.Tolimieri" w:date="2022-09-19T13:19:00Z"/>
                    <w:rFonts w:ascii="Calibri" w:hAnsi="Calibri" w:cs="Calibri"/>
                    <w:color w:val="000000"/>
                    <w:sz w:val="22"/>
                    <w:szCs w:val="22"/>
                  </w:rPr>
                </w:rPrChange>
              </w:rPr>
              <w:pPrChange w:id="8297" w:author="Nick.Tolimieri" w:date="2022-09-19T13:19:00Z">
                <w:pPr>
                  <w:jc w:val="right"/>
                </w:pPr>
              </w:pPrChange>
            </w:pPr>
            <w:ins w:id="8298" w:author="Nick.Tolimieri" w:date="2022-09-19T13:19:00Z">
              <w:r w:rsidRPr="002F2C4B">
                <w:rPr>
                  <w:rFonts w:asciiTheme="minorHAnsi" w:eastAsiaTheme="minorHAnsi" w:hAnsiTheme="minorHAnsi" w:cstheme="minorBidi"/>
                  <w:sz w:val="22"/>
                  <w:szCs w:val="22"/>
                  <w:rPrChange w:id="8299" w:author="Nick.Tolimieri" w:date="2022-09-19T13:19:00Z">
                    <w:rPr>
                      <w:rFonts w:ascii="Calibri" w:hAnsi="Calibri" w:cs="Calibri"/>
                      <w:color w:val="000000"/>
                      <w:sz w:val="22"/>
                      <w:szCs w:val="22"/>
                    </w:rPr>
                  </w:rPrChange>
                </w:rPr>
                <w:t>0</w:t>
              </w:r>
            </w:ins>
          </w:p>
        </w:tc>
        <w:tc>
          <w:tcPr>
            <w:tcW w:w="960" w:type="dxa"/>
            <w:noWrap/>
            <w:hideMark/>
            <w:tcPrChange w:id="830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301" w:author="Nick.Tolimieri" w:date="2022-09-19T13:19:00Z"/>
                <w:rFonts w:asciiTheme="minorHAnsi" w:eastAsiaTheme="minorHAnsi" w:hAnsiTheme="minorHAnsi" w:cstheme="minorBidi"/>
                <w:sz w:val="22"/>
                <w:szCs w:val="22"/>
                <w:rPrChange w:id="8302" w:author="Nick.Tolimieri" w:date="2022-09-19T13:19:00Z">
                  <w:rPr>
                    <w:ins w:id="8303" w:author="Nick.Tolimieri" w:date="2022-09-19T13:19:00Z"/>
                    <w:rFonts w:ascii="Calibri" w:hAnsi="Calibri" w:cs="Calibri"/>
                    <w:color w:val="000000"/>
                    <w:sz w:val="22"/>
                    <w:szCs w:val="22"/>
                  </w:rPr>
                </w:rPrChange>
              </w:rPr>
              <w:pPrChange w:id="8304" w:author="Nick.Tolimieri" w:date="2022-09-19T13:19:00Z">
                <w:pPr/>
              </w:pPrChange>
            </w:pPr>
            <w:ins w:id="8305" w:author="Nick.Tolimieri" w:date="2022-09-19T13:19:00Z">
              <w:r w:rsidRPr="002F2C4B">
                <w:rPr>
                  <w:rFonts w:asciiTheme="minorHAnsi" w:eastAsiaTheme="minorHAnsi" w:hAnsiTheme="minorHAnsi" w:cstheme="minorBidi"/>
                  <w:sz w:val="22"/>
                  <w:szCs w:val="22"/>
                  <w:rPrChange w:id="8306" w:author="Nick.Tolimieri" w:date="2022-09-19T13:19:00Z">
                    <w:rPr>
                      <w:rFonts w:ascii="Calibri" w:hAnsi="Calibri" w:cs="Calibri"/>
                      <w:color w:val="000000"/>
                      <w:sz w:val="22"/>
                      <w:szCs w:val="22"/>
                    </w:rPr>
                  </w:rPrChange>
                </w:rPr>
                <w:t>NA</w:t>
              </w:r>
            </w:ins>
          </w:p>
        </w:tc>
        <w:tc>
          <w:tcPr>
            <w:tcW w:w="960" w:type="dxa"/>
            <w:noWrap/>
            <w:hideMark/>
            <w:tcPrChange w:id="830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308" w:author="Nick.Tolimieri" w:date="2022-09-19T13:19:00Z"/>
                <w:rFonts w:asciiTheme="minorHAnsi" w:eastAsiaTheme="minorHAnsi" w:hAnsiTheme="minorHAnsi" w:cstheme="minorBidi"/>
                <w:sz w:val="22"/>
                <w:szCs w:val="22"/>
                <w:rPrChange w:id="8309" w:author="Nick.Tolimieri" w:date="2022-09-19T13:19:00Z">
                  <w:rPr>
                    <w:ins w:id="8310" w:author="Nick.Tolimieri" w:date="2022-09-19T13:19:00Z"/>
                    <w:rFonts w:ascii="Calibri" w:hAnsi="Calibri" w:cs="Calibri"/>
                    <w:color w:val="000000"/>
                    <w:sz w:val="22"/>
                    <w:szCs w:val="22"/>
                  </w:rPr>
                </w:rPrChange>
              </w:rPr>
              <w:pPrChange w:id="8311" w:author="Nick.Tolimieri" w:date="2022-09-19T13:19:00Z">
                <w:pPr/>
              </w:pPrChange>
            </w:pPr>
            <w:ins w:id="8312" w:author="Nick.Tolimieri" w:date="2022-09-19T13:19:00Z">
              <w:r w:rsidRPr="002F2C4B">
                <w:rPr>
                  <w:rFonts w:asciiTheme="minorHAnsi" w:eastAsiaTheme="minorHAnsi" w:hAnsiTheme="minorHAnsi" w:cstheme="minorBidi"/>
                  <w:sz w:val="22"/>
                  <w:szCs w:val="22"/>
                  <w:rPrChange w:id="8313" w:author="Nick.Tolimieri" w:date="2022-09-19T13:19:00Z">
                    <w:rPr>
                      <w:rFonts w:ascii="Calibri" w:hAnsi="Calibri" w:cs="Calibri"/>
                      <w:color w:val="000000"/>
                      <w:sz w:val="22"/>
                      <w:szCs w:val="22"/>
                    </w:rPr>
                  </w:rPrChange>
                </w:rPr>
                <w:t>NA</w:t>
              </w:r>
            </w:ins>
          </w:p>
        </w:tc>
        <w:tc>
          <w:tcPr>
            <w:tcW w:w="960" w:type="dxa"/>
            <w:noWrap/>
            <w:hideMark/>
            <w:tcPrChange w:id="831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315" w:author="Nick.Tolimieri" w:date="2022-09-19T13:19:00Z"/>
                <w:rFonts w:asciiTheme="minorHAnsi" w:eastAsiaTheme="minorHAnsi" w:hAnsiTheme="minorHAnsi" w:cstheme="minorBidi"/>
                <w:sz w:val="22"/>
                <w:szCs w:val="22"/>
                <w:rPrChange w:id="8316" w:author="Nick.Tolimieri" w:date="2022-09-19T13:19:00Z">
                  <w:rPr>
                    <w:ins w:id="8317" w:author="Nick.Tolimieri" w:date="2022-09-19T13:19:00Z"/>
                    <w:rFonts w:ascii="Calibri" w:hAnsi="Calibri" w:cs="Calibri"/>
                    <w:color w:val="000000"/>
                    <w:sz w:val="22"/>
                    <w:szCs w:val="22"/>
                  </w:rPr>
                </w:rPrChange>
              </w:rPr>
              <w:pPrChange w:id="8318" w:author="Nick.Tolimieri" w:date="2022-09-19T13:19:00Z">
                <w:pPr/>
              </w:pPrChange>
            </w:pPr>
            <w:ins w:id="8319" w:author="Nick.Tolimieri" w:date="2022-09-19T13:19:00Z">
              <w:r w:rsidRPr="002F2C4B">
                <w:rPr>
                  <w:rFonts w:asciiTheme="minorHAnsi" w:eastAsiaTheme="minorHAnsi" w:hAnsiTheme="minorHAnsi" w:cstheme="minorBidi"/>
                  <w:sz w:val="22"/>
                  <w:szCs w:val="22"/>
                  <w:rPrChange w:id="8320" w:author="Nick.Tolimieri" w:date="2022-09-19T13:19:00Z">
                    <w:rPr>
                      <w:rFonts w:ascii="Calibri" w:hAnsi="Calibri" w:cs="Calibri"/>
                      <w:color w:val="000000"/>
                      <w:sz w:val="22"/>
                      <w:szCs w:val="22"/>
                    </w:rPr>
                  </w:rPrChange>
                </w:rPr>
                <w:t>NA</w:t>
              </w:r>
            </w:ins>
          </w:p>
        </w:tc>
        <w:tc>
          <w:tcPr>
            <w:tcW w:w="960" w:type="dxa"/>
            <w:noWrap/>
            <w:hideMark/>
            <w:tcPrChange w:id="832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322" w:author="Nick.Tolimieri" w:date="2022-09-19T13:19:00Z"/>
                <w:rFonts w:asciiTheme="minorHAnsi" w:eastAsiaTheme="minorHAnsi" w:hAnsiTheme="minorHAnsi" w:cstheme="minorBidi"/>
                <w:sz w:val="22"/>
                <w:szCs w:val="22"/>
                <w:rPrChange w:id="8323" w:author="Nick.Tolimieri" w:date="2022-09-19T13:19:00Z">
                  <w:rPr>
                    <w:ins w:id="8324" w:author="Nick.Tolimieri" w:date="2022-09-19T13:19:00Z"/>
                    <w:rFonts w:ascii="Calibri" w:hAnsi="Calibri" w:cs="Calibri"/>
                    <w:color w:val="000000"/>
                    <w:sz w:val="22"/>
                    <w:szCs w:val="22"/>
                  </w:rPr>
                </w:rPrChange>
              </w:rPr>
              <w:pPrChange w:id="8325" w:author="Nick.Tolimieri" w:date="2022-09-19T13:19:00Z">
                <w:pPr/>
              </w:pPrChange>
            </w:pPr>
            <w:ins w:id="8326" w:author="Nick.Tolimieri" w:date="2022-09-19T13:19:00Z">
              <w:r w:rsidRPr="002F2C4B">
                <w:rPr>
                  <w:rFonts w:asciiTheme="minorHAnsi" w:eastAsiaTheme="minorHAnsi" w:hAnsiTheme="minorHAnsi" w:cstheme="minorBidi"/>
                  <w:sz w:val="22"/>
                  <w:szCs w:val="22"/>
                  <w:rPrChange w:id="8327" w:author="Nick.Tolimieri" w:date="2022-09-19T13:19:00Z">
                    <w:rPr>
                      <w:rFonts w:ascii="Calibri" w:hAnsi="Calibri" w:cs="Calibri"/>
                      <w:color w:val="000000"/>
                      <w:sz w:val="22"/>
                      <w:szCs w:val="22"/>
                    </w:rPr>
                  </w:rPrChange>
                </w:rPr>
                <w:t>NA</w:t>
              </w:r>
            </w:ins>
          </w:p>
        </w:tc>
      </w:tr>
      <w:tr w:rsidR="002F2C4B" w:rsidRPr="002F2C4B" w:rsidTr="002F2C4B">
        <w:trPr>
          <w:divId w:val="276135201"/>
          <w:trHeight w:val="300"/>
          <w:ins w:id="8328" w:author="Nick.Tolimieri" w:date="2022-09-19T13:19:00Z"/>
          <w:trPrChange w:id="8329" w:author="Nick.Tolimieri" w:date="2022-09-19T13:19:00Z">
            <w:trPr>
              <w:divId w:val="276135201"/>
              <w:trHeight w:val="300"/>
            </w:trPr>
          </w:trPrChange>
        </w:trPr>
        <w:tc>
          <w:tcPr>
            <w:tcW w:w="960" w:type="dxa"/>
            <w:noWrap/>
            <w:hideMark/>
            <w:tcPrChange w:id="833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331" w:author="Nick.Tolimieri" w:date="2022-09-19T13:19:00Z"/>
                <w:rFonts w:asciiTheme="minorHAnsi" w:eastAsiaTheme="minorHAnsi" w:hAnsiTheme="minorHAnsi" w:cstheme="minorBidi"/>
                <w:sz w:val="22"/>
                <w:szCs w:val="22"/>
                <w:rPrChange w:id="8332" w:author="Nick.Tolimieri" w:date="2022-09-19T13:19:00Z">
                  <w:rPr>
                    <w:ins w:id="8333" w:author="Nick.Tolimieri" w:date="2022-09-19T13:19:00Z"/>
                    <w:rFonts w:ascii="Calibri" w:hAnsi="Calibri" w:cs="Calibri"/>
                    <w:color w:val="000000"/>
                    <w:sz w:val="22"/>
                    <w:szCs w:val="22"/>
                  </w:rPr>
                </w:rPrChange>
              </w:rPr>
              <w:pPrChange w:id="8334" w:author="Nick.Tolimieri" w:date="2022-09-19T13:19:00Z">
                <w:pPr/>
              </w:pPrChange>
            </w:pPr>
            <w:ins w:id="8335" w:author="Nick.Tolimieri" w:date="2022-09-19T13:19:00Z">
              <w:r w:rsidRPr="002F2C4B">
                <w:rPr>
                  <w:rFonts w:asciiTheme="minorHAnsi" w:eastAsiaTheme="minorHAnsi" w:hAnsiTheme="minorHAnsi" w:cstheme="minorBidi"/>
                  <w:sz w:val="22"/>
                  <w:szCs w:val="22"/>
                  <w:rPrChange w:id="8336" w:author="Nick.Tolimieri" w:date="2022-09-19T13:19:00Z">
                    <w:rPr>
                      <w:rFonts w:ascii="Calibri" w:hAnsi="Calibri" w:cs="Calibri"/>
                      <w:color w:val="000000"/>
                      <w:sz w:val="22"/>
                      <w:szCs w:val="22"/>
                    </w:rPr>
                  </w:rPrChange>
                </w:rPr>
                <w:t>Cape Alava</w:t>
              </w:r>
            </w:ins>
          </w:p>
        </w:tc>
        <w:tc>
          <w:tcPr>
            <w:tcW w:w="960" w:type="dxa"/>
            <w:noWrap/>
            <w:hideMark/>
            <w:tcPrChange w:id="833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338" w:author="Nick.Tolimieri" w:date="2022-09-19T13:19:00Z"/>
                <w:rFonts w:asciiTheme="minorHAnsi" w:eastAsiaTheme="minorHAnsi" w:hAnsiTheme="minorHAnsi" w:cstheme="minorBidi"/>
                <w:sz w:val="22"/>
                <w:szCs w:val="22"/>
                <w:rPrChange w:id="8339" w:author="Nick.Tolimieri" w:date="2022-09-19T13:19:00Z">
                  <w:rPr>
                    <w:ins w:id="8340" w:author="Nick.Tolimieri" w:date="2022-09-19T13:19:00Z"/>
                    <w:rFonts w:ascii="Calibri" w:hAnsi="Calibri" w:cs="Calibri"/>
                    <w:color w:val="000000"/>
                    <w:sz w:val="22"/>
                    <w:szCs w:val="22"/>
                  </w:rPr>
                </w:rPrChange>
              </w:rPr>
              <w:pPrChange w:id="8341" w:author="Nick.Tolimieri" w:date="2022-09-19T13:19:00Z">
                <w:pPr>
                  <w:jc w:val="right"/>
                </w:pPr>
              </w:pPrChange>
            </w:pPr>
            <w:ins w:id="8342" w:author="Nick.Tolimieri" w:date="2022-09-19T13:19:00Z">
              <w:r w:rsidRPr="002F2C4B">
                <w:rPr>
                  <w:rFonts w:asciiTheme="minorHAnsi" w:eastAsiaTheme="minorHAnsi" w:hAnsiTheme="minorHAnsi" w:cstheme="minorBidi"/>
                  <w:sz w:val="22"/>
                  <w:szCs w:val="22"/>
                  <w:rPrChange w:id="8343" w:author="Nick.Tolimieri" w:date="2022-09-19T13:19:00Z">
                    <w:rPr>
                      <w:rFonts w:ascii="Calibri" w:hAnsi="Calibri" w:cs="Calibri"/>
                      <w:color w:val="000000"/>
                      <w:sz w:val="22"/>
                      <w:szCs w:val="22"/>
                    </w:rPr>
                  </w:rPrChange>
                </w:rPr>
                <w:t>2012</w:t>
              </w:r>
            </w:ins>
          </w:p>
        </w:tc>
        <w:tc>
          <w:tcPr>
            <w:tcW w:w="960" w:type="dxa"/>
            <w:noWrap/>
            <w:hideMark/>
            <w:tcPrChange w:id="834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345" w:author="Nick.Tolimieri" w:date="2022-09-19T13:19:00Z"/>
                <w:rFonts w:asciiTheme="minorHAnsi" w:eastAsiaTheme="minorHAnsi" w:hAnsiTheme="minorHAnsi" w:cstheme="minorBidi"/>
                <w:sz w:val="22"/>
                <w:szCs w:val="22"/>
                <w:rPrChange w:id="8346" w:author="Nick.Tolimieri" w:date="2022-09-19T13:19:00Z">
                  <w:rPr>
                    <w:ins w:id="8347" w:author="Nick.Tolimieri" w:date="2022-09-19T13:19:00Z"/>
                    <w:rFonts w:ascii="Calibri" w:hAnsi="Calibri" w:cs="Calibri"/>
                    <w:color w:val="000000"/>
                    <w:sz w:val="22"/>
                    <w:szCs w:val="22"/>
                  </w:rPr>
                </w:rPrChange>
              </w:rPr>
              <w:pPrChange w:id="8348" w:author="Nick.Tolimieri" w:date="2022-09-19T13:19:00Z">
                <w:pPr>
                  <w:jc w:val="right"/>
                </w:pPr>
              </w:pPrChange>
            </w:pPr>
            <w:ins w:id="8349" w:author="Nick.Tolimieri" w:date="2022-09-19T13:19:00Z">
              <w:r w:rsidRPr="002F2C4B">
                <w:rPr>
                  <w:rFonts w:asciiTheme="minorHAnsi" w:eastAsiaTheme="minorHAnsi" w:hAnsiTheme="minorHAnsi" w:cstheme="minorBidi"/>
                  <w:sz w:val="22"/>
                  <w:szCs w:val="22"/>
                  <w:rPrChange w:id="8350" w:author="Nick.Tolimieri" w:date="2022-09-19T13:19:00Z">
                    <w:rPr>
                      <w:rFonts w:ascii="Calibri" w:hAnsi="Calibri" w:cs="Calibri"/>
                      <w:color w:val="000000"/>
                      <w:sz w:val="22"/>
                      <w:szCs w:val="22"/>
                    </w:rPr>
                  </w:rPrChange>
                </w:rPr>
                <w:t>2</w:t>
              </w:r>
            </w:ins>
          </w:p>
        </w:tc>
        <w:tc>
          <w:tcPr>
            <w:tcW w:w="960" w:type="dxa"/>
            <w:noWrap/>
            <w:hideMark/>
            <w:tcPrChange w:id="835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352" w:author="Nick.Tolimieri" w:date="2022-09-19T13:19:00Z"/>
                <w:rFonts w:asciiTheme="minorHAnsi" w:eastAsiaTheme="minorHAnsi" w:hAnsiTheme="minorHAnsi" w:cstheme="minorBidi"/>
                <w:sz w:val="22"/>
                <w:szCs w:val="22"/>
                <w:rPrChange w:id="8353" w:author="Nick.Tolimieri" w:date="2022-09-19T13:19:00Z">
                  <w:rPr>
                    <w:ins w:id="8354" w:author="Nick.Tolimieri" w:date="2022-09-19T13:19:00Z"/>
                    <w:rFonts w:ascii="Calibri" w:hAnsi="Calibri" w:cs="Calibri"/>
                    <w:color w:val="000000"/>
                    <w:sz w:val="22"/>
                    <w:szCs w:val="22"/>
                  </w:rPr>
                </w:rPrChange>
              </w:rPr>
              <w:pPrChange w:id="8355" w:author="Nick.Tolimieri" w:date="2022-09-19T13:19:00Z">
                <w:pPr>
                  <w:jc w:val="right"/>
                </w:pPr>
              </w:pPrChange>
            </w:pPr>
            <w:ins w:id="8356" w:author="Nick.Tolimieri" w:date="2022-09-19T13:19:00Z">
              <w:r w:rsidRPr="002F2C4B">
                <w:rPr>
                  <w:rFonts w:asciiTheme="minorHAnsi" w:eastAsiaTheme="minorHAnsi" w:hAnsiTheme="minorHAnsi" w:cstheme="minorBidi"/>
                  <w:sz w:val="22"/>
                  <w:szCs w:val="22"/>
                  <w:rPrChange w:id="8357" w:author="Nick.Tolimieri" w:date="2022-09-19T13:19:00Z">
                    <w:rPr>
                      <w:rFonts w:ascii="Calibri" w:hAnsi="Calibri" w:cs="Calibri"/>
                      <w:color w:val="000000"/>
                      <w:sz w:val="22"/>
                      <w:szCs w:val="22"/>
                    </w:rPr>
                  </w:rPrChange>
                </w:rPr>
                <w:t>0</w:t>
              </w:r>
            </w:ins>
          </w:p>
        </w:tc>
        <w:tc>
          <w:tcPr>
            <w:tcW w:w="960" w:type="dxa"/>
            <w:noWrap/>
            <w:hideMark/>
            <w:tcPrChange w:id="8358"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359" w:author="Nick.Tolimieri" w:date="2022-09-19T13:19:00Z"/>
                <w:rFonts w:asciiTheme="minorHAnsi" w:eastAsiaTheme="minorHAnsi" w:hAnsiTheme="minorHAnsi" w:cstheme="minorBidi"/>
                <w:sz w:val="22"/>
                <w:szCs w:val="22"/>
                <w:rPrChange w:id="8360" w:author="Nick.Tolimieri" w:date="2022-09-19T13:19:00Z">
                  <w:rPr>
                    <w:ins w:id="8361" w:author="Nick.Tolimieri" w:date="2022-09-19T13:19:00Z"/>
                    <w:rFonts w:ascii="Calibri" w:hAnsi="Calibri" w:cs="Calibri"/>
                    <w:color w:val="000000"/>
                    <w:sz w:val="22"/>
                    <w:szCs w:val="22"/>
                  </w:rPr>
                </w:rPrChange>
              </w:rPr>
              <w:pPrChange w:id="8362" w:author="Nick.Tolimieri" w:date="2022-09-19T13:19:00Z">
                <w:pPr>
                  <w:jc w:val="right"/>
                </w:pPr>
              </w:pPrChange>
            </w:pPr>
            <w:ins w:id="8363" w:author="Nick.Tolimieri" w:date="2022-09-19T13:19:00Z">
              <w:r w:rsidRPr="002F2C4B">
                <w:rPr>
                  <w:rFonts w:asciiTheme="minorHAnsi" w:eastAsiaTheme="minorHAnsi" w:hAnsiTheme="minorHAnsi" w:cstheme="minorBidi"/>
                  <w:sz w:val="22"/>
                  <w:szCs w:val="22"/>
                  <w:rPrChange w:id="8364" w:author="Nick.Tolimieri" w:date="2022-09-19T13:19:00Z">
                    <w:rPr>
                      <w:rFonts w:ascii="Calibri" w:hAnsi="Calibri" w:cs="Calibri"/>
                      <w:color w:val="000000"/>
                      <w:sz w:val="22"/>
                      <w:szCs w:val="22"/>
                    </w:rPr>
                  </w:rPrChange>
                </w:rPr>
                <w:t>0</w:t>
              </w:r>
            </w:ins>
          </w:p>
        </w:tc>
        <w:tc>
          <w:tcPr>
            <w:tcW w:w="960" w:type="dxa"/>
            <w:noWrap/>
            <w:hideMark/>
            <w:tcPrChange w:id="836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366" w:author="Nick.Tolimieri" w:date="2022-09-19T13:19:00Z"/>
                <w:rFonts w:asciiTheme="minorHAnsi" w:eastAsiaTheme="minorHAnsi" w:hAnsiTheme="minorHAnsi" w:cstheme="minorBidi"/>
                <w:sz w:val="22"/>
                <w:szCs w:val="22"/>
                <w:rPrChange w:id="8367" w:author="Nick.Tolimieri" w:date="2022-09-19T13:19:00Z">
                  <w:rPr>
                    <w:ins w:id="8368" w:author="Nick.Tolimieri" w:date="2022-09-19T13:19:00Z"/>
                    <w:rFonts w:ascii="Calibri" w:hAnsi="Calibri" w:cs="Calibri"/>
                    <w:color w:val="000000"/>
                    <w:sz w:val="22"/>
                    <w:szCs w:val="22"/>
                  </w:rPr>
                </w:rPrChange>
              </w:rPr>
              <w:pPrChange w:id="8369" w:author="Nick.Tolimieri" w:date="2022-09-19T13:19:00Z">
                <w:pPr>
                  <w:jc w:val="right"/>
                </w:pPr>
              </w:pPrChange>
            </w:pPr>
            <w:ins w:id="8370" w:author="Nick.Tolimieri" w:date="2022-09-19T13:19:00Z">
              <w:r w:rsidRPr="002F2C4B">
                <w:rPr>
                  <w:rFonts w:asciiTheme="minorHAnsi" w:eastAsiaTheme="minorHAnsi" w:hAnsiTheme="minorHAnsi" w:cstheme="minorBidi"/>
                  <w:sz w:val="22"/>
                  <w:szCs w:val="22"/>
                  <w:rPrChange w:id="8371" w:author="Nick.Tolimieri" w:date="2022-09-19T13:19:00Z">
                    <w:rPr>
                      <w:rFonts w:ascii="Calibri" w:hAnsi="Calibri" w:cs="Calibri"/>
                      <w:color w:val="000000"/>
                      <w:sz w:val="22"/>
                      <w:szCs w:val="22"/>
                    </w:rPr>
                  </w:rPrChange>
                </w:rPr>
                <w:t>0</w:t>
              </w:r>
            </w:ins>
          </w:p>
        </w:tc>
        <w:tc>
          <w:tcPr>
            <w:tcW w:w="960" w:type="dxa"/>
            <w:noWrap/>
            <w:hideMark/>
            <w:tcPrChange w:id="837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373" w:author="Nick.Tolimieri" w:date="2022-09-19T13:19:00Z"/>
                <w:rFonts w:asciiTheme="minorHAnsi" w:eastAsiaTheme="minorHAnsi" w:hAnsiTheme="minorHAnsi" w:cstheme="minorBidi"/>
                <w:sz w:val="22"/>
                <w:szCs w:val="22"/>
                <w:rPrChange w:id="8374" w:author="Nick.Tolimieri" w:date="2022-09-19T13:19:00Z">
                  <w:rPr>
                    <w:ins w:id="8375" w:author="Nick.Tolimieri" w:date="2022-09-19T13:19:00Z"/>
                    <w:rFonts w:ascii="Calibri" w:hAnsi="Calibri" w:cs="Calibri"/>
                    <w:color w:val="000000"/>
                    <w:sz w:val="22"/>
                    <w:szCs w:val="22"/>
                  </w:rPr>
                </w:rPrChange>
              </w:rPr>
              <w:pPrChange w:id="8376" w:author="Nick.Tolimieri" w:date="2022-09-19T13:19:00Z">
                <w:pPr/>
              </w:pPrChange>
            </w:pPr>
            <w:ins w:id="8377" w:author="Nick.Tolimieri" w:date="2022-09-19T13:19:00Z">
              <w:r w:rsidRPr="002F2C4B">
                <w:rPr>
                  <w:rFonts w:asciiTheme="minorHAnsi" w:eastAsiaTheme="minorHAnsi" w:hAnsiTheme="minorHAnsi" w:cstheme="minorBidi"/>
                  <w:sz w:val="22"/>
                  <w:szCs w:val="22"/>
                  <w:rPrChange w:id="8378" w:author="Nick.Tolimieri" w:date="2022-09-19T13:19:00Z">
                    <w:rPr>
                      <w:rFonts w:ascii="Calibri" w:hAnsi="Calibri" w:cs="Calibri"/>
                      <w:color w:val="000000"/>
                      <w:sz w:val="22"/>
                      <w:szCs w:val="22"/>
                    </w:rPr>
                  </w:rPrChange>
                </w:rPr>
                <w:t>NA</w:t>
              </w:r>
            </w:ins>
          </w:p>
        </w:tc>
        <w:tc>
          <w:tcPr>
            <w:tcW w:w="960" w:type="dxa"/>
            <w:noWrap/>
            <w:hideMark/>
            <w:tcPrChange w:id="837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380" w:author="Nick.Tolimieri" w:date="2022-09-19T13:19:00Z"/>
                <w:rFonts w:asciiTheme="minorHAnsi" w:eastAsiaTheme="minorHAnsi" w:hAnsiTheme="minorHAnsi" w:cstheme="minorBidi"/>
                <w:sz w:val="22"/>
                <w:szCs w:val="22"/>
                <w:rPrChange w:id="8381" w:author="Nick.Tolimieri" w:date="2022-09-19T13:19:00Z">
                  <w:rPr>
                    <w:ins w:id="8382" w:author="Nick.Tolimieri" w:date="2022-09-19T13:19:00Z"/>
                    <w:rFonts w:ascii="Calibri" w:hAnsi="Calibri" w:cs="Calibri"/>
                    <w:color w:val="000000"/>
                    <w:sz w:val="22"/>
                    <w:szCs w:val="22"/>
                  </w:rPr>
                </w:rPrChange>
              </w:rPr>
              <w:pPrChange w:id="8383" w:author="Nick.Tolimieri" w:date="2022-09-19T13:19:00Z">
                <w:pPr/>
              </w:pPrChange>
            </w:pPr>
            <w:ins w:id="8384" w:author="Nick.Tolimieri" w:date="2022-09-19T13:19:00Z">
              <w:r w:rsidRPr="002F2C4B">
                <w:rPr>
                  <w:rFonts w:asciiTheme="minorHAnsi" w:eastAsiaTheme="minorHAnsi" w:hAnsiTheme="minorHAnsi" w:cstheme="minorBidi"/>
                  <w:sz w:val="22"/>
                  <w:szCs w:val="22"/>
                  <w:rPrChange w:id="8385" w:author="Nick.Tolimieri" w:date="2022-09-19T13:19:00Z">
                    <w:rPr>
                      <w:rFonts w:ascii="Calibri" w:hAnsi="Calibri" w:cs="Calibri"/>
                      <w:color w:val="000000"/>
                      <w:sz w:val="22"/>
                      <w:szCs w:val="22"/>
                    </w:rPr>
                  </w:rPrChange>
                </w:rPr>
                <w:t>NA</w:t>
              </w:r>
            </w:ins>
          </w:p>
        </w:tc>
        <w:tc>
          <w:tcPr>
            <w:tcW w:w="960" w:type="dxa"/>
            <w:noWrap/>
            <w:hideMark/>
            <w:tcPrChange w:id="838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387" w:author="Nick.Tolimieri" w:date="2022-09-19T13:19:00Z"/>
                <w:rFonts w:asciiTheme="minorHAnsi" w:eastAsiaTheme="minorHAnsi" w:hAnsiTheme="minorHAnsi" w:cstheme="minorBidi"/>
                <w:sz w:val="22"/>
                <w:szCs w:val="22"/>
                <w:rPrChange w:id="8388" w:author="Nick.Tolimieri" w:date="2022-09-19T13:19:00Z">
                  <w:rPr>
                    <w:ins w:id="8389" w:author="Nick.Tolimieri" w:date="2022-09-19T13:19:00Z"/>
                    <w:rFonts w:ascii="Calibri" w:hAnsi="Calibri" w:cs="Calibri"/>
                    <w:color w:val="000000"/>
                    <w:sz w:val="22"/>
                    <w:szCs w:val="22"/>
                  </w:rPr>
                </w:rPrChange>
              </w:rPr>
              <w:pPrChange w:id="8390" w:author="Nick.Tolimieri" w:date="2022-09-19T13:19:00Z">
                <w:pPr/>
              </w:pPrChange>
            </w:pPr>
            <w:ins w:id="8391" w:author="Nick.Tolimieri" w:date="2022-09-19T13:19:00Z">
              <w:r w:rsidRPr="002F2C4B">
                <w:rPr>
                  <w:rFonts w:asciiTheme="minorHAnsi" w:eastAsiaTheme="minorHAnsi" w:hAnsiTheme="minorHAnsi" w:cstheme="minorBidi"/>
                  <w:sz w:val="22"/>
                  <w:szCs w:val="22"/>
                  <w:rPrChange w:id="8392" w:author="Nick.Tolimieri" w:date="2022-09-19T13:19:00Z">
                    <w:rPr>
                      <w:rFonts w:ascii="Calibri" w:hAnsi="Calibri" w:cs="Calibri"/>
                      <w:color w:val="000000"/>
                      <w:sz w:val="22"/>
                      <w:szCs w:val="22"/>
                    </w:rPr>
                  </w:rPrChange>
                </w:rPr>
                <w:t>NA</w:t>
              </w:r>
            </w:ins>
          </w:p>
        </w:tc>
        <w:tc>
          <w:tcPr>
            <w:tcW w:w="960" w:type="dxa"/>
            <w:noWrap/>
            <w:hideMark/>
            <w:tcPrChange w:id="8393"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394" w:author="Nick.Tolimieri" w:date="2022-09-19T13:19:00Z"/>
                <w:rFonts w:asciiTheme="minorHAnsi" w:eastAsiaTheme="minorHAnsi" w:hAnsiTheme="minorHAnsi" w:cstheme="minorBidi"/>
                <w:sz w:val="22"/>
                <w:szCs w:val="22"/>
                <w:rPrChange w:id="8395" w:author="Nick.Tolimieri" w:date="2022-09-19T13:19:00Z">
                  <w:rPr>
                    <w:ins w:id="8396" w:author="Nick.Tolimieri" w:date="2022-09-19T13:19:00Z"/>
                    <w:rFonts w:ascii="Calibri" w:hAnsi="Calibri" w:cs="Calibri"/>
                    <w:color w:val="000000"/>
                    <w:sz w:val="22"/>
                    <w:szCs w:val="22"/>
                  </w:rPr>
                </w:rPrChange>
              </w:rPr>
              <w:pPrChange w:id="8397" w:author="Nick.Tolimieri" w:date="2022-09-19T13:19:00Z">
                <w:pPr/>
              </w:pPrChange>
            </w:pPr>
            <w:ins w:id="8398" w:author="Nick.Tolimieri" w:date="2022-09-19T13:19:00Z">
              <w:r w:rsidRPr="002F2C4B">
                <w:rPr>
                  <w:rFonts w:asciiTheme="minorHAnsi" w:eastAsiaTheme="minorHAnsi" w:hAnsiTheme="minorHAnsi" w:cstheme="minorBidi"/>
                  <w:sz w:val="22"/>
                  <w:szCs w:val="22"/>
                  <w:rPrChange w:id="8399" w:author="Nick.Tolimieri" w:date="2022-09-19T13:19:00Z">
                    <w:rPr>
                      <w:rFonts w:ascii="Calibri" w:hAnsi="Calibri" w:cs="Calibri"/>
                      <w:color w:val="000000"/>
                      <w:sz w:val="22"/>
                      <w:szCs w:val="22"/>
                    </w:rPr>
                  </w:rPrChange>
                </w:rPr>
                <w:t>NA</w:t>
              </w:r>
            </w:ins>
          </w:p>
        </w:tc>
      </w:tr>
      <w:tr w:rsidR="002F2C4B" w:rsidRPr="002F2C4B" w:rsidTr="002F2C4B">
        <w:trPr>
          <w:divId w:val="276135201"/>
          <w:trHeight w:val="300"/>
          <w:ins w:id="8400" w:author="Nick.Tolimieri" w:date="2022-09-19T13:19:00Z"/>
          <w:trPrChange w:id="8401" w:author="Nick.Tolimieri" w:date="2022-09-19T13:19:00Z">
            <w:trPr>
              <w:divId w:val="276135201"/>
              <w:trHeight w:val="300"/>
            </w:trPr>
          </w:trPrChange>
        </w:trPr>
        <w:tc>
          <w:tcPr>
            <w:tcW w:w="960" w:type="dxa"/>
            <w:noWrap/>
            <w:hideMark/>
            <w:tcPrChange w:id="840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403" w:author="Nick.Tolimieri" w:date="2022-09-19T13:19:00Z"/>
                <w:rFonts w:asciiTheme="minorHAnsi" w:eastAsiaTheme="minorHAnsi" w:hAnsiTheme="minorHAnsi" w:cstheme="minorBidi"/>
                <w:sz w:val="22"/>
                <w:szCs w:val="22"/>
                <w:rPrChange w:id="8404" w:author="Nick.Tolimieri" w:date="2022-09-19T13:19:00Z">
                  <w:rPr>
                    <w:ins w:id="8405" w:author="Nick.Tolimieri" w:date="2022-09-19T13:19:00Z"/>
                    <w:rFonts w:ascii="Calibri" w:hAnsi="Calibri" w:cs="Calibri"/>
                    <w:color w:val="000000"/>
                    <w:sz w:val="22"/>
                    <w:szCs w:val="22"/>
                  </w:rPr>
                </w:rPrChange>
              </w:rPr>
              <w:pPrChange w:id="8406" w:author="Nick.Tolimieri" w:date="2022-09-19T13:19:00Z">
                <w:pPr/>
              </w:pPrChange>
            </w:pPr>
            <w:ins w:id="8407" w:author="Nick.Tolimieri" w:date="2022-09-19T13:19:00Z">
              <w:r w:rsidRPr="002F2C4B">
                <w:rPr>
                  <w:rFonts w:asciiTheme="minorHAnsi" w:eastAsiaTheme="minorHAnsi" w:hAnsiTheme="minorHAnsi" w:cstheme="minorBidi"/>
                  <w:sz w:val="22"/>
                  <w:szCs w:val="22"/>
                  <w:rPrChange w:id="8408" w:author="Nick.Tolimieri" w:date="2022-09-19T13:19:00Z">
                    <w:rPr>
                      <w:rFonts w:ascii="Calibri" w:hAnsi="Calibri" w:cs="Calibri"/>
                      <w:color w:val="000000"/>
                      <w:sz w:val="22"/>
                      <w:szCs w:val="22"/>
                    </w:rPr>
                  </w:rPrChange>
                </w:rPr>
                <w:lastRenderedPageBreak/>
                <w:t>Cape Alava</w:t>
              </w:r>
            </w:ins>
          </w:p>
        </w:tc>
        <w:tc>
          <w:tcPr>
            <w:tcW w:w="960" w:type="dxa"/>
            <w:noWrap/>
            <w:hideMark/>
            <w:tcPrChange w:id="840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410" w:author="Nick.Tolimieri" w:date="2022-09-19T13:19:00Z"/>
                <w:rFonts w:asciiTheme="minorHAnsi" w:eastAsiaTheme="minorHAnsi" w:hAnsiTheme="minorHAnsi" w:cstheme="minorBidi"/>
                <w:sz w:val="22"/>
                <w:szCs w:val="22"/>
                <w:rPrChange w:id="8411" w:author="Nick.Tolimieri" w:date="2022-09-19T13:19:00Z">
                  <w:rPr>
                    <w:ins w:id="8412" w:author="Nick.Tolimieri" w:date="2022-09-19T13:19:00Z"/>
                    <w:rFonts w:ascii="Calibri" w:hAnsi="Calibri" w:cs="Calibri"/>
                    <w:color w:val="000000"/>
                    <w:sz w:val="22"/>
                    <w:szCs w:val="22"/>
                  </w:rPr>
                </w:rPrChange>
              </w:rPr>
              <w:pPrChange w:id="8413" w:author="Nick.Tolimieri" w:date="2022-09-19T13:19:00Z">
                <w:pPr>
                  <w:jc w:val="right"/>
                </w:pPr>
              </w:pPrChange>
            </w:pPr>
            <w:ins w:id="8414" w:author="Nick.Tolimieri" w:date="2022-09-19T13:19:00Z">
              <w:r w:rsidRPr="002F2C4B">
                <w:rPr>
                  <w:rFonts w:asciiTheme="minorHAnsi" w:eastAsiaTheme="minorHAnsi" w:hAnsiTheme="minorHAnsi" w:cstheme="minorBidi"/>
                  <w:sz w:val="22"/>
                  <w:szCs w:val="22"/>
                  <w:rPrChange w:id="8415" w:author="Nick.Tolimieri" w:date="2022-09-19T13:19:00Z">
                    <w:rPr>
                      <w:rFonts w:ascii="Calibri" w:hAnsi="Calibri" w:cs="Calibri"/>
                      <w:color w:val="000000"/>
                      <w:sz w:val="22"/>
                      <w:szCs w:val="22"/>
                    </w:rPr>
                  </w:rPrChange>
                </w:rPr>
                <w:t>2013</w:t>
              </w:r>
            </w:ins>
          </w:p>
        </w:tc>
        <w:tc>
          <w:tcPr>
            <w:tcW w:w="960" w:type="dxa"/>
            <w:noWrap/>
            <w:hideMark/>
            <w:tcPrChange w:id="841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417" w:author="Nick.Tolimieri" w:date="2022-09-19T13:19:00Z"/>
                <w:rFonts w:asciiTheme="minorHAnsi" w:eastAsiaTheme="minorHAnsi" w:hAnsiTheme="minorHAnsi" w:cstheme="minorBidi"/>
                <w:sz w:val="22"/>
                <w:szCs w:val="22"/>
                <w:rPrChange w:id="8418" w:author="Nick.Tolimieri" w:date="2022-09-19T13:19:00Z">
                  <w:rPr>
                    <w:ins w:id="8419" w:author="Nick.Tolimieri" w:date="2022-09-19T13:19:00Z"/>
                    <w:rFonts w:ascii="Calibri" w:hAnsi="Calibri" w:cs="Calibri"/>
                    <w:color w:val="000000"/>
                    <w:sz w:val="22"/>
                    <w:szCs w:val="22"/>
                  </w:rPr>
                </w:rPrChange>
              </w:rPr>
              <w:pPrChange w:id="8420" w:author="Nick.Tolimieri" w:date="2022-09-19T13:19:00Z">
                <w:pPr>
                  <w:jc w:val="right"/>
                </w:pPr>
              </w:pPrChange>
            </w:pPr>
            <w:ins w:id="8421" w:author="Nick.Tolimieri" w:date="2022-09-19T13:19:00Z">
              <w:r w:rsidRPr="002F2C4B">
                <w:rPr>
                  <w:rFonts w:asciiTheme="minorHAnsi" w:eastAsiaTheme="minorHAnsi" w:hAnsiTheme="minorHAnsi" w:cstheme="minorBidi"/>
                  <w:sz w:val="22"/>
                  <w:szCs w:val="22"/>
                  <w:rPrChange w:id="8422" w:author="Nick.Tolimieri" w:date="2022-09-19T13:19:00Z">
                    <w:rPr>
                      <w:rFonts w:ascii="Calibri" w:hAnsi="Calibri" w:cs="Calibri"/>
                      <w:color w:val="000000"/>
                      <w:sz w:val="22"/>
                      <w:szCs w:val="22"/>
                    </w:rPr>
                  </w:rPrChange>
                </w:rPr>
                <w:t>25</w:t>
              </w:r>
            </w:ins>
          </w:p>
        </w:tc>
        <w:tc>
          <w:tcPr>
            <w:tcW w:w="960" w:type="dxa"/>
            <w:noWrap/>
            <w:hideMark/>
            <w:tcPrChange w:id="8423"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424" w:author="Nick.Tolimieri" w:date="2022-09-19T13:19:00Z"/>
                <w:rFonts w:asciiTheme="minorHAnsi" w:eastAsiaTheme="minorHAnsi" w:hAnsiTheme="minorHAnsi" w:cstheme="minorBidi"/>
                <w:sz w:val="22"/>
                <w:szCs w:val="22"/>
                <w:rPrChange w:id="8425" w:author="Nick.Tolimieri" w:date="2022-09-19T13:19:00Z">
                  <w:rPr>
                    <w:ins w:id="8426" w:author="Nick.Tolimieri" w:date="2022-09-19T13:19:00Z"/>
                    <w:rFonts w:ascii="Calibri" w:hAnsi="Calibri" w:cs="Calibri"/>
                    <w:color w:val="000000"/>
                    <w:sz w:val="22"/>
                    <w:szCs w:val="22"/>
                  </w:rPr>
                </w:rPrChange>
              </w:rPr>
              <w:pPrChange w:id="8427" w:author="Nick.Tolimieri" w:date="2022-09-19T13:19:00Z">
                <w:pPr>
                  <w:jc w:val="right"/>
                </w:pPr>
              </w:pPrChange>
            </w:pPr>
            <w:ins w:id="8428" w:author="Nick.Tolimieri" w:date="2022-09-19T13:19:00Z">
              <w:r w:rsidRPr="002F2C4B">
                <w:rPr>
                  <w:rFonts w:asciiTheme="minorHAnsi" w:eastAsiaTheme="minorHAnsi" w:hAnsiTheme="minorHAnsi" w:cstheme="minorBidi"/>
                  <w:sz w:val="22"/>
                  <w:szCs w:val="22"/>
                  <w:rPrChange w:id="8429" w:author="Nick.Tolimieri" w:date="2022-09-19T13:19:00Z">
                    <w:rPr>
                      <w:rFonts w:ascii="Calibri" w:hAnsi="Calibri" w:cs="Calibri"/>
                      <w:color w:val="000000"/>
                      <w:sz w:val="22"/>
                      <w:szCs w:val="22"/>
                    </w:rPr>
                  </w:rPrChange>
                </w:rPr>
                <w:t>35</w:t>
              </w:r>
            </w:ins>
          </w:p>
        </w:tc>
        <w:tc>
          <w:tcPr>
            <w:tcW w:w="960" w:type="dxa"/>
            <w:noWrap/>
            <w:hideMark/>
            <w:tcPrChange w:id="843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431" w:author="Nick.Tolimieri" w:date="2022-09-19T13:19:00Z"/>
                <w:rFonts w:asciiTheme="minorHAnsi" w:eastAsiaTheme="minorHAnsi" w:hAnsiTheme="minorHAnsi" w:cstheme="minorBidi"/>
                <w:sz w:val="22"/>
                <w:szCs w:val="22"/>
                <w:rPrChange w:id="8432" w:author="Nick.Tolimieri" w:date="2022-09-19T13:19:00Z">
                  <w:rPr>
                    <w:ins w:id="8433" w:author="Nick.Tolimieri" w:date="2022-09-19T13:19:00Z"/>
                    <w:rFonts w:ascii="Calibri" w:hAnsi="Calibri" w:cs="Calibri"/>
                    <w:color w:val="000000"/>
                    <w:sz w:val="22"/>
                    <w:szCs w:val="22"/>
                  </w:rPr>
                </w:rPrChange>
              </w:rPr>
              <w:pPrChange w:id="8434" w:author="Nick.Tolimieri" w:date="2022-09-19T13:19:00Z">
                <w:pPr>
                  <w:jc w:val="right"/>
                </w:pPr>
              </w:pPrChange>
            </w:pPr>
            <w:ins w:id="8435" w:author="Nick.Tolimieri" w:date="2022-09-19T13:19:00Z">
              <w:r w:rsidRPr="002F2C4B">
                <w:rPr>
                  <w:rFonts w:asciiTheme="minorHAnsi" w:eastAsiaTheme="minorHAnsi" w:hAnsiTheme="minorHAnsi" w:cstheme="minorBidi"/>
                  <w:sz w:val="22"/>
                  <w:szCs w:val="22"/>
                  <w:rPrChange w:id="8436" w:author="Nick.Tolimieri" w:date="2022-09-19T13:19:00Z">
                    <w:rPr>
                      <w:rFonts w:ascii="Calibri" w:hAnsi="Calibri" w:cs="Calibri"/>
                      <w:color w:val="000000"/>
                      <w:sz w:val="22"/>
                      <w:szCs w:val="22"/>
                    </w:rPr>
                  </w:rPrChange>
                </w:rPr>
                <w:t>2</w:t>
              </w:r>
            </w:ins>
          </w:p>
        </w:tc>
        <w:tc>
          <w:tcPr>
            <w:tcW w:w="960" w:type="dxa"/>
            <w:noWrap/>
            <w:hideMark/>
            <w:tcPrChange w:id="843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438" w:author="Nick.Tolimieri" w:date="2022-09-19T13:19:00Z"/>
                <w:rFonts w:asciiTheme="minorHAnsi" w:eastAsiaTheme="minorHAnsi" w:hAnsiTheme="minorHAnsi" w:cstheme="minorBidi"/>
                <w:sz w:val="22"/>
                <w:szCs w:val="22"/>
                <w:rPrChange w:id="8439" w:author="Nick.Tolimieri" w:date="2022-09-19T13:19:00Z">
                  <w:rPr>
                    <w:ins w:id="8440" w:author="Nick.Tolimieri" w:date="2022-09-19T13:19:00Z"/>
                    <w:rFonts w:ascii="Calibri" w:hAnsi="Calibri" w:cs="Calibri"/>
                    <w:color w:val="000000"/>
                    <w:sz w:val="22"/>
                    <w:szCs w:val="22"/>
                  </w:rPr>
                </w:rPrChange>
              </w:rPr>
              <w:pPrChange w:id="8441" w:author="Nick.Tolimieri" w:date="2022-09-19T13:19:00Z">
                <w:pPr>
                  <w:jc w:val="right"/>
                </w:pPr>
              </w:pPrChange>
            </w:pPr>
            <w:ins w:id="8442" w:author="Nick.Tolimieri" w:date="2022-09-19T13:19:00Z">
              <w:r w:rsidRPr="002F2C4B">
                <w:rPr>
                  <w:rFonts w:asciiTheme="minorHAnsi" w:eastAsiaTheme="minorHAnsi" w:hAnsiTheme="minorHAnsi" w:cstheme="minorBidi"/>
                  <w:sz w:val="22"/>
                  <w:szCs w:val="22"/>
                  <w:rPrChange w:id="8443" w:author="Nick.Tolimieri" w:date="2022-09-19T13:19:00Z">
                    <w:rPr>
                      <w:rFonts w:ascii="Calibri" w:hAnsi="Calibri" w:cs="Calibri"/>
                      <w:color w:val="000000"/>
                      <w:sz w:val="22"/>
                      <w:szCs w:val="22"/>
                    </w:rPr>
                  </w:rPrChange>
                </w:rPr>
                <w:t>30</w:t>
              </w:r>
            </w:ins>
          </w:p>
        </w:tc>
        <w:tc>
          <w:tcPr>
            <w:tcW w:w="960" w:type="dxa"/>
            <w:noWrap/>
            <w:hideMark/>
            <w:tcPrChange w:id="844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445" w:author="Nick.Tolimieri" w:date="2022-09-19T13:19:00Z"/>
                <w:rFonts w:asciiTheme="minorHAnsi" w:eastAsiaTheme="minorHAnsi" w:hAnsiTheme="minorHAnsi" w:cstheme="minorBidi"/>
                <w:sz w:val="22"/>
                <w:szCs w:val="22"/>
                <w:rPrChange w:id="8446" w:author="Nick.Tolimieri" w:date="2022-09-19T13:19:00Z">
                  <w:rPr>
                    <w:ins w:id="8447" w:author="Nick.Tolimieri" w:date="2022-09-19T13:19:00Z"/>
                    <w:rFonts w:ascii="Calibri" w:hAnsi="Calibri" w:cs="Calibri"/>
                    <w:color w:val="000000"/>
                    <w:sz w:val="22"/>
                    <w:szCs w:val="22"/>
                  </w:rPr>
                </w:rPrChange>
              </w:rPr>
              <w:pPrChange w:id="8448" w:author="Nick.Tolimieri" w:date="2022-09-19T13:19:00Z">
                <w:pPr>
                  <w:jc w:val="right"/>
                </w:pPr>
              </w:pPrChange>
            </w:pPr>
            <w:ins w:id="8449" w:author="Nick.Tolimieri" w:date="2022-09-19T13:19:00Z">
              <w:r w:rsidRPr="002F2C4B">
                <w:rPr>
                  <w:rFonts w:asciiTheme="minorHAnsi" w:eastAsiaTheme="minorHAnsi" w:hAnsiTheme="minorHAnsi" w:cstheme="minorBidi"/>
                  <w:sz w:val="22"/>
                  <w:szCs w:val="22"/>
                  <w:rPrChange w:id="8450" w:author="Nick.Tolimieri" w:date="2022-09-19T13:19:00Z">
                    <w:rPr>
                      <w:rFonts w:ascii="Calibri" w:hAnsi="Calibri" w:cs="Calibri"/>
                      <w:color w:val="000000"/>
                      <w:sz w:val="22"/>
                      <w:szCs w:val="22"/>
                    </w:rPr>
                  </w:rPrChange>
                </w:rPr>
                <w:t>8</w:t>
              </w:r>
            </w:ins>
          </w:p>
        </w:tc>
        <w:tc>
          <w:tcPr>
            <w:tcW w:w="960" w:type="dxa"/>
            <w:noWrap/>
            <w:hideMark/>
            <w:tcPrChange w:id="845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452" w:author="Nick.Tolimieri" w:date="2022-09-19T13:19:00Z"/>
                <w:rFonts w:asciiTheme="minorHAnsi" w:eastAsiaTheme="minorHAnsi" w:hAnsiTheme="minorHAnsi" w:cstheme="minorBidi"/>
                <w:sz w:val="22"/>
                <w:szCs w:val="22"/>
                <w:rPrChange w:id="8453" w:author="Nick.Tolimieri" w:date="2022-09-19T13:19:00Z">
                  <w:rPr>
                    <w:ins w:id="8454" w:author="Nick.Tolimieri" w:date="2022-09-19T13:19:00Z"/>
                    <w:rFonts w:ascii="Calibri" w:hAnsi="Calibri" w:cs="Calibri"/>
                    <w:color w:val="000000"/>
                    <w:sz w:val="22"/>
                    <w:szCs w:val="22"/>
                  </w:rPr>
                </w:rPrChange>
              </w:rPr>
              <w:pPrChange w:id="8455" w:author="Nick.Tolimieri" w:date="2022-09-19T13:19:00Z">
                <w:pPr>
                  <w:jc w:val="right"/>
                </w:pPr>
              </w:pPrChange>
            </w:pPr>
            <w:ins w:id="8456" w:author="Nick.Tolimieri" w:date="2022-09-19T13:19:00Z">
              <w:r w:rsidRPr="002F2C4B">
                <w:rPr>
                  <w:rFonts w:asciiTheme="minorHAnsi" w:eastAsiaTheme="minorHAnsi" w:hAnsiTheme="minorHAnsi" w:cstheme="minorBidi"/>
                  <w:sz w:val="22"/>
                  <w:szCs w:val="22"/>
                  <w:rPrChange w:id="8457" w:author="Nick.Tolimieri" w:date="2022-09-19T13:19:00Z">
                    <w:rPr>
                      <w:rFonts w:ascii="Calibri" w:hAnsi="Calibri" w:cs="Calibri"/>
                      <w:color w:val="000000"/>
                      <w:sz w:val="22"/>
                      <w:szCs w:val="22"/>
                    </w:rPr>
                  </w:rPrChange>
                </w:rPr>
                <w:t>22</w:t>
              </w:r>
            </w:ins>
          </w:p>
        </w:tc>
        <w:tc>
          <w:tcPr>
            <w:tcW w:w="960" w:type="dxa"/>
            <w:noWrap/>
            <w:hideMark/>
            <w:tcPrChange w:id="8458"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459" w:author="Nick.Tolimieri" w:date="2022-09-19T13:19:00Z"/>
                <w:rFonts w:asciiTheme="minorHAnsi" w:eastAsiaTheme="minorHAnsi" w:hAnsiTheme="minorHAnsi" w:cstheme="minorBidi"/>
                <w:sz w:val="22"/>
                <w:szCs w:val="22"/>
                <w:rPrChange w:id="8460" w:author="Nick.Tolimieri" w:date="2022-09-19T13:19:00Z">
                  <w:rPr>
                    <w:ins w:id="8461" w:author="Nick.Tolimieri" w:date="2022-09-19T13:19:00Z"/>
                    <w:rFonts w:ascii="Calibri" w:hAnsi="Calibri" w:cs="Calibri"/>
                    <w:color w:val="000000"/>
                    <w:sz w:val="22"/>
                    <w:szCs w:val="22"/>
                  </w:rPr>
                </w:rPrChange>
              </w:rPr>
              <w:pPrChange w:id="8462" w:author="Nick.Tolimieri" w:date="2022-09-19T13:19:00Z">
                <w:pPr>
                  <w:jc w:val="right"/>
                </w:pPr>
              </w:pPrChange>
            </w:pPr>
            <w:ins w:id="8463" w:author="Nick.Tolimieri" w:date="2022-09-19T13:19:00Z">
              <w:r w:rsidRPr="002F2C4B">
                <w:rPr>
                  <w:rFonts w:asciiTheme="minorHAnsi" w:eastAsiaTheme="minorHAnsi" w:hAnsiTheme="minorHAnsi" w:cstheme="minorBidi"/>
                  <w:sz w:val="22"/>
                  <w:szCs w:val="22"/>
                  <w:rPrChange w:id="8464" w:author="Nick.Tolimieri" w:date="2022-09-19T13:19:00Z">
                    <w:rPr>
                      <w:rFonts w:ascii="Calibri" w:hAnsi="Calibri" w:cs="Calibri"/>
                      <w:color w:val="000000"/>
                      <w:sz w:val="22"/>
                      <w:szCs w:val="22"/>
                    </w:rPr>
                  </w:rPrChange>
                </w:rPr>
                <w:t>2.44</w:t>
              </w:r>
            </w:ins>
          </w:p>
        </w:tc>
        <w:tc>
          <w:tcPr>
            <w:tcW w:w="960" w:type="dxa"/>
            <w:noWrap/>
            <w:hideMark/>
            <w:tcPrChange w:id="846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466" w:author="Nick.Tolimieri" w:date="2022-09-19T13:19:00Z"/>
                <w:rFonts w:asciiTheme="minorHAnsi" w:eastAsiaTheme="minorHAnsi" w:hAnsiTheme="minorHAnsi" w:cstheme="minorBidi"/>
                <w:sz w:val="22"/>
                <w:szCs w:val="22"/>
                <w:rPrChange w:id="8467" w:author="Nick.Tolimieri" w:date="2022-09-19T13:19:00Z">
                  <w:rPr>
                    <w:ins w:id="8468" w:author="Nick.Tolimieri" w:date="2022-09-19T13:19:00Z"/>
                    <w:rFonts w:ascii="Calibri" w:hAnsi="Calibri" w:cs="Calibri"/>
                    <w:color w:val="000000"/>
                    <w:sz w:val="22"/>
                    <w:szCs w:val="22"/>
                  </w:rPr>
                </w:rPrChange>
              </w:rPr>
              <w:pPrChange w:id="8469" w:author="Nick.Tolimieri" w:date="2022-09-19T13:19:00Z">
                <w:pPr>
                  <w:jc w:val="right"/>
                </w:pPr>
              </w:pPrChange>
            </w:pPr>
            <w:ins w:id="8470" w:author="Nick.Tolimieri" w:date="2022-09-19T13:19:00Z">
              <w:r w:rsidRPr="002F2C4B">
                <w:rPr>
                  <w:rFonts w:asciiTheme="minorHAnsi" w:eastAsiaTheme="minorHAnsi" w:hAnsiTheme="minorHAnsi" w:cstheme="minorBidi"/>
                  <w:sz w:val="22"/>
                  <w:szCs w:val="22"/>
                  <w:rPrChange w:id="8471" w:author="Nick.Tolimieri" w:date="2022-09-19T13:19:00Z">
                    <w:rPr>
                      <w:rFonts w:ascii="Calibri" w:hAnsi="Calibri" w:cs="Calibri"/>
                      <w:color w:val="000000"/>
                      <w:sz w:val="22"/>
                      <w:szCs w:val="22"/>
                    </w:rPr>
                  </w:rPrChange>
                </w:rPr>
                <w:t>0.5</w:t>
              </w:r>
            </w:ins>
          </w:p>
        </w:tc>
      </w:tr>
      <w:tr w:rsidR="002F2C4B" w:rsidRPr="002F2C4B" w:rsidTr="002F2C4B">
        <w:trPr>
          <w:divId w:val="276135201"/>
          <w:trHeight w:val="300"/>
          <w:ins w:id="8472" w:author="Nick.Tolimieri" w:date="2022-09-19T13:19:00Z"/>
          <w:trPrChange w:id="8473" w:author="Nick.Tolimieri" w:date="2022-09-19T13:19:00Z">
            <w:trPr>
              <w:divId w:val="276135201"/>
              <w:trHeight w:val="300"/>
            </w:trPr>
          </w:trPrChange>
        </w:trPr>
        <w:tc>
          <w:tcPr>
            <w:tcW w:w="960" w:type="dxa"/>
            <w:noWrap/>
            <w:hideMark/>
            <w:tcPrChange w:id="847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475" w:author="Nick.Tolimieri" w:date="2022-09-19T13:19:00Z"/>
                <w:rFonts w:asciiTheme="minorHAnsi" w:eastAsiaTheme="minorHAnsi" w:hAnsiTheme="minorHAnsi" w:cstheme="minorBidi"/>
                <w:sz w:val="22"/>
                <w:szCs w:val="22"/>
                <w:rPrChange w:id="8476" w:author="Nick.Tolimieri" w:date="2022-09-19T13:19:00Z">
                  <w:rPr>
                    <w:ins w:id="8477" w:author="Nick.Tolimieri" w:date="2022-09-19T13:19:00Z"/>
                    <w:rFonts w:ascii="Calibri" w:hAnsi="Calibri" w:cs="Calibri"/>
                    <w:color w:val="000000"/>
                    <w:sz w:val="22"/>
                    <w:szCs w:val="22"/>
                  </w:rPr>
                </w:rPrChange>
              </w:rPr>
              <w:pPrChange w:id="8478" w:author="Nick.Tolimieri" w:date="2022-09-19T13:19:00Z">
                <w:pPr/>
              </w:pPrChange>
            </w:pPr>
            <w:ins w:id="8479" w:author="Nick.Tolimieri" w:date="2022-09-19T13:19:00Z">
              <w:r w:rsidRPr="002F2C4B">
                <w:rPr>
                  <w:rFonts w:asciiTheme="minorHAnsi" w:eastAsiaTheme="minorHAnsi" w:hAnsiTheme="minorHAnsi" w:cstheme="minorBidi"/>
                  <w:sz w:val="22"/>
                  <w:szCs w:val="22"/>
                  <w:rPrChange w:id="8480" w:author="Nick.Tolimieri" w:date="2022-09-19T13:19:00Z">
                    <w:rPr>
                      <w:rFonts w:ascii="Calibri" w:hAnsi="Calibri" w:cs="Calibri"/>
                      <w:color w:val="000000"/>
                      <w:sz w:val="22"/>
                      <w:szCs w:val="22"/>
                    </w:rPr>
                  </w:rPrChange>
                </w:rPr>
                <w:t>Cape Alava</w:t>
              </w:r>
            </w:ins>
          </w:p>
        </w:tc>
        <w:tc>
          <w:tcPr>
            <w:tcW w:w="960" w:type="dxa"/>
            <w:noWrap/>
            <w:hideMark/>
            <w:tcPrChange w:id="848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482" w:author="Nick.Tolimieri" w:date="2022-09-19T13:19:00Z"/>
                <w:rFonts w:asciiTheme="minorHAnsi" w:eastAsiaTheme="minorHAnsi" w:hAnsiTheme="minorHAnsi" w:cstheme="minorBidi"/>
                <w:sz w:val="22"/>
                <w:szCs w:val="22"/>
                <w:rPrChange w:id="8483" w:author="Nick.Tolimieri" w:date="2022-09-19T13:19:00Z">
                  <w:rPr>
                    <w:ins w:id="8484" w:author="Nick.Tolimieri" w:date="2022-09-19T13:19:00Z"/>
                    <w:rFonts w:ascii="Calibri" w:hAnsi="Calibri" w:cs="Calibri"/>
                    <w:color w:val="000000"/>
                    <w:sz w:val="22"/>
                    <w:szCs w:val="22"/>
                  </w:rPr>
                </w:rPrChange>
              </w:rPr>
              <w:pPrChange w:id="8485" w:author="Nick.Tolimieri" w:date="2022-09-19T13:19:00Z">
                <w:pPr>
                  <w:jc w:val="right"/>
                </w:pPr>
              </w:pPrChange>
            </w:pPr>
            <w:ins w:id="8486" w:author="Nick.Tolimieri" w:date="2022-09-19T13:19:00Z">
              <w:r w:rsidRPr="002F2C4B">
                <w:rPr>
                  <w:rFonts w:asciiTheme="minorHAnsi" w:eastAsiaTheme="minorHAnsi" w:hAnsiTheme="minorHAnsi" w:cstheme="minorBidi"/>
                  <w:sz w:val="22"/>
                  <w:szCs w:val="22"/>
                  <w:rPrChange w:id="8487" w:author="Nick.Tolimieri" w:date="2022-09-19T13:19:00Z">
                    <w:rPr>
                      <w:rFonts w:ascii="Calibri" w:hAnsi="Calibri" w:cs="Calibri"/>
                      <w:color w:val="000000"/>
                      <w:sz w:val="22"/>
                      <w:szCs w:val="22"/>
                    </w:rPr>
                  </w:rPrChange>
                </w:rPr>
                <w:t>2014</w:t>
              </w:r>
            </w:ins>
          </w:p>
        </w:tc>
        <w:tc>
          <w:tcPr>
            <w:tcW w:w="960" w:type="dxa"/>
            <w:noWrap/>
            <w:hideMark/>
            <w:tcPrChange w:id="8488"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489" w:author="Nick.Tolimieri" w:date="2022-09-19T13:19:00Z"/>
                <w:rFonts w:asciiTheme="minorHAnsi" w:eastAsiaTheme="minorHAnsi" w:hAnsiTheme="minorHAnsi" w:cstheme="minorBidi"/>
                <w:sz w:val="22"/>
                <w:szCs w:val="22"/>
                <w:rPrChange w:id="8490" w:author="Nick.Tolimieri" w:date="2022-09-19T13:19:00Z">
                  <w:rPr>
                    <w:ins w:id="8491" w:author="Nick.Tolimieri" w:date="2022-09-19T13:19:00Z"/>
                    <w:rFonts w:ascii="Calibri" w:hAnsi="Calibri" w:cs="Calibri"/>
                    <w:color w:val="000000"/>
                    <w:sz w:val="22"/>
                    <w:szCs w:val="22"/>
                  </w:rPr>
                </w:rPrChange>
              </w:rPr>
              <w:pPrChange w:id="8492" w:author="Nick.Tolimieri" w:date="2022-09-19T13:19:00Z">
                <w:pPr>
                  <w:jc w:val="right"/>
                </w:pPr>
              </w:pPrChange>
            </w:pPr>
            <w:ins w:id="8493" w:author="Nick.Tolimieri" w:date="2022-09-19T13:19:00Z">
              <w:r w:rsidRPr="002F2C4B">
                <w:rPr>
                  <w:rFonts w:asciiTheme="minorHAnsi" w:eastAsiaTheme="minorHAnsi" w:hAnsiTheme="minorHAnsi" w:cstheme="minorBidi"/>
                  <w:sz w:val="22"/>
                  <w:szCs w:val="22"/>
                  <w:rPrChange w:id="8494" w:author="Nick.Tolimieri" w:date="2022-09-19T13:19:00Z">
                    <w:rPr>
                      <w:rFonts w:ascii="Calibri" w:hAnsi="Calibri" w:cs="Calibri"/>
                      <w:color w:val="000000"/>
                      <w:sz w:val="22"/>
                      <w:szCs w:val="22"/>
                    </w:rPr>
                  </w:rPrChange>
                </w:rPr>
                <w:t>4</w:t>
              </w:r>
            </w:ins>
          </w:p>
        </w:tc>
        <w:tc>
          <w:tcPr>
            <w:tcW w:w="960" w:type="dxa"/>
            <w:noWrap/>
            <w:hideMark/>
            <w:tcPrChange w:id="849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496" w:author="Nick.Tolimieri" w:date="2022-09-19T13:19:00Z"/>
                <w:rFonts w:asciiTheme="minorHAnsi" w:eastAsiaTheme="minorHAnsi" w:hAnsiTheme="minorHAnsi" w:cstheme="minorBidi"/>
                <w:sz w:val="22"/>
                <w:szCs w:val="22"/>
                <w:rPrChange w:id="8497" w:author="Nick.Tolimieri" w:date="2022-09-19T13:19:00Z">
                  <w:rPr>
                    <w:ins w:id="8498" w:author="Nick.Tolimieri" w:date="2022-09-19T13:19:00Z"/>
                    <w:rFonts w:ascii="Calibri" w:hAnsi="Calibri" w:cs="Calibri"/>
                    <w:color w:val="000000"/>
                    <w:sz w:val="22"/>
                    <w:szCs w:val="22"/>
                  </w:rPr>
                </w:rPrChange>
              </w:rPr>
              <w:pPrChange w:id="8499" w:author="Nick.Tolimieri" w:date="2022-09-19T13:19:00Z">
                <w:pPr>
                  <w:jc w:val="right"/>
                </w:pPr>
              </w:pPrChange>
            </w:pPr>
            <w:ins w:id="8500" w:author="Nick.Tolimieri" w:date="2022-09-19T13:19:00Z">
              <w:r w:rsidRPr="002F2C4B">
                <w:rPr>
                  <w:rFonts w:asciiTheme="minorHAnsi" w:eastAsiaTheme="minorHAnsi" w:hAnsiTheme="minorHAnsi" w:cstheme="minorBidi"/>
                  <w:sz w:val="22"/>
                  <w:szCs w:val="22"/>
                  <w:rPrChange w:id="8501" w:author="Nick.Tolimieri" w:date="2022-09-19T13:19:00Z">
                    <w:rPr>
                      <w:rFonts w:ascii="Calibri" w:hAnsi="Calibri" w:cs="Calibri"/>
                      <w:color w:val="000000"/>
                      <w:sz w:val="22"/>
                      <w:szCs w:val="22"/>
                    </w:rPr>
                  </w:rPrChange>
                </w:rPr>
                <w:t>97</w:t>
              </w:r>
            </w:ins>
          </w:p>
        </w:tc>
        <w:tc>
          <w:tcPr>
            <w:tcW w:w="960" w:type="dxa"/>
            <w:noWrap/>
            <w:hideMark/>
            <w:tcPrChange w:id="850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503" w:author="Nick.Tolimieri" w:date="2022-09-19T13:19:00Z"/>
                <w:rFonts w:asciiTheme="minorHAnsi" w:eastAsiaTheme="minorHAnsi" w:hAnsiTheme="minorHAnsi" w:cstheme="minorBidi"/>
                <w:sz w:val="22"/>
                <w:szCs w:val="22"/>
                <w:rPrChange w:id="8504" w:author="Nick.Tolimieri" w:date="2022-09-19T13:19:00Z">
                  <w:rPr>
                    <w:ins w:id="8505" w:author="Nick.Tolimieri" w:date="2022-09-19T13:19:00Z"/>
                    <w:rFonts w:ascii="Calibri" w:hAnsi="Calibri" w:cs="Calibri"/>
                    <w:color w:val="000000"/>
                    <w:sz w:val="22"/>
                    <w:szCs w:val="22"/>
                  </w:rPr>
                </w:rPrChange>
              </w:rPr>
              <w:pPrChange w:id="8506" w:author="Nick.Tolimieri" w:date="2022-09-19T13:19:00Z">
                <w:pPr>
                  <w:jc w:val="right"/>
                </w:pPr>
              </w:pPrChange>
            </w:pPr>
            <w:ins w:id="8507" w:author="Nick.Tolimieri" w:date="2022-09-19T13:19:00Z">
              <w:r w:rsidRPr="002F2C4B">
                <w:rPr>
                  <w:rFonts w:asciiTheme="minorHAnsi" w:eastAsiaTheme="minorHAnsi" w:hAnsiTheme="minorHAnsi" w:cstheme="minorBidi"/>
                  <w:sz w:val="22"/>
                  <w:szCs w:val="22"/>
                  <w:rPrChange w:id="8508" w:author="Nick.Tolimieri" w:date="2022-09-19T13:19:00Z">
                    <w:rPr>
                      <w:rFonts w:ascii="Calibri" w:hAnsi="Calibri" w:cs="Calibri"/>
                      <w:color w:val="000000"/>
                      <w:sz w:val="22"/>
                      <w:szCs w:val="22"/>
                    </w:rPr>
                  </w:rPrChange>
                </w:rPr>
                <w:t>3</w:t>
              </w:r>
            </w:ins>
          </w:p>
        </w:tc>
        <w:tc>
          <w:tcPr>
            <w:tcW w:w="960" w:type="dxa"/>
            <w:noWrap/>
            <w:hideMark/>
            <w:tcPrChange w:id="850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510" w:author="Nick.Tolimieri" w:date="2022-09-19T13:19:00Z"/>
                <w:rFonts w:asciiTheme="minorHAnsi" w:eastAsiaTheme="minorHAnsi" w:hAnsiTheme="minorHAnsi" w:cstheme="minorBidi"/>
                <w:sz w:val="22"/>
                <w:szCs w:val="22"/>
                <w:rPrChange w:id="8511" w:author="Nick.Tolimieri" w:date="2022-09-19T13:19:00Z">
                  <w:rPr>
                    <w:ins w:id="8512" w:author="Nick.Tolimieri" w:date="2022-09-19T13:19:00Z"/>
                    <w:rFonts w:ascii="Calibri" w:hAnsi="Calibri" w:cs="Calibri"/>
                    <w:color w:val="000000"/>
                    <w:sz w:val="22"/>
                    <w:szCs w:val="22"/>
                  </w:rPr>
                </w:rPrChange>
              </w:rPr>
              <w:pPrChange w:id="8513" w:author="Nick.Tolimieri" w:date="2022-09-19T13:19:00Z">
                <w:pPr>
                  <w:jc w:val="right"/>
                </w:pPr>
              </w:pPrChange>
            </w:pPr>
            <w:ins w:id="8514" w:author="Nick.Tolimieri" w:date="2022-09-19T13:19:00Z">
              <w:r w:rsidRPr="002F2C4B">
                <w:rPr>
                  <w:rFonts w:asciiTheme="minorHAnsi" w:eastAsiaTheme="minorHAnsi" w:hAnsiTheme="minorHAnsi" w:cstheme="minorBidi"/>
                  <w:sz w:val="22"/>
                  <w:szCs w:val="22"/>
                  <w:rPrChange w:id="8515" w:author="Nick.Tolimieri" w:date="2022-09-19T13:19:00Z">
                    <w:rPr>
                      <w:rFonts w:ascii="Calibri" w:hAnsi="Calibri" w:cs="Calibri"/>
                      <w:color w:val="000000"/>
                      <w:sz w:val="22"/>
                      <w:szCs w:val="22"/>
                    </w:rPr>
                  </w:rPrChange>
                </w:rPr>
                <w:t>95</w:t>
              </w:r>
            </w:ins>
          </w:p>
        </w:tc>
        <w:tc>
          <w:tcPr>
            <w:tcW w:w="960" w:type="dxa"/>
            <w:noWrap/>
            <w:hideMark/>
            <w:tcPrChange w:id="851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517" w:author="Nick.Tolimieri" w:date="2022-09-19T13:19:00Z"/>
                <w:rFonts w:asciiTheme="minorHAnsi" w:eastAsiaTheme="minorHAnsi" w:hAnsiTheme="minorHAnsi" w:cstheme="minorBidi"/>
                <w:sz w:val="22"/>
                <w:szCs w:val="22"/>
                <w:rPrChange w:id="8518" w:author="Nick.Tolimieri" w:date="2022-09-19T13:19:00Z">
                  <w:rPr>
                    <w:ins w:id="8519" w:author="Nick.Tolimieri" w:date="2022-09-19T13:19:00Z"/>
                    <w:rFonts w:ascii="Calibri" w:hAnsi="Calibri" w:cs="Calibri"/>
                    <w:color w:val="000000"/>
                    <w:sz w:val="22"/>
                    <w:szCs w:val="22"/>
                  </w:rPr>
                </w:rPrChange>
              </w:rPr>
              <w:pPrChange w:id="8520" w:author="Nick.Tolimieri" w:date="2022-09-19T13:19:00Z">
                <w:pPr>
                  <w:jc w:val="right"/>
                </w:pPr>
              </w:pPrChange>
            </w:pPr>
            <w:ins w:id="8521" w:author="Nick.Tolimieri" w:date="2022-09-19T13:19:00Z">
              <w:r w:rsidRPr="002F2C4B">
                <w:rPr>
                  <w:rFonts w:asciiTheme="minorHAnsi" w:eastAsiaTheme="minorHAnsi" w:hAnsiTheme="minorHAnsi" w:cstheme="minorBidi"/>
                  <w:sz w:val="22"/>
                  <w:szCs w:val="22"/>
                  <w:rPrChange w:id="8522" w:author="Nick.Tolimieri" w:date="2022-09-19T13:19:00Z">
                    <w:rPr>
                      <w:rFonts w:ascii="Calibri" w:hAnsi="Calibri" w:cs="Calibri"/>
                      <w:color w:val="000000"/>
                      <w:sz w:val="22"/>
                      <w:szCs w:val="22"/>
                    </w:rPr>
                  </w:rPrChange>
                </w:rPr>
                <w:t>23</w:t>
              </w:r>
            </w:ins>
          </w:p>
        </w:tc>
        <w:tc>
          <w:tcPr>
            <w:tcW w:w="960" w:type="dxa"/>
            <w:noWrap/>
            <w:hideMark/>
            <w:tcPrChange w:id="8523"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524" w:author="Nick.Tolimieri" w:date="2022-09-19T13:19:00Z"/>
                <w:rFonts w:asciiTheme="minorHAnsi" w:eastAsiaTheme="minorHAnsi" w:hAnsiTheme="minorHAnsi" w:cstheme="minorBidi"/>
                <w:sz w:val="22"/>
                <w:szCs w:val="22"/>
                <w:rPrChange w:id="8525" w:author="Nick.Tolimieri" w:date="2022-09-19T13:19:00Z">
                  <w:rPr>
                    <w:ins w:id="8526" w:author="Nick.Tolimieri" w:date="2022-09-19T13:19:00Z"/>
                    <w:rFonts w:ascii="Calibri" w:hAnsi="Calibri" w:cs="Calibri"/>
                    <w:color w:val="000000"/>
                    <w:sz w:val="22"/>
                    <w:szCs w:val="22"/>
                  </w:rPr>
                </w:rPrChange>
              </w:rPr>
              <w:pPrChange w:id="8527" w:author="Nick.Tolimieri" w:date="2022-09-19T13:19:00Z">
                <w:pPr>
                  <w:jc w:val="right"/>
                </w:pPr>
              </w:pPrChange>
            </w:pPr>
            <w:ins w:id="8528" w:author="Nick.Tolimieri" w:date="2022-09-19T13:19:00Z">
              <w:r w:rsidRPr="002F2C4B">
                <w:rPr>
                  <w:rFonts w:asciiTheme="minorHAnsi" w:eastAsiaTheme="minorHAnsi" w:hAnsiTheme="minorHAnsi" w:cstheme="minorBidi"/>
                  <w:sz w:val="22"/>
                  <w:szCs w:val="22"/>
                  <w:rPrChange w:id="8529" w:author="Nick.Tolimieri" w:date="2022-09-19T13:19:00Z">
                    <w:rPr>
                      <w:rFonts w:ascii="Calibri" w:hAnsi="Calibri" w:cs="Calibri"/>
                      <w:color w:val="000000"/>
                      <w:sz w:val="22"/>
                      <w:szCs w:val="22"/>
                    </w:rPr>
                  </w:rPrChange>
                </w:rPr>
                <w:t>47</w:t>
              </w:r>
            </w:ins>
          </w:p>
        </w:tc>
        <w:tc>
          <w:tcPr>
            <w:tcW w:w="960" w:type="dxa"/>
            <w:noWrap/>
            <w:hideMark/>
            <w:tcPrChange w:id="853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531" w:author="Nick.Tolimieri" w:date="2022-09-19T13:19:00Z"/>
                <w:rFonts w:asciiTheme="minorHAnsi" w:eastAsiaTheme="minorHAnsi" w:hAnsiTheme="minorHAnsi" w:cstheme="minorBidi"/>
                <w:sz w:val="22"/>
                <w:szCs w:val="22"/>
                <w:rPrChange w:id="8532" w:author="Nick.Tolimieri" w:date="2022-09-19T13:19:00Z">
                  <w:rPr>
                    <w:ins w:id="8533" w:author="Nick.Tolimieri" w:date="2022-09-19T13:19:00Z"/>
                    <w:rFonts w:ascii="Calibri" w:hAnsi="Calibri" w:cs="Calibri"/>
                    <w:color w:val="000000"/>
                    <w:sz w:val="22"/>
                    <w:szCs w:val="22"/>
                  </w:rPr>
                </w:rPrChange>
              </w:rPr>
              <w:pPrChange w:id="8534" w:author="Nick.Tolimieri" w:date="2022-09-19T13:19:00Z">
                <w:pPr>
                  <w:jc w:val="right"/>
                </w:pPr>
              </w:pPrChange>
            </w:pPr>
            <w:ins w:id="8535" w:author="Nick.Tolimieri" w:date="2022-09-19T13:19:00Z">
              <w:r w:rsidRPr="002F2C4B">
                <w:rPr>
                  <w:rFonts w:asciiTheme="minorHAnsi" w:eastAsiaTheme="minorHAnsi" w:hAnsiTheme="minorHAnsi" w:cstheme="minorBidi"/>
                  <w:sz w:val="22"/>
                  <w:szCs w:val="22"/>
                  <w:rPrChange w:id="8536" w:author="Nick.Tolimieri" w:date="2022-09-19T13:19:00Z">
                    <w:rPr>
                      <w:rFonts w:ascii="Calibri" w:hAnsi="Calibri" w:cs="Calibri"/>
                      <w:color w:val="000000"/>
                      <w:sz w:val="22"/>
                      <w:szCs w:val="22"/>
                    </w:rPr>
                  </w:rPrChange>
                </w:rPr>
                <w:t>2.41</w:t>
              </w:r>
            </w:ins>
          </w:p>
        </w:tc>
        <w:tc>
          <w:tcPr>
            <w:tcW w:w="960" w:type="dxa"/>
            <w:noWrap/>
            <w:hideMark/>
            <w:tcPrChange w:id="853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538" w:author="Nick.Tolimieri" w:date="2022-09-19T13:19:00Z"/>
                <w:rFonts w:asciiTheme="minorHAnsi" w:eastAsiaTheme="minorHAnsi" w:hAnsiTheme="minorHAnsi" w:cstheme="minorBidi"/>
                <w:sz w:val="22"/>
                <w:szCs w:val="22"/>
                <w:rPrChange w:id="8539" w:author="Nick.Tolimieri" w:date="2022-09-19T13:19:00Z">
                  <w:rPr>
                    <w:ins w:id="8540" w:author="Nick.Tolimieri" w:date="2022-09-19T13:19:00Z"/>
                    <w:rFonts w:ascii="Calibri" w:hAnsi="Calibri" w:cs="Calibri"/>
                    <w:color w:val="000000"/>
                    <w:sz w:val="22"/>
                    <w:szCs w:val="22"/>
                  </w:rPr>
                </w:rPrChange>
              </w:rPr>
              <w:pPrChange w:id="8541" w:author="Nick.Tolimieri" w:date="2022-09-19T13:19:00Z">
                <w:pPr>
                  <w:jc w:val="right"/>
                </w:pPr>
              </w:pPrChange>
            </w:pPr>
            <w:ins w:id="8542" w:author="Nick.Tolimieri" w:date="2022-09-19T13:19:00Z">
              <w:r w:rsidRPr="002F2C4B">
                <w:rPr>
                  <w:rFonts w:asciiTheme="minorHAnsi" w:eastAsiaTheme="minorHAnsi" w:hAnsiTheme="minorHAnsi" w:cstheme="minorBidi"/>
                  <w:sz w:val="22"/>
                  <w:szCs w:val="22"/>
                  <w:rPrChange w:id="8543" w:author="Nick.Tolimieri" w:date="2022-09-19T13:19:00Z">
                    <w:rPr>
                      <w:rFonts w:ascii="Calibri" w:hAnsi="Calibri" w:cs="Calibri"/>
                      <w:color w:val="000000"/>
                      <w:sz w:val="22"/>
                      <w:szCs w:val="22"/>
                    </w:rPr>
                  </w:rPrChange>
                </w:rPr>
                <w:t>0.56</w:t>
              </w:r>
            </w:ins>
          </w:p>
        </w:tc>
      </w:tr>
      <w:tr w:rsidR="002F2C4B" w:rsidRPr="002F2C4B" w:rsidTr="002F2C4B">
        <w:trPr>
          <w:divId w:val="276135201"/>
          <w:trHeight w:val="300"/>
          <w:ins w:id="8544" w:author="Nick.Tolimieri" w:date="2022-09-19T13:19:00Z"/>
          <w:trPrChange w:id="8545" w:author="Nick.Tolimieri" w:date="2022-09-19T13:19:00Z">
            <w:trPr>
              <w:divId w:val="276135201"/>
              <w:trHeight w:val="300"/>
            </w:trPr>
          </w:trPrChange>
        </w:trPr>
        <w:tc>
          <w:tcPr>
            <w:tcW w:w="960" w:type="dxa"/>
            <w:noWrap/>
            <w:hideMark/>
            <w:tcPrChange w:id="8546"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547" w:author="Nick.Tolimieri" w:date="2022-09-19T13:19:00Z"/>
                <w:rFonts w:asciiTheme="minorHAnsi" w:eastAsiaTheme="minorHAnsi" w:hAnsiTheme="minorHAnsi" w:cstheme="minorBidi"/>
                <w:sz w:val="22"/>
                <w:szCs w:val="22"/>
                <w:rPrChange w:id="8548" w:author="Nick.Tolimieri" w:date="2022-09-19T13:19:00Z">
                  <w:rPr>
                    <w:ins w:id="8549" w:author="Nick.Tolimieri" w:date="2022-09-19T13:19:00Z"/>
                    <w:rFonts w:ascii="Calibri" w:hAnsi="Calibri" w:cs="Calibri"/>
                    <w:color w:val="000000"/>
                    <w:sz w:val="22"/>
                    <w:szCs w:val="22"/>
                  </w:rPr>
                </w:rPrChange>
              </w:rPr>
              <w:pPrChange w:id="8550" w:author="Nick.Tolimieri" w:date="2022-09-19T13:19:00Z">
                <w:pPr/>
              </w:pPrChange>
            </w:pPr>
            <w:ins w:id="8551" w:author="Nick.Tolimieri" w:date="2022-09-19T13:19:00Z">
              <w:r w:rsidRPr="002F2C4B">
                <w:rPr>
                  <w:rFonts w:asciiTheme="minorHAnsi" w:eastAsiaTheme="minorHAnsi" w:hAnsiTheme="minorHAnsi" w:cstheme="minorBidi"/>
                  <w:sz w:val="22"/>
                  <w:szCs w:val="22"/>
                  <w:rPrChange w:id="8552" w:author="Nick.Tolimieri" w:date="2022-09-19T13:19:00Z">
                    <w:rPr>
                      <w:rFonts w:ascii="Calibri" w:hAnsi="Calibri" w:cs="Calibri"/>
                      <w:color w:val="000000"/>
                      <w:sz w:val="22"/>
                      <w:szCs w:val="22"/>
                    </w:rPr>
                  </w:rPrChange>
                </w:rPr>
                <w:t>Cape Alava</w:t>
              </w:r>
            </w:ins>
          </w:p>
        </w:tc>
        <w:tc>
          <w:tcPr>
            <w:tcW w:w="960" w:type="dxa"/>
            <w:noWrap/>
            <w:hideMark/>
            <w:tcPrChange w:id="8553"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554" w:author="Nick.Tolimieri" w:date="2022-09-19T13:19:00Z"/>
                <w:rFonts w:asciiTheme="minorHAnsi" w:eastAsiaTheme="minorHAnsi" w:hAnsiTheme="minorHAnsi" w:cstheme="minorBidi"/>
                <w:sz w:val="22"/>
                <w:szCs w:val="22"/>
                <w:rPrChange w:id="8555" w:author="Nick.Tolimieri" w:date="2022-09-19T13:19:00Z">
                  <w:rPr>
                    <w:ins w:id="8556" w:author="Nick.Tolimieri" w:date="2022-09-19T13:19:00Z"/>
                    <w:rFonts w:ascii="Calibri" w:hAnsi="Calibri" w:cs="Calibri"/>
                    <w:color w:val="000000"/>
                    <w:sz w:val="22"/>
                    <w:szCs w:val="22"/>
                  </w:rPr>
                </w:rPrChange>
              </w:rPr>
              <w:pPrChange w:id="8557" w:author="Nick.Tolimieri" w:date="2022-09-19T13:19:00Z">
                <w:pPr>
                  <w:jc w:val="right"/>
                </w:pPr>
              </w:pPrChange>
            </w:pPr>
            <w:ins w:id="8558" w:author="Nick.Tolimieri" w:date="2022-09-19T13:19:00Z">
              <w:r w:rsidRPr="002F2C4B">
                <w:rPr>
                  <w:rFonts w:asciiTheme="minorHAnsi" w:eastAsiaTheme="minorHAnsi" w:hAnsiTheme="minorHAnsi" w:cstheme="minorBidi"/>
                  <w:sz w:val="22"/>
                  <w:szCs w:val="22"/>
                  <w:rPrChange w:id="8559" w:author="Nick.Tolimieri" w:date="2022-09-19T13:19:00Z">
                    <w:rPr>
                      <w:rFonts w:ascii="Calibri" w:hAnsi="Calibri" w:cs="Calibri"/>
                      <w:color w:val="000000"/>
                      <w:sz w:val="22"/>
                      <w:szCs w:val="22"/>
                    </w:rPr>
                  </w:rPrChange>
                </w:rPr>
                <w:t>2015</w:t>
              </w:r>
            </w:ins>
          </w:p>
        </w:tc>
        <w:tc>
          <w:tcPr>
            <w:tcW w:w="960" w:type="dxa"/>
            <w:noWrap/>
            <w:hideMark/>
            <w:tcPrChange w:id="8560"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561" w:author="Nick.Tolimieri" w:date="2022-09-19T13:19:00Z"/>
                <w:rFonts w:asciiTheme="minorHAnsi" w:eastAsiaTheme="minorHAnsi" w:hAnsiTheme="minorHAnsi" w:cstheme="minorBidi"/>
                <w:sz w:val="22"/>
                <w:szCs w:val="22"/>
                <w:rPrChange w:id="8562" w:author="Nick.Tolimieri" w:date="2022-09-19T13:19:00Z">
                  <w:rPr>
                    <w:ins w:id="8563" w:author="Nick.Tolimieri" w:date="2022-09-19T13:19:00Z"/>
                    <w:rFonts w:ascii="Calibri" w:hAnsi="Calibri" w:cs="Calibri"/>
                    <w:color w:val="000000"/>
                    <w:sz w:val="22"/>
                    <w:szCs w:val="22"/>
                  </w:rPr>
                </w:rPrChange>
              </w:rPr>
              <w:pPrChange w:id="8564" w:author="Nick.Tolimieri" w:date="2022-09-19T13:19:00Z">
                <w:pPr>
                  <w:jc w:val="right"/>
                </w:pPr>
              </w:pPrChange>
            </w:pPr>
            <w:ins w:id="8565" w:author="Nick.Tolimieri" w:date="2022-09-19T13:19:00Z">
              <w:r w:rsidRPr="002F2C4B">
                <w:rPr>
                  <w:rFonts w:asciiTheme="minorHAnsi" w:eastAsiaTheme="minorHAnsi" w:hAnsiTheme="minorHAnsi" w:cstheme="minorBidi"/>
                  <w:sz w:val="22"/>
                  <w:szCs w:val="22"/>
                  <w:rPrChange w:id="8566" w:author="Nick.Tolimieri" w:date="2022-09-19T13:19:00Z">
                    <w:rPr>
                      <w:rFonts w:ascii="Calibri" w:hAnsi="Calibri" w:cs="Calibri"/>
                      <w:color w:val="000000"/>
                      <w:sz w:val="22"/>
                      <w:szCs w:val="22"/>
                    </w:rPr>
                  </w:rPrChange>
                </w:rPr>
                <w:t>0</w:t>
              </w:r>
            </w:ins>
          </w:p>
        </w:tc>
        <w:tc>
          <w:tcPr>
            <w:tcW w:w="960" w:type="dxa"/>
            <w:noWrap/>
            <w:hideMark/>
            <w:tcPrChange w:id="8567"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568" w:author="Nick.Tolimieri" w:date="2022-09-19T13:19:00Z"/>
                <w:rFonts w:asciiTheme="minorHAnsi" w:eastAsiaTheme="minorHAnsi" w:hAnsiTheme="minorHAnsi" w:cstheme="minorBidi"/>
                <w:sz w:val="22"/>
                <w:szCs w:val="22"/>
                <w:rPrChange w:id="8569" w:author="Nick.Tolimieri" w:date="2022-09-19T13:19:00Z">
                  <w:rPr>
                    <w:ins w:id="8570" w:author="Nick.Tolimieri" w:date="2022-09-19T13:19:00Z"/>
                    <w:rFonts w:ascii="Calibri" w:hAnsi="Calibri" w:cs="Calibri"/>
                    <w:color w:val="000000"/>
                    <w:sz w:val="22"/>
                    <w:szCs w:val="22"/>
                  </w:rPr>
                </w:rPrChange>
              </w:rPr>
              <w:pPrChange w:id="8571" w:author="Nick.Tolimieri" w:date="2022-09-19T13:19:00Z">
                <w:pPr>
                  <w:jc w:val="right"/>
                </w:pPr>
              </w:pPrChange>
            </w:pPr>
            <w:ins w:id="8572" w:author="Nick.Tolimieri" w:date="2022-09-19T13:19:00Z">
              <w:r w:rsidRPr="002F2C4B">
                <w:rPr>
                  <w:rFonts w:asciiTheme="minorHAnsi" w:eastAsiaTheme="minorHAnsi" w:hAnsiTheme="minorHAnsi" w:cstheme="minorBidi"/>
                  <w:sz w:val="22"/>
                  <w:szCs w:val="22"/>
                  <w:rPrChange w:id="8573" w:author="Nick.Tolimieri" w:date="2022-09-19T13:19:00Z">
                    <w:rPr>
                      <w:rFonts w:ascii="Calibri" w:hAnsi="Calibri" w:cs="Calibri"/>
                      <w:color w:val="000000"/>
                      <w:sz w:val="22"/>
                      <w:szCs w:val="22"/>
                    </w:rPr>
                  </w:rPrChange>
                </w:rPr>
                <w:t>137</w:t>
              </w:r>
            </w:ins>
          </w:p>
        </w:tc>
        <w:tc>
          <w:tcPr>
            <w:tcW w:w="960" w:type="dxa"/>
            <w:noWrap/>
            <w:hideMark/>
            <w:tcPrChange w:id="8574"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575" w:author="Nick.Tolimieri" w:date="2022-09-19T13:19:00Z"/>
                <w:rFonts w:asciiTheme="minorHAnsi" w:eastAsiaTheme="minorHAnsi" w:hAnsiTheme="minorHAnsi" w:cstheme="minorBidi"/>
                <w:sz w:val="22"/>
                <w:szCs w:val="22"/>
                <w:rPrChange w:id="8576" w:author="Nick.Tolimieri" w:date="2022-09-19T13:19:00Z">
                  <w:rPr>
                    <w:ins w:id="8577" w:author="Nick.Tolimieri" w:date="2022-09-19T13:19:00Z"/>
                    <w:rFonts w:ascii="Calibri" w:hAnsi="Calibri" w:cs="Calibri"/>
                    <w:color w:val="000000"/>
                    <w:sz w:val="22"/>
                    <w:szCs w:val="22"/>
                  </w:rPr>
                </w:rPrChange>
              </w:rPr>
              <w:pPrChange w:id="8578" w:author="Nick.Tolimieri" w:date="2022-09-19T13:19:00Z">
                <w:pPr>
                  <w:jc w:val="right"/>
                </w:pPr>
              </w:pPrChange>
            </w:pPr>
            <w:ins w:id="8579" w:author="Nick.Tolimieri" w:date="2022-09-19T13:19:00Z">
              <w:r w:rsidRPr="002F2C4B">
                <w:rPr>
                  <w:rFonts w:asciiTheme="minorHAnsi" w:eastAsiaTheme="minorHAnsi" w:hAnsiTheme="minorHAnsi" w:cstheme="minorBidi"/>
                  <w:sz w:val="22"/>
                  <w:szCs w:val="22"/>
                  <w:rPrChange w:id="8580" w:author="Nick.Tolimieri" w:date="2022-09-19T13:19:00Z">
                    <w:rPr>
                      <w:rFonts w:ascii="Calibri" w:hAnsi="Calibri" w:cs="Calibri"/>
                      <w:color w:val="000000"/>
                      <w:sz w:val="22"/>
                      <w:szCs w:val="22"/>
                    </w:rPr>
                  </w:rPrChange>
                </w:rPr>
                <w:t>10</w:t>
              </w:r>
            </w:ins>
          </w:p>
        </w:tc>
        <w:tc>
          <w:tcPr>
            <w:tcW w:w="960" w:type="dxa"/>
            <w:noWrap/>
            <w:hideMark/>
            <w:tcPrChange w:id="8581"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582" w:author="Nick.Tolimieri" w:date="2022-09-19T13:19:00Z"/>
                <w:rFonts w:asciiTheme="minorHAnsi" w:eastAsiaTheme="minorHAnsi" w:hAnsiTheme="minorHAnsi" w:cstheme="minorBidi"/>
                <w:sz w:val="22"/>
                <w:szCs w:val="22"/>
                <w:rPrChange w:id="8583" w:author="Nick.Tolimieri" w:date="2022-09-19T13:19:00Z">
                  <w:rPr>
                    <w:ins w:id="8584" w:author="Nick.Tolimieri" w:date="2022-09-19T13:19:00Z"/>
                    <w:rFonts w:ascii="Calibri" w:hAnsi="Calibri" w:cs="Calibri"/>
                    <w:color w:val="000000"/>
                    <w:sz w:val="22"/>
                    <w:szCs w:val="22"/>
                  </w:rPr>
                </w:rPrChange>
              </w:rPr>
              <w:pPrChange w:id="8585" w:author="Nick.Tolimieri" w:date="2022-09-19T13:19:00Z">
                <w:pPr>
                  <w:jc w:val="right"/>
                </w:pPr>
              </w:pPrChange>
            </w:pPr>
            <w:ins w:id="8586" w:author="Nick.Tolimieri" w:date="2022-09-19T13:19:00Z">
              <w:r w:rsidRPr="002F2C4B">
                <w:rPr>
                  <w:rFonts w:asciiTheme="minorHAnsi" w:eastAsiaTheme="minorHAnsi" w:hAnsiTheme="minorHAnsi" w:cstheme="minorBidi"/>
                  <w:sz w:val="22"/>
                  <w:szCs w:val="22"/>
                  <w:rPrChange w:id="8587" w:author="Nick.Tolimieri" w:date="2022-09-19T13:19:00Z">
                    <w:rPr>
                      <w:rFonts w:ascii="Calibri" w:hAnsi="Calibri" w:cs="Calibri"/>
                      <w:color w:val="000000"/>
                      <w:sz w:val="22"/>
                      <w:szCs w:val="22"/>
                    </w:rPr>
                  </w:rPrChange>
                </w:rPr>
                <w:t>114</w:t>
              </w:r>
            </w:ins>
          </w:p>
        </w:tc>
        <w:tc>
          <w:tcPr>
            <w:tcW w:w="960" w:type="dxa"/>
            <w:noWrap/>
            <w:hideMark/>
            <w:tcPrChange w:id="8588"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589" w:author="Nick.Tolimieri" w:date="2022-09-19T13:19:00Z"/>
                <w:rFonts w:asciiTheme="minorHAnsi" w:eastAsiaTheme="minorHAnsi" w:hAnsiTheme="minorHAnsi" w:cstheme="minorBidi"/>
                <w:sz w:val="22"/>
                <w:szCs w:val="22"/>
                <w:rPrChange w:id="8590" w:author="Nick.Tolimieri" w:date="2022-09-19T13:19:00Z">
                  <w:rPr>
                    <w:ins w:id="8591" w:author="Nick.Tolimieri" w:date="2022-09-19T13:19:00Z"/>
                    <w:rFonts w:ascii="Calibri" w:hAnsi="Calibri" w:cs="Calibri"/>
                    <w:color w:val="000000"/>
                    <w:sz w:val="22"/>
                    <w:szCs w:val="22"/>
                  </w:rPr>
                </w:rPrChange>
              </w:rPr>
              <w:pPrChange w:id="8592" w:author="Nick.Tolimieri" w:date="2022-09-19T13:19:00Z">
                <w:pPr>
                  <w:jc w:val="right"/>
                </w:pPr>
              </w:pPrChange>
            </w:pPr>
            <w:ins w:id="8593" w:author="Nick.Tolimieri" w:date="2022-09-19T13:19:00Z">
              <w:r w:rsidRPr="002F2C4B">
                <w:rPr>
                  <w:rFonts w:asciiTheme="minorHAnsi" w:eastAsiaTheme="minorHAnsi" w:hAnsiTheme="minorHAnsi" w:cstheme="minorBidi"/>
                  <w:sz w:val="22"/>
                  <w:szCs w:val="22"/>
                  <w:rPrChange w:id="8594" w:author="Nick.Tolimieri" w:date="2022-09-19T13:19:00Z">
                    <w:rPr>
                      <w:rFonts w:ascii="Calibri" w:hAnsi="Calibri" w:cs="Calibri"/>
                      <w:color w:val="000000"/>
                      <w:sz w:val="22"/>
                      <w:szCs w:val="22"/>
                    </w:rPr>
                  </w:rPrChange>
                </w:rPr>
                <w:t>5</w:t>
              </w:r>
            </w:ins>
          </w:p>
        </w:tc>
        <w:tc>
          <w:tcPr>
            <w:tcW w:w="960" w:type="dxa"/>
            <w:noWrap/>
            <w:hideMark/>
            <w:tcPrChange w:id="8595"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596" w:author="Nick.Tolimieri" w:date="2022-09-19T13:19:00Z"/>
                <w:rFonts w:asciiTheme="minorHAnsi" w:eastAsiaTheme="minorHAnsi" w:hAnsiTheme="minorHAnsi" w:cstheme="minorBidi"/>
                <w:sz w:val="22"/>
                <w:szCs w:val="22"/>
                <w:rPrChange w:id="8597" w:author="Nick.Tolimieri" w:date="2022-09-19T13:19:00Z">
                  <w:rPr>
                    <w:ins w:id="8598" w:author="Nick.Tolimieri" w:date="2022-09-19T13:19:00Z"/>
                    <w:rFonts w:ascii="Calibri" w:hAnsi="Calibri" w:cs="Calibri"/>
                    <w:color w:val="000000"/>
                    <w:sz w:val="22"/>
                    <w:szCs w:val="22"/>
                  </w:rPr>
                </w:rPrChange>
              </w:rPr>
              <w:pPrChange w:id="8599" w:author="Nick.Tolimieri" w:date="2022-09-19T13:19:00Z">
                <w:pPr>
                  <w:jc w:val="right"/>
                </w:pPr>
              </w:pPrChange>
            </w:pPr>
            <w:ins w:id="8600" w:author="Nick.Tolimieri" w:date="2022-09-19T13:19:00Z">
              <w:r w:rsidRPr="002F2C4B">
                <w:rPr>
                  <w:rFonts w:asciiTheme="minorHAnsi" w:eastAsiaTheme="minorHAnsi" w:hAnsiTheme="minorHAnsi" w:cstheme="minorBidi"/>
                  <w:sz w:val="22"/>
                  <w:szCs w:val="22"/>
                  <w:rPrChange w:id="8601" w:author="Nick.Tolimieri" w:date="2022-09-19T13:19:00Z">
                    <w:rPr>
                      <w:rFonts w:ascii="Calibri" w:hAnsi="Calibri" w:cs="Calibri"/>
                      <w:color w:val="000000"/>
                      <w:sz w:val="22"/>
                      <w:szCs w:val="22"/>
                    </w:rPr>
                  </w:rPrChange>
                </w:rPr>
                <w:t>36</w:t>
              </w:r>
            </w:ins>
          </w:p>
        </w:tc>
        <w:tc>
          <w:tcPr>
            <w:tcW w:w="960" w:type="dxa"/>
            <w:noWrap/>
            <w:hideMark/>
            <w:tcPrChange w:id="8602"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603" w:author="Nick.Tolimieri" w:date="2022-09-19T13:19:00Z"/>
                <w:rFonts w:asciiTheme="minorHAnsi" w:eastAsiaTheme="minorHAnsi" w:hAnsiTheme="minorHAnsi" w:cstheme="minorBidi"/>
                <w:sz w:val="22"/>
                <w:szCs w:val="22"/>
                <w:rPrChange w:id="8604" w:author="Nick.Tolimieri" w:date="2022-09-19T13:19:00Z">
                  <w:rPr>
                    <w:ins w:id="8605" w:author="Nick.Tolimieri" w:date="2022-09-19T13:19:00Z"/>
                    <w:rFonts w:ascii="Calibri" w:hAnsi="Calibri" w:cs="Calibri"/>
                    <w:color w:val="000000"/>
                    <w:sz w:val="22"/>
                    <w:szCs w:val="22"/>
                  </w:rPr>
                </w:rPrChange>
              </w:rPr>
              <w:pPrChange w:id="8606" w:author="Nick.Tolimieri" w:date="2022-09-19T13:19:00Z">
                <w:pPr>
                  <w:jc w:val="right"/>
                </w:pPr>
              </w:pPrChange>
            </w:pPr>
            <w:ins w:id="8607" w:author="Nick.Tolimieri" w:date="2022-09-19T13:19:00Z">
              <w:r w:rsidRPr="002F2C4B">
                <w:rPr>
                  <w:rFonts w:asciiTheme="minorHAnsi" w:eastAsiaTheme="minorHAnsi" w:hAnsiTheme="minorHAnsi" w:cstheme="minorBidi"/>
                  <w:sz w:val="22"/>
                  <w:szCs w:val="22"/>
                  <w:rPrChange w:id="8608" w:author="Nick.Tolimieri" w:date="2022-09-19T13:19:00Z">
                    <w:rPr>
                      <w:rFonts w:ascii="Calibri" w:hAnsi="Calibri" w:cs="Calibri"/>
                      <w:color w:val="000000"/>
                      <w:sz w:val="22"/>
                      <w:szCs w:val="22"/>
                    </w:rPr>
                  </w:rPrChange>
                </w:rPr>
                <w:t>1.68</w:t>
              </w:r>
            </w:ins>
          </w:p>
        </w:tc>
        <w:tc>
          <w:tcPr>
            <w:tcW w:w="960" w:type="dxa"/>
            <w:noWrap/>
            <w:hideMark/>
            <w:tcPrChange w:id="8609" w:author="Nick.Tolimieri" w:date="2022-09-19T13:19: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2F2C4B" w:rsidRPr="002F2C4B" w:rsidRDefault="002F2C4B" w:rsidP="002F2C4B">
            <w:pPr>
              <w:ind w:firstLine="0"/>
              <w:rPr>
                <w:ins w:id="8610" w:author="Nick.Tolimieri" w:date="2022-09-19T13:19:00Z"/>
                <w:rFonts w:asciiTheme="minorHAnsi" w:eastAsiaTheme="minorHAnsi" w:hAnsiTheme="minorHAnsi" w:cstheme="minorBidi"/>
                <w:sz w:val="22"/>
                <w:szCs w:val="22"/>
                <w:rPrChange w:id="8611" w:author="Nick.Tolimieri" w:date="2022-09-19T13:19:00Z">
                  <w:rPr>
                    <w:ins w:id="8612" w:author="Nick.Tolimieri" w:date="2022-09-19T13:19:00Z"/>
                    <w:rFonts w:ascii="Calibri" w:hAnsi="Calibri" w:cs="Calibri"/>
                    <w:color w:val="000000"/>
                    <w:sz w:val="22"/>
                    <w:szCs w:val="22"/>
                  </w:rPr>
                </w:rPrChange>
              </w:rPr>
              <w:pPrChange w:id="8613" w:author="Nick.Tolimieri" w:date="2022-09-19T13:19:00Z">
                <w:pPr>
                  <w:jc w:val="right"/>
                </w:pPr>
              </w:pPrChange>
            </w:pPr>
            <w:ins w:id="8614" w:author="Nick.Tolimieri" w:date="2022-09-19T13:19:00Z">
              <w:r w:rsidRPr="002F2C4B">
                <w:rPr>
                  <w:rFonts w:asciiTheme="minorHAnsi" w:eastAsiaTheme="minorHAnsi" w:hAnsiTheme="minorHAnsi" w:cstheme="minorBidi"/>
                  <w:sz w:val="22"/>
                  <w:szCs w:val="22"/>
                  <w:rPrChange w:id="8615" w:author="Nick.Tolimieri" w:date="2022-09-19T13:19:00Z">
                    <w:rPr>
                      <w:rFonts w:ascii="Calibri" w:hAnsi="Calibri" w:cs="Calibri"/>
                      <w:color w:val="000000"/>
                      <w:sz w:val="22"/>
                      <w:szCs w:val="22"/>
                    </w:rPr>
                  </w:rPrChange>
                </w:rPr>
                <w:t>0.22</w:t>
              </w:r>
            </w:ins>
          </w:p>
        </w:tc>
      </w:tr>
    </w:tbl>
    <w:p w:rsidR="00FC0F34" w:rsidDel="002F2C4B" w:rsidRDefault="00FC0F34" w:rsidP="002F2C4B">
      <w:pPr>
        <w:ind w:firstLine="0"/>
        <w:rPr>
          <w:del w:id="8616" w:author="Nick.Tolimieri" w:date="2022-09-19T13:19:00Z"/>
          <w:rFonts w:asciiTheme="minorHAnsi" w:eastAsiaTheme="minorHAnsi" w:hAnsiTheme="minorHAnsi" w:cstheme="minorBidi"/>
          <w:sz w:val="22"/>
          <w:szCs w:val="22"/>
          <w:lang w:val="en-US"/>
        </w:rPr>
        <w:pPrChange w:id="8617" w:author="Nick.Tolimieri" w:date="2022-09-19T13:19:00Z">
          <w:pPr/>
        </w:pPrChange>
      </w:pPr>
    </w:p>
    <w:tbl>
      <w:tblPr>
        <w:tblStyle w:val="TableGrid"/>
        <w:tblW w:w="9600" w:type="dxa"/>
        <w:tblLayout w:type="fixed"/>
        <w:tblLook w:val="04A0" w:firstRow="1" w:lastRow="0" w:firstColumn="1" w:lastColumn="0" w:noHBand="0" w:noVBand="1"/>
        <w:tblPrChange w:id="8618" w:author="Nick.Tolimieri [2]" w:date="2022-09-16T09:26:00Z">
          <w:tblPr>
            <w:tblW w:w="9600" w:type="dxa"/>
            <w:tblLayout w:type="fixed"/>
            <w:tblCellMar>
              <w:left w:w="0" w:type="dxa"/>
              <w:right w:w="0" w:type="dxa"/>
            </w:tblCellMar>
            <w:tblLook w:val="04A0" w:firstRow="1" w:lastRow="0" w:firstColumn="1" w:lastColumn="0" w:noHBand="0" w:noVBand="1"/>
          </w:tblPr>
        </w:tblPrChange>
      </w:tblPr>
      <w:tblGrid>
        <w:gridCol w:w="960"/>
        <w:gridCol w:w="960"/>
        <w:gridCol w:w="960"/>
        <w:gridCol w:w="960"/>
        <w:gridCol w:w="960"/>
        <w:gridCol w:w="960"/>
        <w:gridCol w:w="960"/>
        <w:gridCol w:w="960"/>
        <w:gridCol w:w="960"/>
        <w:gridCol w:w="960"/>
        <w:tblGridChange w:id="8619">
          <w:tblGrid>
            <w:gridCol w:w="960"/>
            <w:gridCol w:w="960"/>
            <w:gridCol w:w="960"/>
            <w:gridCol w:w="960"/>
            <w:gridCol w:w="960"/>
            <w:gridCol w:w="960"/>
            <w:gridCol w:w="960"/>
            <w:gridCol w:w="960"/>
            <w:gridCol w:w="960"/>
            <w:gridCol w:w="960"/>
          </w:tblGrid>
        </w:tblGridChange>
      </w:tblGrid>
      <w:tr w:rsidR="00FC0F34" w:rsidRPr="00FC0F34" w:rsidDel="002F2C4B" w:rsidTr="00FC0F34">
        <w:trPr>
          <w:divId w:val="1675451697"/>
          <w:trHeight w:val="300"/>
          <w:ins w:id="8620" w:author="Nick.Tolimieri [2]" w:date="2022-09-16T09:26:00Z"/>
          <w:del w:id="8621" w:author="Nick.Tolimieri" w:date="2022-09-19T13:19:00Z"/>
          <w:trPrChange w:id="8622" w:author="Nick.Tolimieri [2]" w:date="2022-09-16T09:26:00Z">
            <w:trPr>
              <w:divId w:val="1675451697"/>
              <w:trHeight w:val="300"/>
            </w:trPr>
          </w:trPrChange>
        </w:trPr>
        <w:tc>
          <w:tcPr>
            <w:tcW w:w="960" w:type="dxa"/>
            <w:noWrap/>
            <w:hideMark/>
            <w:tcPrChange w:id="862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8624" w:author="Nick.Tolimieri [2]" w:date="2022-09-16T09:26:00Z"/>
                <w:del w:id="8625" w:author="Nick.Tolimieri" w:date="2022-09-19T13:19:00Z"/>
                <w:rFonts w:asciiTheme="minorHAnsi" w:eastAsiaTheme="minorHAnsi" w:hAnsiTheme="minorHAnsi" w:cstheme="minorBidi"/>
                <w:sz w:val="22"/>
                <w:szCs w:val="22"/>
                <w:rPrChange w:id="8626" w:author="Nick.Tolimieri [2]" w:date="2022-09-16T09:26:00Z">
                  <w:rPr>
                    <w:ins w:id="8627" w:author="Nick.Tolimieri [2]" w:date="2022-09-16T09:26:00Z"/>
                    <w:del w:id="8628" w:author="Nick.Tolimieri" w:date="2022-09-19T13:19:00Z"/>
                    <w:rFonts w:ascii="Calibri" w:hAnsi="Calibri" w:cs="Calibri"/>
                    <w:color w:val="000000"/>
                    <w:sz w:val="22"/>
                    <w:szCs w:val="22"/>
                  </w:rPr>
                </w:rPrChange>
              </w:rPr>
              <w:pPrChange w:id="8629" w:author="Nick.Tolimieri [2]" w:date="2022-09-16T09:26:00Z">
                <w:pPr/>
              </w:pPrChange>
            </w:pPr>
            <w:ins w:id="8630" w:author="Nick.Tolimieri [2]" w:date="2022-09-16T09:26:00Z">
              <w:del w:id="8631" w:author="Nick.Tolimieri" w:date="2022-09-19T13:19:00Z">
                <w:r w:rsidRPr="00FC0F34" w:rsidDel="002F2C4B">
                  <w:rPr>
                    <w:rFonts w:asciiTheme="minorHAnsi" w:eastAsiaTheme="minorHAnsi" w:hAnsiTheme="minorHAnsi" w:cstheme="minorBidi"/>
                    <w:sz w:val="22"/>
                    <w:szCs w:val="22"/>
                    <w:rPrChange w:id="8632" w:author="Nick.Tolimieri [2]" w:date="2022-09-16T09:26:00Z">
                      <w:rPr>
                        <w:rFonts w:ascii="Calibri" w:hAnsi="Calibri" w:cs="Calibri"/>
                        <w:color w:val="000000"/>
                        <w:sz w:val="22"/>
                        <w:szCs w:val="22"/>
                      </w:rPr>
                    </w:rPrChange>
                  </w:rPr>
                  <w:delText>Site</w:delText>
                </w:r>
              </w:del>
            </w:ins>
          </w:p>
        </w:tc>
        <w:tc>
          <w:tcPr>
            <w:tcW w:w="960" w:type="dxa"/>
            <w:noWrap/>
            <w:hideMark/>
            <w:tcPrChange w:id="863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8634" w:author="Nick.Tolimieri [2]" w:date="2022-09-16T09:26:00Z"/>
                <w:del w:id="8635" w:author="Nick.Tolimieri" w:date="2022-09-19T13:19:00Z"/>
                <w:rFonts w:asciiTheme="minorHAnsi" w:eastAsiaTheme="minorHAnsi" w:hAnsiTheme="minorHAnsi" w:cstheme="minorBidi"/>
                <w:sz w:val="22"/>
                <w:szCs w:val="22"/>
                <w:rPrChange w:id="8636" w:author="Nick.Tolimieri [2]" w:date="2022-09-16T09:26:00Z">
                  <w:rPr>
                    <w:ins w:id="8637" w:author="Nick.Tolimieri [2]" w:date="2022-09-16T09:26:00Z"/>
                    <w:del w:id="8638" w:author="Nick.Tolimieri" w:date="2022-09-19T13:19:00Z"/>
                    <w:rFonts w:ascii="Calibri" w:hAnsi="Calibri" w:cs="Calibri"/>
                    <w:color w:val="000000"/>
                    <w:sz w:val="22"/>
                    <w:szCs w:val="22"/>
                  </w:rPr>
                </w:rPrChange>
              </w:rPr>
              <w:pPrChange w:id="8639" w:author="Nick.Tolimieri [2]" w:date="2022-09-16T09:26:00Z">
                <w:pPr/>
              </w:pPrChange>
            </w:pPr>
            <w:ins w:id="8640" w:author="Nick.Tolimieri [2]" w:date="2022-09-16T09:26:00Z">
              <w:del w:id="8641" w:author="Nick.Tolimieri" w:date="2022-09-19T13:19:00Z">
                <w:r w:rsidRPr="00FC0F34" w:rsidDel="002F2C4B">
                  <w:rPr>
                    <w:rFonts w:asciiTheme="minorHAnsi" w:eastAsiaTheme="minorHAnsi" w:hAnsiTheme="minorHAnsi" w:cstheme="minorBidi"/>
                    <w:sz w:val="22"/>
                    <w:szCs w:val="22"/>
                    <w:rPrChange w:id="8642" w:author="Nick.Tolimieri [2]" w:date="2022-09-16T09:26:00Z">
                      <w:rPr>
                        <w:rFonts w:ascii="Calibri" w:hAnsi="Calibri" w:cs="Calibri"/>
                        <w:color w:val="000000"/>
                        <w:sz w:val="22"/>
                        <w:szCs w:val="22"/>
                      </w:rPr>
                    </w:rPrChange>
                  </w:rPr>
                  <w:delText>Year</w:delText>
                </w:r>
              </w:del>
            </w:ins>
          </w:p>
        </w:tc>
        <w:tc>
          <w:tcPr>
            <w:tcW w:w="960" w:type="dxa"/>
            <w:noWrap/>
            <w:hideMark/>
            <w:tcPrChange w:id="864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8644" w:author="Nick.Tolimieri [2]" w:date="2022-09-16T09:26:00Z"/>
                <w:del w:id="8645" w:author="Nick.Tolimieri" w:date="2022-09-19T13:19:00Z"/>
                <w:rFonts w:asciiTheme="minorHAnsi" w:eastAsiaTheme="minorHAnsi" w:hAnsiTheme="minorHAnsi" w:cstheme="minorBidi"/>
                <w:sz w:val="22"/>
                <w:szCs w:val="22"/>
                <w:rPrChange w:id="8646" w:author="Nick.Tolimieri [2]" w:date="2022-09-16T09:26:00Z">
                  <w:rPr>
                    <w:ins w:id="8647" w:author="Nick.Tolimieri [2]" w:date="2022-09-16T09:26:00Z"/>
                    <w:del w:id="8648" w:author="Nick.Tolimieri" w:date="2022-09-19T13:19:00Z"/>
                    <w:rFonts w:ascii="Calibri" w:hAnsi="Calibri" w:cs="Calibri"/>
                    <w:color w:val="000000"/>
                    <w:sz w:val="22"/>
                    <w:szCs w:val="22"/>
                  </w:rPr>
                </w:rPrChange>
              </w:rPr>
              <w:pPrChange w:id="8649" w:author="Nick.Tolimieri [2]" w:date="2022-09-16T09:26:00Z">
                <w:pPr/>
              </w:pPrChange>
            </w:pPr>
            <w:ins w:id="8650" w:author="Nick.Tolimieri [2]" w:date="2022-09-16T09:26:00Z">
              <w:del w:id="8651" w:author="Nick.Tolimieri" w:date="2022-09-19T13:19:00Z">
                <w:r w:rsidRPr="00FC0F34" w:rsidDel="002F2C4B">
                  <w:rPr>
                    <w:rFonts w:asciiTheme="minorHAnsi" w:eastAsiaTheme="minorHAnsi" w:hAnsiTheme="minorHAnsi" w:cstheme="minorBidi"/>
                    <w:sz w:val="22"/>
                    <w:szCs w:val="22"/>
                    <w:rPrChange w:id="8652" w:author="Nick.Tolimieri [2]" w:date="2022-09-16T09:26:00Z">
                      <w:rPr>
                        <w:rFonts w:ascii="Calibri" w:hAnsi="Calibri" w:cs="Calibri"/>
                        <w:color w:val="000000"/>
                        <w:sz w:val="22"/>
                        <w:szCs w:val="22"/>
                      </w:rPr>
                    </w:rPrChange>
                  </w:rPr>
                  <w:delText>Days &gt; 15C</w:delText>
                </w:r>
              </w:del>
            </w:ins>
          </w:p>
        </w:tc>
        <w:tc>
          <w:tcPr>
            <w:tcW w:w="960" w:type="dxa"/>
            <w:noWrap/>
            <w:hideMark/>
            <w:tcPrChange w:id="865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8654" w:author="Nick.Tolimieri [2]" w:date="2022-09-16T09:26:00Z"/>
                <w:del w:id="8655" w:author="Nick.Tolimieri" w:date="2022-09-19T13:19:00Z"/>
                <w:rFonts w:asciiTheme="minorHAnsi" w:eastAsiaTheme="minorHAnsi" w:hAnsiTheme="minorHAnsi" w:cstheme="minorBidi"/>
                <w:sz w:val="22"/>
                <w:szCs w:val="22"/>
                <w:rPrChange w:id="8656" w:author="Nick.Tolimieri [2]" w:date="2022-09-16T09:26:00Z">
                  <w:rPr>
                    <w:ins w:id="8657" w:author="Nick.Tolimieri [2]" w:date="2022-09-16T09:26:00Z"/>
                    <w:del w:id="8658" w:author="Nick.Tolimieri" w:date="2022-09-19T13:19:00Z"/>
                    <w:rFonts w:ascii="Calibri" w:hAnsi="Calibri" w:cs="Calibri"/>
                    <w:color w:val="000000"/>
                    <w:sz w:val="22"/>
                    <w:szCs w:val="22"/>
                  </w:rPr>
                </w:rPrChange>
              </w:rPr>
              <w:pPrChange w:id="8659" w:author="Nick.Tolimieri [2]" w:date="2022-09-16T09:26:00Z">
                <w:pPr/>
              </w:pPrChange>
            </w:pPr>
            <w:ins w:id="8660" w:author="Nick.Tolimieri [2]" w:date="2022-09-16T09:26:00Z">
              <w:del w:id="8661" w:author="Nick.Tolimieri" w:date="2022-09-19T13:19:00Z">
                <w:r w:rsidRPr="00FC0F34" w:rsidDel="002F2C4B">
                  <w:rPr>
                    <w:rFonts w:asciiTheme="minorHAnsi" w:eastAsiaTheme="minorHAnsi" w:hAnsiTheme="minorHAnsi" w:cstheme="minorBidi"/>
                    <w:sz w:val="22"/>
                    <w:szCs w:val="22"/>
                    <w:rPrChange w:id="8662" w:author="Nick.Tolimieri [2]" w:date="2022-09-16T09:26:00Z">
                      <w:rPr>
                        <w:rFonts w:ascii="Calibri" w:hAnsi="Calibri" w:cs="Calibri"/>
                        <w:color w:val="000000"/>
                        <w:sz w:val="22"/>
                        <w:szCs w:val="22"/>
                      </w:rPr>
                    </w:rPrChange>
                  </w:rPr>
                  <w:delText>Days above threshold</w:delText>
                </w:r>
              </w:del>
            </w:ins>
          </w:p>
        </w:tc>
        <w:tc>
          <w:tcPr>
            <w:tcW w:w="960" w:type="dxa"/>
            <w:noWrap/>
            <w:hideMark/>
            <w:tcPrChange w:id="866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8664" w:author="Nick.Tolimieri [2]" w:date="2022-09-16T09:26:00Z"/>
                <w:del w:id="8665" w:author="Nick.Tolimieri" w:date="2022-09-19T13:19:00Z"/>
                <w:rFonts w:asciiTheme="minorHAnsi" w:eastAsiaTheme="minorHAnsi" w:hAnsiTheme="minorHAnsi" w:cstheme="minorBidi"/>
                <w:sz w:val="22"/>
                <w:szCs w:val="22"/>
                <w:rPrChange w:id="8666" w:author="Nick.Tolimieri [2]" w:date="2022-09-16T09:26:00Z">
                  <w:rPr>
                    <w:ins w:id="8667" w:author="Nick.Tolimieri [2]" w:date="2022-09-16T09:26:00Z"/>
                    <w:del w:id="8668" w:author="Nick.Tolimieri" w:date="2022-09-19T13:19:00Z"/>
                    <w:rFonts w:ascii="Calibri" w:hAnsi="Calibri" w:cs="Calibri"/>
                    <w:color w:val="000000"/>
                    <w:sz w:val="22"/>
                    <w:szCs w:val="22"/>
                  </w:rPr>
                </w:rPrChange>
              </w:rPr>
              <w:pPrChange w:id="8669" w:author="Nick.Tolimieri [2]" w:date="2022-09-16T09:26:00Z">
                <w:pPr/>
              </w:pPrChange>
            </w:pPr>
            <w:ins w:id="8670" w:author="Nick.Tolimieri [2]" w:date="2022-09-16T09:26:00Z">
              <w:del w:id="8671" w:author="Nick.Tolimieri" w:date="2022-09-19T13:19:00Z">
                <w:r w:rsidRPr="00FC0F34" w:rsidDel="002F2C4B">
                  <w:rPr>
                    <w:rFonts w:asciiTheme="minorHAnsi" w:eastAsiaTheme="minorHAnsi" w:hAnsiTheme="minorHAnsi" w:cstheme="minorBidi"/>
                    <w:sz w:val="22"/>
                    <w:szCs w:val="22"/>
                    <w:rPrChange w:id="8672" w:author="Nick.Tolimieri [2]" w:date="2022-09-16T09:26:00Z">
                      <w:rPr>
                        <w:rFonts w:ascii="Calibri" w:hAnsi="Calibri" w:cs="Calibri"/>
                        <w:color w:val="000000"/>
                        <w:sz w:val="22"/>
                        <w:szCs w:val="22"/>
                      </w:rPr>
                    </w:rPrChange>
                  </w:rPr>
                  <w:delText>MHW events</w:delText>
                </w:r>
              </w:del>
            </w:ins>
          </w:p>
        </w:tc>
        <w:tc>
          <w:tcPr>
            <w:tcW w:w="960" w:type="dxa"/>
            <w:noWrap/>
            <w:hideMark/>
            <w:tcPrChange w:id="867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8674" w:author="Nick.Tolimieri [2]" w:date="2022-09-16T09:26:00Z"/>
                <w:del w:id="8675" w:author="Nick.Tolimieri" w:date="2022-09-19T13:19:00Z"/>
                <w:rFonts w:asciiTheme="minorHAnsi" w:eastAsiaTheme="minorHAnsi" w:hAnsiTheme="minorHAnsi" w:cstheme="minorBidi"/>
                <w:sz w:val="22"/>
                <w:szCs w:val="22"/>
                <w:rPrChange w:id="8676" w:author="Nick.Tolimieri [2]" w:date="2022-09-16T09:26:00Z">
                  <w:rPr>
                    <w:ins w:id="8677" w:author="Nick.Tolimieri [2]" w:date="2022-09-16T09:26:00Z"/>
                    <w:del w:id="8678" w:author="Nick.Tolimieri" w:date="2022-09-19T13:19:00Z"/>
                    <w:rFonts w:ascii="Calibri" w:hAnsi="Calibri" w:cs="Calibri"/>
                    <w:color w:val="000000"/>
                    <w:sz w:val="22"/>
                    <w:szCs w:val="22"/>
                  </w:rPr>
                </w:rPrChange>
              </w:rPr>
              <w:pPrChange w:id="8679" w:author="Nick.Tolimieri [2]" w:date="2022-09-16T09:26:00Z">
                <w:pPr/>
              </w:pPrChange>
            </w:pPr>
            <w:ins w:id="8680" w:author="Nick.Tolimieri [2]" w:date="2022-09-16T09:26:00Z">
              <w:del w:id="8681" w:author="Nick.Tolimieri" w:date="2022-09-19T13:19:00Z">
                <w:r w:rsidRPr="00FC0F34" w:rsidDel="002F2C4B">
                  <w:rPr>
                    <w:rFonts w:asciiTheme="minorHAnsi" w:eastAsiaTheme="minorHAnsi" w:hAnsiTheme="minorHAnsi" w:cstheme="minorBidi"/>
                    <w:sz w:val="22"/>
                    <w:szCs w:val="22"/>
                    <w:rPrChange w:id="8682" w:author="Nick.Tolimieri [2]" w:date="2022-09-16T09:26:00Z">
                      <w:rPr>
                        <w:rFonts w:ascii="Calibri" w:hAnsi="Calibri" w:cs="Calibri"/>
                        <w:color w:val="000000"/>
                        <w:sz w:val="22"/>
                        <w:szCs w:val="22"/>
                      </w:rPr>
                    </w:rPrChange>
                  </w:rPr>
                  <w:delText>HW days (5+)</w:delText>
                </w:r>
              </w:del>
            </w:ins>
          </w:p>
        </w:tc>
        <w:tc>
          <w:tcPr>
            <w:tcW w:w="960" w:type="dxa"/>
            <w:noWrap/>
            <w:hideMark/>
            <w:tcPrChange w:id="868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8684" w:author="Nick.Tolimieri [2]" w:date="2022-09-16T09:26:00Z"/>
                <w:del w:id="8685" w:author="Nick.Tolimieri" w:date="2022-09-19T13:19:00Z"/>
                <w:rFonts w:asciiTheme="minorHAnsi" w:eastAsiaTheme="minorHAnsi" w:hAnsiTheme="minorHAnsi" w:cstheme="minorBidi"/>
                <w:sz w:val="22"/>
                <w:szCs w:val="22"/>
                <w:rPrChange w:id="8686" w:author="Nick.Tolimieri [2]" w:date="2022-09-16T09:26:00Z">
                  <w:rPr>
                    <w:ins w:id="8687" w:author="Nick.Tolimieri [2]" w:date="2022-09-16T09:26:00Z"/>
                    <w:del w:id="8688" w:author="Nick.Tolimieri" w:date="2022-09-19T13:19:00Z"/>
                    <w:rFonts w:ascii="Calibri" w:hAnsi="Calibri" w:cs="Calibri"/>
                    <w:color w:val="000000"/>
                    <w:sz w:val="22"/>
                    <w:szCs w:val="22"/>
                  </w:rPr>
                </w:rPrChange>
              </w:rPr>
              <w:pPrChange w:id="8689" w:author="Nick.Tolimieri [2]" w:date="2022-09-16T09:26:00Z">
                <w:pPr/>
              </w:pPrChange>
            </w:pPr>
            <w:ins w:id="8690" w:author="Nick.Tolimieri [2]" w:date="2022-09-16T09:26:00Z">
              <w:del w:id="8691" w:author="Nick.Tolimieri" w:date="2022-09-19T13:19:00Z">
                <w:r w:rsidRPr="00FC0F34" w:rsidDel="002F2C4B">
                  <w:rPr>
                    <w:rFonts w:asciiTheme="minorHAnsi" w:eastAsiaTheme="minorHAnsi" w:hAnsiTheme="minorHAnsi" w:cstheme="minorBidi"/>
                    <w:sz w:val="22"/>
                    <w:szCs w:val="22"/>
                    <w:rPrChange w:id="8692" w:author="Nick.Tolimieri [2]" w:date="2022-09-16T09:26:00Z">
                      <w:rPr>
                        <w:rFonts w:ascii="Calibri" w:hAnsi="Calibri" w:cs="Calibri"/>
                        <w:color w:val="000000"/>
                        <w:sz w:val="22"/>
                        <w:szCs w:val="22"/>
                      </w:rPr>
                    </w:rPrChange>
                  </w:rPr>
                  <w:delText>Min days</w:delText>
                </w:r>
              </w:del>
            </w:ins>
          </w:p>
        </w:tc>
        <w:tc>
          <w:tcPr>
            <w:tcW w:w="960" w:type="dxa"/>
            <w:noWrap/>
            <w:hideMark/>
            <w:tcPrChange w:id="869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8694" w:author="Nick.Tolimieri [2]" w:date="2022-09-16T09:26:00Z"/>
                <w:del w:id="8695" w:author="Nick.Tolimieri" w:date="2022-09-19T13:19:00Z"/>
                <w:rFonts w:asciiTheme="minorHAnsi" w:eastAsiaTheme="minorHAnsi" w:hAnsiTheme="minorHAnsi" w:cstheme="minorBidi"/>
                <w:sz w:val="22"/>
                <w:szCs w:val="22"/>
                <w:rPrChange w:id="8696" w:author="Nick.Tolimieri [2]" w:date="2022-09-16T09:26:00Z">
                  <w:rPr>
                    <w:ins w:id="8697" w:author="Nick.Tolimieri [2]" w:date="2022-09-16T09:26:00Z"/>
                    <w:del w:id="8698" w:author="Nick.Tolimieri" w:date="2022-09-19T13:19:00Z"/>
                    <w:rFonts w:ascii="Calibri" w:hAnsi="Calibri" w:cs="Calibri"/>
                    <w:color w:val="000000"/>
                    <w:sz w:val="22"/>
                    <w:szCs w:val="22"/>
                  </w:rPr>
                </w:rPrChange>
              </w:rPr>
              <w:pPrChange w:id="8699" w:author="Nick.Tolimieri [2]" w:date="2022-09-16T09:26:00Z">
                <w:pPr/>
              </w:pPrChange>
            </w:pPr>
            <w:ins w:id="8700" w:author="Nick.Tolimieri [2]" w:date="2022-09-16T09:26:00Z">
              <w:del w:id="8701" w:author="Nick.Tolimieri" w:date="2022-09-19T13:19:00Z">
                <w:r w:rsidRPr="00FC0F34" w:rsidDel="002F2C4B">
                  <w:rPr>
                    <w:rFonts w:asciiTheme="minorHAnsi" w:eastAsiaTheme="minorHAnsi" w:hAnsiTheme="minorHAnsi" w:cstheme="minorBidi"/>
                    <w:sz w:val="22"/>
                    <w:szCs w:val="22"/>
                    <w:rPrChange w:id="8702" w:author="Nick.Tolimieri [2]" w:date="2022-09-16T09:26:00Z">
                      <w:rPr>
                        <w:rFonts w:ascii="Calibri" w:hAnsi="Calibri" w:cs="Calibri"/>
                        <w:color w:val="000000"/>
                        <w:sz w:val="22"/>
                        <w:szCs w:val="22"/>
                      </w:rPr>
                    </w:rPrChange>
                  </w:rPr>
                  <w:delText>Max days</w:delText>
                </w:r>
              </w:del>
            </w:ins>
          </w:p>
        </w:tc>
        <w:tc>
          <w:tcPr>
            <w:tcW w:w="960" w:type="dxa"/>
            <w:noWrap/>
            <w:hideMark/>
            <w:tcPrChange w:id="870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8704" w:author="Nick.Tolimieri [2]" w:date="2022-09-16T09:26:00Z"/>
                <w:del w:id="8705" w:author="Nick.Tolimieri" w:date="2022-09-19T13:19:00Z"/>
                <w:rFonts w:asciiTheme="minorHAnsi" w:eastAsiaTheme="minorHAnsi" w:hAnsiTheme="minorHAnsi" w:cstheme="minorBidi"/>
                <w:sz w:val="22"/>
                <w:szCs w:val="22"/>
                <w:rPrChange w:id="8706" w:author="Nick.Tolimieri [2]" w:date="2022-09-16T09:26:00Z">
                  <w:rPr>
                    <w:ins w:id="8707" w:author="Nick.Tolimieri [2]" w:date="2022-09-16T09:26:00Z"/>
                    <w:del w:id="8708" w:author="Nick.Tolimieri" w:date="2022-09-19T13:19:00Z"/>
                    <w:rFonts w:ascii="Calibri" w:hAnsi="Calibri" w:cs="Calibri"/>
                    <w:color w:val="000000"/>
                    <w:sz w:val="22"/>
                    <w:szCs w:val="22"/>
                  </w:rPr>
                </w:rPrChange>
              </w:rPr>
              <w:pPrChange w:id="8709" w:author="Nick.Tolimieri [2]" w:date="2022-09-16T09:26:00Z">
                <w:pPr/>
              </w:pPrChange>
            </w:pPr>
            <w:ins w:id="8710" w:author="Nick.Tolimieri [2]" w:date="2022-09-16T09:26:00Z">
              <w:del w:id="8711" w:author="Nick.Tolimieri" w:date="2022-09-19T13:19:00Z">
                <w:r w:rsidRPr="00FC0F34" w:rsidDel="002F2C4B">
                  <w:rPr>
                    <w:rFonts w:asciiTheme="minorHAnsi" w:eastAsiaTheme="minorHAnsi" w:hAnsiTheme="minorHAnsi" w:cstheme="minorBidi"/>
                    <w:sz w:val="22"/>
                    <w:szCs w:val="22"/>
                    <w:rPrChange w:id="8712" w:author="Nick.Tolimieri [2]" w:date="2022-09-16T09:26:00Z">
                      <w:rPr>
                        <w:rFonts w:ascii="Calibri" w:hAnsi="Calibri" w:cs="Calibri"/>
                        <w:color w:val="000000"/>
                        <w:sz w:val="22"/>
                        <w:szCs w:val="22"/>
                      </w:rPr>
                    </w:rPrChange>
                  </w:rPr>
                  <w:delText>Mean intensity</w:delText>
                </w:r>
              </w:del>
            </w:ins>
          </w:p>
        </w:tc>
        <w:tc>
          <w:tcPr>
            <w:tcW w:w="960" w:type="dxa"/>
            <w:noWrap/>
            <w:hideMark/>
            <w:tcPrChange w:id="871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8714" w:author="Nick.Tolimieri [2]" w:date="2022-09-16T09:26:00Z"/>
                <w:del w:id="8715" w:author="Nick.Tolimieri" w:date="2022-09-19T13:19:00Z"/>
                <w:rFonts w:asciiTheme="minorHAnsi" w:eastAsiaTheme="minorHAnsi" w:hAnsiTheme="minorHAnsi" w:cstheme="minorBidi"/>
                <w:sz w:val="22"/>
                <w:szCs w:val="22"/>
                <w:rPrChange w:id="8716" w:author="Nick.Tolimieri [2]" w:date="2022-09-16T09:26:00Z">
                  <w:rPr>
                    <w:ins w:id="8717" w:author="Nick.Tolimieri [2]" w:date="2022-09-16T09:26:00Z"/>
                    <w:del w:id="8718" w:author="Nick.Tolimieri" w:date="2022-09-19T13:19:00Z"/>
                    <w:rFonts w:ascii="Calibri" w:hAnsi="Calibri" w:cs="Calibri"/>
                    <w:color w:val="000000"/>
                    <w:sz w:val="22"/>
                    <w:szCs w:val="22"/>
                  </w:rPr>
                </w:rPrChange>
              </w:rPr>
              <w:pPrChange w:id="8719" w:author="Nick.Tolimieri [2]" w:date="2022-09-16T09:26:00Z">
                <w:pPr/>
              </w:pPrChange>
            </w:pPr>
            <w:ins w:id="8720" w:author="Nick.Tolimieri [2]" w:date="2022-09-16T09:26:00Z">
              <w:del w:id="8721" w:author="Nick.Tolimieri" w:date="2022-09-19T13:19:00Z">
                <w:r w:rsidRPr="00FC0F34" w:rsidDel="002F2C4B">
                  <w:rPr>
                    <w:rFonts w:asciiTheme="minorHAnsi" w:eastAsiaTheme="minorHAnsi" w:hAnsiTheme="minorHAnsi" w:cstheme="minorBidi"/>
                    <w:sz w:val="22"/>
                    <w:szCs w:val="22"/>
                    <w:rPrChange w:id="8722" w:author="Nick.Tolimieri [2]" w:date="2022-09-16T09:26:00Z">
                      <w:rPr>
                        <w:rFonts w:ascii="Calibri" w:hAnsi="Calibri" w:cs="Calibri"/>
                        <w:color w:val="000000"/>
                        <w:sz w:val="22"/>
                        <w:szCs w:val="22"/>
                      </w:rPr>
                    </w:rPrChange>
                  </w:rPr>
                  <w:delText>Var intensity</w:delText>
                </w:r>
              </w:del>
            </w:ins>
          </w:p>
        </w:tc>
      </w:tr>
      <w:tr w:rsidR="00FC0F34" w:rsidRPr="00FC0F34" w:rsidDel="002F2C4B" w:rsidTr="00FC0F34">
        <w:trPr>
          <w:divId w:val="1675451697"/>
          <w:trHeight w:val="300"/>
          <w:ins w:id="8723" w:author="Nick.Tolimieri [2]" w:date="2022-09-16T09:26:00Z"/>
          <w:del w:id="8724" w:author="Nick.Tolimieri" w:date="2022-09-19T13:19:00Z"/>
          <w:trPrChange w:id="8725" w:author="Nick.Tolimieri [2]" w:date="2022-09-16T09:26:00Z">
            <w:trPr>
              <w:divId w:val="1675451697"/>
              <w:trHeight w:val="300"/>
            </w:trPr>
          </w:trPrChange>
        </w:trPr>
        <w:tc>
          <w:tcPr>
            <w:tcW w:w="960" w:type="dxa"/>
            <w:noWrap/>
            <w:hideMark/>
            <w:tcPrChange w:id="872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8727" w:author="Nick.Tolimieri [2]" w:date="2022-09-16T09:26:00Z"/>
                <w:del w:id="8728" w:author="Nick.Tolimieri" w:date="2022-09-19T13:19:00Z"/>
                <w:rFonts w:asciiTheme="minorHAnsi" w:eastAsiaTheme="minorHAnsi" w:hAnsiTheme="minorHAnsi" w:cstheme="minorBidi"/>
                <w:sz w:val="22"/>
                <w:szCs w:val="22"/>
                <w:rPrChange w:id="8729" w:author="Nick.Tolimieri [2]" w:date="2022-09-16T09:26:00Z">
                  <w:rPr>
                    <w:ins w:id="8730" w:author="Nick.Tolimieri [2]" w:date="2022-09-16T09:26:00Z"/>
                    <w:del w:id="8731" w:author="Nick.Tolimieri" w:date="2022-09-19T13:19:00Z"/>
                    <w:rFonts w:ascii="Calibri" w:hAnsi="Calibri" w:cs="Calibri"/>
                    <w:color w:val="000000"/>
                    <w:sz w:val="22"/>
                    <w:szCs w:val="22"/>
                  </w:rPr>
                </w:rPrChange>
              </w:rPr>
              <w:pPrChange w:id="8732" w:author="Nick.Tolimieri [2]" w:date="2022-09-16T09:26:00Z">
                <w:pPr/>
              </w:pPrChange>
            </w:pPr>
            <w:ins w:id="8733" w:author="Nick.Tolimieri [2]" w:date="2022-09-16T09:26:00Z">
              <w:del w:id="8734" w:author="Nick.Tolimieri" w:date="2022-09-19T13:19:00Z">
                <w:r w:rsidRPr="00FC0F34" w:rsidDel="002F2C4B">
                  <w:rPr>
                    <w:rFonts w:asciiTheme="minorHAnsi" w:eastAsiaTheme="minorHAnsi" w:hAnsiTheme="minorHAnsi" w:cstheme="minorBidi"/>
                    <w:sz w:val="22"/>
                    <w:szCs w:val="22"/>
                    <w:rPrChange w:id="8735" w:author="Nick.Tolimieri [2]" w:date="2022-09-16T09:26:00Z">
                      <w:rPr>
                        <w:rFonts w:ascii="Calibri" w:hAnsi="Calibri" w:cs="Calibri"/>
                        <w:color w:val="000000"/>
                        <w:sz w:val="22"/>
                        <w:szCs w:val="22"/>
                      </w:rPr>
                    </w:rPrChange>
                  </w:rPr>
                  <w:delText>Tatoosh Is. &amp; Neah B.</w:delText>
                </w:r>
              </w:del>
            </w:ins>
          </w:p>
        </w:tc>
        <w:tc>
          <w:tcPr>
            <w:tcW w:w="960" w:type="dxa"/>
            <w:noWrap/>
            <w:hideMark/>
            <w:tcPrChange w:id="873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8737" w:author="Nick.Tolimieri [2]" w:date="2022-09-16T09:26:00Z"/>
                <w:del w:id="8738" w:author="Nick.Tolimieri" w:date="2022-09-19T13:19:00Z"/>
                <w:rFonts w:asciiTheme="minorHAnsi" w:eastAsiaTheme="minorHAnsi" w:hAnsiTheme="minorHAnsi" w:cstheme="minorBidi"/>
                <w:sz w:val="22"/>
                <w:szCs w:val="22"/>
                <w:rPrChange w:id="8739" w:author="Nick.Tolimieri [2]" w:date="2022-09-16T09:26:00Z">
                  <w:rPr>
                    <w:ins w:id="8740" w:author="Nick.Tolimieri [2]" w:date="2022-09-16T09:26:00Z"/>
                    <w:del w:id="8741" w:author="Nick.Tolimieri" w:date="2022-09-19T13:19:00Z"/>
                    <w:rFonts w:ascii="Calibri" w:hAnsi="Calibri" w:cs="Calibri"/>
                    <w:color w:val="000000"/>
                    <w:sz w:val="22"/>
                    <w:szCs w:val="22"/>
                  </w:rPr>
                </w:rPrChange>
              </w:rPr>
              <w:pPrChange w:id="8742" w:author="Nick.Tolimieri [2]" w:date="2022-09-16T09:26:00Z">
                <w:pPr>
                  <w:jc w:val="right"/>
                </w:pPr>
              </w:pPrChange>
            </w:pPr>
            <w:ins w:id="8743" w:author="Nick.Tolimieri [2]" w:date="2022-09-16T09:26:00Z">
              <w:del w:id="8744" w:author="Nick.Tolimieri" w:date="2022-09-19T13:19:00Z">
                <w:r w:rsidRPr="00FC0F34" w:rsidDel="002F2C4B">
                  <w:rPr>
                    <w:rFonts w:asciiTheme="minorHAnsi" w:eastAsiaTheme="minorHAnsi" w:hAnsiTheme="minorHAnsi" w:cstheme="minorBidi"/>
                    <w:sz w:val="22"/>
                    <w:szCs w:val="22"/>
                    <w:rPrChange w:id="8745" w:author="Nick.Tolimieri [2]" w:date="2022-09-16T09:26:00Z">
                      <w:rPr>
                        <w:rFonts w:ascii="Calibri" w:hAnsi="Calibri" w:cs="Calibri"/>
                        <w:color w:val="000000"/>
                        <w:sz w:val="22"/>
                        <w:szCs w:val="22"/>
                      </w:rPr>
                    </w:rPrChange>
                  </w:rPr>
                  <w:delText>1992</w:delText>
                </w:r>
              </w:del>
            </w:ins>
          </w:p>
        </w:tc>
        <w:tc>
          <w:tcPr>
            <w:tcW w:w="960" w:type="dxa"/>
            <w:noWrap/>
            <w:hideMark/>
            <w:tcPrChange w:id="874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8747" w:author="Nick.Tolimieri [2]" w:date="2022-09-16T09:26:00Z"/>
                <w:del w:id="8748" w:author="Nick.Tolimieri" w:date="2022-09-19T13:19:00Z"/>
                <w:rFonts w:asciiTheme="minorHAnsi" w:eastAsiaTheme="minorHAnsi" w:hAnsiTheme="minorHAnsi" w:cstheme="minorBidi"/>
                <w:sz w:val="22"/>
                <w:szCs w:val="22"/>
                <w:rPrChange w:id="8749" w:author="Nick.Tolimieri [2]" w:date="2022-09-16T09:26:00Z">
                  <w:rPr>
                    <w:ins w:id="8750" w:author="Nick.Tolimieri [2]" w:date="2022-09-16T09:26:00Z"/>
                    <w:del w:id="8751" w:author="Nick.Tolimieri" w:date="2022-09-19T13:19:00Z"/>
                    <w:rFonts w:ascii="Calibri" w:hAnsi="Calibri" w:cs="Calibri"/>
                    <w:color w:val="000000"/>
                    <w:sz w:val="22"/>
                    <w:szCs w:val="22"/>
                  </w:rPr>
                </w:rPrChange>
              </w:rPr>
              <w:pPrChange w:id="8752" w:author="Nick.Tolimieri [2]" w:date="2022-09-16T09:26:00Z">
                <w:pPr>
                  <w:jc w:val="right"/>
                </w:pPr>
              </w:pPrChange>
            </w:pPr>
            <w:ins w:id="8753" w:author="Nick.Tolimieri [2]" w:date="2022-09-16T09:26:00Z">
              <w:del w:id="8754" w:author="Nick.Tolimieri" w:date="2022-09-19T13:19:00Z">
                <w:r w:rsidRPr="00FC0F34" w:rsidDel="002F2C4B">
                  <w:rPr>
                    <w:rFonts w:asciiTheme="minorHAnsi" w:eastAsiaTheme="minorHAnsi" w:hAnsiTheme="minorHAnsi" w:cstheme="minorBidi"/>
                    <w:sz w:val="22"/>
                    <w:szCs w:val="22"/>
                    <w:rPrChange w:id="8755" w:author="Nick.Tolimieri [2]" w:date="2022-09-16T09:26:00Z">
                      <w:rPr>
                        <w:rFonts w:ascii="Calibri" w:hAnsi="Calibri" w:cs="Calibri"/>
                        <w:color w:val="000000"/>
                        <w:sz w:val="22"/>
                        <w:szCs w:val="22"/>
                      </w:rPr>
                    </w:rPrChange>
                  </w:rPr>
                  <w:delText>4</w:delText>
                </w:r>
              </w:del>
            </w:ins>
          </w:p>
        </w:tc>
        <w:tc>
          <w:tcPr>
            <w:tcW w:w="960" w:type="dxa"/>
            <w:noWrap/>
            <w:hideMark/>
            <w:tcPrChange w:id="875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8757" w:author="Nick.Tolimieri [2]" w:date="2022-09-16T09:26:00Z"/>
                <w:del w:id="8758" w:author="Nick.Tolimieri" w:date="2022-09-19T13:19:00Z"/>
                <w:rFonts w:asciiTheme="minorHAnsi" w:eastAsiaTheme="minorHAnsi" w:hAnsiTheme="minorHAnsi" w:cstheme="minorBidi"/>
                <w:sz w:val="22"/>
                <w:szCs w:val="22"/>
                <w:rPrChange w:id="8759" w:author="Nick.Tolimieri [2]" w:date="2022-09-16T09:26:00Z">
                  <w:rPr>
                    <w:ins w:id="8760" w:author="Nick.Tolimieri [2]" w:date="2022-09-16T09:26:00Z"/>
                    <w:del w:id="8761" w:author="Nick.Tolimieri" w:date="2022-09-19T13:19:00Z"/>
                    <w:rFonts w:ascii="Calibri" w:hAnsi="Calibri" w:cs="Calibri"/>
                    <w:color w:val="000000"/>
                    <w:sz w:val="22"/>
                    <w:szCs w:val="22"/>
                  </w:rPr>
                </w:rPrChange>
              </w:rPr>
              <w:pPrChange w:id="8762" w:author="Nick.Tolimieri [2]" w:date="2022-09-16T09:26:00Z">
                <w:pPr>
                  <w:jc w:val="right"/>
                </w:pPr>
              </w:pPrChange>
            </w:pPr>
            <w:ins w:id="8763" w:author="Nick.Tolimieri [2]" w:date="2022-09-16T09:26:00Z">
              <w:del w:id="8764" w:author="Nick.Tolimieri" w:date="2022-09-19T13:19:00Z">
                <w:r w:rsidRPr="00FC0F34" w:rsidDel="002F2C4B">
                  <w:rPr>
                    <w:rFonts w:asciiTheme="minorHAnsi" w:eastAsiaTheme="minorHAnsi" w:hAnsiTheme="minorHAnsi" w:cstheme="minorBidi"/>
                    <w:sz w:val="22"/>
                    <w:szCs w:val="22"/>
                    <w:rPrChange w:id="8765" w:author="Nick.Tolimieri [2]" w:date="2022-09-16T09:26:00Z">
                      <w:rPr>
                        <w:rFonts w:ascii="Calibri" w:hAnsi="Calibri" w:cs="Calibri"/>
                        <w:color w:val="000000"/>
                        <w:sz w:val="22"/>
                        <w:szCs w:val="22"/>
                      </w:rPr>
                    </w:rPrChange>
                  </w:rPr>
                  <w:delText>44</w:delText>
                </w:r>
              </w:del>
            </w:ins>
          </w:p>
        </w:tc>
        <w:tc>
          <w:tcPr>
            <w:tcW w:w="960" w:type="dxa"/>
            <w:noWrap/>
            <w:hideMark/>
            <w:tcPrChange w:id="876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8767" w:author="Nick.Tolimieri [2]" w:date="2022-09-16T09:26:00Z"/>
                <w:del w:id="8768" w:author="Nick.Tolimieri" w:date="2022-09-19T13:19:00Z"/>
                <w:rFonts w:asciiTheme="minorHAnsi" w:eastAsiaTheme="minorHAnsi" w:hAnsiTheme="minorHAnsi" w:cstheme="minorBidi"/>
                <w:sz w:val="22"/>
                <w:szCs w:val="22"/>
                <w:rPrChange w:id="8769" w:author="Nick.Tolimieri [2]" w:date="2022-09-16T09:26:00Z">
                  <w:rPr>
                    <w:ins w:id="8770" w:author="Nick.Tolimieri [2]" w:date="2022-09-16T09:26:00Z"/>
                    <w:del w:id="8771" w:author="Nick.Tolimieri" w:date="2022-09-19T13:19:00Z"/>
                    <w:rFonts w:ascii="Calibri" w:hAnsi="Calibri" w:cs="Calibri"/>
                    <w:color w:val="000000"/>
                    <w:sz w:val="22"/>
                    <w:szCs w:val="22"/>
                  </w:rPr>
                </w:rPrChange>
              </w:rPr>
              <w:pPrChange w:id="8772" w:author="Nick.Tolimieri [2]" w:date="2022-09-16T09:26:00Z">
                <w:pPr>
                  <w:jc w:val="right"/>
                </w:pPr>
              </w:pPrChange>
            </w:pPr>
            <w:ins w:id="8773" w:author="Nick.Tolimieri [2]" w:date="2022-09-16T09:26:00Z">
              <w:del w:id="8774" w:author="Nick.Tolimieri" w:date="2022-09-19T13:19:00Z">
                <w:r w:rsidRPr="00FC0F34" w:rsidDel="002F2C4B">
                  <w:rPr>
                    <w:rFonts w:asciiTheme="minorHAnsi" w:eastAsiaTheme="minorHAnsi" w:hAnsiTheme="minorHAnsi" w:cstheme="minorBidi"/>
                    <w:sz w:val="22"/>
                    <w:szCs w:val="22"/>
                    <w:rPrChange w:id="8775" w:author="Nick.Tolimieri [2]" w:date="2022-09-16T09:26:00Z">
                      <w:rPr>
                        <w:rFonts w:ascii="Calibri" w:hAnsi="Calibri" w:cs="Calibri"/>
                        <w:color w:val="000000"/>
                        <w:sz w:val="22"/>
                        <w:szCs w:val="22"/>
                      </w:rPr>
                    </w:rPrChange>
                  </w:rPr>
                  <w:delText>4</w:delText>
                </w:r>
              </w:del>
            </w:ins>
          </w:p>
        </w:tc>
        <w:tc>
          <w:tcPr>
            <w:tcW w:w="960" w:type="dxa"/>
            <w:noWrap/>
            <w:hideMark/>
            <w:tcPrChange w:id="877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8777" w:author="Nick.Tolimieri [2]" w:date="2022-09-16T09:26:00Z"/>
                <w:del w:id="8778" w:author="Nick.Tolimieri" w:date="2022-09-19T13:19:00Z"/>
                <w:rFonts w:asciiTheme="minorHAnsi" w:eastAsiaTheme="minorHAnsi" w:hAnsiTheme="minorHAnsi" w:cstheme="minorBidi"/>
                <w:sz w:val="22"/>
                <w:szCs w:val="22"/>
                <w:rPrChange w:id="8779" w:author="Nick.Tolimieri [2]" w:date="2022-09-16T09:26:00Z">
                  <w:rPr>
                    <w:ins w:id="8780" w:author="Nick.Tolimieri [2]" w:date="2022-09-16T09:26:00Z"/>
                    <w:del w:id="8781" w:author="Nick.Tolimieri" w:date="2022-09-19T13:19:00Z"/>
                    <w:rFonts w:ascii="Calibri" w:hAnsi="Calibri" w:cs="Calibri"/>
                    <w:color w:val="000000"/>
                    <w:sz w:val="22"/>
                    <w:szCs w:val="22"/>
                  </w:rPr>
                </w:rPrChange>
              </w:rPr>
              <w:pPrChange w:id="8782" w:author="Nick.Tolimieri [2]" w:date="2022-09-16T09:26:00Z">
                <w:pPr>
                  <w:jc w:val="right"/>
                </w:pPr>
              </w:pPrChange>
            </w:pPr>
            <w:ins w:id="8783" w:author="Nick.Tolimieri [2]" w:date="2022-09-16T09:26:00Z">
              <w:del w:id="8784" w:author="Nick.Tolimieri" w:date="2022-09-19T13:19:00Z">
                <w:r w:rsidRPr="00FC0F34" w:rsidDel="002F2C4B">
                  <w:rPr>
                    <w:rFonts w:asciiTheme="minorHAnsi" w:eastAsiaTheme="minorHAnsi" w:hAnsiTheme="minorHAnsi" w:cstheme="minorBidi"/>
                    <w:sz w:val="22"/>
                    <w:szCs w:val="22"/>
                    <w:rPrChange w:id="8785" w:author="Nick.Tolimieri [2]" w:date="2022-09-16T09:26:00Z">
                      <w:rPr>
                        <w:rFonts w:ascii="Calibri" w:hAnsi="Calibri" w:cs="Calibri"/>
                        <w:color w:val="000000"/>
                        <w:sz w:val="22"/>
                        <w:szCs w:val="22"/>
                      </w:rPr>
                    </w:rPrChange>
                  </w:rPr>
                  <w:delText>33</w:delText>
                </w:r>
              </w:del>
            </w:ins>
          </w:p>
        </w:tc>
        <w:tc>
          <w:tcPr>
            <w:tcW w:w="960" w:type="dxa"/>
            <w:noWrap/>
            <w:hideMark/>
            <w:tcPrChange w:id="878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8787" w:author="Nick.Tolimieri [2]" w:date="2022-09-16T09:26:00Z"/>
                <w:del w:id="8788" w:author="Nick.Tolimieri" w:date="2022-09-19T13:19:00Z"/>
                <w:rFonts w:asciiTheme="minorHAnsi" w:eastAsiaTheme="minorHAnsi" w:hAnsiTheme="minorHAnsi" w:cstheme="minorBidi"/>
                <w:sz w:val="22"/>
                <w:szCs w:val="22"/>
                <w:rPrChange w:id="8789" w:author="Nick.Tolimieri [2]" w:date="2022-09-16T09:26:00Z">
                  <w:rPr>
                    <w:ins w:id="8790" w:author="Nick.Tolimieri [2]" w:date="2022-09-16T09:26:00Z"/>
                    <w:del w:id="8791" w:author="Nick.Tolimieri" w:date="2022-09-19T13:19:00Z"/>
                    <w:rFonts w:ascii="Calibri" w:hAnsi="Calibri" w:cs="Calibri"/>
                    <w:color w:val="000000"/>
                    <w:sz w:val="22"/>
                    <w:szCs w:val="22"/>
                  </w:rPr>
                </w:rPrChange>
              </w:rPr>
              <w:pPrChange w:id="8792" w:author="Nick.Tolimieri [2]" w:date="2022-09-16T09:26:00Z">
                <w:pPr>
                  <w:jc w:val="right"/>
                </w:pPr>
              </w:pPrChange>
            </w:pPr>
            <w:ins w:id="8793" w:author="Nick.Tolimieri [2]" w:date="2022-09-16T09:26:00Z">
              <w:del w:id="8794" w:author="Nick.Tolimieri" w:date="2022-09-19T13:19:00Z">
                <w:r w:rsidRPr="00FC0F34" w:rsidDel="002F2C4B">
                  <w:rPr>
                    <w:rFonts w:asciiTheme="minorHAnsi" w:eastAsiaTheme="minorHAnsi" w:hAnsiTheme="minorHAnsi" w:cstheme="minorBidi"/>
                    <w:sz w:val="22"/>
                    <w:szCs w:val="22"/>
                    <w:rPrChange w:id="8795" w:author="Nick.Tolimieri [2]" w:date="2022-09-16T09:26:00Z">
                      <w:rPr>
                        <w:rFonts w:ascii="Calibri" w:hAnsi="Calibri" w:cs="Calibri"/>
                        <w:color w:val="000000"/>
                        <w:sz w:val="22"/>
                        <w:szCs w:val="22"/>
                      </w:rPr>
                    </w:rPrChange>
                  </w:rPr>
                  <w:delText>5</w:delText>
                </w:r>
              </w:del>
            </w:ins>
          </w:p>
        </w:tc>
        <w:tc>
          <w:tcPr>
            <w:tcW w:w="960" w:type="dxa"/>
            <w:noWrap/>
            <w:hideMark/>
            <w:tcPrChange w:id="879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8797" w:author="Nick.Tolimieri [2]" w:date="2022-09-16T09:26:00Z"/>
                <w:del w:id="8798" w:author="Nick.Tolimieri" w:date="2022-09-19T13:19:00Z"/>
                <w:rFonts w:asciiTheme="minorHAnsi" w:eastAsiaTheme="minorHAnsi" w:hAnsiTheme="minorHAnsi" w:cstheme="minorBidi"/>
                <w:sz w:val="22"/>
                <w:szCs w:val="22"/>
                <w:rPrChange w:id="8799" w:author="Nick.Tolimieri [2]" w:date="2022-09-16T09:26:00Z">
                  <w:rPr>
                    <w:ins w:id="8800" w:author="Nick.Tolimieri [2]" w:date="2022-09-16T09:26:00Z"/>
                    <w:del w:id="8801" w:author="Nick.Tolimieri" w:date="2022-09-19T13:19:00Z"/>
                    <w:rFonts w:ascii="Calibri" w:hAnsi="Calibri" w:cs="Calibri"/>
                    <w:color w:val="000000"/>
                    <w:sz w:val="22"/>
                    <w:szCs w:val="22"/>
                  </w:rPr>
                </w:rPrChange>
              </w:rPr>
              <w:pPrChange w:id="8802" w:author="Nick.Tolimieri [2]" w:date="2022-09-16T09:26:00Z">
                <w:pPr>
                  <w:jc w:val="right"/>
                </w:pPr>
              </w:pPrChange>
            </w:pPr>
            <w:ins w:id="8803" w:author="Nick.Tolimieri [2]" w:date="2022-09-16T09:26:00Z">
              <w:del w:id="8804" w:author="Nick.Tolimieri" w:date="2022-09-19T13:19:00Z">
                <w:r w:rsidRPr="00FC0F34" w:rsidDel="002F2C4B">
                  <w:rPr>
                    <w:rFonts w:asciiTheme="minorHAnsi" w:eastAsiaTheme="minorHAnsi" w:hAnsiTheme="minorHAnsi" w:cstheme="minorBidi"/>
                    <w:sz w:val="22"/>
                    <w:szCs w:val="22"/>
                    <w:rPrChange w:id="8805" w:author="Nick.Tolimieri [2]" w:date="2022-09-16T09:26:00Z">
                      <w:rPr>
                        <w:rFonts w:ascii="Calibri" w:hAnsi="Calibri" w:cs="Calibri"/>
                        <w:color w:val="000000"/>
                        <w:sz w:val="22"/>
                        <w:szCs w:val="22"/>
                      </w:rPr>
                    </w:rPrChange>
                  </w:rPr>
                  <w:delText>11</w:delText>
                </w:r>
              </w:del>
            </w:ins>
          </w:p>
        </w:tc>
        <w:tc>
          <w:tcPr>
            <w:tcW w:w="960" w:type="dxa"/>
            <w:noWrap/>
            <w:hideMark/>
            <w:tcPrChange w:id="880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8807" w:author="Nick.Tolimieri [2]" w:date="2022-09-16T09:26:00Z"/>
                <w:del w:id="8808" w:author="Nick.Tolimieri" w:date="2022-09-19T13:19:00Z"/>
                <w:rFonts w:asciiTheme="minorHAnsi" w:eastAsiaTheme="minorHAnsi" w:hAnsiTheme="minorHAnsi" w:cstheme="minorBidi"/>
                <w:sz w:val="22"/>
                <w:szCs w:val="22"/>
                <w:rPrChange w:id="8809" w:author="Nick.Tolimieri [2]" w:date="2022-09-16T09:26:00Z">
                  <w:rPr>
                    <w:ins w:id="8810" w:author="Nick.Tolimieri [2]" w:date="2022-09-16T09:26:00Z"/>
                    <w:del w:id="8811" w:author="Nick.Tolimieri" w:date="2022-09-19T13:19:00Z"/>
                    <w:rFonts w:ascii="Calibri" w:hAnsi="Calibri" w:cs="Calibri"/>
                    <w:color w:val="000000"/>
                    <w:sz w:val="22"/>
                    <w:szCs w:val="22"/>
                  </w:rPr>
                </w:rPrChange>
              </w:rPr>
              <w:pPrChange w:id="8812" w:author="Nick.Tolimieri [2]" w:date="2022-09-16T09:26:00Z">
                <w:pPr>
                  <w:jc w:val="right"/>
                </w:pPr>
              </w:pPrChange>
            </w:pPr>
            <w:ins w:id="8813" w:author="Nick.Tolimieri [2]" w:date="2022-09-16T09:26:00Z">
              <w:del w:id="8814" w:author="Nick.Tolimieri" w:date="2022-09-19T13:19:00Z">
                <w:r w:rsidRPr="00FC0F34" w:rsidDel="002F2C4B">
                  <w:rPr>
                    <w:rFonts w:asciiTheme="minorHAnsi" w:eastAsiaTheme="minorHAnsi" w:hAnsiTheme="minorHAnsi" w:cstheme="minorBidi"/>
                    <w:sz w:val="22"/>
                    <w:szCs w:val="22"/>
                    <w:rPrChange w:id="8815" w:author="Nick.Tolimieri [2]" w:date="2022-09-16T09:26:00Z">
                      <w:rPr>
                        <w:rFonts w:ascii="Calibri" w:hAnsi="Calibri" w:cs="Calibri"/>
                        <w:color w:val="000000"/>
                        <w:sz w:val="22"/>
                        <w:szCs w:val="22"/>
                      </w:rPr>
                    </w:rPrChange>
                  </w:rPr>
                  <w:delText>2.03</w:delText>
                </w:r>
              </w:del>
            </w:ins>
          </w:p>
        </w:tc>
        <w:tc>
          <w:tcPr>
            <w:tcW w:w="960" w:type="dxa"/>
            <w:noWrap/>
            <w:hideMark/>
            <w:tcPrChange w:id="881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8817" w:author="Nick.Tolimieri [2]" w:date="2022-09-16T09:26:00Z"/>
                <w:del w:id="8818" w:author="Nick.Tolimieri" w:date="2022-09-19T13:19:00Z"/>
                <w:rFonts w:asciiTheme="minorHAnsi" w:eastAsiaTheme="minorHAnsi" w:hAnsiTheme="minorHAnsi" w:cstheme="minorBidi"/>
                <w:sz w:val="22"/>
                <w:szCs w:val="22"/>
                <w:rPrChange w:id="8819" w:author="Nick.Tolimieri [2]" w:date="2022-09-16T09:26:00Z">
                  <w:rPr>
                    <w:ins w:id="8820" w:author="Nick.Tolimieri [2]" w:date="2022-09-16T09:26:00Z"/>
                    <w:del w:id="8821" w:author="Nick.Tolimieri" w:date="2022-09-19T13:19:00Z"/>
                    <w:rFonts w:ascii="Calibri" w:hAnsi="Calibri" w:cs="Calibri"/>
                    <w:color w:val="000000"/>
                    <w:sz w:val="22"/>
                    <w:szCs w:val="22"/>
                  </w:rPr>
                </w:rPrChange>
              </w:rPr>
              <w:pPrChange w:id="8822" w:author="Nick.Tolimieri [2]" w:date="2022-09-16T09:26:00Z">
                <w:pPr>
                  <w:jc w:val="right"/>
                </w:pPr>
              </w:pPrChange>
            </w:pPr>
            <w:ins w:id="8823" w:author="Nick.Tolimieri [2]" w:date="2022-09-16T09:26:00Z">
              <w:del w:id="8824" w:author="Nick.Tolimieri" w:date="2022-09-19T13:19:00Z">
                <w:r w:rsidRPr="00FC0F34" w:rsidDel="002F2C4B">
                  <w:rPr>
                    <w:rFonts w:asciiTheme="minorHAnsi" w:eastAsiaTheme="minorHAnsi" w:hAnsiTheme="minorHAnsi" w:cstheme="minorBidi"/>
                    <w:sz w:val="22"/>
                    <w:szCs w:val="22"/>
                    <w:rPrChange w:id="8825" w:author="Nick.Tolimieri [2]" w:date="2022-09-16T09:26:00Z">
                      <w:rPr>
                        <w:rFonts w:ascii="Calibri" w:hAnsi="Calibri" w:cs="Calibri"/>
                        <w:color w:val="000000"/>
                        <w:sz w:val="22"/>
                        <w:szCs w:val="22"/>
                      </w:rPr>
                    </w:rPrChange>
                  </w:rPr>
                  <w:delText>0.5</w:delText>
                </w:r>
              </w:del>
            </w:ins>
          </w:p>
        </w:tc>
      </w:tr>
      <w:tr w:rsidR="00FC0F34" w:rsidRPr="00FC0F34" w:rsidDel="002F2C4B" w:rsidTr="00FC0F34">
        <w:trPr>
          <w:divId w:val="1675451697"/>
          <w:trHeight w:val="300"/>
          <w:ins w:id="8826" w:author="Nick.Tolimieri [2]" w:date="2022-09-16T09:26:00Z"/>
          <w:del w:id="8827" w:author="Nick.Tolimieri" w:date="2022-09-19T13:19:00Z"/>
          <w:trPrChange w:id="8828" w:author="Nick.Tolimieri [2]" w:date="2022-09-16T09:26:00Z">
            <w:trPr>
              <w:divId w:val="1675451697"/>
              <w:trHeight w:val="300"/>
            </w:trPr>
          </w:trPrChange>
        </w:trPr>
        <w:tc>
          <w:tcPr>
            <w:tcW w:w="960" w:type="dxa"/>
            <w:noWrap/>
            <w:hideMark/>
            <w:tcPrChange w:id="882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8830" w:author="Nick.Tolimieri [2]" w:date="2022-09-16T09:26:00Z"/>
                <w:del w:id="8831" w:author="Nick.Tolimieri" w:date="2022-09-19T13:19:00Z"/>
                <w:rFonts w:asciiTheme="minorHAnsi" w:eastAsiaTheme="minorHAnsi" w:hAnsiTheme="minorHAnsi" w:cstheme="minorBidi"/>
                <w:sz w:val="22"/>
                <w:szCs w:val="22"/>
                <w:rPrChange w:id="8832" w:author="Nick.Tolimieri [2]" w:date="2022-09-16T09:26:00Z">
                  <w:rPr>
                    <w:ins w:id="8833" w:author="Nick.Tolimieri [2]" w:date="2022-09-16T09:26:00Z"/>
                    <w:del w:id="8834" w:author="Nick.Tolimieri" w:date="2022-09-19T13:19:00Z"/>
                    <w:rFonts w:ascii="Calibri" w:hAnsi="Calibri" w:cs="Calibri"/>
                    <w:color w:val="000000"/>
                    <w:sz w:val="22"/>
                    <w:szCs w:val="22"/>
                  </w:rPr>
                </w:rPrChange>
              </w:rPr>
              <w:pPrChange w:id="8835" w:author="Nick.Tolimieri [2]" w:date="2022-09-16T09:26:00Z">
                <w:pPr/>
              </w:pPrChange>
            </w:pPr>
            <w:ins w:id="8836" w:author="Nick.Tolimieri [2]" w:date="2022-09-16T09:26:00Z">
              <w:del w:id="8837" w:author="Nick.Tolimieri" w:date="2022-09-19T13:19:00Z">
                <w:r w:rsidRPr="00FC0F34" w:rsidDel="002F2C4B">
                  <w:rPr>
                    <w:rFonts w:asciiTheme="minorHAnsi" w:eastAsiaTheme="minorHAnsi" w:hAnsiTheme="minorHAnsi" w:cstheme="minorBidi"/>
                    <w:sz w:val="22"/>
                    <w:szCs w:val="22"/>
                    <w:rPrChange w:id="8838" w:author="Nick.Tolimieri [2]" w:date="2022-09-16T09:26:00Z">
                      <w:rPr>
                        <w:rFonts w:ascii="Calibri" w:hAnsi="Calibri" w:cs="Calibri"/>
                        <w:color w:val="000000"/>
                        <w:sz w:val="22"/>
                        <w:szCs w:val="22"/>
                      </w:rPr>
                    </w:rPrChange>
                  </w:rPr>
                  <w:delText>Tatoosh Is. &amp; Neah B.</w:delText>
                </w:r>
              </w:del>
            </w:ins>
          </w:p>
        </w:tc>
        <w:tc>
          <w:tcPr>
            <w:tcW w:w="960" w:type="dxa"/>
            <w:noWrap/>
            <w:hideMark/>
            <w:tcPrChange w:id="883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8840" w:author="Nick.Tolimieri [2]" w:date="2022-09-16T09:26:00Z"/>
                <w:del w:id="8841" w:author="Nick.Tolimieri" w:date="2022-09-19T13:19:00Z"/>
                <w:rFonts w:asciiTheme="minorHAnsi" w:eastAsiaTheme="minorHAnsi" w:hAnsiTheme="minorHAnsi" w:cstheme="minorBidi"/>
                <w:sz w:val="22"/>
                <w:szCs w:val="22"/>
                <w:rPrChange w:id="8842" w:author="Nick.Tolimieri [2]" w:date="2022-09-16T09:26:00Z">
                  <w:rPr>
                    <w:ins w:id="8843" w:author="Nick.Tolimieri [2]" w:date="2022-09-16T09:26:00Z"/>
                    <w:del w:id="8844" w:author="Nick.Tolimieri" w:date="2022-09-19T13:19:00Z"/>
                    <w:rFonts w:ascii="Calibri" w:hAnsi="Calibri" w:cs="Calibri"/>
                    <w:color w:val="000000"/>
                    <w:sz w:val="22"/>
                    <w:szCs w:val="22"/>
                  </w:rPr>
                </w:rPrChange>
              </w:rPr>
              <w:pPrChange w:id="8845" w:author="Nick.Tolimieri [2]" w:date="2022-09-16T09:26:00Z">
                <w:pPr>
                  <w:jc w:val="right"/>
                </w:pPr>
              </w:pPrChange>
            </w:pPr>
            <w:ins w:id="8846" w:author="Nick.Tolimieri [2]" w:date="2022-09-16T09:26:00Z">
              <w:del w:id="8847" w:author="Nick.Tolimieri" w:date="2022-09-19T13:19:00Z">
                <w:r w:rsidRPr="00FC0F34" w:rsidDel="002F2C4B">
                  <w:rPr>
                    <w:rFonts w:asciiTheme="minorHAnsi" w:eastAsiaTheme="minorHAnsi" w:hAnsiTheme="minorHAnsi" w:cstheme="minorBidi"/>
                    <w:sz w:val="22"/>
                    <w:szCs w:val="22"/>
                    <w:rPrChange w:id="8848" w:author="Nick.Tolimieri [2]" w:date="2022-09-16T09:26:00Z">
                      <w:rPr>
                        <w:rFonts w:ascii="Calibri" w:hAnsi="Calibri" w:cs="Calibri"/>
                        <w:color w:val="000000"/>
                        <w:sz w:val="22"/>
                        <w:szCs w:val="22"/>
                      </w:rPr>
                    </w:rPrChange>
                  </w:rPr>
                  <w:delText>1993</w:delText>
                </w:r>
              </w:del>
            </w:ins>
          </w:p>
        </w:tc>
        <w:tc>
          <w:tcPr>
            <w:tcW w:w="960" w:type="dxa"/>
            <w:noWrap/>
            <w:hideMark/>
            <w:tcPrChange w:id="884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8850" w:author="Nick.Tolimieri [2]" w:date="2022-09-16T09:26:00Z"/>
                <w:del w:id="8851" w:author="Nick.Tolimieri" w:date="2022-09-19T13:19:00Z"/>
                <w:rFonts w:asciiTheme="minorHAnsi" w:eastAsiaTheme="minorHAnsi" w:hAnsiTheme="minorHAnsi" w:cstheme="minorBidi"/>
                <w:sz w:val="22"/>
                <w:szCs w:val="22"/>
                <w:rPrChange w:id="8852" w:author="Nick.Tolimieri [2]" w:date="2022-09-16T09:26:00Z">
                  <w:rPr>
                    <w:ins w:id="8853" w:author="Nick.Tolimieri [2]" w:date="2022-09-16T09:26:00Z"/>
                    <w:del w:id="8854" w:author="Nick.Tolimieri" w:date="2022-09-19T13:19:00Z"/>
                    <w:rFonts w:ascii="Calibri" w:hAnsi="Calibri" w:cs="Calibri"/>
                    <w:color w:val="000000"/>
                    <w:sz w:val="22"/>
                    <w:szCs w:val="22"/>
                  </w:rPr>
                </w:rPrChange>
              </w:rPr>
              <w:pPrChange w:id="8855" w:author="Nick.Tolimieri [2]" w:date="2022-09-16T09:26:00Z">
                <w:pPr>
                  <w:jc w:val="right"/>
                </w:pPr>
              </w:pPrChange>
            </w:pPr>
            <w:ins w:id="8856" w:author="Nick.Tolimieri [2]" w:date="2022-09-16T09:26:00Z">
              <w:del w:id="8857" w:author="Nick.Tolimieri" w:date="2022-09-19T13:19:00Z">
                <w:r w:rsidRPr="00FC0F34" w:rsidDel="002F2C4B">
                  <w:rPr>
                    <w:rFonts w:asciiTheme="minorHAnsi" w:eastAsiaTheme="minorHAnsi" w:hAnsiTheme="minorHAnsi" w:cstheme="minorBidi"/>
                    <w:sz w:val="22"/>
                    <w:szCs w:val="22"/>
                    <w:rPrChange w:id="8858" w:author="Nick.Tolimieri [2]" w:date="2022-09-16T09:26:00Z">
                      <w:rPr>
                        <w:rFonts w:ascii="Calibri" w:hAnsi="Calibri" w:cs="Calibri"/>
                        <w:color w:val="000000"/>
                        <w:sz w:val="22"/>
                        <w:szCs w:val="22"/>
                      </w:rPr>
                    </w:rPrChange>
                  </w:rPr>
                  <w:delText>6</w:delText>
                </w:r>
              </w:del>
            </w:ins>
          </w:p>
        </w:tc>
        <w:tc>
          <w:tcPr>
            <w:tcW w:w="960" w:type="dxa"/>
            <w:noWrap/>
            <w:hideMark/>
            <w:tcPrChange w:id="885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8860" w:author="Nick.Tolimieri [2]" w:date="2022-09-16T09:26:00Z"/>
                <w:del w:id="8861" w:author="Nick.Tolimieri" w:date="2022-09-19T13:19:00Z"/>
                <w:rFonts w:asciiTheme="minorHAnsi" w:eastAsiaTheme="minorHAnsi" w:hAnsiTheme="minorHAnsi" w:cstheme="minorBidi"/>
                <w:sz w:val="22"/>
                <w:szCs w:val="22"/>
                <w:rPrChange w:id="8862" w:author="Nick.Tolimieri [2]" w:date="2022-09-16T09:26:00Z">
                  <w:rPr>
                    <w:ins w:id="8863" w:author="Nick.Tolimieri [2]" w:date="2022-09-16T09:26:00Z"/>
                    <w:del w:id="8864" w:author="Nick.Tolimieri" w:date="2022-09-19T13:19:00Z"/>
                    <w:rFonts w:ascii="Calibri" w:hAnsi="Calibri" w:cs="Calibri"/>
                    <w:color w:val="000000"/>
                    <w:sz w:val="22"/>
                    <w:szCs w:val="22"/>
                  </w:rPr>
                </w:rPrChange>
              </w:rPr>
              <w:pPrChange w:id="8865" w:author="Nick.Tolimieri [2]" w:date="2022-09-16T09:26:00Z">
                <w:pPr>
                  <w:jc w:val="right"/>
                </w:pPr>
              </w:pPrChange>
            </w:pPr>
            <w:ins w:id="8866" w:author="Nick.Tolimieri [2]" w:date="2022-09-16T09:26:00Z">
              <w:del w:id="8867" w:author="Nick.Tolimieri" w:date="2022-09-19T13:19:00Z">
                <w:r w:rsidRPr="00FC0F34" w:rsidDel="002F2C4B">
                  <w:rPr>
                    <w:rFonts w:asciiTheme="minorHAnsi" w:eastAsiaTheme="minorHAnsi" w:hAnsiTheme="minorHAnsi" w:cstheme="minorBidi"/>
                    <w:sz w:val="22"/>
                    <w:szCs w:val="22"/>
                    <w:rPrChange w:id="8868" w:author="Nick.Tolimieri [2]" w:date="2022-09-16T09:26:00Z">
                      <w:rPr>
                        <w:rFonts w:ascii="Calibri" w:hAnsi="Calibri" w:cs="Calibri"/>
                        <w:color w:val="000000"/>
                        <w:sz w:val="22"/>
                        <w:szCs w:val="22"/>
                      </w:rPr>
                    </w:rPrChange>
                  </w:rPr>
                  <w:delText>42</w:delText>
                </w:r>
              </w:del>
            </w:ins>
          </w:p>
        </w:tc>
        <w:tc>
          <w:tcPr>
            <w:tcW w:w="960" w:type="dxa"/>
            <w:noWrap/>
            <w:hideMark/>
            <w:tcPrChange w:id="886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8870" w:author="Nick.Tolimieri [2]" w:date="2022-09-16T09:26:00Z"/>
                <w:del w:id="8871" w:author="Nick.Tolimieri" w:date="2022-09-19T13:19:00Z"/>
                <w:rFonts w:asciiTheme="minorHAnsi" w:eastAsiaTheme="minorHAnsi" w:hAnsiTheme="minorHAnsi" w:cstheme="minorBidi"/>
                <w:sz w:val="22"/>
                <w:szCs w:val="22"/>
                <w:rPrChange w:id="8872" w:author="Nick.Tolimieri [2]" w:date="2022-09-16T09:26:00Z">
                  <w:rPr>
                    <w:ins w:id="8873" w:author="Nick.Tolimieri [2]" w:date="2022-09-16T09:26:00Z"/>
                    <w:del w:id="8874" w:author="Nick.Tolimieri" w:date="2022-09-19T13:19:00Z"/>
                    <w:rFonts w:ascii="Calibri" w:hAnsi="Calibri" w:cs="Calibri"/>
                    <w:color w:val="000000"/>
                    <w:sz w:val="22"/>
                    <w:szCs w:val="22"/>
                  </w:rPr>
                </w:rPrChange>
              </w:rPr>
              <w:pPrChange w:id="8875" w:author="Nick.Tolimieri [2]" w:date="2022-09-16T09:26:00Z">
                <w:pPr>
                  <w:jc w:val="right"/>
                </w:pPr>
              </w:pPrChange>
            </w:pPr>
            <w:ins w:id="8876" w:author="Nick.Tolimieri [2]" w:date="2022-09-16T09:26:00Z">
              <w:del w:id="8877" w:author="Nick.Tolimieri" w:date="2022-09-19T13:19:00Z">
                <w:r w:rsidRPr="00FC0F34" w:rsidDel="002F2C4B">
                  <w:rPr>
                    <w:rFonts w:asciiTheme="minorHAnsi" w:eastAsiaTheme="minorHAnsi" w:hAnsiTheme="minorHAnsi" w:cstheme="minorBidi"/>
                    <w:sz w:val="22"/>
                    <w:szCs w:val="22"/>
                    <w:rPrChange w:id="8878" w:author="Nick.Tolimieri [2]" w:date="2022-09-16T09:26:00Z">
                      <w:rPr>
                        <w:rFonts w:ascii="Calibri" w:hAnsi="Calibri" w:cs="Calibri"/>
                        <w:color w:val="000000"/>
                        <w:sz w:val="22"/>
                        <w:szCs w:val="22"/>
                      </w:rPr>
                    </w:rPrChange>
                  </w:rPr>
                  <w:delText>2</w:delText>
                </w:r>
              </w:del>
            </w:ins>
          </w:p>
        </w:tc>
        <w:tc>
          <w:tcPr>
            <w:tcW w:w="960" w:type="dxa"/>
            <w:noWrap/>
            <w:hideMark/>
            <w:tcPrChange w:id="887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8880" w:author="Nick.Tolimieri [2]" w:date="2022-09-16T09:26:00Z"/>
                <w:del w:id="8881" w:author="Nick.Tolimieri" w:date="2022-09-19T13:19:00Z"/>
                <w:rFonts w:asciiTheme="minorHAnsi" w:eastAsiaTheme="minorHAnsi" w:hAnsiTheme="minorHAnsi" w:cstheme="minorBidi"/>
                <w:sz w:val="22"/>
                <w:szCs w:val="22"/>
                <w:rPrChange w:id="8882" w:author="Nick.Tolimieri [2]" w:date="2022-09-16T09:26:00Z">
                  <w:rPr>
                    <w:ins w:id="8883" w:author="Nick.Tolimieri [2]" w:date="2022-09-16T09:26:00Z"/>
                    <w:del w:id="8884" w:author="Nick.Tolimieri" w:date="2022-09-19T13:19:00Z"/>
                    <w:rFonts w:ascii="Calibri" w:hAnsi="Calibri" w:cs="Calibri"/>
                    <w:color w:val="000000"/>
                    <w:sz w:val="22"/>
                    <w:szCs w:val="22"/>
                  </w:rPr>
                </w:rPrChange>
              </w:rPr>
              <w:pPrChange w:id="8885" w:author="Nick.Tolimieri [2]" w:date="2022-09-16T09:26:00Z">
                <w:pPr>
                  <w:jc w:val="right"/>
                </w:pPr>
              </w:pPrChange>
            </w:pPr>
            <w:ins w:id="8886" w:author="Nick.Tolimieri [2]" w:date="2022-09-16T09:26:00Z">
              <w:del w:id="8887" w:author="Nick.Tolimieri" w:date="2022-09-19T13:19:00Z">
                <w:r w:rsidRPr="00FC0F34" w:rsidDel="002F2C4B">
                  <w:rPr>
                    <w:rFonts w:asciiTheme="minorHAnsi" w:eastAsiaTheme="minorHAnsi" w:hAnsiTheme="minorHAnsi" w:cstheme="minorBidi"/>
                    <w:sz w:val="22"/>
                    <w:szCs w:val="22"/>
                    <w:rPrChange w:id="8888" w:author="Nick.Tolimieri [2]" w:date="2022-09-16T09:26:00Z">
                      <w:rPr>
                        <w:rFonts w:ascii="Calibri" w:hAnsi="Calibri" w:cs="Calibri"/>
                        <w:color w:val="000000"/>
                        <w:sz w:val="22"/>
                        <w:szCs w:val="22"/>
                      </w:rPr>
                    </w:rPrChange>
                  </w:rPr>
                  <w:delText>36</w:delText>
                </w:r>
              </w:del>
            </w:ins>
          </w:p>
        </w:tc>
        <w:tc>
          <w:tcPr>
            <w:tcW w:w="960" w:type="dxa"/>
            <w:noWrap/>
            <w:hideMark/>
            <w:tcPrChange w:id="888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8890" w:author="Nick.Tolimieri [2]" w:date="2022-09-16T09:26:00Z"/>
                <w:del w:id="8891" w:author="Nick.Tolimieri" w:date="2022-09-19T13:19:00Z"/>
                <w:rFonts w:asciiTheme="minorHAnsi" w:eastAsiaTheme="minorHAnsi" w:hAnsiTheme="minorHAnsi" w:cstheme="minorBidi"/>
                <w:sz w:val="22"/>
                <w:szCs w:val="22"/>
                <w:rPrChange w:id="8892" w:author="Nick.Tolimieri [2]" w:date="2022-09-16T09:26:00Z">
                  <w:rPr>
                    <w:ins w:id="8893" w:author="Nick.Tolimieri [2]" w:date="2022-09-16T09:26:00Z"/>
                    <w:del w:id="8894" w:author="Nick.Tolimieri" w:date="2022-09-19T13:19:00Z"/>
                    <w:rFonts w:ascii="Calibri" w:hAnsi="Calibri" w:cs="Calibri"/>
                    <w:color w:val="000000"/>
                    <w:sz w:val="22"/>
                    <w:szCs w:val="22"/>
                  </w:rPr>
                </w:rPrChange>
              </w:rPr>
              <w:pPrChange w:id="8895" w:author="Nick.Tolimieri [2]" w:date="2022-09-16T09:26:00Z">
                <w:pPr>
                  <w:jc w:val="right"/>
                </w:pPr>
              </w:pPrChange>
            </w:pPr>
            <w:ins w:id="8896" w:author="Nick.Tolimieri [2]" w:date="2022-09-16T09:26:00Z">
              <w:del w:id="8897" w:author="Nick.Tolimieri" w:date="2022-09-19T13:19:00Z">
                <w:r w:rsidRPr="00FC0F34" w:rsidDel="002F2C4B">
                  <w:rPr>
                    <w:rFonts w:asciiTheme="minorHAnsi" w:eastAsiaTheme="minorHAnsi" w:hAnsiTheme="minorHAnsi" w:cstheme="minorBidi"/>
                    <w:sz w:val="22"/>
                    <w:szCs w:val="22"/>
                    <w:rPrChange w:id="8898" w:author="Nick.Tolimieri [2]" w:date="2022-09-16T09:26:00Z">
                      <w:rPr>
                        <w:rFonts w:ascii="Calibri" w:hAnsi="Calibri" w:cs="Calibri"/>
                        <w:color w:val="000000"/>
                        <w:sz w:val="22"/>
                        <w:szCs w:val="22"/>
                      </w:rPr>
                    </w:rPrChange>
                  </w:rPr>
                  <w:delText>6</w:delText>
                </w:r>
              </w:del>
            </w:ins>
          </w:p>
        </w:tc>
        <w:tc>
          <w:tcPr>
            <w:tcW w:w="960" w:type="dxa"/>
            <w:noWrap/>
            <w:hideMark/>
            <w:tcPrChange w:id="889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8900" w:author="Nick.Tolimieri [2]" w:date="2022-09-16T09:26:00Z"/>
                <w:del w:id="8901" w:author="Nick.Tolimieri" w:date="2022-09-19T13:19:00Z"/>
                <w:rFonts w:asciiTheme="minorHAnsi" w:eastAsiaTheme="minorHAnsi" w:hAnsiTheme="minorHAnsi" w:cstheme="minorBidi"/>
                <w:sz w:val="22"/>
                <w:szCs w:val="22"/>
                <w:rPrChange w:id="8902" w:author="Nick.Tolimieri [2]" w:date="2022-09-16T09:26:00Z">
                  <w:rPr>
                    <w:ins w:id="8903" w:author="Nick.Tolimieri [2]" w:date="2022-09-16T09:26:00Z"/>
                    <w:del w:id="8904" w:author="Nick.Tolimieri" w:date="2022-09-19T13:19:00Z"/>
                    <w:rFonts w:ascii="Calibri" w:hAnsi="Calibri" w:cs="Calibri"/>
                    <w:color w:val="000000"/>
                    <w:sz w:val="22"/>
                    <w:szCs w:val="22"/>
                  </w:rPr>
                </w:rPrChange>
              </w:rPr>
              <w:pPrChange w:id="8905" w:author="Nick.Tolimieri [2]" w:date="2022-09-16T09:26:00Z">
                <w:pPr>
                  <w:jc w:val="right"/>
                </w:pPr>
              </w:pPrChange>
            </w:pPr>
            <w:ins w:id="8906" w:author="Nick.Tolimieri [2]" w:date="2022-09-16T09:26:00Z">
              <w:del w:id="8907" w:author="Nick.Tolimieri" w:date="2022-09-19T13:19:00Z">
                <w:r w:rsidRPr="00FC0F34" w:rsidDel="002F2C4B">
                  <w:rPr>
                    <w:rFonts w:asciiTheme="minorHAnsi" w:eastAsiaTheme="minorHAnsi" w:hAnsiTheme="minorHAnsi" w:cstheme="minorBidi"/>
                    <w:sz w:val="22"/>
                    <w:szCs w:val="22"/>
                    <w:rPrChange w:id="8908" w:author="Nick.Tolimieri [2]" w:date="2022-09-16T09:26:00Z">
                      <w:rPr>
                        <w:rFonts w:ascii="Calibri" w:hAnsi="Calibri" w:cs="Calibri"/>
                        <w:color w:val="000000"/>
                        <w:sz w:val="22"/>
                        <w:szCs w:val="22"/>
                      </w:rPr>
                    </w:rPrChange>
                  </w:rPr>
                  <w:delText>30</w:delText>
                </w:r>
              </w:del>
            </w:ins>
          </w:p>
        </w:tc>
        <w:tc>
          <w:tcPr>
            <w:tcW w:w="960" w:type="dxa"/>
            <w:noWrap/>
            <w:hideMark/>
            <w:tcPrChange w:id="890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8910" w:author="Nick.Tolimieri [2]" w:date="2022-09-16T09:26:00Z"/>
                <w:del w:id="8911" w:author="Nick.Tolimieri" w:date="2022-09-19T13:19:00Z"/>
                <w:rFonts w:asciiTheme="minorHAnsi" w:eastAsiaTheme="minorHAnsi" w:hAnsiTheme="minorHAnsi" w:cstheme="minorBidi"/>
                <w:sz w:val="22"/>
                <w:szCs w:val="22"/>
                <w:rPrChange w:id="8912" w:author="Nick.Tolimieri [2]" w:date="2022-09-16T09:26:00Z">
                  <w:rPr>
                    <w:ins w:id="8913" w:author="Nick.Tolimieri [2]" w:date="2022-09-16T09:26:00Z"/>
                    <w:del w:id="8914" w:author="Nick.Tolimieri" w:date="2022-09-19T13:19:00Z"/>
                    <w:rFonts w:ascii="Calibri" w:hAnsi="Calibri" w:cs="Calibri"/>
                    <w:color w:val="000000"/>
                    <w:sz w:val="22"/>
                    <w:szCs w:val="22"/>
                  </w:rPr>
                </w:rPrChange>
              </w:rPr>
              <w:pPrChange w:id="8915" w:author="Nick.Tolimieri [2]" w:date="2022-09-16T09:26:00Z">
                <w:pPr>
                  <w:jc w:val="right"/>
                </w:pPr>
              </w:pPrChange>
            </w:pPr>
            <w:ins w:id="8916" w:author="Nick.Tolimieri [2]" w:date="2022-09-16T09:26:00Z">
              <w:del w:id="8917" w:author="Nick.Tolimieri" w:date="2022-09-19T13:19:00Z">
                <w:r w:rsidRPr="00FC0F34" w:rsidDel="002F2C4B">
                  <w:rPr>
                    <w:rFonts w:asciiTheme="minorHAnsi" w:eastAsiaTheme="minorHAnsi" w:hAnsiTheme="minorHAnsi" w:cstheme="minorBidi"/>
                    <w:sz w:val="22"/>
                    <w:szCs w:val="22"/>
                    <w:rPrChange w:id="8918" w:author="Nick.Tolimieri [2]" w:date="2022-09-16T09:26:00Z">
                      <w:rPr>
                        <w:rFonts w:ascii="Calibri" w:hAnsi="Calibri" w:cs="Calibri"/>
                        <w:color w:val="000000"/>
                        <w:sz w:val="22"/>
                        <w:szCs w:val="22"/>
                      </w:rPr>
                    </w:rPrChange>
                  </w:rPr>
                  <w:delText>2.27</w:delText>
                </w:r>
              </w:del>
            </w:ins>
          </w:p>
        </w:tc>
        <w:tc>
          <w:tcPr>
            <w:tcW w:w="960" w:type="dxa"/>
            <w:noWrap/>
            <w:hideMark/>
            <w:tcPrChange w:id="891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8920" w:author="Nick.Tolimieri [2]" w:date="2022-09-16T09:26:00Z"/>
                <w:del w:id="8921" w:author="Nick.Tolimieri" w:date="2022-09-19T13:19:00Z"/>
                <w:rFonts w:asciiTheme="minorHAnsi" w:eastAsiaTheme="minorHAnsi" w:hAnsiTheme="minorHAnsi" w:cstheme="minorBidi"/>
                <w:sz w:val="22"/>
                <w:szCs w:val="22"/>
                <w:rPrChange w:id="8922" w:author="Nick.Tolimieri [2]" w:date="2022-09-16T09:26:00Z">
                  <w:rPr>
                    <w:ins w:id="8923" w:author="Nick.Tolimieri [2]" w:date="2022-09-16T09:26:00Z"/>
                    <w:del w:id="8924" w:author="Nick.Tolimieri" w:date="2022-09-19T13:19:00Z"/>
                    <w:rFonts w:ascii="Calibri" w:hAnsi="Calibri" w:cs="Calibri"/>
                    <w:color w:val="000000"/>
                    <w:sz w:val="22"/>
                    <w:szCs w:val="22"/>
                  </w:rPr>
                </w:rPrChange>
              </w:rPr>
              <w:pPrChange w:id="8925" w:author="Nick.Tolimieri [2]" w:date="2022-09-16T09:26:00Z">
                <w:pPr>
                  <w:jc w:val="right"/>
                </w:pPr>
              </w:pPrChange>
            </w:pPr>
            <w:ins w:id="8926" w:author="Nick.Tolimieri [2]" w:date="2022-09-16T09:26:00Z">
              <w:del w:id="8927" w:author="Nick.Tolimieri" w:date="2022-09-19T13:19:00Z">
                <w:r w:rsidRPr="00FC0F34" w:rsidDel="002F2C4B">
                  <w:rPr>
                    <w:rFonts w:asciiTheme="minorHAnsi" w:eastAsiaTheme="minorHAnsi" w:hAnsiTheme="minorHAnsi" w:cstheme="minorBidi"/>
                    <w:sz w:val="22"/>
                    <w:szCs w:val="22"/>
                    <w:rPrChange w:id="8928" w:author="Nick.Tolimieri [2]" w:date="2022-09-16T09:26:00Z">
                      <w:rPr>
                        <w:rFonts w:ascii="Calibri" w:hAnsi="Calibri" w:cs="Calibri"/>
                        <w:color w:val="000000"/>
                        <w:sz w:val="22"/>
                        <w:szCs w:val="22"/>
                      </w:rPr>
                    </w:rPrChange>
                  </w:rPr>
                  <w:delText>0.42</w:delText>
                </w:r>
              </w:del>
            </w:ins>
          </w:p>
        </w:tc>
      </w:tr>
      <w:tr w:rsidR="00FC0F34" w:rsidRPr="00FC0F34" w:rsidDel="002F2C4B" w:rsidTr="00FC0F34">
        <w:trPr>
          <w:divId w:val="1675451697"/>
          <w:trHeight w:val="300"/>
          <w:ins w:id="8929" w:author="Nick.Tolimieri [2]" w:date="2022-09-16T09:26:00Z"/>
          <w:del w:id="8930" w:author="Nick.Tolimieri" w:date="2022-09-19T13:19:00Z"/>
          <w:trPrChange w:id="8931" w:author="Nick.Tolimieri [2]" w:date="2022-09-16T09:26:00Z">
            <w:trPr>
              <w:divId w:val="1675451697"/>
              <w:trHeight w:val="300"/>
            </w:trPr>
          </w:trPrChange>
        </w:trPr>
        <w:tc>
          <w:tcPr>
            <w:tcW w:w="960" w:type="dxa"/>
            <w:noWrap/>
            <w:hideMark/>
            <w:tcPrChange w:id="893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8933" w:author="Nick.Tolimieri [2]" w:date="2022-09-16T09:26:00Z"/>
                <w:del w:id="8934" w:author="Nick.Tolimieri" w:date="2022-09-19T13:19:00Z"/>
                <w:rFonts w:asciiTheme="minorHAnsi" w:eastAsiaTheme="minorHAnsi" w:hAnsiTheme="minorHAnsi" w:cstheme="minorBidi"/>
                <w:sz w:val="22"/>
                <w:szCs w:val="22"/>
                <w:rPrChange w:id="8935" w:author="Nick.Tolimieri [2]" w:date="2022-09-16T09:26:00Z">
                  <w:rPr>
                    <w:ins w:id="8936" w:author="Nick.Tolimieri [2]" w:date="2022-09-16T09:26:00Z"/>
                    <w:del w:id="8937" w:author="Nick.Tolimieri" w:date="2022-09-19T13:19:00Z"/>
                    <w:rFonts w:ascii="Calibri" w:hAnsi="Calibri" w:cs="Calibri"/>
                    <w:color w:val="000000"/>
                    <w:sz w:val="22"/>
                    <w:szCs w:val="22"/>
                  </w:rPr>
                </w:rPrChange>
              </w:rPr>
              <w:pPrChange w:id="8938" w:author="Nick.Tolimieri [2]" w:date="2022-09-16T09:26:00Z">
                <w:pPr/>
              </w:pPrChange>
            </w:pPr>
            <w:ins w:id="8939" w:author="Nick.Tolimieri [2]" w:date="2022-09-16T09:26:00Z">
              <w:del w:id="8940" w:author="Nick.Tolimieri" w:date="2022-09-19T13:19:00Z">
                <w:r w:rsidRPr="00FC0F34" w:rsidDel="002F2C4B">
                  <w:rPr>
                    <w:rFonts w:asciiTheme="minorHAnsi" w:eastAsiaTheme="minorHAnsi" w:hAnsiTheme="minorHAnsi" w:cstheme="minorBidi"/>
                    <w:sz w:val="22"/>
                    <w:szCs w:val="22"/>
                    <w:rPrChange w:id="8941" w:author="Nick.Tolimieri [2]" w:date="2022-09-16T09:26:00Z">
                      <w:rPr>
                        <w:rFonts w:ascii="Calibri" w:hAnsi="Calibri" w:cs="Calibri"/>
                        <w:color w:val="000000"/>
                        <w:sz w:val="22"/>
                        <w:szCs w:val="22"/>
                      </w:rPr>
                    </w:rPrChange>
                  </w:rPr>
                  <w:delText>Tatoosh Is. &amp; Neah B.</w:delText>
                </w:r>
              </w:del>
            </w:ins>
          </w:p>
        </w:tc>
        <w:tc>
          <w:tcPr>
            <w:tcW w:w="960" w:type="dxa"/>
            <w:noWrap/>
            <w:hideMark/>
            <w:tcPrChange w:id="894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8943" w:author="Nick.Tolimieri [2]" w:date="2022-09-16T09:26:00Z"/>
                <w:del w:id="8944" w:author="Nick.Tolimieri" w:date="2022-09-19T13:19:00Z"/>
                <w:rFonts w:asciiTheme="minorHAnsi" w:eastAsiaTheme="minorHAnsi" w:hAnsiTheme="minorHAnsi" w:cstheme="minorBidi"/>
                <w:sz w:val="22"/>
                <w:szCs w:val="22"/>
                <w:rPrChange w:id="8945" w:author="Nick.Tolimieri [2]" w:date="2022-09-16T09:26:00Z">
                  <w:rPr>
                    <w:ins w:id="8946" w:author="Nick.Tolimieri [2]" w:date="2022-09-16T09:26:00Z"/>
                    <w:del w:id="8947" w:author="Nick.Tolimieri" w:date="2022-09-19T13:19:00Z"/>
                    <w:rFonts w:ascii="Calibri" w:hAnsi="Calibri" w:cs="Calibri"/>
                    <w:color w:val="000000"/>
                    <w:sz w:val="22"/>
                    <w:szCs w:val="22"/>
                  </w:rPr>
                </w:rPrChange>
              </w:rPr>
              <w:pPrChange w:id="8948" w:author="Nick.Tolimieri [2]" w:date="2022-09-16T09:26:00Z">
                <w:pPr>
                  <w:jc w:val="right"/>
                </w:pPr>
              </w:pPrChange>
            </w:pPr>
            <w:ins w:id="8949" w:author="Nick.Tolimieri [2]" w:date="2022-09-16T09:26:00Z">
              <w:del w:id="8950" w:author="Nick.Tolimieri" w:date="2022-09-19T13:19:00Z">
                <w:r w:rsidRPr="00FC0F34" w:rsidDel="002F2C4B">
                  <w:rPr>
                    <w:rFonts w:asciiTheme="minorHAnsi" w:eastAsiaTheme="minorHAnsi" w:hAnsiTheme="minorHAnsi" w:cstheme="minorBidi"/>
                    <w:sz w:val="22"/>
                    <w:szCs w:val="22"/>
                    <w:rPrChange w:id="8951" w:author="Nick.Tolimieri [2]" w:date="2022-09-16T09:26:00Z">
                      <w:rPr>
                        <w:rFonts w:ascii="Calibri" w:hAnsi="Calibri" w:cs="Calibri"/>
                        <w:color w:val="000000"/>
                        <w:sz w:val="22"/>
                        <w:szCs w:val="22"/>
                      </w:rPr>
                    </w:rPrChange>
                  </w:rPr>
                  <w:delText>1994</w:delText>
                </w:r>
              </w:del>
            </w:ins>
          </w:p>
        </w:tc>
        <w:tc>
          <w:tcPr>
            <w:tcW w:w="960" w:type="dxa"/>
            <w:noWrap/>
            <w:hideMark/>
            <w:tcPrChange w:id="895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8953" w:author="Nick.Tolimieri [2]" w:date="2022-09-16T09:26:00Z"/>
                <w:del w:id="8954" w:author="Nick.Tolimieri" w:date="2022-09-19T13:19:00Z"/>
                <w:rFonts w:asciiTheme="minorHAnsi" w:eastAsiaTheme="minorHAnsi" w:hAnsiTheme="minorHAnsi" w:cstheme="minorBidi"/>
                <w:sz w:val="22"/>
                <w:szCs w:val="22"/>
                <w:rPrChange w:id="8955" w:author="Nick.Tolimieri [2]" w:date="2022-09-16T09:26:00Z">
                  <w:rPr>
                    <w:ins w:id="8956" w:author="Nick.Tolimieri [2]" w:date="2022-09-16T09:26:00Z"/>
                    <w:del w:id="8957" w:author="Nick.Tolimieri" w:date="2022-09-19T13:19:00Z"/>
                    <w:rFonts w:ascii="Calibri" w:hAnsi="Calibri" w:cs="Calibri"/>
                    <w:color w:val="000000"/>
                    <w:sz w:val="22"/>
                    <w:szCs w:val="22"/>
                  </w:rPr>
                </w:rPrChange>
              </w:rPr>
              <w:pPrChange w:id="8958" w:author="Nick.Tolimieri [2]" w:date="2022-09-16T09:26:00Z">
                <w:pPr>
                  <w:jc w:val="right"/>
                </w:pPr>
              </w:pPrChange>
            </w:pPr>
            <w:ins w:id="8959" w:author="Nick.Tolimieri [2]" w:date="2022-09-16T09:26:00Z">
              <w:del w:id="8960" w:author="Nick.Tolimieri" w:date="2022-09-19T13:19:00Z">
                <w:r w:rsidRPr="00FC0F34" w:rsidDel="002F2C4B">
                  <w:rPr>
                    <w:rFonts w:asciiTheme="minorHAnsi" w:eastAsiaTheme="minorHAnsi" w:hAnsiTheme="minorHAnsi" w:cstheme="minorBidi"/>
                    <w:sz w:val="22"/>
                    <w:szCs w:val="22"/>
                    <w:rPrChange w:id="8961" w:author="Nick.Tolimieri [2]" w:date="2022-09-16T09:26:00Z">
                      <w:rPr>
                        <w:rFonts w:ascii="Calibri" w:hAnsi="Calibri" w:cs="Calibri"/>
                        <w:color w:val="000000"/>
                        <w:sz w:val="22"/>
                        <w:szCs w:val="22"/>
                      </w:rPr>
                    </w:rPrChange>
                  </w:rPr>
                  <w:delText>14</w:delText>
                </w:r>
              </w:del>
            </w:ins>
          </w:p>
        </w:tc>
        <w:tc>
          <w:tcPr>
            <w:tcW w:w="960" w:type="dxa"/>
            <w:noWrap/>
            <w:hideMark/>
            <w:tcPrChange w:id="896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8963" w:author="Nick.Tolimieri [2]" w:date="2022-09-16T09:26:00Z"/>
                <w:del w:id="8964" w:author="Nick.Tolimieri" w:date="2022-09-19T13:19:00Z"/>
                <w:rFonts w:asciiTheme="minorHAnsi" w:eastAsiaTheme="minorHAnsi" w:hAnsiTheme="minorHAnsi" w:cstheme="minorBidi"/>
                <w:sz w:val="22"/>
                <w:szCs w:val="22"/>
                <w:rPrChange w:id="8965" w:author="Nick.Tolimieri [2]" w:date="2022-09-16T09:26:00Z">
                  <w:rPr>
                    <w:ins w:id="8966" w:author="Nick.Tolimieri [2]" w:date="2022-09-16T09:26:00Z"/>
                    <w:del w:id="8967" w:author="Nick.Tolimieri" w:date="2022-09-19T13:19:00Z"/>
                    <w:rFonts w:ascii="Calibri" w:hAnsi="Calibri" w:cs="Calibri"/>
                    <w:color w:val="000000"/>
                    <w:sz w:val="22"/>
                    <w:szCs w:val="22"/>
                  </w:rPr>
                </w:rPrChange>
              </w:rPr>
              <w:pPrChange w:id="8968" w:author="Nick.Tolimieri [2]" w:date="2022-09-16T09:26:00Z">
                <w:pPr>
                  <w:jc w:val="right"/>
                </w:pPr>
              </w:pPrChange>
            </w:pPr>
            <w:ins w:id="8969" w:author="Nick.Tolimieri [2]" w:date="2022-09-16T09:26:00Z">
              <w:del w:id="8970" w:author="Nick.Tolimieri" w:date="2022-09-19T13:19:00Z">
                <w:r w:rsidRPr="00FC0F34" w:rsidDel="002F2C4B">
                  <w:rPr>
                    <w:rFonts w:asciiTheme="minorHAnsi" w:eastAsiaTheme="minorHAnsi" w:hAnsiTheme="minorHAnsi" w:cstheme="minorBidi"/>
                    <w:sz w:val="22"/>
                    <w:szCs w:val="22"/>
                    <w:rPrChange w:id="8971" w:author="Nick.Tolimieri [2]" w:date="2022-09-16T09:26:00Z">
                      <w:rPr>
                        <w:rFonts w:ascii="Calibri" w:hAnsi="Calibri" w:cs="Calibri"/>
                        <w:color w:val="000000"/>
                        <w:sz w:val="22"/>
                        <w:szCs w:val="22"/>
                      </w:rPr>
                    </w:rPrChange>
                  </w:rPr>
                  <w:delText>47</w:delText>
                </w:r>
              </w:del>
            </w:ins>
          </w:p>
        </w:tc>
        <w:tc>
          <w:tcPr>
            <w:tcW w:w="960" w:type="dxa"/>
            <w:noWrap/>
            <w:hideMark/>
            <w:tcPrChange w:id="897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8973" w:author="Nick.Tolimieri [2]" w:date="2022-09-16T09:26:00Z"/>
                <w:del w:id="8974" w:author="Nick.Tolimieri" w:date="2022-09-19T13:19:00Z"/>
                <w:rFonts w:asciiTheme="minorHAnsi" w:eastAsiaTheme="minorHAnsi" w:hAnsiTheme="minorHAnsi" w:cstheme="minorBidi"/>
                <w:sz w:val="22"/>
                <w:szCs w:val="22"/>
                <w:rPrChange w:id="8975" w:author="Nick.Tolimieri [2]" w:date="2022-09-16T09:26:00Z">
                  <w:rPr>
                    <w:ins w:id="8976" w:author="Nick.Tolimieri [2]" w:date="2022-09-16T09:26:00Z"/>
                    <w:del w:id="8977" w:author="Nick.Tolimieri" w:date="2022-09-19T13:19:00Z"/>
                    <w:rFonts w:ascii="Calibri" w:hAnsi="Calibri" w:cs="Calibri"/>
                    <w:color w:val="000000"/>
                    <w:sz w:val="22"/>
                    <w:szCs w:val="22"/>
                  </w:rPr>
                </w:rPrChange>
              </w:rPr>
              <w:pPrChange w:id="8978" w:author="Nick.Tolimieri [2]" w:date="2022-09-16T09:26:00Z">
                <w:pPr>
                  <w:jc w:val="right"/>
                </w:pPr>
              </w:pPrChange>
            </w:pPr>
            <w:ins w:id="8979" w:author="Nick.Tolimieri [2]" w:date="2022-09-16T09:26:00Z">
              <w:del w:id="8980" w:author="Nick.Tolimieri" w:date="2022-09-19T13:19:00Z">
                <w:r w:rsidRPr="00FC0F34" w:rsidDel="002F2C4B">
                  <w:rPr>
                    <w:rFonts w:asciiTheme="minorHAnsi" w:eastAsiaTheme="minorHAnsi" w:hAnsiTheme="minorHAnsi" w:cstheme="minorBidi"/>
                    <w:sz w:val="22"/>
                    <w:szCs w:val="22"/>
                    <w:rPrChange w:id="8981" w:author="Nick.Tolimieri [2]" w:date="2022-09-16T09:26:00Z">
                      <w:rPr>
                        <w:rFonts w:ascii="Calibri" w:hAnsi="Calibri" w:cs="Calibri"/>
                        <w:color w:val="000000"/>
                        <w:sz w:val="22"/>
                        <w:szCs w:val="22"/>
                      </w:rPr>
                    </w:rPrChange>
                  </w:rPr>
                  <w:delText>1</w:delText>
                </w:r>
              </w:del>
            </w:ins>
          </w:p>
        </w:tc>
        <w:tc>
          <w:tcPr>
            <w:tcW w:w="960" w:type="dxa"/>
            <w:noWrap/>
            <w:hideMark/>
            <w:tcPrChange w:id="898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8983" w:author="Nick.Tolimieri [2]" w:date="2022-09-16T09:26:00Z"/>
                <w:del w:id="8984" w:author="Nick.Tolimieri" w:date="2022-09-19T13:19:00Z"/>
                <w:rFonts w:asciiTheme="minorHAnsi" w:eastAsiaTheme="minorHAnsi" w:hAnsiTheme="minorHAnsi" w:cstheme="minorBidi"/>
                <w:sz w:val="22"/>
                <w:szCs w:val="22"/>
                <w:rPrChange w:id="8985" w:author="Nick.Tolimieri [2]" w:date="2022-09-16T09:26:00Z">
                  <w:rPr>
                    <w:ins w:id="8986" w:author="Nick.Tolimieri [2]" w:date="2022-09-16T09:26:00Z"/>
                    <w:del w:id="8987" w:author="Nick.Tolimieri" w:date="2022-09-19T13:19:00Z"/>
                    <w:rFonts w:ascii="Calibri" w:hAnsi="Calibri" w:cs="Calibri"/>
                    <w:color w:val="000000"/>
                    <w:sz w:val="22"/>
                    <w:szCs w:val="22"/>
                  </w:rPr>
                </w:rPrChange>
              </w:rPr>
              <w:pPrChange w:id="8988" w:author="Nick.Tolimieri [2]" w:date="2022-09-16T09:26:00Z">
                <w:pPr>
                  <w:jc w:val="right"/>
                </w:pPr>
              </w:pPrChange>
            </w:pPr>
            <w:ins w:id="8989" w:author="Nick.Tolimieri [2]" w:date="2022-09-16T09:26:00Z">
              <w:del w:id="8990" w:author="Nick.Tolimieri" w:date="2022-09-19T13:19:00Z">
                <w:r w:rsidRPr="00FC0F34" w:rsidDel="002F2C4B">
                  <w:rPr>
                    <w:rFonts w:asciiTheme="minorHAnsi" w:eastAsiaTheme="minorHAnsi" w:hAnsiTheme="minorHAnsi" w:cstheme="minorBidi"/>
                    <w:sz w:val="22"/>
                    <w:szCs w:val="22"/>
                    <w:rPrChange w:id="8991" w:author="Nick.Tolimieri [2]" w:date="2022-09-16T09:26:00Z">
                      <w:rPr>
                        <w:rFonts w:ascii="Calibri" w:hAnsi="Calibri" w:cs="Calibri"/>
                        <w:color w:val="000000"/>
                        <w:sz w:val="22"/>
                        <w:szCs w:val="22"/>
                      </w:rPr>
                    </w:rPrChange>
                  </w:rPr>
                  <w:delText>30</w:delText>
                </w:r>
              </w:del>
            </w:ins>
          </w:p>
        </w:tc>
        <w:tc>
          <w:tcPr>
            <w:tcW w:w="960" w:type="dxa"/>
            <w:noWrap/>
            <w:hideMark/>
            <w:tcPrChange w:id="899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8993" w:author="Nick.Tolimieri [2]" w:date="2022-09-16T09:26:00Z"/>
                <w:del w:id="8994" w:author="Nick.Tolimieri" w:date="2022-09-19T13:19:00Z"/>
                <w:rFonts w:asciiTheme="minorHAnsi" w:eastAsiaTheme="minorHAnsi" w:hAnsiTheme="minorHAnsi" w:cstheme="minorBidi"/>
                <w:sz w:val="22"/>
                <w:szCs w:val="22"/>
                <w:rPrChange w:id="8995" w:author="Nick.Tolimieri [2]" w:date="2022-09-16T09:26:00Z">
                  <w:rPr>
                    <w:ins w:id="8996" w:author="Nick.Tolimieri [2]" w:date="2022-09-16T09:26:00Z"/>
                    <w:del w:id="8997" w:author="Nick.Tolimieri" w:date="2022-09-19T13:19:00Z"/>
                    <w:rFonts w:ascii="Calibri" w:hAnsi="Calibri" w:cs="Calibri"/>
                    <w:color w:val="000000"/>
                    <w:sz w:val="22"/>
                    <w:szCs w:val="22"/>
                  </w:rPr>
                </w:rPrChange>
              </w:rPr>
              <w:pPrChange w:id="8998" w:author="Nick.Tolimieri [2]" w:date="2022-09-16T09:26:00Z">
                <w:pPr>
                  <w:jc w:val="right"/>
                </w:pPr>
              </w:pPrChange>
            </w:pPr>
            <w:ins w:id="8999" w:author="Nick.Tolimieri [2]" w:date="2022-09-16T09:26:00Z">
              <w:del w:id="9000" w:author="Nick.Tolimieri" w:date="2022-09-19T13:19:00Z">
                <w:r w:rsidRPr="00FC0F34" w:rsidDel="002F2C4B">
                  <w:rPr>
                    <w:rFonts w:asciiTheme="minorHAnsi" w:eastAsiaTheme="minorHAnsi" w:hAnsiTheme="minorHAnsi" w:cstheme="minorBidi"/>
                    <w:sz w:val="22"/>
                    <w:szCs w:val="22"/>
                    <w:rPrChange w:id="9001" w:author="Nick.Tolimieri [2]" w:date="2022-09-16T09:26:00Z">
                      <w:rPr>
                        <w:rFonts w:ascii="Calibri" w:hAnsi="Calibri" w:cs="Calibri"/>
                        <w:color w:val="000000"/>
                        <w:sz w:val="22"/>
                        <w:szCs w:val="22"/>
                      </w:rPr>
                    </w:rPrChange>
                  </w:rPr>
                  <w:delText>30</w:delText>
                </w:r>
              </w:del>
            </w:ins>
          </w:p>
        </w:tc>
        <w:tc>
          <w:tcPr>
            <w:tcW w:w="960" w:type="dxa"/>
            <w:noWrap/>
            <w:hideMark/>
            <w:tcPrChange w:id="900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003" w:author="Nick.Tolimieri [2]" w:date="2022-09-16T09:26:00Z"/>
                <w:del w:id="9004" w:author="Nick.Tolimieri" w:date="2022-09-19T13:19:00Z"/>
                <w:rFonts w:asciiTheme="minorHAnsi" w:eastAsiaTheme="minorHAnsi" w:hAnsiTheme="minorHAnsi" w:cstheme="minorBidi"/>
                <w:sz w:val="22"/>
                <w:szCs w:val="22"/>
                <w:rPrChange w:id="9005" w:author="Nick.Tolimieri [2]" w:date="2022-09-16T09:26:00Z">
                  <w:rPr>
                    <w:ins w:id="9006" w:author="Nick.Tolimieri [2]" w:date="2022-09-16T09:26:00Z"/>
                    <w:del w:id="9007" w:author="Nick.Tolimieri" w:date="2022-09-19T13:19:00Z"/>
                    <w:rFonts w:ascii="Calibri" w:hAnsi="Calibri" w:cs="Calibri"/>
                    <w:color w:val="000000"/>
                    <w:sz w:val="22"/>
                    <w:szCs w:val="22"/>
                  </w:rPr>
                </w:rPrChange>
              </w:rPr>
              <w:pPrChange w:id="9008" w:author="Nick.Tolimieri [2]" w:date="2022-09-16T09:26:00Z">
                <w:pPr>
                  <w:jc w:val="right"/>
                </w:pPr>
              </w:pPrChange>
            </w:pPr>
            <w:ins w:id="9009" w:author="Nick.Tolimieri [2]" w:date="2022-09-16T09:26:00Z">
              <w:del w:id="9010" w:author="Nick.Tolimieri" w:date="2022-09-19T13:19:00Z">
                <w:r w:rsidRPr="00FC0F34" w:rsidDel="002F2C4B">
                  <w:rPr>
                    <w:rFonts w:asciiTheme="minorHAnsi" w:eastAsiaTheme="minorHAnsi" w:hAnsiTheme="minorHAnsi" w:cstheme="minorBidi"/>
                    <w:sz w:val="22"/>
                    <w:szCs w:val="22"/>
                    <w:rPrChange w:id="9011" w:author="Nick.Tolimieri [2]" w:date="2022-09-16T09:26:00Z">
                      <w:rPr>
                        <w:rFonts w:ascii="Calibri" w:hAnsi="Calibri" w:cs="Calibri"/>
                        <w:color w:val="000000"/>
                        <w:sz w:val="22"/>
                        <w:szCs w:val="22"/>
                      </w:rPr>
                    </w:rPrChange>
                  </w:rPr>
                  <w:delText>30</w:delText>
                </w:r>
              </w:del>
            </w:ins>
          </w:p>
        </w:tc>
        <w:tc>
          <w:tcPr>
            <w:tcW w:w="960" w:type="dxa"/>
            <w:noWrap/>
            <w:hideMark/>
            <w:tcPrChange w:id="901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013" w:author="Nick.Tolimieri [2]" w:date="2022-09-16T09:26:00Z"/>
                <w:del w:id="9014" w:author="Nick.Tolimieri" w:date="2022-09-19T13:19:00Z"/>
                <w:rFonts w:asciiTheme="minorHAnsi" w:eastAsiaTheme="minorHAnsi" w:hAnsiTheme="minorHAnsi" w:cstheme="minorBidi"/>
                <w:sz w:val="22"/>
                <w:szCs w:val="22"/>
                <w:rPrChange w:id="9015" w:author="Nick.Tolimieri [2]" w:date="2022-09-16T09:26:00Z">
                  <w:rPr>
                    <w:ins w:id="9016" w:author="Nick.Tolimieri [2]" w:date="2022-09-16T09:26:00Z"/>
                    <w:del w:id="9017" w:author="Nick.Tolimieri" w:date="2022-09-19T13:19:00Z"/>
                    <w:rFonts w:ascii="Calibri" w:hAnsi="Calibri" w:cs="Calibri"/>
                    <w:color w:val="000000"/>
                    <w:sz w:val="22"/>
                    <w:szCs w:val="22"/>
                  </w:rPr>
                </w:rPrChange>
              </w:rPr>
              <w:pPrChange w:id="9018" w:author="Nick.Tolimieri [2]" w:date="2022-09-16T09:26:00Z">
                <w:pPr>
                  <w:jc w:val="right"/>
                </w:pPr>
              </w:pPrChange>
            </w:pPr>
            <w:ins w:id="9019" w:author="Nick.Tolimieri [2]" w:date="2022-09-16T09:26:00Z">
              <w:del w:id="9020" w:author="Nick.Tolimieri" w:date="2022-09-19T13:19:00Z">
                <w:r w:rsidRPr="00FC0F34" w:rsidDel="002F2C4B">
                  <w:rPr>
                    <w:rFonts w:asciiTheme="minorHAnsi" w:eastAsiaTheme="minorHAnsi" w:hAnsiTheme="minorHAnsi" w:cstheme="minorBidi"/>
                    <w:sz w:val="22"/>
                    <w:szCs w:val="22"/>
                    <w:rPrChange w:id="9021" w:author="Nick.Tolimieri [2]" w:date="2022-09-16T09:26:00Z">
                      <w:rPr>
                        <w:rFonts w:ascii="Calibri" w:hAnsi="Calibri" w:cs="Calibri"/>
                        <w:color w:val="000000"/>
                        <w:sz w:val="22"/>
                        <w:szCs w:val="22"/>
                      </w:rPr>
                    </w:rPrChange>
                  </w:rPr>
                  <w:delText>2.64</w:delText>
                </w:r>
              </w:del>
            </w:ins>
          </w:p>
        </w:tc>
        <w:tc>
          <w:tcPr>
            <w:tcW w:w="960" w:type="dxa"/>
            <w:noWrap/>
            <w:hideMark/>
            <w:tcPrChange w:id="902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023" w:author="Nick.Tolimieri [2]" w:date="2022-09-16T09:26:00Z"/>
                <w:del w:id="9024" w:author="Nick.Tolimieri" w:date="2022-09-19T13:19:00Z"/>
                <w:rFonts w:asciiTheme="minorHAnsi" w:eastAsiaTheme="minorHAnsi" w:hAnsiTheme="minorHAnsi" w:cstheme="minorBidi"/>
                <w:sz w:val="22"/>
                <w:szCs w:val="22"/>
                <w:rPrChange w:id="9025" w:author="Nick.Tolimieri [2]" w:date="2022-09-16T09:26:00Z">
                  <w:rPr>
                    <w:ins w:id="9026" w:author="Nick.Tolimieri [2]" w:date="2022-09-16T09:26:00Z"/>
                    <w:del w:id="9027" w:author="Nick.Tolimieri" w:date="2022-09-19T13:19:00Z"/>
                    <w:rFonts w:ascii="Calibri" w:hAnsi="Calibri" w:cs="Calibri"/>
                    <w:color w:val="000000"/>
                    <w:sz w:val="22"/>
                    <w:szCs w:val="22"/>
                  </w:rPr>
                </w:rPrChange>
              </w:rPr>
              <w:pPrChange w:id="9028" w:author="Nick.Tolimieri [2]" w:date="2022-09-16T09:26:00Z">
                <w:pPr>
                  <w:jc w:val="right"/>
                </w:pPr>
              </w:pPrChange>
            </w:pPr>
            <w:ins w:id="9029" w:author="Nick.Tolimieri [2]" w:date="2022-09-16T09:26:00Z">
              <w:del w:id="9030" w:author="Nick.Tolimieri" w:date="2022-09-19T13:19:00Z">
                <w:r w:rsidRPr="00FC0F34" w:rsidDel="002F2C4B">
                  <w:rPr>
                    <w:rFonts w:asciiTheme="minorHAnsi" w:eastAsiaTheme="minorHAnsi" w:hAnsiTheme="minorHAnsi" w:cstheme="minorBidi"/>
                    <w:sz w:val="22"/>
                    <w:szCs w:val="22"/>
                    <w:rPrChange w:id="9031" w:author="Nick.Tolimieri [2]" w:date="2022-09-16T09:26:00Z">
                      <w:rPr>
                        <w:rFonts w:ascii="Calibri" w:hAnsi="Calibri" w:cs="Calibri"/>
                        <w:color w:val="000000"/>
                        <w:sz w:val="22"/>
                        <w:szCs w:val="22"/>
                      </w:rPr>
                    </w:rPrChange>
                  </w:rPr>
                  <w:delText>0.71</w:delText>
                </w:r>
              </w:del>
            </w:ins>
          </w:p>
        </w:tc>
      </w:tr>
      <w:tr w:rsidR="00FC0F34" w:rsidRPr="00FC0F34" w:rsidDel="002F2C4B" w:rsidTr="00FC0F34">
        <w:trPr>
          <w:divId w:val="1675451697"/>
          <w:trHeight w:val="300"/>
          <w:ins w:id="9032" w:author="Nick.Tolimieri [2]" w:date="2022-09-16T09:26:00Z"/>
          <w:del w:id="9033" w:author="Nick.Tolimieri" w:date="2022-09-19T13:19:00Z"/>
          <w:trPrChange w:id="9034" w:author="Nick.Tolimieri [2]" w:date="2022-09-16T09:26:00Z">
            <w:trPr>
              <w:divId w:val="1675451697"/>
              <w:trHeight w:val="300"/>
            </w:trPr>
          </w:trPrChange>
        </w:trPr>
        <w:tc>
          <w:tcPr>
            <w:tcW w:w="960" w:type="dxa"/>
            <w:noWrap/>
            <w:hideMark/>
            <w:tcPrChange w:id="903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036" w:author="Nick.Tolimieri [2]" w:date="2022-09-16T09:26:00Z"/>
                <w:del w:id="9037" w:author="Nick.Tolimieri" w:date="2022-09-19T13:19:00Z"/>
                <w:rFonts w:asciiTheme="minorHAnsi" w:eastAsiaTheme="minorHAnsi" w:hAnsiTheme="minorHAnsi" w:cstheme="minorBidi"/>
                <w:sz w:val="22"/>
                <w:szCs w:val="22"/>
                <w:rPrChange w:id="9038" w:author="Nick.Tolimieri [2]" w:date="2022-09-16T09:26:00Z">
                  <w:rPr>
                    <w:ins w:id="9039" w:author="Nick.Tolimieri [2]" w:date="2022-09-16T09:26:00Z"/>
                    <w:del w:id="9040" w:author="Nick.Tolimieri" w:date="2022-09-19T13:19:00Z"/>
                    <w:rFonts w:ascii="Calibri" w:hAnsi="Calibri" w:cs="Calibri"/>
                    <w:color w:val="000000"/>
                    <w:sz w:val="22"/>
                    <w:szCs w:val="22"/>
                  </w:rPr>
                </w:rPrChange>
              </w:rPr>
              <w:pPrChange w:id="9041" w:author="Nick.Tolimieri [2]" w:date="2022-09-16T09:26:00Z">
                <w:pPr/>
              </w:pPrChange>
            </w:pPr>
            <w:ins w:id="9042" w:author="Nick.Tolimieri [2]" w:date="2022-09-16T09:26:00Z">
              <w:del w:id="9043" w:author="Nick.Tolimieri" w:date="2022-09-19T13:19:00Z">
                <w:r w:rsidRPr="00FC0F34" w:rsidDel="002F2C4B">
                  <w:rPr>
                    <w:rFonts w:asciiTheme="minorHAnsi" w:eastAsiaTheme="minorHAnsi" w:hAnsiTheme="minorHAnsi" w:cstheme="minorBidi"/>
                    <w:sz w:val="22"/>
                    <w:szCs w:val="22"/>
                    <w:rPrChange w:id="9044" w:author="Nick.Tolimieri [2]" w:date="2022-09-16T09:26:00Z">
                      <w:rPr>
                        <w:rFonts w:ascii="Calibri" w:hAnsi="Calibri" w:cs="Calibri"/>
                        <w:color w:val="000000"/>
                        <w:sz w:val="22"/>
                        <w:szCs w:val="22"/>
                      </w:rPr>
                    </w:rPrChange>
                  </w:rPr>
                  <w:delText>Tatoosh Is. &amp; Neah B.</w:delText>
                </w:r>
              </w:del>
            </w:ins>
          </w:p>
        </w:tc>
        <w:tc>
          <w:tcPr>
            <w:tcW w:w="960" w:type="dxa"/>
            <w:noWrap/>
            <w:hideMark/>
            <w:tcPrChange w:id="904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046" w:author="Nick.Tolimieri [2]" w:date="2022-09-16T09:26:00Z"/>
                <w:del w:id="9047" w:author="Nick.Tolimieri" w:date="2022-09-19T13:19:00Z"/>
                <w:rFonts w:asciiTheme="minorHAnsi" w:eastAsiaTheme="minorHAnsi" w:hAnsiTheme="minorHAnsi" w:cstheme="minorBidi"/>
                <w:sz w:val="22"/>
                <w:szCs w:val="22"/>
                <w:rPrChange w:id="9048" w:author="Nick.Tolimieri [2]" w:date="2022-09-16T09:26:00Z">
                  <w:rPr>
                    <w:ins w:id="9049" w:author="Nick.Tolimieri [2]" w:date="2022-09-16T09:26:00Z"/>
                    <w:del w:id="9050" w:author="Nick.Tolimieri" w:date="2022-09-19T13:19:00Z"/>
                    <w:rFonts w:ascii="Calibri" w:hAnsi="Calibri" w:cs="Calibri"/>
                    <w:color w:val="000000"/>
                    <w:sz w:val="22"/>
                    <w:szCs w:val="22"/>
                  </w:rPr>
                </w:rPrChange>
              </w:rPr>
              <w:pPrChange w:id="9051" w:author="Nick.Tolimieri [2]" w:date="2022-09-16T09:26:00Z">
                <w:pPr>
                  <w:jc w:val="right"/>
                </w:pPr>
              </w:pPrChange>
            </w:pPr>
            <w:ins w:id="9052" w:author="Nick.Tolimieri [2]" w:date="2022-09-16T09:26:00Z">
              <w:del w:id="9053" w:author="Nick.Tolimieri" w:date="2022-09-19T13:19:00Z">
                <w:r w:rsidRPr="00FC0F34" w:rsidDel="002F2C4B">
                  <w:rPr>
                    <w:rFonts w:asciiTheme="minorHAnsi" w:eastAsiaTheme="minorHAnsi" w:hAnsiTheme="minorHAnsi" w:cstheme="minorBidi"/>
                    <w:sz w:val="22"/>
                    <w:szCs w:val="22"/>
                    <w:rPrChange w:id="9054" w:author="Nick.Tolimieri [2]" w:date="2022-09-16T09:26:00Z">
                      <w:rPr>
                        <w:rFonts w:ascii="Calibri" w:hAnsi="Calibri" w:cs="Calibri"/>
                        <w:color w:val="000000"/>
                        <w:sz w:val="22"/>
                        <w:szCs w:val="22"/>
                      </w:rPr>
                    </w:rPrChange>
                  </w:rPr>
                  <w:delText>1995</w:delText>
                </w:r>
              </w:del>
            </w:ins>
          </w:p>
        </w:tc>
        <w:tc>
          <w:tcPr>
            <w:tcW w:w="960" w:type="dxa"/>
            <w:noWrap/>
            <w:hideMark/>
            <w:tcPrChange w:id="905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056" w:author="Nick.Tolimieri [2]" w:date="2022-09-16T09:26:00Z"/>
                <w:del w:id="9057" w:author="Nick.Tolimieri" w:date="2022-09-19T13:19:00Z"/>
                <w:rFonts w:asciiTheme="minorHAnsi" w:eastAsiaTheme="minorHAnsi" w:hAnsiTheme="minorHAnsi" w:cstheme="minorBidi"/>
                <w:sz w:val="22"/>
                <w:szCs w:val="22"/>
                <w:rPrChange w:id="9058" w:author="Nick.Tolimieri [2]" w:date="2022-09-16T09:26:00Z">
                  <w:rPr>
                    <w:ins w:id="9059" w:author="Nick.Tolimieri [2]" w:date="2022-09-16T09:26:00Z"/>
                    <w:del w:id="9060" w:author="Nick.Tolimieri" w:date="2022-09-19T13:19:00Z"/>
                    <w:rFonts w:ascii="Calibri" w:hAnsi="Calibri" w:cs="Calibri"/>
                    <w:color w:val="000000"/>
                    <w:sz w:val="22"/>
                    <w:szCs w:val="22"/>
                  </w:rPr>
                </w:rPrChange>
              </w:rPr>
              <w:pPrChange w:id="9061" w:author="Nick.Tolimieri [2]" w:date="2022-09-16T09:26:00Z">
                <w:pPr>
                  <w:jc w:val="right"/>
                </w:pPr>
              </w:pPrChange>
            </w:pPr>
            <w:ins w:id="9062" w:author="Nick.Tolimieri [2]" w:date="2022-09-16T09:26:00Z">
              <w:del w:id="9063" w:author="Nick.Tolimieri" w:date="2022-09-19T13:19:00Z">
                <w:r w:rsidRPr="00FC0F34" w:rsidDel="002F2C4B">
                  <w:rPr>
                    <w:rFonts w:asciiTheme="minorHAnsi" w:eastAsiaTheme="minorHAnsi" w:hAnsiTheme="minorHAnsi" w:cstheme="minorBidi"/>
                    <w:sz w:val="22"/>
                    <w:szCs w:val="22"/>
                    <w:rPrChange w:id="9064" w:author="Nick.Tolimieri [2]" w:date="2022-09-16T09:26:00Z">
                      <w:rPr>
                        <w:rFonts w:ascii="Calibri" w:hAnsi="Calibri" w:cs="Calibri"/>
                        <w:color w:val="000000"/>
                        <w:sz w:val="22"/>
                        <w:szCs w:val="22"/>
                      </w:rPr>
                    </w:rPrChange>
                  </w:rPr>
                  <w:delText>4</w:delText>
                </w:r>
              </w:del>
            </w:ins>
          </w:p>
        </w:tc>
        <w:tc>
          <w:tcPr>
            <w:tcW w:w="960" w:type="dxa"/>
            <w:noWrap/>
            <w:hideMark/>
            <w:tcPrChange w:id="906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066" w:author="Nick.Tolimieri [2]" w:date="2022-09-16T09:26:00Z"/>
                <w:del w:id="9067" w:author="Nick.Tolimieri" w:date="2022-09-19T13:19:00Z"/>
                <w:rFonts w:asciiTheme="minorHAnsi" w:eastAsiaTheme="minorHAnsi" w:hAnsiTheme="minorHAnsi" w:cstheme="minorBidi"/>
                <w:sz w:val="22"/>
                <w:szCs w:val="22"/>
                <w:rPrChange w:id="9068" w:author="Nick.Tolimieri [2]" w:date="2022-09-16T09:26:00Z">
                  <w:rPr>
                    <w:ins w:id="9069" w:author="Nick.Tolimieri [2]" w:date="2022-09-16T09:26:00Z"/>
                    <w:del w:id="9070" w:author="Nick.Tolimieri" w:date="2022-09-19T13:19:00Z"/>
                    <w:rFonts w:ascii="Calibri" w:hAnsi="Calibri" w:cs="Calibri"/>
                    <w:color w:val="000000"/>
                    <w:sz w:val="22"/>
                    <w:szCs w:val="22"/>
                  </w:rPr>
                </w:rPrChange>
              </w:rPr>
              <w:pPrChange w:id="9071" w:author="Nick.Tolimieri [2]" w:date="2022-09-16T09:26:00Z">
                <w:pPr>
                  <w:jc w:val="right"/>
                </w:pPr>
              </w:pPrChange>
            </w:pPr>
            <w:ins w:id="9072" w:author="Nick.Tolimieri [2]" w:date="2022-09-16T09:26:00Z">
              <w:del w:id="9073" w:author="Nick.Tolimieri" w:date="2022-09-19T13:19:00Z">
                <w:r w:rsidRPr="00FC0F34" w:rsidDel="002F2C4B">
                  <w:rPr>
                    <w:rFonts w:asciiTheme="minorHAnsi" w:eastAsiaTheme="minorHAnsi" w:hAnsiTheme="minorHAnsi" w:cstheme="minorBidi"/>
                    <w:sz w:val="22"/>
                    <w:szCs w:val="22"/>
                    <w:rPrChange w:id="9074" w:author="Nick.Tolimieri [2]" w:date="2022-09-16T09:26:00Z">
                      <w:rPr>
                        <w:rFonts w:ascii="Calibri" w:hAnsi="Calibri" w:cs="Calibri"/>
                        <w:color w:val="000000"/>
                        <w:sz w:val="22"/>
                        <w:szCs w:val="22"/>
                      </w:rPr>
                    </w:rPrChange>
                  </w:rPr>
                  <w:delText>59</w:delText>
                </w:r>
              </w:del>
            </w:ins>
          </w:p>
        </w:tc>
        <w:tc>
          <w:tcPr>
            <w:tcW w:w="960" w:type="dxa"/>
            <w:noWrap/>
            <w:hideMark/>
            <w:tcPrChange w:id="907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076" w:author="Nick.Tolimieri [2]" w:date="2022-09-16T09:26:00Z"/>
                <w:del w:id="9077" w:author="Nick.Tolimieri" w:date="2022-09-19T13:19:00Z"/>
                <w:rFonts w:asciiTheme="minorHAnsi" w:eastAsiaTheme="minorHAnsi" w:hAnsiTheme="minorHAnsi" w:cstheme="minorBidi"/>
                <w:sz w:val="22"/>
                <w:szCs w:val="22"/>
                <w:rPrChange w:id="9078" w:author="Nick.Tolimieri [2]" w:date="2022-09-16T09:26:00Z">
                  <w:rPr>
                    <w:ins w:id="9079" w:author="Nick.Tolimieri [2]" w:date="2022-09-16T09:26:00Z"/>
                    <w:del w:id="9080" w:author="Nick.Tolimieri" w:date="2022-09-19T13:19:00Z"/>
                    <w:rFonts w:ascii="Calibri" w:hAnsi="Calibri" w:cs="Calibri"/>
                    <w:color w:val="000000"/>
                    <w:sz w:val="22"/>
                    <w:szCs w:val="22"/>
                  </w:rPr>
                </w:rPrChange>
              </w:rPr>
              <w:pPrChange w:id="9081" w:author="Nick.Tolimieri [2]" w:date="2022-09-16T09:26:00Z">
                <w:pPr>
                  <w:jc w:val="right"/>
                </w:pPr>
              </w:pPrChange>
            </w:pPr>
            <w:ins w:id="9082" w:author="Nick.Tolimieri [2]" w:date="2022-09-16T09:26:00Z">
              <w:del w:id="9083" w:author="Nick.Tolimieri" w:date="2022-09-19T13:19:00Z">
                <w:r w:rsidRPr="00FC0F34" w:rsidDel="002F2C4B">
                  <w:rPr>
                    <w:rFonts w:asciiTheme="minorHAnsi" w:eastAsiaTheme="minorHAnsi" w:hAnsiTheme="minorHAnsi" w:cstheme="minorBidi"/>
                    <w:sz w:val="22"/>
                    <w:szCs w:val="22"/>
                    <w:rPrChange w:id="9084" w:author="Nick.Tolimieri [2]" w:date="2022-09-16T09:26:00Z">
                      <w:rPr>
                        <w:rFonts w:ascii="Calibri" w:hAnsi="Calibri" w:cs="Calibri"/>
                        <w:color w:val="000000"/>
                        <w:sz w:val="22"/>
                        <w:szCs w:val="22"/>
                      </w:rPr>
                    </w:rPrChange>
                  </w:rPr>
                  <w:delText>6</w:delText>
                </w:r>
              </w:del>
            </w:ins>
          </w:p>
        </w:tc>
        <w:tc>
          <w:tcPr>
            <w:tcW w:w="960" w:type="dxa"/>
            <w:noWrap/>
            <w:hideMark/>
            <w:tcPrChange w:id="908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086" w:author="Nick.Tolimieri [2]" w:date="2022-09-16T09:26:00Z"/>
                <w:del w:id="9087" w:author="Nick.Tolimieri" w:date="2022-09-19T13:19:00Z"/>
                <w:rFonts w:asciiTheme="minorHAnsi" w:eastAsiaTheme="minorHAnsi" w:hAnsiTheme="minorHAnsi" w:cstheme="minorBidi"/>
                <w:sz w:val="22"/>
                <w:szCs w:val="22"/>
                <w:rPrChange w:id="9088" w:author="Nick.Tolimieri [2]" w:date="2022-09-16T09:26:00Z">
                  <w:rPr>
                    <w:ins w:id="9089" w:author="Nick.Tolimieri [2]" w:date="2022-09-16T09:26:00Z"/>
                    <w:del w:id="9090" w:author="Nick.Tolimieri" w:date="2022-09-19T13:19:00Z"/>
                    <w:rFonts w:ascii="Calibri" w:hAnsi="Calibri" w:cs="Calibri"/>
                    <w:color w:val="000000"/>
                    <w:sz w:val="22"/>
                    <w:szCs w:val="22"/>
                  </w:rPr>
                </w:rPrChange>
              </w:rPr>
              <w:pPrChange w:id="9091" w:author="Nick.Tolimieri [2]" w:date="2022-09-16T09:26:00Z">
                <w:pPr>
                  <w:jc w:val="right"/>
                </w:pPr>
              </w:pPrChange>
            </w:pPr>
            <w:ins w:id="9092" w:author="Nick.Tolimieri [2]" w:date="2022-09-16T09:26:00Z">
              <w:del w:id="9093" w:author="Nick.Tolimieri" w:date="2022-09-19T13:19:00Z">
                <w:r w:rsidRPr="00FC0F34" w:rsidDel="002F2C4B">
                  <w:rPr>
                    <w:rFonts w:asciiTheme="minorHAnsi" w:eastAsiaTheme="minorHAnsi" w:hAnsiTheme="minorHAnsi" w:cstheme="minorBidi"/>
                    <w:sz w:val="22"/>
                    <w:szCs w:val="22"/>
                    <w:rPrChange w:id="9094" w:author="Nick.Tolimieri [2]" w:date="2022-09-16T09:26:00Z">
                      <w:rPr>
                        <w:rFonts w:ascii="Calibri" w:hAnsi="Calibri" w:cs="Calibri"/>
                        <w:color w:val="000000"/>
                        <w:sz w:val="22"/>
                        <w:szCs w:val="22"/>
                      </w:rPr>
                    </w:rPrChange>
                  </w:rPr>
                  <w:delText>46</w:delText>
                </w:r>
              </w:del>
            </w:ins>
          </w:p>
        </w:tc>
        <w:tc>
          <w:tcPr>
            <w:tcW w:w="960" w:type="dxa"/>
            <w:noWrap/>
            <w:hideMark/>
            <w:tcPrChange w:id="909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096" w:author="Nick.Tolimieri [2]" w:date="2022-09-16T09:26:00Z"/>
                <w:del w:id="9097" w:author="Nick.Tolimieri" w:date="2022-09-19T13:19:00Z"/>
                <w:rFonts w:asciiTheme="minorHAnsi" w:eastAsiaTheme="minorHAnsi" w:hAnsiTheme="minorHAnsi" w:cstheme="minorBidi"/>
                <w:sz w:val="22"/>
                <w:szCs w:val="22"/>
                <w:rPrChange w:id="9098" w:author="Nick.Tolimieri [2]" w:date="2022-09-16T09:26:00Z">
                  <w:rPr>
                    <w:ins w:id="9099" w:author="Nick.Tolimieri [2]" w:date="2022-09-16T09:26:00Z"/>
                    <w:del w:id="9100" w:author="Nick.Tolimieri" w:date="2022-09-19T13:19:00Z"/>
                    <w:rFonts w:ascii="Calibri" w:hAnsi="Calibri" w:cs="Calibri"/>
                    <w:color w:val="000000"/>
                    <w:sz w:val="22"/>
                    <w:szCs w:val="22"/>
                  </w:rPr>
                </w:rPrChange>
              </w:rPr>
              <w:pPrChange w:id="9101" w:author="Nick.Tolimieri [2]" w:date="2022-09-16T09:26:00Z">
                <w:pPr>
                  <w:jc w:val="right"/>
                </w:pPr>
              </w:pPrChange>
            </w:pPr>
            <w:ins w:id="9102" w:author="Nick.Tolimieri [2]" w:date="2022-09-16T09:26:00Z">
              <w:del w:id="9103" w:author="Nick.Tolimieri" w:date="2022-09-19T13:19:00Z">
                <w:r w:rsidRPr="00FC0F34" w:rsidDel="002F2C4B">
                  <w:rPr>
                    <w:rFonts w:asciiTheme="minorHAnsi" w:eastAsiaTheme="minorHAnsi" w:hAnsiTheme="minorHAnsi" w:cstheme="minorBidi"/>
                    <w:sz w:val="22"/>
                    <w:szCs w:val="22"/>
                    <w:rPrChange w:id="9104" w:author="Nick.Tolimieri [2]" w:date="2022-09-16T09:26:00Z">
                      <w:rPr>
                        <w:rFonts w:ascii="Calibri" w:hAnsi="Calibri" w:cs="Calibri"/>
                        <w:color w:val="000000"/>
                        <w:sz w:val="22"/>
                        <w:szCs w:val="22"/>
                      </w:rPr>
                    </w:rPrChange>
                  </w:rPr>
                  <w:delText>5</w:delText>
                </w:r>
              </w:del>
            </w:ins>
          </w:p>
        </w:tc>
        <w:tc>
          <w:tcPr>
            <w:tcW w:w="960" w:type="dxa"/>
            <w:noWrap/>
            <w:hideMark/>
            <w:tcPrChange w:id="910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106" w:author="Nick.Tolimieri [2]" w:date="2022-09-16T09:26:00Z"/>
                <w:del w:id="9107" w:author="Nick.Tolimieri" w:date="2022-09-19T13:19:00Z"/>
                <w:rFonts w:asciiTheme="minorHAnsi" w:eastAsiaTheme="minorHAnsi" w:hAnsiTheme="minorHAnsi" w:cstheme="minorBidi"/>
                <w:sz w:val="22"/>
                <w:szCs w:val="22"/>
                <w:rPrChange w:id="9108" w:author="Nick.Tolimieri [2]" w:date="2022-09-16T09:26:00Z">
                  <w:rPr>
                    <w:ins w:id="9109" w:author="Nick.Tolimieri [2]" w:date="2022-09-16T09:26:00Z"/>
                    <w:del w:id="9110" w:author="Nick.Tolimieri" w:date="2022-09-19T13:19:00Z"/>
                    <w:rFonts w:ascii="Calibri" w:hAnsi="Calibri" w:cs="Calibri"/>
                    <w:color w:val="000000"/>
                    <w:sz w:val="22"/>
                    <w:szCs w:val="22"/>
                  </w:rPr>
                </w:rPrChange>
              </w:rPr>
              <w:pPrChange w:id="9111" w:author="Nick.Tolimieri [2]" w:date="2022-09-16T09:26:00Z">
                <w:pPr>
                  <w:jc w:val="right"/>
                </w:pPr>
              </w:pPrChange>
            </w:pPr>
            <w:ins w:id="9112" w:author="Nick.Tolimieri [2]" w:date="2022-09-16T09:26:00Z">
              <w:del w:id="9113" w:author="Nick.Tolimieri" w:date="2022-09-19T13:19:00Z">
                <w:r w:rsidRPr="00FC0F34" w:rsidDel="002F2C4B">
                  <w:rPr>
                    <w:rFonts w:asciiTheme="minorHAnsi" w:eastAsiaTheme="minorHAnsi" w:hAnsiTheme="minorHAnsi" w:cstheme="minorBidi"/>
                    <w:sz w:val="22"/>
                    <w:szCs w:val="22"/>
                    <w:rPrChange w:id="9114" w:author="Nick.Tolimieri [2]" w:date="2022-09-16T09:26:00Z">
                      <w:rPr>
                        <w:rFonts w:ascii="Calibri" w:hAnsi="Calibri" w:cs="Calibri"/>
                        <w:color w:val="000000"/>
                        <w:sz w:val="22"/>
                        <w:szCs w:val="22"/>
                      </w:rPr>
                    </w:rPrChange>
                  </w:rPr>
                  <w:delText>14</w:delText>
                </w:r>
              </w:del>
            </w:ins>
          </w:p>
        </w:tc>
        <w:tc>
          <w:tcPr>
            <w:tcW w:w="960" w:type="dxa"/>
            <w:noWrap/>
            <w:hideMark/>
            <w:tcPrChange w:id="911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116" w:author="Nick.Tolimieri [2]" w:date="2022-09-16T09:26:00Z"/>
                <w:del w:id="9117" w:author="Nick.Tolimieri" w:date="2022-09-19T13:19:00Z"/>
                <w:rFonts w:asciiTheme="minorHAnsi" w:eastAsiaTheme="minorHAnsi" w:hAnsiTheme="minorHAnsi" w:cstheme="minorBidi"/>
                <w:sz w:val="22"/>
                <w:szCs w:val="22"/>
                <w:rPrChange w:id="9118" w:author="Nick.Tolimieri [2]" w:date="2022-09-16T09:26:00Z">
                  <w:rPr>
                    <w:ins w:id="9119" w:author="Nick.Tolimieri [2]" w:date="2022-09-16T09:26:00Z"/>
                    <w:del w:id="9120" w:author="Nick.Tolimieri" w:date="2022-09-19T13:19:00Z"/>
                    <w:rFonts w:ascii="Calibri" w:hAnsi="Calibri" w:cs="Calibri"/>
                    <w:color w:val="000000"/>
                    <w:sz w:val="22"/>
                    <w:szCs w:val="22"/>
                  </w:rPr>
                </w:rPrChange>
              </w:rPr>
              <w:pPrChange w:id="9121" w:author="Nick.Tolimieri [2]" w:date="2022-09-16T09:26:00Z">
                <w:pPr>
                  <w:jc w:val="right"/>
                </w:pPr>
              </w:pPrChange>
            </w:pPr>
            <w:ins w:id="9122" w:author="Nick.Tolimieri [2]" w:date="2022-09-16T09:26:00Z">
              <w:del w:id="9123" w:author="Nick.Tolimieri" w:date="2022-09-19T13:19:00Z">
                <w:r w:rsidRPr="00FC0F34" w:rsidDel="002F2C4B">
                  <w:rPr>
                    <w:rFonts w:asciiTheme="minorHAnsi" w:eastAsiaTheme="minorHAnsi" w:hAnsiTheme="minorHAnsi" w:cstheme="minorBidi"/>
                    <w:sz w:val="22"/>
                    <w:szCs w:val="22"/>
                    <w:rPrChange w:id="9124" w:author="Nick.Tolimieri [2]" w:date="2022-09-16T09:26:00Z">
                      <w:rPr>
                        <w:rFonts w:ascii="Calibri" w:hAnsi="Calibri" w:cs="Calibri"/>
                        <w:color w:val="000000"/>
                        <w:sz w:val="22"/>
                        <w:szCs w:val="22"/>
                      </w:rPr>
                    </w:rPrChange>
                  </w:rPr>
                  <w:delText>2.14</w:delText>
                </w:r>
              </w:del>
            </w:ins>
          </w:p>
        </w:tc>
        <w:tc>
          <w:tcPr>
            <w:tcW w:w="960" w:type="dxa"/>
            <w:noWrap/>
            <w:hideMark/>
            <w:tcPrChange w:id="912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126" w:author="Nick.Tolimieri [2]" w:date="2022-09-16T09:26:00Z"/>
                <w:del w:id="9127" w:author="Nick.Tolimieri" w:date="2022-09-19T13:19:00Z"/>
                <w:rFonts w:asciiTheme="minorHAnsi" w:eastAsiaTheme="minorHAnsi" w:hAnsiTheme="minorHAnsi" w:cstheme="minorBidi"/>
                <w:sz w:val="22"/>
                <w:szCs w:val="22"/>
                <w:rPrChange w:id="9128" w:author="Nick.Tolimieri [2]" w:date="2022-09-16T09:26:00Z">
                  <w:rPr>
                    <w:ins w:id="9129" w:author="Nick.Tolimieri [2]" w:date="2022-09-16T09:26:00Z"/>
                    <w:del w:id="9130" w:author="Nick.Tolimieri" w:date="2022-09-19T13:19:00Z"/>
                    <w:rFonts w:ascii="Calibri" w:hAnsi="Calibri" w:cs="Calibri"/>
                    <w:color w:val="000000"/>
                    <w:sz w:val="22"/>
                    <w:szCs w:val="22"/>
                  </w:rPr>
                </w:rPrChange>
              </w:rPr>
              <w:pPrChange w:id="9131" w:author="Nick.Tolimieri [2]" w:date="2022-09-16T09:26:00Z">
                <w:pPr>
                  <w:jc w:val="right"/>
                </w:pPr>
              </w:pPrChange>
            </w:pPr>
            <w:ins w:id="9132" w:author="Nick.Tolimieri [2]" w:date="2022-09-16T09:26:00Z">
              <w:del w:id="9133" w:author="Nick.Tolimieri" w:date="2022-09-19T13:19:00Z">
                <w:r w:rsidRPr="00FC0F34" w:rsidDel="002F2C4B">
                  <w:rPr>
                    <w:rFonts w:asciiTheme="minorHAnsi" w:eastAsiaTheme="minorHAnsi" w:hAnsiTheme="minorHAnsi" w:cstheme="minorBidi"/>
                    <w:sz w:val="22"/>
                    <w:szCs w:val="22"/>
                    <w:rPrChange w:id="9134" w:author="Nick.Tolimieri [2]" w:date="2022-09-16T09:26:00Z">
                      <w:rPr>
                        <w:rFonts w:ascii="Calibri" w:hAnsi="Calibri" w:cs="Calibri"/>
                        <w:color w:val="000000"/>
                        <w:sz w:val="22"/>
                        <w:szCs w:val="22"/>
                      </w:rPr>
                    </w:rPrChange>
                  </w:rPr>
                  <w:delText>0.47</w:delText>
                </w:r>
              </w:del>
            </w:ins>
          </w:p>
        </w:tc>
      </w:tr>
      <w:tr w:rsidR="00FC0F34" w:rsidRPr="00FC0F34" w:rsidDel="002F2C4B" w:rsidTr="00FC0F34">
        <w:trPr>
          <w:divId w:val="1675451697"/>
          <w:trHeight w:val="300"/>
          <w:ins w:id="9135" w:author="Nick.Tolimieri [2]" w:date="2022-09-16T09:26:00Z"/>
          <w:del w:id="9136" w:author="Nick.Tolimieri" w:date="2022-09-19T13:19:00Z"/>
          <w:trPrChange w:id="9137" w:author="Nick.Tolimieri [2]" w:date="2022-09-16T09:26:00Z">
            <w:trPr>
              <w:divId w:val="1675451697"/>
              <w:trHeight w:val="300"/>
            </w:trPr>
          </w:trPrChange>
        </w:trPr>
        <w:tc>
          <w:tcPr>
            <w:tcW w:w="960" w:type="dxa"/>
            <w:noWrap/>
            <w:hideMark/>
            <w:tcPrChange w:id="913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139" w:author="Nick.Tolimieri [2]" w:date="2022-09-16T09:26:00Z"/>
                <w:del w:id="9140" w:author="Nick.Tolimieri" w:date="2022-09-19T13:19:00Z"/>
                <w:rFonts w:asciiTheme="minorHAnsi" w:eastAsiaTheme="minorHAnsi" w:hAnsiTheme="minorHAnsi" w:cstheme="minorBidi"/>
                <w:sz w:val="22"/>
                <w:szCs w:val="22"/>
                <w:rPrChange w:id="9141" w:author="Nick.Tolimieri [2]" w:date="2022-09-16T09:26:00Z">
                  <w:rPr>
                    <w:ins w:id="9142" w:author="Nick.Tolimieri [2]" w:date="2022-09-16T09:26:00Z"/>
                    <w:del w:id="9143" w:author="Nick.Tolimieri" w:date="2022-09-19T13:19:00Z"/>
                    <w:rFonts w:ascii="Calibri" w:hAnsi="Calibri" w:cs="Calibri"/>
                    <w:color w:val="000000"/>
                    <w:sz w:val="22"/>
                    <w:szCs w:val="22"/>
                  </w:rPr>
                </w:rPrChange>
              </w:rPr>
              <w:pPrChange w:id="9144" w:author="Nick.Tolimieri [2]" w:date="2022-09-16T09:26:00Z">
                <w:pPr/>
              </w:pPrChange>
            </w:pPr>
            <w:ins w:id="9145" w:author="Nick.Tolimieri [2]" w:date="2022-09-16T09:26:00Z">
              <w:del w:id="9146" w:author="Nick.Tolimieri" w:date="2022-09-19T13:19:00Z">
                <w:r w:rsidRPr="00FC0F34" w:rsidDel="002F2C4B">
                  <w:rPr>
                    <w:rFonts w:asciiTheme="minorHAnsi" w:eastAsiaTheme="minorHAnsi" w:hAnsiTheme="minorHAnsi" w:cstheme="minorBidi"/>
                    <w:sz w:val="22"/>
                    <w:szCs w:val="22"/>
                    <w:rPrChange w:id="9147" w:author="Nick.Tolimieri [2]" w:date="2022-09-16T09:26:00Z">
                      <w:rPr>
                        <w:rFonts w:ascii="Calibri" w:hAnsi="Calibri" w:cs="Calibri"/>
                        <w:color w:val="000000"/>
                        <w:sz w:val="22"/>
                        <w:szCs w:val="22"/>
                      </w:rPr>
                    </w:rPrChange>
                  </w:rPr>
                  <w:delText>Tatoosh Is. &amp; Neah B.</w:delText>
                </w:r>
              </w:del>
            </w:ins>
          </w:p>
        </w:tc>
        <w:tc>
          <w:tcPr>
            <w:tcW w:w="960" w:type="dxa"/>
            <w:noWrap/>
            <w:hideMark/>
            <w:tcPrChange w:id="914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149" w:author="Nick.Tolimieri [2]" w:date="2022-09-16T09:26:00Z"/>
                <w:del w:id="9150" w:author="Nick.Tolimieri" w:date="2022-09-19T13:19:00Z"/>
                <w:rFonts w:asciiTheme="minorHAnsi" w:eastAsiaTheme="minorHAnsi" w:hAnsiTheme="minorHAnsi" w:cstheme="minorBidi"/>
                <w:sz w:val="22"/>
                <w:szCs w:val="22"/>
                <w:rPrChange w:id="9151" w:author="Nick.Tolimieri [2]" w:date="2022-09-16T09:26:00Z">
                  <w:rPr>
                    <w:ins w:id="9152" w:author="Nick.Tolimieri [2]" w:date="2022-09-16T09:26:00Z"/>
                    <w:del w:id="9153" w:author="Nick.Tolimieri" w:date="2022-09-19T13:19:00Z"/>
                    <w:rFonts w:ascii="Calibri" w:hAnsi="Calibri" w:cs="Calibri"/>
                    <w:color w:val="000000"/>
                    <w:sz w:val="22"/>
                    <w:szCs w:val="22"/>
                  </w:rPr>
                </w:rPrChange>
              </w:rPr>
              <w:pPrChange w:id="9154" w:author="Nick.Tolimieri [2]" w:date="2022-09-16T09:26:00Z">
                <w:pPr>
                  <w:jc w:val="right"/>
                </w:pPr>
              </w:pPrChange>
            </w:pPr>
            <w:ins w:id="9155" w:author="Nick.Tolimieri [2]" w:date="2022-09-16T09:26:00Z">
              <w:del w:id="9156" w:author="Nick.Tolimieri" w:date="2022-09-19T13:19:00Z">
                <w:r w:rsidRPr="00FC0F34" w:rsidDel="002F2C4B">
                  <w:rPr>
                    <w:rFonts w:asciiTheme="minorHAnsi" w:eastAsiaTheme="minorHAnsi" w:hAnsiTheme="minorHAnsi" w:cstheme="minorBidi"/>
                    <w:sz w:val="22"/>
                    <w:szCs w:val="22"/>
                    <w:rPrChange w:id="9157" w:author="Nick.Tolimieri [2]" w:date="2022-09-16T09:26:00Z">
                      <w:rPr>
                        <w:rFonts w:ascii="Calibri" w:hAnsi="Calibri" w:cs="Calibri"/>
                        <w:color w:val="000000"/>
                        <w:sz w:val="22"/>
                        <w:szCs w:val="22"/>
                      </w:rPr>
                    </w:rPrChange>
                  </w:rPr>
                  <w:delText>1996</w:delText>
                </w:r>
              </w:del>
            </w:ins>
          </w:p>
        </w:tc>
        <w:tc>
          <w:tcPr>
            <w:tcW w:w="960" w:type="dxa"/>
            <w:noWrap/>
            <w:hideMark/>
            <w:tcPrChange w:id="915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159" w:author="Nick.Tolimieri [2]" w:date="2022-09-16T09:26:00Z"/>
                <w:del w:id="9160" w:author="Nick.Tolimieri" w:date="2022-09-19T13:19:00Z"/>
                <w:rFonts w:asciiTheme="minorHAnsi" w:eastAsiaTheme="minorHAnsi" w:hAnsiTheme="minorHAnsi" w:cstheme="minorBidi"/>
                <w:sz w:val="22"/>
                <w:szCs w:val="22"/>
                <w:rPrChange w:id="9161" w:author="Nick.Tolimieri [2]" w:date="2022-09-16T09:26:00Z">
                  <w:rPr>
                    <w:ins w:id="9162" w:author="Nick.Tolimieri [2]" w:date="2022-09-16T09:26:00Z"/>
                    <w:del w:id="9163" w:author="Nick.Tolimieri" w:date="2022-09-19T13:19:00Z"/>
                    <w:rFonts w:ascii="Calibri" w:hAnsi="Calibri" w:cs="Calibri"/>
                    <w:color w:val="000000"/>
                    <w:sz w:val="22"/>
                    <w:szCs w:val="22"/>
                  </w:rPr>
                </w:rPrChange>
              </w:rPr>
              <w:pPrChange w:id="9164" w:author="Nick.Tolimieri [2]" w:date="2022-09-16T09:26:00Z">
                <w:pPr>
                  <w:jc w:val="right"/>
                </w:pPr>
              </w:pPrChange>
            </w:pPr>
            <w:ins w:id="9165" w:author="Nick.Tolimieri [2]" w:date="2022-09-16T09:26:00Z">
              <w:del w:id="9166" w:author="Nick.Tolimieri" w:date="2022-09-19T13:19:00Z">
                <w:r w:rsidRPr="00FC0F34" w:rsidDel="002F2C4B">
                  <w:rPr>
                    <w:rFonts w:asciiTheme="minorHAnsi" w:eastAsiaTheme="minorHAnsi" w:hAnsiTheme="minorHAnsi" w:cstheme="minorBidi"/>
                    <w:sz w:val="22"/>
                    <w:szCs w:val="22"/>
                    <w:rPrChange w:id="9167" w:author="Nick.Tolimieri [2]" w:date="2022-09-16T09:26:00Z">
                      <w:rPr>
                        <w:rFonts w:ascii="Calibri" w:hAnsi="Calibri" w:cs="Calibri"/>
                        <w:color w:val="000000"/>
                        <w:sz w:val="22"/>
                        <w:szCs w:val="22"/>
                      </w:rPr>
                    </w:rPrChange>
                  </w:rPr>
                  <w:delText>0</w:delText>
                </w:r>
              </w:del>
            </w:ins>
          </w:p>
        </w:tc>
        <w:tc>
          <w:tcPr>
            <w:tcW w:w="960" w:type="dxa"/>
            <w:noWrap/>
            <w:hideMark/>
            <w:tcPrChange w:id="916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169" w:author="Nick.Tolimieri [2]" w:date="2022-09-16T09:26:00Z"/>
                <w:del w:id="9170" w:author="Nick.Tolimieri" w:date="2022-09-19T13:19:00Z"/>
                <w:rFonts w:asciiTheme="minorHAnsi" w:eastAsiaTheme="minorHAnsi" w:hAnsiTheme="minorHAnsi" w:cstheme="minorBidi"/>
                <w:sz w:val="22"/>
                <w:szCs w:val="22"/>
                <w:rPrChange w:id="9171" w:author="Nick.Tolimieri [2]" w:date="2022-09-16T09:26:00Z">
                  <w:rPr>
                    <w:ins w:id="9172" w:author="Nick.Tolimieri [2]" w:date="2022-09-16T09:26:00Z"/>
                    <w:del w:id="9173" w:author="Nick.Tolimieri" w:date="2022-09-19T13:19:00Z"/>
                    <w:rFonts w:ascii="Calibri" w:hAnsi="Calibri" w:cs="Calibri"/>
                    <w:color w:val="000000"/>
                    <w:sz w:val="22"/>
                    <w:szCs w:val="22"/>
                  </w:rPr>
                </w:rPrChange>
              </w:rPr>
              <w:pPrChange w:id="9174" w:author="Nick.Tolimieri [2]" w:date="2022-09-16T09:26:00Z">
                <w:pPr>
                  <w:jc w:val="right"/>
                </w:pPr>
              </w:pPrChange>
            </w:pPr>
            <w:ins w:id="9175" w:author="Nick.Tolimieri [2]" w:date="2022-09-16T09:26:00Z">
              <w:del w:id="9176" w:author="Nick.Tolimieri" w:date="2022-09-19T13:19:00Z">
                <w:r w:rsidRPr="00FC0F34" w:rsidDel="002F2C4B">
                  <w:rPr>
                    <w:rFonts w:asciiTheme="minorHAnsi" w:eastAsiaTheme="minorHAnsi" w:hAnsiTheme="minorHAnsi" w:cstheme="minorBidi"/>
                    <w:sz w:val="22"/>
                    <w:szCs w:val="22"/>
                    <w:rPrChange w:id="9177" w:author="Nick.Tolimieri [2]" w:date="2022-09-16T09:26:00Z">
                      <w:rPr>
                        <w:rFonts w:ascii="Calibri" w:hAnsi="Calibri" w:cs="Calibri"/>
                        <w:color w:val="000000"/>
                        <w:sz w:val="22"/>
                        <w:szCs w:val="22"/>
                      </w:rPr>
                    </w:rPrChange>
                  </w:rPr>
                  <w:delText>18</w:delText>
                </w:r>
              </w:del>
            </w:ins>
          </w:p>
        </w:tc>
        <w:tc>
          <w:tcPr>
            <w:tcW w:w="960" w:type="dxa"/>
            <w:noWrap/>
            <w:hideMark/>
            <w:tcPrChange w:id="917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179" w:author="Nick.Tolimieri [2]" w:date="2022-09-16T09:26:00Z"/>
                <w:del w:id="9180" w:author="Nick.Tolimieri" w:date="2022-09-19T13:19:00Z"/>
                <w:rFonts w:asciiTheme="minorHAnsi" w:eastAsiaTheme="minorHAnsi" w:hAnsiTheme="minorHAnsi" w:cstheme="minorBidi"/>
                <w:sz w:val="22"/>
                <w:szCs w:val="22"/>
                <w:rPrChange w:id="9181" w:author="Nick.Tolimieri [2]" w:date="2022-09-16T09:26:00Z">
                  <w:rPr>
                    <w:ins w:id="9182" w:author="Nick.Tolimieri [2]" w:date="2022-09-16T09:26:00Z"/>
                    <w:del w:id="9183" w:author="Nick.Tolimieri" w:date="2022-09-19T13:19:00Z"/>
                    <w:rFonts w:ascii="Calibri" w:hAnsi="Calibri" w:cs="Calibri"/>
                    <w:color w:val="000000"/>
                    <w:sz w:val="22"/>
                    <w:szCs w:val="22"/>
                  </w:rPr>
                </w:rPrChange>
              </w:rPr>
              <w:pPrChange w:id="9184" w:author="Nick.Tolimieri [2]" w:date="2022-09-16T09:26:00Z">
                <w:pPr>
                  <w:jc w:val="right"/>
                </w:pPr>
              </w:pPrChange>
            </w:pPr>
            <w:ins w:id="9185" w:author="Nick.Tolimieri [2]" w:date="2022-09-16T09:26:00Z">
              <w:del w:id="9186" w:author="Nick.Tolimieri" w:date="2022-09-19T13:19:00Z">
                <w:r w:rsidRPr="00FC0F34" w:rsidDel="002F2C4B">
                  <w:rPr>
                    <w:rFonts w:asciiTheme="minorHAnsi" w:eastAsiaTheme="minorHAnsi" w:hAnsiTheme="minorHAnsi" w:cstheme="minorBidi"/>
                    <w:sz w:val="22"/>
                    <w:szCs w:val="22"/>
                    <w:rPrChange w:id="9187" w:author="Nick.Tolimieri [2]" w:date="2022-09-16T09:26:00Z">
                      <w:rPr>
                        <w:rFonts w:ascii="Calibri" w:hAnsi="Calibri" w:cs="Calibri"/>
                        <w:color w:val="000000"/>
                        <w:sz w:val="22"/>
                        <w:szCs w:val="22"/>
                      </w:rPr>
                    </w:rPrChange>
                  </w:rPr>
                  <w:delText>1</w:delText>
                </w:r>
              </w:del>
            </w:ins>
          </w:p>
        </w:tc>
        <w:tc>
          <w:tcPr>
            <w:tcW w:w="960" w:type="dxa"/>
            <w:noWrap/>
            <w:hideMark/>
            <w:tcPrChange w:id="918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189" w:author="Nick.Tolimieri [2]" w:date="2022-09-16T09:26:00Z"/>
                <w:del w:id="9190" w:author="Nick.Tolimieri" w:date="2022-09-19T13:19:00Z"/>
                <w:rFonts w:asciiTheme="minorHAnsi" w:eastAsiaTheme="minorHAnsi" w:hAnsiTheme="minorHAnsi" w:cstheme="minorBidi"/>
                <w:sz w:val="22"/>
                <w:szCs w:val="22"/>
                <w:rPrChange w:id="9191" w:author="Nick.Tolimieri [2]" w:date="2022-09-16T09:26:00Z">
                  <w:rPr>
                    <w:ins w:id="9192" w:author="Nick.Tolimieri [2]" w:date="2022-09-16T09:26:00Z"/>
                    <w:del w:id="9193" w:author="Nick.Tolimieri" w:date="2022-09-19T13:19:00Z"/>
                    <w:rFonts w:ascii="Calibri" w:hAnsi="Calibri" w:cs="Calibri"/>
                    <w:color w:val="000000"/>
                    <w:sz w:val="22"/>
                    <w:szCs w:val="22"/>
                  </w:rPr>
                </w:rPrChange>
              </w:rPr>
              <w:pPrChange w:id="9194" w:author="Nick.Tolimieri [2]" w:date="2022-09-16T09:26:00Z">
                <w:pPr>
                  <w:jc w:val="right"/>
                </w:pPr>
              </w:pPrChange>
            </w:pPr>
            <w:ins w:id="9195" w:author="Nick.Tolimieri [2]" w:date="2022-09-16T09:26:00Z">
              <w:del w:id="9196" w:author="Nick.Tolimieri" w:date="2022-09-19T13:19:00Z">
                <w:r w:rsidRPr="00FC0F34" w:rsidDel="002F2C4B">
                  <w:rPr>
                    <w:rFonts w:asciiTheme="minorHAnsi" w:eastAsiaTheme="minorHAnsi" w:hAnsiTheme="minorHAnsi" w:cstheme="minorBidi"/>
                    <w:sz w:val="22"/>
                    <w:szCs w:val="22"/>
                    <w:rPrChange w:id="9197" w:author="Nick.Tolimieri [2]" w:date="2022-09-16T09:26:00Z">
                      <w:rPr>
                        <w:rFonts w:ascii="Calibri" w:hAnsi="Calibri" w:cs="Calibri"/>
                        <w:color w:val="000000"/>
                        <w:sz w:val="22"/>
                        <w:szCs w:val="22"/>
                      </w:rPr>
                    </w:rPrChange>
                  </w:rPr>
                  <w:delText>9</w:delText>
                </w:r>
              </w:del>
            </w:ins>
          </w:p>
        </w:tc>
        <w:tc>
          <w:tcPr>
            <w:tcW w:w="960" w:type="dxa"/>
            <w:noWrap/>
            <w:hideMark/>
            <w:tcPrChange w:id="919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199" w:author="Nick.Tolimieri [2]" w:date="2022-09-16T09:26:00Z"/>
                <w:del w:id="9200" w:author="Nick.Tolimieri" w:date="2022-09-19T13:19:00Z"/>
                <w:rFonts w:asciiTheme="minorHAnsi" w:eastAsiaTheme="minorHAnsi" w:hAnsiTheme="minorHAnsi" w:cstheme="minorBidi"/>
                <w:sz w:val="22"/>
                <w:szCs w:val="22"/>
                <w:rPrChange w:id="9201" w:author="Nick.Tolimieri [2]" w:date="2022-09-16T09:26:00Z">
                  <w:rPr>
                    <w:ins w:id="9202" w:author="Nick.Tolimieri [2]" w:date="2022-09-16T09:26:00Z"/>
                    <w:del w:id="9203" w:author="Nick.Tolimieri" w:date="2022-09-19T13:19:00Z"/>
                    <w:rFonts w:ascii="Calibri" w:hAnsi="Calibri" w:cs="Calibri"/>
                    <w:color w:val="000000"/>
                    <w:sz w:val="22"/>
                    <w:szCs w:val="22"/>
                  </w:rPr>
                </w:rPrChange>
              </w:rPr>
              <w:pPrChange w:id="9204" w:author="Nick.Tolimieri [2]" w:date="2022-09-16T09:26:00Z">
                <w:pPr>
                  <w:jc w:val="right"/>
                </w:pPr>
              </w:pPrChange>
            </w:pPr>
            <w:ins w:id="9205" w:author="Nick.Tolimieri [2]" w:date="2022-09-16T09:26:00Z">
              <w:del w:id="9206" w:author="Nick.Tolimieri" w:date="2022-09-19T13:19:00Z">
                <w:r w:rsidRPr="00FC0F34" w:rsidDel="002F2C4B">
                  <w:rPr>
                    <w:rFonts w:asciiTheme="minorHAnsi" w:eastAsiaTheme="minorHAnsi" w:hAnsiTheme="minorHAnsi" w:cstheme="minorBidi"/>
                    <w:sz w:val="22"/>
                    <w:szCs w:val="22"/>
                    <w:rPrChange w:id="9207" w:author="Nick.Tolimieri [2]" w:date="2022-09-16T09:26:00Z">
                      <w:rPr>
                        <w:rFonts w:ascii="Calibri" w:hAnsi="Calibri" w:cs="Calibri"/>
                        <w:color w:val="000000"/>
                        <w:sz w:val="22"/>
                        <w:szCs w:val="22"/>
                      </w:rPr>
                    </w:rPrChange>
                  </w:rPr>
                  <w:delText>9</w:delText>
                </w:r>
              </w:del>
            </w:ins>
          </w:p>
        </w:tc>
        <w:tc>
          <w:tcPr>
            <w:tcW w:w="960" w:type="dxa"/>
            <w:noWrap/>
            <w:hideMark/>
            <w:tcPrChange w:id="920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209" w:author="Nick.Tolimieri [2]" w:date="2022-09-16T09:26:00Z"/>
                <w:del w:id="9210" w:author="Nick.Tolimieri" w:date="2022-09-19T13:19:00Z"/>
                <w:rFonts w:asciiTheme="minorHAnsi" w:eastAsiaTheme="minorHAnsi" w:hAnsiTheme="minorHAnsi" w:cstheme="minorBidi"/>
                <w:sz w:val="22"/>
                <w:szCs w:val="22"/>
                <w:rPrChange w:id="9211" w:author="Nick.Tolimieri [2]" w:date="2022-09-16T09:26:00Z">
                  <w:rPr>
                    <w:ins w:id="9212" w:author="Nick.Tolimieri [2]" w:date="2022-09-16T09:26:00Z"/>
                    <w:del w:id="9213" w:author="Nick.Tolimieri" w:date="2022-09-19T13:19:00Z"/>
                    <w:rFonts w:ascii="Calibri" w:hAnsi="Calibri" w:cs="Calibri"/>
                    <w:color w:val="000000"/>
                    <w:sz w:val="22"/>
                    <w:szCs w:val="22"/>
                  </w:rPr>
                </w:rPrChange>
              </w:rPr>
              <w:pPrChange w:id="9214" w:author="Nick.Tolimieri [2]" w:date="2022-09-16T09:26:00Z">
                <w:pPr>
                  <w:jc w:val="right"/>
                </w:pPr>
              </w:pPrChange>
            </w:pPr>
            <w:ins w:id="9215" w:author="Nick.Tolimieri [2]" w:date="2022-09-16T09:26:00Z">
              <w:del w:id="9216" w:author="Nick.Tolimieri" w:date="2022-09-19T13:19:00Z">
                <w:r w:rsidRPr="00FC0F34" w:rsidDel="002F2C4B">
                  <w:rPr>
                    <w:rFonts w:asciiTheme="minorHAnsi" w:eastAsiaTheme="minorHAnsi" w:hAnsiTheme="minorHAnsi" w:cstheme="minorBidi"/>
                    <w:sz w:val="22"/>
                    <w:szCs w:val="22"/>
                    <w:rPrChange w:id="9217" w:author="Nick.Tolimieri [2]" w:date="2022-09-16T09:26:00Z">
                      <w:rPr>
                        <w:rFonts w:ascii="Calibri" w:hAnsi="Calibri" w:cs="Calibri"/>
                        <w:color w:val="000000"/>
                        <w:sz w:val="22"/>
                        <w:szCs w:val="22"/>
                      </w:rPr>
                    </w:rPrChange>
                  </w:rPr>
                  <w:delText>9</w:delText>
                </w:r>
              </w:del>
            </w:ins>
          </w:p>
        </w:tc>
        <w:tc>
          <w:tcPr>
            <w:tcW w:w="960" w:type="dxa"/>
            <w:noWrap/>
            <w:hideMark/>
            <w:tcPrChange w:id="921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219" w:author="Nick.Tolimieri [2]" w:date="2022-09-16T09:26:00Z"/>
                <w:del w:id="9220" w:author="Nick.Tolimieri" w:date="2022-09-19T13:19:00Z"/>
                <w:rFonts w:asciiTheme="minorHAnsi" w:eastAsiaTheme="minorHAnsi" w:hAnsiTheme="minorHAnsi" w:cstheme="minorBidi"/>
                <w:sz w:val="22"/>
                <w:szCs w:val="22"/>
                <w:rPrChange w:id="9221" w:author="Nick.Tolimieri [2]" w:date="2022-09-16T09:26:00Z">
                  <w:rPr>
                    <w:ins w:id="9222" w:author="Nick.Tolimieri [2]" w:date="2022-09-16T09:26:00Z"/>
                    <w:del w:id="9223" w:author="Nick.Tolimieri" w:date="2022-09-19T13:19:00Z"/>
                    <w:rFonts w:ascii="Calibri" w:hAnsi="Calibri" w:cs="Calibri"/>
                    <w:color w:val="000000"/>
                    <w:sz w:val="22"/>
                    <w:szCs w:val="22"/>
                  </w:rPr>
                </w:rPrChange>
              </w:rPr>
              <w:pPrChange w:id="9224" w:author="Nick.Tolimieri [2]" w:date="2022-09-16T09:26:00Z">
                <w:pPr>
                  <w:jc w:val="right"/>
                </w:pPr>
              </w:pPrChange>
            </w:pPr>
            <w:ins w:id="9225" w:author="Nick.Tolimieri [2]" w:date="2022-09-16T09:26:00Z">
              <w:del w:id="9226" w:author="Nick.Tolimieri" w:date="2022-09-19T13:19:00Z">
                <w:r w:rsidRPr="00FC0F34" w:rsidDel="002F2C4B">
                  <w:rPr>
                    <w:rFonts w:asciiTheme="minorHAnsi" w:eastAsiaTheme="minorHAnsi" w:hAnsiTheme="minorHAnsi" w:cstheme="minorBidi"/>
                    <w:sz w:val="22"/>
                    <w:szCs w:val="22"/>
                    <w:rPrChange w:id="9227" w:author="Nick.Tolimieri [2]" w:date="2022-09-16T09:26:00Z">
                      <w:rPr>
                        <w:rFonts w:ascii="Calibri" w:hAnsi="Calibri" w:cs="Calibri"/>
                        <w:color w:val="000000"/>
                        <w:sz w:val="22"/>
                        <w:szCs w:val="22"/>
                      </w:rPr>
                    </w:rPrChange>
                  </w:rPr>
                  <w:delText>1.78</w:delText>
                </w:r>
              </w:del>
            </w:ins>
          </w:p>
        </w:tc>
        <w:tc>
          <w:tcPr>
            <w:tcW w:w="960" w:type="dxa"/>
            <w:noWrap/>
            <w:hideMark/>
            <w:tcPrChange w:id="922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229" w:author="Nick.Tolimieri [2]" w:date="2022-09-16T09:26:00Z"/>
                <w:del w:id="9230" w:author="Nick.Tolimieri" w:date="2022-09-19T13:19:00Z"/>
                <w:rFonts w:asciiTheme="minorHAnsi" w:eastAsiaTheme="minorHAnsi" w:hAnsiTheme="minorHAnsi" w:cstheme="minorBidi"/>
                <w:sz w:val="22"/>
                <w:szCs w:val="22"/>
                <w:rPrChange w:id="9231" w:author="Nick.Tolimieri [2]" w:date="2022-09-16T09:26:00Z">
                  <w:rPr>
                    <w:ins w:id="9232" w:author="Nick.Tolimieri [2]" w:date="2022-09-16T09:26:00Z"/>
                    <w:del w:id="9233" w:author="Nick.Tolimieri" w:date="2022-09-19T13:19:00Z"/>
                    <w:rFonts w:ascii="Calibri" w:hAnsi="Calibri" w:cs="Calibri"/>
                    <w:color w:val="000000"/>
                    <w:sz w:val="22"/>
                    <w:szCs w:val="22"/>
                  </w:rPr>
                </w:rPrChange>
              </w:rPr>
              <w:pPrChange w:id="9234" w:author="Nick.Tolimieri [2]" w:date="2022-09-16T09:26:00Z">
                <w:pPr>
                  <w:jc w:val="right"/>
                </w:pPr>
              </w:pPrChange>
            </w:pPr>
            <w:ins w:id="9235" w:author="Nick.Tolimieri [2]" w:date="2022-09-16T09:26:00Z">
              <w:del w:id="9236" w:author="Nick.Tolimieri" w:date="2022-09-19T13:19:00Z">
                <w:r w:rsidRPr="00FC0F34" w:rsidDel="002F2C4B">
                  <w:rPr>
                    <w:rFonts w:asciiTheme="minorHAnsi" w:eastAsiaTheme="minorHAnsi" w:hAnsiTheme="minorHAnsi" w:cstheme="minorBidi"/>
                    <w:sz w:val="22"/>
                    <w:szCs w:val="22"/>
                    <w:rPrChange w:id="9237" w:author="Nick.Tolimieri [2]" w:date="2022-09-16T09:26:00Z">
                      <w:rPr>
                        <w:rFonts w:ascii="Calibri" w:hAnsi="Calibri" w:cs="Calibri"/>
                        <w:color w:val="000000"/>
                        <w:sz w:val="22"/>
                        <w:szCs w:val="22"/>
                      </w:rPr>
                    </w:rPrChange>
                  </w:rPr>
                  <w:delText>0.16</w:delText>
                </w:r>
              </w:del>
            </w:ins>
          </w:p>
        </w:tc>
      </w:tr>
      <w:tr w:rsidR="00FC0F34" w:rsidRPr="00FC0F34" w:rsidDel="002F2C4B" w:rsidTr="00FC0F34">
        <w:trPr>
          <w:divId w:val="1675451697"/>
          <w:trHeight w:val="300"/>
          <w:ins w:id="9238" w:author="Nick.Tolimieri [2]" w:date="2022-09-16T09:26:00Z"/>
          <w:del w:id="9239" w:author="Nick.Tolimieri" w:date="2022-09-19T13:19:00Z"/>
          <w:trPrChange w:id="9240" w:author="Nick.Tolimieri [2]" w:date="2022-09-16T09:26:00Z">
            <w:trPr>
              <w:divId w:val="1675451697"/>
              <w:trHeight w:val="300"/>
            </w:trPr>
          </w:trPrChange>
        </w:trPr>
        <w:tc>
          <w:tcPr>
            <w:tcW w:w="960" w:type="dxa"/>
            <w:noWrap/>
            <w:hideMark/>
            <w:tcPrChange w:id="924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242" w:author="Nick.Tolimieri [2]" w:date="2022-09-16T09:26:00Z"/>
                <w:del w:id="9243" w:author="Nick.Tolimieri" w:date="2022-09-19T13:19:00Z"/>
                <w:rFonts w:asciiTheme="minorHAnsi" w:eastAsiaTheme="minorHAnsi" w:hAnsiTheme="minorHAnsi" w:cstheme="minorBidi"/>
                <w:sz w:val="22"/>
                <w:szCs w:val="22"/>
                <w:rPrChange w:id="9244" w:author="Nick.Tolimieri [2]" w:date="2022-09-16T09:26:00Z">
                  <w:rPr>
                    <w:ins w:id="9245" w:author="Nick.Tolimieri [2]" w:date="2022-09-16T09:26:00Z"/>
                    <w:del w:id="9246" w:author="Nick.Tolimieri" w:date="2022-09-19T13:19:00Z"/>
                    <w:rFonts w:ascii="Calibri" w:hAnsi="Calibri" w:cs="Calibri"/>
                    <w:color w:val="000000"/>
                    <w:sz w:val="22"/>
                    <w:szCs w:val="22"/>
                  </w:rPr>
                </w:rPrChange>
              </w:rPr>
              <w:pPrChange w:id="9247" w:author="Nick.Tolimieri [2]" w:date="2022-09-16T09:26:00Z">
                <w:pPr/>
              </w:pPrChange>
            </w:pPr>
            <w:ins w:id="9248" w:author="Nick.Tolimieri [2]" w:date="2022-09-16T09:26:00Z">
              <w:del w:id="9249" w:author="Nick.Tolimieri" w:date="2022-09-19T13:19:00Z">
                <w:r w:rsidRPr="00FC0F34" w:rsidDel="002F2C4B">
                  <w:rPr>
                    <w:rFonts w:asciiTheme="minorHAnsi" w:eastAsiaTheme="minorHAnsi" w:hAnsiTheme="minorHAnsi" w:cstheme="minorBidi"/>
                    <w:sz w:val="22"/>
                    <w:szCs w:val="22"/>
                    <w:rPrChange w:id="9250" w:author="Nick.Tolimieri [2]" w:date="2022-09-16T09:26:00Z">
                      <w:rPr>
                        <w:rFonts w:ascii="Calibri" w:hAnsi="Calibri" w:cs="Calibri"/>
                        <w:color w:val="000000"/>
                        <w:sz w:val="22"/>
                        <w:szCs w:val="22"/>
                      </w:rPr>
                    </w:rPrChange>
                  </w:rPr>
                  <w:delText>Tatoosh Is. &amp; Neah B.</w:delText>
                </w:r>
              </w:del>
            </w:ins>
          </w:p>
        </w:tc>
        <w:tc>
          <w:tcPr>
            <w:tcW w:w="960" w:type="dxa"/>
            <w:noWrap/>
            <w:hideMark/>
            <w:tcPrChange w:id="925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252" w:author="Nick.Tolimieri [2]" w:date="2022-09-16T09:26:00Z"/>
                <w:del w:id="9253" w:author="Nick.Tolimieri" w:date="2022-09-19T13:19:00Z"/>
                <w:rFonts w:asciiTheme="minorHAnsi" w:eastAsiaTheme="minorHAnsi" w:hAnsiTheme="minorHAnsi" w:cstheme="minorBidi"/>
                <w:sz w:val="22"/>
                <w:szCs w:val="22"/>
                <w:rPrChange w:id="9254" w:author="Nick.Tolimieri [2]" w:date="2022-09-16T09:26:00Z">
                  <w:rPr>
                    <w:ins w:id="9255" w:author="Nick.Tolimieri [2]" w:date="2022-09-16T09:26:00Z"/>
                    <w:del w:id="9256" w:author="Nick.Tolimieri" w:date="2022-09-19T13:19:00Z"/>
                    <w:rFonts w:ascii="Calibri" w:hAnsi="Calibri" w:cs="Calibri"/>
                    <w:color w:val="000000"/>
                    <w:sz w:val="22"/>
                    <w:szCs w:val="22"/>
                  </w:rPr>
                </w:rPrChange>
              </w:rPr>
              <w:pPrChange w:id="9257" w:author="Nick.Tolimieri [2]" w:date="2022-09-16T09:26:00Z">
                <w:pPr>
                  <w:jc w:val="right"/>
                </w:pPr>
              </w:pPrChange>
            </w:pPr>
            <w:ins w:id="9258" w:author="Nick.Tolimieri [2]" w:date="2022-09-16T09:26:00Z">
              <w:del w:id="9259" w:author="Nick.Tolimieri" w:date="2022-09-19T13:19:00Z">
                <w:r w:rsidRPr="00FC0F34" w:rsidDel="002F2C4B">
                  <w:rPr>
                    <w:rFonts w:asciiTheme="minorHAnsi" w:eastAsiaTheme="minorHAnsi" w:hAnsiTheme="minorHAnsi" w:cstheme="minorBidi"/>
                    <w:sz w:val="22"/>
                    <w:szCs w:val="22"/>
                    <w:rPrChange w:id="9260" w:author="Nick.Tolimieri [2]" w:date="2022-09-16T09:26:00Z">
                      <w:rPr>
                        <w:rFonts w:ascii="Calibri" w:hAnsi="Calibri" w:cs="Calibri"/>
                        <w:color w:val="000000"/>
                        <w:sz w:val="22"/>
                        <w:szCs w:val="22"/>
                      </w:rPr>
                    </w:rPrChange>
                  </w:rPr>
                  <w:delText>1997</w:delText>
                </w:r>
              </w:del>
            </w:ins>
          </w:p>
        </w:tc>
        <w:tc>
          <w:tcPr>
            <w:tcW w:w="960" w:type="dxa"/>
            <w:noWrap/>
            <w:hideMark/>
            <w:tcPrChange w:id="926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262" w:author="Nick.Tolimieri [2]" w:date="2022-09-16T09:26:00Z"/>
                <w:del w:id="9263" w:author="Nick.Tolimieri" w:date="2022-09-19T13:19:00Z"/>
                <w:rFonts w:asciiTheme="minorHAnsi" w:eastAsiaTheme="minorHAnsi" w:hAnsiTheme="minorHAnsi" w:cstheme="minorBidi"/>
                <w:sz w:val="22"/>
                <w:szCs w:val="22"/>
                <w:rPrChange w:id="9264" w:author="Nick.Tolimieri [2]" w:date="2022-09-16T09:26:00Z">
                  <w:rPr>
                    <w:ins w:id="9265" w:author="Nick.Tolimieri [2]" w:date="2022-09-16T09:26:00Z"/>
                    <w:del w:id="9266" w:author="Nick.Tolimieri" w:date="2022-09-19T13:19:00Z"/>
                    <w:rFonts w:ascii="Calibri" w:hAnsi="Calibri" w:cs="Calibri"/>
                    <w:color w:val="000000"/>
                    <w:sz w:val="22"/>
                    <w:szCs w:val="22"/>
                  </w:rPr>
                </w:rPrChange>
              </w:rPr>
              <w:pPrChange w:id="9267" w:author="Nick.Tolimieri [2]" w:date="2022-09-16T09:26:00Z">
                <w:pPr>
                  <w:jc w:val="right"/>
                </w:pPr>
              </w:pPrChange>
            </w:pPr>
            <w:ins w:id="9268" w:author="Nick.Tolimieri [2]" w:date="2022-09-16T09:26:00Z">
              <w:del w:id="9269" w:author="Nick.Tolimieri" w:date="2022-09-19T13:19:00Z">
                <w:r w:rsidRPr="00FC0F34" w:rsidDel="002F2C4B">
                  <w:rPr>
                    <w:rFonts w:asciiTheme="minorHAnsi" w:eastAsiaTheme="minorHAnsi" w:hAnsiTheme="minorHAnsi" w:cstheme="minorBidi"/>
                    <w:sz w:val="22"/>
                    <w:szCs w:val="22"/>
                    <w:rPrChange w:id="9270" w:author="Nick.Tolimieri [2]" w:date="2022-09-16T09:26:00Z">
                      <w:rPr>
                        <w:rFonts w:ascii="Calibri" w:hAnsi="Calibri" w:cs="Calibri"/>
                        <w:color w:val="000000"/>
                        <w:sz w:val="22"/>
                        <w:szCs w:val="22"/>
                      </w:rPr>
                    </w:rPrChange>
                  </w:rPr>
                  <w:delText>30</w:delText>
                </w:r>
              </w:del>
            </w:ins>
          </w:p>
        </w:tc>
        <w:tc>
          <w:tcPr>
            <w:tcW w:w="960" w:type="dxa"/>
            <w:noWrap/>
            <w:hideMark/>
            <w:tcPrChange w:id="927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272" w:author="Nick.Tolimieri [2]" w:date="2022-09-16T09:26:00Z"/>
                <w:del w:id="9273" w:author="Nick.Tolimieri" w:date="2022-09-19T13:19:00Z"/>
                <w:rFonts w:asciiTheme="minorHAnsi" w:eastAsiaTheme="minorHAnsi" w:hAnsiTheme="minorHAnsi" w:cstheme="minorBidi"/>
                <w:sz w:val="22"/>
                <w:szCs w:val="22"/>
                <w:rPrChange w:id="9274" w:author="Nick.Tolimieri [2]" w:date="2022-09-16T09:26:00Z">
                  <w:rPr>
                    <w:ins w:id="9275" w:author="Nick.Tolimieri [2]" w:date="2022-09-16T09:26:00Z"/>
                    <w:del w:id="9276" w:author="Nick.Tolimieri" w:date="2022-09-19T13:19:00Z"/>
                    <w:rFonts w:ascii="Calibri" w:hAnsi="Calibri" w:cs="Calibri"/>
                    <w:color w:val="000000"/>
                    <w:sz w:val="22"/>
                    <w:szCs w:val="22"/>
                  </w:rPr>
                </w:rPrChange>
              </w:rPr>
              <w:pPrChange w:id="9277" w:author="Nick.Tolimieri [2]" w:date="2022-09-16T09:26:00Z">
                <w:pPr>
                  <w:jc w:val="right"/>
                </w:pPr>
              </w:pPrChange>
            </w:pPr>
            <w:ins w:id="9278" w:author="Nick.Tolimieri [2]" w:date="2022-09-16T09:26:00Z">
              <w:del w:id="9279" w:author="Nick.Tolimieri" w:date="2022-09-19T13:19:00Z">
                <w:r w:rsidRPr="00FC0F34" w:rsidDel="002F2C4B">
                  <w:rPr>
                    <w:rFonts w:asciiTheme="minorHAnsi" w:eastAsiaTheme="minorHAnsi" w:hAnsiTheme="minorHAnsi" w:cstheme="minorBidi"/>
                    <w:sz w:val="22"/>
                    <w:szCs w:val="22"/>
                    <w:rPrChange w:id="9280" w:author="Nick.Tolimieri [2]" w:date="2022-09-16T09:26:00Z">
                      <w:rPr>
                        <w:rFonts w:ascii="Calibri" w:hAnsi="Calibri" w:cs="Calibri"/>
                        <w:color w:val="000000"/>
                        <w:sz w:val="22"/>
                        <w:szCs w:val="22"/>
                      </w:rPr>
                    </w:rPrChange>
                  </w:rPr>
                  <w:delText>128</w:delText>
                </w:r>
              </w:del>
            </w:ins>
          </w:p>
        </w:tc>
        <w:tc>
          <w:tcPr>
            <w:tcW w:w="960" w:type="dxa"/>
            <w:noWrap/>
            <w:hideMark/>
            <w:tcPrChange w:id="928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282" w:author="Nick.Tolimieri [2]" w:date="2022-09-16T09:26:00Z"/>
                <w:del w:id="9283" w:author="Nick.Tolimieri" w:date="2022-09-19T13:19:00Z"/>
                <w:rFonts w:asciiTheme="minorHAnsi" w:eastAsiaTheme="minorHAnsi" w:hAnsiTheme="minorHAnsi" w:cstheme="minorBidi"/>
                <w:sz w:val="22"/>
                <w:szCs w:val="22"/>
                <w:rPrChange w:id="9284" w:author="Nick.Tolimieri [2]" w:date="2022-09-16T09:26:00Z">
                  <w:rPr>
                    <w:ins w:id="9285" w:author="Nick.Tolimieri [2]" w:date="2022-09-16T09:26:00Z"/>
                    <w:del w:id="9286" w:author="Nick.Tolimieri" w:date="2022-09-19T13:19:00Z"/>
                    <w:rFonts w:ascii="Calibri" w:hAnsi="Calibri" w:cs="Calibri"/>
                    <w:color w:val="000000"/>
                    <w:sz w:val="22"/>
                    <w:szCs w:val="22"/>
                  </w:rPr>
                </w:rPrChange>
              </w:rPr>
              <w:pPrChange w:id="9287" w:author="Nick.Tolimieri [2]" w:date="2022-09-16T09:26:00Z">
                <w:pPr>
                  <w:jc w:val="right"/>
                </w:pPr>
              </w:pPrChange>
            </w:pPr>
            <w:ins w:id="9288" w:author="Nick.Tolimieri [2]" w:date="2022-09-16T09:26:00Z">
              <w:del w:id="9289" w:author="Nick.Tolimieri" w:date="2022-09-19T13:19:00Z">
                <w:r w:rsidRPr="00FC0F34" w:rsidDel="002F2C4B">
                  <w:rPr>
                    <w:rFonts w:asciiTheme="minorHAnsi" w:eastAsiaTheme="minorHAnsi" w:hAnsiTheme="minorHAnsi" w:cstheme="minorBidi"/>
                    <w:sz w:val="22"/>
                    <w:szCs w:val="22"/>
                    <w:rPrChange w:id="9290" w:author="Nick.Tolimieri [2]" w:date="2022-09-16T09:26:00Z">
                      <w:rPr>
                        <w:rFonts w:ascii="Calibri" w:hAnsi="Calibri" w:cs="Calibri"/>
                        <w:color w:val="000000"/>
                        <w:sz w:val="22"/>
                        <w:szCs w:val="22"/>
                      </w:rPr>
                    </w:rPrChange>
                  </w:rPr>
                  <w:delText>4</w:delText>
                </w:r>
              </w:del>
            </w:ins>
          </w:p>
        </w:tc>
        <w:tc>
          <w:tcPr>
            <w:tcW w:w="960" w:type="dxa"/>
            <w:noWrap/>
            <w:hideMark/>
            <w:tcPrChange w:id="929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292" w:author="Nick.Tolimieri [2]" w:date="2022-09-16T09:26:00Z"/>
                <w:del w:id="9293" w:author="Nick.Tolimieri" w:date="2022-09-19T13:19:00Z"/>
                <w:rFonts w:asciiTheme="minorHAnsi" w:eastAsiaTheme="minorHAnsi" w:hAnsiTheme="minorHAnsi" w:cstheme="minorBidi"/>
                <w:sz w:val="22"/>
                <w:szCs w:val="22"/>
                <w:rPrChange w:id="9294" w:author="Nick.Tolimieri [2]" w:date="2022-09-16T09:26:00Z">
                  <w:rPr>
                    <w:ins w:id="9295" w:author="Nick.Tolimieri [2]" w:date="2022-09-16T09:26:00Z"/>
                    <w:del w:id="9296" w:author="Nick.Tolimieri" w:date="2022-09-19T13:19:00Z"/>
                    <w:rFonts w:ascii="Calibri" w:hAnsi="Calibri" w:cs="Calibri"/>
                    <w:color w:val="000000"/>
                    <w:sz w:val="22"/>
                    <w:szCs w:val="22"/>
                  </w:rPr>
                </w:rPrChange>
              </w:rPr>
              <w:pPrChange w:id="9297" w:author="Nick.Tolimieri [2]" w:date="2022-09-16T09:26:00Z">
                <w:pPr>
                  <w:jc w:val="right"/>
                </w:pPr>
              </w:pPrChange>
            </w:pPr>
            <w:ins w:id="9298" w:author="Nick.Tolimieri [2]" w:date="2022-09-16T09:26:00Z">
              <w:del w:id="9299" w:author="Nick.Tolimieri" w:date="2022-09-19T13:19:00Z">
                <w:r w:rsidRPr="00FC0F34" w:rsidDel="002F2C4B">
                  <w:rPr>
                    <w:rFonts w:asciiTheme="minorHAnsi" w:eastAsiaTheme="minorHAnsi" w:hAnsiTheme="minorHAnsi" w:cstheme="minorBidi"/>
                    <w:sz w:val="22"/>
                    <w:szCs w:val="22"/>
                    <w:rPrChange w:id="9300" w:author="Nick.Tolimieri [2]" w:date="2022-09-16T09:26:00Z">
                      <w:rPr>
                        <w:rFonts w:ascii="Calibri" w:hAnsi="Calibri" w:cs="Calibri"/>
                        <w:color w:val="000000"/>
                        <w:sz w:val="22"/>
                        <w:szCs w:val="22"/>
                      </w:rPr>
                    </w:rPrChange>
                  </w:rPr>
                  <w:delText>114</w:delText>
                </w:r>
              </w:del>
            </w:ins>
          </w:p>
        </w:tc>
        <w:tc>
          <w:tcPr>
            <w:tcW w:w="960" w:type="dxa"/>
            <w:noWrap/>
            <w:hideMark/>
            <w:tcPrChange w:id="930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302" w:author="Nick.Tolimieri [2]" w:date="2022-09-16T09:26:00Z"/>
                <w:del w:id="9303" w:author="Nick.Tolimieri" w:date="2022-09-19T13:19:00Z"/>
                <w:rFonts w:asciiTheme="minorHAnsi" w:eastAsiaTheme="minorHAnsi" w:hAnsiTheme="minorHAnsi" w:cstheme="minorBidi"/>
                <w:sz w:val="22"/>
                <w:szCs w:val="22"/>
                <w:rPrChange w:id="9304" w:author="Nick.Tolimieri [2]" w:date="2022-09-16T09:26:00Z">
                  <w:rPr>
                    <w:ins w:id="9305" w:author="Nick.Tolimieri [2]" w:date="2022-09-16T09:26:00Z"/>
                    <w:del w:id="9306" w:author="Nick.Tolimieri" w:date="2022-09-19T13:19:00Z"/>
                    <w:rFonts w:ascii="Calibri" w:hAnsi="Calibri" w:cs="Calibri"/>
                    <w:color w:val="000000"/>
                    <w:sz w:val="22"/>
                    <w:szCs w:val="22"/>
                  </w:rPr>
                </w:rPrChange>
              </w:rPr>
              <w:pPrChange w:id="9307" w:author="Nick.Tolimieri [2]" w:date="2022-09-16T09:26:00Z">
                <w:pPr>
                  <w:jc w:val="right"/>
                </w:pPr>
              </w:pPrChange>
            </w:pPr>
            <w:ins w:id="9308" w:author="Nick.Tolimieri [2]" w:date="2022-09-16T09:26:00Z">
              <w:del w:id="9309" w:author="Nick.Tolimieri" w:date="2022-09-19T13:19:00Z">
                <w:r w:rsidRPr="00FC0F34" w:rsidDel="002F2C4B">
                  <w:rPr>
                    <w:rFonts w:asciiTheme="minorHAnsi" w:eastAsiaTheme="minorHAnsi" w:hAnsiTheme="minorHAnsi" w:cstheme="minorBidi"/>
                    <w:sz w:val="22"/>
                    <w:szCs w:val="22"/>
                    <w:rPrChange w:id="9310" w:author="Nick.Tolimieri [2]" w:date="2022-09-16T09:26:00Z">
                      <w:rPr>
                        <w:rFonts w:ascii="Calibri" w:hAnsi="Calibri" w:cs="Calibri"/>
                        <w:color w:val="000000"/>
                        <w:sz w:val="22"/>
                        <w:szCs w:val="22"/>
                      </w:rPr>
                    </w:rPrChange>
                  </w:rPr>
                  <w:delText>11</w:delText>
                </w:r>
              </w:del>
            </w:ins>
          </w:p>
        </w:tc>
        <w:tc>
          <w:tcPr>
            <w:tcW w:w="960" w:type="dxa"/>
            <w:noWrap/>
            <w:hideMark/>
            <w:tcPrChange w:id="931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312" w:author="Nick.Tolimieri [2]" w:date="2022-09-16T09:26:00Z"/>
                <w:del w:id="9313" w:author="Nick.Tolimieri" w:date="2022-09-19T13:19:00Z"/>
                <w:rFonts w:asciiTheme="minorHAnsi" w:eastAsiaTheme="minorHAnsi" w:hAnsiTheme="minorHAnsi" w:cstheme="minorBidi"/>
                <w:sz w:val="22"/>
                <w:szCs w:val="22"/>
                <w:rPrChange w:id="9314" w:author="Nick.Tolimieri [2]" w:date="2022-09-16T09:26:00Z">
                  <w:rPr>
                    <w:ins w:id="9315" w:author="Nick.Tolimieri [2]" w:date="2022-09-16T09:26:00Z"/>
                    <w:del w:id="9316" w:author="Nick.Tolimieri" w:date="2022-09-19T13:19:00Z"/>
                    <w:rFonts w:ascii="Calibri" w:hAnsi="Calibri" w:cs="Calibri"/>
                    <w:color w:val="000000"/>
                    <w:sz w:val="22"/>
                    <w:szCs w:val="22"/>
                  </w:rPr>
                </w:rPrChange>
              </w:rPr>
              <w:pPrChange w:id="9317" w:author="Nick.Tolimieri [2]" w:date="2022-09-16T09:26:00Z">
                <w:pPr>
                  <w:jc w:val="right"/>
                </w:pPr>
              </w:pPrChange>
            </w:pPr>
            <w:ins w:id="9318" w:author="Nick.Tolimieri [2]" w:date="2022-09-16T09:26:00Z">
              <w:del w:id="9319" w:author="Nick.Tolimieri" w:date="2022-09-19T13:19:00Z">
                <w:r w:rsidRPr="00FC0F34" w:rsidDel="002F2C4B">
                  <w:rPr>
                    <w:rFonts w:asciiTheme="minorHAnsi" w:eastAsiaTheme="minorHAnsi" w:hAnsiTheme="minorHAnsi" w:cstheme="minorBidi"/>
                    <w:sz w:val="22"/>
                    <w:szCs w:val="22"/>
                    <w:rPrChange w:id="9320" w:author="Nick.Tolimieri [2]" w:date="2022-09-16T09:26:00Z">
                      <w:rPr>
                        <w:rFonts w:ascii="Calibri" w:hAnsi="Calibri" w:cs="Calibri"/>
                        <w:color w:val="000000"/>
                        <w:sz w:val="22"/>
                        <w:szCs w:val="22"/>
                      </w:rPr>
                    </w:rPrChange>
                  </w:rPr>
                  <w:delText>50</w:delText>
                </w:r>
              </w:del>
            </w:ins>
          </w:p>
        </w:tc>
        <w:tc>
          <w:tcPr>
            <w:tcW w:w="960" w:type="dxa"/>
            <w:noWrap/>
            <w:hideMark/>
            <w:tcPrChange w:id="932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322" w:author="Nick.Tolimieri [2]" w:date="2022-09-16T09:26:00Z"/>
                <w:del w:id="9323" w:author="Nick.Tolimieri" w:date="2022-09-19T13:19:00Z"/>
                <w:rFonts w:asciiTheme="minorHAnsi" w:eastAsiaTheme="minorHAnsi" w:hAnsiTheme="minorHAnsi" w:cstheme="minorBidi"/>
                <w:sz w:val="22"/>
                <w:szCs w:val="22"/>
                <w:rPrChange w:id="9324" w:author="Nick.Tolimieri [2]" w:date="2022-09-16T09:26:00Z">
                  <w:rPr>
                    <w:ins w:id="9325" w:author="Nick.Tolimieri [2]" w:date="2022-09-16T09:26:00Z"/>
                    <w:del w:id="9326" w:author="Nick.Tolimieri" w:date="2022-09-19T13:19:00Z"/>
                    <w:rFonts w:ascii="Calibri" w:hAnsi="Calibri" w:cs="Calibri"/>
                    <w:color w:val="000000"/>
                    <w:sz w:val="22"/>
                    <w:szCs w:val="22"/>
                  </w:rPr>
                </w:rPrChange>
              </w:rPr>
              <w:pPrChange w:id="9327" w:author="Nick.Tolimieri [2]" w:date="2022-09-16T09:26:00Z">
                <w:pPr>
                  <w:jc w:val="right"/>
                </w:pPr>
              </w:pPrChange>
            </w:pPr>
            <w:ins w:id="9328" w:author="Nick.Tolimieri [2]" w:date="2022-09-16T09:26:00Z">
              <w:del w:id="9329" w:author="Nick.Tolimieri" w:date="2022-09-19T13:19:00Z">
                <w:r w:rsidRPr="00FC0F34" w:rsidDel="002F2C4B">
                  <w:rPr>
                    <w:rFonts w:asciiTheme="minorHAnsi" w:eastAsiaTheme="minorHAnsi" w:hAnsiTheme="minorHAnsi" w:cstheme="minorBidi"/>
                    <w:sz w:val="22"/>
                    <w:szCs w:val="22"/>
                    <w:rPrChange w:id="9330" w:author="Nick.Tolimieri [2]" w:date="2022-09-16T09:26:00Z">
                      <w:rPr>
                        <w:rFonts w:ascii="Calibri" w:hAnsi="Calibri" w:cs="Calibri"/>
                        <w:color w:val="000000"/>
                        <w:sz w:val="22"/>
                        <w:szCs w:val="22"/>
                      </w:rPr>
                    </w:rPrChange>
                  </w:rPr>
                  <w:delText>2.21</w:delText>
                </w:r>
              </w:del>
            </w:ins>
          </w:p>
        </w:tc>
        <w:tc>
          <w:tcPr>
            <w:tcW w:w="960" w:type="dxa"/>
            <w:noWrap/>
            <w:hideMark/>
            <w:tcPrChange w:id="933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332" w:author="Nick.Tolimieri [2]" w:date="2022-09-16T09:26:00Z"/>
                <w:del w:id="9333" w:author="Nick.Tolimieri" w:date="2022-09-19T13:19:00Z"/>
                <w:rFonts w:asciiTheme="minorHAnsi" w:eastAsiaTheme="minorHAnsi" w:hAnsiTheme="minorHAnsi" w:cstheme="minorBidi"/>
                <w:sz w:val="22"/>
                <w:szCs w:val="22"/>
                <w:rPrChange w:id="9334" w:author="Nick.Tolimieri [2]" w:date="2022-09-16T09:26:00Z">
                  <w:rPr>
                    <w:ins w:id="9335" w:author="Nick.Tolimieri [2]" w:date="2022-09-16T09:26:00Z"/>
                    <w:del w:id="9336" w:author="Nick.Tolimieri" w:date="2022-09-19T13:19:00Z"/>
                    <w:rFonts w:ascii="Calibri" w:hAnsi="Calibri" w:cs="Calibri"/>
                    <w:color w:val="000000"/>
                    <w:sz w:val="22"/>
                    <w:szCs w:val="22"/>
                  </w:rPr>
                </w:rPrChange>
              </w:rPr>
              <w:pPrChange w:id="9337" w:author="Nick.Tolimieri [2]" w:date="2022-09-16T09:26:00Z">
                <w:pPr>
                  <w:jc w:val="right"/>
                </w:pPr>
              </w:pPrChange>
            </w:pPr>
            <w:ins w:id="9338" w:author="Nick.Tolimieri [2]" w:date="2022-09-16T09:26:00Z">
              <w:del w:id="9339" w:author="Nick.Tolimieri" w:date="2022-09-19T13:19:00Z">
                <w:r w:rsidRPr="00FC0F34" w:rsidDel="002F2C4B">
                  <w:rPr>
                    <w:rFonts w:asciiTheme="minorHAnsi" w:eastAsiaTheme="minorHAnsi" w:hAnsiTheme="minorHAnsi" w:cstheme="minorBidi"/>
                    <w:sz w:val="22"/>
                    <w:szCs w:val="22"/>
                    <w:rPrChange w:id="9340" w:author="Nick.Tolimieri [2]" w:date="2022-09-16T09:26:00Z">
                      <w:rPr>
                        <w:rFonts w:ascii="Calibri" w:hAnsi="Calibri" w:cs="Calibri"/>
                        <w:color w:val="000000"/>
                        <w:sz w:val="22"/>
                        <w:szCs w:val="22"/>
                      </w:rPr>
                    </w:rPrChange>
                  </w:rPr>
                  <w:delText>0.48</w:delText>
                </w:r>
              </w:del>
            </w:ins>
          </w:p>
        </w:tc>
      </w:tr>
      <w:tr w:rsidR="00FC0F34" w:rsidRPr="00FC0F34" w:rsidDel="002F2C4B" w:rsidTr="00FC0F34">
        <w:trPr>
          <w:divId w:val="1675451697"/>
          <w:trHeight w:val="300"/>
          <w:ins w:id="9341" w:author="Nick.Tolimieri [2]" w:date="2022-09-16T09:26:00Z"/>
          <w:del w:id="9342" w:author="Nick.Tolimieri" w:date="2022-09-19T13:19:00Z"/>
          <w:trPrChange w:id="9343" w:author="Nick.Tolimieri [2]" w:date="2022-09-16T09:26:00Z">
            <w:trPr>
              <w:divId w:val="1675451697"/>
              <w:trHeight w:val="300"/>
            </w:trPr>
          </w:trPrChange>
        </w:trPr>
        <w:tc>
          <w:tcPr>
            <w:tcW w:w="960" w:type="dxa"/>
            <w:noWrap/>
            <w:hideMark/>
            <w:tcPrChange w:id="934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345" w:author="Nick.Tolimieri [2]" w:date="2022-09-16T09:26:00Z"/>
                <w:del w:id="9346" w:author="Nick.Tolimieri" w:date="2022-09-19T13:19:00Z"/>
                <w:rFonts w:asciiTheme="minorHAnsi" w:eastAsiaTheme="minorHAnsi" w:hAnsiTheme="minorHAnsi" w:cstheme="minorBidi"/>
                <w:sz w:val="22"/>
                <w:szCs w:val="22"/>
                <w:rPrChange w:id="9347" w:author="Nick.Tolimieri [2]" w:date="2022-09-16T09:26:00Z">
                  <w:rPr>
                    <w:ins w:id="9348" w:author="Nick.Tolimieri [2]" w:date="2022-09-16T09:26:00Z"/>
                    <w:del w:id="9349" w:author="Nick.Tolimieri" w:date="2022-09-19T13:19:00Z"/>
                    <w:rFonts w:ascii="Calibri" w:hAnsi="Calibri" w:cs="Calibri"/>
                    <w:color w:val="000000"/>
                    <w:sz w:val="22"/>
                    <w:szCs w:val="22"/>
                  </w:rPr>
                </w:rPrChange>
              </w:rPr>
              <w:pPrChange w:id="9350" w:author="Nick.Tolimieri [2]" w:date="2022-09-16T09:26:00Z">
                <w:pPr/>
              </w:pPrChange>
            </w:pPr>
            <w:ins w:id="9351" w:author="Nick.Tolimieri [2]" w:date="2022-09-16T09:26:00Z">
              <w:del w:id="9352" w:author="Nick.Tolimieri" w:date="2022-09-19T13:19:00Z">
                <w:r w:rsidRPr="00FC0F34" w:rsidDel="002F2C4B">
                  <w:rPr>
                    <w:rFonts w:asciiTheme="minorHAnsi" w:eastAsiaTheme="minorHAnsi" w:hAnsiTheme="minorHAnsi" w:cstheme="minorBidi"/>
                    <w:sz w:val="22"/>
                    <w:szCs w:val="22"/>
                    <w:rPrChange w:id="9353" w:author="Nick.Tolimieri [2]" w:date="2022-09-16T09:26:00Z">
                      <w:rPr>
                        <w:rFonts w:ascii="Calibri" w:hAnsi="Calibri" w:cs="Calibri"/>
                        <w:color w:val="000000"/>
                        <w:sz w:val="22"/>
                        <w:szCs w:val="22"/>
                      </w:rPr>
                    </w:rPrChange>
                  </w:rPr>
                  <w:delText>Tatoosh Is. &amp; Neah B.</w:delText>
                </w:r>
              </w:del>
            </w:ins>
          </w:p>
        </w:tc>
        <w:tc>
          <w:tcPr>
            <w:tcW w:w="960" w:type="dxa"/>
            <w:noWrap/>
            <w:hideMark/>
            <w:tcPrChange w:id="935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355" w:author="Nick.Tolimieri [2]" w:date="2022-09-16T09:26:00Z"/>
                <w:del w:id="9356" w:author="Nick.Tolimieri" w:date="2022-09-19T13:19:00Z"/>
                <w:rFonts w:asciiTheme="minorHAnsi" w:eastAsiaTheme="minorHAnsi" w:hAnsiTheme="minorHAnsi" w:cstheme="minorBidi"/>
                <w:sz w:val="22"/>
                <w:szCs w:val="22"/>
                <w:rPrChange w:id="9357" w:author="Nick.Tolimieri [2]" w:date="2022-09-16T09:26:00Z">
                  <w:rPr>
                    <w:ins w:id="9358" w:author="Nick.Tolimieri [2]" w:date="2022-09-16T09:26:00Z"/>
                    <w:del w:id="9359" w:author="Nick.Tolimieri" w:date="2022-09-19T13:19:00Z"/>
                    <w:rFonts w:ascii="Calibri" w:hAnsi="Calibri" w:cs="Calibri"/>
                    <w:color w:val="000000"/>
                    <w:sz w:val="22"/>
                    <w:szCs w:val="22"/>
                  </w:rPr>
                </w:rPrChange>
              </w:rPr>
              <w:pPrChange w:id="9360" w:author="Nick.Tolimieri [2]" w:date="2022-09-16T09:26:00Z">
                <w:pPr>
                  <w:jc w:val="right"/>
                </w:pPr>
              </w:pPrChange>
            </w:pPr>
            <w:ins w:id="9361" w:author="Nick.Tolimieri [2]" w:date="2022-09-16T09:26:00Z">
              <w:del w:id="9362" w:author="Nick.Tolimieri" w:date="2022-09-19T13:19:00Z">
                <w:r w:rsidRPr="00FC0F34" w:rsidDel="002F2C4B">
                  <w:rPr>
                    <w:rFonts w:asciiTheme="minorHAnsi" w:eastAsiaTheme="minorHAnsi" w:hAnsiTheme="minorHAnsi" w:cstheme="minorBidi"/>
                    <w:sz w:val="22"/>
                    <w:szCs w:val="22"/>
                    <w:rPrChange w:id="9363" w:author="Nick.Tolimieri [2]" w:date="2022-09-16T09:26:00Z">
                      <w:rPr>
                        <w:rFonts w:ascii="Calibri" w:hAnsi="Calibri" w:cs="Calibri"/>
                        <w:color w:val="000000"/>
                        <w:sz w:val="22"/>
                        <w:szCs w:val="22"/>
                      </w:rPr>
                    </w:rPrChange>
                  </w:rPr>
                  <w:delText>1998</w:delText>
                </w:r>
              </w:del>
            </w:ins>
          </w:p>
        </w:tc>
        <w:tc>
          <w:tcPr>
            <w:tcW w:w="960" w:type="dxa"/>
            <w:noWrap/>
            <w:hideMark/>
            <w:tcPrChange w:id="936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365" w:author="Nick.Tolimieri [2]" w:date="2022-09-16T09:26:00Z"/>
                <w:del w:id="9366" w:author="Nick.Tolimieri" w:date="2022-09-19T13:19:00Z"/>
                <w:rFonts w:asciiTheme="minorHAnsi" w:eastAsiaTheme="minorHAnsi" w:hAnsiTheme="minorHAnsi" w:cstheme="minorBidi"/>
                <w:sz w:val="22"/>
                <w:szCs w:val="22"/>
                <w:rPrChange w:id="9367" w:author="Nick.Tolimieri [2]" w:date="2022-09-16T09:26:00Z">
                  <w:rPr>
                    <w:ins w:id="9368" w:author="Nick.Tolimieri [2]" w:date="2022-09-16T09:26:00Z"/>
                    <w:del w:id="9369" w:author="Nick.Tolimieri" w:date="2022-09-19T13:19:00Z"/>
                    <w:rFonts w:ascii="Calibri" w:hAnsi="Calibri" w:cs="Calibri"/>
                    <w:color w:val="000000"/>
                    <w:sz w:val="22"/>
                    <w:szCs w:val="22"/>
                  </w:rPr>
                </w:rPrChange>
              </w:rPr>
              <w:pPrChange w:id="9370" w:author="Nick.Tolimieri [2]" w:date="2022-09-16T09:26:00Z">
                <w:pPr>
                  <w:jc w:val="right"/>
                </w:pPr>
              </w:pPrChange>
            </w:pPr>
            <w:ins w:id="9371" w:author="Nick.Tolimieri [2]" w:date="2022-09-16T09:26:00Z">
              <w:del w:id="9372" w:author="Nick.Tolimieri" w:date="2022-09-19T13:19:00Z">
                <w:r w:rsidRPr="00FC0F34" w:rsidDel="002F2C4B">
                  <w:rPr>
                    <w:rFonts w:asciiTheme="minorHAnsi" w:eastAsiaTheme="minorHAnsi" w:hAnsiTheme="minorHAnsi" w:cstheme="minorBidi"/>
                    <w:sz w:val="22"/>
                    <w:szCs w:val="22"/>
                    <w:rPrChange w:id="9373" w:author="Nick.Tolimieri [2]" w:date="2022-09-16T09:26:00Z">
                      <w:rPr>
                        <w:rFonts w:ascii="Calibri" w:hAnsi="Calibri" w:cs="Calibri"/>
                        <w:color w:val="000000"/>
                        <w:sz w:val="22"/>
                        <w:szCs w:val="22"/>
                      </w:rPr>
                    </w:rPrChange>
                  </w:rPr>
                  <w:delText>14</w:delText>
                </w:r>
              </w:del>
            </w:ins>
          </w:p>
        </w:tc>
        <w:tc>
          <w:tcPr>
            <w:tcW w:w="960" w:type="dxa"/>
            <w:noWrap/>
            <w:hideMark/>
            <w:tcPrChange w:id="937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375" w:author="Nick.Tolimieri [2]" w:date="2022-09-16T09:26:00Z"/>
                <w:del w:id="9376" w:author="Nick.Tolimieri" w:date="2022-09-19T13:19:00Z"/>
                <w:rFonts w:asciiTheme="minorHAnsi" w:eastAsiaTheme="minorHAnsi" w:hAnsiTheme="minorHAnsi" w:cstheme="minorBidi"/>
                <w:sz w:val="22"/>
                <w:szCs w:val="22"/>
                <w:rPrChange w:id="9377" w:author="Nick.Tolimieri [2]" w:date="2022-09-16T09:26:00Z">
                  <w:rPr>
                    <w:ins w:id="9378" w:author="Nick.Tolimieri [2]" w:date="2022-09-16T09:26:00Z"/>
                    <w:del w:id="9379" w:author="Nick.Tolimieri" w:date="2022-09-19T13:19:00Z"/>
                    <w:rFonts w:ascii="Calibri" w:hAnsi="Calibri" w:cs="Calibri"/>
                    <w:color w:val="000000"/>
                    <w:sz w:val="22"/>
                    <w:szCs w:val="22"/>
                  </w:rPr>
                </w:rPrChange>
              </w:rPr>
              <w:pPrChange w:id="9380" w:author="Nick.Tolimieri [2]" w:date="2022-09-16T09:26:00Z">
                <w:pPr>
                  <w:jc w:val="right"/>
                </w:pPr>
              </w:pPrChange>
            </w:pPr>
            <w:ins w:id="9381" w:author="Nick.Tolimieri [2]" w:date="2022-09-16T09:26:00Z">
              <w:del w:id="9382" w:author="Nick.Tolimieri" w:date="2022-09-19T13:19:00Z">
                <w:r w:rsidRPr="00FC0F34" w:rsidDel="002F2C4B">
                  <w:rPr>
                    <w:rFonts w:asciiTheme="minorHAnsi" w:eastAsiaTheme="minorHAnsi" w:hAnsiTheme="minorHAnsi" w:cstheme="minorBidi"/>
                    <w:sz w:val="22"/>
                    <w:szCs w:val="22"/>
                    <w:rPrChange w:id="9383" w:author="Nick.Tolimieri [2]" w:date="2022-09-16T09:26:00Z">
                      <w:rPr>
                        <w:rFonts w:ascii="Calibri" w:hAnsi="Calibri" w:cs="Calibri"/>
                        <w:color w:val="000000"/>
                        <w:sz w:val="22"/>
                        <w:szCs w:val="22"/>
                      </w:rPr>
                    </w:rPrChange>
                  </w:rPr>
                  <w:delText>144</w:delText>
                </w:r>
              </w:del>
            </w:ins>
          </w:p>
        </w:tc>
        <w:tc>
          <w:tcPr>
            <w:tcW w:w="960" w:type="dxa"/>
            <w:noWrap/>
            <w:hideMark/>
            <w:tcPrChange w:id="938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385" w:author="Nick.Tolimieri [2]" w:date="2022-09-16T09:26:00Z"/>
                <w:del w:id="9386" w:author="Nick.Tolimieri" w:date="2022-09-19T13:19:00Z"/>
                <w:rFonts w:asciiTheme="minorHAnsi" w:eastAsiaTheme="minorHAnsi" w:hAnsiTheme="minorHAnsi" w:cstheme="minorBidi"/>
                <w:sz w:val="22"/>
                <w:szCs w:val="22"/>
                <w:rPrChange w:id="9387" w:author="Nick.Tolimieri [2]" w:date="2022-09-16T09:26:00Z">
                  <w:rPr>
                    <w:ins w:id="9388" w:author="Nick.Tolimieri [2]" w:date="2022-09-16T09:26:00Z"/>
                    <w:del w:id="9389" w:author="Nick.Tolimieri" w:date="2022-09-19T13:19:00Z"/>
                    <w:rFonts w:ascii="Calibri" w:hAnsi="Calibri" w:cs="Calibri"/>
                    <w:color w:val="000000"/>
                    <w:sz w:val="22"/>
                    <w:szCs w:val="22"/>
                  </w:rPr>
                </w:rPrChange>
              </w:rPr>
              <w:pPrChange w:id="9390" w:author="Nick.Tolimieri [2]" w:date="2022-09-16T09:26:00Z">
                <w:pPr>
                  <w:jc w:val="right"/>
                </w:pPr>
              </w:pPrChange>
            </w:pPr>
            <w:ins w:id="9391" w:author="Nick.Tolimieri [2]" w:date="2022-09-16T09:26:00Z">
              <w:del w:id="9392" w:author="Nick.Tolimieri" w:date="2022-09-19T13:19:00Z">
                <w:r w:rsidRPr="00FC0F34" w:rsidDel="002F2C4B">
                  <w:rPr>
                    <w:rFonts w:asciiTheme="minorHAnsi" w:eastAsiaTheme="minorHAnsi" w:hAnsiTheme="minorHAnsi" w:cstheme="minorBidi"/>
                    <w:sz w:val="22"/>
                    <w:szCs w:val="22"/>
                    <w:rPrChange w:id="9393" w:author="Nick.Tolimieri [2]" w:date="2022-09-16T09:26:00Z">
                      <w:rPr>
                        <w:rFonts w:ascii="Calibri" w:hAnsi="Calibri" w:cs="Calibri"/>
                        <w:color w:val="000000"/>
                        <w:sz w:val="22"/>
                        <w:szCs w:val="22"/>
                      </w:rPr>
                    </w:rPrChange>
                  </w:rPr>
                  <w:delText>5</w:delText>
                </w:r>
              </w:del>
            </w:ins>
          </w:p>
        </w:tc>
        <w:tc>
          <w:tcPr>
            <w:tcW w:w="960" w:type="dxa"/>
            <w:noWrap/>
            <w:hideMark/>
            <w:tcPrChange w:id="939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395" w:author="Nick.Tolimieri [2]" w:date="2022-09-16T09:26:00Z"/>
                <w:del w:id="9396" w:author="Nick.Tolimieri" w:date="2022-09-19T13:19:00Z"/>
                <w:rFonts w:asciiTheme="minorHAnsi" w:eastAsiaTheme="minorHAnsi" w:hAnsiTheme="minorHAnsi" w:cstheme="minorBidi"/>
                <w:sz w:val="22"/>
                <w:szCs w:val="22"/>
                <w:rPrChange w:id="9397" w:author="Nick.Tolimieri [2]" w:date="2022-09-16T09:26:00Z">
                  <w:rPr>
                    <w:ins w:id="9398" w:author="Nick.Tolimieri [2]" w:date="2022-09-16T09:26:00Z"/>
                    <w:del w:id="9399" w:author="Nick.Tolimieri" w:date="2022-09-19T13:19:00Z"/>
                    <w:rFonts w:ascii="Calibri" w:hAnsi="Calibri" w:cs="Calibri"/>
                    <w:color w:val="000000"/>
                    <w:sz w:val="22"/>
                    <w:szCs w:val="22"/>
                  </w:rPr>
                </w:rPrChange>
              </w:rPr>
              <w:pPrChange w:id="9400" w:author="Nick.Tolimieri [2]" w:date="2022-09-16T09:26:00Z">
                <w:pPr>
                  <w:jc w:val="right"/>
                </w:pPr>
              </w:pPrChange>
            </w:pPr>
            <w:ins w:id="9401" w:author="Nick.Tolimieri [2]" w:date="2022-09-16T09:26:00Z">
              <w:del w:id="9402" w:author="Nick.Tolimieri" w:date="2022-09-19T13:19:00Z">
                <w:r w:rsidRPr="00FC0F34" w:rsidDel="002F2C4B">
                  <w:rPr>
                    <w:rFonts w:asciiTheme="minorHAnsi" w:eastAsiaTheme="minorHAnsi" w:hAnsiTheme="minorHAnsi" w:cstheme="minorBidi"/>
                    <w:sz w:val="22"/>
                    <w:szCs w:val="22"/>
                    <w:rPrChange w:id="9403" w:author="Nick.Tolimieri [2]" w:date="2022-09-16T09:26:00Z">
                      <w:rPr>
                        <w:rFonts w:ascii="Calibri" w:hAnsi="Calibri" w:cs="Calibri"/>
                        <w:color w:val="000000"/>
                        <w:sz w:val="22"/>
                        <w:szCs w:val="22"/>
                      </w:rPr>
                    </w:rPrChange>
                  </w:rPr>
                  <w:delText>135</w:delText>
                </w:r>
              </w:del>
            </w:ins>
          </w:p>
        </w:tc>
        <w:tc>
          <w:tcPr>
            <w:tcW w:w="960" w:type="dxa"/>
            <w:noWrap/>
            <w:hideMark/>
            <w:tcPrChange w:id="940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405" w:author="Nick.Tolimieri [2]" w:date="2022-09-16T09:26:00Z"/>
                <w:del w:id="9406" w:author="Nick.Tolimieri" w:date="2022-09-19T13:19:00Z"/>
                <w:rFonts w:asciiTheme="minorHAnsi" w:eastAsiaTheme="minorHAnsi" w:hAnsiTheme="minorHAnsi" w:cstheme="minorBidi"/>
                <w:sz w:val="22"/>
                <w:szCs w:val="22"/>
                <w:rPrChange w:id="9407" w:author="Nick.Tolimieri [2]" w:date="2022-09-16T09:26:00Z">
                  <w:rPr>
                    <w:ins w:id="9408" w:author="Nick.Tolimieri [2]" w:date="2022-09-16T09:26:00Z"/>
                    <w:del w:id="9409" w:author="Nick.Tolimieri" w:date="2022-09-19T13:19:00Z"/>
                    <w:rFonts w:ascii="Calibri" w:hAnsi="Calibri" w:cs="Calibri"/>
                    <w:color w:val="000000"/>
                    <w:sz w:val="22"/>
                    <w:szCs w:val="22"/>
                  </w:rPr>
                </w:rPrChange>
              </w:rPr>
              <w:pPrChange w:id="9410" w:author="Nick.Tolimieri [2]" w:date="2022-09-16T09:26:00Z">
                <w:pPr>
                  <w:jc w:val="right"/>
                </w:pPr>
              </w:pPrChange>
            </w:pPr>
            <w:ins w:id="9411" w:author="Nick.Tolimieri [2]" w:date="2022-09-16T09:26:00Z">
              <w:del w:id="9412" w:author="Nick.Tolimieri" w:date="2022-09-19T13:19:00Z">
                <w:r w:rsidRPr="00FC0F34" w:rsidDel="002F2C4B">
                  <w:rPr>
                    <w:rFonts w:asciiTheme="minorHAnsi" w:eastAsiaTheme="minorHAnsi" w:hAnsiTheme="minorHAnsi" w:cstheme="minorBidi"/>
                    <w:sz w:val="22"/>
                    <w:szCs w:val="22"/>
                    <w:rPrChange w:id="9413" w:author="Nick.Tolimieri [2]" w:date="2022-09-16T09:26:00Z">
                      <w:rPr>
                        <w:rFonts w:ascii="Calibri" w:hAnsi="Calibri" w:cs="Calibri"/>
                        <w:color w:val="000000"/>
                        <w:sz w:val="22"/>
                        <w:szCs w:val="22"/>
                      </w:rPr>
                    </w:rPrChange>
                  </w:rPr>
                  <w:delText>7</w:delText>
                </w:r>
              </w:del>
            </w:ins>
          </w:p>
        </w:tc>
        <w:tc>
          <w:tcPr>
            <w:tcW w:w="960" w:type="dxa"/>
            <w:noWrap/>
            <w:hideMark/>
            <w:tcPrChange w:id="941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415" w:author="Nick.Tolimieri [2]" w:date="2022-09-16T09:26:00Z"/>
                <w:del w:id="9416" w:author="Nick.Tolimieri" w:date="2022-09-19T13:19:00Z"/>
                <w:rFonts w:asciiTheme="minorHAnsi" w:eastAsiaTheme="minorHAnsi" w:hAnsiTheme="minorHAnsi" w:cstheme="minorBidi"/>
                <w:sz w:val="22"/>
                <w:szCs w:val="22"/>
                <w:rPrChange w:id="9417" w:author="Nick.Tolimieri [2]" w:date="2022-09-16T09:26:00Z">
                  <w:rPr>
                    <w:ins w:id="9418" w:author="Nick.Tolimieri [2]" w:date="2022-09-16T09:26:00Z"/>
                    <w:del w:id="9419" w:author="Nick.Tolimieri" w:date="2022-09-19T13:19:00Z"/>
                    <w:rFonts w:ascii="Calibri" w:hAnsi="Calibri" w:cs="Calibri"/>
                    <w:color w:val="000000"/>
                    <w:sz w:val="22"/>
                    <w:szCs w:val="22"/>
                  </w:rPr>
                </w:rPrChange>
              </w:rPr>
              <w:pPrChange w:id="9420" w:author="Nick.Tolimieri [2]" w:date="2022-09-16T09:26:00Z">
                <w:pPr>
                  <w:jc w:val="right"/>
                </w:pPr>
              </w:pPrChange>
            </w:pPr>
            <w:ins w:id="9421" w:author="Nick.Tolimieri [2]" w:date="2022-09-16T09:26:00Z">
              <w:del w:id="9422" w:author="Nick.Tolimieri" w:date="2022-09-19T13:19:00Z">
                <w:r w:rsidRPr="00FC0F34" w:rsidDel="002F2C4B">
                  <w:rPr>
                    <w:rFonts w:asciiTheme="minorHAnsi" w:eastAsiaTheme="minorHAnsi" w:hAnsiTheme="minorHAnsi" w:cstheme="minorBidi"/>
                    <w:sz w:val="22"/>
                    <w:szCs w:val="22"/>
                    <w:rPrChange w:id="9423" w:author="Nick.Tolimieri [2]" w:date="2022-09-16T09:26:00Z">
                      <w:rPr>
                        <w:rFonts w:ascii="Calibri" w:hAnsi="Calibri" w:cs="Calibri"/>
                        <w:color w:val="000000"/>
                        <w:sz w:val="22"/>
                        <w:szCs w:val="22"/>
                      </w:rPr>
                    </w:rPrChange>
                  </w:rPr>
                  <w:delText>40</w:delText>
                </w:r>
              </w:del>
            </w:ins>
          </w:p>
        </w:tc>
        <w:tc>
          <w:tcPr>
            <w:tcW w:w="960" w:type="dxa"/>
            <w:noWrap/>
            <w:hideMark/>
            <w:tcPrChange w:id="942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425" w:author="Nick.Tolimieri [2]" w:date="2022-09-16T09:26:00Z"/>
                <w:del w:id="9426" w:author="Nick.Tolimieri" w:date="2022-09-19T13:19:00Z"/>
                <w:rFonts w:asciiTheme="minorHAnsi" w:eastAsiaTheme="minorHAnsi" w:hAnsiTheme="minorHAnsi" w:cstheme="minorBidi"/>
                <w:sz w:val="22"/>
                <w:szCs w:val="22"/>
                <w:rPrChange w:id="9427" w:author="Nick.Tolimieri [2]" w:date="2022-09-16T09:26:00Z">
                  <w:rPr>
                    <w:ins w:id="9428" w:author="Nick.Tolimieri [2]" w:date="2022-09-16T09:26:00Z"/>
                    <w:del w:id="9429" w:author="Nick.Tolimieri" w:date="2022-09-19T13:19:00Z"/>
                    <w:rFonts w:ascii="Calibri" w:hAnsi="Calibri" w:cs="Calibri"/>
                    <w:color w:val="000000"/>
                    <w:sz w:val="22"/>
                    <w:szCs w:val="22"/>
                  </w:rPr>
                </w:rPrChange>
              </w:rPr>
              <w:pPrChange w:id="9430" w:author="Nick.Tolimieri [2]" w:date="2022-09-16T09:26:00Z">
                <w:pPr>
                  <w:jc w:val="right"/>
                </w:pPr>
              </w:pPrChange>
            </w:pPr>
            <w:ins w:id="9431" w:author="Nick.Tolimieri [2]" w:date="2022-09-16T09:26:00Z">
              <w:del w:id="9432" w:author="Nick.Tolimieri" w:date="2022-09-19T13:19:00Z">
                <w:r w:rsidRPr="00FC0F34" w:rsidDel="002F2C4B">
                  <w:rPr>
                    <w:rFonts w:asciiTheme="minorHAnsi" w:eastAsiaTheme="minorHAnsi" w:hAnsiTheme="minorHAnsi" w:cstheme="minorBidi"/>
                    <w:sz w:val="22"/>
                    <w:szCs w:val="22"/>
                    <w:rPrChange w:id="9433" w:author="Nick.Tolimieri [2]" w:date="2022-09-16T09:26:00Z">
                      <w:rPr>
                        <w:rFonts w:ascii="Calibri" w:hAnsi="Calibri" w:cs="Calibri"/>
                        <w:color w:val="000000"/>
                        <w:sz w:val="22"/>
                        <w:szCs w:val="22"/>
                      </w:rPr>
                    </w:rPrChange>
                  </w:rPr>
                  <w:delText>1.98</w:delText>
                </w:r>
              </w:del>
            </w:ins>
          </w:p>
        </w:tc>
        <w:tc>
          <w:tcPr>
            <w:tcW w:w="960" w:type="dxa"/>
            <w:noWrap/>
            <w:hideMark/>
            <w:tcPrChange w:id="943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435" w:author="Nick.Tolimieri [2]" w:date="2022-09-16T09:26:00Z"/>
                <w:del w:id="9436" w:author="Nick.Tolimieri" w:date="2022-09-19T13:19:00Z"/>
                <w:rFonts w:asciiTheme="minorHAnsi" w:eastAsiaTheme="minorHAnsi" w:hAnsiTheme="minorHAnsi" w:cstheme="minorBidi"/>
                <w:sz w:val="22"/>
                <w:szCs w:val="22"/>
                <w:rPrChange w:id="9437" w:author="Nick.Tolimieri [2]" w:date="2022-09-16T09:26:00Z">
                  <w:rPr>
                    <w:ins w:id="9438" w:author="Nick.Tolimieri [2]" w:date="2022-09-16T09:26:00Z"/>
                    <w:del w:id="9439" w:author="Nick.Tolimieri" w:date="2022-09-19T13:19:00Z"/>
                    <w:rFonts w:ascii="Calibri" w:hAnsi="Calibri" w:cs="Calibri"/>
                    <w:color w:val="000000"/>
                    <w:sz w:val="22"/>
                    <w:szCs w:val="22"/>
                  </w:rPr>
                </w:rPrChange>
              </w:rPr>
              <w:pPrChange w:id="9440" w:author="Nick.Tolimieri [2]" w:date="2022-09-16T09:26:00Z">
                <w:pPr>
                  <w:jc w:val="right"/>
                </w:pPr>
              </w:pPrChange>
            </w:pPr>
            <w:ins w:id="9441" w:author="Nick.Tolimieri [2]" w:date="2022-09-16T09:26:00Z">
              <w:del w:id="9442" w:author="Nick.Tolimieri" w:date="2022-09-19T13:19:00Z">
                <w:r w:rsidRPr="00FC0F34" w:rsidDel="002F2C4B">
                  <w:rPr>
                    <w:rFonts w:asciiTheme="minorHAnsi" w:eastAsiaTheme="minorHAnsi" w:hAnsiTheme="minorHAnsi" w:cstheme="minorBidi"/>
                    <w:sz w:val="22"/>
                    <w:szCs w:val="22"/>
                    <w:rPrChange w:id="9443" w:author="Nick.Tolimieri [2]" w:date="2022-09-16T09:26:00Z">
                      <w:rPr>
                        <w:rFonts w:ascii="Calibri" w:hAnsi="Calibri" w:cs="Calibri"/>
                        <w:color w:val="000000"/>
                        <w:sz w:val="22"/>
                        <w:szCs w:val="22"/>
                      </w:rPr>
                    </w:rPrChange>
                  </w:rPr>
                  <w:delText>0.39</w:delText>
                </w:r>
              </w:del>
            </w:ins>
          </w:p>
        </w:tc>
      </w:tr>
      <w:tr w:rsidR="00FC0F34" w:rsidRPr="00FC0F34" w:rsidDel="002F2C4B" w:rsidTr="00FC0F34">
        <w:trPr>
          <w:divId w:val="1675451697"/>
          <w:trHeight w:val="300"/>
          <w:ins w:id="9444" w:author="Nick.Tolimieri [2]" w:date="2022-09-16T09:26:00Z"/>
          <w:del w:id="9445" w:author="Nick.Tolimieri" w:date="2022-09-19T13:19:00Z"/>
          <w:trPrChange w:id="9446" w:author="Nick.Tolimieri [2]" w:date="2022-09-16T09:26:00Z">
            <w:trPr>
              <w:divId w:val="1675451697"/>
              <w:trHeight w:val="300"/>
            </w:trPr>
          </w:trPrChange>
        </w:trPr>
        <w:tc>
          <w:tcPr>
            <w:tcW w:w="960" w:type="dxa"/>
            <w:noWrap/>
            <w:hideMark/>
            <w:tcPrChange w:id="944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448" w:author="Nick.Tolimieri [2]" w:date="2022-09-16T09:26:00Z"/>
                <w:del w:id="9449" w:author="Nick.Tolimieri" w:date="2022-09-19T13:19:00Z"/>
                <w:rFonts w:asciiTheme="minorHAnsi" w:eastAsiaTheme="minorHAnsi" w:hAnsiTheme="minorHAnsi" w:cstheme="minorBidi"/>
                <w:sz w:val="22"/>
                <w:szCs w:val="22"/>
                <w:rPrChange w:id="9450" w:author="Nick.Tolimieri [2]" w:date="2022-09-16T09:26:00Z">
                  <w:rPr>
                    <w:ins w:id="9451" w:author="Nick.Tolimieri [2]" w:date="2022-09-16T09:26:00Z"/>
                    <w:del w:id="9452" w:author="Nick.Tolimieri" w:date="2022-09-19T13:19:00Z"/>
                    <w:rFonts w:ascii="Calibri" w:hAnsi="Calibri" w:cs="Calibri"/>
                    <w:color w:val="000000"/>
                    <w:sz w:val="22"/>
                    <w:szCs w:val="22"/>
                  </w:rPr>
                </w:rPrChange>
              </w:rPr>
              <w:pPrChange w:id="9453" w:author="Nick.Tolimieri [2]" w:date="2022-09-16T09:26:00Z">
                <w:pPr/>
              </w:pPrChange>
            </w:pPr>
            <w:ins w:id="9454" w:author="Nick.Tolimieri [2]" w:date="2022-09-16T09:26:00Z">
              <w:del w:id="9455" w:author="Nick.Tolimieri" w:date="2022-09-19T13:19:00Z">
                <w:r w:rsidRPr="00FC0F34" w:rsidDel="002F2C4B">
                  <w:rPr>
                    <w:rFonts w:asciiTheme="minorHAnsi" w:eastAsiaTheme="minorHAnsi" w:hAnsiTheme="minorHAnsi" w:cstheme="minorBidi"/>
                    <w:sz w:val="22"/>
                    <w:szCs w:val="22"/>
                    <w:rPrChange w:id="9456" w:author="Nick.Tolimieri [2]" w:date="2022-09-16T09:26:00Z">
                      <w:rPr>
                        <w:rFonts w:ascii="Calibri" w:hAnsi="Calibri" w:cs="Calibri"/>
                        <w:color w:val="000000"/>
                        <w:sz w:val="22"/>
                        <w:szCs w:val="22"/>
                      </w:rPr>
                    </w:rPrChange>
                  </w:rPr>
                  <w:delText>Tatoosh Is. &amp; Neah B.</w:delText>
                </w:r>
              </w:del>
            </w:ins>
          </w:p>
        </w:tc>
        <w:tc>
          <w:tcPr>
            <w:tcW w:w="960" w:type="dxa"/>
            <w:noWrap/>
            <w:hideMark/>
            <w:tcPrChange w:id="945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458" w:author="Nick.Tolimieri [2]" w:date="2022-09-16T09:26:00Z"/>
                <w:del w:id="9459" w:author="Nick.Tolimieri" w:date="2022-09-19T13:19:00Z"/>
                <w:rFonts w:asciiTheme="minorHAnsi" w:eastAsiaTheme="minorHAnsi" w:hAnsiTheme="minorHAnsi" w:cstheme="minorBidi"/>
                <w:sz w:val="22"/>
                <w:szCs w:val="22"/>
                <w:rPrChange w:id="9460" w:author="Nick.Tolimieri [2]" w:date="2022-09-16T09:26:00Z">
                  <w:rPr>
                    <w:ins w:id="9461" w:author="Nick.Tolimieri [2]" w:date="2022-09-16T09:26:00Z"/>
                    <w:del w:id="9462" w:author="Nick.Tolimieri" w:date="2022-09-19T13:19:00Z"/>
                    <w:rFonts w:ascii="Calibri" w:hAnsi="Calibri" w:cs="Calibri"/>
                    <w:color w:val="000000"/>
                    <w:sz w:val="22"/>
                    <w:szCs w:val="22"/>
                  </w:rPr>
                </w:rPrChange>
              </w:rPr>
              <w:pPrChange w:id="9463" w:author="Nick.Tolimieri [2]" w:date="2022-09-16T09:26:00Z">
                <w:pPr>
                  <w:jc w:val="right"/>
                </w:pPr>
              </w:pPrChange>
            </w:pPr>
            <w:ins w:id="9464" w:author="Nick.Tolimieri [2]" w:date="2022-09-16T09:26:00Z">
              <w:del w:id="9465" w:author="Nick.Tolimieri" w:date="2022-09-19T13:19:00Z">
                <w:r w:rsidRPr="00FC0F34" w:rsidDel="002F2C4B">
                  <w:rPr>
                    <w:rFonts w:asciiTheme="minorHAnsi" w:eastAsiaTheme="minorHAnsi" w:hAnsiTheme="minorHAnsi" w:cstheme="minorBidi"/>
                    <w:sz w:val="22"/>
                    <w:szCs w:val="22"/>
                    <w:rPrChange w:id="9466" w:author="Nick.Tolimieri [2]" w:date="2022-09-16T09:26:00Z">
                      <w:rPr>
                        <w:rFonts w:ascii="Calibri" w:hAnsi="Calibri" w:cs="Calibri"/>
                        <w:color w:val="000000"/>
                        <w:sz w:val="22"/>
                        <w:szCs w:val="22"/>
                      </w:rPr>
                    </w:rPrChange>
                  </w:rPr>
                  <w:delText>1999</w:delText>
                </w:r>
              </w:del>
            </w:ins>
          </w:p>
        </w:tc>
        <w:tc>
          <w:tcPr>
            <w:tcW w:w="960" w:type="dxa"/>
            <w:noWrap/>
            <w:hideMark/>
            <w:tcPrChange w:id="946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468" w:author="Nick.Tolimieri [2]" w:date="2022-09-16T09:26:00Z"/>
                <w:del w:id="9469" w:author="Nick.Tolimieri" w:date="2022-09-19T13:19:00Z"/>
                <w:rFonts w:asciiTheme="minorHAnsi" w:eastAsiaTheme="minorHAnsi" w:hAnsiTheme="minorHAnsi" w:cstheme="minorBidi"/>
                <w:sz w:val="22"/>
                <w:szCs w:val="22"/>
                <w:rPrChange w:id="9470" w:author="Nick.Tolimieri [2]" w:date="2022-09-16T09:26:00Z">
                  <w:rPr>
                    <w:ins w:id="9471" w:author="Nick.Tolimieri [2]" w:date="2022-09-16T09:26:00Z"/>
                    <w:del w:id="9472" w:author="Nick.Tolimieri" w:date="2022-09-19T13:19:00Z"/>
                    <w:rFonts w:ascii="Calibri" w:hAnsi="Calibri" w:cs="Calibri"/>
                    <w:color w:val="000000"/>
                    <w:sz w:val="22"/>
                    <w:szCs w:val="22"/>
                  </w:rPr>
                </w:rPrChange>
              </w:rPr>
              <w:pPrChange w:id="9473" w:author="Nick.Tolimieri [2]" w:date="2022-09-16T09:26:00Z">
                <w:pPr>
                  <w:jc w:val="right"/>
                </w:pPr>
              </w:pPrChange>
            </w:pPr>
            <w:ins w:id="9474" w:author="Nick.Tolimieri [2]" w:date="2022-09-16T09:26:00Z">
              <w:del w:id="9475" w:author="Nick.Tolimieri" w:date="2022-09-19T13:19:00Z">
                <w:r w:rsidRPr="00FC0F34" w:rsidDel="002F2C4B">
                  <w:rPr>
                    <w:rFonts w:asciiTheme="minorHAnsi" w:eastAsiaTheme="minorHAnsi" w:hAnsiTheme="minorHAnsi" w:cstheme="minorBidi"/>
                    <w:sz w:val="22"/>
                    <w:szCs w:val="22"/>
                    <w:rPrChange w:id="9476" w:author="Nick.Tolimieri [2]" w:date="2022-09-16T09:26:00Z">
                      <w:rPr>
                        <w:rFonts w:ascii="Calibri" w:hAnsi="Calibri" w:cs="Calibri"/>
                        <w:color w:val="000000"/>
                        <w:sz w:val="22"/>
                        <w:szCs w:val="22"/>
                      </w:rPr>
                    </w:rPrChange>
                  </w:rPr>
                  <w:delText>0</w:delText>
                </w:r>
              </w:del>
            </w:ins>
          </w:p>
        </w:tc>
        <w:tc>
          <w:tcPr>
            <w:tcW w:w="960" w:type="dxa"/>
            <w:noWrap/>
            <w:hideMark/>
            <w:tcPrChange w:id="947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478" w:author="Nick.Tolimieri [2]" w:date="2022-09-16T09:26:00Z"/>
                <w:del w:id="9479" w:author="Nick.Tolimieri" w:date="2022-09-19T13:19:00Z"/>
                <w:rFonts w:asciiTheme="minorHAnsi" w:eastAsiaTheme="minorHAnsi" w:hAnsiTheme="minorHAnsi" w:cstheme="minorBidi"/>
                <w:sz w:val="22"/>
                <w:szCs w:val="22"/>
                <w:rPrChange w:id="9480" w:author="Nick.Tolimieri [2]" w:date="2022-09-16T09:26:00Z">
                  <w:rPr>
                    <w:ins w:id="9481" w:author="Nick.Tolimieri [2]" w:date="2022-09-16T09:26:00Z"/>
                    <w:del w:id="9482" w:author="Nick.Tolimieri" w:date="2022-09-19T13:19:00Z"/>
                    <w:rFonts w:ascii="Calibri" w:hAnsi="Calibri" w:cs="Calibri"/>
                    <w:color w:val="000000"/>
                    <w:sz w:val="22"/>
                    <w:szCs w:val="22"/>
                  </w:rPr>
                </w:rPrChange>
              </w:rPr>
              <w:pPrChange w:id="9483" w:author="Nick.Tolimieri [2]" w:date="2022-09-16T09:26:00Z">
                <w:pPr>
                  <w:jc w:val="right"/>
                </w:pPr>
              </w:pPrChange>
            </w:pPr>
            <w:ins w:id="9484" w:author="Nick.Tolimieri [2]" w:date="2022-09-16T09:26:00Z">
              <w:del w:id="9485" w:author="Nick.Tolimieri" w:date="2022-09-19T13:19:00Z">
                <w:r w:rsidRPr="00FC0F34" w:rsidDel="002F2C4B">
                  <w:rPr>
                    <w:rFonts w:asciiTheme="minorHAnsi" w:eastAsiaTheme="minorHAnsi" w:hAnsiTheme="minorHAnsi" w:cstheme="minorBidi"/>
                    <w:sz w:val="22"/>
                    <w:szCs w:val="22"/>
                    <w:rPrChange w:id="9486" w:author="Nick.Tolimieri [2]" w:date="2022-09-16T09:26:00Z">
                      <w:rPr>
                        <w:rFonts w:ascii="Calibri" w:hAnsi="Calibri" w:cs="Calibri"/>
                        <w:color w:val="000000"/>
                        <w:sz w:val="22"/>
                        <w:szCs w:val="22"/>
                      </w:rPr>
                    </w:rPrChange>
                  </w:rPr>
                  <w:delText>0</w:delText>
                </w:r>
              </w:del>
            </w:ins>
          </w:p>
        </w:tc>
        <w:tc>
          <w:tcPr>
            <w:tcW w:w="960" w:type="dxa"/>
            <w:noWrap/>
            <w:hideMark/>
            <w:tcPrChange w:id="948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488" w:author="Nick.Tolimieri [2]" w:date="2022-09-16T09:26:00Z"/>
                <w:del w:id="9489" w:author="Nick.Tolimieri" w:date="2022-09-19T13:19:00Z"/>
                <w:rFonts w:asciiTheme="minorHAnsi" w:eastAsiaTheme="minorHAnsi" w:hAnsiTheme="minorHAnsi" w:cstheme="minorBidi"/>
                <w:sz w:val="22"/>
                <w:szCs w:val="22"/>
                <w:rPrChange w:id="9490" w:author="Nick.Tolimieri [2]" w:date="2022-09-16T09:26:00Z">
                  <w:rPr>
                    <w:ins w:id="9491" w:author="Nick.Tolimieri [2]" w:date="2022-09-16T09:26:00Z"/>
                    <w:del w:id="9492" w:author="Nick.Tolimieri" w:date="2022-09-19T13:19:00Z"/>
                    <w:rFonts w:ascii="Calibri" w:hAnsi="Calibri" w:cs="Calibri"/>
                    <w:color w:val="000000"/>
                    <w:sz w:val="22"/>
                    <w:szCs w:val="22"/>
                  </w:rPr>
                </w:rPrChange>
              </w:rPr>
              <w:pPrChange w:id="9493" w:author="Nick.Tolimieri [2]" w:date="2022-09-16T09:26:00Z">
                <w:pPr>
                  <w:jc w:val="right"/>
                </w:pPr>
              </w:pPrChange>
            </w:pPr>
            <w:ins w:id="9494" w:author="Nick.Tolimieri [2]" w:date="2022-09-16T09:26:00Z">
              <w:del w:id="9495" w:author="Nick.Tolimieri" w:date="2022-09-19T13:19:00Z">
                <w:r w:rsidRPr="00FC0F34" w:rsidDel="002F2C4B">
                  <w:rPr>
                    <w:rFonts w:asciiTheme="minorHAnsi" w:eastAsiaTheme="minorHAnsi" w:hAnsiTheme="minorHAnsi" w:cstheme="minorBidi"/>
                    <w:sz w:val="22"/>
                    <w:szCs w:val="22"/>
                    <w:rPrChange w:id="9496" w:author="Nick.Tolimieri [2]" w:date="2022-09-16T09:26:00Z">
                      <w:rPr>
                        <w:rFonts w:ascii="Calibri" w:hAnsi="Calibri" w:cs="Calibri"/>
                        <w:color w:val="000000"/>
                        <w:sz w:val="22"/>
                        <w:szCs w:val="22"/>
                      </w:rPr>
                    </w:rPrChange>
                  </w:rPr>
                  <w:delText>0</w:delText>
                </w:r>
              </w:del>
            </w:ins>
          </w:p>
        </w:tc>
        <w:tc>
          <w:tcPr>
            <w:tcW w:w="960" w:type="dxa"/>
            <w:noWrap/>
            <w:hideMark/>
            <w:tcPrChange w:id="949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498" w:author="Nick.Tolimieri [2]" w:date="2022-09-16T09:26:00Z"/>
                <w:del w:id="9499" w:author="Nick.Tolimieri" w:date="2022-09-19T13:19:00Z"/>
                <w:rFonts w:asciiTheme="minorHAnsi" w:eastAsiaTheme="minorHAnsi" w:hAnsiTheme="minorHAnsi" w:cstheme="minorBidi"/>
                <w:sz w:val="22"/>
                <w:szCs w:val="22"/>
                <w:rPrChange w:id="9500" w:author="Nick.Tolimieri [2]" w:date="2022-09-16T09:26:00Z">
                  <w:rPr>
                    <w:ins w:id="9501" w:author="Nick.Tolimieri [2]" w:date="2022-09-16T09:26:00Z"/>
                    <w:del w:id="9502" w:author="Nick.Tolimieri" w:date="2022-09-19T13:19:00Z"/>
                    <w:rFonts w:ascii="Calibri" w:hAnsi="Calibri" w:cs="Calibri"/>
                    <w:color w:val="000000"/>
                    <w:sz w:val="22"/>
                    <w:szCs w:val="22"/>
                  </w:rPr>
                </w:rPrChange>
              </w:rPr>
              <w:pPrChange w:id="9503" w:author="Nick.Tolimieri [2]" w:date="2022-09-16T09:26:00Z">
                <w:pPr>
                  <w:jc w:val="right"/>
                </w:pPr>
              </w:pPrChange>
            </w:pPr>
            <w:ins w:id="9504" w:author="Nick.Tolimieri [2]" w:date="2022-09-16T09:26:00Z">
              <w:del w:id="9505" w:author="Nick.Tolimieri" w:date="2022-09-19T13:19:00Z">
                <w:r w:rsidRPr="00FC0F34" w:rsidDel="002F2C4B">
                  <w:rPr>
                    <w:rFonts w:asciiTheme="minorHAnsi" w:eastAsiaTheme="minorHAnsi" w:hAnsiTheme="minorHAnsi" w:cstheme="minorBidi"/>
                    <w:sz w:val="22"/>
                    <w:szCs w:val="22"/>
                    <w:rPrChange w:id="9506" w:author="Nick.Tolimieri [2]" w:date="2022-09-16T09:26:00Z">
                      <w:rPr>
                        <w:rFonts w:ascii="Calibri" w:hAnsi="Calibri" w:cs="Calibri"/>
                        <w:color w:val="000000"/>
                        <w:sz w:val="22"/>
                        <w:szCs w:val="22"/>
                      </w:rPr>
                    </w:rPrChange>
                  </w:rPr>
                  <w:delText>0</w:delText>
                </w:r>
              </w:del>
            </w:ins>
          </w:p>
        </w:tc>
        <w:tc>
          <w:tcPr>
            <w:tcW w:w="960" w:type="dxa"/>
            <w:noWrap/>
            <w:hideMark/>
            <w:tcPrChange w:id="950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508" w:author="Nick.Tolimieri [2]" w:date="2022-09-16T09:26:00Z"/>
                <w:del w:id="9509" w:author="Nick.Tolimieri" w:date="2022-09-19T13:19:00Z"/>
                <w:rFonts w:asciiTheme="minorHAnsi" w:eastAsiaTheme="minorHAnsi" w:hAnsiTheme="minorHAnsi" w:cstheme="minorBidi"/>
                <w:sz w:val="22"/>
                <w:szCs w:val="22"/>
                <w:rPrChange w:id="9510" w:author="Nick.Tolimieri [2]" w:date="2022-09-16T09:26:00Z">
                  <w:rPr>
                    <w:ins w:id="9511" w:author="Nick.Tolimieri [2]" w:date="2022-09-16T09:26:00Z"/>
                    <w:del w:id="9512" w:author="Nick.Tolimieri" w:date="2022-09-19T13:19:00Z"/>
                    <w:rFonts w:ascii="Calibri" w:hAnsi="Calibri" w:cs="Calibri"/>
                    <w:color w:val="000000"/>
                    <w:sz w:val="22"/>
                    <w:szCs w:val="22"/>
                  </w:rPr>
                </w:rPrChange>
              </w:rPr>
              <w:pPrChange w:id="9513" w:author="Nick.Tolimieri [2]" w:date="2022-09-16T09:26:00Z">
                <w:pPr/>
              </w:pPrChange>
            </w:pPr>
            <w:ins w:id="9514" w:author="Nick.Tolimieri [2]" w:date="2022-09-16T09:26:00Z">
              <w:del w:id="9515" w:author="Nick.Tolimieri" w:date="2022-09-19T13:19:00Z">
                <w:r w:rsidRPr="00FC0F34" w:rsidDel="002F2C4B">
                  <w:rPr>
                    <w:rFonts w:asciiTheme="minorHAnsi" w:eastAsiaTheme="minorHAnsi" w:hAnsiTheme="minorHAnsi" w:cstheme="minorBidi"/>
                    <w:sz w:val="22"/>
                    <w:szCs w:val="22"/>
                    <w:rPrChange w:id="9516" w:author="Nick.Tolimieri [2]" w:date="2022-09-16T09:26:00Z">
                      <w:rPr>
                        <w:rFonts w:ascii="Calibri" w:hAnsi="Calibri" w:cs="Calibri"/>
                        <w:color w:val="000000"/>
                        <w:sz w:val="22"/>
                        <w:szCs w:val="22"/>
                      </w:rPr>
                    </w:rPrChange>
                  </w:rPr>
                  <w:delText>NA</w:delText>
                </w:r>
              </w:del>
            </w:ins>
          </w:p>
        </w:tc>
        <w:tc>
          <w:tcPr>
            <w:tcW w:w="960" w:type="dxa"/>
            <w:noWrap/>
            <w:hideMark/>
            <w:tcPrChange w:id="951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518" w:author="Nick.Tolimieri [2]" w:date="2022-09-16T09:26:00Z"/>
                <w:del w:id="9519" w:author="Nick.Tolimieri" w:date="2022-09-19T13:19:00Z"/>
                <w:rFonts w:asciiTheme="minorHAnsi" w:eastAsiaTheme="minorHAnsi" w:hAnsiTheme="minorHAnsi" w:cstheme="minorBidi"/>
                <w:sz w:val="22"/>
                <w:szCs w:val="22"/>
                <w:rPrChange w:id="9520" w:author="Nick.Tolimieri [2]" w:date="2022-09-16T09:26:00Z">
                  <w:rPr>
                    <w:ins w:id="9521" w:author="Nick.Tolimieri [2]" w:date="2022-09-16T09:26:00Z"/>
                    <w:del w:id="9522" w:author="Nick.Tolimieri" w:date="2022-09-19T13:19:00Z"/>
                    <w:rFonts w:ascii="Calibri" w:hAnsi="Calibri" w:cs="Calibri"/>
                    <w:color w:val="000000"/>
                    <w:sz w:val="22"/>
                    <w:szCs w:val="22"/>
                  </w:rPr>
                </w:rPrChange>
              </w:rPr>
              <w:pPrChange w:id="9523" w:author="Nick.Tolimieri [2]" w:date="2022-09-16T09:26:00Z">
                <w:pPr/>
              </w:pPrChange>
            </w:pPr>
            <w:ins w:id="9524" w:author="Nick.Tolimieri [2]" w:date="2022-09-16T09:26:00Z">
              <w:del w:id="9525" w:author="Nick.Tolimieri" w:date="2022-09-19T13:19:00Z">
                <w:r w:rsidRPr="00FC0F34" w:rsidDel="002F2C4B">
                  <w:rPr>
                    <w:rFonts w:asciiTheme="minorHAnsi" w:eastAsiaTheme="minorHAnsi" w:hAnsiTheme="minorHAnsi" w:cstheme="minorBidi"/>
                    <w:sz w:val="22"/>
                    <w:szCs w:val="22"/>
                    <w:rPrChange w:id="9526" w:author="Nick.Tolimieri [2]" w:date="2022-09-16T09:26:00Z">
                      <w:rPr>
                        <w:rFonts w:ascii="Calibri" w:hAnsi="Calibri" w:cs="Calibri"/>
                        <w:color w:val="000000"/>
                        <w:sz w:val="22"/>
                        <w:szCs w:val="22"/>
                      </w:rPr>
                    </w:rPrChange>
                  </w:rPr>
                  <w:delText>NA</w:delText>
                </w:r>
              </w:del>
            </w:ins>
          </w:p>
        </w:tc>
        <w:tc>
          <w:tcPr>
            <w:tcW w:w="960" w:type="dxa"/>
            <w:noWrap/>
            <w:hideMark/>
            <w:tcPrChange w:id="952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528" w:author="Nick.Tolimieri [2]" w:date="2022-09-16T09:26:00Z"/>
                <w:del w:id="9529" w:author="Nick.Tolimieri" w:date="2022-09-19T13:19:00Z"/>
                <w:rFonts w:asciiTheme="minorHAnsi" w:eastAsiaTheme="minorHAnsi" w:hAnsiTheme="minorHAnsi" w:cstheme="minorBidi"/>
                <w:sz w:val="22"/>
                <w:szCs w:val="22"/>
                <w:rPrChange w:id="9530" w:author="Nick.Tolimieri [2]" w:date="2022-09-16T09:26:00Z">
                  <w:rPr>
                    <w:ins w:id="9531" w:author="Nick.Tolimieri [2]" w:date="2022-09-16T09:26:00Z"/>
                    <w:del w:id="9532" w:author="Nick.Tolimieri" w:date="2022-09-19T13:19:00Z"/>
                    <w:rFonts w:ascii="Calibri" w:hAnsi="Calibri" w:cs="Calibri"/>
                    <w:color w:val="000000"/>
                    <w:sz w:val="22"/>
                    <w:szCs w:val="22"/>
                  </w:rPr>
                </w:rPrChange>
              </w:rPr>
              <w:pPrChange w:id="9533" w:author="Nick.Tolimieri [2]" w:date="2022-09-16T09:26:00Z">
                <w:pPr/>
              </w:pPrChange>
            </w:pPr>
            <w:ins w:id="9534" w:author="Nick.Tolimieri [2]" w:date="2022-09-16T09:26:00Z">
              <w:del w:id="9535" w:author="Nick.Tolimieri" w:date="2022-09-19T13:19:00Z">
                <w:r w:rsidRPr="00FC0F34" w:rsidDel="002F2C4B">
                  <w:rPr>
                    <w:rFonts w:asciiTheme="minorHAnsi" w:eastAsiaTheme="minorHAnsi" w:hAnsiTheme="minorHAnsi" w:cstheme="minorBidi"/>
                    <w:sz w:val="22"/>
                    <w:szCs w:val="22"/>
                    <w:rPrChange w:id="9536" w:author="Nick.Tolimieri [2]" w:date="2022-09-16T09:26:00Z">
                      <w:rPr>
                        <w:rFonts w:ascii="Calibri" w:hAnsi="Calibri" w:cs="Calibri"/>
                        <w:color w:val="000000"/>
                        <w:sz w:val="22"/>
                        <w:szCs w:val="22"/>
                      </w:rPr>
                    </w:rPrChange>
                  </w:rPr>
                  <w:delText>NA</w:delText>
                </w:r>
              </w:del>
            </w:ins>
          </w:p>
        </w:tc>
        <w:tc>
          <w:tcPr>
            <w:tcW w:w="960" w:type="dxa"/>
            <w:noWrap/>
            <w:hideMark/>
            <w:tcPrChange w:id="953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538" w:author="Nick.Tolimieri [2]" w:date="2022-09-16T09:26:00Z"/>
                <w:del w:id="9539" w:author="Nick.Tolimieri" w:date="2022-09-19T13:19:00Z"/>
                <w:rFonts w:asciiTheme="minorHAnsi" w:eastAsiaTheme="minorHAnsi" w:hAnsiTheme="minorHAnsi" w:cstheme="minorBidi"/>
                <w:sz w:val="22"/>
                <w:szCs w:val="22"/>
                <w:rPrChange w:id="9540" w:author="Nick.Tolimieri [2]" w:date="2022-09-16T09:26:00Z">
                  <w:rPr>
                    <w:ins w:id="9541" w:author="Nick.Tolimieri [2]" w:date="2022-09-16T09:26:00Z"/>
                    <w:del w:id="9542" w:author="Nick.Tolimieri" w:date="2022-09-19T13:19:00Z"/>
                    <w:rFonts w:ascii="Calibri" w:hAnsi="Calibri" w:cs="Calibri"/>
                    <w:color w:val="000000"/>
                    <w:sz w:val="22"/>
                    <w:szCs w:val="22"/>
                  </w:rPr>
                </w:rPrChange>
              </w:rPr>
              <w:pPrChange w:id="9543" w:author="Nick.Tolimieri [2]" w:date="2022-09-16T09:26:00Z">
                <w:pPr/>
              </w:pPrChange>
            </w:pPr>
            <w:ins w:id="9544" w:author="Nick.Tolimieri [2]" w:date="2022-09-16T09:26:00Z">
              <w:del w:id="9545" w:author="Nick.Tolimieri" w:date="2022-09-19T13:19:00Z">
                <w:r w:rsidRPr="00FC0F34" w:rsidDel="002F2C4B">
                  <w:rPr>
                    <w:rFonts w:asciiTheme="minorHAnsi" w:eastAsiaTheme="minorHAnsi" w:hAnsiTheme="minorHAnsi" w:cstheme="minorBidi"/>
                    <w:sz w:val="22"/>
                    <w:szCs w:val="22"/>
                    <w:rPrChange w:id="9546" w:author="Nick.Tolimieri [2]" w:date="2022-09-16T09:26:00Z">
                      <w:rPr>
                        <w:rFonts w:ascii="Calibri" w:hAnsi="Calibri" w:cs="Calibri"/>
                        <w:color w:val="000000"/>
                        <w:sz w:val="22"/>
                        <w:szCs w:val="22"/>
                      </w:rPr>
                    </w:rPrChange>
                  </w:rPr>
                  <w:delText>NA</w:delText>
                </w:r>
              </w:del>
            </w:ins>
          </w:p>
        </w:tc>
      </w:tr>
      <w:tr w:rsidR="00FC0F34" w:rsidRPr="00FC0F34" w:rsidDel="002F2C4B" w:rsidTr="00FC0F34">
        <w:trPr>
          <w:divId w:val="1675451697"/>
          <w:trHeight w:val="300"/>
          <w:ins w:id="9547" w:author="Nick.Tolimieri [2]" w:date="2022-09-16T09:26:00Z"/>
          <w:del w:id="9548" w:author="Nick.Tolimieri" w:date="2022-09-19T13:19:00Z"/>
          <w:trPrChange w:id="9549" w:author="Nick.Tolimieri [2]" w:date="2022-09-16T09:26:00Z">
            <w:trPr>
              <w:divId w:val="1675451697"/>
              <w:trHeight w:val="300"/>
            </w:trPr>
          </w:trPrChange>
        </w:trPr>
        <w:tc>
          <w:tcPr>
            <w:tcW w:w="960" w:type="dxa"/>
            <w:noWrap/>
            <w:hideMark/>
            <w:tcPrChange w:id="955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551" w:author="Nick.Tolimieri [2]" w:date="2022-09-16T09:26:00Z"/>
                <w:del w:id="9552" w:author="Nick.Tolimieri" w:date="2022-09-19T13:19:00Z"/>
                <w:rFonts w:asciiTheme="minorHAnsi" w:eastAsiaTheme="minorHAnsi" w:hAnsiTheme="minorHAnsi" w:cstheme="minorBidi"/>
                <w:sz w:val="22"/>
                <w:szCs w:val="22"/>
                <w:rPrChange w:id="9553" w:author="Nick.Tolimieri [2]" w:date="2022-09-16T09:26:00Z">
                  <w:rPr>
                    <w:ins w:id="9554" w:author="Nick.Tolimieri [2]" w:date="2022-09-16T09:26:00Z"/>
                    <w:del w:id="9555" w:author="Nick.Tolimieri" w:date="2022-09-19T13:19:00Z"/>
                    <w:rFonts w:ascii="Calibri" w:hAnsi="Calibri" w:cs="Calibri"/>
                    <w:color w:val="000000"/>
                    <w:sz w:val="22"/>
                    <w:szCs w:val="22"/>
                  </w:rPr>
                </w:rPrChange>
              </w:rPr>
              <w:pPrChange w:id="9556" w:author="Nick.Tolimieri [2]" w:date="2022-09-16T09:26:00Z">
                <w:pPr/>
              </w:pPrChange>
            </w:pPr>
            <w:ins w:id="9557" w:author="Nick.Tolimieri [2]" w:date="2022-09-16T09:26:00Z">
              <w:del w:id="9558" w:author="Nick.Tolimieri" w:date="2022-09-19T13:19:00Z">
                <w:r w:rsidRPr="00FC0F34" w:rsidDel="002F2C4B">
                  <w:rPr>
                    <w:rFonts w:asciiTheme="minorHAnsi" w:eastAsiaTheme="minorHAnsi" w:hAnsiTheme="minorHAnsi" w:cstheme="minorBidi"/>
                    <w:sz w:val="22"/>
                    <w:szCs w:val="22"/>
                    <w:rPrChange w:id="9559" w:author="Nick.Tolimieri [2]" w:date="2022-09-16T09:26:00Z">
                      <w:rPr>
                        <w:rFonts w:ascii="Calibri" w:hAnsi="Calibri" w:cs="Calibri"/>
                        <w:color w:val="000000"/>
                        <w:sz w:val="22"/>
                        <w:szCs w:val="22"/>
                      </w:rPr>
                    </w:rPrChange>
                  </w:rPr>
                  <w:delText>Tatoosh Is. &amp; Neah B.</w:delText>
                </w:r>
              </w:del>
            </w:ins>
          </w:p>
        </w:tc>
        <w:tc>
          <w:tcPr>
            <w:tcW w:w="960" w:type="dxa"/>
            <w:noWrap/>
            <w:hideMark/>
            <w:tcPrChange w:id="956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561" w:author="Nick.Tolimieri [2]" w:date="2022-09-16T09:26:00Z"/>
                <w:del w:id="9562" w:author="Nick.Tolimieri" w:date="2022-09-19T13:19:00Z"/>
                <w:rFonts w:asciiTheme="minorHAnsi" w:eastAsiaTheme="minorHAnsi" w:hAnsiTheme="minorHAnsi" w:cstheme="minorBidi"/>
                <w:sz w:val="22"/>
                <w:szCs w:val="22"/>
                <w:rPrChange w:id="9563" w:author="Nick.Tolimieri [2]" w:date="2022-09-16T09:26:00Z">
                  <w:rPr>
                    <w:ins w:id="9564" w:author="Nick.Tolimieri [2]" w:date="2022-09-16T09:26:00Z"/>
                    <w:del w:id="9565" w:author="Nick.Tolimieri" w:date="2022-09-19T13:19:00Z"/>
                    <w:rFonts w:ascii="Calibri" w:hAnsi="Calibri" w:cs="Calibri"/>
                    <w:color w:val="000000"/>
                    <w:sz w:val="22"/>
                    <w:szCs w:val="22"/>
                  </w:rPr>
                </w:rPrChange>
              </w:rPr>
              <w:pPrChange w:id="9566" w:author="Nick.Tolimieri [2]" w:date="2022-09-16T09:26:00Z">
                <w:pPr>
                  <w:jc w:val="right"/>
                </w:pPr>
              </w:pPrChange>
            </w:pPr>
            <w:ins w:id="9567" w:author="Nick.Tolimieri [2]" w:date="2022-09-16T09:26:00Z">
              <w:del w:id="9568" w:author="Nick.Tolimieri" w:date="2022-09-19T13:19:00Z">
                <w:r w:rsidRPr="00FC0F34" w:rsidDel="002F2C4B">
                  <w:rPr>
                    <w:rFonts w:asciiTheme="minorHAnsi" w:eastAsiaTheme="minorHAnsi" w:hAnsiTheme="minorHAnsi" w:cstheme="minorBidi"/>
                    <w:sz w:val="22"/>
                    <w:szCs w:val="22"/>
                    <w:rPrChange w:id="9569" w:author="Nick.Tolimieri [2]" w:date="2022-09-16T09:26:00Z">
                      <w:rPr>
                        <w:rFonts w:ascii="Calibri" w:hAnsi="Calibri" w:cs="Calibri"/>
                        <w:color w:val="000000"/>
                        <w:sz w:val="22"/>
                        <w:szCs w:val="22"/>
                      </w:rPr>
                    </w:rPrChange>
                  </w:rPr>
                  <w:delText>2000</w:delText>
                </w:r>
              </w:del>
            </w:ins>
          </w:p>
        </w:tc>
        <w:tc>
          <w:tcPr>
            <w:tcW w:w="960" w:type="dxa"/>
            <w:noWrap/>
            <w:hideMark/>
            <w:tcPrChange w:id="957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571" w:author="Nick.Tolimieri [2]" w:date="2022-09-16T09:26:00Z"/>
                <w:del w:id="9572" w:author="Nick.Tolimieri" w:date="2022-09-19T13:19:00Z"/>
                <w:rFonts w:asciiTheme="minorHAnsi" w:eastAsiaTheme="minorHAnsi" w:hAnsiTheme="minorHAnsi" w:cstheme="minorBidi"/>
                <w:sz w:val="22"/>
                <w:szCs w:val="22"/>
                <w:rPrChange w:id="9573" w:author="Nick.Tolimieri [2]" w:date="2022-09-16T09:26:00Z">
                  <w:rPr>
                    <w:ins w:id="9574" w:author="Nick.Tolimieri [2]" w:date="2022-09-16T09:26:00Z"/>
                    <w:del w:id="9575" w:author="Nick.Tolimieri" w:date="2022-09-19T13:19:00Z"/>
                    <w:rFonts w:ascii="Calibri" w:hAnsi="Calibri" w:cs="Calibri"/>
                    <w:color w:val="000000"/>
                    <w:sz w:val="22"/>
                    <w:szCs w:val="22"/>
                  </w:rPr>
                </w:rPrChange>
              </w:rPr>
              <w:pPrChange w:id="9576" w:author="Nick.Tolimieri [2]" w:date="2022-09-16T09:26:00Z">
                <w:pPr>
                  <w:jc w:val="right"/>
                </w:pPr>
              </w:pPrChange>
            </w:pPr>
            <w:ins w:id="9577" w:author="Nick.Tolimieri [2]" w:date="2022-09-16T09:26:00Z">
              <w:del w:id="9578" w:author="Nick.Tolimieri" w:date="2022-09-19T13:19:00Z">
                <w:r w:rsidRPr="00FC0F34" w:rsidDel="002F2C4B">
                  <w:rPr>
                    <w:rFonts w:asciiTheme="minorHAnsi" w:eastAsiaTheme="minorHAnsi" w:hAnsiTheme="minorHAnsi" w:cstheme="minorBidi"/>
                    <w:sz w:val="22"/>
                    <w:szCs w:val="22"/>
                    <w:rPrChange w:id="9579" w:author="Nick.Tolimieri [2]" w:date="2022-09-16T09:26:00Z">
                      <w:rPr>
                        <w:rFonts w:ascii="Calibri" w:hAnsi="Calibri" w:cs="Calibri"/>
                        <w:color w:val="000000"/>
                        <w:sz w:val="22"/>
                        <w:szCs w:val="22"/>
                      </w:rPr>
                    </w:rPrChange>
                  </w:rPr>
                  <w:delText>0</w:delText>
                </w:r>
              </w:del>
            </w:ins>
          </w:p>
        </w:tc>
        <w:tc>
          <w:tcPr>
            <w:tcW w:w="960" w:type="dxa"/>
            <w:noWrap/>
            <w:hideMark/>
            <w:tcPrChange w:id="958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581" w:author="Nick.Tolimieri [2]" w:date="2022-09-16T09:26:00Z"/>
                <w:del w:id="9582" w:author="Nick.Tolimieri" w:date="2022-09-19T13:19:00Z"/>
                <w:rFonts w:asciiTheme="minorHAnsi" w:eastAsiaTheme="minorHAnsi" w:hAnsiTheme="minorHAnsi" w:cstheme="minorBidi"/>
                <w:sz w:val="22"/>
                <w:szCs w:val="22"/>
                <w:rPrChange w:id="9583" w:author="Nick.Tolimieri [2]" w:date="2022-09-16T09:26:00Z">
                  <w:rPr>
                    <w:ins w:id="9584" w:author="Nick.Tolimieri [2]" w:date="2022-09-16T09:26:00Z"/>
                    <w:del w:id="9585" w:author="Nick.Tolimieri" w:date="2022-09-19T13:19:00Z"/>
                    <w:rFonts w:ascii="Calibri" w:hAnsi="Calibri" w:cs="Calibri"/>
                    <w:color w:val="000000"/>
                    <w:sz w:val="22"/>
                    <w:szCs w:val="22"/>
                  </w:rPr>
                </w:rPrChange>
              </w:rPr>
              <w:pPrChange w:id="9586" w:author="Nick.Tolimieri [2]" w:date="2022-09-16T09:26:00Z">
                <w:pPr>
                  <w:jc w:val="right"/>
                </w:pPr>
              </w:pPrChange>
            </w:pPr>
            <w:ins w:id="9587" w:author="Nick.Tolimieri [2]" w:date="2022-09-16T09:26:00Z">
              <w:del w:id="9588" w:author="Nick.Tolimieri" w:date="2022-09-19T13:19:00Z">
                <w:r w:rsidRPr="00FC0F34" w:rsidDel="002F2C4B">
                  <w:rPr>
                    <w:rFonts w:asciiTheme="minorHAnsi" w:eastAsiaTheme="minorHAnsi" w:hAnsiTheme="minorHAnsi" w:cstheme="minorBidi"/>
                    <w:sz w:val="22"/>
                    <w:szCs w:val="22"/>
                    <w:rPrChange w:id="9589" w:author="Nick.Tolimieri [2]" w:date="2022-09-16T09:26:00Z">
                      <w:rPr>
                        <w:rFonts w:ascii="Calibri" w:hAnsi="Calibri" w:cs="Calibri"/>
                        <w:color w:val="000000"/>
                        <w:sz w:val="22"/>
                        <w:szCs w:val="22"/>
                      </w:rPr>
                    </w:rPrChange>
                  </w:rPr>
                  <w:delText>0</w:delText>
                </w:r>
              </w:del>
            </w:ins>
          </w:p>
        </w:tc>
        <w:tc>
          <w:tcPr>
            <w:tcW w:w="960" w:type="dxa"/>
            <w:noWrap/>
            <w:hideMark/>
            <w:tcPrChange w:id="959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591" w:author="Nick.Tolimieri [2]" w:date="2022-09-16T09:26:00Z"/>
                <w:del w:id="9592" w:author="Nick.Tolimieri" w:date="2022-09-19T13:19:00Z"/>
                <w:rFonts w:asciiTheme="minorHAnsi" w:eastAsiaTheme="minorHAnsi" w:hAnsiTheme="minorHAnsi" w:cstheme="minorBidi"/>
                <w:sz w:val="22"/>
                <w:szCs w:val="22"/>
                <w:rPrChange w:id="9593" w:author="Nick.Tolimieri [2]" w:date="2022-09-16T09:26:00Z">
                  <w:rPr>
                    <w:ins w:id="9594" w:author="Nick.Tolimieri [2]" w:date="2022-09-16T09:26:00Z"/>
                    <w:del w:id="9595" w:author="Nick.Tolimieri" w:date="2022-09-19T13:19:00Z"/>
                    <w:rFonts w:ascii="Calibri" w:hAnsi="Calibri" w:cs="Calibri"/>
                    <w:color w:val="000000"/>
                    <w:sz w:val="22"/>
                    <w:szCs w:val="22"/>
                  </w:rPr>
                </w:rPrChange>
              </w:rPr>
              <w:pPrChange w:id="9596" w:author="Nick.Tolimieri [2]" w:date="2022-09-16T09:26:00Z">
                <w:pPr>
                  <w:jc w:val="right"/>
                </w:pPr>
              </w:pPrChange>
            </w:pPr>
            <w:ins w:id="9597" w:author="Nick.Tolimieri [2]" w:date="2022-09-16T09:26:00Z">
              <w:del w:id="9598" w:author="Nick.Tolimieri" w:date="2022-09-19T13:19:00Z">
                <w:r w:rsidRPr="00FC0F34" w:rsidDel="002F2C4B">
                  <w:rPr>
                    <w:rFonts w:asciiTheme="minorHAnsi" w:eastAsiaTheme="minorHAnsi" w:hAnsiTheme="minorHAnsi" w:cstheme="minorBidi"/>
                    <w:sz w:val="22"/>
                    <w:szCs w:val="22"/>
                    <w:rPrChange w:id="9599" w:author="Nick.Tolimieri [2]" w:date="2022-09-16T09:26:00Z">
                      <w:rPr>
                        <w:rFonts w:ascii="Calibri" w:hAnsi="Calibri" w:cs="Calibri"/>
                        <w:color w:val="000000"/>
                        <w:sz w:val="22"/>
                        <w:szCs w:val="22"/>
                      </w:rPr>
                    </w:rPrChange>
                  </w:rPr>
                  <w:delText>0</w:delText>
                </w:r>
              </w:del>
            </w:ins>
          </w:p>
        </w:tc>
        <w:tc>
          <w:tcPr>
            <w:tcW w:w="960" w:type="dxa"/>
            <w:noWrap/>
            <w:hideMark/>
            <w:tcPrChange w:id="960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601" w:author="Nick.Tolimieri [2]" w:date="2022-09-16T09:26:00Z"/>
                <w:del w:id="9602" w:author="Nick.Tolimieri" w:date="2022-09-19T13:19:00Z"/>
                <w:rFonts w:asciiTheme="minorHAnsi" w:eastAsiaTheme="minorHAnsi" w:hAnsiTheme="minorHAnsi" w:cstheme="minorBidi"/>
                <w:sz w:val="22"/>
                <w:szCs w:val="22"/>
                <w:rPrChange w:id="9603" w:author="Nick.Tolimieri [2]" w:date="2022-09-16T09:26:00Z">
                  <w:rPr>
                    <w:ins w:id="9604" w:author="Nick.Tolimieri [2]" w:date="2022-09-16T09:26:00Z"/>
                    <w:del w:id="9605" w:author="Nick.Tolimieri" w:date="2022-09-19T13:19:00Z"/>
                    <w:rFonts w:ascii="Calibri" w:hAnsi="Calibri" w:cs="Calibri"/>
                    <w:color w:val="000000"/>
                    <w:sz w:val="22"/>
                    <w:szCs w:val="22"/>
                  </w:rPr>
                </w:rPrChange>
              </w:rPr>
              <w:pPrChange w:id="9606" w:author="Nick.Tolimieri [2]" w:date="2022-09-16T09:26:00Z">
                <w:pPr>
                  <w:jc w:val="right"/>
                </w:pPr>
              </w:pPrChange>
            </w:pPr>
            <w:ins w:id="9607" w:author="Nick.Tolimieri [2]" w:date="2022-09-16T09:26:00Z">
              <w:del w:id="9608" w:author="Nick.Tolimieri" w:date="2022-09-19T13:19:00Z">
                <w:r w:rsidRPr="00FC0F34" w:rsidDel="002F2C4B">
                  <w:rPr>
                    <w:rFonts w:asciiTheme="minorHAnsi" w:eastAsiaTheme="minorHAnsi" w:hAnsiTheme="minorHAnsi" w:cstheme="minorBidi"/>
                    <w:sz w:val="22"/>
                    <w:szCs w:val="22"/>
                    <w:rPrChange w:id="9609" w:author="Nick.Tolimieri [2]" w:date="2022-09-16T09:26:00Z">
                      <w:rPr>
                        <w:rFonts w:ascii="Calibri" w:hAnsi="Calibri" w:cs="Calibri"/>
                        <w:color w:val="000000"/>
                        <w:sz w:val="22"/>
                        <w:szCs w:val="22"/>
                      </w:rPr>
                    </w:rPrChange>
                  </w:rPr>
                  <w:delText>0</w:delText>
                </w:r>
              </w:del>
            </w:ins>
          </w:p>
        </w:tc>
        <w:tc>
          <w:tcPr>
            <w:tcW w:w="960" w:type="dxa"/>
            <w:noWrap/>
            <w:hideMark/>
            <w:tcPrChange w:id="961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611" w:author="Nick.Tolimieri [2]" w:date="2022-09-16T09:26:00Z"/>
                <w:del w:id="9612" w:author="Nick.Tolimieri" w:date="2022-09-19T13:19:00Z"/>
                <w:rFonts w:asciiTheme="minorHAnsi" w:eastAsiaTheme="minorHAnsi" w:hAnsiTheme="minorHAnsi" w:cstheme="minorBidi"/>
                <w:sz w:val="22"/>
                <w:szCs w:val="22"/>
                <w:rPrChange w:id="9613" w:author="Nick.Tolimieri [2]" w:date="2022-09-16T09:26:00Z">
                  <w:rPr>
                    <w:ins w:id="9614" w:author="Nick.Tolimieri [2]" w:date="2022-09-16T09:26:00Z"/>
                    <w:del w:id="9615" w:author="Nick.Tolimieri" w:date="2022-09-19T13:19:00Z"/>
                    <w:rFonts w:ascii="Calibri" w:hAnsi="Calibri" w:cs="Calibri"/>
                    <w:color w:val="000000"/>
                    <w:sz w:val="22"/>
                    <w:szCs w:val="22"/>
                  </w:rPr>
                </w:rPrChange>
              </w:rPr>
              <w:pPrChange w:id="9616" w:author="Nick.Tolimieri [2]" w:date="2022-09-16T09:26:00Z">
                <w:pPr/>
              </w:pPrChange>
            </w:pPr>
            <w:ins w:id="9617" w:author="Nick.Tolimieri [2]" w:date="2022-09-16T09:26:00Z">
              <w:del w:id="9618" w:author="Nick.Tolimieri" w:date="2022-09-19T13:19:00Z">
                <w:r w:rsidRPr="00FC0F34" w:rsidDel="002F2C4B">
                  <w:rPr>
                    <w:rFonts w:asciiTheme="minorHAnsi" w:eastAsiaTheme="minorHAnsi" w:hAnsiTheme="minorHAnsi" w:cstheme="minorBidi"/>
                    <w:sz w:val="22"/>
                    <w:szCs w:val="22"/>
                    <w:rPrChange w:id="9619" w:author="Nick.Tolimieri [2]" w:date="2022-09-16T09:26:00Z">
                      <w:rPr>
                        <w:rFonts w:ascii="Calibri" w:hAnsi="Calibri" w:cs="Calibri"/>
                        <w:color w:val="000000"/>
                        <w:sz w:val="22"/>
                        <w:szCs w:val="22"/>
                      </w:rPr>
                    </w:rPrChange>
                  </w:rPr>
                  <w:delText>NA</w:delText>
                </w:r>
              </w:del>
            </w:ins>
          </w:p>
        </w:tc>
        <w:tc>
          <w:tcPr>
            <w:tcW w:w="960" w:type="dxa"/>
            <w:noWrap/>
            <w:hideMark/>
            <w:tcPrChange w:id="962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621" w:author="Nick.Tolimieri [2]" w:date="2022-09-16T09:26:00Z"/>
                <w:del w:id="9622" w:author="Nick.Tolimieri" w:date="2022-09-19T13:19:00Z"/>
                <w:rFonts w:asciiTheme="minorHAnsi" w:eastAsiaTheme="minorHAnsi" w:hAnsiTheme="minorHAnsi" w:cstheme="minorBidi"/>
                <w:sz w:val="22"/>
                <w:szCs w:val="22"/>
                <w:rPrChange w:id="9623" w:author="Nick.Tolimieri [2]" w:date="2022-09-16T09:26:00Z">
                  <w:rPr>
                    <w:ins w:id="9624" w:author="Nick.Tolimieri [2]" w:date="2022-09-16T09:26:00Z"/>
                    <w:del w:id="9625" w:author="Nick.Tolimieri" w:date="2022-09-19T13:19:00Z"/>
                    <w:rFonts w:ascii="Calibri" w:hAnsi="Calibri" w:cs="Calibri"/>
                    <w:color w:val="000000"/>
                    <w:sz w:val="22"/>
                    <w:szCs w:val="22"/>
                  </w:rPr>
                </w:rPrChange>
              </w:rPr>
              <w:pPrChange w:id="9626" w:author="Nick.Tolimieri [2]" w:date="2022-09-16T09:26:00Z">
                <w:pPr/>
              </w:pPrChange>
            </w:pPr>
            <w:ins w:id="9627" w:author="Nick.Tolimieri [2]" w:date="2022-09-16T09:26:00Z">
              <w:del w:id="9628" w:author="Nick.Tolimieri" w:date="2022-09-19T13:19:00Z">
                <w:r w:rsidRPr="00FC0F34" w:rsidDel="002F2C4B">
                  <w:rPr>
                    <w:rFonts w:asciiTheme="minorHAnsi" w:eastAsiaTheme="minorHAnsi" w:hAnsiTheme="minorHAnsi" w:cstheme="minorBidi"/>
                    <w:sz w:val="22"/>
                    <w:szCs w:val="22"/>
                    <w:rPrChange w:id="9629" w:author="Nick.Tolimieri [2]" w:date="2022-09-16T09:26:00Z">
                      <w:rPr>
                        <w:rFonts w:ascii="Calibri" w:hAnsi="Calibri" w:cs="Calibri"/>
                        <w:color w:val="000000"/>
                        <w:sz w:val="22"/>
                        <w:szCs w:val="22"/>
                      </w:rPr>
                    </w:rPrChange>
                  </w:rPr>
                  <w:delText>NA</w:delText>
                </w:r>
              </w:del>
            </w:ins>
          </w:p>
        </w:tc>
        <w:tc>
          <w:tcPr>
            <w:tcW w:w="960" w:type="dxa"/>
            <w:noWrap/>
            <w:hideMark/>
            <w:tcPrChange w:id="963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631" w:author="Nick.Tolimieri [2]" w:date="2022-09-16T09:26:00Z"/>
                <w:del w:id="9632" w:author="Nick.Tolimieri" w:date="2022-09-19T13:19:00Z"/>
                <w:rFonts w:asciiTheme="minorHAnsi" w:eastAsiaTheme="minorHAnsi" w:hAnsiTheme="minorHAnsi" w:cstheme="minorBidi"/>
                <w:sz w:val="22"/>
                <w:szCs w:val="22"/>
                <w:rPrChange w:id="9633" w:author="Nick.Tolimieri [2]" w:date="2022-09-16T09:26:00Z">
                  <w:rPr>
                    <w:ins w:id="9634" w:author="Nick.Tolimieri [2]" w:date="2022-09-16T09:26:00Z"/>
                    <w:del w:id="9635" w:author="Nick.Tolimieri" w:date="2022-09-19T13:19:00Z"/>
                    <w:rFonts w:ascii="Calibri" w:hAnsi="Calibri" w:cs="Calibri"/>
                    <w:color w:val="000000"/>
                    <w:sz w:val="22"/>
                    <w:szCs w:val="22"/>
                  </w:rPr>
                </w:rPrChange>
              </w:rPr>
              <w:pPrChange w:id="9636" w:author="Nick.Tolimieri [2]" w:date="2022-09-16T09:26:00Z">
                <w:pPr/>
              </w:pPrChange>
            </w:pPr>
            <w:ins w:id="9637" w:author="Nick.Tolimieri [2]" w:date="2022-09-16T09:26:00Z">
              <w:del w:id="9638" w:author="Nick.Tolimieri" w:date="2022-09-19T13:19:00Z">
                <w:r w:rsidRPr="00FC0F34" w:rsidDel="002F2C4B">
                  <w:rPr>
                    <w:rFonts w:asciiTheme="minorHAnsi" w:eastAsiaTheme="minorHAnsi" w:hAnsiTheme="minorHAnsi" w:cstheme="minorBidi"/>
                    <w:sz w:val="22"/>
                    <w:szCs w:val="22"/>
                    <w:rPrChange w:id="9639" w:author="Nick.Tolimieri [2]" w:date="2022-09-16T09:26:00Z">
                      <w:rPr>
                        <w:rFonts w:ascii="Calibri" w:hAnsi="Calibri" w:cs="Calibri"/>
                        <w:color w:val="000000"/>
                        <w:sz w:val="22"/>
                        <w:szCs w:val="22"/>
                      </w:rPr>
                    </w:rPrChange>
                  </w:rPr>
                  <w:delText>NA</w:delText>
                </w:r>
              </w:del>
            </w:ins>
          </w:p>
        </w:tc>
        <w:tc>
          <w:tcPr>
            <w:tcW w:w="960" w:type="dxa"/>
            <w:noWrap/>
            <w:hideMark/>
            <w:tcPrChange w:id="964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641" w:author="Nick.Tolimieri [2]" w:date="2022-09-16T09:26:00Z"/>
                <w:del w:id="9642" w:author="Nick.Tolimieri" w:date="2022-09-19T13:19:00Z"/>
                <w:rFonts w:asciiTheme="minorHAnsi" w:eastAsiaTheme="minorHAnsi" w:hAnsiTheme="minorHAnsi" w:cstheme="minorBidi"/>
                <w:sz w:val="22"/>
                <w:szCs w:val="22"/>
                <w:rPrChange w:id="9643" w:author="Nick.Tolimieri [2]" w:date="2022-09-16T09:26:00Z">
                  <w:rPr>
                    <w:ins w:id="9644" w:author="Nick.Tolimieri [2]" w:date="2022-09-16T09:26:00Z"/>
                    <w:del w:id="9645" w:author="Nick.Tolimieri" w:date="2022-09-19T13:19:00Z"/>
                    <w:rFonts w:ascii="Calibri" w:hAnsi="Calibri" w:cs="Calibri"/>
                    <w:color w:val="000000"/>
                    <w:sz w:val="22"/>
                    <w:szCs w:val="22"/>
                  </w:rPr>
                </w:rPrChange>
              </w:rPr>
              <w:pPrChange w:id="9646" w:author="Nick.Tolimieri [2]" w:date="2022-09-16T09:26:00Z">
                <w:pPr/>
              </w:pPrChange>
            </w:pPr>
            <w:ins w:id="9647" w:author="Nick.Tolimieri [2]" w:date="2022-09-16T09:26:00Z">
              <w:del w:id="9648" w:author="Nick.Tolimieri" w:date="2022-09-19T13:19:00Z">
                <w:r w:rsidRPr="00FC0F34" w:rsidDel="002F2C4B">
                  <w:rPr>
                    <w:rFonts w:asciiTheme="minorHAnsi" w:eastAsiaTheme="minorHAnsi" w:hAnsiTheme="minorHAnsi" w:cstheme="minorBidi"/>
                    <w:sz w:val="22"/>
                    <w:szCs w:val="22"/>
                    <w:rPrChange w:id="9649" w:author="Nick.Tolimieri [2]" w:date="2022-09-16T09:26:00Z">
                      <w:rPr>
                        <w:rFonts w:ascii="Calibri" w:hAnsi="Calibri" w:cs="Calibri"/>
                        <w:color w:val="000000"/>
                        <w:sz w:val="22"/>
                        <w:szCs w:val="22"/>
                      </w:rPr>
                    </w:rPrChange>
                  </w:rPr>
                  <w:delText>NA</w:delText>
                </w:r>
              </w:del>
            </w:ins>
          </w:p>
        </w:tc>
      </w:tr>
      <w:tr w:rsidR="00FC0F34" w:rsidRPr="00FC0F34" w:rsidDel="002F2C4B" w:rsidTr="00FC0F34">
        <w:trPr>
          <w:divId w:val="1675451697"/>
          <w:trHeight w:val="300"/>
          <w:ins w:id="9650" w:author="Nick.Tolimieri [2]" w:date="2022-09-16T09:26:00Z"/>
          <w:del w:id="9651" w:author="Nick.Tolimieri" w:date="2022-09-19T13:19:00Z"/>
          <w:trPrChange w:id="9652" w:author="Nick.Tolimieri [2]" w:date="2022-09-16T09:26:00Z">
            <w:trPr>
              <w:divId w:val="1675451697"/>
              <w:trHeight w:val="300"/>
            </w:trPr>
          </w:trPrChange>
        </w:trPr>
        <w:tc>
          <w:tcPr>
            <w:tcW w:w="960" w:type="dxa"/>
            <w:noWrap/>
            <w:hideMark/>
            <w:tcPrChange w:id="965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654" w:author="Nick.Tolimieri [2]" w:date="2022-09-16T09:26:00Z"/>
                <w:del w:id="9655" w:author="Nick.Tolimieri" w:date="2022-09-19T13:19:00Z"/>
                <w:rFonts w:asciiTheme="minorHAnsi" w:eastAsiaTheme="minorHAnsi" w:hAnsiTheme="minorHAnsi" w:cstheme="minorBidi"/>
                <w:sz w:val="22"/>
                <w:szCs w:val="22"/>
                <w:rPrChange w:id="9656" w:author="Nick.Tolimieri [2]" w:date="2022-09-16T09:26:00Z">
                  <w:rPr>
                    <w:ins w:id="9657" w:author="Nick.Tolimieri [2]" w:date="2022-09-16T09:26:00Z"/>
                    <w:del w:id="9658" w:author="Nick.Tolimieri" w:date="2022-09-19T13:19:00Z"/>
                    <w:rFonts w:ascii="Calibri" w:hAnsi="Calibri" w:cs="Calibri"/>
                    <w:color w:val="000000"/>
                    <w:sz w:val="22"/>
                    <w:szCs w:val="22"/>
                  </w:rPr>
                </w:rPrChange>
              </w:rPr>
              <w:pPrChange w:id="9659" w:author="Nick.Tolimieri [2]" w:date="2022-09-16T09:26:00Z">
                <w:pPr/>
              </w:pPrChange>
            </w:pPr>
            <w:ins w:id="9660" w:author="Nick.Tolimieri [2]" w:date="2022-09-16T09:26:00Z">
              <w:del w:id="9661" w:author="Nick.Tolimieri" w:date="2022-09-19T13:19:00Z">
                <w:r w:rsidRPr="00FC0F34" w:rsidDel="002F2C4B">
                  <w:rPr>
                    <w:rFonts w:asciiTheme="minorHAnsi" w:eastAsiaTheme="minorHAnsi" w:hAnsiTheme="minorHAnsi" w:cstheme="minorBidi"/>
                    <w:sz w:val="22"/>
                    <w:szCs w:val="22"/>
                    <w:rPrChange w:id="9662" w:author="Nick.Tolimieri [2]" w:date="2022-09-16T09:26:00Z">
                      <w:rPr>
                        <w:rFonts w:ascii="Calibri" w:hAnsi="Calibri" w:cs="Calibri"/>
                        <w:color w:val="000000"/>
                        <w:sz w:val="22"/>
                        <w:szCs w:val="22"/>
                      </w:rPr>
                    </w:rPrChange>
                  </w:rPr>
                  <w:delText>Tatoosh Is. &amp; Neah B.</w:delText>
                </w:r>
              </w:del>
            </w:ins>
          </w:p>
        </w:tc>
        <w:tc>
          <w:tcPr>
            <w:tcW w:w="960" w:type="dxa"/>
            <w:noWrap/>
            <w:hideMark/>
            <w:tcPrChange w:id="966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664" w:author="Nick.Tolimieri [2]" w:date="2022-09-16T09:26:00Z"/>
                <w:del w:id="9665" w:author="Nick.Tolimieri" w:date="2022-09-19T13:19:00Z"/>
                <w:rFonts w:asciiTheme="minorHAnsi" w:eastAsiaTheme="minorHAnsi" w:hAnsiTheme="minorHAnsi" w:cstheme="minorBidi"/>
                <w:sz w:val="22"/>
                <w:szCs w:val="22"/>
                <w:rPrChange w:id="9666" w:author="Nick.Tolimieri [2]" w:date="2022-09-16T09:26:00Z">
                  <w:rPr>
                    <w:ins w:id="9667" w:author="Nick.Tolimieri [2]" w:date="2022-09-16T09:26:00Z"/>
                    <w:del w:id="9668" w:author="Nick.Tolimieri" w:date="2022-09-19T13:19:00Z"/>
                    <w:rFonts w:ascii="Calibri" w:hAnsi="Calibri" w:cs="Calibri"/>
                    <w:color w:val="000000"/>
                    <w:sz w:val="22"/>
                    <w:szCs w:val="22"/>
                  </w:rPr>
                </w:rPrChange>
              </w:rPr>
              <w:pPrChange w:id="9669" w:author="Nick.Tolimieri [2]" w:date="2022-09-16T09:26:00Z">
                <w:pPr>
                  <w:jc w:val="right"/>
                </w:pPr>
              </w:pPrChange>
            </w:pPr>
            <w:ins w:id="9670" w:author="Nick.Tolimieri [2]" w:date="2022-09-16T09:26:00Z">
              <w:del w:id="9671" w:author="Nick.Tolimieri" w:date="2022-09-19T13:19:00Z">
                <w:r w:rsidRPr="00FC0F34" w:rsidDel="002F2C4B">
                  <w:rPr>
                    <w:rFonts w:asciiTheme="minorHAnsi" w:eastAsiaTheme="minorHAnsi" w:hAnsiTheme="minorHAnsi" w:cstheme="minorBidi"/>
                    <w:sz w:val="22"/>
                    <w:szCs w:val="22"/>
                    <w:rPrChange w:id="9672" w:author="Nick.Tolimieri [2]" w:date="2022-09-16T09:26:00Z">
                      <w:rPr>
                        <w:rFonts w:ascii="Calibri" w:hAnsi="Calibri" w:cs="Calibri"/>
                        <w:color w:val="000000"/>
                        <w:sz w:val="22"/>
                        <w:szCs w:val="22"/>
                      </w:rPr>
                    </w:rPrChange>
                  </w:rPr>
                  <w:delText>2001</w:delText>
                </w:r>
              </w:del>
            </w:ins>
          </w:p>
        </w:tc>
        <w:tc>
          <w:tcPr>
            <w:tcW w:w="960" w:type="dxa"/>
            <w:noWrap/>
            <w:hideMark/>
            <w:tcPrChange w:id="967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674" w:author="Nick.Tolimieri [2]" w:date="2022-09-16T09:26:00Z"/>
                <w:del w:id="9675" w:author="Nick.Tolimieri" w:date="2022-09-19T13:19:00Z"/>
                <w:rFonts w:asciiTheme="minorHAnsi" w:eastAsiaTheme="minorHAnsi" w:hAnsiTheme="minorHAnsi" w:cstheme="minorBidi"/>
                <w:sz w:val="22"/>
                <w:szCs w:val="22"/>
                <w:rPrChange w:id="9676" w:author="Nick.Tolimieri [2]" w:date="2022-09-16T09:26:00Z">
                  <w:rPr>
                    <w:ins w:id="9677" w:author="Nick.Tolimieri [2]" w:date="2022-09-16T09:26:00Z"/>
                    <w:del w:id="9678" w:author="Nick.Tolimieri" w:date="2022-09-19T13:19:00Z"/>
                    <w:rFonts w:ascii="Calibri" w:hAnsi="Calibri" w:cs="Calibri"/>
                    <w:color w:val="000000"/>
                    <w:sz w:val="22"/>
                    <w:szCs w:val="22"/>
                  </w:rPr>
                </w:rPrChange>
              </w:rPr>
              <w:pPrChange w:id="9679" w:author="Nick.Tolimieri [2]" w:date="2022-09-16T09:26:00Z">
                <w:pPr>
                  <w:jc w:val="right"/>
                </w:pPr>
              </w:pPrChange>
            </w:pPr>
            <w:ins w:id="9680" w:author="Nick.Tolimieri [2]" w:date="2022-09-16T09:26:00Z">
              <w:del w:id="9681" w:author="Nick.Tolimieri" w:date="2022-09-19T13:19:00Z">
                <w:r w:rsidRPr="00FC0F34" w:rsidDel="002F2C4B">
                  <w:rPr>
                    <w:rFonts w:asciiTheme="minorHAnsi" w:eastAsiaTheme="minorHAnsi" w:hAnsiTheme="minorHAnsi" w:cstheme="minorBidi"/>
                    <w:sz w:val="22"/>
                    <w:szCs w:val="22"/>
                    <w:rPrChange w:id="9682" w:author="Nick.Tolimieri [2]" w:date="2022-09-16T09:26:00Z">
                      <w:rPr>
                        <w:rFonts w:ascii="Calibri" w:hAnsi="Calibri" w:cs="Calibri"/>
                        <w:color w:val="000000"/>
                        <w:sz w:val="22"/>
                        <w:szCs w:val="22"/>
                      </w:rPr>
                    </w:rPrChange>
                  </w:rPr>
                  <w:delText>0</w:delText>
                </w:r>
              </w:del>
            </w:ins>
          </w:p>
        </w:tc>
        <w:tc>
          <w:tcPr>
            <w:tcW w:w="960" w:type="dxa"/>
            <w:noWrap/>
            <w:hideMark/>
            <w:tcPrChange w:id="968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684" w:author="Nick.Tolimieri [2]" w:date="2022-09-16T09:26:00Z"/>
                <w:del w:id="9685" w:author="Nick.Tolimieri" w:date="2022-09-19T13:19:00Z"/>
                <w:rFonts w:asciiTheme="minorHAnsi" w:eastAsiaTheme="minorHAnsi" w:hAnsiTheme="minorHAnsi" w:cstheme="minorBidi"/>
                <w:sz w:val="22"/>
                <w:szCs w:val="22"/>
                <w:rPrChange w:id="9686" w:author="Nick.Tolimieri [2]" w:date="2022-09-16T09:26:00Z">
                  <w:rPr>
                    <w:ins w:id="9687" w:author="Nick.Tolimieri [2]" w:date="2022-09-16T09:26:00Z"/>
                    <w:del w:id="9688" w:author="Nick.Tolimieri" w:date="2022-09-19T13:19:00Z"/>
                    <w:rFonts w:ascii="Calibri" w:hAnsi="Calibri" w:cs="Calibri"/>
                    <w:color w:val="000000"/>
                    <w:sz w:val="22"/>
                    <w:szCs w:val="22"/>
                  </w:rPr>
                </w:rPrChange>
              </w:rPr>
              <w:pPrChange w:id="9689" w:author="Nick.Tolimieri [2]" w:date="2022-09-16T09:26:00Z">
                <w:pPr>
                  <w:jc w:val="right"/>
                </w:pPr>
              </w:pPrChange>
            </w:pPr>
            <w:ins w:id="9690" w:author="Nick.Tolimieri [2]" w:date="2022-09-16T09:26:00Z">
              <w:del w:id="9691" w:author="Nick.Tolimieri" w:date="2022-09-19T13:19:00Z">
                <w:r w:rsidRPr="00FC0F34" w:rsidDel="002F2C4B">
                  <w:rPr>
                    <w:rFonts w:asciiTheme="minorHAnsi" w:eastAsiaTheme="minorHAnsi" w:hAnsiTheme="minorHAnsi" w:cstheme="minorBidi"/>
                    <w:sz w:val="22"/>
                    <w:szCs w:val="22"/>
                    <w:rPrChange w:id="9692" w:author="Nick.Tolimieri [2]" w:date="2022-09-16T09:26:00Z">
                      <w:rPr>
                        <w:rFonts w:ascii="Calibri" w:hAnsi="Calibri" w:cs="Calibri"/>
                        <w:color w:val="000000"/>
                        <w:sz w:val="22"/>
                        <w:szCs w:val="22"/>
                      </w:rPr>
                    </w:rPrChange>
                  </w:rPr>
                  <w:delText>0</w:delText>
                </w:r>
              </w:del>
            </w:ins>
          </w:p>
        </w:tc>
        <w:tc>
          <w:tcPr>
            <w:tcW w:w="960" w:type="dxa"/>
            <w:noWrap/>
            <w:hideMark/>
            <w:tcPrChange w:id="969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694" w:author="Nick.Tolimieri [2]" w:date="2022-09-16T09:26:00Z"/>
                <w:del w:id="9695" w:author="Nick.Tolimieri" w:date="2022-09-19T13:19:00Z"/>
                <w:rFonts w:asciiTheme="minorHAnsi" w:eastAsiaTheme="minorHAnsi" w:hAnsiTheme="minorHAnsi" w:cstheme="minorBidi"/>
                <w:sz w:val="22"/>
                <w:szCs w:val="22"/>
                <w:rPrChange w:id="9696" w:author="Nick.Tolimieri [2]" w:date="2022-09-16T09:26:00Z">
                  <w:rPr>
                    <w:ins w:id="9697" w:author="Nick.Tolimieri [2]" w:date="2022-09-16T09:26:00Z"/>
                    <w:del w:id="9698" w:author="Nick.Tolimieri" w:date="2022-09-19T13:19:00Z"/>
                    <w:rFonts w:ascii="Calibri" w:hAnsi="Calibri" w:cs="Calibri"/>
                    <w:color w:val="000000"/>
                    <w:sz w:val="22"/>
                    <w:szCs w:val="22"/>
                  </w:rPr>
                </w:rPrChange>
              </w:rPr>
              <w:pPrChange w:id="9699" w:author="Nick.Tolimieri [2]" w:date="2022-09-16T09:26:00Z">
                <w:pPr>
                  <w:jc w:val="right"/>
                </w:pPr>
              </w:pPrChange>
            </w:pPr>
            <w:ins w:id="9700" w:author="Nick.Tolimieri [2]" w:date="2022-09-16T09:26:00Z">
              <w:del w:id="9701" w:author="Nick.Tolimieri" w:date="2022-09-19T13:19:00Z">
                <w:r w:rsidRPr="00FC0F34" w:rsidDel="002F2C4B">
                  <w:rPr>
                    <w:rFonts w:asciiTheme="minorHAnsi" w:eastAsiaTheme="minorHAnsi" w:hAnsiTheme="minorHAnsi" w:cstheme="minorBidi"/>
                    <w:sz w:val="22"/>
                    <w:szCs w:val="22"/>
                    <w:rPrChange w:id="9702" w:author="Nick.Tolimieri [2]" w:date="2022-09-16T09:26:00Z">
                      <w:rPr>
                        <w:rFonts w:ascii="Calibri" w:hAnsi="Calibri" w:cs="Calibri"/>
                        <w:color w:val="000000"/>
                        <w:sz w:val="22"/>
                        <w:szCs w:val="22"/>
                      </w:rPr>
                    </w:rPrChange>
                  </w:rPr>
                  <w:delText>0</w:delText>
                </w:r>
              </w:del>
            </w:ins>
          </w:p>
        </w:tc>
        <w:tc>
          <w:tcPr>
            <w:tcW w:w="960" w:type="dxa"/>
            <w:noWrap/>
            <w:hideMark/>
            <w:tcPrChange w:id="970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704" w:author="Nick.Tolimieri [2]" w:date="2022-09-16T09:26:00Z"/>
                <w:del w:id="9705" w:author="Nick.Tolimieri" w:date="2022-09-19T13:19:00Z"/>
                <w:rFonts w:asciiTheme="minorHAnsi" w:eastAsiaTheme="minorHAnsi" w:hAnsiTheme="minorHAnsi" w:cstheme="minorBidi"/>
                <w:sz w:val="22"/>
                <w:szCs w:val="22"/>
                <w:rPrChange w:id="9706" w:author="Nick.Tolimieri [2]" w:date="2022-09-16T09:26:00Z">
                  <w:rPr>
                    <w:ins w:id="9707" w:author="Nick.Tolimieri [2]" w:date="2022-09-16T09:26:00Z"/>
                    <w:del w:id="9708" w:author="Nick.Tolimieri" w:date="2022-09-19T13:19:00Z"/>
                    <w:rFonts w:ascii="Calibri" w:hAnsi="Calibri" w:cs="Calibri"/>
                    <w:color w:val="000000"/>
                    <w:sz w:val="22"/>
                    <w:szCs w:val="22"/>
                  </w:rPr>
                </w:rPrChange>
              </w:rPr>
              <w:pPrChange w:id="9709" w:author="Nick.Tolimieri [2]" w:date="2022-09-16T09:26:00Z">
                <w:pPr>
                  <w:jc w:val="right"/>
                </w:pPr>
              </w:pPrChange>
            </w:pPr>
            <w:ins w:id="9710" w:author="Nick.Tolimieri [2]" w:date="2022-09-16T09:26:00Z">
              <w:del w:id="9711" w:author="Nick.Tolimieri" w:date="2022-09-19T13:19:00Z">
                <w:r w:rsidRPr="00FC0F34" w:rsidDel="002F2C4B">
                  <w:rPr>
                    <w:rFonts w:asciiTheme="minorHAnsi" w:eastAsiaTheme="minorHAnsi" w:hAnsiTheme="minorHAnsi" w:cstheme="minorBidi"/>
                    <w:sz w:val="22"/>
                    <w:szCs w:val="22"/>
                    <w:rPrChange w:id="9712" w:author="Nick.Tolimieri [2]" w:date="2022-09-16T09:26:00Z">
                      <w:rPr>
                        <w:rFonts w:ascii="Calibri" w:hAnsi="Calibri" w:cs="Calibri"/>
                        <w:color w:val="000000"/>
                        <w:sz w:val="22"/>
                        <w:szCs w:val="22"/>
                      </w:rPr>
                    </w:rPrChange>
                  </w:rPr>
                  <w:delText>0</w:delText>
                </w:r>
              </w:del>
            </w:ins>
          </w:p>
        </w:tc>
        <w:tc>
          <w:tcPr>
            <w:tcW w:w="960" w:type="dxa"/>
            <w:noWrap/>
            <w:hideMark/>
            <w:tcPrChange w:id="971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714" w:author="Nick.Tolimieri [2]" w:date="2022-09-16T09:26:00Z"/>
                <w:del w:id="9715" w:author="Nick.Tolimieri" w:date="2022-09-19T13:19:00Z"/>
                <w:rFonts w:asciiTheme="minorHAnsi" w:eastAsiaTheme="minorHAnsi" w:hAnsiTheme="minorHAnsi" w:cstheme="minorBidi"/>
                <w:sz w:val="22"/>
                <w:szCs w:val="22"/>
                <w:rPrChange w:id="9716" w:author="Nick.Tolimieri [2]" w:date="2022-09-16T09:26:00Z">
                  <w:rPr>
                    <w:ins w:id="9717" w:author="Nick.Tolimieri [2]" w:date="2022-09-16T09:26:00Z"/>
                    <w:del w:id="9718" w:author="Nick.Tolimieri" w:date="2022-09-19T13:19:00Z"/>
                    <w:rFonts w:ascii="Calibri" w:hAnsi="Calibri" w:cs="Calibri"/>
                    <w:color w:val="000000"/>
                    <w:sz w:val="22"/>
                    <w:szCs w:val="22"/>
                  </w:rPr>
                </w:rPrChange>
              </w:rPr>
              <w:pPrChange w:id="9719" w:author="Nick.Tolimieri [2]" w:date="2022-09-16T09:26:00Z">
                <w:pPr/>
              </w:pPrChange>
            </w:pPr>
            <w:ins w:id="9720" w:author="Nick.Tolimieri [2]" w:date="2022-09-16T09:26:00Z">
              <w:del w:id="9721" w:author="Nick.Tolimieri" w:date="2022-09-19T13:19:00Z">
                <w:r w:rsidRPr="00FC0F34" w:rsidDel="002F2C4B">
                  <w:rPr>
                    <w:rFonts w:asciiTheme="minorHAnsi" w:eastAsiaTheme="minorHAnsi" w:hAnsiTheme="minorHAnsi" w:cstheme="minorBidi"/>
                    <w:sz w:val="22"/>
                    <w:szCs w:val="22"/>
                    <w:rPrChange w:id="9722" w:author="Nick.Tolimieri [2]" w:date="2022-09-16T09:26:00Z">
                      <w:rPr>
                        <w:rFonts w:ascii="Calibri" w:hAnsi="Calibri" w:cs="Calibri"/>
                        <w:color w:val="000000"/>
                        <w:sz w:val="22"/>
                        <w:szCs w:val="22"/>
                      </w:rPr>
                    </w:rPrChange>
                  </w:rPr>
                  <w:delText>NA</w:delText>
                </w:r>
              </w:del>
            </w:ins>
          </w:p>
        </w:tc>
        <w:tc>
          <w:tcPr>
            <w:tcW w:w="960" w:type="dxa"/>
            <w:noWrap/>
            <w:hideMark/>
            <w:tcPrChange w:id="972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724" w:author="Nick.Tolimieri [2]" w:date="2022-09-16T09:26:00Z"/>
                <w:del w:id="9725" w:author="Nick.Tolimieri" w:date="2022-09-19T13:19:00Z"/>
                <w:rFonts w:asciiTheme="minorHAnsi" w:eastAsiaTheme="minorHAnsi" w:hAnsiTheme="minorHAnsi" w:cstheme="minorBidi"/>
                <w:sz w:val="22"/>
                <w:szCs w:val="22"/>
                <w:rPrChange w:id="9726" w:author="Nick.Tolimieri [2]" w:date="2022-09-16T09:26:00Z">
                  <w:rPr>
                    <w:ins w:id="9727" w:author="Nick.Tolimieri [2]" w:date="2022-09-16T09:26:00Z"/>
                    <w:del w:id="9728" w:author="Nick.Tolimieri" w:date="2022-09-19T13:19:00Z"/>
                    <w:rFonts w:ascii="Calibri" w:hAnsi="Calibri" w:cs="Calibri"/>
                    <w:color w:val="000000"/>
                    <w:sz w:val="22"/>
                    <w:szCs w:val="22"/>
                  </w:rPr>
                </w:rPrChange>
              </w:rPr>
              <w:pPrChange w:id="9729" w:author="Nick.Tolimieri [2]" w:date="2022-09-16T09:26:00Z">
                <w:pPr/>
              </w:pPrChange>
            </w:pPr>
            <w:ins w:id="9730" w:author="Nick.Tolimieri [2]" w:date="2022-09-16T09:26:00Z">
              <w:del w:id="9731" w:author="Nick.Tolimieri" w:date="2022-09-19T13:19:00Z">
                <w:r w:rsidRPr="00FC0F34" w:rsidDel="002F2C4B">
                  <w:rPr>
                    <w:rFonts w:asciiTheme="minorHAnsi" w:eastAsiaTheme="minorHAnsi" w:hAnsiTheme="minorHAnsi" w:cstheme="minorBidi"/>
                    <w:sz w:val="22"/>
                    <w:szCs w:val="22"/>
                    <w:rPrChange w:id="9732" w:author="Nick.Tolimieri [2]" w:date="2022-09-16T09:26:00Z">
                      <w:rPr>
                        <w:rFonts w:ascii="Calibri" w:hAnsi="Calibri" w:cs="Calibri"/>
                        <w:color w:val="000000"/>
                        <w:sz w:val="22"/>
                        <w:szCs w:val="22"/>
                      </w:rPr>
                    </w:rPrChange>
                  </w:rPr>
                  <w:delText>NA</w:delText>
                </w:r>
              </w:del>
            </w:ins>
          </w:p>
        </w:tc>
        <w:tc>
          <w:tcPr>
            <w:tcW w:w="960" w:type="dxa"/>
            <w:noWrap/>
            <w:hideMark/>
            <w:tcPrChange w:id="973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734" w:author="Nick.Tolimieri [2]" w:date="2022-09-16T09:26:00Z"/>
                <w:del w:id="9735" w:author="Nick.Tolimieri" w:date="2022-09-19T13:19:00Z"/>
                <w:rFonts w:asciiTheme="minorHAnsi" w:eastAsiaTheme="minorHAnsi" w:hAnsiTheme="minorHAnsi" w:cstheme="minorBidi"/>
                <w:sz w:val="22"/>
                <w:szCs w:val="22"/>
                <w:rPrChange w:id="9736" w:author="Nick.Tolimieri [2]" w:date="2022-09-16T09:26:00Z">
                  <w:rPr>
                    <w:ins w:id="9737" w:author="Nick.Tolimieri [2]" w:date="2022-09-16T09:26:00Z"/>
                    <w:del w:id="9738" w:author="Nick.Tolimieri" w:date="2022-09-19T13:19:00Z"/>
                    <w:rFonts w:ascii="Calibri" w:hAnsi="Calibri" w:cs="Calibri"/>
                    <w:color w:val="000000"/>
                    <w:sz w:val="22"/>
                    <w:szCs w:val="22"/>
                  </w:rPr>
                </w:rPrChange>
              </w:rPr>
              <w:pPrChange w:id="9739" w:author="Nick.Tolimieri [2]" w:date="2022-09-16T09:26:00Z">
                <w:pPr/>
              </w:pPrChange>
            </w:pPr>
            <w:ins w:id="9740" w:author="Nick.Tolimieri [2]" w:date="2022-09-16T09:26:00Z">
              <w:del w:id="9741" w:author="Nick.Tolimieri" w:date="2022-09-19T13:19:00Z">
                <w:r w:rsidRPr="00FC0F34" w:rsidDel="002F2C4B">
                  <w:rPr>
                    <w:rFonts w:asciiTheme="minorHAnsi" w:eastAsiaTheme="minorHAnsi" w:hAnsiTheme="minorHAnsi" w:cstheme="minorBidi"/>
                    <w:sz w:val="22"/>
                    <w:szCs w:val="22"/>
                    <w:rPrChange w:id="9742" w:author="Nick.Tolimieri [2]" w:date="2022-09-16T09:26:00Z">
                      <w:rPr>
                        <w:rFonts w:ascii="Calibri" w:hAnsi="Calibri" w:cs="Calibri"/>
                        <w:color w:val="000000"/>
                        <w:sz w:val="22"/>
                        <w:szCs w:val="22"/>
                      </w:rPr>
                    </w:rPrChange>
                  </w:rPr>
                  <w:delText>NA</w:delText>
                </w:r>
              </w:del>
            </w:ins>
          </w:p>
        </w:tc>
        <w:tc>
          <w:tcPr>
            <w:tcW w:w="960" w:type="dxa"/>
            <w:noWrap/>
            <w:hideMark/>
            <w:tcPrChange w:id="974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744" w:author="Nick.Tolimieri [2]" w:date="2022-09-16T09:26:00Z"/>
                <w:del w:id="9745" w:author="Nick.Tolimieri" w:date="2022-09-19T13:19:00Z"/>
                <w:rFonts w:asciiTheme="minorHAnsi" w:eastAsiaTheme="minorHAnsi" w:hAnsiTheme="minorHAnsi" w:cstheme="minorBidi"/>
                <w:sz w:val="22"/>
                <w:szCs w:val="22"/>
                <w:rPrChange w:id="9746" w:author="Nick.Tolimieri [2]" w:date="2022-09-16T09:26:00Z">
                  <w:rPr>
                    <w:ins w:id="9747" w:author="Nick.Tolimieri [2]" w:date="2022-09-16T09:26:00Z"/>
                    <w:del w:id="9748" w:author="Nick.Tolimieri" w:date="2022-09-19T13:19:00Z"/>
                    <w:rFonts w:ascii="Calibri" w:hAnsi="Calibri" w:cs="Calibri"/>
                    <w:color w:val="000000"/>
                    <w:sz w:val="22"/>
                    <w:szCs w:val="22"/>
                  </w:rPr>
                </w:rPrChange>
              </w:rPr>
              <w:pPrChange w:id="9749" w:author="Nick.Tolimieri [2]" w:date="2022-09-16T09:26:00Z">
                <w:pPr/>
              </w:pPrChange>
            </w:pPr>
            <w:ins w:id="9750" w:author="Nick.Tolimieri [2]" w:date="2022-09-16T09:26:00Z">
              <w:del w:id="9751" w:author="Nick.Tolimieri" w:date="2022-09-19T13:19:00Z">
                <w:r w:rsidRPr="00FC0F34" w:rsidDel="002F2C4B">
                  <w:rPr>
                    <w:rFonts w:asciiTheme="minorHAnsi" w:eastAsiaTheme="minorHAnsi" w:hAnsiTheme="minorHAnsi" w:cstheme="minorBidi"/>
                    <w:sz w:val="22"/>
                    <w:szCs w:val="22"/>
                    <w:rPrChange w:id="9752" w:author="Nick.Tolimieri [2]" w:date="2022-09-16T09:26:00Z">
                      <w:rPr>
                        <w:rFonts w:ascii="Calibri" w:hAnsi="Calibri" w:cs="Calibri"/>
                        <w:color w:val="000000"/>
                        <w:sz w:val="22"/>
                        <w:szCs w:val="22"/>
                      </w:rPr>
                    </w:rPrChange>
                  </w:rPr>
                  <w:delText>NA</w:delText>
                </w:r>
              </w:del>
            </w:ins>
          </w:p>
        </w:tc>
      </w:tr>
      <w:tr w:rsidR="00FC0F34" w:rsidRPr="00FC0F34" w:rsidDel="002F2C4B" w:rsidTr="00FC0F34">
        <w:trPr>
          <w:divId w:val="1675451697"/>
          <w:trHeight w:val="300"/>
          <w:ins w:id="9753" w:author="Nick.Tolimieri [2]" w:date="2022-09-16T09:26:00Z"/>
          <w:del w:id="9754" w:author="Nick.Tolimieri" w:date="2022-09-19T13:19:00Z"/>
          <w:trPrChange w:id="9755" w:author="Nick.Tolimieri [2]" w:date="2022-09-16T09:26:00Z">
            <w:trPr>
              <w:divId w:val="1675451697"/>
              <w:trHeight w:val="300"/>
            </w:trPr>
          </w:trPrChange>
        </w:trPr>
        <w:tc>
          <w:tcPr>
            <w:tcW w:w="960" w:type="dxa"/>
            <w:noWrap/>
            <w:hideMark/>
            <w:tcPrChange w:id="975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757" w:author="Nick.Tolimieri [2]" w:date="2022-09-16T09:26:00Z"/>
                <w:del w:id="9758" w:author="Nick.Tolimieri" w:date="2022-09-19T13:19:00Z"/>
                <w:rFonts w:asciiTheme="minorHAnsi" w:eastAsiaTheme="minorHAnsi" w:hAnsiTheme="minorHAnsi" w:cstheme="minorBidi"/>
                <w:sz w:val="22"/>
                <w:szCs w:val="22"/>
                <w:rPrChange w:id="9759" w:author="Nick.Tolimieri [2]" w:date="2022-09-16T09:26:00Z">
                  <w:rPr>
                    <w:ins w:id="9760" w:author="Nick.Tolimieri [2]" w:date="2022-09-16T09:26:00Z"/>
                    <w:del w:id="9761" w:author="Nick.Tolimieri" w:date="2022-09-19T13:19:00Z"/>
                    <w:rFonts w:ascii="Calibri" w:hAnsi="Calibri" w:cs="Calibri"/>
                    <w:color w:val="000000"/>
                    <w:sz w:val="22"/>
                    <w:szCs w:val="22"/>
                  </w:rPr>
                </w:rPrChange>
              </w:rPr>
              <w:pPrChange w:id="9762" w:author="Nick.Tolimieri [2]" w:date="2022-09-16T09:26:00Z">
                <w:pPr/>
              </w:pPrChange>
            </w:pPr>
            <w:ins w:id="9763" w:author="Nick.Tolimieri [2]" w:date="2022-09-16T09:26:00Z">
              <w:del w:id="9764" w:author="Nick.Tolimieri" w:date="2022-09-19T13:19:00Z">
                <w:r w:rsidRPr="00FC0F34" w:rsidDel="002F2C4B">
                  <w:rPr>
                    <w:rFonts w:asciiTheme="minorHAnsi" w:eastAsiaTheme="minorHAnsi" w:hAnsiTheme="minorHAnsi" w:cstheme="minorBidi"/>
                    <w:sz w:val="22"/>
                    <w:szCs w:val="22"/>
                    <w:rPrChange w:id="9765" w:author="Nick.Tolimieri [2]" w:date="2022-09-16T09:26:00Z">
                      <w:rPr>
                        <w:rFonts w:ascii="Calibri" w:hAnsi="Calibri" w:cs="Calibri"/>
                        <w:color w:val="000000"/>
                        <w:sz w:val="22"/>
                        <w:szCs w:val="22"/>
                      </w:rPr>
                    </w:rPrChange>
                  </w:rPr>
                  <w:delText>Tatoosh Is. &amp; Neah B.</w:delText>
                </w:r>
              </w:del>
            </w:ins>
          </w:p>
        </w:tc>
        <w:tc>
          <w:tcPr>
            <w:tcW w:w="960" w:type="dxa"/>
            <w:noWrap/>
            <w:hideMark/>
            <w:tcPrChange w:id="976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767" w:author="Nick.Tolimieri [2]" w:date="2022-09-16T09:26:00Z"/>
                <w:del w:id="9768" w:author="Nick.Tolimieri" w:date="2022-09-19T13:19:00Z"/>
                <w:rFonts w:asciiTheme="minorHAnsi" w:eastAsiaTheme="minorHAnsi" w:hAnsiTheme="minorHAnsi" w:cstheme="minorBidi"/>
                <w:sz w:val="22"/>
                <w:szCs w:val="22"/>
                <w:rPrChange w:id="9769" w:author="Nick.Tolimieri [2]" w:date="2022-09-16T09:26:00Z">
                  <w:rPr>
                    <w:ins w:id="9770" w:author="Nick.Tolimieri [2]" w:date="2022-09-16T09:26:00Z"/>
                    <w:del w:id="9771" w:author="Nick.Tolimieri" w:date="2022-09-19T13:19:00Z"/>
                    <w:rFonts w:ascii="Calibri" w:hAnsi="Calibri" w:cs="Calibri"/>
                    <w:color w:val="000000"/>
                    <w:sz w:val="22"/>
                    <w:szCs w:val="22"/>
                  </w:rPr>
                </w:rPrChange>
              </w:rPr>
              <w:pPrChange w:id="9772" w:author="Nick.Tolimieri [2]" w:date="2022-09-16T09:26:00Z">
                <w:pPr>
                  <w:jc w:val="right"/>
                </w:pPr>
              </w:pPrChange>
            </w:pPr>
            <w:ins w:id="9773" w:author="Nick.Tolimieri [2]" w:date="2022-09-16T09:26:00Z">
              <w:del w:id="9774" w:author="Nick.Tolimieri" w:date="2022-09-19T13:19:00Z">
                <w:r w:rsidRPr="00FC0F34" w:rsidDel="002F2C4B">
                  <w:rPr>
                    <w:rFonts w:asciiTheme="minorHAnsi" w:eastAsiaTheme="minorHAnsi" w:hAnsiTheme="minorHAnsi" w:cstheme="minorBidi"/>
                    <w:sz w:val="22"/>
                    <w:szCs w:val="22"/>
                    <w:rPrChange w:id="9775" w:author="Nick.Tolimieri [2]" w:date="2022-09-16T09:26:00Z">
                      <w:rPr>
                        <w:rFonts w:ascii="Calibri" w:hAnsi="Calibri" w:cs="Calibri"/>
                        <w:color w:val="000000"/>
                        <w:sz w:val="22"/>
                        <w:szCs w:val="22"/>
                      </w:rPr>
                    </w:rPrChange>
                  </w:rPr>
                  <w:delText>2002</w:delText>
                </w:r>
              </w:del>
            </w:ins>
          </w:p>
        </w:tc>
        <w:tc>
          <w:tcPr>
            <w:tcW w:w="960" w:type="dxa"/>
            <w:noWrap/>
            <w:hideMark/>
            <w:tcPrChange w:id="977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777" w:author="Nick.Tolimieri [2]" w:date="2022-09-16T09:26:00Z"/>
                <w:del w:id="9778" w:author="Nick.Tolimieri" w:date="2022-09-19T13:19:00Z"/>
                <w:rFonts w:asciiTheme="minorHAnsi" w:eastAsiaTheme="minorHAnsi" w:hAnsiTheme="minorHAnsi" w:cstheme="minorBidi"/>
                <w:sz w:val="22"/>
                <w:szCs w:val="22"/>
                <w:rPrChange w:id="9779" w:author="Nick.Tolimieri [2]" w:date="2022-09-16T09:26:00Z">
                  <w:rPr>
                    <w:ins w:id="9780" w:author="Nick.Tolimieri [2]" w:date="2022-09-16T09:26:00Z"/>
                    <w:del w:id="9781" w:author="Nick.Tolimieri" w:date="2022-09-19T13:19:00Z"/>
                    <w:rFonts w:ascii="Calibri" w:hAnsi="Calibri" w:cs="Calibri"/>
                    <w:color w:val="000000"/>
                    <w:sz w:val="22"/>
                    <w:szCs w:val="22"/>
                  </w:rPr>
                </w:rPrChange>
              </w:rPr>
              <w:pPrChange w:id="9782" w:author="Nick.Tolimieri [2]" w:date="2022-09-16T09:26:00Z">
                <w:pPr>
                  <w:jc w:val="right"/>
                </w:pPr>
              </w:pPrChange>
            </w:pPr>
            <w:ins w:id="9783" w:author="Nick.Tolimieri [2]" w:date="2022-09-16T09:26:00Z">
              <w:del w:id="9784" w:author="Nick.Tolimieri" w:date="2022-09-19T13:19:00Z">
                <w:r w:rsidRPr="00FC0F34" w:rsidDel="002F2C4B">
                  <w:rPr>
                    <w:rFonts w:asciiTheme="minorHAnsi" w:eastAsiaTheme="minorHAnsi" w:hAnsiTheme="minorHAnsi" w:cstheme="minorBidi"/>
                    <w:sz w:val="22"/>
                    <w:szCs w:val="22"/>
                    <w:rPrChange w:id="9785" w:author="Nick.Tolimieri [2]" w:date="2022-09-16T09:26:00Z">
                      <w:rPr>
                        <w:rFonts w:ascii="Calibri" w:hAnsi="Calibri" w:cs="Calibri"/>
                        <w:color w:val="000000"/>
                        <w:sz w:val="22"/>
                        <w:szCs w:val="22"/>
                      </w:rPr>
                    </w:rPrChange>
                  </w:rPr>
                  <w:delText>0</w:delText>
                </w:r>
              </w:del>
            </w:ins>
          </w:p>
        </w:tc>
        <w:tc>
          <w:tcPr>
            <w:tcW w:w="960" w:type="dxa"/>
            <w:noWrap/>
            <w:hideMark/>
            <w:tcPrChange w:id="978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787" w:author="Nick.Tolimieri [2]" w:date="2022-09-16T09:26:00Z"/>
                <w:del w:id="9788" w:author="Nick.Tolimieri" w:date="2022-09-19T13:19:00Z"/>
                <w:rFonts w:asciiTheme="minorHAnsi" w:eastAsiaTheme="minorHAnsi" w:hAnsiTheme="minorHAnsi" w:cstheme="minorBidi"/>
                <w:sz w:val="22"/>
                <w:szCs w:val="22"/>
                <w:rPrChange w:id="9789" w:author="Nick.Tolimieri [2]" w:date="2022-09-16T09:26:00Z">
                  <w:rPr>
                    <w:ins w:id="9790" w:author="Nick.Tolimieri [2]" w:date="2022-09-16T09:26:00Z"/>
                    <w:del w:id="9791" w:author="Nick.Tolimieri" w:date="2022-09-19T13:19:00Z"/>
                    <w:rFonts w:ascii="Calibri" w:hAnsi="Calibri" w:cs="Calibri"/>
                    <w:color w:val="000000"/>
                    <w:sz w:val="22"/>
                    <w:szCs w:val="22"/>
                  </w:rPr>
                </w:rPrChange>
              </w:rPr>
              <w:pPrChange w:id="9792" w:author="Nick.Tolimieri [2]" w:date="2022-09-16T09:26:00Z">
                <w:pPr>
                  <w:jc w:val="right"/>
                </w:pPr>
              </w:pPrChange>
            </w:pPr>
            <w:ins w:id="9793" w:author="Nick.Tolimieri [2]" w:date="2022-09-16T09:26:00Z">
              <w:del w:id="9794" w:author="Nick.Tolimieri" w:date="2022-09-19T13:19:00Z">
                <w:r w:rsidRPr="00FC0F34" w:rsidDel="002F2C4B">
                  <w:rPr>
                    <w:rFonts w:asciiTheme="minorHAnsi" w:eastAsiaTheme="minorHAnsi" w:hAnsiTheme="minorHAnsi" w:cstheme="minorBidi"/>
                    <w:sz w:val="22"/>
                    <w:szCs w:val="22"/>
                    <w:rPrChange w:id="9795" w:author="Nick.Tolimieri [2]" w:date="2022-09-16T09:26:00Z">
                      <w:rPr>
                        <w:rFonts w:ascii="Calibri" w:hAnsi="Calibri" w:cs="Calibri"/>
                        <w:color w:val="000000"/>
                        <w:sz w:val="22"/>
                        <w:szCs w:val="22"/>
                      </w:rPr>
                    </w:rPrChange>
                  </w:rPr>
                  <w:delText>12</w:delText>
                </w:r>
              </w:del>
            </w:ins>
          </w:p>
        </w:tc>
        <w:tc>
          <w:tcPr>
            <w:tcW w:w="960" w:type="dxa"/>
            <w:noWrap/>
            <w:hideMark/>
            <w:tcPrChange w:id="979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797" w:author="Nick.Tolimieri [2]" w:date="2022-09-16T09:26:00Z"/>
                <w:del w:id="9798" w:author="Nick.Tolimieri" w:date="2022-09-19T13:19:00Z"/>
                <w:rFonts w:asciiTheme="minorHAnsi" w:eastAsiaTheme="minorHAnsi" w:hAnsiTheme="minorHAnsi" w:cstheme="minorBidi"/>
                <w:sz w:val="22"/>
                <w:szCs w:val="22"/>
                <w:rPrChange w:id="9799" w:author="Nick.Tolimieri [2]" w:date="2022-09-16T09:26:00Z">
                  <w:rPr>
                    <w:ins w:id="9800" w:author="Nick.Tolimieri [2]" w:date="2022-09-16T09:26:00Z"/>
                    <w:del w:id="9801" w:author="Nick.Tolimieri" w:date="2022-09-19T13:19:00Z"/>
                    <w:rFonts w:ascii="Calibri" w:hAnsi="Calibri" w:cs="Calibri"/>
                    <w:color w:val="000000"/>
                    <w:sz w:val="22"/>
                    <w:szCs w:val="22"/>
                  </w:rPr>
                </w:rPrChange>
              </w:rPr>
              <w:pPrChange w:id="9802" w:author="Nick.Tolimieri [2]" w:date="2022-09-16T09:26:00Z">
                <w:pPr>
                  <w:jc w:val="right"/>
                </w:pPr>
              </w:pPrChange>
            </w:pPr>
            <w:ins w:id="9803" w:author="Nick.Tolimieri [2]" w:date="2022-09-16T09:26:00Z">
              <w:del w:id="9804" w:author="Nick.Tolimieri" w:date="2022-09-19T13:19:00Z">
                <w:r w:rsidRPr="00FC0F34" w:rsidDel="002F2C4B">
                  <w:rPr>
                    <w:rFonts w:asciiTheme="minorHAnsi" w:eastAsiaTheme="minorHAnsi" w:hAnsiTheme="minorHAnsi" w:cstheme="minorBidi"/>
                    <w:sz w:val="22"/>
                    <w:szCs w:val="22"/>
                    <w:rPrChange w:id="9805" w:author="Nick.Tolimieri [2]" w:date="2022-09-16T09:26:00Z">
                      <w:rPr>
                        <w:rFonts w:ascii="Calibri" w:hAnsi="Calibri" w:cs="Calibri"/>
                        <w:color w:val="000000"/>
                        <w:sz w:val="22"/>
                        <w:szCs w:val="22"/>
                      </w:rPr>
                    </w:rPrChange>
                  </w:rPr>
                  <w:delText>1</w:delText>
                </w:r>
              </w:del>
            </w:ins>
          </w:p>
        </w:tc>
        <w:tc>
          <w:tcPr>
            <w:tcW w:w="960" w:type="dxa"/>
            <w:noWrap/>
            <w:hideMark/>
            <w:tcPrChange w:id="980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807" w:author="Nick.Tolimieri [2]" w:date="2022-09-16T09:26:00Z"/>
                <w:del w:id="9808" w:author="Nick.Tolimieri" w:date="2022-09-19T13:19:00Z"/>
                <w:rFonts w:asciiTheme="minorHAnsi" w:eastAsiaTheme="minorHAnsi" w:hAnsiTheme="minorHAnsi" w:cstheme="minorBidi"/>
                <w:sz w:val="22"/>
                <w:szCs w:val="22"/>
                <w:rPrChange w:id="9809" w:author="Nick.Tolimieri [2]" w:date="2022-09-16T09:26:00Z">
                  <w:rPr>
                    <w:ins w:id="9810" w:author="Nick.Tolimieri [2]" w:date="2022-09-16T09:26:00Z"/>
                    <w:del w:id="9811" w:author="Nick.Tolimieri" w:date="2022-09-19T13:19:00Z"/>
                    <w:rFonts w:ascii="Calibri" w:hAnsi="Calibri" w:cs="Calibri"/>
                    <w:color w:val="000000"/>
                    <w:sz w:val="22"/>
                    <w:szCs w:val="22"/>
                  </w:rPr>
                </w:rPrChange>
              </w:rPr>
              <w:pPrChange w:id="9812" w:author="Nick.Tolimieri [2]" w:date="2022-09-16T09:26:00Z">
                <w:pPr>
                  <w:jc w:val="right"/>
                </w:pPr>
              </w:pPrChange>
            </w:pPr>
            <w:ins w:id="9813" w:author="Nick.Tolimieri [2]" w:date="2022-09-16T09:26:00Z">
              <w:del w:id="9814" w:author="Nick.Tolimieri" w:date="2022-09-19T13:19:00Z">
                <w:r w:rsidRPr="00FC0F34" w:rsidDel="002F2C4B">
                  <w:rPr>
                    <w:rFonts w:asciiTheme="minorHAnsi" w:eastAsiaTheme="minorHAnsi" w:hAnsiTheme="minorHAnsi" w:cstheme="minorBidi"/>
                    <w:sz w:val="22"/>
                    <w:szCs w:val="22"/>
                    <w:rPrChange w:id="9815" w:author="Nick.Tolimieri [2]" w:date="2022-09-16T09:26:00Z">
                      <w:rPr>
                        <w:rFonts w:ascii="Calibri" w:hAnsi="Calibri" w:cs="Calibri"/>
                        <w:color w:val="000000"/>
                        <w:sz w:val="22"/>
                        <w:szCs w:val="22"/>
                      </w:rPr>
                    </w:rPrChange>
                  </w:rPr>
                  <w:delText>13</w:delText>
                </w:r>
              </w:del>
            </w:ins>
          </w:p>
        </w:tc>
        <w:tc>
          <w:tcPr>
            <w:tcW w:w="960" w:type="dxa"/>
            <w:noWrap/>
            <w:hideMark/>
            <w:tcPrChange w:id="981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817" w:author="Nick.Tolimieri [2]" w:date="2022-09-16T09:26:00Z"/>
                <w:del w:id="9818" w:author="Nick.Tolimieri" w:date="2022-09-19T13:19:00Z"/>
                <w:rFonts w:asciiTheme="minorHAnsi" w:eastAsiaTheme="minorHAnsi" w:hAnsiTheme="minorHAnsi" w:cstheme="minorBidi"/>
                <w:sz w:val="22"/>
                <w:szCs w:val="22"/>
                <w:rPrChange w:id="9819" w:author="Nick.Tolimieri [2]" w:date="2022-09-16T09:26:00Z">
                  <w:rPr>
                    <w:ins w:id="9820" w:author="Nick.Tolimieri [2]" w:date="2022-09-16T09:26:00Z"/>
                    <w:del w:id="9821" w:author="Nick.Tolimieri" w:date="2022-09-19T13:19:00Z"/>
                    <w:rFonts w:ascii="Calibri" w:hAnsi="Calibri" w:cs="Calibri"/>
                    <w:color w:val="000000"/>
                    <w:sz w:val="22"/>
                    <w:szCs w:val="22"/>
                  </w:rPr>
                </w:rPrChange>
              </w:rPr>
              <w:pPrChange w:id="9822" w:author="Nick.Tolimieri [2]" w:date="2022-09-16T09:26:00Z">
                <w:pPr>
                  <w:jc w:val="right"/>
                </w:pPr>
              </w:pPrChange>
            </w:pPr>
            <w:ins w:id="9823" w:author="Nick.Tolimieri [2]" w:date="2022-09-16T09:26:00Z">
              <w:del w:id="9824" w:author="Nick.Tolimieri" w:date="2022-09-19T13:19:00Z">
                <w:r w:rsidRPr="00FC0F34" w:rsidDel="002F2C4B">
                  <w:rPr>
                    <w:rFonts w:asciiTheme="minorHAnsi" w:eastAsiaTheme="minorHAnsi" w:hAnsiTheme="minorHAnsi" w:cstheme="minorBidi"/>
                    <w:sz w:val="22"/>
                    <w:szCs w:val="22"/>
                    <w:rPrChange w:id="9825" w:author="Nick.Tolimieri [2]" w:date="2022-09-16T09:26:00Z">
                      <w:rPr>
                        <w:rFonts w:ascii="Calibri" w:hAnsi="Calibri" w:cs="Calibri"/>
                        <w:color w:val="000000"/>
                        <w:sz w:val="22"/>
                        <w:szCs w:val="22"/>
                      </w:rPr>
                    </w:rPrChange>
                  </w:rPr>
                  <w:delText>13</w:delText>
                </w:r>
              </w:del>
            </w:ins>
          </w:p>
        </w:tc>
        <w:tc>
          <w:tcPr>
            <w:tcW w:w="960" w:type="dxa"/>
            <w:noWrap/>
            <w:hideMark/>
            <w:tcPrChange w:id="982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827" w:author="Nick.Tolimieri [2]" w:date="2022-09-16T09:26:00Z"/>
                <w:del w:id="9828" w:author="Nick.Tolimieri" w:date="2022-09-19T13:19:00Z"/>
                <w:rFonts w:asciiTheme="minorHAnsi" w:eastAsiaTheme="minorHAnsi" w:hAnsiTheme="minorHAnsi" w:cstheme="minorBidi"/>
                <w:sz w:val="22"/>
                <w:szCs w:val="22"/>
                <w:rPrChange w:id="9829" w:author="Nick.Tolimieri [2]" w:date="2022-09-16T09:26:00Z">
                  <w:rPr>
                    <w:ins w:id="9830" w:author="Nick.Tolimieri [2]" w:date="2022-09-16T09:26:00Z"/>
                    <w:del w:id="9831" w:author="Nick.Tolimieri" w:date="2022-09-19T13:19:00Z"/>
                    <w:rFonts w:ascii="Calibri" w:hAnsi="Calibri" w:cs="Calibri"/>
                    <w:color w:val="000000"/>
                    <w:sz w:val="22"/>
                    <w:szCs w:val="22"/>
                  </w:rPr>
                </w:rPrChange>
              </w:rPr>
              <w:pPrChange w:id="9832" w:author="Nick.Tolimieri [2]" w:date="2022-09-16T09:26:00Z">
                <w:pPr>
                  <w:jc w:val="right"/>
                </w:pPr>
              </w:pPrChange>
            </w:pPr>
            <w:ins w:id="9833" w:author="Nick.Tolimieri [2]" w:date="2022-09-16T09:26:00Z">
              <w:del w:id="9834" w:author="Nick.Tolimieri" w:date="2022-09-19T13:19:00Z">
                <w:r w:rsidRPr="00FC0F34" w:rsidDel="002F2C4B">
                  <w:rPr>
                    <w:rFonts w:asciiTheme="minorHAnsi" w:eastAsiaTheme="minorHAnsi" w:hAnsiTheme="minorHAnsi" w:cstheme="minorBidi"/>
                    <w:sz w:val="22"/>
                    <w:szCs w:val="22"/>
                    <w:rPrChange w:id="9835" w:author="Nick.Tolimieri [2]" w:date="2022-09-16T09:26:00Z">
                      <w:rPr>
                        <w:rFonts w:ascii="Calibri" w:hAnsi="Calibri" w:cs="Calibri"/>
                        <w:color w:val="000000"/>
                        <w:sz w:val="22"/>
                        <w:szCs w:val="22"/>
                      </w:rPr>
                    </w:rPrChange>
                  </w:rPr>
                  <w:delText>13</w:delText>
                </w:r>
              </w:del>
            </w:ins>
          </w:p>
        </w:tc>
        <w:tc>
          <w:tcPr>
            <w:tcW w:w="960" w:type="dxa"/>
            <w:noWrap/>
            <w:hideMark/>
            <w:tcPrChange w:id="983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837" w:author="Nick.Tolimieri [2]" w:date="2022-09-16T09:26:00Z"/>
                <w:del w:id="9838" w:author="Nick.Tolimieri" w:date="2022-09-19T13:19:00Z"/>
                <w:rFonts w:asciiTheme="minorHAnsi" w:eastAsiaTheme="minorHAnsi" w:hAnsiTheme="minorHAnsi" w:cstheme="minorBidi"/>
                <w:sz w:val="22"/>
                <w:szCs w:val="22"/>
                <w:rPrChange w:id="9839" w:author="Nick.Tolimieri [2]" w:date="2022-09-16T09:26:00Z">
                  <w:rPr>
                    <w:ins w:id="9840" w:author="Nick.Tolimieri [2]" w:date="2022-09-16T09:26:00Z"/>
                    <w:del w:id="9841" w:author="Nick.Tolimieri" w:date="2022-09-19T13:19:00Z"/>
                    <w:rFonts w:ascii="Calibri" w:hAnsi="Calibri" w:cs="Calibri"/>
                    <w:color w:val="000000"/>
                    <w:sz w:val="22"/>
                    <w:szCs w:val="22"/>
                  </w:rPr>
                </w:rPrChange>
              </w:rPr>
              <w:pPrChange w:id="9842" w:author="Nick.Tolimieri [2]" w:date="2022-09-16T09:26:00Z">
                <w:pPr>
                  <w:jc w:val="right"/>
                </w:pPr>
              </w:pPrChange>
            </w:pPr>
            <w:ins w:id="9843" w:author="Nick.Tolimieri [2]" w:date="2022-09-16T09:26:00Z">
              <w:del w:id="9844" w:author="Nick.Tolimieri" w:date="2022-09-19T13:19:00Z">
                <w:r w:rsidRPr="00FC0F34" w:rsidDel="002F2C4B">
                  <w:rPr>
                    <w:rFonts w:asciiTheme="minorHAnsi" w:eastAsiaTheme="minorHAnsi" w:hAnsiTheme="minorHAnsi" w:cstheme="minorBidi"/>
                    <w:sz w:val="22"/>
                    <w:szCs w:val="22"/>
                    <w:rPrChange w:id="9845" w:author="Nick.Tolimieri [2]" w:date="2022-09-16T09:26:00Z">
                      <w:rPr>
                        <w:rFonts w:ascii="Calibri" w:hAnsi="Calibri" w:cs="Calibri"/>
                        <w:color w:val="000000"/>
                        <w:sz w:val="22"/>
                        <w:szCs w:val="22"/>
                      </w:rPr>
                    </w:rPrChange>
                  </w:rPr>
                  <w:delText>1.55</w:delText>
                </w:r>
              </w:del>
            </w:ins>
          </w:p>
        </w:tc>
        <w:tc>
          <w:tcPr>
            <w:tcW w:w="960" w:type="dxa"/>
            <w:noWrap/>
            <w:hideMark/>
            <w:tcPrChange w:id="984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847" w:author="Nick.Tolimieri [2]" w:date="2022-09-16T09:26:00Z"/>
                <w:del w:id="9848" w:author="Nick.Tolimieri" w:date="2022-09-19T13:19:00Z"/>
                <w:rFonts w:asciiTheme="minorHAnsi" w:eastAsiaTheme="minorHAnsi" w:hAnsiTheme="minorHAnsi" w:cstheme="minorBidi"/>
                <w:sz w:val="22"/>
                <w:szCs w:val="22"/>
                <w:rPrChange w:id="9849" w:author="Nick.Tolimieri [2]" w:date="2022-09-16T09:26:00Z">
                  <w:rPr>
                    <w:ins w:id="9850" w:author="Nick.Tolimieri [2]" w:date="2022-09-16T09:26:00Z"/>
                    <w:del w:id="9851" w:author="Nick.Tolimieri" w:date="2022-09-19T13:19:00Z"/>
                    <w:rFonts w:ascii="Calibri" w:hAnsi="Calibri" w:cs="Calibri"/>
                    <w:color w:val="000000"/>
                    <w:sz w:val="22"/>
                    <w:szCs w:val="22"/>
                  </w:rPr>
                </w:rPrChange>
              </w:rPr>
              <w:pPrChange w:id="9852" w:author="Nick.Tolimieri [2]" w:date="2022-09-16T09:26:00Z">
                <w:pPr>
                  <w:jc w:val="right"/>
                </w:pPr>
              </w:pPrChange>
            </w:pPr>
            <w:ins w:id="9853" w:author="Nick.Tolimieri [2]" w:date="2022-09-16T09:26:00Z">
              <w:del w:id="9854" w:author="Nick.Tolimieri" w:date="2022-09-19T13:19:00Z">
                <w:r w:rsidRPr="00FC0F34" w:rsidDel="002F2C4B">
                  <w:rPr>
                    <w:rFonts w:asciiTheme="minorHAnsi" w:eastAsiaTheme="minorHAnsi" w:hAnsiTheme="minorHAnsi" w:cstheme="minorBidi"/>
                    <w:sz w:val="22"/>
                    <w:szCs w:val="22"/>
                    <w:rPrChange w:id="9855" w:author="Nick.Tolimieri [2]" w:date="2022-09-16T09:26:00Z">
                      <w:rPr>
                        <w:rFonts w:ascii="Calibri" w:hAnsi="Calibri" w:cs="Calibri"/>
                        <w:color w:val="000000"/>
                        <w:sz w:val="22"/>
                        <w:szCs w:val="22"/>
                      </w:rPr>
                    </w:rPrChange>
                  </w:rPr>
                  <w:delText>0.24</w:delText>
                </w:r>
              </w:del>
            </w:ins>
          </w:p>
        </w:tc>
      </w:tr>
      <w:tr w:rsidR="00FC0F34" w:rsidRPr="00FC0F34" w:rsidDel="002F2C4B" w:rsidTr="00FC0F34">
        <w:trPr>
          <w:divId w:val="1675451697"/>
          <w:trHeight w:val="300"/>
          <w:ins w:id="9856" w:author="Nick.Tolimieri [2]" w:date="2022-09-16T09:26:00Z"/>
          <w:del w:id="9857" w:author="Nick.Tolimieri" w:date="2022-09-19T13:19:00Z"/>
          <w:trPrChange w:id="9858" w:author="Nick.Tolimieri [2]" w:date="2022-09-16T09:26:00Z">
            <w:trPr>
              <w:divId w:val="1675451697"/>
              <w:trHeight w:val="300"/>
            </w:trPr>
          </w:trPrChange>
        </w:trPr>
        <w:tc>
          <w:tcPr>
            <w:tcW w:w="960" w:type="dxa"/>
            <w:noWrap/>
            <w:hideMark/>
            <w:tcPrChange w:id="985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860" w:author="Nick.Tolimieri [2]" w:date="2022-09-16T09:26:00Z"/>
                <w:del w:id="9861" w:author="Nick.Tolimieri" w:date="2022-09-19T13:19:00Z"/>
                <w:rFonts w:asciiTheme="minorHAnsi" w:eastAsiaTheme="minorHAnsi" w:hAnsiTheme="minorHAnsi" w:cstheme="minorBidi"/>
                <w:sz w:val="22"/>
                <w:szCs w:val="22"/>
                <w:rPrChange w:id="9862" w:author="Nick.Tolimieri [2]" w:date="2022-09-16T09:26:00Z">
                  <w:rPr>
                    <w:ins w:id="9863" w:author="Nick.Tolimieri [2]" w:date="2022-09-16T09:26:00Z"/>
                    <w:del w:id="9864" w:author="Nick.Tolimieri" w:date="2022-09-19T13:19:00Z"/>
                    <w:rFonts w:ascii="Calibri" w:hAnsi="Calibri" w:cs="Calibri"/>
                    <w:color w:val="000000"/>
                    <w:sz w:val="22"/>
                    <w:szCs w:val="22"/>
                  </w:rPr>
                </w:rPrChange>
              </w:rPr>
              <w:pPrChange w:id="9865" w:author="Nick.Tolimieri [2]" w:date="2022-09-16T09:26:00Z">
                <w:pPr/>
              </w:pPrChange>
            </w:pPr>
            <w:ins w:id="9866" w:author="Nick.Tolimieri [2]" w:date="2022-09-16T09:26:00Z">
              <w:del w:id="9867" w:author="Nick.Tolimieri" w:date="2022-09-19T13:19:00Z">
                <w:r w:rsidRPr="00FC0F34" w:rsidDel="002F2C4B">
                  <w:rPr>
                    <w:rFonts w:asciiTheme="minorHAnsi" w:eastAsiaTheme="minorHAnsi" w:hAnsiTheme="minorHAnsi" w:cstheme="minorBidi"/>
                    <w:sz w:val="22"/>
                    <w:szCs w:val="22"/>
                    <w:rPrChange w:id="9868" w:author="Nick.Tolimieri [2]" w:date="2022-09-16T09:26:00Z">
                      <w:rPr>
                        <w:rFonts w:ascii="Calibri" w:hAnsi="Calibri" w:cs="Calibri"/>
                        <w:color w:val="000000"/>
                        <w:sz w:val="22"/>
                        <w:szCs w:val="22"/>
                      </w:rPr>
                    </w:rPrChange>
                  </w:rPr>
                  <w:delText>Tatoosh Is. &amp; Neah B.</w:delText>
                </w:r>
              </w:del>
            </w:ins>
          </w:p>
        </w:tc>
        <w:tc>
          <w:tcPr>
            <w:tcW w:w="960" w:type="dxa"/>
            <w:noWrap/>
            <w:hideMark/>
            <w:tcPrChange w:id="986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870" w:author="Nick.Tolimieri [2]" w:date="2022-09-16T09:26:00Z"/>
                <w:del w:id="9871" w:author="Nick.Tolimieri" w:date="2022-09-19T13:19:00Z"/>
                <w:rFonts w:asciiTheme="minorHAnsi" w:eastAsiaTheme="minorHAnsi" w:hAnsiTheme="minorHAnsi" w:cstheme="minorBidi"/>
                <w:sz w:val="22"/>
                <w:szCs w:val="22"/>
                <w:rPrChange w:id="9872" w:author="Nick.Tolimieri [2]" w:date="2022-09-16T09:26:00Z">
                  <w:rPr>
                    <w:ins w:id="9873" w:author="Nick.Tolimieri [2]" w:date="2022-09-16T09:26:00Z"/>
                    <w:del w:id="9874" w:author="Nick.Tolimieri" w:date="2022-09-19T13:19:00Z"/>
                    <w:rFonts w:ascii="Calibri" w:hAnsi="Calibri" w:cs="Calibri"/>
                    <w:color w:val="000000"/>
                    <w:sz w:val="22"/>
                    <w:szCs w:val="22"/>
                  </w:rPr>
                </w:rPrChange>
              </w:rPr>
              <w:pPrChange w:id="9875" w:author="Nick.Tolimieri [2]" w:date="2022-09-16T09:26:00Z">
                <w:pPr>
                  <w:jc w:val="right"/>
                </w:pPr>
              </w:pPrChange>
            </w:pPr>
            <w:ins w:id="9876" w:author="Nick.Tolimieri [2]" w:date="2022-09-16T09:26:00Z">
              <w:del w:id="9877" w:author="Nick.Tolimieri" w:date="2022-09-19T13:19:00Z">
                <w:r w:rsidRPr="00FC0F34" w:rsidDel="002F2C4B">
                  <w:rPr>
                    <w:rFonts w:asciiTheme="minorHAnsi" w:eastAsiaTheme="minorHAnsi" w:hAnsiTheme="minorHAnsi" w:cstheme="minorBidi"/>
                    <w:sz w:val="22"/>
                    <w:szCs w:val="22"/>
                    <w:rPrChange w:id="9878" w:author="Nick.Tolimieri [2]" w:date="2022-09-16T09:26:00Z">
                      <w:rPr>
                        <w:rFonts w:ascii="Calibri" w:hAnsi="Calibri" w:cs="Calibri"/>
                        <w:color w:val="000000"/>
                        <w:sz w:val="22"/>
                        <w:szCs w:val="22"/>
                      </w:rPr>
                    </w:rPrChange>
                  </w:rPr>
                  <w:delText>2003</w:delText>
                </w:r>
              </w:del>
            </w:ins>
          </w:p>
        </w:tc>
        <w:tc>
          <w:tcPr>
            <w:tcW w:w="960" w:type="dxa"/>
            <w:noWrap/>
            <w:hideMark/>
            <w:tcPrChange w:id="987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880" w:author="Nick.Tolimieri [2]" w:date="2022-09-16T09:26:00Z"/>
                <w:del w:id="9881" w:author="Nick.Tolimieri" w:date="2022-09-19T13:19:00Z"/>
                <w:rFonts w:asciiTheme="minorHAnsi" w:eastAsiaTheme="minorHAnsi" w:hAnsiTheme="minorHAnsi" w:cstheme="minorBidi"/>
                <w:sz w:val="22"/>
                <w:szCs w:val="22"/>
                <w:rPrChange w:id="9882" w:author="Nick.Tolimieri [2]" w:date="2022-09-16T09:26:00Z">
                  <w:rPr>
                    <w:ins w:id="9883" w:author="Nick.Tolimieri [2]" w:date="2022-09-16T09:26:00Z"/>
                    <w:del w:id="9884" w:author="Nick.Tolimieri" w:date="2022-09-19T13:19:00Z"/>
                    <w:rFonts w:ascii="Calibri" w:hAnsi="Calibri" w:cs="Calibri"/>
                    <w:color w:val="000000"/>
                    <w:sz w:val="22"/>
                    <w:szCs w:val="22"/>
                  </w:rPr>
                </w:rPrChange>
              </w:rPr>
              <w:pPrChange w:id="9885" w:author="Nick.Tolimieri [2]" w:date="2022-09-16T09:26:00Z">
                <w:pPr>
                  <w:jc w:val="right"/>
                </w:pPr>
              </w:pPrChange>
            </w:pPr>
            <w:ins w:id="9886" w:author="Nick.Tolimieri [2]" w:date="2022-09-16T09:26:00Z">
              <w:del w:id="9887" w:author="Nick.Tolimieri" w:date="2022-09-19T13:19:00Z">
                <w:r w:rsidRPr="00FC0F34" w:rsidDel="002F2C4B">
                  <w:rPr>
                    <w:rFonts w:asciiTheme="minorHAnsi" w:eastAsiaTheme="minorHAnsi" w:hAnsiTheme="minorHAnsi" w:cstheme="minorBidi"/>
                    <w:sz w:val="22"/>
                    <w:szCs w:val="22"/>
                    <w:rPrChange w:id="9888" w:author="Nick.Tolimieri [2]" w:date="2022-09-16T09:26:00Z">
                      <w:rPr>
                        <w:rFonts w:ascii="Calibri" w:hAnsi="Calibri" w:cs="Calibri"/>
                        <w:color w:val="000000"/>
                        <w:sz w:val="22"/>
                        <w:szCs w:val="22"/>
                      </w:rPr>
                    </w:rPrChange>
                  </w:rPr>
                  <w:delText>0</w:delText>
                </w:r>
              </w:del>
            </w:ins>
          </w:p>
        </w:tc>
        <w:tc>
          <w:tcPr>
            <w:tcW w:w="960" w:type="dxa"/>
            <w:noWrap/>
            <w:hideMark/>
            <w:tcPrChange w:id="988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890" w:author="Nick.Tolimieri [2]" w:date="2022-09-16T09:26:00Z"/>
                <w:del w:id="9891" w:author="Nick.Tolimieri" w:date="2022-09-19T13:19:00Z"/>
                <w:rFonts w:asciiTheme="minorHAnsi" w:eastAsiaTheme="minorHAnsi" w:hAnsiTheme="minorHAnsi" w:cstheme="minorBidi"/>
                <w:sz w:val="22"/>
                <w:szCs w:val="22"/>
                <w:rPrChange w:id="9892" w:author="Nick.Tolimieri [2]" w:date="2022-09-16T09:26:00Z">
                  <w:rPr>
                    <w:ins w:id="9893" w:author="Nick.Tolimieri [2]" w:date="2022-09-16T09:26:00Z"/>
                    <w:del w:id="9894" w:author="Nick.Tolimieri" w:date="2022-09-19T13:19:00Z"/>
                    <w:rFonts w:ascii="Calibri" w:hAnsi="Calibri" w:cs="Calibri"/>
                    <w:color w:val="000000"/>
                    <w:sz w:val="22"/>
                    <w:szCs w:val="22"/>
                  </w:rPr>
                </w:rPrChange>
              </w:rPr>
              <w:pPrChange w:id="9895" w:author="Nick.Tolimieri [2]" w:date="2022-09-16T09:26:00Z">
                <w:pPr>
                  <w:jc w:val="right"/>
                </w:pPr>
              </w:pPrChange>
            </w:pPr>
            <w:ins w:id="9896" w:author="Nick.Tolimieri [2]" w:date="2022-09-16T09:26:00Z">
              <w:del w:id="9897" w:author="Nick.Tolimieri" w:date="2022-09-19T13:19:00Z">
                <w:r w:rsidRPr="00FC0F34" w:rsidDel="002F2C4B">
                  <w:rPr>
                    <w:rFonts w:asciiTheme="minorHAnsi" w:eastAsiaTheme="minorHAnsi" w:hAnsiTheme="minorHAnsi" w:cstheme="minorBidi"/>
                    <w:sz w:val="22"/>
                    <w:szCs w:val="22"/>
                    <w:rPrChange w:id="9898" w:author="Nick.Tolimieri [2]" w:date="2022-09-16T09:26:00Z">
                      <w:rPr>
                        <w:rFonts w:ascii="Calibri" w:hAnsi="Calibri" w:cs="Calibri"/>
                        <w:color w:val="000000"/>
                        <w:sz w:val="22"/>
                        <w:szCs w:val="22"/>
                      </w:rPr>
                    </w:rPrChange>
                  </w:rPr>
                  <w:delText>31</w:delText>
                </w:r>
              </w:del>
            </w:ins>
          </w:p>
        </w:tc>
        <w:tc>
          <w:tcPr>
            <w:tcW w:w="960" w:type="dxa"/>
            <w:noWrap/>
            <w:hideMark/>
            <w:tcPrChange w:id="989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900" w:author="Nick.Tolimieri [2]" w:date="2022-09-16T09:26:00Z"/>
                <w:del w:id="9901" w:author="Nick.Tolimieri" w:date="2022-09-19T13:19:00Z"/>
                <w:rFonts w:asciiTheme="minorHAnsi" w:eastAsiaTheme="minorHAnsi" w:hAnsiTheme="minorHAnsi" w:cstheme="minorBidi"/>
                <w:sz w:val="22"/>
                <w:szCs w:val="22"/>
                <w:rPrChange w:id="9902" w:author="Nick.Tolimieri [2]" w:date="2022-09-16T09:26:00Z">
                  <w:rPr>
                    <w:ins w:id="9903" w:author="Nick.Tolimieri [2]" w:date="2022-09-16T09:26:00Z"/>
                    <w:del w:id="9904" w:author="Nick.Tolimieri" w:date="2022-09-19T13:19:00Z"/>
                    <w:rFonts w:ascii="Calibri" w:hAnsi="Calibri" w:cs="Calibri"/>
                    <w:color w:val="000000"/>
                    <w:sz w:val="22"/>
                    <w:szCs w:val="22"/>
                  </w:rPr>
                </w:rPrChange>
              </w:rPr>
              <w:pPrChange w:id="9905" w:author="Nick.Tolimieri [2]" w:date="2022-09-16T09:26:00Z">
                <w:pPr>
                  <w:jc w:val="right"/>
                </w:pPr>
              </w:pPrChange>
            </w:pPr>
            <w:ins w:id="9906" w:author="Nick.Tolimieri [2]" w:date="2022-09-16T09:26:00Z">
              <w:del w:id="9907" w:author="Nick.Tolimieri" w:date="2022-09-19T13:19:00Z">
                <w:r w:rsidRPr="00FC0F34" w:rsidDel="002F2C4B">
                  <w:rPr>
                    <w:rFonts w:asciiTheme="minorHAnsi" w:eastAsiaTheme="minorHAnsi" w:hAnsiTheme="minorHAnsi" w:cstheme="minorBidi"/>
                    <w:sz w:val="22"/>
                    <w:szCs w:val="22"/>
                    <w:rPrChange w:id="9908" w:author="Nick.Tolimieri [2]" w:date="2022-09-16T09:26:00Z">
                      <w:rPr>
                        <w:rFonts w:ascii="Calibri" w:hAnsi="Calibri" w:cs="Calibri"/>
                        <w:color w:val="000000"/>
                        <w:sz w:val="22"/>
                        <w:szCs w:val="22"/>
                      </w:rPr>
                    </w:rPrChange>
                  </w:rPr>
                  <w:delText>3</w:delText>
                </w:r>
              </w:del>
            </w:ins>
          </w:p>
        </w:tc>
        <w:tc>
          <w:tcPr>
            <w:tcW w:w="960" w:type="dxa"/>
            <w:noWrap/>
            <w:hideMark/>
            <w:tcPrChange w:id="990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910" w:author="Nick.Tolimieri [2]" w:date="2022-09-16T09:26:00Z"/>
                <w:del w:id="9911" w:author="Nick.Tolimieri" w:date="2022-09-19T13:19:00Z"/>
                <w:rFonts w:asciiTheme="minorHAnsi" w:eastAsiaTheme="minorHAnsi" w:hAnsiTheme="minorHAnsi" w:cstheme="minorBidi"/>
                <w:sz w:val="22"/>
                <w:szCs w:val="22"/>
                <w:rPrChange w:id="9912" w:author="Nick.Tolimieri [2]" w:date="2022-09-16T09:26:00Z">
                  <w:rPr>
                    <w:ins w:id="9913" w:author="Nick.Tolimieri [2]" w:date="2022-09-16T09:26:00Z"/>
                    <w:del w:id="9914" w:author="Nick.Tolimieri" w:date="2022-09-19T13:19:00Z"/>
                    <w:rFonts w:ascii="Calibri" w:hAnsi="Calibri" w:cs="Calibri"/>
                    <w:color w:val="000000"/>
                    <w:sz w:val="22"/>
                    <w:szCs w:val="22"/>
                  </w:rPr>
                </w:rPrChange>
              </w:rPr>
              <w:pPrChange w:id="9915" w:author="Nick.Tolimieri [2]" w:date="2022-09-16T09:26:00Z">
                <w:pPr>
                  <w:jc w:val="right"/>
                </w:pPr>
              </w:pPrChange>
            </w:pPr>
            <w:ins w:id="9916" w:author="Nick.Tolimieri [2]" w:date="2022-09-16T09:26:00Z">
              <w:del w:id="9917" w:author="Nick.Tolimieri" w:date="2022-09-19T13:19:00Z">
                <w:r w:rsidRPr="00FC0F34" w:rsidDel="002F2C4B">
                  <w:rPr>
                    <w:rFonts w:asciiTheme="minorHAnsi" w:eastAsiaTheme="minorHAnsi" w:hAnsiTheme="minorHAnsi" w:cstheme="minorBidi"/>
                    <w:sz w:val="22"/>
                    <w:szCs w:val="22"/>
                    <w:rPrChange w:id="9918" w:author="Nick.Tolimieri [2]" w:date="2022-09-16T09:26:00Z">
                      <w:rPr>
                        <w:rFonts w:ascii="Calibri" w:hAnsi="Calibri" w:cs="Calibri"/>
                        <w:color w:val="000000"/>
                        <w:sz w:val="22"/>
                        <w:szCs w:val="22"/>
                      </w:rPr>
                    </w:rPrChange>
                  </w:rPr>
                  <w:delText>23</w:delText>
                </w:r>
              </w:del>
            </w:ins>
          </w:p>
        </w:tc>
        <w:tc>
          <w:tcPr>
            <w:tcW w:w="960" w:type="dxa"/>
            <w:noWrap/>
            <w:hideMark/>
            <w:tcPrChange w:id="991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920" w:author="Nick.Tolimieri [2]" w:date="2022-09-16T09:26:00Z"/>
                <w:del w:id="9921" w:author="Nick.Tolimieri" w:date="2022-09-19T13:19:00Z"/>
                <w:rFonts w:asciiTheme="minorHAnsi" w:eastAsiaTheme="minorHAnsi" w:hAnsiTheme="minorHAnsi" w:cstheme="minorBidi"/>
                <w:sz w:val="22"/>
                <w:szCs w:val="22"/>
                <w:rPrChange w:id="9922" w:author="Nick.Tolimieri [2]" w:date="2022-09-16T09:26:00Z">
                  <w:rPr>
                    <w:ins w:id="9923" w:author="Nick.Tolimieri [2]" w:date="2022-09-16T09:26:00Z"/>
                    <w:del w:id="9924" w:author="Nick.Tolimieri" w:date="2022-09-19T13:19:00Z"/>
                    <w:rFonts w:ascii="Calibri" w:hAnsi="Calibri" w:cs="Calibri"/>
                    <w:color w:val="000000"/>
                    <w:sz w:val="22"/>
                    <w:szCs w:val="22"/>
                  </w:rPr>
                </w:rPrChange>
              </w:rPr>
              <w:pPrChange w:id="9925" w:author="Nick.Tolimieri [2]" w:date="2022-09-16T09:26:00Z">
                <w:pPr>
                  <w:jc w:val="right"/>
                </w:pPr>
              </w:pPrChange>
            </w:pPr>
            <w:ins w:id="9926" w:author="Nick.Tolimieri [2]" w:date="2022-09-16T09:26:00Z">
              <w:del w:id="9927" w:author="Nick.Tolimieri" w:date="2022-09-19T13:19:00Z">
                <w:r w:rsidRPr="00FC0F34" w:rsidDel="002F2C4B">
                  <w:rPr>
                    <w:rFonts w:asciiTheme="minorHAnsi" w:eastAsiaTheme="minorHAnsi" w:hAnsiTheme="minorHAnsi" w:cstheme="minorBidi"/>
                    <w:sz w:val="22"/>
                    <w:szCs w:val="22"/>
                    <w:rPrChange w:id="9928" w:author="Nick.Tolimieri [2]" w:date="2022-09-16T09:26:00Z">
                      <w:rPr>
                        <w:rFonts w:ascii="Calibri" w:hAnsi="Calibri" w:cs="Calibri"/>
                        <w:color w:val="000000"/>
                        <w:sz w:val="22"/>
                        <w:szCs w:val="22"/>
                      </w:rPr>
                    </w:rPrChange>
                  </w:rPr>
                  <w:delText>5</w:delText>
                </w:r>
              </w:del>
            </w:ins>
          </w:p>
        </w:tc>
        <w:tc>
          <w:tcPr>
            <w:tcW w:w="960" w:type="dxa"/>
            <w:noWrap/>
            <w:hideMark/>
            <w:tcPrChange w:id="992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930" w:author="Nick.Tolimieri [2]" w:date="2022-09-16T09:26:00Z"/>
                <w:del w:id="9931" w:author="Nick.Tolimieri" w:date="2022-09-19T13:19:00Z"/>
                <w:rFonts w:asciiTheme="minorHAnsi" w:eastAsiaTheme="minorHAnsi" w:hAnsiTheme="minorHAnsi" w:cstheme="minorBidi"/>
                <w:sz w:val="22"/>
                <w:szCs w:val="22"/>
                <w:rPrChange w:id="9932" w:author="Nick.Tolimieri [2]" w:date="2022-09-16T09:26:00Z">
                  <w:rPr>
                    <w:ins w:id="9933" w:author="Nick.Tolimieri [2]" w:date="2022-09-16T09:26:00Z"/>
                    <w:del w:id="9934" w:author="Nick.Tolimieri" w:date="2022-09-19T13:19:00Z"/>
                    <w:rFonts w:ascii="Calibri" w:hAnsi="Calibri" w:cs="Calibri"/>
                    <w:color w:val="000000"/>
                    <w:sz w:val="22"/>
                    <w:szCs w:val="22"/>
                  </w:rPr>
                </w:rPrChange>
              </w:rPr>
              <w:pPrChange w:id="9935" w:author="Nick.Tolimieri [2]" w:date="2022-09-16T09:26:00Z">
                <w:pPr>
                  <w:jc w:val="right"/>
                </w:pPr>
              </w:pPrChange>
            </w:pPr>
            <w:ins w:id="9936" w:author="Nick.Tolimieri [2]" w:date="2022-09-16T09:26:00Z">
              <w:del w:id="9937" w:author="Nick.Tolimieri" w:date="2022-09-19T13:19:00Z">
                <w:r w:rsidRPr="00FC0F34" w:rsidDel="002F2C4B">
                  <w:rPr>
                    <w:rFonts w:asciiTheme="minorHAnsi" w:eastAsiaTheme="minorHAnsi" w:hAnsiTheme="minorHAnsi" w:cstheme="minorBidi"/>
                    <w:sz w:val="22"/>
                    <w:szCs w:val="22"/>
                    <w:rPrChange w:id="9938" w:author="Nick.Tolimieri [2]" w:date="2022-09-16T09:26:00Z">
                      <w:rPr>
                        <w:rFonts w:ascii="Calibri" w:hAnsi="Calibri" w:cs="Calibri"/>
                        <w:color w:val="000000"/>
                        <w:sz w:val="22"/>
                        <w:szCs w:val="22"/>
                      </w:rPr>
                    </w:rPrChange>
                  </w:rPr>
                  <w:delText>10</w:delText>
                </w:r>
              </w:del>
            </w:ins>
          </w:p>
        </w:tc>
        <w:tc>
          <w:tcPr>
            <w:tcW w:w="960" w:type="dxa"/>
            <w:noWrap/>
            <w:hideMark/>
            <w:tcPrChange w:id="993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940" w:author="Nick.Tolimieri [2]" w:date="2022-09-16T09:26:00Z"/>
                <w:del w:id="9941" w:author="Nick.Tolimieri" w:date="2022-09-19T13:19:00Z"/>
                <w:rFonts w:asciiTheme="minorHAnsi" w:eastAsiaTheme="minorHAnsi" w:hAnsiTheme="minorHAnsi" w:cstheme="minorBidi"/>
                <w:sz w:val="22"/>
                <w:szCs w:val="22"/>
                <w:rPrChange w:id="9942" w:author="Nick.Tolimieri [2]" w:date="2022-09-16T09:26:00Z">
                  <w:rPr>
                    <w:ins w:id="9943" w:author="Nick.Tolimieri [2]" w:date="2022-09-16T09:26:00Z"/>
                    <w:del w:id="9944" w:author="Nick.Tolimieri" w:date="2022-09-19T13:19:00Z"/>
                    <w:rFonts w:ascii="Calibri" w:hAnsi="Calibri" w:cs="Calibri"/>
                    <w:color w:val="000000"/>
                    <w:sz w:val="22"/>
                    <w:szCs w:val="22"/>
                  </w:rPr>
                </w:rPrChange>
              </w:rPr>
              <w:pPrChange w:id="9945" w:author="Nick.Tolimieri [2]" w:date="2022-09-16T09:26:00Z">
                <w:pPr>
                  <w:jc w:val="right"/>
                </w:pPr>
              </w:pPrChange>
            </w:pPr>
            <w:ins w:id="9946" w:author="Nick.Tolimieri [2]" w:date="2022-09-16T09:26:00Z">
              <w:del w:id="9947" w:author="Nick.Tolimieri" w:date="2022-09-19T13:19:00Z">
                <w:r w:rsidRPr="00FC0F34" w:rsidDel="002F2C4B">
                  <w:rPr>
                    <w:rFonts w:asciiTheme="minorHAnsi" w:eastAsiaTheme="minorHAnsi" w:hAnsiTheme="minorHAnsi" w:cstheme="minorBidi"/>
                    <w:sz w:val="22"/>
                    <w:szCs w:val="22"/>
                    <w:rPrChange w:id="9948" w:author="Nick.Tolimieri [2]" w:date="2022-09-16T09:26:00Z">
                      <w:rPr>
                        <w:rFonts w:ascii="Calibri" w:hAnsi="Calibri" w:cs="Calibri"/>
                        <w:color w:val="000000"/>
                        <w:sz w:val="22"/>
                        <w:szCs w:val="22"/>
                      </w:rPr>
                    </w:rPrChange>
                  </w:rPr>
                  <w:delText>1.67</w:delText>
                </w:r>
              </w:del>
            </w:ins>
          </w:p>
        </w:tc>
        <w:tc>
          <w:tcPr>
            <w:tcW w:w="960" w:type="dxa"/>
            <w:noWrap/>
            <w:hideMark/>
            <w:tcPrChange w:id="994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950" w:author="Nick.Tolimieri [2]" w:date="2022-09-16T09:26:00Z"/>
                <w:del w:id="9951" w:author="Nick.Tolimieri" w:date="2022-09-19T13:19:00Z"/>
                <w:rFonts w:asciiTheme="minorHAnsi" w:eastAsiaTheme="minorHAnsi" w:hAnsiTheme="minorHAnsi" w:cstheme="minorBidi"/>
                <w:sz w:val="22"/>
                <w:szCs w:val="22"/>
                <w:rPrChange w:id="9952" w:author="Nick.Tolimieri [2]" w:date="2022-09-16T09:26:00Z">
                  <w:rPr>
                    <w:ins w:id="9953" w:author="Nick.Tolimieri [2]" w:date="2022-09-16T09:26:00Z"/>
                    <w:del w:id="9954" w:author="Nick.Tolimieri" w:date="2022-09-19T13:19:00Z"/>
                    <w:rFonts w:ascii="Calibri" w:hAnsi="Calibri" w:cs="Calibri"/>
                    <w:color w:val="000000"/>
                    <w:sz w:val="22"/>
                    <w:szCs w:val="22"/>
                  </w:rPr>
                </w:rPrChange>
              </w:rPr>
              <w:pPrChange w:id="9955" w:author="Nick.Tolimieri [2]" w:date="2022-09-16T09:26:00Z">
                <w:pPr>
                  <w:jc w:val="right"/>
                </w:pPr>
              </w:pPrChange>
            </w:pPr>
            <w:ins w:id="9956" w:author="Nick.Tolimieri [2]" w:date="2022-09-16T09:26:00Z">
              <w:del w:id="9957" w:author="Nick.Tolimieri" w:date="2022-09-19T13:19:00Z">
                <w:r w:rsidRPr="00FC0F34" w:rsidDel="002F2C4B">
                  <w:rPr>
                    <w:rFonts w:asciiTheme="minorHAnsi" w:eastAsiaTheme="minorHAnsi" w:hAnsiTheme="minorHAnsi" w:cstheme="minorBidi"/>
                    <w:sz w:val="22"/>
                    <w:szCs w:val="22"/>
                    <w:rPrChange w:id="9958" w:author="Nick.Tolimieri [2]" w:date="2022-09-16T09:26:00Z">
                      <w:rPr>
                        <w:rFonts w:ascii="Calibri" w:hAnsi="Calibri" w:cs="Calibri"/>
                        <w:color w:val="000000"/>
                        <w:sz w:val="22"/>
                        <w:szCs w:val="22"/>
                      </w:rPr>
                    </w:rPrChange>
                  </w:rPr>
                  <w:delText>0.27</w:delText>
                </w:r>
              </w:del>
            </w:ins>
          </w:p>
        </w:tc>
      </w:tr>
      <w:tr w:rsidR="00FC0F34" w:rsidRPr="00FC0F34" w:rsidDel="002F2C4B" w:rsidTr="00FC0F34">
        <w:trPr>
          <w:divId w:val="1675451697"/>
          <w:trHeight w:val="300"/>
          <w:ins w:id="9959" w:author="Nick.Tolimieri [2]" w:date="2022-09-16T09:26:00Z"/>
          <w:del w:id="9960" w:author="Nick.Tolimieri" w:date="2022-09-19T13:19:00Z"/>
          <w:trPrChange w:id="9961" w:author="Nick.Tolimieri [2]" w:date="2022-09-16T09:26:00Z">
            <w:trPr>
              <w:divId w:val="1675451697"/>
              <w:trHeight w:val="300"/>
            </w:trPr>
          </w:trPrChange>
        </w:trPr>
        <w:tc>
          <w:tcPr>
            <w:tcW w:w="960" w:type="dxa"/>
            <w:noWrap/>
            <w:hideMark/>
            <w:tcPrChange w:id="996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963" w:author="Nick.Tolimieri [2]" w:date="2022-09-16T09:26:00Z"/>
                <w:del w:id="9964" w:author="Nick.Tolimieri" w:date="2022-09-19T13:19:00Z"/>
                <w:rFonts w:asciiTheme="minorHAnsi" w:eastAsiaTheme="minorHAnsi" w:hAnsiTheme="minorHAnsi" w:cstheme="minorBidi"/>
                <w:sz w:val="22"/>
                <w:szCs w:val="22"/>
                <w:rPrChange w:id="9965" w:author="Nick.Tolimieri [2]" w:date="2022-09-16T09:26:00Z">
                  <w:rPr>
                    <w:ins w:id="9966" w:author="Nick.Tolimieri [2]" w:date="2022-09-16T09:26:00Z"/>
                    <w:del w:id="9967" w:author="Nick.Tolimieri" w:date="2022-09-19T13:19:00Z"/>
                    <w:rFonts w:ascii="Calibri" w:hAnsi="Calibri" w:cs="Calibri"/>
                    <w:color w:val="000000"/>
                    <w:sz w:val="22"/>
                    <w:szCs w:val="22"/>
                  </w:rPr>
                </w:rPrChange>
              </w:rPr>
              <w:pPrChange w:id="9968" w:author="Nick.Tolimieri [2]" w:date="2022-09-16T09:26:00Z">
                <w:pPr/>
              </w:pPrChange>
            </w:pPr>
            <w:ins w:id="9969" w:author="Nick.Tolimieri [2]" w:date="2022-09-16T09:26:00Z">
              <w:del w:id="9970" w:author="Nick.Tolimieri" w:date="2022-09-19T13:19:00Z">
                <w:r w:rsidRPr="00FC0F34" w:rsidDel="002F2C4B">
                  <w:rPr>
                    <w:rFonts w:asciiTheme="minorHAnsi" w:eastAsiaTheme="minorHAnsi" w:hAnsiTheme="minorHAnsi" w:cstheme="minorBidi"/>
                    <w:sz w:val="22"/>
                    <w:szCs w:val="22"/>
                    <w:rPrChange w:id="9971" w:author="Nick.Tolimieri [2]" w:date="2022-09-16T09:26:00Z">
                      <w:rPr>
                        <w:rFonts w:ascii="Calibri" w:hAnsi="Calibri" w:cs="Calibri"/>
                        <w:color w:val="000000"/>
                        <w:sz w:val="22"/>
                        <w:szCs w:val="22"/>
                      </w:rPr>
                    </w:rPrChange>
                  </w:rPr>
                  <w:delText>Tatoosh Is. &amp; Neah B.</w:delText>
                </w:r>
              </w:del>
            </w:ins>
          </w:p>
        </w:tc>
        <w:tc>
          <w:tcPr>
            <w:tcW w:w="960" w:type="dxa"/>
            <w:noWrap/>
            <w:hideMark/>
            <w:tcPrChange w:id="997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973" w:author="Nick.Tolimieri [2]" w:date="2022-09-16T09:26:00Z"/>
                <w:del w:id="9974" w:author="Nick.Tolimieri" w:date="2022-09-19T13:19:00Z"/>
                <w:rFonts w:asciiTheme="minorHAnsi" w:eastAsiaTheme="minorHAnsi" w:hAnsiTheme="minorHAnsi" w:cstheme="minorBidi"/>
                <w:sz w:val="22"/>
                <w:szCs w:val="22"/>
                <w:rPrChange w:id="9975" w:author="Nick.Tolimieri [2]" w:date="2022-09-16T09:26:00Z">
                  <w:rPr>
                    <w:ins w:id="9976" w:author="Nick.Tolimieri [2]" w:date="2022-09-16T09:26:00Z"/>
                    <w:del w:id="9977" w:author="Nick.Tolimieri" w:date="2022-09-19T13:19:00Z"/>
                    <w:rFonts w:ascii="Calibri" w:hAnsi="Calibri" w:cs="Calibri"/>
                    <w:color w:val="000000"/>
                    <w:sz w:val="22"/>
                    <w:szCs w:val="22"/>
                  </w:rPr>
                </w:rPrChange>
              </w:rPr>
              <w:pPrChange w:id="9978" w:author="Nick.Tolimieri [2]" w:date="2022-09-16T09:26:00Z">
                <w:pPr>
                  <w:jc w:val="right"/>
                </w:pPr>
              </w:pPrChange>
            </w:pPr>
            <w:ins w:id="9979" w:author="Nick.Tolimieri [2]" w:date="2022-09-16T09:26:00Z">
              <w:del w:id="9980" w:author="Nick.Tolimieri" w:date="2022-09-19T13:19:00Z">
                <w:r w:rsidRPr="00FC0F34" w:rsidDel="002F2C4B">
                  <w:rPr>
                    <w:rFonts w:asciiTheme="minorHAnsi" w:eastAsiaTheme="minorHAnsi" w:hAnsiTheme="minorHAnsi" w:cstheme="minorBidi"/>
                    <w:sz w:val="22"/>
                    <w:szCs w:val="22"/>
                    <w:rPrChange w:id="9981" w:author="Nick.Tolimieri [2]" w:date="2022-09-16T09:26:00Z">
                      <w:rPr>
                        <w:rFonts w:ascii="Calibri" w:hAnsi="Calibri" w:cs="Calibri"/>
                        <w:color w:val="000000"/>
                        <w:sz w:val="22"/>
                        <w:szCs w:val="22"/>
                      </w:rPr>
                    </w:rPrChange>
                  </w:rPr>
                  <w:delText>2004</w:delText>
                </w:r>
              </w:del>
            </w:ins>
          </w:p>
        </w:tc>
        <w:tc>
          <w:tcPr>
            <w:tcW w:w="960" w:type="dxa"/>
            <w:noWrap/>
            <w:hideMark/>
            <w:tcPrChange w:id="998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983" w:author="Nick.Tolimieri [2]" w:date="2022-09-16T09:26:00Z"/>
                <w:del w:id="9984" w:author="Nick.Tolimieri" w:date="2022-09-19T13:19:00Z"/>
                <w:rFonts w:asciiTheme="minorHAnsi" w:eastAsiaTheme="minorHAnsi" w:hAnsiTheme="minorHAnsi" w:cstheme="minorBidi"/>
                <w:sz w:val="22"/>
                <w:szCs w:val="22"/>
                <w:rPrChange w:id="9985" w:author="Nick.Tolimieri [2]" w:date="2022-09-16T09:26:00Z">
                  <w:rPr>
                    <w:ins w:id="9986" w:author="Nick.Tolimieri [2]" w:date="2022-09-16T09:26:00Z"/>
                    <w:del w:id="9987" w:author="Nick.Tolimieri" w:date="2022-09-19T13:19:00Z"/>
                    <w:rFonts w:ascii="Calibri" w:hAnsi="Calibri" w:cs="Calibri"/>
                    <w:color w:val="000000"/>
                    <w:sz w:val="22"/>
                    <w:szCs w:val="22"/>
                  </w:rPr>
                </w:rPrChange>
              </w:rPr>
              <w:pPrChange w:id="9988" w:author="Nick.Tolimieri [2]" w:date="2022-09-16T09:26:00Z">
                <w:pPr>
                  <w:jc w:val="right"/>
                </w:pPr>
              </w:pPrChange>
            </w:pPr>
            <w:ins w:id="9989" w:author="Nick.Tolimieri [2]" w:date="2022-09-16T09:26:00Z">
              <w:del w:id="9990" w:author="Nick.Tolimieri" w:date="2022-09-19T13:19:00Z">
                <w:r w:rsidRPr="00FC0F34" w:rsidDel="002F2C4B">
                  <w:rPr>
                    <w:rFonts w:asciiTheme="minorHAnsi" w:eastAsiaTheme="minorHAnsi" w:hAnsiTheme="minorHAnsi" w:cstheme="minorBidi"/>
                    <w:sz w:val="22"/>
                    <w:szCs w:val="22"/>
                    <w:rPrChange w:id="9991" w:author="Nick.Tolimieri [2]" w:date="2022-09-16T09:26:00Z">
                      <w:rPr>
                        <w:rFonts w:ascii="Calibri" w:hAnsi="Calibri" w:cs="Calibri"/>
                        <w:color w:val="000000"/>
                        <w:sz w:val="22"/>
                        <w:szCs w:val="22"/>
                      </w:rPr>
                    </w:rPrChange>
                  </w:rPr>
                  <w:delText>0</w:delText>
                </w:r>
              </w:del>
            </w:ins>
          </w:p>
        </w:tc>
        <w:tc>
          <w:tcPr>
            <w:tcW w:w="960" w:type="dxa"/>
            <w:noWrap/>
            <w:hideMark/>
            <w:tcPrChange w:id="999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9993" w:author="Nick.Tolimieri [2]" w:date="2022-09-16T09:26:00Z"/>
                <w:del w:id="9994" w:author="Nick.Tolimieri" w:date="2022-09-19T13:19:00Z"/>
                <w:rFonts w:asciiTheme="minorHAnsi" w:eastAsiaTheme="minorHAnsi" w:hAnsiTheme="minorHAnsi" w:cstheme="minorBidi"/>
                <w:sz w:val="22"/>
                <w:szCs w:val="22"/>
                <w:rPrChange w:id="9995" w:author="Nick.Tolimieri [2]" w:date="2022-09-16T09:26:00Z">
                  <w:rPr>
                    <w:ins w:id="9996" w:author="Nick.Tolimieri [2]" w:date="2022-09-16T09:26:00Z"/>
                    <w:del w:id="9997" w:author="Nick.Tolimieri" w:date="2022-09-19T13:19:00Z"/>
                    <w:rFonts w:ascii="Calibri" w:hAnsi="Calibri" w:cs="Calibri"/>
                    <w:color w:val="000000"/>
                    <w:sz w:val="22"/>
                    <w:szCs w:val="22"/>
                  </w:rPr>
                </w:rPrChange>
              </w:rPr>
              <w:pPrChange w:id="9998" w:author="Nick.Tolimieri [2]" w:date="2022-09-16T09:26:00Z">
                <w:pPr>
                  <w:jc w:val="right"/>
                </w:pPr>
              </w:pPrChange>
            </w:pPr>
            <w:ins w:id="9999" w:author="Nick.Tolimieri [2]" w:date="2022-09-16T09:26:00Z">
              <w:del w:id="10000" w:author="Nick.Tolimieri" w:date="2022-09-19T13:19:00Z">
                <w:r w:rsidRPr="00FC0F34" w:rsidDel="002F2C4B">
                  <w:rPr>
                    <w:rFonts w:asciiTheme="minorHAnsi" w:eastAsiaTheme="minorHAnsi" w:hAnsiTheme="minorHAnsi" w:cstheme="minorBidi"/>
                    <w:sz w:val="22"/>
                    <w:szCs w:val="22"/>
                    <w:rPrChange w:id="10001" w:author="Nick.Tolimieri [2]" w:date="2022-09-16T09:26:00Z">
                      <w:rPr>
                        <w:rFonts w:ascii="Calibri" w:hAnsi="Calibri" w:cs="Calibri"/>
                        <w:color w:val="000000"/>
                        <w:sz w:val="22"/>
                        <w:szCs w:val="22"/>
                      </w:rPr>
                    </w:rPrChange>
                  </w:rPr>
                  <w:delText>0</w:delText>
                </w:r>
              </w:del>
            </w:ins>
          </w:p>
        </w:tc>
        <w:tc>
          <w:tcPr>
            <w:tcW w:w="960" w:type="dxa"/>
            <w:noWrap/>
            <w:hideMark/>
            <w:tcPrChange w:id="1000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003" w:author="Nick.Tolimieri [2]" w:date="2022-09-16T09:26:00Z"/>
                <w:del w:id="10004" w:author="Nick.Tolimieri" w:date="2022-09-19T13:19:00Z"/>
                <w:rFonts w:asciiTheme="minorHAnsi" w:eastAsiaTheme="minorHAnsi" w:hAnsiTheme="minorHAnsi" w:cstheme="minorBidi"/>
                <w:sz w:val="22"/>
                <w:szCs w:val="22"/>
                <w:rPrChange w:id="10005" w:author="Nick.Tolimieri [2]" w:date="2022-09-16T09:26:00Z">
                  <w:rPr>
                    <w:ins w:id="10006" w:author="Nick.Tolimieri [2]" w:date="2022-09-16T09:26:00Z"/>
                    <w:del w:id="10007" w:author="Nick.Tolimieri" w:date="2022-09-19T13:19:00Z"/>
                    <w:rFonts w:ascii="Calibri" w:hAnsi="Calibri" w:cs="Calibri"/>
                    <w:color w:val="000000"/>
                    <w:sz w:val="22"/>
                    <w:szCs w:val="22"/>
                  </w:rPr>
                </w:rPrChange>
              </w:rPr>
              <w:pPrChange w:id="10008" w:author="Nick.Tolimieri [2]" w:date="2022-09-16T09:26:00Z">
                <w:pPr>
                  <w:jc w:val="right"/>
                </w:pPr>
              </w:pPrChange>
            </w:pPr>
            <w:ins w:id="10009" w:author="Nick.Tolimieri [2]" w:date="2022-09-16T09:26:00Z">
              <w:del w:id="10010" w:author="Nick.Tolimieri" w:date="2022-09-19T13:19:00Z">
                <w:r w:rsidRPr="00FC0F34" w:rsidDel="002F2C4B">
                  <w:rPr>
                    <w:rFonts w:asciiTheme="minorHAnsi" w:eastAsiaTheme="minorHAnsi" w:hAnsiTheme="minorHAnsi" w:cstheme="minorBidi"/>
                    <w:sz w:val="22"/>
                    <w:szCs w:val="22"/>
                    <w:rPrChange w:id="10011" w:author="Nick.Tolimieri [2]" w:date="2022-09-16T09:26:00Z">
                      <w:rPr>
                        <w:rFonts w:ascii="Calibri" w:hAnsi="Calibri" w:cs="Calibri"/>
                        <w:color w:val="000000"/>
                        <w:sz w:val="22"/>
                        <w:szCs w:val="22"/>
                      </w:rPr>
                    </w:rPrChange>
                  </w:rPr>
                  <w:delText>0</w:delText>
                </w:r>
              </w:del>
            </w:ins>
          </w:p>
        </w:tc>
        <w:tc>
          <w:tcPr>
            <w:tcW w:w="960" w:type="dxa"/>
            <w:noWrap/>
            <w:hideMark/>
            <w:tcPrChange w:id="1001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013" w:author="Nick.Tolimieri [2]" w:date="2022-09-16T09:26:00Z"/>
                <w:del w:id="10014" w:author="Nick.Tolimieri" w:date="2022-09-19T13:19:00Z"/>
                <w:rFonts w:asciiTheme="minorHAnsi" w:eastAsiaTheme="minorHAnsi" w:hAnsiTheme="minorHAnsi" w:cstheme="minorBidi"/>
                <w:sz w:val="22"/>
                <w:szCs w:val="22"/>
                <w:rPrChange w:id="10015" w:author="Nick.Tolimieri [2]" w:date="2022-09-16T09:26:00Z">
                  <w:rPr>
                    <w:ins w:id="10016" w:author="Nick.Tolimieri [2]" w:date="2022-09-16T09:26:00Z"/>
                    <w:del w:id="10017" w:author="Nick.Tolimieri" w:date="2022-09-19T13:19:00Z"/>
                    <w:rFonts w:ascii="Calibri" w:hAnsi="Calibri" w:cs="Calibri"/>
                    <w:color w:val="000000"/>
                    <w:sz w:val="22"/>
                    <w:szCs w:val="22"/>
                  </w:rPr>
                </w:rPrChange>
              </w:rPr>
              <w:pPrChange w:id="10018" w:author="Nick.Tolimieri [2]" w:date="2022-09-16T09:26:00Z">
                <w:pPr>
                  <w:jc w:val="right"/>
                </w:pPr>
              </w:pPrChange>
            </w:pPr>
            <w:ins w:id="10019" w:author="Nick.Tolimieri [2]" w:date="2022-09-16T09:26:00Z">
              <w:del w:id="10020" w:author="Nick.Tolimieri" w:date="2022-09-19T13:19:00Z">
                <w:r w:rsidRPr="00FC0F34" w:rsidDel="002F2C4B">
                  <w:rPr>
                    <w:rFonts w:asciiTheme="minorHAnsi" w:eastAsiaTheme="minorHAnsi" w:hAnsiTheme="minorHAnsi" w:cstheme="minorBidi"/>
                    <w:sz w:val="22"/>
                    <w:szCs w:val="22"/>
                    <w:rPrChange w:id="10021" w:author="Nick.Tolimieri [2]" w:date="2022-09-16T09:26:00Z">
                      <w:rPr>
                        <w:rFonts w:ascii="Calibri" w:hAnsi="Calibri" w:cs="Calibri"/>
                        <w:color w:val="000000"/>
                        <w:sz w:val="22"/>
                        <w:szCs w:val="22"/>
                      </w:rPr>
                    </w:rPrChange>
                  </w:rPr>
                  <w:delText>0</w:delText>
                </w:r>
              </w:del>
            </w:ins>
          </w:p>
        </w:tc>
        <w:tc>
          <w:tcPr>
            <w:tcW w:w="960" w:type="dxa"/>
            <w:noWrap/>
            <w:hideMark/>
            <w:tcPrChange w:id="1002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023" w:author="Nick.Tolimieri [2]" w:date="2022-09-16T09:26:00Z"/>
                <w:del w:id="10024" w:author="Nick.Tolimieri" w:date="2022-09-19T13:19:00Z"/>
                <w:rFonts w:asciiTheme="minorHAnsi" w:eastAsiaTheme="minorHAnsi" w:hAnsiTheme="minorHAnsi" w:cstheme="minorBidi"/>
                <w:sz w:val="22"/>
                <w:szCs w:val="22"/>
                <w:rPrChange w:id="10025" w:author="Nick.Tolimieri [2]" w:date="2022-09-16T09:26:00Z">
                  <w:rPr>
                    <w:ins w:id="10026" w:author="Nick.Tolimieri [2]" w:date="2022-09-16T09:26:00Z"/>
                    <w:del w:id="10027" w:author="Nick.Tolimieri" w:date="2022-09-19T13:19:00Z"/>
                    <w:rFonts w:ascii="Calibri" w:hAnsi="Calibri" w:cs="Calibri"/>
                    <w:color w:val="000000"/>
                    <w:sz w:val="22"/>
                    <w:szCs w:val="22"/>
                  </w:rPr>
                </w:rPrChange>
              </w:rPr>
              <w:pPrChange w:id="10028" w:author="Nick.Tolimieri [2]" w:date="2022-09-16T09:26:00Z">
                <w:pPr/>
              </w:pPrChange>
            </w:pPr>
            <w:ins w:id="10029" w:author="Nick.Tolimieri [2]" w:date="2022-09-16T09:26:00Z">
              <w:del w:id="10030" w:author="Nick.Tolimieri" w:date="2022-09-19T13:19:00Z">
                <w:r w:rsidRPr="00FC0F34" w:rsidDel="002F2C4B">
                  <w:rPr>
                    <w:rFonts w:asciiTheme="minorHAnsi" w:eastAsiaTheme="minorHAnsi" w:hAnsiTheme="minorHAnsi" w:cstheme="minorBidi"/>
                    <w:sz w:val="22"/>
                    <w:szCs w:val="22"/>
                    <w:rPrChange w:id="10031" w:author="Nick.Tolimieri [2]" w:date="2022-09-16T09:26:00Z">
                      <w:rPr>
                        <w:rFonts w:ascii="Calibri" w:hAnsi="Calibri" w:cs="Calibri"/>
                        <w:color w:val="000000"/>
                        <w:sz w:val="22"/>
                        <w:szCs w:val="22"/>
                      </w:rPr>
                    </w:rPrChange>
                  </w:rPr>
                  <w:delText>NA</w:delText>
                </w:r>
              </w:del>
            </w:ins>
          </w:p>
        </w:tc>
        <w:tc>
          <w:tcPr>
            <w:tcW w:w="960" w:type="dxa"/>
            <w:noWrap/>
            <w:hideMark/>
            <w:tcPrChange w:id="1003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033" w:author="Nick.Tolimieri [2]" w:date="2022-09-16T09:26:00Z"/>
                <w:del w:id="10034" w:author="Nick.Tolimieri" w:date="2022-09-19T13:19:00Z"/>
                <w:rFonts w:asciiTheme="minorHAnsi" w:eastAsiaTheme="minorHAnsi" w:hAnsiTheme="minorHAnsi" w:cstheme="minorBidi"/>
                <w:sz w:val="22"/>
                <w:szCs w:val="22"/>
                <w:rPrChange w:id="10035" w:author="Nick.Tolimieri [2]" w:date="2022-09-16T09:26:00Z">
                  <w:rPr>
                    <w:ins w:id="10036" w:author="Nick.Tolimieri [2]" w:date="2022-09-16T09:26:00Z"/>
                    <w:del w:id="10037" w:author="Nick.Tolimieri" w:date="2022-09-19T13:19:00Z"/>
                    <w:rFonts w:ascii="Calibri" w:hAnsi="Calibri" w:cs="Calibri"/>
                    <w:color w:val="000000"/>
                    <w:sz w:val="22"/>
                    <w:szCs w:val="22"/>
                  </w:rPr>
                </w:rPrChange>
              </w:rPr>
              <w:pPrChange w:id="10038" w:author="Nick.Tolimieri [2]" w:date="2022-09-16T09:26:00Z">
                <w:pPr/>
              </w:pPrChange>
            </w:pPr>
            <w:ins w:id="10039" w:author="Nick.Tolimieri [2]" w:date="2022-09-16T09:26:00Z">
              <w:del w:id="10040" w:author="Nick.Tolimieri" w:date="2022-09-19T13:19:00Z">
                <w:r w:rsidRPr="00FC0F34" w:rsidDel="002F2C4B">
                  <w:rPr>
                    <w:rFonts w:asciiTheme="minorHAnsi" w:eastAsiaTheme="minorHAnsi" w:hAnsiTheme="minorHAnsi" w:cstheme="minorBidi"/>
                    <w:sz w:val="22"/>
                    <w:szCs w:val="22"/>
                    <w:rPrChange w:id="10041" w:author="Nick.Tolimieri [2]" w:date="2022-09-16T09:26:00Z">
                      <w:rPr>
                        <w:rFonts w:ascii="Calibri" w:hAnsi="Calibri" w:cs="Calibri"/>
                        <w:color w:val="000000"/>
                        <w:sz w:val="22"/>
                        <w:szCs w:val="22"/>
                      </w:rPr>
                    </w:rPrChange>
                  </w:rPr>
                  <w:delText>NA</w:delText>
                </w:r>
              </w:del>
            </w:ins>
          </w:p>
        </w:tc>
        <w:tc>
          <w:tcPr>
            <w:tcW w:w="960" w:type="dxa"/>
            <w:noWrap/>
            <w:hideMark/>
            <w:tcPrChange w:id="1004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043" w:author="Nick.Tolimieri [2]" w:date="2022-09-16T09:26:00Z"/>
                <w:del w:id="10044" w:author="Nick.Tolimieri" w:date="2022-09-19T13:19:00Z"/>
                <w:rFonts w:asciiTheme="minorHAnsi" w:eastAsiaTheme="minorHAnsi" w:hAnsiTheme="minorHAnsi" w:cstheme="minorBidi"/>
                <w:sz w:val="22"/>
                <w:szCs w:val="22"/>
                <w:rPrChange w:id="10045" w:author="Nick.Tolimieri [2]" w:date="2022-09-16T09:26:00Z">
                  <w:rPr>
                    <w:ins w:id="10046" w:author="Nick.Tolimieri [2]" w:date="2022-09-16T09:26:00Z"/>
                    <w:del w:id="10047" w:author="Nick.Tolimieri" w:date="2022-09-19T13:19:00Z"/>
                    <w:rFonts w:ascii="Calibri" w:hAnsi="Calibri" w:cs="Calibri"/>
                    <w:color w:val="000000"/>
                    <w:sz w:val="22"/>
                    <w:szCs w:val="22"/>
                  </w:rPr>
                </w:rPrChange>
              </w:rPr>
              <w:pPrChange w:id="10048" w:author="Nick.Tolimieri [2]" w:date="2022-09-16T09:26:00Z">
                <w:pPr/>
              </w:pPrChange>
            </w:pPr>
            <w:ins w:id="10049" w:author="Nick.Tolimieri [2]" w:date="2022-09-16T09:26:00Z">
              <w:del w:id="10050" w:author="Nick.Tolimieri" w:date="2022-09-19T13:19:00Z">
                <w:r w:rsidRPr="00FC0F34" w:rsidDel="002F2C4B">
                  <w:rPr>
                    <w:rFonts w:asciiTheme="minorHAnsi" w:eastAsiaTheme="minorHAnsi" w:hAnsiTheme="minorHAnsi" w:cstheme="minorBidi"/>
                    <w:sz w:val="22"/>
                    <w:szCs w:val="22"/>
                    <w:rPrChange w:id="10051" w:author="Nick.Tolimieri [2]" w:date="2022-09-16T09:26:00Z">
                      <w:rPr>
                        <w:rFonts w:ascii="Calibri" w:hAnsi="Calibri" w:cs="Calibri"/>
                        <w:color w:val="000000"/>
                        <w:sz w:val="22"/>
                        <w:szCs w:val="22"/>
                      </w:rPr>
                    </w:rPrChange>
                  </w:rPr>
                  <w:delText>NA</w:delText>
                </w:r>
              </w:del>
            </w:ins>
          </w:p>
        </w:tc>
        <w:tc>
          <w:tcPr>
            <w:tcW w:w="960" w:type="dxa"/>
            <w:noWrap/>
            <w:hideMark/>
            <w:tcPrChange w:id="1005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053" w:author="Nick.Tolimieri [2]" w:date="2022-09-16T09:26:00Z"/>
                <w:del w:id="10054" w:author="Nick.Tolimieri" w:date="2022-09-19T13:19:00Z"/>
                <w:rFonts w:asciiTheme="minorHAnsi" w:eastAsiaTheme="minorHAnsi" w:hAnsiTheme="minorHAnsi" w:cstheme="minorBidi"/>
                <w:sz w:val="22"/>
                <w:szCs w:val="22"/>
                <w:rPrChange w:id="10055" w:author="Nick.Tolimieri [2]" w:date="2022-09-16T09:26:00Z">
                  <w:rPr>
                    <w:ins w:id="10056" w:author="Nick.Tolimieri [2]" w:date="2022-09-16T09:26:00Z"/>
                    <w:del w:id="10057" w:author="Nick.Tolimieri" w:date="2022-09-19T13:19:00Z"/>
                    <w:rFonts w:ascii="Calibri" w:hAnsi="Calibri" w:cs="Calibri"/>
                    <w:color w:val="000000"/>
                    <w:sz w:val="22"/>
                    <w:szCs w:val="22"/>
                  </w:rPr>
                </w:rPrChange>
              </w:rPr>
              <w:pPrChange w:id="10058" w:author="Nick.Tolimieri [2]" w:date="2022-09-16T09:26:00Z">
                <w:pPr/>
              </w:pPrChange>
            </w:pPr>
            <w:ins w:id="10059" w:author="Nick.Tolimieri [2]" w:date="2022-09-16T09:26:00Z">
              <w:del w:id="10060" w:author="Nick.Tolimieri" w:date="2022-09-19T13:19:00Z">
                <w:r w:rsidRPr="00FC0F34" w:rsidDel="002F2C4B">
                  <w:rPr>
                    <w:rFonts w:asciiTheme="minorHAnsi" w:eastAsiaTheme="minorHAnsi" w:hAnsiTheme="minorHAnsi" w:cstheme="minorBidi"/>
                    <w:sz w:val="22"/>
                    <w:szCs w:val="22"/>
                    <w:rPrChange w:id="10061" w:author="Nick.Tolimieri [2]" w:date="2022-09-16T09:26:00Z">
                      <w:rPr>
                        <w:rFonts w:ascii="Calibri" w:hAnsi="Calibri" w:cs="Calibri"/>
                        <w:color w:val="000000"/>
                        <w:sz w:val="22"/>
                        <w:szCs w:val="22"/>
                      </w:rPr>
                    </w:rPrChange>
                  </w:rPr>
                  <w:delText>NA</w:delText>
                </w:r>
              </w:del>
            </w:ins>
          </w:p>
        </w:tc>
      </w:tr>
      <w:tr w:rsidR="00FC0F34" w:rsidRPr="00FC0F34" w:rsidDel="002F2C4B" w:rsidTr="00FC0F34">
        <w:trPr>
          <w:divId w:val="1675451697"/>
          <w:trHeight w:val="300"/>
          <w:ins w:id="10062" w:author="Nick.Tolimieri [2]" w:date="2022-09-16T09:26:00Z"/>
          <w:del w:id="10063" w:author="Nick.Tolimieri" w:date="2022-09-19T13:19:00Z"/>
          <w:trPrChange w:id="10064" w:author="Nick.Tolimieri [2]" w:date="2022-09-16T09:26:00Z">
            <w:trPr>
              <w:divId w:val="1675451697"/>
              <w:trHeight w:val="300"/>
            </w:trPr>
          </w:trPrChange>
        </w:trPr>
        <w:tc>
          <w:tcPr>
            <w:tcW w:w="960" w:type="dxa"/>
            <w:noWrap/>
            <w:hideMark/>
            <w:tcPrChange w:id="1006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066" w:author="Nick.Tolimieri [2]" w:date="2022-09-16T09:26:00Z"/>
                <w:del w:id="10067" w:author="Nick.Tolimieri" w:date="2022-09-19T13:19:00Z"/>
                <w:rFonts w:asciiTheme="minorHAnsi" w:eastAsiaTheme="minorHAnsi" w:hAnsiTheme="minorHAnsi" w:cstheme="minorBidi"/>
                <w:sz w:val="22"/>
                <w:szCs w:val="22"/>
                <w:rPrChange w:id="10068" w:author="Nick.Tolimieri [2]" w:date="2022-09-16T09:26:00Z">
                  <w:rPr>
                    <w:ins w:id="10069" w:author="Nick.Tolimieri [2]" w:date="2022-09-16T09:26:00Z"/>
                    <w:del w:id="10070" w:author="Nick.Tolimieri" w:date="2022-09-19T13:19:00Z"/>
                    <w:rFonts w:ascii="Calibri" w:hAnsi="Calibri" w:cs="Calibri"/>
                    <w:color w:val="000000"/>
                    <w:sz w:val="22"/>
                    <w:szCs w:val="22"/>
                  </w:rPr>
                </w:rPrChange>
              </w:rPr>
              <w:pPrChange w:id="10071" w:author="Nick.Tolimieri [2]" w:date="2022-09-16T09:26:00Z">
                <w:pPr/>
              </w:pPrChange>
            </w:pPr>
            <w:ins w:id="10072" w:author="Nick.Tolimieri [2]" w:date="2022-09-16T09:26:00Z">
              <w:del w:id="10073" w:author="Nick.Tolimieri" w:date="2022-09-19T13:19:00Z">
                <w:r w:rsidRPr="00FC0F34" w:rsidDel="002F2C4B">
                  <w:rPr>
                    <w:rFonts w:asciiTheme="minorHAnsi" w:eastAsiaTheme="minorHAnsi" w:hAnsiTheme="minorHAnsi" w:cstheme="minorBidi"/>
                    <w:sz w:val="22"/>
                    <w:szCs w:val="22"/>
                    <w:rPrChange w:id="10074" w:author="Nick.Tolimieri [2]" w:date="2022-09-16T09:26:00Z">
                      <w:rPr>
                        <w:rFonts w:ascii="Calibri" w:hAnsi="Calibri" w:cs="Calibri"/>
                        <w:color w:val="000000"/>
                        <w:sz w:val="22"/>
                        <w:szCs w:val="22"/>
                      </w:rPr>
                    </w:rPrChange>
                  </w:rPr>
                  <w:delText>Tatoosh Is. &amp; Neah B.</w:delText>
                </w:r>
              </w:del>
            </w:ins>
          </w:p>
        </w:tc>
        <w:tc>
          <w:tcPr>
            <w:tcW w:w="960" w:type="dxa"/>
            <w:noWrap/>
            <w:hideMark/>
            <w:tcPrChange w:id="1007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076" w:author="Nick.Tolimieri [2]" w:date="2022-09-16T09:26:00Z"/>
                <w:del w:id="10077" w:author="Nick.Tolimieri" w:date="2022-09-19T13:19:00Z"/>
                <w:rFonts w:asciiTheme="minorHAnsi" w:eastAsiaTheme="minorHAnsi" w:hAnsiTheme="minorHAnsi" w:cstheme="minorBidi"/>
                <w:sz w:val="22"/>
                <w:szCs w:val="22"/>
                <w:rPrChange w:id="10078" w:author="Nick.Tolimieri [2]" w:date="2022-09-16T09:26:00Z">
                  <w:rPr>
                    <w:ins w:id="10079" w:author="Nick.Tolimieri [2]" w:date="2022-09-16T09:26:00Z"/>
                    <w:del w:id="10080" w:author="Nick.Tolimieri" w:date="2022-09-19T13:19:00Z"/>
                    <w:rFonts w:ascii="Calibri" w:hAnsi="Calibri" w:cs="Calibri"/>
                    <w:color w:val="000000"/>
                    <w:sz w:val="22"/>
                    <w:szCs w:val="22"/>
                  </w:rPr>
                </w:rPrChange>
              </w:rPr>
              <w:pPrChange w:id="10081" w:author="Nick.Tolimieri [2]" w:date="2022-09-16T09:26:00Z">
                <w:pPr>
                  <w:jc w:val="right"/>
                </w:pPr>
              </w:pPrChange>
            </w:pPr>
            <w:ins w:id="10082" w:author="Nick.Tolimieri [2]" w:date="2022-09-16T09:26:00Z">
              <w:del w:id="10083" w:author="Nick.Tolimieri" w:date="2022-09-19T13:19:00Z">
                <w:r w:rsidRPr="00FC0F34" w:rsidDel="002F2C4B">
                  <w:rPr>
                    <w:rFonts w:asciiTheme="minorHAnsi" w:eastAsiaTheme="minorHAnsi" w:hAnsiTheme="minorHAnsi" w:cstheme="minorBidi"/>
                    <w:sz w:val="22"/>
                    <w:szCs w:val="22"/>
                    <w:rPrChange w:id="10084" w:author="Nick.Tolimieri [2]" w:date="2022-09-16T09:26:00Z">
                      <w:rPr>
                        <w:rFonts w:ascii="Calibri" w:hAnsi="Calibri" w:cs="Calibri"/>
                        <w:color w:val="000000"/>
                        <w:sz w:val="22"/>
                        <w:szCs w:val="22"/>
                      </w:rPr>
                    </w:rPrChange>
                  </w:rPr>
                  <w:delText>2005</w:delText>
                </w:r>
              </w:del>
            </w:ins>
          </w:p>
        </w:tc>
        <w:tc>
          <w:tcPr>
            <w:tcW w:w="960" w:type="dxa"/>
            <w:noWrap/>
            <w:hideMark/>
            <w:tcPrChange w:id="1008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086" w:author="Nick.Tolimieri [2]" w:date="2022-09-16T09:26:00Z"/>
                <w:del w:id="10087" w:author="Nick.Tolimieri" w:date="2022-09-19T13:19:00Z"/>
                <w:rFonts w:asciiTheme="minorHAnsi" w:eastAsiaTheme="minorHAnsi" w:hAnsiTheme="minorHAnsi" w:cstheme="minorBidi"/>
                <w:sz w:val="22"/>
                <w:szCs w:val="22"/>
                <w:rPrChange w:id="10088" w:author="Nick.Tolimieri [2]" w:date="2022-09-16T09:26:00Z">
                  <w:rPr>
                    <w:ins w:id="10089" w:author="Nick.Tolimieri [2]" w:date="2022-09-16T09:26:00Z"/>
                    <w:del w:id="10090" w:author="Nick.Tolimieri" w:date="2022-09-19T13:19:00Z"/>
                    <w:rFonts w:ascii="Calibri" w:hAnsi="Calibri" w:cs="Calibri"/>
                    <w:color w:val="000000"/>
                    <w:sz w:val="22"/>
                    <w:szCs w:val="22"/>
                  </w:rPr>
                </w:rPrChange>
              </w:rPr>
              <w:pPrChange w:id="10091" w:author="Nick.Tolimieri [2]" w:date="2022-09-16T09:26:00Z">
                <w:pPr>
                  <w:jc w:val="right"/>
                </w:pPr>
              </w:pPrChange>
            </w:pPr>
            <w:ins w:id="10092" w:author="Nick.Tolimieri [2]" w:date="2022-09-16T09:26:00Z">
              <w:del w:id="10093" w:author="Nick.Tolimieri" w:date="2022-09-19T13:19:00Z">
                <w:r w:rsidRPr="00FC0F34" w:rsidDel="002F2C4B">
                  <w:rPr>
                    <w:rFonts w:asciiTheme="minorHAnsi" w:eastAsiaTheme="minorHAnsi" w:hAnsiTheme="minorHAnsi" w:cstheme="minorBidi"/>
                    <w:sz w:val="22"/>
                    <w:szCs w:val="22"/>
                    <w:rPrChange w:id="10094" w:author="Nick.Tolimieri [2]" w:date="2022-09-16T09:26:00Z">
                      <w:rPr>
                        <w:rFonts w:ascii="Calibri" w:hAnsi="Calibri" w:cs="Calibri"/>
                        <w:color w:val="000000"/>
                        <w:sz w:val="22"/>
                        <w:szCs w:val="22"/>
                      </w:rPr>
                    </w:rPrChange>
                  </w:rPr>
                  <w:delText>0</w:delText>
                </w:r>
              </w:del>
            </w:ins>
          </w:p>
        </w:tc>
        <w:tc>
          <w:tcPr>
            <w:tcW w:w="960" w:type="dxa"/>
            <w:noWrap/>
            <w:hideMark/>
            <w:tcPrChange w:id="1009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096" w:author="Nick.Tolimieri [2]" w:date="2022-09-16T09:26:00Z"/>
                <w:del w:id="10097" w:author="Nick.Tolimieri" w:date="2022-09-19T13:19:00Z"/>
                <w:rFonts w:asciiTheme="minorHAnsi" w:eastAsiaTheme="minorHAnsi" w:hAnsiTheme="minorHAnsi" w:cstheme="minorBidi"/>
                <w:sz w:val="22"/>
                <w:szCs w:val="22"/>
                <w:rPrChange w:id="10098" w:author="Nick.Tolimieri [2]" w:date="2022-09-16T09:26:00Z">
                  <w:rPr>
                    <w:ins w:id="10099" w:author="Nick.Tolimieri [2]" w:date="2022-09-16T09:26:00Z"/>
                    <w:del w:id="10100" w:author="Nick.Tolimieri" w:date="2022-09-19T13:19:00Z"/>
                    <w:rFonts w:ascii="Calibri" w:hAnsi="Calibri" w:cs="Calibri"/>
                    <w:color w:val="000000"/>
                    <w:sz w:val="22"/>
                    <w:szCs w:val="22"/>
                  </w:rPr>
                </w:rPrChange>
              </w:rPr>
              <w:pPrChange w:id="10101" w:author="Nick.Tolimieri [2]" w:date="2022-09-16T09:26:00Z">
                <w:pPr>
                  <w:jc w:val="right"/>
                </w:pPr>
              </w:pPrChange>
            </w:pPr>
            <w:ins w:id="10102" w:author="Nick.Tolimieri [2]" w:date="2022-09-16T09:26:00Z">
              <w:del w:id="10103" w:author="Nick.Tolimieri" w:date="2022-09-19T13:19:00Z">
                <w:r w:rsidRPr="00FC0F34" w:rsidDel="002F2C4B">
                  <w:rPr>
                    <w:rFonts w:asciiTheme="minorHAnsi" w:eastAsiaTheme="minorHAnsi" w:hAnsiTheme="minorHAnsi" w:cstheme="minorBidi"/>
                    <w:sz w:val="22"/>
                    <w:szCs w:val="22"/>
                    <w:rPrChange w:id="10104" w:author="Nick.Tolimieri [2]" w:date="2022-09-16T09:26:00Z">
                      <w:rPr>
                        <w:rFonts w:ascii="Calibri" w:hAnsi="Calibri" w:cs="Calibri"/>
                        <w:color w:val="000000"/>
                        <w:sz w:val="22"/>
                        <w:szCs w:val="22"/>
                      </w:rPr>
                    </w:rPrChange>
                  </w:rPr>
                  <w:delText>39</w:delText>
                </w:r>
              </w:del>
            </w:ins>
          </w:p>
        </w:tc>
        <w:tc>
          <w:tcPr>
            <w:tcW w:w="960" w:type="dxa"/>
            <w:noWrap/>
            <w:hideMark/>
            <w:tcPrChange w:id="1010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106" w:author="Nick.Tolimieri [2]" w:date="2022-09-16T09:26:00Z"/>
                <w:del w:id="10107" w:author="Nick.Tolimieri" w:date="2022-09-19T13:19:00Z"/>
                <w:rFonts w:asciiTheme="minorHAnsi" w:eastAsiaTheme="minorHAnsi" w:hAnsiTheme="minorHAnsi" w:cstheme="minorBidi"/>
                <w:sz w:val="22"/>
                <w:szCs w:val="22"/>
                <w:rPrChange w:id="10108" w:author="Nick.Tolimieri [2]" w:date="2022-09-16T09:26:00Z">
                  <w:rPr>
                    <w:ins w:id="10109" w:author="Nick.Tolimieri [2]" w:date="2022-09-16T09:26:00Z"/>
                    <w:del w:id="10110" w:author="Nick.Tolimieri" w:date="2022-09-19T13:19:00Z"/>
                    <w:rFonts w:ascii="Calibri" w:hAnsi="Calibri" w:cs="Calibri"/>
                    <w:color w:val="000000"/>
                    <w:sz w:val="22"/>
                    <w:szCs w:val="22"/>
                  </w:rPr>
                </w:rPrChange>
              </w:rPr>
              <w:pPrChange w:id="10111" w:author="Nick.Tolimieri [2]" w:date="2022-09-16T09:26:00Z">
                <w:pPr>
                  <w:jc w:val="right"/>
                </w:pPr>
              </w:pPrChange>
            </w:pPr>
            <w:ins w:id="10112" w:author="Nick.Tolimieri [2]" w:date="2022-09-16T09:26:00Z">
              <w:del w:id="10113" w:author="Nick.Tolimieri" w:date="2022-09-19T13:19:00Z">
                <w:r w:rsidRPr="00FC0F34" w:rsidDel="002F2C4B">
                  <w:rPr>
                    <w:rFonts w:asciiTheme="minorHAnsi" w:eastAsiaTheme="minorHAnsi" w:hAnsiTheme="minorHAnsi" w:cstheme="minorBidi"/>
                    <w:sz w:val="22"/>
                    <w:szCs w:val="22"/>
                    <w:rPrChange w:id="10114" w:author="Nick.Tolimieri [2]" w:date="2022-09-16T09:26:00Z">
                      <w:rPr>
                        <w:rFonts w:ascii="Calibri" w:hAnsi="Calibri" w:cs="Calibri"/>
                        <w:color w:val="000000"/>
                        <w:sz w:val="22"/>
                        <w:szCs w:val="22"/>
                      </w:rPr>
                    </w:rPrChange>
                  </w:rPr>
                  <w:delText>1</w:delText>
                </w:r>
              </w:del>
            </w:ins>
          </w:p>
        </w:tc>
        <w:tc>
          <w:tcPr>
            <w:tcW w:w="960" w:type="dxa"/>
            <w:noWrap/>
            <w:hideMark/>
            <w:tcPrChange w:id="1011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116" w:author="Nick.Tolimieri [2]" w:date="2022-09-16T09:26:00Z"/>
                <w:del w:id="10117" w:author="Nick.Tolimieri" w:date="2022-09-19T13:19:00Z"/>
                <w:rFonts w:asciiTheme="minorHAnsi" w:eastAsiaTheme="minorHAnsi" w:hAnsiTheme="minorHAnsi" w:cstheme="minorBidi"/>
                <w:sz w:val="22"/>
                <w:szCs w:val="22"/>
                <w:rPrChange w:id="10118" w:author="Nick.Tolimieri [2]" w:date="2022-09-16T09:26:00Z">
                  <w:rPr>
                    <w:ins w:id="10119" w:author="Nick.Tolimieri [2]" w:date="2022-09-16T09:26:00Z"/>
                    <w:del w:id="10120" w:author="Nick.Tolimieri" w:date="2022-09-19T13:19:00Z"/>
                    <w:rFonts w:ascii="Calibri" w:hAnsi="Calibri" w:cs="Calibri"/>
                    <w:color w:val="000000"/>
                    <w:sz w:val="22"/>
                    <w:szCs w:val="22"/>
                  </w:rPr>
                </w:rPrChange>
              </w:rPr>
              <w:pPrChange w:id="10121" w:author="Nick.Tolimieri [2]" w:date="2022-09-16T09:26:00Z">
                <w:pPr>
                  <w:jc w:val="right"/>
                </w:pPr>
              </w:pPrChange>
            </w:pPr>
            <w:ins w:id="10122" w:author="Nick.Tolimieri [2]" w:date="2022-09-16T09:26:00Z">
              <w:del w:id="10123" w:author="Nick.Tolimieri" w:date="2022-09-19T13:19:00Z">
                <w:r w:rsidRPr="00FC0F34" w:rsidDel="002F2C4B">
                  <w:rPr>
                    <w:rFonts w:asciiTheme="minorHAnsi" w:eastAsiaTheme="minorHAnsi" w:hAnsiTheme="minorHAnsi" w:cstheme="minorBidi"/>
                    <w:sz w:val="22"/>
                    <w:szCs w:val="22"/>
                    <w:rPrChange w:id="10124" w:author="Nick.Tolimieri [2]" w:date="2022-09-16T09:26:00Z">
                      <w:rPr>
                        <w:rFonts w:ascii="Calibri" w:hAnsi="Calibri" w:cs="Calibri"/>
                        <w:color w:val="000000"/>
                        <w:sz w:val="22"/>
                        <w:szCs w:val="22"/>
                      </w:rPr>
                    </w:rPrChange>
                  </w:rPr>
                  <w:delText>15</w:delText>
                </w:r>
              </w:del>
            </w:ins>
          </w:p>
        </w:tc>
        <w:tc>
          <w:tcPr>
            <w:tcW w:w="960" w:type="dxa"/>
            <w:noWrap/>
            <w:hideMark/>
            <w:tcPrChange w:id="1012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126" w:author="Nick.Tolimieri [2]" w:date="2022-09-16T09:26:00Z"/>
                <w:del w:id="10127" w:author="Nick.Tolimieri" w:date="2022-09-19T13:19:00Z"/>
                <w:rFonts w:asciiTheme="minorHAnsi" w:eastAsiaTheme="minorHAnsi" w:hAnsiTheme="minorHAnsi" w:cstheme="minorBidi"/>
                <w:sz w:val="22"/>
                <w:szCs w:val="22"/>
                <w:rPrChange w:id="10128" w:author="Nick.Tolimieri [2]" w:date="2022-09-16T09:26:00Z">
                  <w:rPr>
                    <w:ins w:id="10129" w:author="Nick.Tolimieri [2]" w:date="2022-09-16T09:26:00Z"/>
                    <w:del w:id="10130" w:author="Nick.Tolimieri" w:date="2022-09-19T13:19:00Z"/>
                    <w:rFonts w:ascii="Calibri" w:hAnsi="Calibri" w:cs="Calibri"/>
                    <w:color w:val="000000"/>
                    <w:sz w:val="22"/>
                    <w:szCs w:val="22"/>
                  </w:rPr>
                </w:rPrChange>
              </w:rPr>
              <w:pPrChange w:id="10131" w:author="Nick.Tolimieri [2]" w:date="2022-09-16T09:26:00Z">
                <w:pPr>
                  <w:jc w:val="right"/>
                </w:pPr>
              </w:pPrChange>
            </w:pPr>
            <w:ins w:id="10132" w:author="Nick.Tolimieri [2]" w:date="2022-09-16T09:26:00Z">
              <w:del w:id="10133" w:author="Nick.Tolimieri" w:date="2022-09-19T13:19:00Z">
                <w:r w:rsidRPr="00FC0F34" w:rsidDel="002F2C4B">
                  <w:rPr>
                    <w:rFonts w:asciiTheme="minorHAnsi" w:eastAsiaTheme="minorHAnsi" w:hAnsiTheme="minorHAnsi" w:cstheme="minorBidi"/>
                    <w:sz w:val="22"/>
                    <w:szCs w:val="22"/>
                    <w:rPrChange w:id="10134" w:author="Nick.Tolimieri [2]" w:date="2022-09-16T09:26:00Z">
                      <w:rPr>
                        <w:rFonts w:ascii="Calibri" w:hAnsi="Calibri" w:cs="Calibri"/>
                        <w:color w:val="000000"/>
                        <w:sz w:val="22"/>
                        <w:szCs w:val="22"/>
                      </w:rPr>
                    </w:rPrChange>
                  </w:rPr>
                  <w:delText>15</w:delText>
                </w:r>
              </w:del>
            </w:ins>
          </w:p>
        </w:tc>
        <w:tc>
          <w:tcPr>
            <w:tcW w:w="960" w:type="dxa"/>
            <w:noWrap/>
            <w:hideMark/>
            <w:tcPrChange w:id="1013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136" w:author="Nick.Tolimieri [2]" w:date="2022-09-16T09:26:00Z"/>
                <w:del w:id="10137" w:author="Nick.Tolimieri" w:date="2022-09-19T13:19:00Z"/>
                <w:rFonts w:asciiTheme="minorHAnsi" w:eastAsiaTheme="minorHAnsi" w:hAnsiTheme="minorHAnsi" w:cstheme="minorBidi"/>
                <w:sz w:val="22"/>
                <w:szCs w:val="22"/>
                <w:rPrChange w:id="10138" w:author="Nick.Tolimieri [2]" w:date="2022-09-16T09:26:00Z">
                  <w:rPr>
                    <w:ins w:id="10139" w:author="Nick.Tolimieri [2]" w:date="2022-09-16T09:26:00Z"/>
                    <w:del w:id="10140" w:author="Nick.Tolimieri" w:date="2022-09-19T13:19:00Z"/>
                    <w:rFonts w:ascii="Calibri" w:hAnsi="Calibri" w:cs="Calibri"/>
                    <w:color w:val="000000"/>
                    <w:sz w:val="22"/>
                    <w:szCs w:val="22"/>
                  </w:rPr>
                </w:rPrChange>
              </w:rPr>
              <w:pPrChange w:id="10141" w:author="Nick.Tolimieri [2]" w:date="2022-09-16T09:26:00Z">
                <w:pPr>
                  <w:jc w:val="right"/>
                </w:pPr>
              </w:pPrChange>
            </w:pPr>
            <w:ins w:id="10142" w:author="Nick.Tolimieri [2]" w:date="2022-09-16T09:26:00Z">
              <w:del w:id="10143" w:author="Nick.Tolimieri" w:date="2022-09-19T13:19:00Z">
                <w:r w:rsidRPr="00FC0F34" w:rsidDel="002F2C4B">
                  <w:rPr>
                    <w:rFonts w:asciiTheme="minorHAnsi" w:eastAsiaTheme="minorHAnsi" w:hAnsiTheme="minorHAnsi" w:cstheme="minorBidi"/>
                    <w:sz w:val="22"/>
                    <w:szCs w:val="22"/>
                    <w:rPrChange w:id="10144" w:author="Nick.Tolimieri [2]" w:date="2022-09-16T09:26:00Z">
                      <w:rPr>
                        <w:rFonts w:ascii="Calibri" w:hAnsi="Calibri" w:cs="Calibri"/>
                        <w:color w:val="000000"/>
                        <w:sz w:val="22"/>
                        <w:szCs w:val="22"/>
                      </w:rPr>
                    </w:rPrChange>
                  </w:rPr>
                  <w:delText>15</w:delText>
                </w:r>
              </w:del>
            </w:ins>
          </w:p>
        </w:tc>
        <w:tc>
          <w:tcPr>
            <w:tcW w:w="960" w:type="dxa"/>
            <w:noWrap/>
            <w:hideMark/>
            <w:tcPrChange w:id="1014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146" w:author="Nick.Tolimieri [2]" w:date="2022-09-16T09:26:00Z"/>
                <w:del w:id="10147" w:author="Nick.Tolimieri" w:date="2022-09-19T13:19:00Z"/>
                <w:rFonts w:asciiTheme="minorHAnsi" w:eastAsiaTheme="minorHAnsi" w:hAnsiTheme="minorHAnsi" w:cstheme="minorBidi"/>
                <w:sz w:val="22"/>
                <w:szCs w:val="22"/>
                <w:rPrChange w:id="10148" w:author="Nick.Tolimieri [2]" w:date="2022-09-16T09:26:00Z">
                  <w:rPr>
                    <w:ins w:id="10149" w:author="Nick.Tolimieri [2]" w:date="2022-09-16T09:26:00Z"/>
                    <w:del w:id="10150" w:author="Nick.Tolimieri" w:date="2022-09-19T13:19:00Z"/>
                    <w:rFonts w:ascii="Calibri" w:hAnsi="Calibri" w:cs="Calibri"/>
                    <w:color w:val="000000"/>
                    <w:sz w:val="22"/>
                    <w:szCs w:val="22"/>
                  </w:rPr>
                </w:rPrChange>
              </w:rPr>
              <w:pPrChange w:id="10151" w:author="Nick.Tolimieri [2]" w:date="2022-09-16T09:26:00Z">
                <w:pPr>
                  <w:jc w:val="right"/>
                </w:pPr>
              </w:pPrChange>
            </w:pPr>
            <w:ins w:id="10152" w:author="Nick.Tolimieri [2]" w:date="2022-09-16T09:26:00Z">
              <w:del w:id="10153" w:author="Nick.Tolimieri" w:date="2022-09-19T13:19:00Z">
                <w:r w:rsidRPr="00FC0F34" w:rsidDel="002F2C4B">
                  <w:rPr>
                    <w:rFonts w:asciiTheme="minorHAnsi" w:eastAsiaTheme="minorHAnsi" w:hAnsiTheme="minorHAnsi" w:cstheme="minorBidi"/>
                    <w:sz w:val="22"/>
                    <w:szCs w:val="22"/>
                    <w:rPrChange w:id="10154" w:author="Nick.Tolimieri [2]" w:date="2022-09-16T09:26:00Z">
                      <w:rPr>
                        <w:rFonts w:ascii="Calibri" w:hAnsi="Calibri" w:cs="Calibri"/>
                        <w:color w:val="000000"/>
                        <w:sz w:val="22"/>
                        <w:szCs w:val="22"/>
                      </w:rPr>
                    </w:rPrChange>
                  </w:rPr>
                  <w:delText>1.96</w:delText>
                </w:r>
              </w:del>
            </w:ins>
          </w:p>
        </w:tc>
        <w:tc>
          <w:tcPr>
            <w:tcW w:w="960" w:type="dxa"/>
            <w:noWrap/>
            <w:hideMark/>
            <w:tcPrChange w:id="1015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156" w:author="Nick.Tolimieri [2]" w:date="2022-09-16T09:26:00Z"/>
                <w:del w:id="10157" w:author="Nick.Tolimieri" w:date="2022-09-19T13:19:00Z"/>
                <w:rFonts w:asciiTheme="minorHAnsi" w:eastAsiaTheme="minorHAnsi" w:hAnsiTheme="minorHAnsi" w:cstheme="minorBidi"/>
                <w:sz w:val="22"/>
                <w:szCs w:val="22"/>
                <w:rPrChange w:id="10158" w:author="Nick.Tolimieri [2]" w:date="2022-09-16T09:26:00Z">
                  <w:rPr>
                    <w:ins w:id="10159" w:author="Nick.Tolimieri [2]" w:date="2022-09-16T09:26:00Z"/>
                    <w:del w:id="10160" w:author="Nick.Tolimieri" w:date="2022-09-19T13:19:00Z"/>
                    <w:rFonts w:ascii="Calibri" w:hAnsi="Calibri" w:cs="Calibri"/>
                    <w:color w:val="000000"/>
                    <w:sz w:val="22"/>
                    <w:szCs w:val="22"/>
                  </w:rPr>
                </w:rPrChange>
              </w:rPr>
              <w:pPrChange w:id="10161" w:author="Nick.Tolimieri [2]" w:date="2022-09-16T09:26:00Z">
                <w:pPr>
                  <w:jc w:val="right"/>
                </w:pPr>
              </w:pPrChange>
            </w:pPr>
            <w:ins w:id="10162" w:author="Nick.Tolimieri [2]" w:date="2022-09-16T09:26:00Z">
              <w:del w:id="10163" w:author="Nick.Tolimieri" w:date="2022-09-19T13:19:00Z">
                <w:r w:rsidRPr="00FC0F34" w:rsidDel="002F2C4B">
                  <w:rPr>
                    <w:rFonts w:asciiTheme="minorHAnsi" w:eastAsiaTheme="minorHAnsi" w:hAnsiTheme="minorHAnsi" w:cstheme="minorBidi"/>
                    <w:sz w:val="22"/>
                    <w:szCs w:val="22"/>
                    <w:rPrChange w:id="10164" w:author="Nick.Tolimieri [2]" w:date="2022-09-16T09:26:00Z">
                      <w:rPr>
                        <w:rFonts w:ascii="Calibri" w:hAnsi="Calibri" w:cs="Calibri"/>
                        <w:color w:val="000000"/>
                        <w:sz w:val="22"/>
                        <w:szCs w:val="22"/>
                      </w:rPr>
                    </w:rPrChange>
                  </w:rPr>
                  <w:delText>0.32</w:delText>
                </w:r>
              </w:del>
            </w:ins>
          </w:p>
        </w:tc>
      </w:tr>
      <w:tr w:rsidR="00FC0F34" w:rsidRPr="00FC0F34" w:rsidDel="002F2C4B" w:rsidTr="00FC0F34">
        <w:trPr>
          <w:divId w:val="1675451697"/>
          <w:trHeight w:val="300"/>
          <w:ins w:id="10165" w:author="Nick.Tolimieri [2]" w:date="2022-09-16T09:26:00Z"/>
          <w:del w:id="10166" w:author="Nick.Tolimieri" w:date="2022-09-19T13:19:00Z"/>
          <w:trPrChange w:id="10167" w:author="Nick.Tolimieri [2]" w:date="2022-09-16T09:26:00Z">
            <w:trPr>
              <w:divId w:val="1675451697"/>
              <w:trHeight w:val="300"/>
            </w:trPr>
          </w:trPrChange>
        </w:trPr>
        <w:tc>
          <w:tcPr>
            <w:tcW w:w="960" w:type="dxa"/>
            <w:noWrap/>
            <w:hideMark/>
            <w:tcPrChange w:id="1016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169" w:author="Nick.Tolimieri [2]" w:date="2022-09-16T09:26:00Z"/>
                <w:del w:id="10170" w:author="Nick.Tolimieri" w:date="2022-09-19T13:19:00Z"/>
                <w:rFonts w:asciiTheme="minorHAnsi" w:eastAsiaTheme="minorHAnsi" w:hAnsiTheme="minorHAnsi" w:cstheme="minorBidi"/>
                <w:sz w:val="22"/>
                <w:szCs w:val="22"/>
                <w:rPrChange w:id="10171" w:author="Nick.Tolimieri [2]" w:date="2022-09-16T09:26:00Z">
                  <w:rPr>
                    <w:ins w:id="10172" w:author="Nick.Tolimieri [2]" w:date="2022-09-16T09:26:00Z"/>
                    <w:del w:id="10173" w:author="Nick.Tolimieri" w:date="2022-09-19T13:19:00Z"/>
                    <w:rFonts w:ascii="Calibri" w:hAnsi="Calibri" w:cs="Calibri"/>
                    <w:color w:val="000000"/>
                    <w:sz w:val="22"/>
                    <w:szCs w:val="22"/>
                  </w:rPr>
                </w:rPrChange>
              </w:rPr>
              <w:pPrChange w:id="10174" w:author="Nick.Tolimieri [2]" w:date="2022-09-16T09:26:00Z">
                <w:pPr/>
              </w:pPrChange>
            </w:pPr>
            <w:ins w:id="10175" w:author="Nick.Tolimieri [2]" w:date="2022-09-16T09:26:00Z">
              <w:del w:id="10176" w:author="Nick.Tolimieri" w:date="2022-09-19T13:19:00Z">
                <w:r w:rsidRPr="00FC0F34" w:rsidDel="002F2C4B">
                  <w:rPr>
                    <w:rFonts w:asciiTheme="minorHAnsi" w:eastAsiaTheme="minorHAnsi" w:hAnsiTheme="minorHAnsi" w:cstheme="minorBidi"/>
                    <w:sz w:val="22"/>
                    <w:szCs w:val="22"/>
                    <w:rPrChange w:id="10177" w:author="Nick.Tolimieri [2]" w:date="2022-09-16T09:26:00Z">
                      <w:rPr>
                        <w:rFonts w:ascii="Calibri" w:hAnsi="Calibri" w:cs="Calibri"/>
                        <w:color w:val="000000"/>
                        <w:sz w:val="22"/>
                        <w:szCs w:val="22"/>
                      </w:rPr>
                    </w:rPrChange>
                  </w:rPr>
                  <w:delText>Tatoosh Is. &amp; Neah B.</w:delText>
                </w:r>
              </w:del>
            </w:ins>
          </w:p>
        </w:tc>
        <w:tc>
          <w:tcPr>
            <w:tcW w:w="960" w:type="dxa"/>
            <w:noWrap/>
            <w:hideMark/>
            <w:tcPrChange w:id="1017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179" w:author="Nick.Tolimieri [2]" w:date="2022-09-16T09:26:00Z"/>
                <w:del w:id="10180" w:author="Nick.Tolimieri" w:date="2022-09-19T13:19:00Z"/>
                <w:rFonts w:asciiTheme="minorHAnsi" w:eastAsiaTheme="minorHAnsi" w:hAnsiTheme="minorHAnsi" w:cstheme="minorBidi"/>
                <w:sz w:val="22"/>
                <w:szCs w:val="22"/>
                <w:rPrChange w:id="10181" w:author="Nick.Tolimieri [2]" w:date="2022-09-16T09:26:00Z">
                  <w:rPr>
                    <w:ins w:id="10182" w:author="Nick.Tolimieri [2]" w:date="2022-09-16T09:26:00Z"/>
                    <w:del w:id="10183" w:author="Nick.Tolimieri" w:date="2022-09-19T13:19:00Z"/>
                    <w:rFonts w:ascii="Calibri" w:hAnsi="Calibri" w:cs="Calibri"/>
                    <w:color w:val="000000"/>
                    <w:sz w:val="22"/>
                    <w:szCs w:val="22"/>
                  </w:rPr>
                </w:rPrChange>
              </w:rPr>
              <w:pPrChange w:id="10184" w:author="Nick.Tolimieri [2]" w:date="2022-09-16T09:26:00Z">
                <w:pPr>
                  <w:jc w:val="right"/>
                </w:pPr>
              </w:pPrChange>
            </w:pPr>
            <w:ins w:id="10185" w:author="Nick.Tolimieri [2]" w:date="2022-09-16T09:26:00Z">
              <w:del w:id="10186" w:author="Nick.Tolimieri" w:date="2022-09-19T13:19:00Z">
                <w:r w:rsidRPr="00FC0F34" w:rsidDel="002F2C4B">
                  <w:rPr>
                    <w:rFonts w:asciiTheme="minorHAnsi" w:eastAsiaTheme="minorHAnsi" w:hAnsiTheme="minorHAnsi" w:cstheme="minorBidi"/>
                    <w:sz w:val="22"/>
                    <w:szCs w:val="22"/>
                    <w:rPrChange w:id="10187" w:author="Nick.Tolimieri [2]" w:date="2022-09-16T09:26:00Z">
                      <w:rPr>
                        <w:rFonts w:ascii="Calibri" w:hAnsi="Calibri" w:cs="Calibri"/>
                        <w:color w:val="000000"/>
                        <w:sz w:val="22"/>
                        <w:szCs w:val="22"/>
                      </w:rPr>
                    </w:rPrChange>
                  </w:rPr>
                  <w:delText>2006</w:delText>
                </w:r>
              </w:del>
            </w:ins>
          </w:p>
        </w:tc>
        <w:tc>
          <w:tcPr>
            <w:tcW w:w="960" w:type="dxa"/>
            <w:noWrap/>
            <w:hideMark/>
            <w:tcPrChange w:id="1018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189" w:author="Nick.Tolimieri [2]" w:date="2022-09-16T09:26:00Z"/>
                <w:del w:id="10190" w:author="Nick.Tolimieri" w:date="2022-09-19T13:19:00Z"/>
                <w:rFonts w:asciiTheme="minorHAnsi" w:eastAsiaTheme="minorHAnsi" w:hAnsiTheme="minorHAnsi" w:cstheme="minorBidi"/>
                <w:sz w:val="22"/>
                <w:szCs w:val="22"/>
                <w:rPrChange w:id="10191" w:author="Nick.Tolimieri [2]" w:date="2022-09-16T09:26:00Z">
                  <w:rPr>
                    <w:ins w:id="10192" w:author="Nick.Tolimieri [2]" w:date="2022-09-16T09:26:00Z"/>
                    <w:del w:id="10193" w:author="Nick.Tolimieri" w:date="2022-09-19T13:19:00Z"/>
                    <w:rFonts w:ascii="Calibri" w:hAnsi="Calibri" w:cs="Calibri"/>
                    <w:color w:val="000000"/>
                    <w:sz w:val="22"/>
                    <w:szCs w:val="22"/>
                  </w:rPr>
                </w:rPrChange>
              </w:rPr>
              <w:pPrChange w:id="10194" w:author="Nick.Tolimieri [2]" w:date="2022-09-16T09:26:00Z">
                <w:pPr>
                  <w:jc w:val="right"/>
                </w:pPr>
              </w:pPrChange>
            </w:pPr>
            <w:ins w:id="10195" w:author="Nick.Tolimieri [2]" w:date="2022-09-16T09:26:00Z">
              <w:del w:id="10196" w:author="Nick.Tolimieri" w:date="2022-09-19T13:19:00Z">
                <w:r w:rsidRPr="00FC0F34" w:rsidDel="002F2C4B">
                  <w:rPr>
                    <w:rFonts w:asciiTheme="minorHAnsi" w:eastAsiaTheme="minorHAnsi" w:hAnsiTheme="minorHAnsi" w:cstheme="minorBidi"/>
                    <w:sz w:val="22"/>
                    <w:szCs w:val="22"/>
                    <w:rPrChange w:id="10197" w:author="Nick.Tolimieri [2]" w:date="2022-09-16T09:26:00Z">
                      <w:rPr>
                        <w:rFonts w:ascii="Calibri" w:hAnsi="Calibri" w:cs="Calibri"/>
                        <w:color w:val="000000"/>
                        <w:sz w:val="22"/>
                        <w:szCs w:val="22"/>
                      </w:rPr>
                    </w:rPrChange>
                  </w:rPr>
                  <w:delText>0</w:delText>
                </w:r>
              </w:del>
            </w:ins>
          </w:p>
        </w:tc>
        <w:tc>
          <w:tcPr>
            <w:tcW w:w="960" w:type="dxa"/>
            <w:noWrap/>
            <w:hideMark/>
            <w:tcPrChange w:id="1019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199" w:author="Nick.Tolimieri [2]" w:date="2022-09-16T09:26:00Z"/>
                <w:del w:id="10200" w:author="Nick.Tolimieri" w:date="2022-09-19T13:19:00Z"/>
                <w:rFonts w:asciiTheme="minorHAnsi" w:eastAsiaTheme="minorHAnsi" w:hAnsiTheme="minorHAnsi" w:cstheme="minorBidi"/>
                <w:sz w:val="22"/>
                <w:szCs w:val="22"/>
                <w:rPrChange w:id="10201" w:author="Nick.Tolimieri [2]" w:date="2022-09-16T09:26:00Z">
                  <w:rPr>
                    <w:ins w:id="10202" w:author="Nick.Tolimieri [2]" w:date="2022-09-16T09:26:00Z"/>
                    <w:del w:id="10203" w:author="Nick.Tolimieri" w:date="2022-09-19T13:19:00Z"/>
                    <w:rFonts w:ascii="Calibri" w:hAnsi="Calibri" w:cs="Calibri"/>
                    <w:color w:val="000000"/>
                    <w:sz w:val="22"/>
                    <w:szCs w:val="22"/>
                  </w:rPr>
                </w:rPrChange>
              </w:rPr>
              <w:pPrChange w:id="10204" w:author="Nick.Tolimieri [2]" w:date="2022-09-16T09:26:00Z">
                <w:pPr>
                  <w:jc w:val="right"/>
                </w:pPr>
              </w:pPrChange>
            </w:pPr>
            <w:ins w:id="10205" w:author="Nick.Tolimieri [2]" w:date="2022-09-16T09:26:00Z">
              <w:del w:id="10206" w:author="Nick.Tolimieri" w:date="2022-09-19T13:19:00Z">
                <w:r w:rsidRPr="00FC0F34" w:rsidDel="002F2C4B">
                  <w:rPr>
                    <w:rFonts w:asciiTheme="minorHAnsi" w:eastAsiaTheme="minorHAnsi" w:hAnsiTheme="minorHAnsi" w:cstheme="minorBidi"/>
                    <w:sz w:val="22"/>
                    <w:szCs w:val="22"/>
                    <w:rPrChange w:id="10207" w:author="Nick.Tolimieri [2]" w:date="2022-09-16T09:26:00Z">
                      <w:rPr>
                        <w:rFonts w:ascii="Calibri" w:hAnsi="Calibri" w:cs="Calibri"/>
                        <w:color w:val="000000"/>
                        <w:sz w:val="22"/>
                        <w:szCs w:val="22"/>
                      </w:rPr>
                    </w:rPrChange>
                  </w:rPr>
                  <w:delText>22</w:delText>
                </w:r>
              </w:del>
            </w:ins>
          </w:p>
        </w:tc>
        <w:tc>
          <w:tcPr>
            <w:tcW w:w="960" w:type="dxa"/>
            <w:noWrap/>
            <w:hideMark/>
            <w:tcPrChange w:id="1020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209" w:author="Nick.Tolimieri [2]" w:date="2022-09-16T09:26:00Z"/>
                <w:del w:id="10210" w:author="Nick.Tolimieri" w:date="2022-09-19T13:19:00Z"/>
                <w:rFonts w:asciiTheme="minorHAnsi" w:eastAsiaTheme="minorHAnsi" w:hAnsiTheme="minorHAnsi" w:cstheme="minorBidi"/>
                <w:sz w:val="22"/>
                <w:szCs w:val="22"/>
                <w:rPrChange w:id="10211" w:author="Nick.Tolimieri [2]" w:date="2022-09-16T09:26:00Z">
                  <w:rPr>
                    <w:ins w:id="10212" w:author="Nick.Tolimieri [2]" w:date="2022-09-16T09:26:00Z"/>
                    <w:del w:id="10213" w:author="Nick.Tolimieri" w:date="2022-09-19T13:19:00Z"/>
                    <w:rFonts w:ascii="Calibri" w:hAnsi="Calibri" w:cs="Calibri"/>
                    <w:color w:val="000000"/>
                    <w:sz w:val="22"/>
                    <w:szCs w:val="22"/>
                  </w:rPr>
                </w:rPrChange>
              </w:rPr>
              <w:pPrChange w:id="10214" w:author="Nick.Tolimieri [2]" w:date="2022-09-16T09:26:00Z">
                <w:pPr>
                  <w:jc w:val="right"/>
                </w:pPr>
              </w:pPrChange>
            </w:pPr>
            <w:ins w:id="10215" w:author="Nick.Tolimieri [2]" w:date="2022-09-16T09:26:00Z">
              <w:del w:id="10216" w:author="Nick.Tolimieri" w:date="2022-09-19T13:19:00Z">
                <w:r w:rsidRPr="00FC0F34" w:rsidDel="002F2C4B">
                  <w:rPr>
                    <w:rFonts w:asciiTheme="minorHAnsi" w:eastAsiaTheme="minorHAnsi" w:hAnsiTheme="minorHAnsi" w:cstheme="minorBidi"/>
                    <w:sz w:val="22"/>
                    <w:szCs w:val="22"/>
                    <w:rPrChange w:id="10217" w:author="Nick.Tolimieri [2]" w:date="2022-09-16T09:26:00Z">
                      <w:rPr>
                        <w:rFonts w:ascii="Calibri" w:hAnsi="Calibri" w:cs="Calibri"/>
                        <w:color w:val="000000"/>
                        <w:sz w:val="22"/>
                        <w:szCs w:val="22"/>
                      </w:rPr>
                    </w:rPrChange>
                  </w:rPr>
                  <w:delText>1</w:delText>
                </w:r>
              </w:del>
            </w:ins>
          </w:p>
        </w:tc>
        <w:tc>
          <w:tcPr>
            <w:tcW w:w="960" w:type="dxa"/>
            <w:noWrap/>
            <w:hideMark/>
            <w:tcPrChange w:id="1021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219" w:author="Nick.Tolimieri [2]" w:date="2022-09-16T09:26:00Z"/>
                <w:del w:id="10220" w:author="Nick.Tolimieri" w:date="2022-09-19T13:19:00Z"/>
                <w:rFonts w:asciiTheme="minorHAnsi" w:eastAsiaTheme="minorHAnsi" w:hAnsiTheme="minorHAnsi" w:cstheme="minorBidi"/>
                <w:sz w:val="22"/>
                <w:szCs w:val="22"/>
                <w:rPrChange w:id="10221" w:author="Nick.Tolimieri [2]" w:date="2022-09-16T09:26:00Z">
                  <w:rPr>
                    <w:ins w:id="10222" w:author="Nick.Tolimieri [2]" w:date="2022-09-16T09:26:00Z"/>
                    <w:del w:id="10223" w:author="Nick.Tolimieri" w:date="2022-09-19T13:19:00Z"/>
                    <w:rFonts w:ascii="Calibri" w:hAnsi="Calibri" w:cs="Calibri"/>
                    <w:color w:val="000000"/>
                    <w:sz w:val="22"/>
                    <w:szCs w:val="22"/>
                  </w:rPr>
                </w:rPrChange>
              </w:rPr>
              <w:pPrChange w:id="10224" w:author="Nick.Tolimieri [2]" w:date="2022-09-16T09:26:00Z">
                <w:pPr>
                  <w:jc w:val="right"/>
                </w:pPr>
              </w:pPrChange>
            </w:pPr>
            <w:ins w:id="10225" w:author="Nick.Tolimieri [2]" w:date="2022-09-16T09:26:00Z">
              <w:del w:id="10226" w:author="Nick.Tolimieri" w:date="2022-09-19T13:19:00Z">
                <w:r w:rsidRPr="00FC0F34" w:rsidDel="002F2C4B">
                  <w:rPr>
                    <w:rFonts w:asciiTheme="minorHAnsi" w:eastAsiaTheme="minorHAnsi" w:hAnsiTheme="minorHAnsi" w:cstheme="minorBidi"/>
                    <w:sz w:val="22"/>
                    <w:szCs w:val="22"/>
                    <w:rPrChange w:id="10227" w:author="Nick.Tolimieri [2]" w:date="2022-09-16T09:26:00Z">
                      <w:rPr>
                        <w:rFonts w:ascii="Calibri" w:hAnsi="Calibri" w:cs="Calibri"/>
                        <w:color w:val="000000"/>
                        <w:sz w:val="22"/>
                        <w:szCs w:val="22"/>
                      </w:rPr>
                    </w:rPrChange>
                  </w:rPr>
                  <w:delText>6</w:delText>
                </w:r>
              </w:del>
            </w:ins>
          </w:p>
        </w:tc>
        <w:tc>
          <w:tcPr>
            <w:tcW w:w="960" w:type="dxa"/>
            <w:noWrap/>
            <w:hideMark/>
            <w:tcPrChange w:id="1022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229" w:author="Nick.Tolimieri [2]" w:date="2022-09-16T09:26:00Z"/>
                <w:del w:id="10230" w:author="Nick.Tolimieri" w:date="2022-09-19T13:19:00Z"/>
                <w:rFonts w:asciiTheme="minorHAnsi" w:eastAsiaTheme="minorHAnsi" w:hAnsiTheme="minorHAnsi" w:cstheme="minorBidi"/>
                <w:sz w:val="22"/>
                <w:szCs w:val="22"/>
                <w:rPrChange w:id="10231" w:author="Nick.Tolimieri [2]" w:date="2022-09-16T09:26:00Z">
                  <w:rPr>
                    <w:ins w:id="10232" w:author="Nick.Tolimieri [2]" w:date="2022-09-16T09:26:00Z"/>
                    <w:del w:id="10233" w:author="Nick.Tolimieri" w:date="2022-09-19T13:19:00Z"/>
                    <w:rFonts w:ascii="Calibri" w:hAnsi="Calibri" w:cs="Calibri"/>
                    <w:color w:val="000000"/>
                    <w:sz w:val="22"/>
                    <w:szCs w:val="22"/>
                  </w:rPr>
                </w:rPrChange>
              </w:rPr>
              <w:pPrChange w:id="10234" w:author="Nick.Tolimieri [2]" w:date="2022-09-16T09:26:00Z">
                <w:pPr>
                  <w:jc w:val="right"/>
                </w:pPr>
              </w:pPrChange>
            </w:pPr>
            <w:ins w:id="10235" w:author="Nick.Tolimieri [2]" w:date="2022-09-16T09:26:00Z">
              <w:del w:id="10236" w:author="Nick.Tolimieri" w:date="2022-09-19T13:19:00Z">
                <w:r w:rsidRPr="00FC0F34" w:rsidDel="002F2C4B">
                  <w:rPr>
                    <w:rFonts w:asciiTheme="minorHAnsi" w:eastAsiaTheme="minorHAnsi" w:hAnsiTheme="minorHAnsi" w:cstheme="minorBidi"/>
                    <w:sz w:val="22"/>
                    <w:szCs w:val="22"/>
                    <w:rPrChange w:id="10237" w:author="Nick.Tolimieri [2]" w:date="2022-09-16T09:26:00Z">
                      <w:rPr>
                        <w:rFonts w:ascii="Calibri" w:hAnsi="Calibri" w:cs="Calibri"/>
                        <w:color w:val="000000"/>
                        <w:sz w:val="22"/>
                        <w:szCs w:val="22"/>
                      </w:rPr>
                    </w:rPrChange>
                  </w:rPr>
                  <w:delText>6</w:delText>
                </w:r>
              </w:del>
            </w:ins>
          </w:p>
        </w:tc>
        <w:tc>
          <w:tcPr>
            <w:tcW w:w="960" w:type="dxa"/>
            <w:noWrap/>
            <w:hideMark/>
            <w:tcPrChange w:id="1023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239" w:author="Nick.Tolimieri [2]" w:date="2022-09-16T09:26:00Z"/>
                <w:del w:id="10240" w:author="Nick.Tolimieri" w:date="2022-09-19T13:19:00Z"/>
                <w:rFonts w:asciiTheme="minorHAnsi" w:eastAsiaTheme="minorHAnsi" w:hAnsiTheme="minorHAnsi" w:cstheme="minorBidi"/>
                <w:sz w:val="22"/>
                <w:szCs w:val="22"/>
                <w:rPrChange w:id="10241" w:author="Nick.Tolimieri [2]" w:date="2022-09-16T09:26:00Z">
                  <w:rPr>
                    <w:ins w:id="10242" w:author="Nick.Tolimieri [2]" w:date="2022-09-16T09:26:00Z"/>
                    <w:del w:id="10243" w:author="Nick.Tolimieri" w:date="2022-09-19T13:19:00Z"/>
                    <w:rFonts w:ascii="Calibri" w:hAnsi="Calibri" w:cs="Calibri"/>
                    <w:color w:val="000000"/>
                    <w:sz w:val="22"/>
                    <w:szCs w:val="22"/>
                  </w:rPr>
                </w:rPrChange>
              </w:rPr>
              <w:pPrChange w:id="10244" w:author="Nick.Tolimieri [2]" w:date="2022-09-16T09:26:00Z">
                <w:pPr>
                  <w:jc w:val="right"/>
                </w:pPr>
              </w:pPrChange>
            </w:pPr>
            <w:ins w:id="10245" w:author="Nick.Tolimieri [2]" w:date="2022-09-16T09:26:00Z">
              <w:del w:id="10246" w:author="Nick.Tolimieri" w:date="2022-09-19T13:19:00Z">
                <w:r w:rsidRPr="00FC0F34" w:rsidDel="002F2C4B">
                  <w:rPr>
                    <w:rFonts w:asciiTheme="minorHAnsi" w:eastAsiaTheme="minorHAnsi" w:hAnsiTheme="minorHAnsi" w:cstheme="minorBidi"/>
                    <w:sz w:val="22"/>
                    <w:szCs w:val="22"/>
                    <w:rPrChange w:id="10247" w:author="Nick.Tolimieri [2]" w:date="2022-09-16T09:26:00Z">
                      <w:rPr>
                        <w:rFonts w:ascii="Calibri" w:hAnsi="Calibri" w:cs="Calibri"/>
                        <w:color w:val="000000"/>
                        <w:sz w:val="22"/>
                        <w:szCs w:val="22"/>
                      </w:rPr>
                    </w:rPrChange>
                  </w:rPr>
                  <w:delText>6</w:delText>
                </w:r>
              </w:del>
            </w:ins>
          </w:p>
        </w:tc>
        <w:tc>
          <w:tcPr>
            <w:tcW w:w="960" w:type="dxa"/>
            <w:noWrap/>
            <w:hideMark/>
            <w:tcPrChange w:id="1024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249" w:author="Nick.Tolimieri [2]" w:date="2022-09-16T09:26:00Z"/>
                <w:del w:id="10250" w:author="Nick.Tolimieri" w:date="2022-09-19T13:19:00Z"/>
                <w:rFonts w:asciiTheme="minorHAnsi" w:eastAsiaTheme="minorHAnsi" w:hAnsiTheme="minorHAnsi" w:cstheme="minorBidi"/>
                <w:sz w:val="22"/>
                <w:szCs w:val="22"/>
                <w:rPrChange w:id="10251" w:author="Nick.Tolimieri [2]" w:date="2022-09-16T09:26:00Z">
                  <w:rPr>
                    <w:ins w:id="10252" w:author="Nick.Tolimieri [2]" w:date="2022-09-16T09:26:00Z"/>
                    <w:del w:id="10253" w:author="Nick.Tolimieri" w:date="2022-09-19T13:19:00Z"/>
                    <w:rFonts w:ascii="Calibri" w:hAnsi="Calibri" w:cs="Calibri"/>
                    <w:color w:val="000000"/>
                    <w:sz w:val="22"/>
                    <w:szCs w:val="22"/>
                  </w:rPr>
                </w:rPrChange>
              </w:rPr>
              <w:pPrChange w:id="10254" w:author="Nick.Tolimieri [2]" w:date="2022-09-16T09:26:00Z">
                <w:pPr>
                  <w:jc w:val="right"/>
                </w:pPr>
              </w:pPrChange>
            </w:pPr>
            <w:ins w:id="10255" w:author="Nick.Tolimieri [2]" w:date="2022-09-16T09:26:00Z">
              <w:del w:id="10256" w:author="Nick.Tolimieri" w:date="2022-09-19T13:19:00Z">
                <w:r w:rsidRPr="00FC0F34" w:rsidDel="002F2C4B">
                  <w:rPr>
                    <w:rFonts w:asciiTheme="minorHAnsi" w:eastAsiaTheme="minorHAnsi" w:hAnsiTheme="minorHAnsi" w:cstheme="minorBidi"/>
                    <w:sz w:val="22"/>
                    <w:szCs w:val="22"/>
                    <w:rPrChange w:id="10257" w:author="Nick.Tolimieri [2]" w:date="2022-09-16T09:26:00Z">
                      <w:rPr>
                        <w:rFonts w:ascii="Calibri" w:hAnsi="Calibri" w:cs="Calibri"/>
                        <w:color w:val="000000"/>
                        <w:sz w:val="22"/>
                        <w:szCs w:val="22"/>
                      </w:rPr>
                    </w:rPrChange>
                  </w:rPr>
                  <w:delText>1.9</w:delText>
                </w:r>
              </w:del>
            </w:ins>
          </w:p>
        </w:tc>
        <w:tc>
          <w:tcPr>
            <w:tcW w:w="960" w:type="dxa"/>
            <w:noWrap/>
            <w:hideMark/>
            <w:tcPrChange w:id="1025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259" w:author="Nick.Tolimieri [2]" w:date="2022-09-16T09:26:00Z"/>
                <w:del w:id="10260" w:author="Nick.Tolimieri" w:date="2022-09-19T13:19:00Z"/>
                <w:rFonts w:asciiTheme="minorHAnsi" w:eastAsiaTheme="minorHAnsi" w:hAnsiTheme="minorHAnsi" w:cstheme="minorBidi"/>
                <w:sz w:val="22"/>
                <w:szCs w:val="22"/>
                <w:rPrChange w:id="10261" w:author="Nick.Tolimieri [2]" w:date="2022-09-16T09:26:00Z">
                  <w:rPr>
                    <w:ins w:id="10262" w:author="Nick.Tolimieri [2]" w:date="2022-09-16T09:26:00Z"/>
                    <w:del w:id="10263" w:author="Nick.Tolimieri" w:date="2022-09-19T13:19:00Z"/>
                    <w:rFonts w:ascii="Calibri" w:hAnsi="Calibri" w:cs="Calibri"/>
                    <w:color w:val="000000"/>
                    <w:sz w:val="22"/>
                    <w:szCs w:val="22"/>
                  </w:rPr>
                </w:rPrChange>
              </w:rPr>
              <w:pPrChange w:id="10264" w:author="Nick.Tolimieri [2]" w:date="2022-09-16T09:26:00Z">
                <w:pPr>
                  <w:jc w:val="right"/>
                </w:pPr>
              </w:pPrChange>
            </w:pPr>
            <w:ins w:id="10265" w:author="Nick.Tolimieri [2]" w:date="2022-09-16T09:26:00Z">
              <w:del w:id="10266" w:author="Nick.Tolimieri" w:date="2022-09-19T13:19:00Z">
                <w:r w:rsidRPr="00FC0F34" w:rsidDel="002F2C4B">
                  <w:rPr>
                    <w:rFonts w:asciiTheme="minorHAnsi" w:eastAsiaTheme="minorHAnsi" w:hAnsiTheme="minorHAnsi" w:cstheme="minorBidi"/>
                    <w:sz w:val="22"/>
                    <w:szCs w:val="22"/>
                    <w:rPrChange w:id="10267" w:author="Nick.Tolimieri [2]" w:date="2022-09-16T09:26:00Z">
                      <w:rPr>
                        <w:rFonts w:ascii="Calibri" w:hAnsi="Calibri" w:cs="Calibri"/>
                        <w:color w:val="000000"/>
                        <w:sz w:val="22"/>
                        <w:szCs w:val="22"/>
                      </w:rPr>
                    </w:rPrChange>
                  </w:rPr>
                  <w:delText>0.29</w:delText>
                </w:r>
              </w:del>
            </w:ins>
          </w:p>
        </w:tc>
      </w:tr>
      <w:tr w:rsidR="00FC0F34" w:rsidRPr="00FC0F34" w:rsidDel="002F2C4B" w:rsidTr="00FC0F34">
        <w:trPr>
          <w:divId w:val="1675451697"/>
          <w:trHeight w:val="300"/>
          <w:ins w:id="10268" w:author="Nick.Tolimieri [2]" w:date="2022-09-16T09:26:00Z"/>
          <w:del w:id="10269" w:author="Nick.Tolimieri" w:date="2022-09-19T13:19:00Z"/>
          <w:trPrChange w:id="10270" w:author="Nick.Tolimieri [2]" w:date="2022-09-16T09:26:00Z">
            <w:trPr>
              <w:divId w:val="1675451697"/>
              <w:trHeight w:val="300"/>
            </w:trPr>
          </w:trPrChange>
        </w:trPr>
        <w:tc>
          <w:tcPr>
            <w:tcW w:w="960" w:type="dxa"/>
            <w:noWrap/>
            <w:hideMark/>
            <w:tcPrChange w:id="1027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272" w:author="Nick.Tolimieri [2]" w:date="2022-09-16T09:26:00Z"/>
                <w:del w:id="10273" w:author="Nick.Tolimieri" w:date="2022-09-19T13:19:00Z"/>
                <w:rFonts w:asciiTheme="minorHAnsi" w:eastAsiaTheme="minorHAnsi" w:hAnsiTheme="minorHAnsi" w:cstheme="minorBidi"/>
                <w:sz w:val="22"/>
                <w:szCs w:val="22"/>
                <w:rPrChange w:id="10274" w:author="Nick.Tolimieri [2]" w:date="2022-09-16T09:26:00Z">
                  <w:rPr>
                    <w:ins w:id="10275" w:author="Nick.Tolimieri [2]" w:date="2022-09-16T09:26:00Z"/>
                    <w:del w:id="10276" w:author="Nick.Tolimieri" w:date="2022-09-19T13:19:00Z"/>
                    <w:rFonts w:ascii="Calibri" w:hAnsi="Calibri" w:cs="Calibri"/>
                    <w:color w:val="000000"/>
                    <w:sz w:val="22"/>
                    <w:szCs w:val="22"/>
                  </w:rPr>
                </w:rPrChange>
              </w:rPr>
              <w:pPrChange w:id="10277" w:author="Nick.Tolimieri [2]" w:date="2022-09-16T09:26:00Z">
                <w:pPr/>
              </w:pPrChange>
            </w:pPr>
            <w:ins w:id="10278" w:author="Nick.Tolimieri [2]" w:date="2022-09-16T09:26:00Z">
              <w:del w:id="10279" w:author="Nick.Tolimieri" w:date="2022-09-19T13:19:00Z">
                <w:r w:rsidRPr="00FC0F34" w:rsidDel="002F2C4B">
                  <w:rPr>
                    <w:rFonts w:asciiTheme="minorHAnsi" w:eastAsiaTheme="minorHAnsi" w:hAnsiTheme="minorHAnsi" w:cstheme="minorBidi"/>
                    <w:sz w:val="22"/>
                    <w:szCs w:val="22"/>
                    <w:rPrChange w:id="10280" w:author="Nick.Tolimieri [2]" w:date="2022-09-16T09:26:00Z">
                      <w:rPr>
                        <w:rFonts w:ascii="Calibri" w:hAnsi="Calibri" w:cs="Calibri"/>
                        <w:color w:val="000000"/>
                        <w:sz w:val="22"/>
                        <w:szCs w:val="22"/>
                      </w:rPr>
                    </w:rPrChange>
                  </w:rPr>
                  <w:delText>Tatoosh Is. &amp; Neah B.</w:delText>
                </w:r>
              </w:del>
            </w:ins>
          </w:p>
        </w:tc>
        <w:tc>
          <w:tcPr>
            <w:tcW w:w="960" w:type="dxa"/>
            <w:noWrap/>
            <w:hideMark/>
            <w:tcPrChange w:id="1028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282" w:author="Nick.Tolimieri [2]" w:date="2022-09-16T09:26:00Z"/>
                <w:del w:id="10283" w:author="Nick.Tolimieri" w:date="2022-09-19T13:19:00Z"/>
                <w:rFonts w:asciiTheme="minorHAnsi" w:eastAsiaTheme="minorHAnsi" w:hAnsiTheme="minorHAnsi" w:cstheme="minorBidi"/>
                <w:sz w:val="22"/>
                <w:szCs w:val="22"/>
                <w:rPrChange w:id="10284" w:author="Nick.Tolimieri [2]" w:date="2022-09-16T09:26:00Z">
                  <w:rPr>
                    <w:ins w:id="10285" w:author="Nick.Tolimieri [2]" w:date="2022-09-16T09:26:00Z"/>
                    <w:del w:id="10286" w:author="Nick.Tolimieri" w:date="2022-09-19T13:19:00Z"/>
                    <w:rFonts w:ascii="Calibri" w:hAnsi="Calibri" w:cs="Calibri"/>
                    <w:color w:val="000000"/>
                    <w:sz w:val="22"/>
                    <w:szCs w:val="22"/>
                  </w:rPr>
                </w:rPrChange>
              </w:rPr>
              <w:pPrChange w:id="10287" w:author="Nick.Tolimieri [2]" w:date="2022-09-16T09:26:00Z">
                <w:pPr>
                  <w:jc w:val="right"/>
                </w:pPr>
              </w:pPrChange>
            </w:pPr>
            <w:ins w:id="10288" w:author="Nick.Tolimieri [2]" w:date="2022-09-16T09:26:00Z">
              <w:del w:id="10289" w:author="Nick.Tolimieri" w:date="2022-09-19T13:19:00Z">
                <w:r w:rsidRPr="00FC0F34" w:rsidDel="002F2C4B">
                  <w:rPr>
                    <w:rFonts w:asciiTheme="minorHAnsi" w:eastAsiaTheme="minorHAnsi" w:hAnsiTheme="minorHAnsi" w:cstheme="minorBidi"/>
                    <w:sz w:val="22"/>
                    <w:szCs w:val="22"/>
                    <w:rPrChange w:id="10290" w:author="Nick.Tolimieri [2]" w:date="2022-09-16T09:26:00Z">
                      <w:rPr>
                        <w:rFonts w:ascii="Calibri" w:hAnsi="Calibri" w:cs="Calibri"/>
                        <w:color w:val="000000"/>
                        <w:sz w:val="22"/>
                        <w:szCs w:val="22"/>
                      </w:rPr>
                    </w:rPrChange>
                  </w:rPr>
                  <w:delText>2007</w:delText>
                </w:r>
              </w:del>
            </w:ins>
          </w:p>
        </w:tc>
        <w:tc>
          <w:tcPr>
            <w:tcW w:w="960" w:type="dxa"/>
            <w:noWrap/>
            <w:hideMark/>
            <w:tcPrChange w:id="1029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292" w:author="Nick.Tolimieri [2]" w:date="2022-09-16T09:26:00Z"/>
                <w:del w:id="10293" w:author="Nick.Tolimieri" w:date="2022-09-19T13:19:00Z"/>
                <w:rFonts w:asciiTheme="minorHAnsi" w:eastAsiaTheme="minorHAnsi" w:hAnsiTheme="minorHAnsi" w:cstheme="minorBidi"/>
                <w:sz w:val="22"/>
                <w:szCs w:val="22"/>
                <w:rPrChange w:id="10294" w:author="Nick.Tolimieri [2]" w:date="2022-09-16T09:26:00Z">
                  <w:rPr>
                    <w:ins w:id="10295" w:author="Nick.Tolimieri [2]" w:date="2022-09-16T09:26:00Z"/>
                    <w:del w:id="10296" w:author="Nick.Tolimieri" w:date="2022-09-19T13:19:00Z"/>
                    <w:rFonts w:ascii="Calibri" w:hAnsi="Calibri" w:cs="Calibri"/>
                    <w:color w:val="000000"/>
                    <w:sz w:val="22"/>
                    <w:szCs w:val="22"/>
                  </w:rPr>
                </w:rPrChange>
              </w:rPr>
              <w:pPrChange w:id="10297" w:author="Nick.Tolimieri [2]" w:date="2022-09-16T09:26:00Z">
                <w:pPr>
                  <w:jc w:val="right"/>
                </w:pPr>
              </w:pPrChange>
            </w:pPr>
            <w:ins w:id="10298" w:author="Nick.Tolimieri [2]" w:date="2022-09-16T09:26:00Z">
              <w:del w:id="10299" w:author="Nick.Tolimieri" w:date="2022-09-19T13:19:00Z">
                <w:r w:rsidRPr="00FC0F34" w:rsidDel="002F2C4B">
                  <w:rPr>
                    <w:rFonts w:asciiTheme="minorHAnsi" w:eastAsiaTheme="minorHAnsi" w:hAnsiTheme="minorHAnsi" w:cstheme="minorBidi"/>
                    <w:sz w:val="22"/>
                    <w:szCs w:val="22"/>
                    <w:rPrChange w:id="10300" w:author="Nick.Tolimieri [2]" w:date="2022-09-16T09:26:00Z">
                      <w:rPr>
                        <w:rFonts w:ascii="Calibri" w:hAnsi="Calibri" w:cs="Calibri"/>
                        <w:color w:val="000000"/>
                        <w:sz w:val="22"/>
                        <w:szCs w:val="22"/>
                      </w:rPr>
                    </w:rPrChange>
                  </w:rPr>
                  <w:delText>5</w:delText>
                </w:r>
              </w:del>
            </w:ins>
          </w:p>
        </w:tc>
        <w:tc>
          <w:tcPr>
            <w:tcW w:w="960" w:type="dxa"/>
            <w:noWrap/>
            <w:hideMark/>
            <w:tcPrChange w:id="1030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302" w:author="Nick.Tolimieri [2]" w:date="2022-09-16T09:26:00Z"/>
                <w:del w:id="10303" w:author="Nick.Tolimieri" w:date="2022-09-19T13:19:00Z"/>
                <w:rFonts w:asciiTheme="minorHAnsi" w:eastAsiaTheme="minorHAnsi" w:hAnsiTheme="minorHAnsi" w:cstheme="minorBidi"/>
                <w:sz w:val="22"/>
                <w:szCs w:val="22"/>
                <w:rPrChange w:id="10304" w:author="Nick.Tolimieri [2]" w:date="2022-09-16T09:26:00Z">
                  <w:rPr>
                    <w:ins w:id="10305" w:author="Nick.Tolimieri [2]" w:date="2022-09-16T09:26:00Z"/>
                    <w:del w:id="10306" w:author="Nick.Tolimieri" w:date="2022-09-19T13:19:00Z"/>
                    <w:rFonts w:ascii="Calibri" w:hAnsi="Calibri" w:cs="Calibri"/>
                    <w:color w:val="000000"/>
                    <w:sz w:val="22"/>
                    <w:szCs w:val="22"/>
                  </w:rPr>
                </w:rPrChange>
              </w:rPr>
              <w:pPrChange w:id="10307" w:author="Nick.Tolimieri [2]" w:date="2022-09-16T09:26:00Z">
                <w:pPr>
                  <w:jc w:val="right"/>
                </w:pPr>
              </w:pPrChange>
            </w:pPr>
            <w:ins w:id="10308" w:author="Nick.Tolimieri [2]" w:date="2022-09-16T09:26:00Z">
              <w:del w:id="10309" w:author="Nick.Tolimieri" w:date="2022-09-19T13:19:00Z">
                <w:r w:rsidRPr="00FC0F34" w:rsidDel="002F2C4B">
                  <w:rPr>
                    <w:rFonts w:asciiTheme="minorHAnsi" w:eastAsiaTheme="minorHAnsi" w:hAnsiTheme="minorHAnsi" w:cstheme="minorBidi"/>
                    <w:sz w:val="22"/>
                    <w:szCs w:val="22"/>
                    <w:rPrChange w:id="10310" w:author="Nick.Tolimieri [2]" w:date="2022-09-16T09:26:00Z">
                      <w:rPr>
                        <w:rFonts w:ascii="Calibri" w:hAnsi="Calibri" w:cs="Calibri"/>
                        <w:color w:val="000000"/>
                        <w:sz w:val="22"/>
                        <w:szCs w:val="22"/>
                      </w:rPr>
                    </w:rPrChange>
                  </w:rPr>
                  <w:delText>8</w:delText>
                </w:r>
              </w:del>
            </w:ins>
          </w:p>
        </w:tc>
        <w:tc>
          <w:tcPr>
            <w:tcW w:w="960" w:type="dxa"/>
            <w:noWrap/>
            <w:hideMark/>
            <w:tcPrChange w:id="1031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312" w:author="Nick.Tolimieri [2]" w:date="2022-09-16T09:26:00Z"/>
                <w:del w:id="10313" w:author="Nick.Tolimieri" w:date="2022-09-19T13:19:00Z"/>
                <w:rFonts w:asciiTheme="minorHAnsi" w:eastAsiaTheme="minorHAnsi" w:hAnsiTheme="minorHAnsi" w:cstheme="minorBidi"/>
                <w:sz w:val="22"/>
                <w:szCs w:val="22"/>
                <w:rPrChange w:id="10314" w:author="Nick.Tolimieri [2]" w:date="2022-09-16T09:26:00Z">
                  <w:rPr>
                    <w:ins w:id="10315" w:author="Nick.Tolimieri [2]" w:date="2022-09-16T09:26:00Z"/>
                    <w:del w:id="10316" w:author="Nick.Tolimieri" w:date="2022-09-19T13:19:00Z"/>
                    <w:rFonts w:ascii="Calibri" w:hAnsi="Calibri" w:cs="Calibri"/>
                    <w:color w:val="000000"/>
                    <w:sz w:val="22"/>
                    <w:szCs w:val="22"/>
                  </w:rPr>
                </w:rPrChange>
              </w:rPr>
              <w:pPrChange w:id="10317" w:author="Nick.Tolimieri [2]" w:date="2022-09-16T09:26:00Z">
                <w:pPr>
                  <w:jc w:val="right"/>
                </w:pPr>
              </w:pPrChange>
            </w:pPr>
            <w:ins w:id="10318" w:author="Nick.Tolimieri [2]" w:date="2022-09-16T09:26:00Z">
              <w:del w:id="10319" w:author="Nick.Tolimieri" w:date="2022-09-19T13:19:00Z">
                <w:r w:rsidRPr="00FC0F34" w:rsidDel="002F2C4B">
                  <w:rPr>
                    <w:rFonts w:asciiTheme="minorHAnsi" w:eastAsiaTheme="minorHAnsi" w:hAnsiTheme="minorHAnsi" w:cstheme="minorBidi"/>
                    <w:sz w:val="22"/>
                    <w:szCs w:val="22"/>
                    <w:rPrChange w:id="10320" w:author="Nick.Tolimieri [2]" w:date="2022-09-16T09:26:00Z">
                      <w:rPr>
                        <w:rFonts w:ascii="Calibri" w:hAnsi="Calibri" w:cs="Calibri"/>
                        <w:color w:val="000000"/>
                        <w:sz w:val="22"/>
                        <w:szCs w:val="22"/>
                      </w:rPr>
                    </w:rPrChange>
                  </w:rPr>
                  <w:delText>1</w:delText>
                </w:r>
              </w:del>
            </w:ins>
          </w:p>
        </w:tc>
        <w:tc>
          <w:tcPr>
            <w:tcW w:w="960" w:type="dxa"/>
            <w:noWrap/>
            <w:hideMark/>
            <w:tcPrChange w:id="1032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322" w:author="Nick.Tolimieri [2]" w:date="2022-09-16T09:26:00Z"/>
                <w:del w:id="10323" w:author="Nick.Tolimieri" w:date="2022-09-19T13:19:00Z"/>
                <w:rFonts w:asciiTheme="minorHAnsi" w:eastAsiaTheme="minorHAnsi" w:hAnsiTheme="minorHAnsi" w:cstheme="minorBidi"/>
                <w:sz w:val="22"/>
                <w:szCs w:val="22"/>
                <w:rPrChange w:id="10324" w:author="Nick.Tolimieri [2]" w:date="2022-09-16T09:26:00Z">
                  <w:rPr>
                    <w:ins w:id="10325" w:author="Nick.Tolimieri [2]" w:date="2022-09-16T09:26:00Z"/>
                    <w:del w:id="10326" w:author="Nick.Tolimieri" w:date="2022-09-19T13:19:00Z"/>
                    <w:rFonts w:ascii="Calibri" w:hAnsi="Calibri" w:cs="Calibri"/>
                    <w:color w:val="000000"/>
                    <w:sz w:val="22"/>
                    <w:szCs w:val="22"/>
                  </w:rPr>
                </w:rPrChange>
              </w:rPr>
              <w:pPrChange w:id="10327" w:author="Nick.Tolimieri [2]" w:date="2022-09-16T09:26:00Z">
                <w:pPr>
                  <w:jc w:val="right"/>
                </w:pPr>
              </w:pPrChange>
            </w:pPr>
            <w:ins w:id="10328" w:author="Nick.Tolimieri [2]" w:date="2022-09-16T09:26:00Z">
              <w:del w:id="10329" w:author="Nick.Tolimieri" w:date="2022-09-19T13:19:00Z">
                <w:r w:rsidRPr="00FC0F34" w:rsidDel="002F2C4B">
                  <w:rPr>
                    <w:rFonts w:asciiTheme="minorHAnsi" w:eastAsiaTheme="minorHAnsi" w:hAnsiTheme="minorHAnsi" w:cstheme="minorBidi"/>
                    <w:sz w:val="22"/>
                    <w:szCs w:val="22"/>
                    <w:rPrChange w:id="10330" w:author="Nick.Tolimieri [2]" w:date="2022-09-16T09:26:00Z">
                      <w:rPr>
                        <w:rFonts w:ascii="Calibri" w:hAnsi="Calibri" w:cs="Calibri"/>
                        <w:color w:val="000000"/>
                        <w:sz w:val="22"/>
                        <w:szCs w:val="22"/>
                      </w:rPr>
                    </w:rPrChange>
                  </w:rPr>
                  <w:delText>8</w:delText>
                </w:r>
              </w:del>
            </w:ins>
          </w:p>
        </w:tc>
        <w:tc>
          <w:tcPr>
            <w:tcW w:w="960" w:type="dxa"/>
            <w:noWrap/>
            <w:hideMark/>
            <w:tcPrChange w:id="1033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332" w:author="Nick.Tolimieri [2]" w:date="2022-09-16T09:26:00Z"/>
                <w:del w:id="10333" w:author="Nick.Tolimieri" w:date="2022-09-19T13:19:00Z"/>
                <w:rFonts w:asciiTheme="minorHAnsi" w:eastAsiaTheme="minorHAnsi" w:hAnsiTheme="minorHAnsi" w:cstheme="minorBidi"/>
                <w:sz w:val="22"/>
                <w:szCs w:val="22"/>
                <w:rPrChange w:id="10334" w:author="Nick.Tolimieri [2]" w:date="2022-09-16T09:26:00Z">
                  <w:rPr>
                    <w:ins w:id="10335" w:author="Nick.Tolimieri [2]" w:date="2022-09-16T09:26:00Z"/>
                    <w:del w:id="10336" w:author="Nick.Tolimieri" w:date="2022-09-19T13:19:00Z"/>
                    <w:rFonts w:ascii="Calibri" w:hAnsi="Calibri" w:cs="Calibri"/>
                    <w:color w:val="000000"/>
                    <w:sz w:val="22"/>
                    <w:szCs w:val="22"/>
                  </w:rPr>
                </w:rPrChange>
              </w:rPr>
              <w:pPrChange w:id="10337" w:author="Nick.Tolimieri [2]" w:date="2022-09-16T09:26:00Z">
                <w:pPr>
                  <w:jc w:val="right"/>
                </w:pPr>
              </w:pPrChange>
            </w:pPr>
            <w:ins w:id="10338" w:author="Nick.Tolimieri [2]" w:date="2022-09-16T09:26:00Z">
              <w:del w:id="10339" w:author="Nick.Tolimieri" w:date="2022-09-19T13:19:00Z">
                <w:r w:rsidRPr="00FC0F34" w:rsidDel="002F2C4B">
                  <w:rPr>
                    <w:rFonts w:asciiTheme="minorHAnsi" w:eastAsiaTheme="minorHAnsi" w:hAnsiTheme="minorHAnsi" w:cstheme="minorBidi"/>
                    <w:sz w:val="22"/>
                    <w:szCs w:val="22"/>
                    <w:rPrChange w:id="10340" w:author="Nick.Tolimieri [2]" w:date="2022-09-16T09:26:00Z">
                      <w:rPr>
                        <w:rFonts w:ascii="Calibri" w:hAnsi="Calibri" w:cs="Calibri"/>
                        <w:color w:val="000000"/>
                        <w:sz w:val="22"/>
                        <w:szCs w:val="22"/>
                      </w:rPr>
                    </w:rPrChange>
                  </w:rPr>
                  <w:delText>8</w:delText>
                </w:r>
              </w:del>
            </w:ins>
          </w:p>
        </w:tc>
        <w:tc>
          <w:tcPr>
            <w:tcW w:w="960" w:type="dxa"/>
            <w:noWrap/>
            <w:hideMark/>
            <w:tcPrChange w:id="1034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342" w:author="Nick.Tolimieri [2]" w:date="2022-09-16T09:26:00Z"/>
                <w:del w:id="10343" w:author="Nick.Tolimieri" w:date="2022-09-19T13:19:00Z"/>
                <w:rFonts w:asciiTheme="minorHAnsi" w:eastAsiaTheme="minorHAnsi" w:hAnsiTheme="minorHAnsi" w:cstheme="minorBidi"/>
                <w:sz w:val="22"/>
                <w:szCs w:val="22"/>
                <w:rPrChange w:id="10344" w:author="Nick.Tolimieri [2]" w:date="2022-09-16T09:26:00Z">
                  <w:rPr>
                    <w:ins w:id="10345" w:author="Nick.Tolimieri [2]" w:date="2022-09-16T09:26:00Z"/>
                    <w:del w:id="10346" w:author="Nick.Tolimieri" w:date="2022-09-19T13:19:00Z"/>
                    <w:rFonts w:ascii="Calibri" w:hAnsi="Calibri" w:cs="Calibri"/>
                    <w:color w:val="000000"/>
                    <w:sz w:val="22"/>
                    <w:szCs w:val="22"/>
                  </w:rPr>
                </w:rPrChange>
              </w:rPr>
              <w:pPrChange w:id="10347" w:author="Nick.Tolimieri [2]" w:date="2022-09-16T09:26:00Z">
                <w:pPr>
                  <w:jc w:val="right"/>
                </w:pPr>
              </w:pPrChange>
            </w:pPr>
            <w:ins w:id="10348" w:author="Nick.Tolimieri [2]" w:date="2022-09-16T09:26:00Z">
              <w:del w:id="10349" w:author="Nick.Tolimieri" w:date="2022-09-19T13:19:00Z">
                <w:r w:rsidRPr="00FC0F34" w:rsidDel="002F2C4B">
                  <w:rPr>
                    <w:rFonts w:asciiTheme="minorHAnsi" w:eastAsiaTheme="minorHAnsi" w:hAnsiTheme="minorHAnsi" w:cstheme="minorBidi"/>
                    <w:sz w:val="22"/>
                    <w:szCs w:val="22"/>
                    <w:rPrChange w:id="10350" w:author="Nick.Tolimieri [2]" w:date="2022-09-16T09:26:00Z">
                      <w:rPr>
                        <w:rFonts w:ascii="Calibri" w:hAnsi="Calibri" w:cs="Calibri"/>
                        <w:color w:val="000000"/>
                        <w:sz w:val="22"/>
                        <w:szCs w:val="22"/>
                      </w:rPr>
                    </w:rPrChange>
                  </w:rPr>
                  <w:delText>8</w:delText>
                </w:r>
              </w:del>
            </w:ins>
          </w:p>
        </w:tc>
        <w:tc>
          <w:tcPr>
            <w:tcW w:w="960" w:type="dxa"/>
            <w:noWrap/>
            <w:hideMark/>
            <w:tcPrChange w:id="1035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352" w:author="Nick.Tolimieri [2]" w:date="2022-09-16T09:26:00Z"/>
                <w:del w:id="10353" w:author="Nick.Tolimieri" w:date="2022-09-19T13:19:00Z"/>
                <w:rFonts w:asciiTheme="minorHAnsi" w:eastAsiaTheme="minorHAnsi" w:hAnsiTheme="minorHAnsi" w:cstheme="minorBidi"/>
                <w:sz w:val="22"/>
                <w:szCs w:val="22"/>
                <w:rPrChange w:id="10354" w:author="Nick.Tolimieri [2]" w:date="2022-09-16T09:26:00Z">
                  <w:rPr>
                    <w:ins w:id="10355" w:author="Nick.Tolimieri [2]" w:date="2022-09-16T09:26:00Z"/>
                    <w:del w:id="10356" w:author="Nick.Tolimieri" w:date="2022-09-19T13:19:00Z"/>
                    <w:rFonts w:ascii="Calibri" w:hAnsi="Calibri" w:cs="Calibri"/>
                    <w:color w:val="000000"/>
                    <w:sz w:val="22"/>
                    <w:szCs w:val="22"/>
                  </w:rPr>
                </w:rPrChange>
              </w:rPr>
              <w:pPrChange w:id="10357" w:author="Nick.Tolimieri [2]" w:date="2022-09-16T09:26:00Z">
                <w:pPr>
                  <w:jc w:val="right"/>
                </w:pPr>
              </w:pPrChange>
            </w:pPr>
            <w:ins w:id="10358" w:author="Nick.Tolimieri [2]" w:date="2022-09-16T09:26:00Z">
              <w:del w:id="10359" w:author="Nick.Tolimieri" w:date="2022-09-19T13:19:00Z">
                <w:r w:rsidRPr="00FC0F34" w:rsidDel="002F2C4B">
                  <w:rPr>
                    <w:rFonts w:asciiTheme="minorHAnsi" w:eastAsiaTheme="minorHAnsi" w:hAnsiTheme="minorHAnsi" w:cstheme="minorBidi"/>
                    <w:sz w:val="22"/>
                    <w:szCs w:val="22"/>
                    <w:rPrChange w:id="10360" w:author="Nick.Tolimieri [2]" w:date="2022-09-16T09:26:00Z">
                      <w:rPr>
                        <w:rFonts w:ascii="Calibri" w:hAnsi="Calibri" w:cs="Calibri"/>
                        <w:color w:val="000000"/>
                        <w:sz w:val="22"/>
                        <w:szCs w:val="22"/>
                      </w:rPr>
                    </w:rPrChange>
                  </w:rPr>
                  <w:delText>2.58</w:delText>
                </w:r>
              </w:del>
            </w:ins>
          </w:p>
        </w:tc>
        <w:tc>
          <w:tcPr>
            <w:tcW w:w="960" w:type="dxa"/>
            <w:noWrap/>
            <w:hideMark/>
            <w:tcPrChange w:id="1036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362" w:author="Nick.Tolimieri [2]" w:date="2022-09-16T09:26:00Z"/>
                <w:del w:id="10363" w:author="Nick.Tolimieri" w:date="2022-09-19T13:19:00Z"/>
                <w:rFonts w:asciiTheme="minorHAnsi" w:eastAsiaTheme="minorHAnsi" w:hAnsiTheme="minorHAnsi" w:cstheme="minorBidi"/>
                <w:sz w:val="22"/>
                <w:szCs w:val="22"/>
                <w:rPrChange w:id="10364" w:author="Nick.Tolimieri [2]" w:date="2022-09-16T09:26:00Z">
                  <w:rPr>
                    <w:ins w:id="10365" w:author="Nick.Tolimieri [2]" w:date="2022-09-16T09:26:00Z"/>
                    <w:del w:id="10366" w:author="Nick.Tolimieri" w:date="2022-09-19T13:19:00Z"/>
                    <w:rFonts w:ascii="Calibri" w:hAnsi="Calibri" w:cs="Calibri"/>
                    <w:color w:val="000000"/>
                    <w:sz w:val="22"/>
                    <w:szCs w:val="22"/>
                  </w:rPr>
                </w:rPrChange>
              </w:rPr>
              <w:pPrChange w:id="10367" w:author="Nick.Tolimieri [2]" w:date="2022-09-16T09:26:00Z">
                <w:pPr>
                  <w:jc w:val="right"/>
                </w:pPr>
              </w:pPrChange>
            </w:pPr>
            <w:ins w:id="10368" w:author="Nick.Tolimieri [2]" w:date="2022-09-16T09:26:00Z">
              <w:del w:id="10369" w:author="Nick.Tolimieri" w:date="2022-09-19T13:19:00Z">
                <w:r w:rsidRPr="00FC0F34" w:rsidDel="002F2C4B">
                  <w:rPr>
                    <w:rFonts w:asciiTheme="minorHAnsi" w:eastAsiaTheme="minorHAnsi" w:hAnsiTheme="minorHAnsi" w:cstheme="minorBidi"/>
                    <w:sz w:val="22"/>
                    <w:szCs w:val="22"/>
                    <w:rPrChange w:id="10370" w:author="Nick.Tolimieri [2]" w:date="2022-09-16T09:26:00Z">
                      <w:rPr>
                        <w:rFonts w:ascii="Calibri" w:hAnsi="Calibri" w:cs="Calibri"/>
                        <w:color w:val="000000"/>
                        <w:sz w:val="22"/>
                        <w:szCs w:val="22"/>
                      </w:rPr>
                    </w:rPrChange>
                  </w:rPr>
                  <w:delText>0.67</w:delText>
                </w:r>
              </w:del>
            </w:ins>
          </w:p>
        </w:tc>
      </w:tr>
      <w:tr w:rsidR="00FC0F34" w:rsidRPr="00FC0F34" w:rsidDel="002F2C4B" w:rsidTr="00FC0F34">
        <w:trPr>
          <w:divId w:val="1675451697"/>
          <w:trHeight w:val="300"/>
          <w:ins w:id="10371" w:author="Nick.Tolimieri [2]" w:date="2022-09-16T09:26:00Z"/>
          <w:del w:id="10372" w:author="Nick.Tolimieri" w:date="2022-09-19T13:19:00Z"/>
          <w:trPrChange w:id="10373" w:author="Nick.Tolimieri [2]" w:date="2022-09-16T09:26:00Z">
            <w:trPr>
              <w:divId w:val="1675451697"/>
              <w:trHeight w:val="300"/>
            </w:trPr>
          </w:trPrChange>
        </w:trPr>
        <w:tc>
          <w:tcPr>
            <w:tcW w:w="960" w:type="dxa"/>
            <w:noWrap/>
            <w:hideMark/>
            <w:tcPrChange w:id="1037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375" w:author="Nick.Tolimieri [2]" w:date="2022-09-16T09:26:00Z"/>
                <w:del w:id="10376" w:author="Nick.Tolimieri" w:date="2022-09-19T13:19:00Z"/>
                <w:rFonts w:asciiTheme="minorHAnsi" w:eastAsiaTheme="minorHAnsi" w:hAnsiTheme="minorHAnsi" w:cstheme="minorBidi"/>
                <w:sz w:val="22"/>
                <w:szCs w:val="22"/>
                <w:rPrChange w:id="10377" w:author="Nick.Tolimieri [2]" w:date="2022-09-16T09:26:00Z">
                  <w:rPr>
                    <w:ins w:id="10378" w:author="Nick.Tolimieri [2]" w:date="2022-09-16T09:26:00Z"/>
                    <w:del w:id="10379" w:author="Nick.Tolimieri" w:date="2022-09-19T13:19:00Z"/>
                    <w:rFonts w:ascii="Calibri" w:hAnsi="Calibri" w:cs="Calibri"/>
                    <w:color w:val="000000"/>
                    <w:sz w:val="22"/>
                    <w:szCs w:val="22"/>
                  </w:rPr>
                </w:rPrChange>
              </w:rPr>
              <w:pPrChange w:id="10380" w:author="Nick.Tolimieri [2]" w:date="2022-09-16T09:26:00Z">
                <w:pPr/>
              </w:pPrChange>
            </w:pPr>
            <w:ins w:id="10381" w:author="Nick.Tolimieri [2]" w:date="2022-09-16T09:26:00Z">
              <w:del w:id="10382" w:author="Nick.Tolimieri" w:date="2022-09-19T13:19:00Z">
                <w:r w:rsidRPr="00FC0F34" w:rsidDel="002F2C4B">
                  <w:rPr>
                    <w:rFonts w:asciiTheme="minorHAnsi" w:eastAsiaTheme="minorHAnsi" w:hAnsiTheme="minorHAnsi" w:cstheme="minorBidi"/>
                    <w:sz w:val="22"/>
                    <w:szCs w:val="22"/>
                    <w:rPrChange w:id="10383" w:author="Nick.Tolimieri [2]" w:date="2022-09-16T09:26:00Z">
                      <w:rPr>
                        <w:rFonts w:ascii="Calibri" w:hAnsi="Calibri" w:cs="Calibri"/>
                        <w:color w:val="000000"/>
                        <w:sz w:val="22"/>
                        <w:szCs w:val="22"/>
                      </w:rPr>
                    </w:rPrChange>
                  </w:rPr>
                  <w:delText>Tatoosh Is. &amp; Neah B.</w:delText>
                </w:r>
              </w:del>
            </w:ins>
          </w:p>
        </w:tc>
        <w:tc>
          <w:tcPr>
            <w:tcW w:w="960" w:type="dxa"/>
            <w:noWrap/>
            <w:hideMark/>
            <w:tcPrChange w:id="1038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385" w:author="Nick.Tolimieri [2]" w:date="2022-09-16T09:26:00Z"/>
                <w:del w:id="10386" w:author="Nick.Tolimieri" w:date="2022-09-19T13:19:00Z"/>
                <w:rFonts w:asciiTheme="minorHAnsi" w:eastAsiaTheme="minorHAnsi" w:hAnsiTheme="minorHAnsi" w:cstheme="minorBidi"/>
                <w:sz w:val="22"/>
                <w:szCs w:val="22"/>
                <w:rPrChange w:id="10387" w:author="Nick.Tolimieri [2]" w:date="2022-09-16T09:26:00Z">
                  <w:rPr>
                    <w:ins w:id="10388" w:author="Nick.Tolimieri [2]" w:date="2022-09-16T09:26:00Z"/>
                    <w:del w:id="10389" w:author="Nick.Tolimieri" w:date="2022-09-19T13:19:00Z"/>
                    <w:rFonts w:ascii="Calibri" w:hAnsi="Calibri" w:cs="Calibri"/>
                    <w:color w:val="000000"/>
                    <w:sz w:val="22"/>
                    <w:szCs w:val="22"/>
                  </w:rPr>
                </w:rPrChange>
              </w:rPr>
              <w:pPrChange w:id="10390" w:author="Nick.Tolimieri [2]" w:date="2022-09-16T09:26:00Z">
                <w:pPr>
                  <w:jc w:val="right"/>
                </w:pPr>
              </w:pPrChange>
            </w:pPr>
            <w:ins w:id="10391" w:author="Nick.Tolimieri [2]" w:date="2022-09-16T09:26:00Z">
              <w:del w:id="10392" w:author="Nick.Tolimieri" w:date="2022-09-19T13:19:00Z">
                <w:r w:rsidRPr="00FC0F34" w:rsidDel="002F2C4B">
                  <w:rPr>
                    <w:rFonts w:asciiTheme="minorHAnsi" w:eastAsiaTheme="minorHAnsi" w:hAnsiTheme="minorHAnsi" w:cstheme="minorBidi"/>
                    <w:sz w:val="22"/>
                    <w:szCs w:val="22"/>
                    <w:rPrChange w:id="10393" w:author="Nick.Tolimieri [2]" w:date="2022-09-16T09:26:00Z">
                      <w:rPr>
                        <w:rFonts w:ascii="Calibri" w:hAnsi="Calibri" w:cs="Calibri"/>
                        <w:color w:val="000000"/>
                        <w:sz w:val="22"/>
                        <w:szCs w:val="22"/>
                      </w:rPr>
                    </w:rPrChange>
                  </w:rPr>
                  <w:delText>2008</w:delText>
                </w:r>
              </w:del>
            </w:ins>
          </w:p>
        </w:tc>
        <w:tc>
          <w:tcPr>
            <w:tcW w:w="960" w:type="dxa"/>
            <w:noWrap/>
            <w:hideMark/>
            <w:tcPrChange w:id="1039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395" w:author="Nick.Tolimieri [2]" w:date="2022-09-16T09:26:00Z"/>
                <w:del w:id="10396" w:author="Nick.Tolimieri" w:date="2022-09-19T13:19:00Z"/>
                <w:rFonts w:asciiTheme="minorHAnsi" w:eastAsiaTheme="minorHAnsi" w:hAnsiTheme="minorHAnsi" w:cstheme="minorBidi"/>
                <w:sz w:val="22"/>
                <w:szCs w:val="22"/>
                <w:rPrChange w:id="10397" w:author="Nick.Tolimieri [2]" w:date="2022-09-16T09:26:00Z">
                  <w:rPr>
                    <w:ins w:id="10398" w:author="Nick.Tolimieri [2]" w:date="2022-09-16T09:26:00Z"/>
                    <w:del w:id="10399" w:author="Nick.Tolimieri" w:date="2022-09-19T13:19:00Z"/>
                    <w:rFonts w:ascii="Calibri" w:hAnsi="Calibri" w:cs="Calibri"/>
                    <w:color w:val="000000"/>
                    <w:sz w:val="22"/>
                    <w:szCs w:val="22"/>
                  </w:rPr>
                </w:rPrChange>
              </w:rPr>
              <w:pPrChange w:id="10400" w:author="Nick.Tolimieri [2]" w:date="2022-09-16T09:26:00Z">
                <w:pPr>
                  <w:jc w:val="right"/>
                </w:pPr>
              </w:pPrChange>
            </w:pPr>
            <w:ins w:id="10401" w:author="Nick.Tolimieri [2]" w:date="2022-09-16T09:26:00Z">
              <w:del w:id="10402" w:author="Nick.Tolimieri" w:date="2022-09-19T13:19:00Z">
                <w:r w:rsidRPr="00FC0F34" w:rsidDel="002F2C4B">
                  <w:rPr>
                    <w:rFonts w:asciiTheme="minorHAnsi" w:eastAsiaTheme="minorHAnsi" w:hAnsiTheme="minorHAnsi" w:cstheme="minorBidi"/>
                    <w:sz w:val="22"/>
                    <w:szCs w:val="22"/>
                    <w:rPrChange w:id="10403" w:author="Nick.Tolimieri [2]" w:date="2022-09-16T09:26:00Z">
                      <w:rPr>
                        <w:rFonts w:ascii="Calibri" w:hAnsi="Calibri" w:cs="Calibri"/>
                        <w:color w:val="000000"/>
                        <w:sz w:val="22"/>
                        <w:szCs w:val="22"/>
                      </w:rPr>
                    </w:rPrChange>
                  </w:rPr>
                  <w:delText>0</w:delText>
                </w:r>
              </w:del>
            </w:ins>
          </w:p>
        </w:tc>
        <w:tc>
          <w:tcPr>
            <w:tcW w:w="960" w:type="dxa"/>
            <w:noWrap/>
            <w:hideMark/>
            <w:tcPrChange w:id="1040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405" w:author="Nick.Tolimieri [2]" w:date="2022-09-16T09:26:00Z"/>
                <w:del w:id="10406" w:author="Nick.Tolimieri" w:date="2022-09-19T13:19:00Z"/>
                <w:rFonts w:asciiTheme="minorHAnsi" w:eastAsiaTheme="minorHAnsi" w:hAnsiTheme="minorHAnsi" w:cstheme="minorBidi"/>
                <w:sz w:val="22"/>
                <w:szCs w:val="22"/>
                <w:rPrChange w:id="10407" w:author="Nick.Tolimieri [2]" w:date="2022-09-16T09:26:00Z">
                  <w:rPr>
                    <w:ins w:id="10408" w:author="Nick.Tolimieri [2]" w:date="2022-09-16T09:26:00Z"/>
                    <w:del w:id="10409" w:author="Nick.Tolimieri" w:date="2022-09-19T13:19:00Z"/>
                    <w:rFonts w:ascii="Calibri" w:hAnsi="Calibri" w:cs="Calibri"/>
                    <w:color w:val="000000"/>
                    <w:sz w:val="22"/>
                    <w:szCs w:val="22"/>
                  </w:rPr>
                </w:rPrChange>
              </w:rPr>
              <w:pPrChange w:id="10410" w:author="Nick.Tolimieri [2]" w:date="2022-09-16T09:26:00Z">
                <w:pPr>
                  <w:jc w:val="right"/>
                </w:pPr>
              </w:pPrChange>
            </w:pPr>
            <w:ins w:id="10411" w:author="Nick.Tolimieri [2]" w:date="2022-09-16T09:26:00Z">
              <w:del w:id="10412" w:author="Nick.Tolimieri" w:date="2022-09-19T13:19:00Z">
                <w:r w:rsidRPr="00FC0F34" w:rsidDel="002F2C4B">
                  <w:rPr>
                    <w:rFonts w:asciiTheme="minorHAnsi" w:eastAsiaTheme="minorHAnsi" w:hAnsiTheme="minorHAnsi" w:cstheme="minorBidi"/>
                    <w:sz w:val="22"/>
                    <w:szCs w:val="22"/>
                    <w:rPrChange w:id="10413" w:author="Nick.Tolimieri [2]" w:date="2022-09-16T09:26:00Z">
                      <w:rPr>
                        <w:rFonts w:ascii="Calibri" w:hAnsi="Calibri" w:cs="Calibri"/>
                        <w:color w:val="000000"/>
                        <w:sz w:val="22"/>
                        <w:szCs w:val="22"/>
                      </w:rPr>
                    </w:rPrChange>
                  </w:rPr>
                  <w:delText>0</w:delText>
                </w:r>
              </w:del>
            </w:ins>
          </w:p>
        </w:tc>
        <w:tc>
          <w:tcPr>
            <w:tcW w:w="960" w:type="dxa"/>
            <w:noWrap/>
            <w:hideMark/>
            <w:tcPrChange w:id="1041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415" w:author="Nick.Tolimieri [2]" w:date="2022-09-16T09:26:00Z"/>
                <w:del w:id="10416" w:author="Nick.Tolimieri" w:date="2022-09-19T13:19:00Z"/>
                <w:rFonts w:asciiTheme="minorHAnsi" w:eastAsiaTheme="minorHAnsi" w:hAnsiTheme="minorHAnsi" w:cstheme="minorBidi"/>
                <w:sz w:val="22"/>
                <w:szCs w:val="22"/>
                <w:rPrChange w:id="10417" w:author="Nick.Tolimieri [2]" w:date="2022-09-16T09:26:00Z">
                  <w:rPr>
                    <w:ins w:id="10418" w:author="Nick.Tolimieri [2]" w:date="2022-09-16T09:26:00Z"/>
                    <w:del w:id="10419" w:author="Nick.Tolimieri" w:date="2022-09-19T13:19:00Z"/>
                    <w:rFonts w:ascii="Calibri" w:hAnsi="Calibri" w:cs="Calibri"/>
                    <w:color w:val="000000"/>
                    <w:sz w:val="22"/>
                    <w:szCs w:val="22"/>
                  </w:rPr>
                </w:rPrChange>
              </w:rPr>
              <w:pPrChange w:id="10420" w:author="Nick.Tolimieri [2]" w:date="2022-09-16T09:26:00Z">
                <w:pPr>
                  <w:jc w:val="right"/>
                </w:pPr>
              </w:pPrChange>
            </w:pPr>
            <w:ins w:id="10421" w:author="Nick.Tolimieri [2]" w:date="2022-09-16T09:26:00Z">
              <w:del w:id="10422" w:author="Nick.Tolimieri" w:date="2022-09-19T13:19:00Z">
                <w:r w:rsidRPr="00FC0F34" w:rsidDel="002F2C4B">
                  <w:rPr>
                    <w:rFonts w:asciiTheme="minorHAnsi" w:eastAsiaTheme="minorHAnsi" w:hAnsiTheme="minorHAnsi" w:cstheme="minorBidi"/>
                    <w:sz w:val="22"/>
                    <w:szCs w:val="22"/>
                    <w:rPrChange w:id="10423" w:author="Nick.Tolimieri [2]" w:date="2022-09-16T09:26:00Z">
                      <w:rPr>
                        <w:rFonts w:ascii="Calibri" w:hAnsi="Calibri" w:cs="Calibri"/>
                        <w:color w:val="000000"/>
                        <w:sz w:val="22"/>
                        <w:szCs w:val="22"/>
                      </w:rPr>
                    </w:rPrChange>
                  </w:rPr>
                  <w:delText>0</w:delText>
                </w:r>
              </w:del>
            </w:ins>
          </w:p>
        </w:tc>
        <w:tc>
          <w:tcPr>
            <w:tcW w:w="960" w:type="dxa"/>
            <w:noWrap/>
            <w:hideMark/>
            <w:tcPrChange w:id="1042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425" w:author="Nick.Tolimieri [2]" w:date="2022-09-16T09:26:00Z"/>
                <w:del w:id="10426" w:author="Nick.Tolimieri" w:date="2022-09-19T13:19:00Z"/>
                <w:rFonts w:asciiTheme="minorHAnsi" w:eastAsiaTheme="minorHAnsi" w:hAnsiTheme="minorHAnsi" w:cstheme="minorBidi"/>
                <w:sz w:val="22"/>
                <w:szCs w:val="22"/>
                <w:rPrChange w:id="10427" w:author="Nick.Tolimieri [2]" w:date="2022-09-16T09:26:00Z">
                  <w:rPr>
                    <w:ins w:id="10428" w:author="Nick.Tolimieri [2]" w:date="2022-09-16T09:26:00Z"/>
                    <w:del w:id="10429" w:author="Nick.Tolimieri" w:date="2022-09-19T13:19:00Z"/>
                    <w:rFonts w:ascii="Calibri" w:hAnsi="Calibri" w:cs="Calibri"/>
                    <w:color w:val="000000"/>
                    <w:sz w:val="22"/>
                    <w:szCs w:val="22"/>
                  </w:rPr>
                </w:rPrChange>
              </w:rPr>
              <w:pPrChange w:id="10430" w:author="Nick.Tolimieri [2]" w:date="2022-09-16T09:26:00Z">
                <w:pPr>
                  <w:jc w:val="right"/>
                </w:pPr>
              </w:pPrChange>
            </w:pPr>
            <w:ins w:id="10431" w:author="Nick.Tolimieri [2]" w:date="2022-09-16T09:26:00Z">
              <w:del w:id="10432" w:author="Nick.Tolimieri" w:date="2022-09-19T13:19:00Z">
                <w:r w:rsidRPr="00FC0F34" w:rsidDel="002F2C4B">
                  <w:rPr>
                    <w:rFonts w:asciiTheme="minorHAnsi" w:eastAsiaTheme="minorHAnsi" w:hAnsiTheme="minorHAnsi" w:cstheme="minorBidi"/>
                    <w:sz w:val="22"/>
                    <w:szCs w:val="22"/>
                    <w:rPrChange w:id="10433" w:author="Nick.Tolimieri [2]" w:date="2022-09-16T09:26:00Z">
                      <w:rPr>
                        <w:rFonts w:ascii="Calibri" w:hAnsi="Calibri" w:cs="Calibri"/>
                        <w:color w:val="000000"/>
                        <w:sz w:val="22"/>
                        <w:szCs w:val="22"/>
                      </w:rPr>
                    </w:rPrChange>
                  </w:rPr>
                  <w:delText>0</w:delText>
                </w:r>
              </w:del>
            </w:ins>
          </w:p>
        </w:tc>
        <w:tc>
          <w:tcPr>
            <w:tcW w:w="960" w:type="dxa"/>
            <w:noWrap/>
            <w:hideMark/>
            <w:tcPrChange w:id="1043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435" w:author="Nick.Tolimieri [2]" w:date="2022-09-16T09:26:00Z"/>
                <w:del w:id="10436" w:author="Nick.Tolimieri" w:date="2022-09-19T13:19:00Z"/>
                <w:rFonts w:asciiTheme="minorHAnsi" w:eastAsiaTheme="minorHAnsi" w:hAnsiTheme="minorHAnsi" w:cstheme="minorBidi"/>
                <w:sz w:val="22"/>
                <w:szCs w:val="22"/>
                <w:rPrChange w:id="10437" w:author="Nick.Tolimieri [2]" w:date="2022-09-16T09:26:00Z">
                  <w:rPr>
                    <w:ins w:id="10438" w:author="Nick.Tolimieri [2]" w:date="2022-09-16T09:26:00Z"/>
                    <w:del w:id="10439" w:author="Nick.Tolimieri" w:date="2022-09-19T13:19:00Z"/>
                    <w:rFonts w:ascii="Calibri" w:hAnsi="Calibri" w:cs="Calibri"/>
                    <w:color w:val="000000"/>
                    <w:sz w:val="22"/>
                    <w:szCs w:val="22"/>
                  </w:rPr>
                </w:rPrChange>
              </w:rPr>
              <w:pPrChange w:id="10440" w:author="Nick.Tolimieri [2]" w:date="2022-09-16T09:26:00Z">
                <w:pPr/>
              </w:pPrChange>
            </w:pPr>
            <w:ins w:id="10441" w:author="Nick.Tolimieri [2]" w:date="2022-09-16T09:26:00Z">
              <w:del w:id="10442" w:author="Nick.Tolimieri" w:date="2022-09-19T13:19:00Z">
                <w:r w:rsidRPr="00FC0F34" w:rsidDel="002F2C4B">
                  <w:rPr>
                    <w:rFonts w:asciiTheme="minorHAnsi" w:eastAsiaTheme="minorHAnsi" w:hAnsiTheme="minorHAnsi" w:cstheme="minorBidi"/>
                    <w:sz w:val="22"/>
                    <w:szCs w:val="22"/>
                    <w:rPrChange w:id="10443" w:author="Nick.Tolimieri [2]" w:date="2022-09-16T09:26:00Z">
                      <w:rPr>
                        <w:rFonts w:ascii="Calibri" w:hAnsi="Calibri" w:cs="Calibri"/>
                        <w:color w:val="000000"/>
                        <w:sz w:val="22"/>
                        <w:szCs w:val="22"/>
                      </w:rPr>
                    </w:rPrChange>
                  </w:rPr>
                  <w:delText>NA</w:delText>
                </w:r>
              </w:del>
            </w:ins>
          </w:p>
        </w:tc>
        <w:tc>
          <w:tcPr>
            <w:tcW w:w="960" w:type="dxa"/>
            <w:noWrap/>
            <w:hideMark/>
            <w:tcPrChange w:id="1044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445" w:author="Nick.Tolimieri [2]" w:date="2022-09-16T09:26:00Z"/>
                <w:del w:id="10446" w:author="Nick.Tolimieri" w:date="2022-09-19T13:19:00Z"/>
                <w:rFonts w:asciiTheme="minorHAnsi" w:eastAsiaTheme="minorHAnsi" w:hAnsiTheme="minorHAnsi" w:cstheme="minorBidi"/>
                <w:sz w:val="22"/>
                <w:szCs w:val="22"/>
                <w:rPrChange w:id="10447" w:author="Nick.Tolimieri [2]" w:date="2022-09-16T09:26:00Z">
                  <w:rPr>
                    <w:ins w:id="10448" w:author="Nick.Tolimieri [2]" w:date="2022-09-16T09:26:00Z"/>
                    <w:del w:id="10449" w:author="Nick.Tolimieri" w:date="2022-09-19T13:19:00Z"/>
                    <w:rFonts w:ascii="Calibri" w:hAnsi="Calibri" w:cs="Calibri"/>
                    <w:color w:val="000000"/>
                    <w:sz w:val="22"/>
                    <w:szCs w:val="22"/>
                  </w:rPr>
                </w:rPrChange>
              </w:rPr>
              <w:pPrChange w:id="10450" w:author="Nick.Tolimieri [2]" w:date="2022-09-16T09:26:00Z">
                <w:pPr/>
              </w:pPrChange>
            </w:pPr>
            <w:ins w:id="10451" w:author="Nick.Tolimieri [2]" w:date="2022-09-16T09:26:00Z">
              <w:del w:id="10452" w:author="Nick.Tolimieri" w:date="2022-09-19T13:19:00Z">
                <w:r w:rsidRPr="00FC0F34" w:rsidDel="002F2C4B">
                  <w:rPr>
                    <w:rFonts w:asciiTheme="minorHAnsi" w:eastAsiaTheme="minorHAnsi" w:hAnsiTheme="minorHAnsi" w:cstheme="minorBidi"/>
                    <w:sz w:val="22"/>
                    <w:szCs w:val="22"/>
                    <w:rPrChange w:id="10453" w:author="Nick.Tolimieri [2]" w:date="2022-09-16T09:26:00Z">
                      <w:rPr>
                        <w:rFonts w:ascii="Calibri" w:hAnsi="Calibri" w:cs="Calibri"/>
                        <w:color w:val="000000"/>
                        <w:sz w:val="22"/>
                        <w:szCs w:val="22"/>
                      </w:rPr>
                    </w:rPrChange>
                  </w:rPr>
                  <w:delText>NA</w:delText>
                </w:r>
              </w:del>
            </w:ins>
          </w:p>
        </w:tc>
        <w:tc>
          <w:tcPr>
            <w:tcW w:w="960" w:type="dxa"/>
            <w:noWrap/>
            <w:hideMark/>
            <w:tcPrChange w:id="1045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455" w:author="Nick.Tolimieri [2]" w:date="2022-09-16T09:26:00Z"/>
                <w:del w:id="10456" w:author="Nick.Tolimieri" w:date="2022-09-19T13:19:00Z"/>
                <w:rFonts w:asciiTheme="minorHAnsi" w:eastAsiaTheme="minorHAnsi" w:hAnsiTheme="minorHAnsi" w:cstheme="minorBidi"/>
                <w:sz w:val="22"/>
                <w:szCs w:val="22"/>
                <w:rPrChange w:id="10457" w:author="Nick.Tolimieri [2]" w:date="2022-09-16T09:26:00Z">
                  <w:rPr>
                    <w:ins w:id="10458" w:author="Nick.Tolimieri [2]" w:date="2022-09-16T09:26:00Z"/>
                    <w:del w:id="10459" w:author="Nick.Tolimieri" w:date="2022-09-19T13:19:00Z"/>
                    <w:rFonts w:ascii="Calibri" w:hAnsi="Calibri" w:cs="Calibri"/>
                    <w:color w:val="000000"/>
                    <w:sz w:val="22"/>
                    <w:szCs w:val="22"/>
                  </w:rPr>
                </w:rPrChange>
              </w:rPr>
              <w:pPrChange w:id="10460" w:author="Nick.Tolimieri [2]" w:date="2022-09-16T09:26:00Z">
                <w:pPr/>
              </w:pPrChange>
            </w:pPr>
            <w:ins w:id="10461" w:author="Nick.Tolimieri [2]" w:date="2022-09-16T09:26:00Z">
              <w:del w:id="10462" w:author="Nick.Tolimieri" w:date="2022-09-19T13:19:00Z">
                <w:r w:rsidRPr="00FC0F34" w:rsidDel="002F2C4B">
                  <w:rPr>
                    <w:rFonts w:asciiTheme="minorHAnsi" w:eastAsiaTheme="minorHAnsi" w:hAnsiTheme="minorHAnsi" w:cstheme="minorBidi"/>
                    <w:sz w:val="22"/>
                    <w:szCs w:val="22"/>
                    <w:rPrChange w:id="10463" w:author="Nick.Tolimieri [2]" w:date="2022-09-16T09:26:00Z">
                      <w:rPr>
                        <w:rFonts w:ascii="Calibri" w:hAnsi="Calibri" w:cs="Calibri"/>
                        <w:color w:val="000000"/>
                        <w:sz w:val="22"/>
                        <w:szCs w:val="22"/>
                      </w:rPr>
                    </w:rPrChange>
                  </w:rPr>
                  <w:delText>NA</w:delText>
                </w:r>
              </w:del>
            </w:ins>
          </w:p>
        </w:tc>
        <w:tc>
          <w:tcPr>
            <w:tcW w:w="960" w:type="dxa"/>
            <w:noWrap/>
            <w:hideMark/>
            <w:tcPrChange w:id="1046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465" w:author="Nick.Tolimieri [2]" w:date="2022-09-16T09:26:00Z"/>
                <w:del w:id="10466" w:author="Nick.Tolimieri" w:date="2022-09-19T13:19:00Z"/>
                <w:rFonts w:asciiTheme="minorHAnsi" w:eastAsiaTheme="minorHAnsi" w:hAnsiTheme="minorHAnsi" w:cstheme="minorBidi"/>
                <w:sz w:val="22"/>
                <w:szCs w:val="22"/>
                <w:rPrChange w:id="10467" w:author="Nick.Tolimieri [2]" w:date="2022-09-16T09:26:00Z">
                  <w:rPr>
                    <w:ins w:id="10468" w:author="Nick.Tolimieri [2]" w:date="2022-09-16T09:26:00Z"/>
                    <w:del w:id="10469" w:author="Nick.Tolimieri" w:date="2022-09-19T13:19:00Z"/>
                    <w:rFonts w:ascii="Calibri" w:hAnsi="Calibri" w:cs="Calibri"/>
                    <w:color w:val="000000"/>
                    <w:sz w:val="22"/>
                    <w:szCs w:val="22"/>
                  </w:rPr>
                </w:rPrChange>
              </w:rPr>
              <w:pPrChange w:id="10470" w:author="Nick.Tolimieri [2]" w:date="2022-09-16T09:26:00Z">
                <w:pPr/>
              </w:pPrChange>
            </w:pPr>
            <w:ins w:id="10471" w:author="Nick.Tolimieri [2]" w:date="2022-09-16T09:26:00Z">
              <w:del w:id="10472" w:author="Nick.Tolimieri" w:date="2022-09-19T13:19:00Z">
                <w:r w:rsidRPr="00FC0F34" w:rsidDel="002F2C4B">
                  <w:rPr>
                    <w:rFonts w:asciiTheme="minorHAnsi" w:eastAsiaTheme="minorHAnsi" w:hAnsiTheme="minorHAnsi" w:cstheme="minorBidi"/>
                    <w:sz w:val="22"/>
                    <w:szCs w:val="22"/>
                    <w:rPrChange w:id="10473" w:author="Nick.Tolimieri [2]" w:date="2022-09-16T09:26:00Z">
                      <w:rPr>
                        <w:rFonts w:ascii="Calibri" w:hAnsi="Calibri" w:cs="Calibri"/>
                        <w:color w:val="000000"/>
                        <w:sz w:val="22"/>
                        <w:szCs w:val="22"/>
                      </w:rPr>
                    </w:rPrChange>
                  </w:rPr>
                  <w:delText>NA</w:delText>
                </w:r>
              </w:del>
            </w:ins>
          </w:p>
        </w:tc>
      </w:tr>
      <w:tr w:rsidR="00FC0F34" w:rsidRPr="00FC0F34" w:rsidDel="002F2C4B" w:rsidTr="00FC0F34">
        <w:trPr>
          <w:divId w:val="1675451697"/>
          <w:trHeight w:val="300"/>
          <w:ins w:id="10474" w:author="Nick.Tolimieri [2]" w:date="2022-09-16T09:26:00Z"/>
          <w:del w:id="10475" w:author="Nick.Tolimieri" w:date="2022-09-19T13:19:00Z"/>
          <w:trPrChange w:id="10476" w:author="Nick.Tolimieri [2]" w:date="2022-09-16T09:26:00Z">
            <w:trPr>
              <w:divId w:val="1675451697"/>
              <w:trHeight w:val="300"/>
            </w:trPr>
          </w:trPrChange>
        </w:trPr>
        <w:tc>
          <w:tcPr>
            <w:tcW w:w="960" w:type="dxa"/>
            <w:noWrap/>
            <w:hideMark/>
            <w:tcPrChange w:id="1047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478" w:author="Nick.Tolimieri [2]" w:date="2022-09-16T09:26:00Z"/>
                <w:del w:id="10479" w:author="Nick.Tolimieri" w:date="2022-09-19T13:19:00Z"/>
                <w:rFonts w:asciiTheme="minorHAnsi" w:eastAsiaTheme="minorHAnsi" w:hAnsiTheme="minorHAnsi" w:cstheme="minorBidi"/>
                <w:sz w:val="22"/>
                <w:szCs w:val="22"/>
                <w:rPrChange w:id="10480" w:author="Nick.Tolimieri [2]" w:date="2022-09-16T09:26:00Z">
                  <w:rPr>
                    <w:ins w:id="10481" w:author="Nick.Tolimieri [2]" w:date="2022-09-16T09:26:00Z"/>
                    <w:del w:id="10482" w:author="Nick.Tolimieri" w:date="2022-09-19T13:19:00Z"/>
                    <w:rFonts w:ascii="Calibri" w:hAnsi="Calibri" w:cs="Calibri"/>
                    <w:color w:val="000000"/>
                    <w:sz w:val="22"/>
                    <w:szCs w:val="22"/>
                  </w:rPr>
                </w:rPrChange>
              </w:rPr>
              <w:pPrChange w:id="10483" w:author="Nick.Tolimieri [2]" w:date="2022-09-16T09:26:00Z">
                <w:pPr/>
              </w:pPrChange>
            </w:pPr>
            <w:ins w:id="10484" w:author="Nick.Tolimieri [2]" w:date="2022-09-16T09:26:00Z">
              <w:del w:id="10485" w:author="Nick.Tolimieri" w:date="2022-09-19T13:19:00Z">
                <w:r w:rsidRPr="00FC0F34" w:rsidDel="002F2C4B">
                  <w:rPr>
                    <w:rFonts w:asciiTheme="minorHAnsi" w:eastAsiaTheme="minorHAnsi" w:hAnsiTheme="minorHAnsi" w:cstheme="minorBidi"/>
                    <w:sz w:val="22"/>
                    <w:szCs w:val="22"/>
                    <w:rPrChange w:id="10486" w:author="Nick.Tolimieri [2]" w:date="2022-09-16T09:26:00Z">
                      <w:rPr>
                        <w:rFonts w:ascii="Calibri" w:hAnsi="Calibri" w:cs="Calibri"/>
                        <w:color w:val="000000"/>
                        <w:sz w:val="22"/>
                        <w:szCs w:val="22"/>
                      </w:rPr>
                    </w:rPrChange>
                  </w:rPr>
                  <w:delText>Tatoosh Is. &amp; Neah B.</w:delText>
                </w:r>
              </w:del>
            </w:ins>
          </w:p>
        </w:tc>
        <w:tc>
          <w:tcPr>
            <w:tcW w:w="960" w:type="dxa"/>
            <w:noWrap/>
            <w:hideMark/>
            <w:tcPrChange w:id="1048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488" w:author="Nick.Tolimieri [2]" w:date="2022-09-16T09:26:00Z"/>
                <w:del w:id="10489" w:author="Nick.Tolimieri" w:date="2022-09-19T13:19:00Z"/>
                <w:rFonts w:asciiTheme="minorHAnsi" w:eastAsiaTheme="minorHAnsi" w:hAnsiTheme="minorHAnsi" w:cstheme="minorBidi"/>
                <w:sz w:val="22"/>
                <w:szCs w:val="22"/>
                <w:rPrChange w:id="10490" w:author="Nick.Tolimieri [2]" w:date="2022-09-16T09:26:00Z">
                  <w:rPr>
                    <w:ins w:id="10491" w:author="Nick.Tolimieri [2]" w:date="2022-09-16T09:26:00Z"/>
                    <w:del w:id="10492" w:author="Nick.Tolimieri" w:date="2022-09-19T13:19:00Z"/>
                    <w:rFonts w:ascii="Calibri" w:hAnsi="Calibri" w:cs="Calibri"/>
                    <w:color w:val="000000"/>
                    <w:sz w:val="22"/>
                    <w:szCs w:val="22"/>
                  </w:rPr>
                </w:rPrChange>
              </w:rPr>
              <w:pPrChange w:id="10493" w:author="Nick.Tolimieri [2]" w:date="2022-09-16T09:26:00Z">
                <w:pPr>
                  <w:jc w:val="right"/>
                </w:pPr>
              </w:pPrChange>
            </w:pPr>
            <w:ins w:id="10494" w:author="Nick.Tolimieri [2]" w:date="2022-09-16T09:26:00Z">
              <w:del w:id="10495" w:author="Nick.Tolimieri" w:date="2022-09-19T13:19:00Z">
                <w:r w:rsidRPr="00FC0F34" w:rsidDel="002F2C4B">
                  <w:rPr>
                    <w:rFonts w:asciiTheme="minorHAnsi" w:eastAsiaTheme="minorHAnsi" w:hAnsiTheme="minorHAnsi" w:cstheme="minorBidi"/>
                    <w:sz w:val="22"/>
                    <w:szCs w:val="22"/>
                    <w:rPrChange w:id="10496" w:author="Nick.Tolimieri [2]" w:date="2022-09-16T09:26:00Z">
                      <w:rPr>
                        <w:rFonts w:ascii="Calibri" w:hAnsi="Calibri" w:cs="Calibri"/>
                        <w:color w:val="000000"/>
                        <w:sz w:val="22"/>
                        <w:szCs w:val="22"/>
                      </w:rPr>
                    </w:rPrChange>
                  </w:rPr>
                  <w:delText>2009</w:delText>
                </w:r>
              </w:del>
            </w:ins>
          </w:p>
        </w:tc>
        <w:tc>
          <w:tcPr>
            <w:tcW w:w="960" w:type="dxa"/>
            <w:noWrap/>
            <w:hideMark/>
            <w:tcPrChange w:id="1049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498" w:author="Nick.Tolimieri [2]" w:date="2022-09-16T09:26:00Z"/>
                <w:del w:id="10499" w:author="Nick.Tolimieri" w:date="2022-09-19T13:19:00Z"/>
                <w:rFonts w:asciiTheme="minorHAnsi" w:eastAsiaTheme="minorHAnsi" w:hAnsiTheme="minorHAnsi" w:cstheme="minorBidi"/>
                <w:sz w:val="22"/>
                <w:szCs w:val="22"/>
                <w:rPrChange w:id="10500" w:author="Nick.Tolimieri [2]" w:date="2022-09-16T09:26:00Z">
                  <w:rPr>
                    <w:ins w:id="10501" w:author="Nick.Tolimieri [2]" w:date="2022-09-16T09:26:00Z"/>
                    <w:del w:id="10502" w:author="Nick.Tolimieri" w:date="2022-09-19T13:19:00Z"/>
                    <w:rFonts w:ascii="Calibri" w:hAnsi="Calibri" w:cs="Calibri"/>
                    <w:color w:val="000000"/>
                    <w:sz w:val="22"/>
                    <w:szCs w:val="22"/>
                  </w:rPr>
                </w:rPrChange>
              </w:rPr>
              <w:pPrChange w:id="10503" w:author="Nick.Tolimieri [2]" w:date="2022-09-16T09:26:00Z">
                <w:pPr>
                  <w:jc w:val="right"/>
                </w:pPr>
              </w:pPrChange>
            </w:pPr>
            <w:ins w:id="10504" w:author="Nick.Tolimieri [2]" w:date="2022-09-16T09:26:00Z">
              <w:del w:id="10505" w:author="Nick.Tolimieri" w:date="2022-09-19T13:19:00Z">
                <w:r w:rsidRPr="00FC0F34" w:rsidDel="002F2C4B">
                  <w:rPr>
                    <w:rFonts w:asciiTheme="minorHAnsi" w:eastAsiaTheme="minorHAnsi" w:hAnsiTheme="minorHAnsi" w:cstheme="minorBidi"/>
                    <w:sz w:val="22"/>
                    <w:szCs w:val="22"/>
                    <w:rPrChange w:id="10506" w:author="Nick.Tolimieri [2]" w:date="2022-09-16T09:26:00Z">
                      <w:rPr>
                        <w:rFonts w:ascii="Calibri" w:hAnsi="Calibri" w:cs="Calibri"/>
                        <w:color w:val="000000"/>
                        <w:sz w:val="22"/>
                        <w:szCs w:val="22"/>
                      </w:rPr>
                    </w:rPrChange>
                  </w:rPr>
                  <w:delText>0</w:delText>
                </w:r>
              </w:del>
            </w:ins>
          </w:p>
        </w:tc>
        <w:tc>
          <w:tcPr>
            <w:tcW w:w="960" w:type="dxa"/>
            <w:noWrap/>
            <w:hideMark/>
            <w:tcPrChange w:id="1050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508" w:author="Nick.Tolimieri [2]" w:date="2022-09-16T09:26:00Z"/>
                <w:del w:id="10509" w:author="Nick.Tolimieri" w:date="2022-09-19T13:19:00Z"/>
                <w:rFonts w:asciiTheme="minorHAnsi" w:eastAsiaTheme="minorHAnsi" w:hAnsiTheme="minorHAnsi" w:cstheme="minorBidi"/>
                <w:sz w:val="22"/>
                <w:szCs w:val="22"/>
                <w:rPrChange w:id="10510" w:author="Nick.Tolimieri [2]" w:date="2022-09-16T09:26:00Z">
                  <w:rPr>
                    <w:ins w:id="10511" w:author="Nick.Tolimieri [2]" w:date="2022-09-16T09:26:00Z"/>
                    <w:del w:id="10512" w:author="Nick.Tolimieri" w:date="2022-09-19T13:19:00Z"/>
                    <w:rFonts w:ascii="Calibri" w:hAnsi="Calibri" w:cs="Calibri"/>
                    <w:color w:val="000000"/>
                    <w:sz w:val="22"/>
                    <w:szCs w:val="22"/>
                  </w:rPr>
                </w:rPrChange>
              </w:rPr>
              <w:pPrChange w:id="10513" w:author="Nick.Tolimieri [2]" w:date="2022-09-16T09:26:00Z">
                <w:pPr>
                  <w:jc w:val="right"/>
                </w:pPr>
              </w:pPrChange>
            </w:pPr>
            <w:ins w:id="10514" w:author="Nick.Tolimieri [2]" w:date="2022-09-16T09:26:00Z">
              <w:del w:id="10515" w:author="Nick.Tolimieri" w:date="2022-09-19T13:19:00Z">
                <w:r w:rsidRPr="00FC0F34" w:rsidDel="002F2C4B">
                  <w:rPr>
                    <w:rFonts w:asciiTheme="minorHAnsi" w:eastAsiaTheme="minorHAnsi" w:hAnsiTheme="minorHAnsi" w:cstheme="minorBidi"/>
                    <w:sz w:val="22"/>
                    <w:szCs w:val="22"/>
                    <w:rPrChange w:id="10516" w:author="Nick.Tolimieri [2]" w:date="2022-09-16T09:26:00Z">
                      <w:rPr>
                        <w:rFonts w:ascii="Calibri" w:hAnsi="Calibri" w:cs="Calibri"/>
                        <w:color w:val="000000"/>
                        <w:sz w:val="22"/>
                        <w:szCs w:val="22"/>
                      </w:rPr>
                    </w:rPrChange>
                  </w:rPr>
                  <w:delText>0</w:delText>
                </w:r>
              </w:del>
            </w:ins>
          </w:p>
        </w:tc>
        <w:tc>
          <w:tcPr>
            <w:tcW w:w="960" w:type="dxa"/>
            <w:noWrap/>
            <w:hideMark/>
            <w:tcPrChange w:id="1051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518" w:author="Nick.Tolimieri [2]" w:date="2022-09-16T09:26:00Z"/>
                <w:del w:id="10519" w:author="Nick.Tolimieri" w:date="2022-09-19T13:19:00Z"/>
                <w:rFonts w:asciiTheme="minorHAnsi" w:eastAsiaTheme="minorHAnsi" w:hAnsiTheme="minorHAnsi" w:cstheme="minorBidi"/>
                <w:sz w:val="22"/>
                <w:szCs w:val="22"/>
                <w:rPrChange w:id="10520" w:author="Nick.Tolimieri [2]" w:date="2022-09-16T09:26:00Z">
                  <w:rPr>
                    <w:ins w:id="10521" w:author="Nick.Tolimieri [2]" w:date="2022-09-16T09:26:00Z"/>
                    <w:del w:id="10522" w:author="Nick.Tolimieri" w:date="2022-09-19T13:19:00Z"/>
                    <w:rFonts w:ascii="Calibri" w:hAnsi="Calibri" w:cs="Calibri"/>
                    <w:color w:val="000000"/>
                    <w:sz w:val="22"/>
                    <w:szCs w:val="22"/>
                  </w:rPr>
                </w:rPrChange>
              </w:rPr>
              <w:pPrChange w:id="10523" w:author="Nick.Tolimieri [2]" w:date="2022-09-16T09:26:00Z">
                <w:pPr>
                  <w:jc w:val="right"/>
                </w:pPr>
              </w:pPrChange>
            </w:pPr>
            <w:ins w:id="10524" w:author="Nick.Tolimieri [2]" w:date="2022-09-16T09:26:00Z">
              <w:del w:id="10525" w:author="Nick.Tolimieri" w:date="2022-09-19T13:19:00Z">
                <w:r w:rsidRPr="00FC0F34" w:rsidDel="002F2C4B">
                  <w:rPr>
                    <w:rFonts w:asciiTheme="minorHAnsi" w:eastAsiaTheme="minorHAnsi" w:hAnsiTheme="minorHAnsi" w:cstheme="minorBidi"/>
                    <w:sz w:val="22"/>
                    <w:szCs w:val="22"/>
                    <w:rPrChange w:id="10526" w:author="Nick.Tolimieri [2]" w:date="2022-09-16T09:26:00Z">
                      <w:rPr>
                        <w:rFonts w:ascii="Calibri" w:hAnsi="Calibri" w:cs="Calibri"/>
                        <w:color w:val="000000"/>
                        <w:sz w:val="22"/>
                        <w:szCs w:val="22"/>
                      </w:rPr>
                    </w:rPrChange>
                  </w:rPr>
                  <w:delText>0</w:delText>
                </w:r>
              </w:del>
            </w:ins>
          </w:p>
        </w:tc>
        <w:tc>
          <w:tcPr>
            <w:tcW w:w="960" w:type="dxa"/>
            <w:noWrap/>
            <w:hideMark/>
            <w:tcPrChange w:id="1052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528" w:author="Nick.Tolimieri [2]" w:date="2022-09-16T09:26:00Z"/>
                <w:del w:id="10529" w:author="Nick.Tolimieri" w:date="2022-09-19T13:19:00Z"/>
                <w:rFonts w:asciiTheme="minorHAnsi" w:eastAsiaTheme="minorHAnsi" w:hAnsiTheme="minorHAnsi" w:cstheme="minorBidi"/>
                <w:sz w:val="22"/>
                <w:szCs w:val="22"/>
                <w:rPrChange w:id="10530" w:author="Nick.Tolimieri [2]" w:date="2022-09-16T09:26:00Z">
                  <w:rPr>
                    <w:ins w:id="10531" w:author="Nick.Tolimieri [2]" w:date="2022-09-16T09:26:00Z"/>
                    <w:del w:id="10532" w:author="Nick.Tolimieri" w:date="2022-09-19T13:19:00Z"/>
                    <w:rFonts w:ascii="Calibri" w:hAnsi="Calibri" w:cs="Calibri"/>
                    <w:color w:val="000000"/>
                    <w:sz w:val="22"/>
                    <w:szCs w:val="22"/>
                  </w:rPr>
                </w:rPrChange>
              </w:rPr>
              <w:pPrChange w:id="10533" w:author="Nick.Tolimieri [2]" w:date="2022-09-16T09:26:00Z">
                <w:pPr>
                  <w:jc w:val="right"/>
                </w:pPr>
              </w:pPrChange>
            </w:pPr>
            <w:ins w:id="10534" w:author="Nick.Tolimieri [2]" w:date="2022-09-16T09:26:00Z">
              <w:del w:id="10535" w:author="Nick.Tolimieri" w:date="2022-09-19T13:19:00Z">
                <w:r w:rsidRPr="00FC0F34" w:rsidDel="002F2C4B">
                  <w:rPr>
                    <w:rFonts w:asciiTheme="minorHAnsi" w:eastAsiaTheme="minorHAnsi" w:hAnsiTheme="minorHAnsi" w:cstheme="minorBidi"/>
                    <w:sz w:val="22"/>
                    <w:szCs w:val="22"/>
                    <w:rPrChange w:id="10536" w:author="Nick.Tolimieri [2]" w:date="2022-09-16T09:26:00Z">
                      <w:rPr>
                        <w:rFonts w:ascii="Calibri" w:hAnsi="Calibri" w:cs="Calibri"/>
                        <w:color w:val="000000"/>
                        <w:sz w:val="22"/>
                        <w:szCs w:val="22"/>
                      </w:rPr>
                    </w:rPrChange>
                  </w:rPr>
                  <w:delText>0</w:delText>
                </w:r>
              </w:del>
            </w:ins>
          </w:p>
        </w:tc>
        <w:tc>
          <w:tcPr>
            <w:tcW w:w="960" w:type="dxa"/>
            <w:noWrap/>
            <w:hideMark/>
            <w:tcPrChange w:id="1053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538" w:author="Nick.Tolimieri [2]" w:date="2022-09-16T09:26:00Z"/>
                <w:del w:id="10539" w:author="Nick.Tolimieri" w:date="2022-09-19T13:19:00Z"/>
                <w:rFonts w:asciiTheme="minorHAnsi" w:eastAsiaTheme="minorHAnsi" w:hAnsiTheme="minorHAnsi" w:cstheme="minorBidi"/>
                <w:sz w:val="22"/>
                <w:szCs w:val="22"/>
                <w:rPrChange w:id="10540" w:author="Nick.Tolimieri [2]" w:date="2022-09-16T09:26:00Z">
                  <w:rPr>
                    <w:ins w:id="10541" w:author="Nick.Tolimieri [2]" w:date="2022-09-16T09:26:00Z"/>
                    <w:del w:id="10542" w:author="Nick.Tolimieri" w:date="2022-09-19T13:19:00Z"/>
                    <w:rFonts w:ascii="Calibri" w:hAnsi="Calibri" w:cs="Calibri"/>
                    <w:color w:val="000000"/>
                    <w:sz w:val="22"/>
                    <w:szCs w:val="22"/>
                  </w:rPr>
                </w:rPrChange>
              </w:rPr>
              <w:pPrChange w:id="10543" w:author="Nick.Tolimieri [2]" w:date="2022-09-16T09:26:00Z">
                <w:pPr/>
              </w:pPrChange>
            </w:pPr>
            <w:ins w:id="10544" w:author="Nick.Tolimieri [2]" w:date="2022-09-16T09:26:00Z">
              <w:del w:id="10545" w:author="Nick.Tolimieri" w:date="2022-09-19T13:19:00Z">
                <w:r w:rsidRPr="00FC0F34" w:rsidDel="002F2C4B">
                  <w:rPr>
                    <w:rFonts w:asciiTheme="minorHAnsi" w:eastAsiaTheme="minorHAnsi" w:hAnsiTheme="minorHAnsi" w:cstheme="minorBidi"/>
                    <w:sz w:val="22"/>
                    <w:szCs w:val="22"/>
                    <w:rPrChange w:id="10546" w:author="Nick.Tolimieri [2]" w:date="2022-09-16T09:26:00Z">
                      <w:rPr>
                        <w:rFonts w:ascii="Calibri" w:hAnsi="Calibri" w:cs="Calibri"/>
                        <w:color w:val="000000"/>
                        <w:sz w:val="22"/>
                        <w:szCs w:val="22"/>
                      </w:rPr>
                    </w:rPrChange>
                  </w:rPr>
                  <w:delText>NA</w:delText>
                </w:r>
              </w:del>
            </w:ins>
          </w:p>
        </w:tc>
        <w:tc>
          <w:tcPr>
            <w:tcW w:w="960" w:type="dxa"/>
            <w:noWrap/>
            <w:hideMark/>
            <w:tcPrChange w:id="1054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548" w:author="Nick.Tolimieri [2]" w:date="2022-09-16T09:26:00Z"/>
                <w:del w:id="10549" w:author="Nick.Tolimieri" w:date="2022-09-19T13:19:00Z"/>
                <w:rFonts w:asciiTheme="minorHAnsi" w:eastAsiaTheme="minorHAnsi" w:hAnsiTheme="minorHAnsi" w:cstheme="minorBidi"/>
                <w:sz w:val="22"/>
                <w:szCs w:val="22"/>
                <w:rPrChange w:id="10550" w:author="Nick.Tolimieri [2]" w:date="2022-09-16T09:26:00Z">
                  <w:rPr>
                    <w:ins w:id="10551" w:author="Nick.Tolimieri [2]" w:date="2022-09-16T09:26:00Z"/>
                    <w:del w:id="10552" w:author="Nick.Tolimieri" w:date="2022-09-19T13:19:00Z"/>
                    <w:rFonts w:ascii="Calibri" w:hAnsi="Calibri" w:cs="Calibri"/>
                    <w:color w:val="000000"/>
                    <w:sz w:val="22"/>
                    <w:szCs w:val="22"/>
                  </w:rPr>
                </w:rPrChange>
              </w:rPr>
              <w:pPrChange w:id="10553" w:author="Nick.Tolimieri [2]" w:date="2022-09-16T09:26:00Z">
                <w:pPr/>
              </w:pPrChange>
            </w:pPr>
            <w:ins w:id="10554" w:author="Nick.Tolimieri [2]" w:date="2022-09-16T09:26:00Z">
              <w:del w:id="10555" w:author="Nick.Tolimieri" w:date="2022-09-19T13:19:00Z">
                <w:r w:rsidRPr="00FC0F34" w:rsidDel="002F2C4B">
                  <w:rPr>
                    <w:rFonts w:asciiTheme="minorHAnsi" w:eastAsiaTheme="minorHAnsi" w:hAnsiTheme="minorHAnsi" w:cstheme="minorBidi"/>
                    <w:sz w:val="22"/>
                    <w:szCs w:val="22"/>
                    <w:rPrChange w:id="10556" w:author="Nick.Tolimieri [2]" w:date="2022-09-16T09:26:00Z">
                      <w:rPr>
                        <w:rFonts w:ascii="Calibri" w:hAnsi="Calibri" w:cs="Calibri"/>
                        <w:color w:val="000000"/>
                        <w:sz w:val="22"/>
                        <w:szCs w:val="22"/>
                      </w:rPr>
                    </w:rPrChange>
                  </w:rPr>
                  <w:delText>NA</w:delText>
                </w:r>
              </w:del>
            </w:ins>
          </w:p>
        </w:tc>
        <w:tc>
          <w:tcPr>
            <w:tcW w:w="960" w:type="dxa"/>
            <w:noWrap/>
            <w:hideMark/>
            <w:tcPrChange w:id="1055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558" w:author="Nick.Tolimieri [2]" w:date="2022-09-16T09:26:00Z"/>
                <w:del w:id="10559" w:author="Nick.Tolimieri" w:date="2022-09-19T13:19:00Z"/>
                <w:rFonts w:asciiTheme="minorHAnsi" w:eastAsiaTheme="minorHAnsi" w:hAnsiTheme="minorHAnsi" w:cstheme="minorBidi"/>
                <w:sz w:val="22"/>
                <w:szCs w:val="22"/>
                <w:rPrChange w:id="10560" w:author="Nick.Tolimieri [2]" w:date="2022-09-16T09:26:00Z">
                  <w:rPr>
                    <w:ins w:id="10561" w:author="Nick.Tolimieri [2]" w:date="2022-09-16T09:26:00Z"/>
                    <w:del w:id="10562" w:author="Nick.Tolimieri" w:date="2022-09-19T13:19:00Z"/>
                    <w:rFonts w:ascii="Calibri" w:hAnsi="Calibri" w:cs="Calibri"/>
                    <w:color w:val="000000"/>
                    <w:sz w:val="22"/>
                    <w:szCs w:val="22"/>
                  </w:rPr>
                </w:rPrChange>
              </w:rPr>
              <w:pPrChange w:id="10563" w:author="Nick.Tolimieri [2]" w:date="2022-09-16T09:26:00Z">
                <w:pPr/>
              </w:pPrChange>
            </w:pPr>
            <w:ins w:id="10564" w:author="Nick.Tolimieri [2]" w:date="2022-09-16T09:26:00Z">
              <w:del w:id="10565" w:author="Nick.Tolimieri" w:date="2022-09-19T13:19:00Z">
                <w:r w:rsidRPr="00FC0F34" w:rsidDel="002F2C4B">
                  <w:rPr>
                    <w:rFonts w:asciiTheme="minorHAnsi" w:eastAsiaTheme="minorHAnsi" w:hAnsiTheme="minorHAnsi" w:cstheme="minorBidi"/>
                    <w:sz w:val="22"/>
                    <w:szCs w:val="22"/>
                    <w:rPrChange w:id="10566" w:author="Nick.Tolimieri [2]" w:date="2022-09-16T09:26:00Z">
                      <w:rPr>
                        <w:rFonts w:ascii="Calibri" w:hAnsi="Calibri" w:cs="Calibri"/>
                        <w:color w:val="000000"/>
                        <w:sz w:val="22"/>
                        <w:szCs w:val="22"/>
                      </w:rPr>
                    </w:rPrChange>
                  </w:rPr>
                  <w:delText>NA</w:delText>
                </w:r>
              </w:del>
            </w:ins>
          </w:p>
        </w:tc>
        <w:tc>
          <w:tcPr>
            <w:tcW w:w="960" w:type="dxa"/>
            <w:noWrap/>
            <w:hideMark/>
            <w:tcPrChange w:id="1056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568" w:author="Nick.Tolimieri [2]" w:date="2022-09-16T09:26:00Z"/>
                <w:del w:id="10569" w:author="Nick.Tolimieri" w:date="2022-09-19T13:19:00Z"/>
                <w:rFonts w:asciiTheme="minorHAnsi" w:eastAsiaTheme="minorHAnsi" w:hAnsiTheme="minorHAnsi" w:cstheme="minorBidi"/>
                <w:sz w:val="22"/>
                <w:szCs w:val="22"/>
                <w:rPrChange w:id="10570" w:author="Nick.Tolimieri [2]" w:date="2022-09-16T09:26:00Z">
                  <w:rPr>
                    <w:ins w:id="10571" w:author="Nick.Tolimieri [2]" w:date="2022-09-16T09:26:00Z"/>
                    <w:del w:id="10572" w:author="Nick.Tolimieri" w:date="2022-09-19T13:19:00Z"/>
                    <w:rFonts w:ascii="Calibri" w:hAnsi="Calibri" w:cs="Calibri"/>
                    <w:color w:val="000000"/>
                    <w:sz w:val="22"/>
                    <w:szCs w:val="22"/>
                  </w:rPr>
                </w:rPrChange>
              </w:rPr>
              <w:pPrChange w:id="10573" w:author="Nick.Tolimieri [2]" w:date="2022-09-16T09:26:00Z">
                <w:pPr/>
              </w:pPrChange>
            </w:pPr>
            <w:ins w:id="10574" w:author="Nick.Tolimieri [2]" w:date="2022-09-16T09:26:00Z">
              <w:del w:id="10575" w:author="Nick.Tolimieri" w:date="2022-09-19T13:19:00Z">
                <w:r w:rsidRPr="00FC0F34" w:rsidDel="002F2C4B">
                  <w:rPr>
                    <w:rFonts w:asciiTheme="minorHAnsi" w:eastAsiaTheme="minorHAnsi" w:hAnsiTheme="minorHAnsi" w:cstheme="minorBidi"/>
                    <w:sz w:val="22"/>
                    <w:szCs w:val="22"/>
                    <w:rPrChange w:id="10576" w:author="Nick.Tolimieri [2]" w:date="2022-09-16T09:26:00Z">
                      <w:rPr>
                        <w:rFonts w:ascii="Calibri" w:hAnsi="Calibri" w:cs="Calibri"/>
                        <w:color w:val="000000"/>
                        <w:sz w:val="22"/>
                        <w:szCs w:val="22"/>
                      </w:rPr>
                    </w:rPrChange>
                  </w:rPr>
                  <w:delText>NA</w:delText>
                </w:r>
              </w:del>
            </w:ins>
          </w:p>
        </w:tc>
      </w:tr>
      <w:tr w:rsidR="00FC0F34" w:rsidRPr="00FC0F34" w:rsidDel="002F2C4B" w:rsidTr="00FC0F34">
        <w:trPr>
          <w:divId w:val="1675451697"/>
          <w:trHeight w:val="300"/>
          <w:ins w:id="10577" w:author="Nick.Tolimieri [2]" w:date="2022-09-16T09:26:00Z"/>
          <w:del w:id="10578" w:author="Nick.Tolimieri" w:date="2022-09-19T13:19:00Z"/>
          <w:trPrChange w:id="10579" w:author="Nick.Tolimieri [2]" w:date="2022-09-16T09:26:00Z">
            <w:trPr>
              <w:divId w:val="1675451697"/>
              <w:trHeight w:val="300"/>
            </w:trPr>
          </w:trPrChange>
        </w:trPr>
        <w:tc>
          <w:tcPr>
            <w:tcW w:w="960" w:type="dxa"/>
            <w:noWrap/>
            <w:hideMark/>
            <w:tcPrChange w:id="1058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581" w:author="Nick.Tolimieri [2]" w:date="2022-09-16T09:26:00Z"/>
                <w:del w:id="10582" w:author="Nick.Tolimieri" w:date="2022-09-19T13:19:00Z"/>
                <w:rFonts w:asciiTheme="minorHAnsi" w:eastAsiaTheme="minorHAnsi" w:hAnsiTheme="minorHAnsi" w:cstheme="minorBidi"/>
                <w:sz w:val="22"/>
                <w:szCs w:val="22"/>
                <w:rPrChange w:id="10583" w:author="Nick.Tolimieri [2]" w:date="2022-09-16T09:26:00Z">
                  <w:rPr>
                    <w:ins w:id="10584" w:author="Nick.Tolimieri [2]" w:date="2022-09-16T09:26:00Z"/>
                    <w:del w:id="10585" w:author="Nick.Tolimieri" w:date="2022-09-19T13:19:00Z"/>
                    <w:rFonts w:ascii="Calibri" w:hAnsi="Calibri" w:cs="Calibri"/>
                    <w:color w:val="000000"/>
                    <w:sz w:val="22"/>
                    <w:szCs w:val="22"/>
                  </w:rPr>
                </w:rPrChange>
              </w:rPr>
              <w:pPrChange w:id="10586" w:author="Nick.Tolimieri [2]" w:date="2022-09-16T09:26:00Z">
                <w:pPr/>
              </w:pPrChange>
            </w:pPr>
            <w:ins w:id="10587" w:author="Nick.Tolimieri [2]" w:date="2022-09-16T09:26:00Z">
              <w:del w:id="10588" w:author="Nick.Tolimieri" w:date="2022-09-19T13:19:00Z">
                <w:r w:rsidRPr="00FC0F34" w:rsidDel="002F2C4B">
                  <w:rPr>
                    <w:rFonts w:asciiTheme="minorHAnsi" w:eastAsiaTheme="minorHAnsi" w:hAnsiTheme="minorHAnsi" w:cstheme="minorBidi"/>
                    <w:sz w:val="22"/>
                    <w:szCs w:val="22"/>
                    <w:rPrChange w:id="10589" w:author="Nick.Tolimieri [2]" w:date="2022-09-16T09:26:00Z">
                      <w:rPr>
                        <w:rFonts w:ascii="Calibri" w:hAnsi="Calibri" w:cs="Calibri"/>
                        <w:color w:val="000000"/>
                        <w:sz w:val="22"/>
                        <w:szCs w:val="22"/>
                      </w:rPr>
                    </w:rPrChange>
                  </w:rPr>
                  <w:delText>Tatoosh Is. &amp; Neah B.</w:delText>
                </w:r>
              </w:del>
            </w:ins>
          </w:p>
        </w:tc>
        <w:tc>
          <w:tcPr>
            <w:tcW w:w="960" w:type="dxa"/>
            <w:noWrap/>
            <w:hideMark/>
            <w:tcPrChange w:id="1059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591" w:author="Nick.Tolimieri [2]" w:date="2022-09-16T09:26:00Z"/>
                <w:del w:id="10592" w:author="Nick.Tolimieri" w:date="2022-09-19T13:19:00Z"/>
                <w:rFonts w:asciiTheme="minorHAnsi" w:eastAsiaTheme="minorHAnsi" w:hAnsiTheme="minorHAnsi" w:cstheme="minorBidi"/>
                <w:sz w:val="22"/>
                <w:szCs w:val="22"/>
                <w:rPrChange w:id="10593" w:author="Nick.Tolimieri [2]" w:date="2022-09-16T09:26:00Z">
                  <w:rPr>
                    <w:ins w:id="10594" w:author="Nick.Tolimieri [2]" w:date="2022-09-16T09:26:00Z"/>
                    <w:del w:id="10595" w:author="Nick.Tolimieri" w:date="2022-09-19T13:19:00Z"/>
                    <w:rFonts w:ascii="Calibri" w:hAnsi="Calibri" w:cs="Calibri"/>
                    <w:color w:val="000000"/>
                    <w:sz w:val="22"/>
                    <w:szCs w:val="22"/>
                  </w:rPr>
                </w:rPrChange>
              </w:rPr>
              <w:pPrChange w:id="10596" w:author="Nick.Tolimieri [2]" w:date="2022-09-16T09:26:00Z">
                <w:pPr>
                  <w:jc w:val="right"/>
                </w:pPr>
              </w:pPrChange>
            </w:pPr>
            <w:ins w:id="10597" w:author="Nick.Tolimieri [2]" w:date="2022-09-16T09:26:00Z">
              <w:del w:id="10598" w:author="Nick.Tolimieri" w:date="2022-09-19T13:19:00Z">
                <w:r w:rsidRPr="00FC0F34" w:rsidDel="002F2C4B">
                  <w:rPr>
                    <w:rFonts w:asciiTheme="minorHAnsi" w:eastAsiaTheme="minorHAnsi" w:hAnsiTheme="minorHAnsi" w:cstheme="minorBidi"/>
                    <w:sz w:val="22"/>
                    <w:szCs w:val="22"/>
                    <w:rPrChange w:id="10599" w:author="Nick.Tolimieri [2]" w:date="2022-09-16T09:26:00Z">
                      <w:rPr>
                        <w:rFonts w:ascii="Calibri" w:hAnsi="Calibri" w:cs="Calibri"/>
                        <w:color w:val="000000"/>
                        <w:sz w:val="22"/>
                        <w:szCs w:val="22"/>
                      </w:rPr>
                    </w:rPrChange>
                  </w:rPr>
                  <w:delText>2010</w:delText>
                </w:r>
              </w:del>
            </w:ins>
          </w:p>
        </w:tc>
        <w:tc>
          <w:tcPr>
            <w:tcW w:w="960" w:type="dxa"/>
            <w:noWrap/>
            <w:hideMark/>
            <w:tcPrChange w:id="1060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601" w:author="Nick.Tolimieri [2]" w:date="2022-09-16T09:26:00Z"/>
                <w:del w:id="10602" w:author="Nick.Tolimieri" w:date="2022-09-19T13:19:00Z"/>
                <w:rFonts w:asciiTheme="minorHAnsi" w:eastAsiaTheme="minorHAnsi" w:hAnsiTheme="minorHAnsi" w:cstheme="minorBidi"/>
                <w:sz w:val="22"/>
                <w:szCs w:val="22"/>
                <w:rPrChange w:id="10603" w:author="Nick.Tolimieri [2]" w:date="2022-09-16T09:26:00Z">
                  <w:rPr>
                    <w:ins w:id="10604" w:author="Nick.Tolimieri [2]" w:date="2022-09-16T09:26:00Z"/>
                    <w:del w:id="10605" w:author="Nick.Tolimieri" w:date="2022-09-19T13:19:00Z"/>
                    <w:rFonts w:ascii="Calibri" w:hAnsi="Calibri" w:cs="Calibri"/>
                    <w:color w:val="000000"/>
                    <w:sz w:val="22"/>
                    <w:szCs w:val="22"/>
                  </w:rPr>
                </w:rPrChange>
              </w:rPr>
              <w:pPrChange w:id="10606" w:author="Nick.Tolimieri [2]" w:date="2022-09-16T09:26:00Z">
                <w:pPr>
                  <w:jc w:val="right"/>
                </w:pPr>
              </w:pPrChange>
            </w:pPr>
            <w:ins w:id="10607" w:author="Nick.Tolimieri [2]" w:date="2022-09-16T09:26:00Z">
              <w:del w:id="10608" w:author="Nick.Tolimieri" w:date="2022-09-19T13:19:00Z">
                <w:r w:rsidRPr="00FC0F34" w:rsidDel="002F2C4B">
                  <w:rPr>
                    <w:rFonts w:asciiTheme="minorHAnsi" w:eastAsiaTheme="minorHAnsi" w:hAnsiTheme="minorHAnsi" w:cstheme="minorBidi"/>
                    <w:sz w:val="22"/>
                    <w:szCs w:val="22"/>
                    <w:rPrChange w:id="10609" w:author="Nick.Tolimieri [2]" w:date="2022-09-16T09:26:00Z">
                      <w:rPr>
                        <w:rFonts w:ascii="Calibri" w:hAnsi="Calibri" w:cs="Calibri"/>
                        <w:color w:val="000000"/>
                        <w:sz w:val="22"/>
                        <w:szCs w:val="22"/>
                      </w:rPr>
                    </w:rPrChange>
                  </w:rPr>
                  <w:delText>0</w:delText>
                </w:r>
              </w:del>
            </w:ins>
          </w:p>
        </w:tc>
        <w:tc>
          <w:tcPr>
            <w:tcW w:w="960" w:type="dxa"/>
            <w:noWrap/>
            <w:hideMark/>
            <w:tcPrChange w:id="1061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611" w:author="Nick.Tolimieri [2]" w:date="2022-09-16T09:26:00Z"/>
                <w:del w:id="10612" w:author="Nick.Tolimieri" w:date="2022-09-19T13:19:00Z"/>
                <w:rFonts w:asciiTheme="minorHAnsi" w:eastAsiaTheme="minorHAnsi" w:hAnsiTheme="minorHAnsi" w:cstheme="minorBidi"/>
                <w:sz w:val="22"/>
                <w:szCs w:val="22"/>
                <w:rPrChange w:id="10613" w:author="Nick.Tolimieri [2]" w:date="2022-09-16T09:26:00Z">
                  <w:rPr>
                    <w:ins w:id="10614" w:author="Nick.Tolimieri [2]" w:date="2022-09-16T09:26:00Z"/>
                    <w:del w:id="10615" w:author="Nick.Tolimieri" w:date="2022-09-19T13:19:00Z"/>
                    <w:rFonts w:ascii="Calibri" w:hAnsi="Calibri" w:cs="Calibri"/>
                    <w:color w:val="000000"/>
                    <w:sz w:val="22"/>
                    <w:szCs w:val="22"/>
                  </w:rPr>
                </w:rPrChange>
              </w:rPr>
              <w:pPrChange w:id="10616" w:author="Nick.Tolimieri [2]" w:date="2022-09-16T09:26:00Z">
                <w:pPr>
                  <w:jc w:val="right"/>
                </w:pPr>
              </w:pPrChange>
            </w:pPr>
            <w:ins w:id="10617" w:author="Nick.Tolimieri [2]" w:date="2022-09-16T09:26:00Z">
              <w:del w:id="10618" w:author="Nick.Tolimieri" w:date="2022-09-19T13:19:00Z">
                <w:r w:rsidRPr="00FC0F34" w:rsidDel="002F2C4B">
                  <w:rPr>
                    <w:rFonts w:asciiTheme="minorHAnsi" w:eastAsiaTheme="minorHAnsi" w:hAnsiTheme="minorHAnsi" w:cstheme="minorBidi"/>
                    <w:sz w:val="22"/>
                    <w:szCs w:val="22"/>
                    <w:rPrChange w:id="10619" w:author="Nick.Tolimieri [2]" w:date="2022-09-16T09:26:00Z">
                      <w:rPr>
                        <w:rFonts w:ascii="Calibri" w:hAnsi="Calibri" w:cs="Calibri"/>
                        <w:color w:val="000000"/>
                        <w:sz w:val="22"/>
                        <w:szCs w:val="22"/>
                      </w:rPr>
                    </w:rPrChange>
                  </w:rPr>
                  <w:delText>29</w:delText>
                </w:r>
              </w:del>
            </w:ins>
          </w:p>
        </w:tc>
        <w:tc>
          <w:tcPr>
            <w:tcW w:w="960" w:type="dxa"/>
            <w:noWrap/>
            <w:hideMark/>
            <w:tcPrChange w:id="1062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621" w:author="Nick.Tolimieri [2]" w:date="2022-09-16T09:26:00Z"/>
                <w:del w:id="10622" w:author="Nick.Tolimieri" w:date="2022-09-19T13:19:00Z"/>
                <w:rFonts w:asciiTheme="minorHAnsi" w:eastAsiaTheme="minorHAnsi" w:hAnsiTheme="minorHAnsi" w:cstheme="minorBidi"/>
                <w:sz w:val="22"/>
                <w:szCs w:val="22"/>
                <w:rPrChange w:id="10623" w:author="Nick.Tolimieri [2]" w:date="2022-09-16T09:26:00Z">
                  <w:rPr>
                    <w:ins w:id="10624" w:author="Nick.Tolimieri [2]" w:date="2022-09-16T09:26:00Z"/>
                    <w:del w:id="10625" w:author="Nick.Tolimieri" w:date="2022-09-19T13:19:00Z"/>
                    <w:rFonts w:ascii="Calibri" w:hAnsi="Calibri" w:cs="Calibri"/>
                    <w:color w:val="000000"/>
                    <w:sz w:val="22"/>
                    <w:szCs w:val="22"/>
                  </w:rPr>
                </w:rPrChange>
              </w:rPr>
              <w:pPrChange w:id="10626" w:author="Nick.Tolimieri [2]" w:date="2022-09-16T09:26:00Z">
                <w:pPr>
                  <w:jc w:val="right"/>
                </w:pPr>
              </w:pPrChange>
            </w:pPr>
            <w:ins w:id="10627" w:author="Nick.Tolimieri [2]" w:date="2022-09-16T09:26:00Z">
              <w:del w:id="10628" w:author="Nick.Tolimieri" w:date="2022-09-19T13:19:00Z">
                <w:r w:rsidRPr="00FC0F34" w:rsidDel="002F2C4B">
                  <w:rPr>
                    <w:rFonts w:asciiTheme="minorHAnsi" w:eastAsiaTheme="minorHAnsi" w:hAnsiTheme="minorHAnsi" w:cstheme="minorBidi"/>
                    <w:sz w:val="22"/>
                    <w:szCs w:val="22"/>
                    <w:rPrChange w:id="10629" w:author="Nick.Tolimieri [2]" w:date="2022-09-16T09:26:00Z">
                      <w:rPr>
                        <w:rFonts w:ascii="Calibri" w:hAnsi="Calibri" w:cs="Calibri"/>
                        <w:color w:val="000000"/>
                        <w:sz w:val="22"/>
                        <w:szCs w:val="22"/>
                      </w:rPr>
                    </w:rPrChange>
                  </w:rPr>
                  <w:delText>2</w:delText>
                </w:r>
              </w:del>
            </w:ins>
          </w:p>
        </w:tc>
        <w:tc>
          <w:tcPr>
            <w:tcW w:w="960" w:type="dxa"/>
            <w:noWrap/>
            <w:hideMark/>
            <w:tcPrChange w:id="1063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631" w:author="Nick.Tolimieri [2]" w:date="2022-09-16T09:26:00Z"/>
                <w:del w:id="10632" w:author="Nick.Tolimieri" w:date="2022-09-19T13:19:00Z"/>
                <w:rFonts w:asciiTheme="minorHAnsi" w:eastAsiaTheme="minorHAnsi" w:hAnsiTheme="minorHAnsi" w:cstheme="minorBidi"/>
                <w:sz w:val="22"/>
                <w:szCs w:val="22"/>
                <w:rPrChange w:id="10633" w:author="Nick.Tolimieri [2]" w:date="2022-09-16T09:26:00Z">
                  <w:rPr>
                    <w:ins w:id="10634" w:author="Nick.Tolimieri [2]" w:date="2022-09-16T09:26:00Z"/>
                    <w:del w:id="10635" w:author="Nick.Tolimieri" w:date="2022-09-19T13:19:00Z"/>
                    <w:rFonts w:ascii="Calibri" w:hAnsi="Calibri" w:cs="Calibri"/>
                    <w:color w:val="000000"/>
                    <w:sz w:val="22"/>
                    <w:szCs w:val="22"/>
                  </w:rPr>
                </w:rPrChange>
              </w:rPr>
              <w:pPrChange w:id="10636" w:author="Nick.Tolimieri [2]" w:date="2022-09-16T09:26:00Z">
                <w:pPr>
                  <w:jc w:val="right"/>
                </w:pPr>
              </w:pPrChange>
            </w:pPr>
            <w:ins w:id="10637" w:author="Nick.Tolimieri [2]" w:date="2022-09-16T09:26:00Z">
              <w:del w:id="10638" w:author="Nick.Tolimieri" w:date="2022-09-19T13:19:00Z">
                <w:r w:rsidRPr="00FC0F34" w:rsidDel="002F2C4B">
                  <w:rPr>
                    <w:rFonts w:asciiTheme="minorHAnsi" w:eastAsiaTheme="minorHAnsi" w:hAnsiTheme="minorHAnsi" w:cstheme="minorBidi"/>
                    <w:sz w:val="22"/>
                    <w:szCs w:val="22"/>
                    <w:rPrChange w:id="10639" w:author="Nick.Tolimieri [2]" w:date="2022-09-16T09:26:00Z">
                      <w:rPr>
                        <w:rFonts w:ascii="Calibri" w:hAnsi="Calibri" w:cs="Calibri"/>
                        <w:color w:val="000000"/>
                        <w:sz w:val="22"/>
                        <w:szCs w:val="22"/>
                      </w:rPr>
                    </w:rPrChange>
                  </w:rPr>
                  <w:delText>15</w:delText>
                </w:r>
              </w:del>
            </w:ins>
          </w:p>
        </w:tc>
        <w:tc>
          <w:tcPr>
            <w:tcW w:w="960" w:type="dxa"/>
            <w:noWrap/>
            <w:hideMark/>
            <w:tcPrChange w:id="1064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641" w:author="Nick.Tolimieri [2]" w:date="2022-09-16T09:26:00Z"/>
                <w:del w:id="10642" w:author="Nick.Tolimieri" w:date="2022-09-19T13:19:00Z"/>
                <w:rFonts w:asciiTheme="minorHAnsi" w:eastAsiaTheme="minorHAnsi" w:hAnsiTheme="minorHAnsi" w:cstheme="minorBidi"/>
                <w:sz w:val="22"/>
                <w:szCs w:val="22"/>
                <w:rPrChange w:id="10643" w:author="Nick.Tolimieri [2]" w:date="2022-09-16T09:26:00Z">
                  <w:rPr>
                    <w:ins w:id="10644" w:author="Nick.Tolimieri [2]" w:date="2022-09-16T09:26:00Z"/>
                    <w:del w:id="10645" w:author="Nick.Tolimieri" w:date="2022-09-19T13:19:00Z"/>
                    <w:rFonts w:ascii="Calibri" w:hAnsi="Calibri" w:cs="Calibri"/>
                    <w:color w:val="000000"/>
                    <w:sz w:val="22"/>
                    <w:szCs w:val="22"/>
                  </w:rPr>
                </w:rPrChange>
              </w:rPr>
              <w:pPrChange w:id="10646" w:author="Nick.Tolimieri [2]" w:date="2022-09-16T09:26:00Z">
                <w:pPr>
                  <w:jc w:val="right"/>
                </w:pPr>
              </w:pPrChange>
            </w:pPr>
            <w:ins w:id="10647" w:author="Nick.Tolimieri [2]" w:date="2022-09-16T09:26:00Z">
              <w:del w:id="10648" w:author="Nick.Tolimieri" w:date="2022-09-19T13:19:00Z">
                <w:r w:rsidRPr="00FC0F34" w:rsidDel="002F2C4B">
                  <w:rPr>
                    <w:rFonts w:asciiTheme="minorHAnsi" w:eastAsiaTheme="minorHAnsi" w:hAnsiTheme="minorHAnsi" w:cstheme="minorBidi"/>
                    <w:sz w:val="22"/>
                    <w:szCs w:val="22"/>
                    <w:rPrChange w:id="10649" w:author="Nick.Tolimieri [2]" w:date="2022-09-16T09:26:00Z">
                      <w:rPr>
                        <w:rFonts w:ascii="Calibri" w:hAnsi="Calibri" w:cs="Calibri"/>
                        <w:color w:val="000000"/>
                        <w:sz w:val="22"/>
                        <w:szCs w:val="22"/>
                      </w:rPr>
                    </w:rPrChange>
                  </w:rPr>
                  <w:delText>7</w:delText>
                </w:r>
              </w:del>
            </w:ins>
          </w:p>
        </w:tc>
        <w:tc>
          <w:tcPr>
            <w:tcW w:w="960" w:type="dxa"/>
            <w:noWrap/>
            <w:hideMark/>
            <w:tcPrChange w:id="1065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651" w:author="Nick.Tolimieri [2]" w:date="2022-09-16T09:26:00Z"/>
                <w:del w:id="10652" w:author="Nick.Tolimieri" w:date="2022-09-19T13:19:00Z"/>
                <w:rFonts w:asciiTheme="minorHAnsi" w:eastAsiaTheme="minorHAnsi" w:hAnsiTheme="minorHAnsi" w:cstheme="minorBidi"/>
                <w:sz w:val="22"/>
                <w:szCs w:val="22"/>
                <w:rPrChange w:id="10653" w:author="Nick.Tolimieri [2]" w:date="2022-09-16T09:26:00Z">
                  <w:rPr>
                    <w:ins w:id="10654" w:author="Nick.Tolimieri [2]" w:date="2022-09-16T09:26:00Z"/>
                    <w:del w:id="10655" w:author="Nick.Tolimieri" w:date="2022-09-19T13:19:00Z"/>
                    <w:rFonts w:ascii="Calibri" w:hAnsi="Calibri" w:cs="Calibri"/>
                    <w:color w:val="000000"/>
                    <w:sz w:val="22"/>
                    <w:szCs w:val="22"/>
                  </w:rPr>
                </w:rPrChange>
              </w:rPr>
              <w:pPrChange w:id="10656" w:author="Nick.Tolimieri [2]" w:date="2022-09-16T09:26:00Z">
                <w:pPr>
                  <w:jc w:val="right"/>
                </w:pPr>
              </w:pPrChange>
            </w:pPr>
            <w:ins w:id="10657" w:author="Nick.Tolimieri [2]" w:date="2022-09-16T09:26:00Z">
              <w:del w:id="10658" w:author="Nick.Tolimieri" w:date="2022-09-19T13:19:00Z">
                <w:r w:rsidRPr="00FC0F34" w:rsidDel="002F2C4B">
                  <w:rPr>
                    <w:rFonts w:asciiTheme="minorHAnsi" w:eastAsiaTheme="minorHAnsi" w:hAnsiTheme="minorHAnsi" w:cstheme="minorBidi"/>
                    <w:sz w:val="22"/>
                    <w:szCs w:val="22"/>
                    <w:rPrChange w:id="10659" w:author="Nick.Tolimieri [2]" w:date="2022-09-16T09:26:00Z">
                      <w:rPr>
                        <w:rFonts w:ascii="Calibri" w:hAnsi="Calibri" w:cs="Calibri"/>
                        <w:color w:val="000000"/>
                        <w:sz w:val="22"/>
                        <w:szCs w:val="22"/>
                      </w:rPr>
                    </w:rPrChange>
                  </w:rPr>
                  <w:delText>8</w:delText>
                </w:r>
              </w:del>
            </w:ins>
          </w:p>
        </w:tc>
        <w:tc>
          <w:tcPr>
            <w:tcW w:w="960" w:type="dxa"/>
            <w:noWrap/>
            <w:hideMark/>
            <w:tcPrChange w:id="1066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661" w:author="Nick.Tolimieri [2]" w:date="2022-09-16T09:26:00Z"/>
                <w:del w:id="10662" w:author="Nick.Tolimieri" w:date="2022-09-19T13:19:00Z"/>
                <w:rFonts w:asciiTheme="minorHAnsi" w:eastAsiaTheme="minorHAnsi" w:hAnsiTheme="minorHAnsi" w:cstheme="minorBidi"/>
                <w:sz w:val="22"/>
                <w:szCs w:val="22"/>
                <w:rPrChange w:id="10663" w:author="Nick.Tolimieri [2]" w:date="2022-09-16T09:26:00Z">
                  <w:rPr>
                    <w:ins w:id="10664" w:author="Nick.Tolimieri [2]" w:date="2022-09-16T09:26:00Z"/>
                    <w:del w:id="10665" w:author="Nick.Tolimieri" w:date="2022-09-19T13:19:00Z"/>
                    <w:rFonts w:ascii="Calibri" w:hAnsi="Calibri" w:cs="Calibri"/>
                    <w:color w:val="000000"/>
                    <w:sz w:val="22"/>
                    <w:szCs w:val="22"/>
                  </w:rPr>
                </w:rPrChange>
              </w:rPr>
              <w:pPrChange w:id="10666" w:author="Nick.Tolimieri [2]" w:date="2022-09-16T09:26:00Z">
                <w:pPr>
                  <w:jc w:val="right"/>
                </w:pPr>
              </w:pPrChange>
            </w:pPr>
            <w:ins w:id="10667" w:author="Nick.Tolimieri [2]" w:date="2022-09-16T09:26:00Z">
              <w:del w:id="10668" w:author="Nick.Tolimieri" w:date="2022-09-19T13:19:00Z">
                <w:r w:rsidRPr="00FC0F34" w:rsidDel="002F2C4B">
                  <w:rPr>
                    <w:rFonts w:asciiTheme="minorHAnsi" w:eastAsiaTheme="minorHAnsi" w:hAnsiTheme="minorHAnsi" w:cstheme="minorBidi"/>
                    <w:sz w:val="22"/>
                    <w:szCs w:val="22"/>
                    <w:rPrChange w:id="10669" w:author="Nick.Tolimieri [2]" w:date="2022-09-16T09:26:00Z">
                      <w:rPr>
                        <w:rFonts w:ascii="Calibri" w:hAnsi="Calibri" w:cs="Calibri"/>
                        <w:color w:val="000000"/>
                        <w:sz w:val="22"/>
                        <w:szCs w:val="22"/>
                      </w:rPr>
                    </w:rPrChange>
                  </w:rPr>
                  <w:delText>1.51</w:delText>
                </w:r>
              </w:del>
            </w:ins>
          </w:p>
        </w:tc>
        <w:tc>
          <w:tcPr>
            <w:tcW w:w="960" w:type="dxa"/>
            <w:noWrap/>
            <w:hideMark/>
            <w:tcPrChange w:id="1067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671" w:author="Nick.Tolimieri [2]" w:date="2022-09-16T09:26:00Z"/>
                <w:del w:id="10672" w:author="Nick.Tolimieri" w:date="2022-09-19T13:19:00Z"/>
                <w:rFonts w:asciiTheme="minorHAnsi" w:eastAsiaTheme="minorHAnsi" w:hAnsiTheme="minorHAnsi" w:cstheme="minorBidi"/>
                <w:sz w:val="22"/>
                <w:szCs w:val="22"/>
                <w:rPrChange w:id="10673" w:author="Nick.Tolimieri [2]" w:date="2022-09-16T09:26:00Z">
                  <w:rPr>
                    <w:ins w:id="10674" w:author="Nick.Tolimieri [2]" w:date="2022-09-16T09:26:00Z"/>
                    <w:del w:id="10675" w:author="Nick.Tolimieri" w:date="2022-09-19T13:19:00Z"/>
                    <w:rFonts w:ascii="Calibri" w:hAnsi="Calibri" w:cs="Calibri"/>
                    <w:color w:val="000000"/>
                    <w:sz w:val="22"/>
                    <w:szCs w:val="22"/>
                  </w:rPr>
                </w:rPrChange>
              </w:rPr>
              <w:pPrChange w:id="10676" w:author="Nick.Tolimieri [2]" w:date="2022-09-16T09:26:00Z">
                <w:pPr>
                  <w:jc w:val="right"/>
                </w:pPr>
              </w:pPrChange>
            </w:pPr>
            <w:ins w:id="10677" w:author="Nick.Tolimieri [2]" w:date="2022-09-16T09:26:00Z">
              <w:del w:id="10678" w:author="Nick.Tolimieri" w:date="2022-09-19T13:19:00Z">
                <w:r w:rsidRPr="00FC0F34" w:rsidDel="002F2C4B">
                  <w:rPr>
                    <w:rFonts w:asciiTheme="minorHAnsi" w:eastAsiaTheme="minorHAnsi" w:hAnsiTheme="minorHAnsi" w:cstheme="minorBidi"/>
                    <w:sz w:val="22"/>
                    <w:szCs w:val="22"/>
                    <w:rPrChange w:id="10679" w:author="Nick.Tolimieri [2]" w:date="2022-09-16T09:26:00Z">
                      <w:rPr>
                        <w:rFonts w:ascii="Calibri" w:hAnsi="Calibri" w:cs="Calibri"/>
                        <w:color w:val="000000"/>
                        <w:sz w:val="22"/>
                        <w:szCs w:val="22"/>
                      </w:rPr>
                    </w:rPrChange>
                  </w:rPr>
                  <w:delText>0.09</w:delText>
                </w:r>
              </w:del>
            </w:ins>
          </w:p>
        </w:tc>
      </w:tr>
      <w:tr w:rsidR="00FC0F34" w:rsidRPr="00FC0F34" w:rsidDel="002F2C4B" w:rsidTr="00FC0F34">
        <w:trPr>
          <w:divId w:val="1675451697"/>
          <w:trHeight w:val="300"/>
          <w:ins w:id="10680" w:author="Nick.Tolimieri [2]" w:date="2022-09-16T09:26:00Z"/>
          <w:del w:id="10681" w:author="Nick.Tolimieri" w:date="2022-09-19T13:19:00Z"/>
          <w:trPrChange w:id="10682" w:author="Nick.Tolimieri [2]" w:date="2022-09-16T09:26:00Z">
            <w:trPr>
              <w:divId w:val="1675451697"/>
              <w:trHeight w:val="300"/>
            </w:trPr>
          </w:trPrChange>
        </w:trPr>
        <w:tc>
          <w:tcPr>
            <w:tcW w:w="960" w:type="dxa"/>
            <w:noWrap/>
            <w:hideMark/>
            <w:tcPrChange w:id="1068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684" w:author="Nick.Tolimieri [2]" w:date="2022-09-16T09:26:00Z"/>
                <w:del w:id="10685" w:author="Nick.Tolimieri" w:date="2022-09-19T13:19:00Z"/>
                <w:rFonts w:asciiTheme="minorHAnsi" w:eastAsiaTheme="minorHAnsi" w:hAnsiTheme="minorHAnsi" w:cstheme="minorBidi"/>
                <w:sz w:val="22"/>
                <w:szCs w:val="22"/>
                <w:rPrChange w:id="10686" w:author="Nick.Tolimieri [2]" w:date="2022-09-16T09:26:00Z">
                  <w:rPr>
                    <w:ins w:id="10687" w:author="Nick.Tolimieri [2]" w:date="2022-09-16T09:26:00Z"/>
                    <w:del w:id="10688" w:author="Nick.Tolimieri" w:date="2022-09-19T13:19:00Z"/>
                    <w:rFonts w:ascii="Calibri" w:hAnsi="Calibri" w:cs="Calibri"/>
                    <w:color w:val="000000"/>
                    <w:sz w:val="22"/>
                    <w:szCs w:val="22"/>
                  </w:rPr>
                </w:rPrChange>
              </w:rPr>
              <w:pPrChange w:id="10689" w:author="Nick.Tolimieri [2]" w:date="2022-09-16T09:26:00Z">
                <w:pPr/>
              </w:pPrChange>
            </w:pPr>
            <w:ins w:id="10690" w:author="Nick.Tolimieri [2]" w:date="2022-09-16T09:26:00Z">
              <w:del w:id="10691" w:author="Nick.Tolimieri" w:date="2022-09-19T13:19:00Z">
                <w:r w:rsidRPr="00FC0F34" w:rsidDel="002F2C4B">
                  <w:rPr>
                    <w:rFonts w:asciiTheme="minorHAnsi" w:eastAsiaTheme="minorHAnsi" w:hAnsiTheme="minorHAnsi" w:cstheme="minorBidi"/>
                    <w:sz w:val="22"/>
                    <w:szCs w:val="22"/>
                    <w:rPrChange w:id="10692" w:author="Nick.Tolimieri [2]" w:date="2022-09-16T09:26:00Z">
                      <w:rPr>
                        <w:rFonts w:ascii="Calibri" w:hAnsi="Calibri" w:cs="Calibri"/>
                        <w:color w:val="000000"/>
                        <w:sz w:val="22"/>
                        <w:szCs w:val="22"/>
                      </w:rPr>
                    </w:rPrChange>
                  </w:rPr>
                  <w:delText>Tatoosh Is. &amp; Neah B.</w:delText>
                </w:r>
              </w:del>
            </w:ins>
          </w:p>
        </w:tc>
        <w:tc>
          <w:tcPr>
            <w:tcW w:w="960" w:type="dxa"/>
            <w:noWrap/>
            <w:hideMark/>
            <w:tcPrChange w:id="1069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694" w:author="Nick.Tolimieri [2]" w:date="2022-09-16T09:26:00Z"/>
                <w:del w:id="10695" w:author="Nick.Tolimieri" w:date="2022-09-19T13:19:00Z"/>
                <w:rFonts w:asciiTheme="minorHAnsi" w:eastAsiaTheme="minorHAnsi" w:hAnsiTheme="minorHAnsi" w:cstheme="minorBidi"/>
                <w:sz w:val="22"/>
                <w:szCs w:val="22"/>
                <w:rPrChange w:id="10696" w:author="Nick.Tolimieri [2]" w:date="2022-09-16T09:26:00Z">
                  <w:rPr>
                    <w:ins w:id="10697" w:author="Nick.Tolimieri [2]" w:date="2022-09-16T09:26:00Z"/>
                    <w:del w:id="10698" w:author="Nick.Tolimieri" w:date="2022-09-19T13:19:00Z"/>
                    <w:rFonts w:ascii="Calibri" w:hAnsi="Calibri" w:cs="Calibri"/>
                    <w:color w:val="000000"/>
                    <w:sz w:val="22"/>
                    <w:szCs w:val="22"/>
                  </w:rPr>
                </w:rPrChange>
              </w:rPr>
              <w:pPrChange w:id="10699" w:author="Nick.Tolimieri [2]" w:date="2022-09-16T09:26:00Z">
                <w:pPr>
                  <w:jc w:val="right"/>
                </w:pPr>
              </w:pPrChange>
            </w:pPr>
            <w:ins w:id="10700" w:author="Nick.Tolimieri [2]" w:date="2022-09-16T09:26:00Z">
              <w:del w:id="10701" w:author="Nick.Tolimieri" w:date="2022-09-19T13:19:00Z">
                <w:r w:rsidRPr="00FC0F34" w:rsidDel="002F2C4B">
                  <w:rPr>
                    <w:rFonts w:asciiTheme="minorHAnsi" w:eastAsiaTheme="minorHAnsi" w:hAnsiTheme="minorHAnsi" w:cstheme="minorBidi"/>
                    <w:sz w:val="22"/>
                    <w:szCs w:val="22"/>
                    <w:rPrChange w:id="10702" w:author="Nick.Tolimieri [2]" w:date="2022-09-16T09:26:00Z">
                      <w:rPr>
                        <w:rFonts w:ascii="Calibri" w:hAnsi="Calibri" w:cs="Calibri"/>
                        <w:color w:val="000000"/>
                        <w:sz w:val="22"/>
                        <w:szCs w:val="22"/>
                      </w:rPr>
                    </w:rPrChange>
                  </w:rPr>
                  <w:delText>2011</w:delText>
                </w:r>
              </w:del>
            </w:ins>
          </w:p>
        </w:tc>
        <w:tc>
          <w:tcPr>
            <w:tcW w:w="960" w:type="dxa"/>
            <w:noWrap/>
            <w:hideMark/>
            <w:tcPrChange w:id="1070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704" w:author="Nick.Tolimieri [2]" w:date="2022-09-16T09:26:00Z"/>
                <w:del w:id="10705" w:author="Nick.Tolimieri" w:date="2022-09-19T13:19:00Z"/>
                <w:rFonts w:asciiTheme="minorHAnsi" w:eastAsiaTheme="minorHAnsi" w:hAnsiTheme="minorHAnsi" w:cstheme="minorBidi"/>
                <w:sz w:val="22"/>
                <w:szCs w:val="22"/>
                <w:rPrChange w:id="10706" w:author="Nick.Tolimieri [2]" w:date="2022-09-16T09:26:00Z">
                  <w:rPr>
                    <w:ins w:id="10707" w:author="Nick.Tolimieri [2]" w:date="2022-09-16T09:26:00Z"/>
                    <w:del w:id="10708" w:author="Nick.Tolimieri" w:date="2022-09-19T13:19:00Z"/>
                    <w:rFonts w:ascii="Calibri" w:hAnsi="Calibri" w:cs="Calibri"/>
                    <w:color w:val="000000"/>
                    <w:sz w:val="22"/>
                    <w:szCs w:val="22"/>
                  </w:rPr>
                </w:rPrChange>
              </w:rPr>
              <w:pPrChange w:id="10709" w:author="Nick.Tolimieri [2]" w:date="2022-09-16T09:26:00Z">
                <w:pPr>
                  <w:jc w:val="right"/>
                </w:pPr>
              </w:pPrChange>
            </w:pPr>
            <w:ins w:id="10710" w:author="Nick.Tolimieri [2]" w:date="2022-09-16T09:26:00Z">
              <w:del w:id="10711" w:author="Nick.Tolimieri" w:date="2022-09-19T13:19:00Z">
                <w:r w:rsidRPr="00FC0F34" w:rsidDel="002F2C4B">
                  <w:rPr>
                    <w:rFonts w:asciiTheme="minorHAnsi" w:eastAsiaTheme="minorHAnsi" w:hAnsiTheme="minorHAnsi" w:cstheme="minorBidi"/>
                    <w:sz w:val="22"/>
                    <w:szCs w:val="22"/>
                    <w:rPrChange w:id="10712" w:author="Nick.Tolimieri [2]" w:date="2022-09-16T09:26:00Z">
                      <w:rPr>
                        <w:rFonts w:ascii="Calibri" w:hAnsi="Calibri" w:cs="Calibri"/>
                        <w:color w:val="000000"/>
                        <w:sz w:val="22"/>
                        <w:szCs w:val="22"/>
                      </w:rPr>
                    </w:rPrChange>
                  </w:rPr>
                  <w:delText>0</w:delText>
                </w:r>
              </w:del>
            </w:ins>
          </w:p>
        </w:tc>
        <w:tc>
          <w:tcPr>
            <w:tcW w:w="960" w:type="dxa"/>
            <w:noWrap/>
            <w:hideMark/>
            <w:tcPrChange w:id="1071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714" w:author="Nick.Tolimieri [2]" w:date="2022-09-16T09:26:00Z"/>
                <w:del w:id="10715" w:author="Nick.Tolimieri" w:date="2022-09-19T13:19:00Z"/>
                <w:rFonts w:asciiTheme="minorHAnsi" w:eastAsiaTheme="minorHAnsi" w:hAnsiTheme="minorHAnsi" w:cstheme="minorBidi"/>
                <w:sz w:val="22"/>
                <w:szCs w:val="22"/>
                <w:rPrChange w:id="10716" w:author="Nick.Tolimieri [2]" w:date="2022-09-16T09:26:00Z">
                  <w:rPr>
                    <w:ins w:id="10717" w:author="Nick.Tolimieri [2]" w:date="2022-09-16T09:26:00Z"/>
                    <w:del w:id="10718" w:author="Nick.Tolimieri" w:date="2022-09-19T13:19:00Z"/>
                    <w:rFonts w:ascii="Calibri" w:hAnsi="Calibri" w:cs="Calibri"/>
                    <w:color w:val="000000"/>
                    <w:sz w:val="22"/>
                    <w:szCs w:val="22"/>
                  </w:rPr>
                </w:rPrChange>
              </w:rPr>
              <w:pPrChange w:id="10719" w:author="Nick.Tolimieri [2]" w:date="2022-09-16T09:26:00Z">
                <w:pPr>
                  <w:jc w:val="right"/>
                </w:pPr>
              </w:pPrChange>
            </w:pPr>
            <w:ins w:id="10720" w:author="Nick.Tolimieri [2]" w:date="2022-09-16T09:26:00Z">
              <w:del w:id="10721" w:author="Nick.Tolimieri" w:date="2022-09-19T13:19:00Z">
                <w:r w:rsidRPr="00FC0F34" w:rsidDel="002F2C4B">
                  <w:rPr>
                    <w:rFonts w:asciiTheme="minorHAnsi" w:eastAsiaTheme="minorHAnsi" w:hAnsiTheme="minorHAnsi" w:cstheme="minorBidi"/>
                    <w:sz w:val="22"/>
                    <w:szCs w:val="22"/>
                    <w:rPrChange w:id="10722" w:author="Nick.Tolimieri [2]" w:date="2022-09-16T09:26:00Z">
                      <w:rPr>
                        <w:rFonts w:ascii="Calibri" w:hAnsi="Calibri" w:cs="Calibri"/>
                        <w:color w:val="000000"/>
                        <w:sz w:val="22"/>
                        <w:szCs w:val="22"/>
                      </w:rPr>
                    </w:rPrChange>
                  </w:rPr>
                  <w:delText>7</w:delText>
                </w:r>
              </w:del>
            </w:ins>
          </w:p>
        </w:tc>
        <w:tc>
          <w:tcPr>
            <w:tcW w:w="960" w:type="dxa"/>
            <w:noWrap/>
            <w:hideMark/>
            <w:tcPrChange w:id="1072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724" w:author="Nick.Tolimieri [2]" w:date="2022-09-16T09:26:00Z"/>
                <w:del w:id="10725" w:author="Nick.Tolimieri" w:date="2022-09-19T13:19:00Z"/>
                <w:rFonts w:asciiTheme="minorHAnsi" w:eastAsiaTheme="minorHAnsi" w:hAnsiTheme="minorHAnsi" w:cstheme="minorBidi"/>
                <w:sz w:val="22"/>
                <w:szCs w:val="22"/>
                <w:rPrChange w:id="10726" w:author="Nick.Tolimieri [2]" w:date="2022-09-16T09:26:00Z">
                  <w:rPr>
                    <w:ins w:id="10727" w:author="Nick.Tolimieri [2]" w:date="2022-09-16T09:26:00Z"/>
                    <w:del w:id="10728" w:author="Nick.Tolimieri" w:date="2022-09-19T13:19:00Z"/>
                    <w:rFonts w:ascii="Calibri" w:hAnsi="Calibri" w:cs="Calibri"/>
                    <w:color w:val="000000"/>
                    <w:sz w:val="22"/>
                    <w:szCs w:val="22"/>
                  </w:rPr>
                </w:rPrChange>
              </w:rPr>
              <w:pPrChange w:id="10729" w:author="Nick.Tolimieri [2]" w:date="2022-09-16T09:26:00Z">
                <w:pPr>
                  <w:jc w:val="right"/>
                </w:pPr>
              </w:pPrChange>
            </w:pPr>
            <w:ins w:id="10730" w:author="Nick.Tolimieri [2]" w:date="2022-09-16T09:26:00Z">
              <w:del w:id="10731" w:author="Nick.Tolimieri" w:date="2022-09-19T13:19:00Z">
                <w:r w:rsidRPr="00FC0F34" w:rsidDel="002F2C4B">
                  <w:rPr>
                    <w:rFonts w:asciiTheme="minorHAnsi" w:eastAsiaTheme="minorHAnsi" w:hAnsiTheme="minorHAnsi" w:cstheme="minorBidi"/>
                    <w:sz w:val="22"/>
                    <w:szCs w:val="22"/>
                    <w:rPrChange w:id="10732" w:author="Nick.Tolimieri [2]" w:date="2022-09-16T09:26:00Z">
                      <w:rPr>
                        <w:rFonts w:ascii="Calibri" w:hAnsi="Calibri" w:cs="Calibri"/>
                        <w:color w:val="000000"/>
                        <w:sz w:val="22"/>
                        <w:szCs w:val="22"/>
                      </w:rPr>
                    </w:rPrChange>
                  </w:rPr>
                  <w:delText>1</w:delText>
                </w:r>
              </w:del>
            </w:ins>
          </w:p>
        </w:tc>
        <w:tc>
          <w:tcPr>
            <w:tcW w:w="960" w:type="dxa"/>
            <w:noWrap/>
            <w:hideMark/>
            <w:tcPrChange w:id="1073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734" w:author="Nick.Tolimieri [2]" w:date="2022-09-16T09:26:00Z"/>
                <w:del w:id="10735" w:author="Nick.Tolimieri" w:date="2022-09-19T13:19:00Z"/>
                <w:rFonts w:asciiTheme="minorHAnsi" w:eastAsiaTheme="minorHAnsi" w:hAnsiTheme="minorHAnsi" w:cstheme="minorBidi"/>
                <w:sz w:val="22"/>
                <w:szCs w:val="22"/>
                <w:rPrChange w:id="10736" w:author="Nick.Tolimieri [2]" w:date="2022-09-16T09:26:00Z">
                  <w:rPr>
                    <w:ins w:id="10737" w:author="Nick.Tolimieri [2]" w:date="2022-09-16T09:26:00Z"/>
                    <w:del w:id="10738" w:author="Nick.Tolimieri" w:date="2022-09-19T13:19:00Z"/>
                    <w:rFonts w:ascii="Calibri" w:hAnsi="Calibri" w:cs="Calibri"/>
                    <w:color w:val="000000"/>
                    <w:sz w:val="22"/>
                    <w:szCs w:val="22"/>
                  </w:rPr>
                </w:rPrChange>
              </w:rPr>
              <w:pPrChange w:id="10739" w:author="Nick.Tolimieri [2]" w:date="2022-09-16T09:26:00Z">
                <w:pPr>
                  <w:jc w:val="right"/>
                </w:pPr>
              </w:pPrChange>
            </w:pPr>
            <w:ins w:id="10740" w:author="Nick.Tolimieri [2]" w:date="2022-09-16T09:26:00Z">
              <w:del w:id="10741" w:author="Nick.Tolimieri" w:date="2022-09-19T13:19:00Z">
                <w:r w:rsidRPr="00FC0F34" w:rsidDel="002F2C4B">
                  <w:rPr>
                    <w:rFonts w:asciiTheme="minorHAnsi" w:eastAsiaTheme="minorHAnsi" w:hAnsiTheme="minorHAnsi" w:cstheme="minorBidi"/>
                    <w:sz w:val="22"/>
                    <w:szCs w:val="22"/>
                    <w:rPrChange w:id="10742" w:author="Nick.Tolimieri [2]" w:date="2022-09-16T09:26:00Z">
                      <w:rPr>
                        <w:rFonts w:ascii="Calibri" w:hAnsi="Calibri" w:cs="Calibri"/>
                        <w:color w:val="000000"/>
                        <w:sz w:val="22"/>
                        <w:szCs w:val="22"/>
                      </w:rPr>
                    </w:rPrChange>
                  </w:rPr>
                  <w:delText>7</w:delText>
                </w:r>
              </w:del>
            </w:ins>
          </w:p>
        </w:tc>
        <w:tc>
          <w:tcPr>
            <w:tcW w:w="960" w:type="dxa"/>
            <w:noWrap/>
            <w:hideMark/>
            <w:tcPrChange w:id="1074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744" w:author="Nick.Tolimieri [2]" w:date="2022-09-16T09:26:00Z"/>
                <w:del w:id="10745" w:author="Nick.Tolimieri" w:date="2022-09-19T13:19:00Z"/>
                <w:rFonts w:asciiTheme="minorHAnsi" w:eastAsiaTheme="minorHAnsi" w:hAnsiTheme="minorHAnsi" w:cstheme="minorBidi"/>
                <w:sz w:val="22"/>
                <w:szCs w:val="22"/>
                <w:rPrChange w:id="10746" w:author="Nick.Tolimieri [2]" w:date="2022-09-16T09:26:00Z">
                  <w:rPr>
                    <w:ins w:id="10747" w:author="Nick.Tolimieri [2]" w:date="2022-09-16T09:26:00Z"/>
                    <w:del w:id="10748" w:author="Nick.Tolimieri" w:date="2022-09-19T13:19:00Z"/>
                    <w:rFonts w:ascii="Calibri" w:hAnsi="Calibri" w:cs="Calibri"/>
                    <w:color w:val="000000"/>
                    <w:sz w:val="22"/>
                    <w:szCs w:val="22"/>
                  </w:rPr>
                </w:rPrChange>
              </w:rPr>
              <w:pPrChange w:id="10749" w:author="Nick.Tolimieri [2]" w:date="2022-09-16T09:26:00Z">
                <w:pPr>
                  <w:jc w:val="right"/>
                </w:pPr>
              </w:pPrChange>
            </w:pPr>
            <w:ins w:id="10750" w:author="Nick.Tolimieri [2]" w:date="2022-09-16T09:26:00Z">
              <w:del w:id="10751" w:author="Nick.Tolimieri" w:date="2022-09-19T13:19:00Z">
                <w:r w:rsidRPr="00FC0F34" w:rsidDel="002F2C4B">
                  <w:rPr>
                    <w:rFonts w:asciiTheme="minorHAnsi" w:eastAsiaTheme="minorHAnsi" w:hAnsiTheme="minorHAnsi" w:cstheme="minorBidi"/>
                    <w:sz w:val="22"/>
                    <w:szCs w:val="22"/>
                    <w:rPrChange w:id="10752" w:author="Nick.Tolimieri [2]" w:date="2022-09-16T09:26:00Z">
                      <w:rPr>
                        <w:rFonts w:ascii="Calibri" w:hAnsi="Calibri" w:cs="Calibri"/>
                        <w:color w:val="000000"/>
                        <w:sz w:val="22"/>
                        <w:szCs w:val="22"/>
                      </w:rPr>
                    </w:rPrChange>
                  </w:rPr>
                  <w:delText>7</w:delText>
                </w:r>
              </w:del>
            </w:ins>
          </w:p>
        </w:tc>
        <w:tc>
          <w:tcPr>
            <w:tcW w:w="960" w:type="dxa"/>
            <w:noWrap/>
            <w:hideMark/>
            <w:tcPrChange w:id="1075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754" w:author="Nick.Tolimieri [2]" w:date="2022-09-16T09:26:00Z"/>
                <w:del w:id="10755" w:author="Nick.Tolimieri" w:date="2022-09-19T13:19:00Z"/>
                <w:rFonts w:asciiTheme="minorHAnsi" w:eastAsiaTheme="minorHAnsi" w:hAnsiTheme="minorHAnsi" w:cstheme="minorBidi"/>
                <w:sz w:val="22"/>
                <w:szCs w:val="22"/>
                <w:rPrChange w:id="10756" w:author="Nick.Tolimieri [2]" w:date="2022-09-16T09:26:00Z">
                  <w:rPr>
                    <w:ins w:id="10757" w:author="Nick.Tolimieri [2]" w:date="2022-09-16T09:26:00Z"/>
                    <w:del w:id="10758" w:author="Nick.Tolimieri" w:date="2022-09-19T13:19:00Z"/>
                    <w:rFonts w:ascii="Calibri" w:hAnsi="Calibri" w:cs="Calibri"/>
                    <w:color w:val="000000"/>
                    <w:sz w:val="22"/>
                    <w:szCs w:val="22"/>
                  </w:rPr>
                </w:rPrChange>
              </w:rPr>
              <w:pPrChange w:id="10759" w:author="Nick.Tolimieri [2]" w:date="2022-09-16T09:26:00Z">
                <w:pPr>
                  <w:jc w:val="right"/>
                </w:pPr>
              </w:pPrChange>
            </w:pPr>
            <w:ins w:id="10760" w:author="Nick.Tolimieri [2]" w:date="2022-09-16T09:26:00Z">
              <w:del w:id="10761" w:author="Nick.Tolimieri" w:date="2022-09-19T13:19:00Z">
                <w:r w:rsidRPr="00FC0F34" w:rsidDel="002F2C4B">
                  <w:rPr>
                    <w:rFonts w:asciiTheme="minorHAnsi" w:eastAsiaTheme="minorHAnsi" w:hAnsiTheme="minorHAnsi" w:cstheme="minorBidi"/>
                    <w:sz w:val="22"/>
                    <w:szCs w:val="22"/>
                    <w:rPrChange w:id="10762" w:author="Nick.Tolimieri [2]" w:date="2022-09-16T09:26:00Z">
                      <w:rPr>
                        <w:rFonts w:ascii="Calibri" w:hAnsi="Calibri" w:cs="Calibri"/>
                        <w:color w:val="000000"/>
                        <w:sz w:val="22"/>
                        <w:szCs w:val="22"/>
                      </w:rPr>
                    </w:rPrChange>
                  </w:rPr>
                  <w:delText>7</w:delText>
                </w:r>
              </w:del>
            </w:ins>
          </w:p>
        </w:tc>
        <w:tc>
          <w:tcPr>
            <w:tcW w:w="960" w:type="dxa"/>
            <w:noWrap/>
            <w:hideMark/>
            <w:tcPrChange w:id="1076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764" w:author="Nick.Tolimieri [2]" w:date="2022-09-16T09:26:00Z"/>
                <w:del w:id="10765" w:author="Nick.Tolimieri" w:date="2022-09-19T13:19:00Z"/>
                <w:rFonts w:asciiTheme="minorHAnsi" w:eastAsiaTheme="minorHAnsi" w:hAnsiTheme="minorHAnsi" w:cstheme="minorBidi"/>
                <w:sz w:val="22"/>
                <w:szCs w:val="22"/>
                <w:rPrChange w:id="10766" w:author="Nick.Tolimieri [2]" w:date="2022-09-16T09:26:00Z">
                  <w:rPr>
                    <w:ins w:id="10767" w:author="Nick.Tolimieri [2]" w:date="2022-09-16T09:26:00Z"/>
                    <w:del w:id="10768" w:author="Nick.Tolimieri" w:date="2022-09-19T13:19:00Z"/>
                    <w:rFonts w:ascii="Calibri" w:hAnsi="Calibri" w:cs="Calibri"/>
                    <w:color w:val="000000"/>
                    <w:sz w:val="22"/>
                    <w:szCs w:val="22"/>
                  </w:rPr>
                </w:rPrChange>
              </w:rPr>
              <w:pPrChange w:id="10769" w:author="Nick.Tolimieri [2]" w:date="2022-09-16T09:26:00Z">
                <w:pPr>
                  <w:jc w:val="right"/>
                </w:pPr>
              </w:pPrChange>
            </w:pPr>
            <w:ins w:id="10770" w:author="Nick.Tolimieri [2]" w:date="2022-09-16T09:26:00Z">
              <w:del w:id="10771" w:author="Nick.Tolimieri" w:date="2022-09-19T13:19:00Z">
                <w:r w:rsidRPr="00FC0F34" w:rsidDel="002F2C4B">
                  <w:rPr>
                    <w:rFonts w:asciiTheme="minorHAnsi" w:eastAsiaTheme="minorHAnsi" w:hAnsiTheme="minorHAnsi" w:cstheme="minorBidi"/>
                    <w:sz w:val="22"/>
                    <w:szCs w:val="22"/>
                    <w:rPrChange w:id="10772" w:author="Nick.Tolimieri [2]" w:date="2022-09-16T09:26:00Z">
                      <w:rPr>
                        <w:rFonts w:ascii="Calibri" w:hAnsi="Calibri" w:cs="Calibri"/>
                        <w:color w:val="000000"/>
                        <w:sz w:val="22"/>
                        <w:szCs w:val="22"/>
                      </w:rPr>
                    </w:rPrChange>
                  </w:rPr>
                  <w:delText>1.9</w:delText>
                </w:r>
              </w:del>
            </w:ins>
          </w:p>
        </w:tc>
        <w:tc>
          <w:tcPr>
            <w:tcW w:w="960" w:type="dxa"/>
            <w:noWrap/>
            <w:hideMark/>
            <w:tcPrChange w:id="1077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774" w:author="Nick.Tolimieri [2]" w:date="2022-09-16T09:26:00Z"/>
                <w:del w:id="10775" w:author="Nick.Tolimieri" w:date="2022-09-19T13:19:00Z"/>
                <w:rFonts w:asciiTheme="minorHAnsi" w:eastAsiaTheme="minorHAnsi" w:hAnsiTheme="minorHAnsi" w:cstheme="minorBidi"/>
                <w:sz w:val="22"/>
                <w:szCs w:val="22"/>
                <w:rPrChange w:id="10776" w:author="Nick.Tolimieri [2]" w:date="2022-09-16T09:26:00Z">
                  <w:rPr>
                    <w:ins w:id="10777" w:author="Nick.Tolimieri [2]" w:date="2022-09-16T09:26:00Z"/>
                    <w:del w:id="10778" w:author="Nick.Tolimieri" w:date="2022-09-19T13:19:00Z"/>
                    <w:rFonts w:ascii="Calibri" w:hAnsi="Calibri" w:cs="Calibri"/>
                    <w:color w:val="000000"/>
                    <w:sz w:val="22"/>
                    <w:szCs w:val="22"/>
                  </w:rPr>
                </w:rPrChange>
              </w:rPr>
              <w:pPrChange w:id="10779" w:author="Nick.Tolimieri [2]" w:date="2022-09-16T09:26:00Z">
                <w:pPr>
                  <w:jc w:val="right"/>
                </w:pPr>
              </w:pPrChange>
            </w:pPr>
            <w:ins w:id="10780" w:author="Nick.Tolimieri [2]" w:date="2022-09-16T09:26:00Z">
              <w:del w:id="10781" w:author="Nick.Tolimieri" w:date="2022-09-19T13:19:00Z">
                <w:r w:rsidRPr="00FC0F34" w:rsidDel="002F2C4B">
                  <w:rPr>
                    <w:rFonts w:asciiTheme="minorHAnsi" w:eastAsiaTheme="minorHAnsi" w:hAnsiTheme="minorHAnsi" w:cstheme="minorBidi"/>
                    <w:sz w:val="22"/>
                    <w:szCs w:val="22"/>
                    <w:rPrChange w:id="10782" w:author="Nick.Tolimieri [2]" w:date="2022-09-16T09:26:00Z">
                      <w:rPr>
                        <w:rFonts w:ascii="Calibri" w:hAnsi="Calibri" w:cs="Calibri"/>
                        <w:color w:val="000000"/>
                        <w:sz w:val="22"/>
                        <w:szCs w:val="22"/>
                      </w:rPr>
                    </w:rPrChange>
                  </w:rPr>
                  <w:delText>0.13</w:delText>
                </w:r>
              </w:del>
            </w:ins>
          </w:p>
        </w:tc>
      </w:tr>
      <w:tr w:rsidR="00FC0F34" w:rsidRPr="00FC0F34" w:rsidDel="002F2C4B" w:rsidTr="00FC0F34">
        <w:trPr>
          <w:divId w:val="1675451697"/>
          <w:trHeight w:val="300"/>
          <w:ins w:id="10783" w:author="Nick.Tolimieri [2]" w:date="2022-09-16T09:26:00Z"/>
          <w:del w:id="10784" w:author="Nick.Tolimieri" w:date="2022-09-19T13:19:00Z"/>
          <w:trPrChange w:id="10785" w:author="Nick.Tolimieri [2]" w:date="2022-09-16T09:26:00Z">
            <w:trPr>
              <w:divId w:val="1675451697"/>
              <w:trHeight w:val="300"/>
            </w:trPr>
          </w:trPrChange>
        </w:trPr>
        <w:tc>
          <w:tcPr>
            <w:tcW w:w="960" w:type="dxa"/>
            <w:noWrap/>
            <w:hideMark/>
            <w:tcPrChange w:id="1078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787" w:author="Nick.Tolimieri [2]" w:date="2022-09-16T09:26:00Z"/>
                <w:del w:id="10788" w:author="Nick.Tolimieri" w:date="2022-09-19T13:19:00Z"/>
                <w:rFonts w:asciiTheme="minorHAnsi" w:eastAsiaTheme="minorHAnsi" w:hAnsiTheme="minorHAnsi" w:cstheme="minorBidi"/>
                <w:sz w:val="22"/>
                <w:szCs w:val="22"/>
                <w:rPrChange w:id="10789" w:author="Nick.Tolimieri [2]" w:date="2022-09-16T09:26:00Z">
                  <w:rPr>
                    <w:ins w:id="10790" w:author="Nick.Tolimieri [2]" w:date="2022-09-16T09:26:00Z"/>
                    <w:del w:id="10791" w:author="Nick.Tolimieri" w:date="2022-09-19T13:19:00Z"/>
                    <w:rFonts w:ascii="Calibri" w:hAnsi="Calibri" w:cs="Calibri"/>
                    <w:color w:val="000000"/>
                    <w:sz w:val="22"/>
                    <w:szCs w:val="22"/>
                  </w:rPr>
                </w:rPrChange>
              </w:rPr>
              <w:pPrChange w:id="10792" w:author="Nick.Tolimieri [2]" w:date="2022-09-16T09:26:00Z">
                <w:pPr/>
              </w:pPrChange>
            </w:pPr>
            <w:ins w:id="10793" w:author="Nick.Tolimieri [2]" w:date="2022-09-16T09:26:00Z">
              <w:del w:id="10794" w:author="Nick.Tolimieri" w:date="2022-09-19T13:19:00Z">
                <w:r w:rsidRPr="00FC0F34" w:rsidDel="002F2C4B">
                  <w:rPr>
                    <w:rFonts w:asciiTheme="minorHAnsi" w:eastAsiaTheme="minorHAnsi" w:hAnsiTheme="minorHAnsi" w:cstheme="minorBidi"/>
                    <w:sz w:val="22"/>
                    <w:szCs w:val="22"/>
                    <w:rPrChange w:id="10795" w:author="Nick.Tolimieri [2]" w:date="2022-09-16T09:26:00Z">
                      <w:rPr>
                        <w:rFonts w:ascii="Calibri" w:hAnsi="Calibri" w:cs="Calibri"/>
                        <w:color w:val="000000"/>
                        <w:sz w:val="22"/>
                        <w:szCs w:val="22"/>
                      </w:rPr>
                    </w:rPrChange>
                  </w:rPr>
                  <w:delText>Tatoosh Is. &amp; Neah B.</w:delText>
                </w:r>
              </w:del>
            </w:ins>
          </w:p>
        </w:tc>
        <w:tc>
          <w:tcPr>
            <w:tcW w:w="960" w:type="dxa"/>
            <w:noWrap/>
            <w:hideMark/>
            <w:tcPrChange w:id="1079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797" w:author="Nick.Tolimieri [2]" w:date="2022-09-16T09:26:00Z"/>
                <w:del w:id="10798" w:author="Nick.Tolimieri" w:date="2022-09-19T13:19:00Z"/>
                <w:rFonts w:asciiTheme="minorHAnsi" w:eastAsiaTheme="minorHAnsi" w:hAnsiTheme="minorHAnsi" w:cstheme="minorBidi"/>
                <w:sz w:val="22"/>
                <w:szCs w:val="22"/>
                <w:rPrChange w:id="10799" w:author="Nick.Tolimieri [2]" w:date="2022-09-16T09:26:00Z">
                  <w:rPr>
                    <w:ins w:id="10800" w:author="Nick.Tolimieri [2]" w:date="2022-09-16T09:26:00Z"/>
                    <w:del w:id="10801" w:author="Nick.Tolimieri" w:date="2022-09-19T13:19:00Z"/>
                    <w:rFonts w:ascii="Calibri" w:hAnsi="Calibri" w:cs="Calibri"/>
                    <w:color w:val="000000"/>
                    <w:sz w:val="22"/>
                    <w:szCs w:val="22"/>
                  </w:rPr>
                </w:rPrChange>
              </w:rPr>
              <w:pPrChange w:id="10802" w:author="Nick.Tolimieri [2]" w:date="2022-09-16T09:26:00Z">
                <w:pPr>
                  <w:jc w:val="right"/>
                </w:pPr>
              </w:pPrChange>
            </w:pPr>
            <w:ins w:id="10803" w:author="Nick.Tolimieri [2]" w:date="2022-09-16T09:26:00Z">
              <w:del w:id="10804" w:author="Nick.Tolimieri" w:date="2022-09-19T13:19:00Z">
                <w:r w:rsidRPr="00FC0F34" w:rsidDel="002F2C4B">
                  <w:rPr>
                    <w:rFonts w:asciiTheme="minorHAnsi" w:eastAsiaTheme="minorHAnsi" w:hAnsiTheme="minorHAnsi" w:cstheme="minorBidi"/>
                    <w:sz w:val="22"/>
                    <w:szCs w:val="22"/>
                    <w:rPrChange w:id="10805" w:author="Nick.Tolimieri [2]" w:date="2022-09-16T09:26:00Z">
                      <w:rPr>
                        <w:rFonts w:ascii="Calibri" w:hAnsi="Calibri" w:cs="Calibri"/>
                        <w:color w:val="000000"/>
                        <w:sz w:val="22"/>
                        <w:szCs w:val="22"/>
                      </w:rPr>
                    </w:rPrChange>
                  </w:rPr>
                  <w:delText>2012</w:delText>
                </w:r>
              </w:del>
            </w:ins>
          </w:p>
        </w:tc>
        <w:tc>
          <w:tcPr>
            <w:tcW w:w="960" w:type="dxa"/>
            <w:noWrap/>
            <w:hideMark/>
            <w:tcPrChange w:id="1080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807" w:author="Nick.Tolimieri [2]" w:date="2022-09-16T09:26:00Z"/>
                <w:del w:id="10808" w:author="Nick.Tolimieri" w:date="2022-09-19T13:19:00Z"/>
                <w:rFonts w:asciiTheme="minorHAnsi" w:eastAsiaTheme="minorHAnsi" w:hAnsiTheme="minorHAnsi" w:cstheme="minorBidi"/>
                <w:sz w:val="22"/>
                <w:szCs w:val="22"/>
                <w:rPrChange w:id="10809" w:author="Nick.Tolimieri [2]" w:date="2022-09-16T09:26:00Z">
                  <w:rPr>
                    <w:ins w:id="10810" w:author="Nick.Tolimieri [2]" w:date="2022-09-16T09:26:00Z"/>
                    <w:del w:id="10811" w:author="Nick.Tolimieri" w:date="2022-09-19T13:19:00Z"/>
                    <w:rFonts w:ascii="Calibri" w:hAnsi="Calibri" w:cs="Calibri"/>
                    <w:color w:val="000000"/>
                    <w:sz w:val="22"/>
                    <w:szCs w:val="22"/>
                  </w:rPr>
                </w:rPrChange>
              </w:rPr>
              <w:pPrChange w:id="10812" w:author="Nick.Tolimieri [2]" w:date="2022-09-16T09:26:00Z">
                <w:pPr>
                  <w:jc w:val="right"/>
                </w:pPr>
              </w:pPrChange>
            </w:pPr>
            <w:ins w:id="10813" w:author="Nick.Tolimieri [2]" w:date="2022-09-16T09:26:00Z">
              <w:del w:id="10814" w:author="Nick.Tolimieri" w:date="2022-09-19T13:19:00Z">
                <w:r w:rsidRPr="00FC0F34" w:rsidDel="002F2C4B">
                  <w:rPr>
                    <w:rFonts w:asciiTheme="minorHAnsi" w:eastAsiaTheme="minorHAnsi" w:hAnsiTheme="minorHAnsi" w:cstheme="minorBidi"/>
                    <w:sz w:val="22"/>
                    <w:szCs w:val="22"/>
                    <w:rPrChange w:id="10815" w:author="Nick.Tolimieri [2]" w:date="2022-09-16T09:26:00Z">
                      <w:rPr>
                        <w:rFonts w:ascii="Calibri" w:hAnsi="Calibri" w:cs="Calibri"/>
                        <w:color w:val="000000"/>
                        <w:sz w:val="22"/>
                        <w:szCs w:val="22"/>
                      </w:rPr>
                    </w:rPrChange>
                  </w:rPr>
                  <w:delText>0</w:delText>
                </w:r>
              </w:del>
            </w:ins>
          </w:p>
        </w:tc>
        <w:tc>
          <w:tcPr>
            <w:tcW w:w="960" w:type="dxa"/>
            <w:noWrap/>
            <w:hideMark/>
            <w:tcPrChange w:id="1081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817" w:author="Nick.Tolimieri [2]" w:date="2022-09-16T09:26:00Z"/>
                <w:del w:id="10818" w:author="Nick.Tolimieri" w:date="2022-09-19T13:19:00Z"/>
                <w:rFonts w:asciiTheme="minorHAnsi" w:eastAsiaTheme="minorHAnsi" w:hAnsiTheme="minorHAnsi" w:cstheme="minorBidi"/>
                <w:sz w:val="22"/>
                <w:szCs w:val="22"/>
                <w:rPrChange w:id="10819" w:author="Nick.Tolimieri [2]" w:date="2022-09-16T09:26:00Z">
                  <w:rPr>
                    <w:ins w:id="10820" w:author="Nick.Tolimieri [2]" w:date="2022-09-16T09:26:00Z"/>
                    <w:del w:id="10821" w:author="Nick.Tolimieri" w:date="2022-09-19T13:19:00Z"/>
                    <w:rFonts w:ascii="Calibri" w:hAnsi="Calibri" w:cs="Calibri"/>
                    <w:color w:val="000000"/>
                    <w:sz w:val="22"/>
                    <w:szCs w:val="22"/>
                  </w:rPr>
                </w:rPrChange>
              </w:rPr>
              <w:pPrChange w:id="10822" w:author="Nick.Tolimieri [2]" w:date="2022-09-16T09:26:00Z">
                <w:pPr>
                  <w:jc w:val="right"/>
                </w:pPr>
              </w:pPrChange>
            </w:pPr>
            <w:ins w:id="10823" w:author="Nick.Tolimieri [2]" w:date="2022-09-16T09:26:00Z">
              <w:del w:id="10824" w:author="Nick.Tolimieri" w:date="2022-09-19T13:19:00Z">
                <w:r w:rsidRPr="00FC0F34" w:rsidDel="002F2C4B">
                  <w:rPr>
                    <w:rFonts w:asciiTheme="minorHAnsi" w:eastAsiaTheme="minorHAnsi" w:hAnsiTheme="minorHAnsi" w:cstheme="minorBidi"/>
                    <w:sz w:val="22"/>
                    <w:szCs w:val="22"/>
                    <w:rPrChange w:id="10825" w:author="Nick.Tolimieri [2]" w:date="2022-09-16T09:26:00Z">
                      <w:rPr>
                        <w:rFonts w:ascii="Calibri" w:hAnsi="Calibri" w:cs="Calibri"/>
                        <w:color w:val="000000"/>
                        <w:sz w:val="22"/>
                        <w:szCs w:val="22"/>
                      </w:rPr>
                    </w:rPrChange>
                  </w:rPr>
                  <w:delText>0</w:delText>
                </w:r>
              </w:del>
            </w:ins>
          </w:p>
        </w:tc>
        <w:tc>
          <w:tcPr>
            <w:tcW w:w="960" w:type="dxa"/>
            <w:noWrap/>
            <w:hideMark/>
            <w:tcPrChange w:id="1082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827" w:author="Nick.Tolimieri [2]" w:date="2022-09-16T09:26:00Z"/>
                <w:del w:id="10828" w:author="Nick.Tolimieri" w:date="2022-09-19T13:19:00Z"/>
                <w:rFonts w:asciiTheme="minorHAnsi" w:eastAsiaTheme="minorHAnsi" w:hAnsiTheme="minorHAnsi" w:cstheme="minorBidi"/>
                <w:sz w:val="22"/>
                <w:szCs w:val="22"/>
                <w:rPrChange w:id="10829" w:author="Nick.Tolimieri [2]" w:date="2022-09-16T09:26:00Z">
                  <w:rPr>
                    <w:ins w:id="10830" w:author="Nick.Tolimieri [2]" w:date="2022-09-16T09:26:00Z"/>
                    <w:del w:id="10831" w:author="Nick.Tolimieri" w:date="2022-09-19T13:19:00Z"/>
                    <w:rFonts w:ascii="Calibri" w:hAnsi="Calibri" w:cs="Calibri"/>
                    <w:color w:val="000000"/>
                    <w:sz w:val="22"/>
                    <w:szCs w:val="22"/>
                  </w:rPr>
                </w:rPrChange>
              </w:rPr>
              <w:pPrChange w:id="10832" w:author="Nick.Tolimieri [2]" w:date="2022-09-16T09:26:00Z">
                <w:pPr>
                  <w:jc w:val="right"/>
                </w:pPr>
              </w:pPrChange>
            </w:pPr>
            <w:ins w:id="10833" w:author="Nick.Tolimieri [2]" w:date="2022-09-16T09:26:00Z">
              <w:del w:id="10834" w:author="Nick.Tolimieri" w:date="2022-09-19T13:19:00Z">
                <w:r w:rsidRPr="00FC0F34" w:rsidDel="002F2C4B">
                  <w:rPr>
                    <w:rFonts w:asciiTheme="minorHAnsi" w:eastAsiaTheme="minorHAnsi" w:hAnsiTheme="minorHAnsi" w:cstheme="minorBidi"/>
                    <w:sz w:val="22"/>
                    <w:szCs w:val="22"/>
                    <w:rPrChange w:id="10835" w:author="Nick.Tolimieri [2]" w:date="2022-09-16T09:26:00Z">
                      <w:rPr>
                        <w:rFonts w:ascii="Calibri" w:hAnsi="Calibri" w:cs="Calibri"/>
                        <w:color w:val="000000"/>
                        <w:sz w:val="22"/>
                        <w:szCs w:val="22"/>
                      </w:rPr>
                    </w:rPrChange>
                  </w:rPr>
                  <w:delText>0</w:delText>
                </w:r>
              </w:del>
            </w:ins>
          </w:p>
        </w:tc>
        <w:tc>
          <w:tcPr>
            <w:tcW w:w="960" w:type="dxa"/>
            <w:noWrap/>
            <w:hideMark/>
            <w:tcPrChange w:id="1083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837" w:author="Nick.Tolimieri [2]" w:date="2022-09-16T09:26:00Z"/>
                <w:del w:id="10838" w:author="Nick.Tolimieri" w:date="2022-09-19T13:19:00Z"/>
                <w:rFonts w:asciiTheme="minorHAnsi" w:eastAsiaTheme="minorHAnsi" w:hAnsiTheme="minorHAnsi" w:cstheme="minorBidi"/>
                <w:sz w:val="22"/>
                <w:szCs w:val="22"/>
                <w:rPrChange w:id="10839" w:author="Nick.Tolimieri [2]" w:date="2022-09-16T09:26:00Z">
                  <w:rPr>
                    <w:ins w:id="10840" w:author="Nick.Tolimieri [2]" w:date="2022-09-16T09:26:00Z"/>
                    <w:del w:id="10841" w:author="Nick.Tolimieri" w:date="2022-09-19T13:19:00Z"/>
                    <w:rFonts w:ascii="Calibri" w:hAnsi="Calibri" w:cs="Calibri"/>
                    <w:color w:val="000000"/>
                    <w:sz w:val="22"/>
                    <w:szCs w:val="22"/>
                  </w:rPr>
                </w:rPrChange>
              </w:rPr>
              <w:pPrChange w:id="10842" w:author="Nick.Tolimieri [2]" w:date="2022-09-16T09:26:00Z">
                <w:pPr>
                  <w:jc w:val="right"/>
                </w:pPr>
              </w:pPrChange>
            </w:pPr>
            <w:ins w:id="10843" w:author="Nick.Tolimieri [2]" w:date="2022-09-16T09:26:00Z">
              <w:del w:id="10844" w:author="Nick.Tolimieri" w:date="2022-09-19T13:19:00Z">
                <w:r w:rsidRPr="00FC0F34" w:rsidDel="002F2C4B">
                  <w:rPr>
                    <w:rFonts w:asciiTheme="minorHAnsi" w:eastAsiaTheme="minorHAnsi" w:hAnsiTheme="minorHAnsi" w:cstheme="minorBidi"/>
                    <w:sz w:val="22"/>
                    <w:szCs w:val="22"/>
                    <w:rPrChange w:id="10845" w:author="Nick.Tolimieri [2]" w:date="2022-09-16T09:26:00Z">
                      <w:rPr>
                        <w:rFonts w:ascii="Calibri" w:hAnsi="Calibri" w:cs="Calibri"/>
                        <w:color w:val="000000"/>
                        <w:sz w:val="22"/>
                        <w:szCs w:val="22"/>
                      </w:rPr>
                    </w:rPrChange>
                  </w:rPr>
                  <w:delText>0</w:delText>
                </w:r>
              </w:del>
            </w:ins>
          </w:p>
        </w:tc>
        <w:tc>
          <w:tcPr>
            <w:tcW w:w="960" w:type="dxa"/>
            <w:noWrap/>
            <w:hideMark/>
            <w:tcPrChange w:id="1084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847" w:author="Nick.Tolimieri [2]" w:date="2022-09-16T09:26:00Z"/>
                <w:del w:id="10848" w:author="Nick.Tolimieri" w:date="2022-09-19T13:19:00Z"/>
                <w:rFonts w:asciiTheme="minorHAnsi" w:eastAsiaTheme="minorHAnsi" w:hAnsiTheme="minorHAnsi" w:cstheme="minorBidi"/>
                <w:sz w:val="22"/>
                <w:szCs w:val="22"/>
                <w:rPrChange w:id="10849" w:author="Nick.Tolimieri [2]" w:date="2022-09-16T09:26:00Z">
                  <w:rPr>
                    <w:ins w:id="10850" w:author="Nick.Tolimieri [2]" w:date="2022-09-16T09:26:00Z"/>
                    <w:del w:id="10851" w:author="Nick.Tolimieri" w:date="2022-09-19T13:19:00Z"/>
                    <w:rFonts w:ascii="Calibri" w:hAnsi="Calibri" w:cs="Calibri"/>
                    <w:color w:val="000000"/>
                    <w:sz w:val="22"/>
                    <w:szCs w:val="22"/>
                  </w:rPr>
                </w:rPrChange>
              </w:rPr>
              <w:pPrChange w:id="10852" w:author="Nick.Tolimieri [2]" w:date="2022-09-16T09:26:00Z">
                <w:pPr/>
              </w:pPrChange>
            </w:pPr>
            <w:ins w:id="10853" w:author="Nick.Tolimieri [2]" w:date="2022-09-16T09:26:00Z">
              <w:del w:id="10854" w:author="Nick.Tolimieri" w:date="2022-09-19T13:19:00Z">
                <w:r w:rsidRPr="00FC0F34" w:rsidDel="002F2C4B">
                  <w:rPr>
                    <w:rFonts w:asciiTheme="minorHAnsi" w:eastAsiaTheme="minorHAnsi" w:hAnsiTheme="minorHAnsi" w:cstheme="minorBidi"/>
                    <w:sz w:val="22"/>
                    <w:szCs w:val="22"/>
                    <w:rPrChange w:id="10855" w:author="Nick.Tolimieri [2]" w:date="2022-09-16T09:26:00Z">
                      <w:rPr>
                        <w:rFonts w:ascii="Calibri" w:hAnsi="Calibri" w:cs="Calibri"/>
                        <w:color w:val="000000"/>
                        <w:sz w:val="22"/>
                        <w:szCs w:val="22"/>
                      </w:rPr>
                    </w:rPrChange>
                  </w:rPr>
                  <w:delText>NA</w:delText>
                </w:r>
              </w:del>
            </w:ins>
          </w:p>
        </w:tc>
        <w:tc>
          <w:tcPr>
            <w:tcW w:w="960" w:type="dxa"/>
            <w:noWrap/>
            <w:hideMark/>
            <w:tcPrChange w:id="1085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857" w:author="Nick.Tolimieri [2]" w:date="2022-09-16T09:26:00Z"/>
                <w:del w:id="10858" w:author="Nick.Tolimieri" w:date="2022-09-19T13:19:00Z"/>
                <w:rFonts w:asciiTheme="minorHAnsi" w:eastAsiaTheme="minorHAnsi" w:hAnsiTheme="minorHAnsi" w:cstheme="minorBidi"/>
                <w:sz w:val="22"/>
                <w:szCs w:val="22"/>
                <w:rPrChange w:id="10859" w:author="Nick.Tolimieri [2]" w:date="2022-09-16T09:26:00Z">
                  <w:rPr>
                    <w:ins w:id="10860" w:author="Nick.Tolimieri [2]" w:date="2022-09-16T09:26:00Z"/>
                    <w:del w:id="10861" w:author="Nick.Tolimieri" w:date="2022-09-19T13:19:00Z"/>
                    <w:rFonts w:ascii="Calibri" w:hAnsi="Calibri" w:cs="Calibri"/>
                    <w:color w:val="000000"/>
                    <w:sz w:val="22"/>
                    <w:szCs w:val="22"/>
                  </w:rPr>
                </w:rPrChange>
              </w:rPr>
              <w:pPrChange w:id="10862" w:author="Nick.Tolimieri [2]" w:date="2022-09-16T09:26:00Z">
                <w:pPr/>
              </w:pPrChange>
            </w:pPr>
            <w:ins w:id="10863" w:author="Nick.Tolimieri [2]" w:date="2022-09-16T09:26:00Z">
              <w:del w:id="10864" w:author="Nick.Tolimieri" w:date="2022-09-19T13:19:00Z">
                <w:r w:rsidRPr="00FC0F34" w:rsidDel="002F2C4B">
                  <w:rPr>
                    <w:rFonts w:asciiTheme="minorHAnsi" w:eastAsiaTheme="minorHAnsi" w:hAnsiTheme="minorHAnsi" w:cstheme="minorBidi"/>
                    <w:sz w:val="22"/>
                    <w:szCs w:val="22"/>
                    <w:rPrChange w:id="10865" w:author="Nick.Tolimieri [2]" w:date="2022-09-16T09:26:00Z">
                      <w:rPr>
                        <w:rFonts w:ascii="Calibri" w:hAnsi="Calibri" w:cs="Calibri"/>
                        <w:color w:val="000000"/>
                        <w:sz w:val="22"/>
                        <w:szCs w:val="22"/>
                      </w:rPr>
                    </w:rPrChange>
                  </w:rPr>
                  <w:delText>NA</w:delText>
                </w:r>
              </w:del>
            </w:ins>
          </w:p>
        </w:tc>
        <w:tc>
          <w:tcPr>
            <w:tcW w:w="960" w:type="dxa"/>
            <w:noWrap/>
            <w:hideMark/>
            <w:tcPrChange w:id="1086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867" w:author="Nick.Tolimieri [2]" w:date="2022-09-16T09:26:00Z"/>
                <w:del w:id="10868" w:author="Nick.Tolimieri" w:date="2022-09-19T13:19:00Z"/>
                <w:rFonts w:asciiTheme="minorHAnsi" w:eastAsiaTheme="minorHAnsi" w:hAnsiTheme="minorHAnsi" w:cstheme="minorBidi"/>
                <w:sz w:val="22"/>
                <w:szCs w:val="22"/>
                <w:rPrChange w:id="10869" w:author="Nick.Tolimieri [2]" w:date="2022-09-16T09:26:00Z">
                  <w:rPr>
                    <w:ins w:id="10870" w:author="Nick.Tolimieri [2]" w:date="2022-09-16T09:26:00Z"/>
                    <w:del w:id="10871" w:author="Nick.Tolimieri" w:date="2022-09-19T13:19:00Z"/>
                    <w:rFonts w:ascii="Calibri" w:hAnsi="Calibri" w:cs="Calibri"/>
                    <w:color w:val="000000"/>
                    <w:sz w:val="22"/>
                    <w:szCs w:val="22"/>
                  </w:rPr>
                </w:rPrChange>
              </w:rPr>
              <w:pPrChange w:id="10872" w:author="Nick.Tolimieri [2]" w:date="2022-09-16T09:26:00Z">
                <w:pPr/>
              </w:pPrChange>
            </w:pPr>
            <w:ins w:id="10873" w:author="Nick.Tolimieri [2]" w:date="2022-09-16T09:26:00Z">
              <w:del w:id="10874" w:author="Nick.Tolimieri" w:date="2022-09-19T13:19:00Z">
                <w:r w:rsidRPr="00FC0F34" w:rsidDel="002F2C4B">
                  <w:rPr>
                    <w:rFonts w:asciiTheme="minorHAnsi" w:eastAsiaTheme="minorHAnsi" w:hAnsiTheme="minorHAnsi" w:cstheme="minorBidi"/>
                    <w:sz w:val="22"/>
                    <w:szCs w:val="22"/>
                    <w:rPrChange w:id="10875" w:author="Nick.Tolimieri [2]" w:date="2022-09-16T09:26:00Z">
                      <w:rPr>
                        <w:rFonts w:ascii="Calibri" w:hAnsi="Calibri" w:cs="Calibri"/>
                        <w:color w:val="000000"/>
                        <w:sz w:val="22"/>
                        <w:szCs w:val="22"/>
                      </w:rPr>
                    </w:rPrChange>
                  </w:rPr>
                  <w:delText>NA</w:delText>
                </w:r>
              </w:del>
            </w:ins>
          </w:p>
        </w:tc>
        <w:tc>
          <w:tcPr>
            <w:tcW w:w="960" w:type="dxa"/>
            <w:noWrap/>
            <w:hideMark/>
            <w:tcPrChange w:id="1087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877" w:author="Nick.Tolimieri [2]" w:date="2022-09-16T09:26:00Z"/>
                <w:del w:id="10878" w:author="Nick.Tolimieri" w:date="2022-09-19T13:19:00Z"/>
                <w:rFonts w:asciiTheme="minorHAnsi" w:eastAsiaTheme="minorHAnsi" w:hAnsiTheme="minorHAnsi" w:cstheme="minorBidi"/>
                <w:sz w:val="22"/>
                <w:szCs w:val="22"/>
                <w:rPrChange w:id="10879" w:author="Nick.Tolimieri [2]" w:date="2022-09-16T09:26:00Z">
                  <w:rPr>
                    <w:ins w:id="10880" w:author="Nick.Tolimieri [2]" w:date="2022-09-16T09:26:00Z"/>
                    <w:del w:id="10881" w:author="Nick.Tolimieri" w:date="2022-09-19T13:19:00Z"/>
                    <w:rFonts w:ascii="Calibri" w:hAnsi="Calibri" w:cs="Calibri"/>
                    <w:color w:val="000000"/>
                    <w:sz w:val="22"/>
                    <w:szCs w:val="22"/>
                  </w:rPr>
                </w:rPrChange>
              </w:rPr>
              <w:pPrChange w:id="10882" w:author="Nick.Tolimieri [2]" w:date="2022-09-16T09:26:00Z">
                <w:pPr/>
              </w:pPrChange>
            </w:pPr>
            <w:ins w:id="10883" w:author="Nick.Tolimieri [2]" w:date="2022-09-16T09:26:00Z">
              <w:del w:id="10884" w:author="Nick.Tolimieri" w:date="2022-09-19T13:19:00Z">
                <w:r w:rsidRPr="00FC0F34" w:rsidDel="002F2C4B">
                  <w:rPr>
                    <w:rFonts w:asciiTheme="minorHAnsi" w:eastAsiaTheme="minorHAnsi" w:hAnsiTheme="minorHAnsi" w:cstheme="minorBidi"/>
                    <w:sz w:val="22"/>
                    <w:szCs w:val="22"/>
                    <w:rPrChange w:id="10885" w:author="Nick.Tolimieri [2]" w:date="2022-09-16T09:26:00Z">
                      <w:rPr>
                        <w:rFonts w:ascii="Calibri" w:hAnsi="Calibri" w:cs="Calibri"/>
                        <w:color w:val="000000"/>
                        <w:sz w:val="22"/>
                        <w:szCs w:val="22"/>
                      </w:rPr>
                    </w:rPrChange>
                  </w:rPr>
                  <w:delText>NA</w:delText>
                </w:r>
              </w:del>
            </w:ins>
          </w:p>
        </w:tc>
      </w:tr>
      <w:tr w:rsidR="00FC0F34" w:rsidRPr="00FC0F34" w:rsidDel="002F2C4B" w:rsidTr="00FC0F34">
        <w:trPr>
          <w:divId w:val="1675451697"/>
          <w:trHeight w:val="300"/>
          <w:ins w:id="10886" w:author="Nick.Tolimieri [2]" w:date="2022-09-16T09:26:00Z"/>
          <w:del w:id="10887" w:author="Nick.Tolimieri" w:date="2022-09-19T13:19:00Z"/>
          <w:trPrChange w:id="10888" w:author="Nick.Tolimieri [2]" w:date="2022-09-16T09:26:00Z">
            <w:trPr>
              <w:divId w:val="1675451697"/>
              <w:trHeight w:val="300"/>
            </w:trPr>
          </w:trPrChange>
        </w:trPr>
        <w:tc>
          <w:tcPr>
            <w:tcW w:w="960" w:type="dxa"/>
            <w:noWrap/>
            <w:hideMark/>
            <w:tcPrChange w:id="1088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890" w:author="Nick.Tolimieri [2]" w:date="2022-09-16T09:26:00Z"/>
                <w:del w:id="10891" w:author="Nick.Tolimieri" w:date="2022-09-19T13:19:00Z"/>
                <w:rFonts w:asciiTheme="minorHAnsi" w:eastAsiaTheme="minorHAnsi" w:hAnsiTheme="minorHAnsi" w:cstheme="minorBidi"/>
                <w:sz w:val="22"/>
                <w:szCs w:val="22"/>
                <w:rPrChange w:id="10892" w:author="Nick.Tolimieri [2]" w:date="2022-09-16T09:26:00Z">
                  <w:rPr>
                    <w:ins w:id="10893" w:author="Nick.Tolimieri [2]" w:date="2022-09-16T09:26:00Z"/>
                    <w:del w:id="10894" w:author="Nick.Tolimieri" w:date="2022-09-19T13:19:00Z"/>
                    <w:rFonts w:ascii="Calibri" w:hAnsi="Calibri" w:cs="Calibri"/>
                    <w:color w:val="000000"/>
                    <w:sz w:val="22"/>
                    <w:szCs w:val="22"/>
                  </w:rPr>
                </w:rPrChange>
              </w:rPr>
              <w:pPrChange w:id="10895" w:author="Nick.Tolimieri [2]" w:date="2022-09-16T09:26:00Z">
                <w:pPr/>
              </w:pPrChange>
            </w:pPr>
            <w:ins w:id="10896" w:author="Nick.Tolimieri [2]" w:date="2022-09-16T09:26:00Z">
              <w:del w:id="10897" w:author="Nick.Tolimieri" w:date="2022-09-19T13:19:00Z">
                <w:r w:rsidRPr="00FC0F34" w:rsidDel="002F2C4B">
                  <w:rPr>
                    <w:rFonts w:asciiTheme="minorHAnsi" w:eastAsiaTheme="minorHAnsi" w:hAnsiTheme="minorHAnsi" w:cstheme="minorBidi"/>
                    <w:sz w:val="22"/>
                    <w:szCs w:val="22"/>
                    <w:rPrChange w:id="10898" w:author="Nick.Tolimieri [2]" w:date="2022-09-16T09:26:00Z">
                      <w:rPr>
                        <w:rFonts w:ascii="Calibri" w:hAnsi="Calibri" w:cs="Calibri"/>
                        <w:color w:val="000000"/>
                        <w:sz w:val="22"/>
                        <w:szCs w:val="22"/>
                      </w:rPr>
                    </w:rPrChange>
                  </w:rPr>
                  <w:delText>Tatoosh Is. &amp; Neah B.</w:delText>
                </w:r>
              </w:del>
            </w:ins>
          </w:p>
        </w:tc>
        <w:tc>
          <w:tcPr>
            <w:tcW w:w="960" w:type="dxa"/>
            <w:noWrap/>
            <w:hideMark/>
            <w:tcPrChange w:id="1089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900" w:author="Nick.Tolimieri [2]" w:date="2022-09-16T09:26:00Z"/>
                <w:del w:id="10901" w:author="Nick.Tolimieri" w:date="2022-09-19T13:19:00Z"/>
                <w:rFonts w:asciiTheme="minorHAnsi" w:eastAsiaTheme="minorHAnsi" w:hAnsiTheme="minorHAnsi" w:cstheme="minorBidi"/>
                <w:sz w:val="22"/>
                <w:szCs w:val="22"/>
                <w:rPrChange w:id="10902" w:author="Nick.Tolimieri [2]" w:date="2022-09-16T09:26:00Z">
                  <w:rPr>
                    <w:ins w:id="10903" w:author="Nick.Tolimieri [2]" w:date="2022-09-16T09:26:00Z"/>
                    <w:del w:id="10904" w:author="Nick.Tolimieri" w:date="2022-09-19T13:19:00Z"/>
                    <w:rFonts w:ascii="Calibri" w:hAnsi="Calibri" w:cs="Calibri"/>
                    <w:color w:val="000000"/>
                    <w:sz w:val="22"/>
                    <w:szCs w:val="22"/>
                  </w:rPr>
                </w:rPrChange>
              </w:rPr>
              <w:pPrChange w:id="10905" w:author="Nick.Tolimieri [2]" w:date="2022-09-16T09:26:00Z">
                <w:pPr>
                  <w:jc w:val="right"/>
                </w:pPr>
              </w:pPrChange>
            </w:pPr>
            <w:ins w:id="10906" w:author="Nick.Tolimieri [2]" w:date="2022-09-16T09:26:00Z">
              <w:del w:id="10907" w:author="Nick.Tolimieri" w:date="2022-09-19T13:19:00Z">
                <w:r w:rsidRPr="00FC0F34" w:rsidDel="002F2C4B">
                  <w:rPr>
                    <w:rFonts w:asciiTheme="minorHAnsi" w:eastAsiaTheme="minorHAnsi" w:hAnsiTheme="minorHAnsi" w:cstheme="minorBidi"/>
                    <w:sz w:val="22"/>
                    <w:szCs w:val="22"/>
                    <w:rPrChange w:id="10908" w:author="Nick.Tolimieri [2]" w:date="2022-09-16T09:26:00Z">
                      <w:rPr>
                        <w:rFonts w:ascii="Calibri" w:hAnsi="Calibri" w:cs="Calibri"/>
                        <w:color w:val="000000"/>
                        <w:sz w:val="22"/>
                        <w:szCs w:val="22"/>
                      </w:rPr>
                    </w:rPrChange>
                  </w:rPr>
                  <w:delText>2013</w:delText>
                </w:r>
              </w:del>
            </w:ins>
          </w:p>
        </w:tc>
        <w:tc>
          <w:tcPr>
            <w:tcW w:w="960" w:type="dxa"/>
            <w:noWrap/>
            <w:hideMark/>
            <w:tcPrChange w:id="1090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910" w:author="Nick.Tolimieri [2]" w:date="2022-09-16T09:26:00Z"/>
                <w:del w:id="10911" w:author="Nick.Tolimieri" w:date="2022-09-19T13:19:00Z"/>
                <w:rFonts w:asciiTheme="minorHAnsi" w:eastAsiaTheme="minorHAnsi" w:hAnsiTheme="minorHAnsi" w:cstheme="minorBidi"/>
                <w:sz w:val="22"/>
                <w:szCs w:val="22"/>
                <w:rPrChange w:id="10912" w:author="Nick.Tolimieri [2]" w:date="2022-09-16T09:26:00Z">
                  <w:rPr>
                    <w:ins w:id="10913" w:author="Nick.Tolimieri [2]" w:date="2022-09-16T09:26:00Z"/>
                    <w:del w:id="10914" w:author="Nick.Tolimieri" w:date="2022-09-19T13:19:00Z"/>
                    <w:rFonts w:ascii="Calibri" w:hAnsi="Calibri" w:cs="Calibri"/>
                    <w:color w:val="000000"/>
                    <w:sz w:val="22"/>
                    <w:szCs w:val="22"/>
                  </w:rPr>
                </w:rPrChange>
              </w:rPr>
              <w:pPrChange w:id="10915" w:author="Nick.Tolimieri [2]" w:date="2022-09-16T09:26:00Z">
                <w:pPr>
                  <w:jc w:val="right"/>
                </w:pPr>
              </w:pPrChange>
            </w:pPr>
            <w:ins w:id="10916" w:author="Nick.Tolimieri [2]" w:date="2022-09-16T09:26:00Z">
              <w:del w:id="10917" w:author="Nick.Tolimieri" w:date="2022-09-19T13:19:00Z">
                <w:r w:rsidRPr="00FC0F34" w:rsidDel="002F2C4B">
                  <w:rPr>
                    <w:rFonts w:asciiTheme="minorHAnsi" w:eastAsiaTheme="minorHAnsi" w:hAnsiTheme="minorHAnsi" w:cstheme="minorBidi"/>
                    <w:sz w:val="22"/>
                    <w:szCs w:val="22"/>
                    <w:rPrChange w:id="10918" w:author="Nick.Tolimieri [2]" w:date="2022-09-16T09:26:00Z">
                      <w:rPr>
                        <w:rFonts w:ascii="Calibri" w:hAnsi="Calibri" w:cs="Calibri"/>
                        <w:color w:val="000000"/>
                        <w:sz w:val="22"/>
                        <w:szCs w:val="22"/>
                      </w:rPr>
                    </w:rPrChange>
                  </w:rPr>
                  <w:delText>5</w:delText>
                </w:r>
              </w:del>
            </w:ins>
          </w:p>
        </w:tc>
        <w:tc>
          <w:tcPr>
            <w:tcW w:w="960" w:type="dxa"/>
            <w:noWrap/>
            <w:hideMark/>
            <w:tcPrChange w:id="1091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920" w:author="Nick.Tolimieri [2]" w:date="2022-09-16T09:26:00Z"/>
                <w:del w:id="10921" w:author="Nick.Tolimieri" w:date="2022-09-19T13:19:00Z"/>
                <w:rFonts w:asciiTheme="minorHAnsi" w:eastAsiaTheme="minorHAnsi" w:hAnsiTheme="minorHAnsi" w:cstheme="minorBidi"/>
                <w:sz w:val="22"/>
                <w:szCs w:val="22"/>
                <w:rPrChange w:id="10922" w:author="Nick.Tolimieri [2]" w:date="2022-09-16T09:26:00Z">
                  <w:rPr>
                    <w:ins w:id="10923" w:author="Nick.Tolimieri [2]" w:date="2022-09-16T09:26:00Z"/>
                    <w:del w:id="10924" w:author="Nick.Tolimieri" w:date="2022-09-19T13:19:00Z"/>
                    <w:rFonts w:ascii="Calibri" w:hAnsi="Calibri" w:cs="Calibri"/>
                    <w:color w:val="000000"/>
                    <w:sz w:val="22"/>
                    <w:szCs w:val="22"/>
                  </w:rPr>
                </w:rPrChange>
              </w:rPr>
              <w:pPrChange w:id="10925" w:author="Nick.Tolimieri [2]" w:date="2022-09-16T09:26:00Z">
                <w:pPr>
                  <w:jc w:val="right"/>
                </w:pPr>
              </w:pPrChange>
            </w:pPr>
            <w:ins w:id="10926" w:author="Nick.Tolimieri [2]" w:date="2022-09-16T09:26:00Z">
              <w:del w:id="10927" w:author="Nick.Tolimieri" w:date="2022-09-19T13:19:00Z">
                <w:r w:rsidRPr="00FC0F34" w:rsidDel="002F2C4B">
                  <w:rPr>
                    <w:rFonts w:asciiTheme="minorHAnsi" w:eastAsiaTheme="minorHAnsi" w:hAnsiTheme="minorHAnsi" w:cstheme="minorBidi"/>
                    <w:sz w:val="22"/>
                    <w:szCs w:val="22"/>
                    <w:rPrChange w:id="10928" w:author="Nick.Tolimieri [2]" w:date="2022-09-16T09:26:00Z">
                      <w:rPr>
                        <w:rFonts w:ascii="Calibri" w:hAnsi="Calibri" w:cs="Calibri"/>
                        <w:color w:val="000000"/>
                        <w:sz w:val="22"/>
                        <w:szCs w:val="22"/>
                      </w:rPr>
                    </w:rPrChange>
                  </w:rPr>
                  <w:delText>26</w:delText>
                </w:r>
              </w:del>
            </w:ins>
          </w:p>
        </w:tc>
        <w:tc>
          <w:tcPr>
            <w:tcW w:w="960" w:type="dxa"/>
            <w:noWrap/>
            <w:hideMark/>
            <w:tcPrChange w:id="1092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930" w:author="Nick.Tolimieri [2]" w:date="2022-09-16T09:26:00Z"/>
                <w:del w:id="10931" w:author="Nick.Tolimieri" w:date="2022-09-19T13:19:00Z"/>
                <w:rFonts w:asciiTheme="minorHAnsi" w:eastAsiaTheme="minorHAnsi" w:hAnsiTheme="minorHAnsi" w:cstheme="minorBidi"/>
                <w:sz w:val="22"/>
                <w:szCs w:val="22"/>
                <w:rPrChange w:id="10932" w:author="Nick.Tolimieri [2]" w:date="2022-09-16T09:26:00Z">
                  <w:rPr>
                    <w:ins w:id="10933" w:author="Nick.Tolimieri [2]" w:date="2022-09-16T09:26:00Z"/>
                    <w:del w:id="10934" w:author="Nick.Tolimieri" w:date="2022-09-19T13:19:00Z"/>
                    <w:rFonts w:ascii="Calibri" w:hAnsi="Calibri" w:cs="Calibri"/>
                    <w:color w:val="000000"/>
                    <w:sz w:val="22"/>
                    <w:szCs w:val="22"/>
                  </w:rPr>
                </w:rPrChange>
              </w:rPr>
              <w:pPrChange w:id="10935" w:author="Nick.Tolimieri [2]" w:date="2022-09-16T09:26:00Z">
                <w:pPr>
                  <w:jc w:val="right"/>
                </w:pPr>
              </w:pPrChange>
            </w:pPr>
            <w:ins w:id="10936" w:author="Nick.Tolimieri [2]" w:date="2022-09-16T09:26:00Z">
              <w:del w:id="10937" w:author="Nick.Tolimieri" w:date="2022-09-19T13:19:00Z">
                <w:r w:rsidRPr="00FC0F34" w:rsidDel="002F2C4B">
                  <w:rPr>
                    <w:rFonts w:asciiTheme="minorHAnsi" w:eastAsiaTheme="minorHAnsi" w:hAnsiTheme="minorHAnsi" w:cstheme="minorBidi"/>
                    <w:sz w:val="22"/>
                    <w:szCs w:val="22"/>
                    <w:rPrChange w:id="10938" w:author="Nick.Tolimieri [2]" w:date="2022-09-16T09:26:00Z">
                      <w:rPr>
                        <w:rFonts w:ascii="Calibri" w:hAnsi="Calibri" w:cs="Calibri"/>
                        <w:color w:val="000000"/>
                        <w:sz w:val="22"/>
                        <w:szCs w:val="22"/>
                      </w:rPr>
                    </w:rPrChange>
                  </w:rPr>
                  <w:delText>3</w:delText>
                </w:r>
              </w:del>
            </w:ins>
          </w:p>
        </w:tc>
        <w:tc>
          <w:tcPr>
            <w:tcW w:w="960" w:type="dxa"/>
            <w:noWrap/>
            <w:hideMark/>
            <w:tcPrChange w:id="1093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940" w:author="Nick.Tolimieri [2]" w:date="2022-09-16T09:26:00Z"/>
                <w:del w:id="10941" w:author="Nick.Tolimieri" w:date="2022-09-19T13:19:00Z"/>
                <w:rFonts w:asciiTheme="minorHAnsi" w:eastAsiaTheme="minorHAnsi" w:hAnsiTheme="minorHAnsi" w:cstheme="minorBidi"/>
                <w:sz w:val="22"/>
                <w:szCs w:val="22"/>
                <w:rPrChange w:id="10942" w:author="Nick.Tolimieri [2]" w:date="2022-09-16T09:26:00Z">
                  <w:rPr>
                    <w:ins w:id="10943" w:author="Nick.Tolimieri [2]" w:date="2022-09-16T09:26:00Z"/>
                    <w:del w:id="10944" w:author="Nick.Tolimieri" w:date="2022-09-19T13:19:00Z"/>
                    <w:rFonts w:ascii="Calibri" w:hAnsi="Calibri" w:cs="Calibri"/>
                    <w:color w:val="000000"/>
                    <w:sz w:val="22"/>
                    <w:szCs w:val="22"/>
                  </w:rPr>
                </w:rPrChange>
              </w:rPr>
              <w:pPrChange w:id="10945" w:author="Nick.Tolimieri [2]" w:date="2022-09-16T09:26:00Z">
                <w:pPr>
                  <w:jc w:val="right"/>
                </w:pPr>
              </w:pPrChange>
            </w:pPr>
            <w:ins w:id="10946" w:author="Nick.Tolimieri [2]" w:date="2022-09-16T09:26:00Z">
              <w:del w:id="10947" w:author="Nick.Tolimieri" w:date="2022-09-19T13:19:00Z">
                <w:r w:rsidRPr="00FC0F34" w:rsidDel="002F2C4B">
                  <w:rPr>
                    <w:rFonts w:asciiTheme="minorHAnsi" w:eastAsiaTheme="minorHAnsi" w:hAnsiTheme="minorHAnsi" w:cstheme="minorBidi"/>
                    <w:sz w:val="22"/>
                    <w:szCs w:val="22"/>
                    <w:rPrChange w:id="10948" w:author="Nick.Tolimieri [2]" w:date="2022-09-16T09:26:00Z">
                      <w:rPr>
                        <w:rFonts w:ascii="Calibri" w:hAnsi="Calibri" w:cs="Calibri"/>
                        <w:color w:val="000000"/>
                        <w:sz w:val="22"/>
                        <w:szCs w:val="22"/>
                      </w:rPr>
                    </w:rPrChange>
                  </w:rPr>
                  <w:delText>19</w:delText>
                </w:r>
              </w:del>
            </w:ins>
          </w:p>
        </w:tc>
        <w:tc>
          <w:tcPr>
            <w:tcW w:w="960" w:type="dxa"/>
            <w:noWrap/>
            <w:hideMark/>
            <w:tcPrChange w:id="1094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950" w:author="Nick.Tolimieri [2]" w:date="2022-09-16T09:26:00Z"/>
                <w:del w:id="10951" w:author="Nick.Tolimieri" w:date="2022-09-19T13:19:00Z"/>
                <w:rFonts w:asciiTheme="minorHAnsi" w:eastAsiaTheme="minorHAnsi" w:hAnsiTheme="minorHAnsi" w:cstheme="minorBidi"/>
                <w:sz w:val="22"/>
                <w:szCs w:val="22"/>
                <w:rPrChange w:id="10952" w:author="Nick.Tolimieri [2]" w:date="2022-09-16T09:26:00Z">
                  <w:rPr>
                    <w:ins w:id="10953" w:author="Nick.Tolimieri [2]" w:date="2022-09-16T09:26:00Z"/>
                    <w:del w:id="10954" w:author="Nick.Tolimieri" w:date="2022-09-19T13:19:00Z"/>
                    <w:rFonts w:ascii="Calibri" w:hAnsi="Calibri" w:cs="Calibri"/>
                    <w:color w:val="000000"/>
                    <w:sz w:val="22"/>
                    <w:szCs w:val="22"/>
                  </w:rPr>
                </w:rPrChange>
              </w:rPr>
              <w:pPrChange w:id="10955" w:author="Nick.Tolimieri [2]" w:date="2022-09-16T09:26:00Z">
                <w:pPr>
                  <w:jc w:val="right"/>
                </w:pPr>
              </w:pPrChange>
            </w:pPr>
            <w:ins w:id="10956" w:author="Nick.Tolimieri [2]" w:date="2022-09-16T09:26:00Z">
              <w:del w:id="10957" w:author="Nick.Tolimieri" w:date="2022-09-19T13:19:00Z">
                <w:r w:rsidRPr="00FC0F34" w:rsidDel="002F2C4B">
                  <w:rPr>
                    <w:rFonts w:asciiTheme="minorHAnsi" w:eastAsiaTheme="minorHAnsi" w:hAnsiTheme="minorHAnsi" w:cstheme="minorBidi"/>
                    <w:sz w:val="22"/>
                    <w:szCs w:val="22"/>
                    <w:rPrChange w:id="10958" w:author="Nick.Tolimieri [2]" w:date="2022-09-16T09:26:00Z">
                      <w:rPr>
                        <w:rFonts w:ascii="Calibri" w:hAnsi="Calibri" w:cs="Calibri"/>
                        <w:color w:val="000000"/>
                        <w:sz w:val="22"/>
                        <w:szCs w:val="22"/>
                      </w:rPr>
                    </w:rPrChange>
                  </w:rPr>
                  <w:delText>5</w:delText>
                </w:r>
              </w:del>
            </w:ins>
          </w:p>
        </w:tc>
        <w:tc>
          <w:tcPr>
            <w:tcW w:w="960" w:type="dxa"/>
            <w:noWrap/>
            <w:hideMark/>
            <w:tcPrChange w:id="1095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960" w:author="Nick.Tolimieri [2]" w:date="2022-09-16T09:26:00Z"/>
                <w:del w:id="10961" w:author="Nick.Tolimieri" w:date="2022-09-19T13:19:00Z"/>
                <w:rFonts w:asciiTheme="minorHAnsi" w:eastAsiaTheme="minorHAnsi" w:hAnsiTheme="minorHAnsi" w:cstheme="minorBidi"/>
                <w:sz w:val="22"/>
                <w:szCs w:val="22"/>
                <w:rPrChange w:id="10962" w:author="Nick.Tolimieri [2]" w:date="2022-09-16T09:26:00Z">
                  <w:rPr>
                    <w:ins w:id="10963" w:author="Nick.Tolimieri [2]" w:date="2022-09-16T09:26:00Z"/>
                    <w:del w:id="10964" w:author="Nick.Tolimieri" w:date="2022-09-19T13:19:00Z"/>
                    <w:rFonts w:ascii="Calibri" w:hAnsi="Calibri" w:cs="Calibri"/>
                    <w:color w:val="000000"/>
                    <w:sz w:val="22"/>
                    <w:szCs w:val="22"/>
                  </w:rPr>
                </w:rPrChange>
              </w:rPr>
              <w:pPrChange w:id="10965" w:author="Nick.Tolimieri [2]" w:date="2022-09-16T09:26:00Z">
                <w:pPr>
                  <w:jc w:val="right"/>
                </w:pPr>
              </w:pPrChange>
            </w:pPr>
            <w:ins w:id="10966" w:author="Nick.Tolimieri [2]" w:date="2022-09-16T09:26:00Z">
              <w:del w:id="10967" w:author="Nick.Tolimieri" w:date="2022-09-19T13:19:00Z">
                <w:r w:rsidRPr="00FC0F34" w:rsidDel="002F2C4B">
                  <w:rPr>
                    <w:rFonts w:asciiTheme="minorHAnsi" w:eastAsiaTheme="minorHAnsi" w:hAnsiTheme="minorHAnsi" w:cstheme="minorBidi"/>
                    <w:sz w:val="22"/>
                    <w:szCs w:val="22"/>
                    <w:rPrChange w:id="10968" w:author="Nick.Tolimieri [2]" w:date="2022-09-16T09:26:00Z">
                      <w:rPr>
                        <w:rFonts w:ascii="Calibri" w:hAnsi="Calibri" w:cs="Calibri"/>
                        <w:color w:val="000000"/>
                        <w:sz w:val="22"/>
                        <w:szCs w:val="22"/>
                      </w:rPr>
                    </w:rPrChange>
                  </w:rPr>
                  <w:delText>8</w:delText>
                </w:r>
              </w:del>
            </w:ins>
          </w:p>
        </w:tc>
        <w:tc>
          <w:tcPr>
            <w:tcW w:w="960" w:type="dxa"/>
            <w:noWrap/>
            <w:hideMark/>
            <w:tcPrChange w:id="1096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970" w:author="Nick.Tolimieri [2]" w:date="2022-09-16T09:26:00Z"/>
                <w:del w:id="10971" w:author="Nick.Tolimieri" w:date="2022-09-19T13:19:00Z"/>
                <w:rFonts w:asciiTheme="minorHAnsi" w:eastAsiaTheme="minorHAnsi" w:hAnsiTheme="minorHAnsi" w:cstheme="minorBidi"/>
                <w:sz w:val="22"/>
                <w:szCs w:val="22"/>
                <w:rPrChange w:id="10972" w:author="Nick.Tolimieri [2]" w:date="2022-09-16T09:26:00Z">
                  <w:rPr>
                    <w:ins w:id="10973" w:author="Nick.Tolimieri [2]" w:date="2022-09-16T09:26:00Z"/>
                    <w:del w:id="10974" w:author="Nick.Tolimieri" w:date="2022-09-19T13:19:00Z"/>
                    <w:rFonts w:ascii="Calibri" w:hAnsi="Calibri" w:cs="Calibri"/>
                    <w:color w:val="000000"/>
                    <w:sz w:val="22"/>
                    <w:szCs w:val="22"/>
                  </w:rPr>
                </w:rPrChange>
              </w:rPr>
              <w:pPrChange w:id="10975" w:author="Nick.Tolimieri [2]" w:date="2022-09-16T09:26:00Z">
                <w:pPr>
                  <w:jc w:val="right"/>
                </w:pPr>
              </w:pPrChange>
            </w:pPr>
            <w:ins w:id="10976" w:author="Nick.Tolimieri [2]" w:date="2022-09-16T09:26:00Z">
              <w:del w:id="10977" w:author="Nick.Tolimieri" w:date="2022-09-19T13:19:00Z">
                <w:r w:rsidRPr="00FC0F34" w:rsidDel="002F2C4B">
                  <w:rPr>
                    <w:rFonts w:asciiTheme="minorHAnsi" w:eastAsiaTheme="minorHAnsi" w:hAnsiTheme="minorHAnsi" w:cstheme="minorBidi"/>
                    <w:sz w:val="22"/>
                    <w:szCs w:val="22"/>
                    <w:rPrChange w:id="10978" w:author="Nick.Tolimieri [2]" w:date="2022-09-16T09:26:00Z">
                      <w:rPr>
                        <w:rFonts w:ascii="Calibri" w:hAnsi="Calibri" w:cs="Calibri"/>
                        <w:color w:val="000000"/>
                        <w:sz w:val="22"/>
                        <w:szCs w:val="22"/>
                      </w:rPr>
                    </w:rPrChange>
                  </w:rPr>
                  <w:delText>2.49</w:delText>
                </w:r>
              </w:del>
            </w:ins>
          </w:p>
        </w:tc>
        <w:tc>
          <w:tcPr>
            <w:tcW w:w="960" w:type="dxa"/>
            <w:noWrap/>
            <w:hideMark/>
            <w:tcPrChange w:id="1097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980" w:author="Nick.Tolimieri [2]" w:date="2022-09-16T09:26:00Z"/>
                <w:del w:id="10981" w:author="Nick.Tolimieri" w:date="2022-09-19T13:19:00Z"/>
                <w:rFonts w:asciiTheme="minorHAnsi" w:eastAsiaTheme="minorHAnsi" w:hAnsiTheme="minorHAnsi" w:cstheme="minorBidi"/>
                <w:sz w:val="22"/>
                <w:szCs w:val="22"/>
                <w:rPrChange w:id="10982" w:author="Nick.Tolimieri [2]" w:date="2022-09-16T09:26:00Z">
                  <w:rPr>
                    <w:ins w:id="10983" w:author="Nick.Tolimieri [2]" w:date="2022-09-16T09:26:00Z"/>
                    <w:del w:id="10984" w:author="Nick.Tolimieri" w:date="2022-09-19T13:19:00Z"/>
                    <w:rFonts w:ascii="Calibri" w:hAnsi="Calibri" w:cs="Calibri"/>
                    <w:color w:val="000000"/>
                    <w:sz w:val="22"/>
                    <w:szCs w:val="22"/>
                  </w:rPr>
                </w:rPrChange>
              </w:rPr>
              <w:pPrChange w:id="10985" w:author="Nick.Tolimieri [2]" w:date="2022-09-16T09:26:00Z">
                <w:pPr>
                  <w:jc w:val="right"/>
                </w:pPr>
              </w:pPrChange>
            </w:pPr>
            <w:ins w:id="10986" w:author="Nick.Tolimieri [2]" w:date="2022-09-16T09:26:00Z">
              <w:del w:id="10987" w:author="Nick.Tolimieri" w:date="2022-09-19T13:19:00Z">
                <w:r w:rsidRPr="00FC0F34" w:rsidDel="002F2C4B">
                  <w:rPr>
                    <w:rFonts w:asciiTheme="minorHAnsi" w:eastAsiaTheme="minorHAnsi" w:hAnsiTheme="minorHAnsi" w:cstheme="minorBidi"/>
                    <w:sz w:val="22"/>
                    <w:szCs w:val="22"/>
                    <w:rPrChange w:id="10988" w:author="Nick.Tolimieri [2]" w:date="2022-09-16T09:26:00Z">
                      <w:rPr>
                        <w:rFonts w:ascii="Calibri" w:hAnsi="Calibri" w:cs="Calibri"/>
                        <w:color w:val="000000"/>
                        <w:sz w:val="22"/>
                        <w:szCs w:val="22"/>
                      </w:rPr>
                    </w:rPrChange>
                  </w:rPr>
                  <w:delText>0.64</w:delText>
                </w:r>
              </w:del>
            </w:ins>
          </w:p>
        </w:tc>
      </w:tr>
      <w:tr w:rsidR="00FC0F34" w:rsidRPr="00FC0F34" w:rsidDel="002F2C4B" w:rsidTr="00FC0F34">
        <w:trPr>
          <w:divId w:val="1675451697"/>
          <w:trHeight w:val="300"/>
          <w:ins w:id="10989" w:author="Nick.Tolimieri [2]" w:date="2022-09-16T09:26:00Z"/>
          <w:del w:id="10990" w:author="Nick.Tolimieri" w:date="2022-09-19T13:19:00Z"/>
          <w:trPrChange w:id="10991" w:author="Nick.Tolimieri [2]" w:date="2022-09-16T09:26:00Z">
            <w:trPr>
              <w:divId w:val="1675451697"/>
              <w:trHeight w:val="300"/>
            </w:trPr>
          </w:trPrChange>
        </w:trPr>
        <w:tc>
          <w:tcPr>
            <w:tcW w:w="960" w:type="dxa"/>
            <w:noWrap/>
            <w:hideMark/>
            <w:tcPrChange w:id="1099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0993" w:author="Nick.Tolimieri [2]" w:date="2022-09-16T09:26:00Z"/>
                <w:del w:id="10994" w:author="Nick.Tolimieri" w:date="2022-09-19T13:19:00Z"/>
                <w:rFonts w:asciiTheme="minorHAnsi" w:eastAsiaTheme="minorHAnsi" w:hAnsiTheme="minorHAnsi" w:cstheme="minorBidi"/>
                <w:sz w:val="22"/>
                <w:szCs w:val="22"/>
                <w:rPrChange w:id="10995" w:author="Nick.Tolimieri [2]" w:date="2022-09-16T09:26:00Z">
                  <w:rPr>
                    <w:ins w:id="10996" w:author="Nick.Tolimieri [2]" w:date="2022-09-16T09:26:00Z"/>
                    <w:del w:id="10997" w:author="Nick.Tolimieri" w:date="2022-09-19T13:19:00Z"/>
                    <w:rFonts w:ascii="Calibri" w:hAnsi="Calibri" w:cs="Calibri"/>
                    <w:color w:val="000000"/>
                    <w:sz w:val="22"/>
                    <w:szCs w:val="22"/>
                  </w:rPr>
                </w:rPrChange>
              </w:rPr>
              <w:pPrChange w:id="10998" w:author="Nick.Tolimieri [2]" w:date="2022-09-16T09:26:00Z">
                <w:pPr/>
              </w:pPrChange>
            </w:pPr>
            <w:ins w:id="10999" w:author="Nick.Tolimieri [2]" w:date="2022-09-16T09:26:00Z">
              <w:del w:id="11000" w:author="Nick.Tolimieri" w:date="2022-09-19T13:19:00Z">
                <w:r w:rsidRPr="00FC0F34" w:rsidDel="002F2C4B">
                  <w:rPr>
                    <w:rFonts w:asciiTheme="minorHAnsi" w:eastAsiaTheme="minorHAnsi" w:hAnsiTheme="minorHAnsi" w:cstheme="minorBidi"/>
                    <w:sz w:val="22"/>
                    <w:szCs w:val="22"/>
                    <w:rPrChange w:id="11001" w:author="Nick.Tolimieri [2]" w:date="2022-09-16T09:26:00Z">
                      <w:rPr>
                        <w:rFonts w:ascii="Calibri" w:hAnsi="Calibri" w:cs="Calibri"/>
                        <w:color w:val="000000"/>
                        <w:sz w:val="22"/>
                        <w:szCs w:val="22"/>
                      </w:rPr>
                    </w:rPrChange>
                  </w:rPr>
                  <w:delText>Tatoosh Is. &amp; Neah B.</w:delText>
                </w:r>
              </w:del>
            </w:ins>
          </w:p>
        </w:tc>
        <w:tc>
          <w:tcPr>
            <w:tcW w:w="960" w:type="dxa"/>
            <w:noWrap/>
            <w:hideMark/>
            <w:tcPrChange w:id="1100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003" w:author="Nick.Tolimieri [2]" w:date="2022-09-16T09:26:00Z"/>
                <w:del w:id="11004" w:author="Nick.Tolimieri" w:date="2022-09-19T13:19:00Z"/>
                <w:rFonts w:asciiTheme="minorHAnsi" w:eastAsiaTheme="minorHAnsi" w:hAnsiTheme="minorHAnsi" w:cstheme="minorBidi"/>
                <w:sz w:val="22"/>
                <w:szCs w:val="22"/>
                <w:rPrChange w:id="11005" w:author="Nick.Tolimieri [2]" w:date="2022-09-16T09:26:00Z">
                  <w:rPr>
                    <w:ins w:id="11006" w:author="Nick.Tolimieri [2]" w:date="2022-09-16T09:26:00Z"/>
                    <w:del w:id="11007" w:author="Nick.Tolimieri" w:date="2022-09-19T13:19:00Z"/>
                    <w:rFonts w:ascii="Calibri" w:hAnsi="Calibri" w:cs="Calibri"/>
                    <w:color w:val="000000"/>
                    <w:sz w:val="22"/>
                    <w:szCs w:val="22"/>
                  </w:rPr>
                </w:rPrChange>
              </w:rPr>
              <w:pPrChange w:id="11008" w:author="Nick.Tolimieri [2]" w:date="2022-09-16T09:26:00Z">
                <w:pPr>
                  <w:jc w:val="right"/>
                </w:pPr>
              </w:pPrChange>
            </w:pPr>
            <w:ins w:id="11009" w:author="Nick.Tolimieri [2]" w:date="2022-09-16T09:26:00Z">
              <w:del w:id="11010" w:author="Nick.Tolimieri" w:date="2022-09-19T13:19:00Z">
                <w:r w:rsidRPr="00FC0F34" w:rsidDel="002F2C4B">
                  <w:rPr>
                    <w:rFonts w:asciiTheme="minorHAnsi" w:eastAsiaTheme="minorHAnsi" w:hAnsiTheme="minorHAnsi" w:cstheme="minorBidi"/>
                    <w:sz w:val="22"/>
                    <w:szCs w:val="22"/>
                    <w:rPrChange w:id="11011" w:author="Nick.Tolimieri [2]" w:date="2022-09-16T09:26:00Z">
                      <w:rPr>
                        <w:rFonts w:ascii="Calibri" w:hAnsi="Calibri" w:cs="Calibri"/>
                        <w:color w:val="000000"/>
                        <w:sz w:val="22"/>
                        <w:szCs w:val="22"/>
                      </w:rPr>
                    </w:rPrChange>
                  </w:rPr>
                  <w:delText>2014</w:delText>
                </w:r>
              </w:del>
            </w:ins>
          </w:p>
        </w:tc>
        <w:tc>
          <w:tcPr>
            <w:tcW w:w="960" w:type="dxa"/>
            <w:noWrap/>
            <w:hideMark/>
            <w:tcPrChange w:id="1101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013" w:author="Nick.Tolimieri [2]" w:date="2022-09-16T09:26:00Z"/>
                <w:del w:id="11014" w:author="Nick.Tolimieri" w:date="2022-09-19T13:19:00Z"/>
                <w:rFonts w:asciiTheme="minorHAnsi" w:eastAsiaTheme="minorHAnsi" w:hAnsiTheme="minorHAnsi" w:cstheme="minorBidi"/>
                <w:sz w:val="22"/>
                <w:szCs w:val="22"/>
                <w:rPrChange w:id="11015" w:author="Nick.Tolimieri [2]" w:date="2022-09-16T09:26:00Z">
                  <w:rPr>
                    <w:ins w:id="11016" w:author="Nick.Tolimieri [2]" w:date="2022-09-16T09:26:00Z"/>
                    <w:del w:id="11017" w:author="Nick.Tolimieri" w:date="2022-09-19T13:19:00Z"/>
                    <w:rFonts w:ascii="Calibri" w:hAnsi="Calibri" w:cs="Calibri"/>
                    <w:color w:val="000000"/>
                    <w:sz w:val="22"/>
                    <w:szCs w:val="22"/>
                  </w:rPr>
                </w:rPrChange>
              </w:rPr>
              <w:pPrChange w:id="11018" w:author="Nick.Tolimieri [2]" w:date="2022-09-16T09:26:00Z">
                <w:pPr>
                  <w:jc w:val="right"/>
                </w:pPr>
              </w:pPrChange>
            </w:pPr>
            <w:ins w:id="11019" w:author="Nick.Tolimieri [2]" w:date="2022-09-16T09:26:00Z">
              <w:del w:id="11020" w:author="Nick.Tolimieri" w:date="2022-09-19T13:19:00Z">
                <w:r w:rsidRPr="00FC0F34" w:rsidDel="002F2C4B">
                  <w:rPr>
                    <w:rFonts w:asciiTheme="minorHAnsi" w:eastAsiaTheme="minorHAnsi" w:hAnsiTheme="minorHAnsi" w:cstheme="minorBidi"/>
                    <w:sz w:val="22"/>
                    <w:szCs w:val="22"/>
                    <w:rPrChange w:id="11021" w:author="Nick.Tolimieri [2]" w:date="2022-09-16T09:26:00Z">
                      <w:rPr>
                        <w:rFonts w:ascii="Calibri" w:hAnsi="Calibri" w:cs="Calibri"/>
                        <w:color w:val="000000"/>
                        <w:sz w:val="22"/>
                        <w:szCs w:val="22"/>
                      </w:rPr>
                    </w:rPrChange>
                  </w:rPr>
                  <w:delText>2</w:delText>
                </w:r>
              </w:del>
            </w:ins>
          </w:p>
        </w:tc>
        <w:tc>
          <w:tcPr>
            <w:tcW w:w="960" w:type="dxa"/>
            <w:noWrap/>
            <w:hideMark/>
            <w:tcPrChange w:id="1102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023" w:author="Nick.Tolimieri [2]" w:date="2022-09-16T09:26:00Z"/>
                <w:del w:id="11024" w:author="Nick.Tolimieri" w:date="2022-09-19T13:19:00Z"/>
                <w:rFonts w:asciiTheme="minorHAnsi" w:eastAsiaTheme="minorHAnsi" w:hAnsiTheme="minorHAnsi" w:cstheme="minorBidi"/>
                <w:sz w:val="22"/>
                <w:szCs w:val="22"/>
                <w:rPrChange w:id="11025" w:author="Nick.Tolimieri [2]" w:date="2022-09-16T09:26:00Z">
                  <w:rPr>
                    <w:ins w:id="11026" w:author="Nick.Tolimieri [2]" w:date="2022-09-16T09:26:00Z"/>
                    <w:del w:id="11027" w:author="Nick.Tolimieri" w:date="2022-09-19T13:19:00Z"/>
                    <w:rFonts w:ascii="Calibri" w:hAnsi="Calibri" w:cs="Calibri"/>
                    <w:color w:val="000000"/>
                    <w:sz w:val="22"/>
                    <w:szCs w:val="22"/>
                  </w:rPr>
                </w:rPrChange>
              </w:rPr>
              <w:pPrChange w:id="11028" w:author="Nick.Tolimieri [2]" w:date="2022-09-16T09:26:00Z">
                <w:pPr>
                  <w:jc w:val="right"/>
                </w:pPr>
              </w:pPrChange>
            </w:pPr>
            <w:ins w:id="11029" w:author="Nick.Tolimieri [2]" w:date="2022-09-16T09:26:00Z">
              <w:del w:id="11030" w:author="Nick.Tolimieri" w:date="2022-09-19T13:19:00Z">
                <w:r w:rsidRPr="00FC0F34" w:rsidDel="002F2C4B">
                  <w:rPr>
                    <w:rFonts w:asciiTheme="minorHAnsi" w:eastAsiaTheme="minorHAnsi" w:hAnsiTheme="minorHAnsi" w:cstheme="minorBidi"/>
                    <w:sz w:val="22"/>
                    <w:szCs w:val="22"/>
                    <w:rPrChange w:id="11031" w:author="Nick.Tolimieri [2]" w:date="2022-09-16T09:26:00Z">
                      <w:rPr>
                        <w:rFonts w:ascii="Calibri" w:hAnsi="Calibri" w:cs="Calibri"/>
                        <w:color w:val="000000"/>
                        <w:sz w:val="22"/>
                        <w:szCs w:val="22"/>
                      </w:rPr>
                    </w:rPrChange>
                  </w:rPr>
                  <w:delText>83</w:delText>
                </w:r>
              </w:del>
            </w:ins>
          </w:p>
        </w:tc>
        <w:tc>
          <w:tcPr>
            <w:tcW w:w="960" w:type="dxa"/>
            <w:noWrap/>
            <w:hideMark/>
            <w:tcPrChange w:id="1103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033" w:author="Nick.Tolimieri [2]" w:date="2022-09-16T09:26:00Z"/>
                <w:del w:id="11034" w:author="Nick.Tolimieri" w:date="2022-09-19T13:19:00Z"/>
                <w:rFonts w:asciiTheme="minorHAnsi" w:eastAsiaTheme="minorHAnsi" w:hAnsiTheme="minorHAnsi" w:cstheme="minorBidi"/>
                <w:sz w:val="22"/>
                <w:szCs w:val="22"/>
                <w:rPrChange w:id="11035" w:author="Nick.Tolimieri [2]" w:date="2022-09-16T09:26:00Z">
                  <w:rPr>
                    <w:ins w:id="11036" w:author="Nick.Tolimieri [2]" w:date="2022-09-16T09:26:00Z"/>
                    <w:del w:id="11037" w:author="Nick.Tolimieri" w:date="2022-09-19T13:19:00Z"/>
                    <w:rFonts w:ascii="Calibri" w:hAnsi="Calibri" w:cs="Calibri"/>
                    <w:color w:val="000000"/>
                    <w:sz w:val="22"/>
                    <w:szCs w:val="22"/>
                  </w:rPr>
                </w:rPrChange>
              </w:rPr>
              <w:pPrChange w:id="11038" w:author="Nick.Tolimieri [2]" w:date="2022-09-16T09:26:00Z">
                <w:pPr>
                  <w:jc w:val="right"/>
                </w:pPr>
              </w:pPrChange>
            </w:pPr>
            <w:ins w:id="11039" w:author="Nick.Tolimieri [2]" w:date="2022-09-16T09:26:00Z">
              <w:del w:id="11040" w:author="Nick.Tolimieri" w:date="2022-09-19T13:19:00Z">
                <w:r w:rsidRPr="00FC0F34" w:rsidDel="002F2C4B">
                  <w:rPr>
                    <w:rFonts w:asciiTheme="minorHAnsi" w:eastAsiaTheme="minorHAnsi" w:hAnsiTheme="minorHAnsi" w:cstheme="minorBidi"/>
                    <w:sz w:val="22"/>
                    <w:szCs w:val="22"/>
                    <w:rPrChange w:id="11041" w:author="Nick.Tolimieri [2]" w:date="2022-09-16T09:26:00Z">
                      <w:rPr>
                        <w:rFonts w:ascii="Calibri" w:hAnsi="Calibri" w:cs="Calibri"/>
                        <w:color w:val="000000"/>
                        <w:sz w:val="22"/>
                        <w:szCs w:val="22"/>
                      </w:rPr>
                    </w:rPrChange>
                  </w:rPr>
                  <w:delText>4</w:delText>
                </w:r>
              </w:del>
            </w:ins>
          </w:p>
        </w:tc>
        <w:tc>
          <w:tcPr>
            <w:tcW w:w="960" w:type="dxa"/>
            <w:noWrap/>
            <w:hideMark/>
            <w:tcPrChange w:id="1104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043" w:author="Nick.Tolimieri [2]" w:date="2022-09-16T09:26:00Z"/>
                <w:del w:id="11044" w:author="Nick.Tolimieri" w:date="2022-09-19T13:19:00Z"/>
                <w:rFonts w:asciiTheme="minorHAnsi" w:eastAsiaTheme="minorHAnsi" w:hAnsiTheme="minorHAnsi" w:cstheme="minorBidi"/>
                <w:sz w:val="22"/>
                <w:szCs w:val="22"/>
                <w:rPrChange w:id="11045" w:author="Nick.Tolimieri [2]" w:date="2022-09-16T09:26:00Z">
                  <w:rPr>
                    <w:ins w:id="11046" w:author="Nick.Tolimieri [2]" w:date="2022-09-16T09:26:00Z"/>
                    <w:del w:id="11047" w:author="Nick.Tolimieri" w:date="2022-09-19T13:19:00Z"/>
                    <w:rFonts w:ascii="Calibri" w:hAnsi="Calibri" w:cs="Calibri"/>
                    <w:color w:val="000000"/>
                    <w:sz w:val="22"/>
                    <w:szCs w:val="22"/>
                  </w:rPr>
                </w:rPrChange>
              </w:rPr>
              <w:pPrChange w:id="11048" w:author="Nick.Tolimieri [2]" w:date="2022-09-16T09:26:00Z">
                <w:pPr>
                  <w:jc w:val="right"/>
                </w:pPr>
              </w:pPrChange>
            </w:pPr>
            <w:ins w:id="11049" w:author="Nick.Tolimieri [2]" w:date="2022-09-16T09:26:00Z">
              <w:del w:id="11050" w:author="Nick.Tolimieri" w:date="2022-09-19T13:19:00Z">
                <w:r w:rsidRPr="00FC0F34" w:rsidDel="002F2C4B">
                  <w:rPr>
                    <w:rFonts w:asciiTheme="minorHAnsi" w:eastAsiaTheme="minorHAnsi" w:hAnsiTheme="minorHAnsi" w:cstheme="minorBidi"/>
                    <w:sz w:val="22"/>
                    <w:szCs w:val="22"/>
                    <w:rPrChange w:id="11051" w:author="Nick.Tolimieri [2]" w:date="2022-09-16T09:26:00Z">
                      <w:rPr>
                        <w:rFonts w:ascii="Calibri" w:hAnsi="Calibri" w:cs="Calibri"/>
                        <w:color w:val="000000"/>
                        <w:sz w:val="22"/>
                        <w:szCs w:val="22"/>
                      </w:rPr>
                    </w:rPrChange>
                  </w:rPr>
                  <w:delText>77</w:delText>
                </w:r>
              </w:del>
            </w:ins>
          </w:p>
        </w:tc>
        <w:tc>
          <w:tcPr>
            <w:tcW w:w="960" w:type="dxa"/>
            <w:noWrap/>
            <w:hideMark/>
            <w:tcPrChange w:id="1105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053" w:author="Nick.Tolimieri [2]" w:date="2022-09-16T09:26:00Z"/>
                <w:del w:id="11054" w:author="Nick.Tolimieri" w:date="2022-09-19T13:19:00Z"/>
                <w:rFonts w:asciiTheme="minorHAnsi" w:eastAsiaTheme="minorHAnsi" w:hAnsiTheme="minorHAnsi" w:cstheme="minorBidi"/>
                <w:sz w:val="22"/>
                <w:szCs w:val="22"/>
                <w:rPrChange w:id="11055" w:author="Nick.Tolimieri [2]" w:date="2022-09-16T09:26:00Z">
                  <w:rPr>
                    <w:ins w:id="11056" w:author="Nick.Tolimieri [2]" w:date="2022-09-16T09:26:00Z"/>
                    <w:del w:id="11057" w:author="Nick.Tolimieri" w:date="2022-09-19T13:19:00Z"/>
                    <w:rFonts w:ascii="Calibri" w:hAnsi="Calibri" w:cs="Calibri"/>
                    <w:color w:val="000000"/>
                    <w:sz w:val="22"/>
                    <w:szCs w:val="22"/>
                  </w:rPr>
                </w:rPrChange>
              </w:rPr>
              <w:pPrChange w:id="11058" w:author="Nick.Tolimieri [2]" w:date="2022-09-16T09:26:00Z">
                <w:pPr>
                  <w:jc w:val="right"/>
                </w:pPr>
              </w:pPrChange>
            </w:pPr>
            <w:ins w:id="11059" w:author="Nick.Tolimieri [2]" w:date="2022-09-16T09:26:00Z">
              <w:del w:id="11060" w:author="Nick.Tolimieri" w:date="2022-09-19T13:19:00Z">
                <w:r w:rsidRPr="00FC0F34" w:rsidDel="002F2C4B">
                  <w:rPr>
                    <w:rFonts w:asciiTheme="minorHAnsi" w:eastAsiaTheme="minorHAnsi" w:hAnsiTheme="minorHAnsi" w:cstheme="minorBidi"/>
                    <w:sz w:val="22"/>
                    <w:szCs w:val="22"/>
                    <w:rPrChange w:id="11061" w:author="Nick.Tolimieri [2]" w:date="2022-09-16T09:26:00Z">
                      <w:rPr>
                        <w:rFonts w:ascii="Calibri" w:hAnsi="Calibri" w:cs="Calibri"/>
                        <w:color w:val="000000"/>
                        <w:sz w:val="22"/>
                        <w:szCs w:val="22"/>
                      </w:rPr>
                    </w:rPrChange>
                  </w:rPr>
                  <w:delText>6</w:delText>
                </w:r>
              </w:del>
            </w:ins>
          </w:p>
        </w:tc>
        <w:tc>
          <w:tcPr>
            <w:tcW w:w="960" w:type="dxa"/>
            <w:noWrap/>
            <w:hideMark/>
            <w:tcPrChange w:id="1106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063" w:author="Nick.Tolimieri [2]" w:date="2022-09-16T09:26:00Z"/>
                <w:del w:id="11064" w:author="Nick.Tolimieri" w:date="2022-09-19T13:19:00Z"/>
                <w:rFonts w:asciiTheme="minorHAnsi" w:eastAsiaTheme="minorHAnsi" w:hAnsiTheme="minorHAnsi" w:cstheme="minorBidi"/>
                <w:sz w:val="22"/>
                <w:szCs w:val="22"/>
                <w:rPrChange w:id="11065" w:author="Nick.Tolimieri [2]" w:date="2022-09-16T09:26:00Z">
                  <w:rPr>
                    <w:ins w:id="11066" w:author="Nick.Tolimieri [2]" w:date="2022-09-16T09:26:00Z"/>
                    <w:del w:id="11067" w:author="Nick.Tolimieri" w:date="2022-09-19T13:19:00Z"/>
                    <w:rFonts w:ascii="Calibri" w:hAnsi="Calibri" w:cs="Calibri"/>
                    <w:color w:val="000000"/>
                    <w:sz w:val="22"/>
                    <w:szCs w:val="22"/>
                  </w:rPr>
                </w:rPrChange>
              </w:rPr>
              <w:pPrChange w:id="11068" w:author="Nick.Tolimieri [2]" w:date="2022-09-16T09:26:00Z">
                <w:pPr>
                  <w:jc w:val="right"/>
                </w:pPr>
              </w:pPrChange>
            </w:pPr>
            <w:ins w:id="11069" w:author="Nick.Tolimieri [2]" w:date="2022-09-16T09:26:00Z">
              <w:del w:id="11070" w:author="Nick.Tolimieri" w:date="2022-09-19T13:19:00Z">
                <w:r w:rsidRPr="00FC0F34" w:rsidDel="002F2C4B">
                  <w:rPr>
                    <w:rFonts w:asciiTheme="minorHAnsi" w:eastAsiaTheme="minorHAnsi" w:hAnsiTheme="minorHAnsi" w:cstheme="minorBidi"/>
                    <w:sz w:val="22"/>
                    <w:szCs w:val="22"/>
                    <w:rPrChange w:id="11071" w:author="Nick.Tolimieri [2]" w:date="2022-09-16T09:26:00Z">
                      <w:rPr>
                        <w:rFonts w:ascii="Calibri" w:hAnsi="Calibri" w:cs="Calibri"/>
                        <w:color w:val="000000"/>
                        <w:sz w:val="22"/>
                        <w:szCs w:val="22"/>
                      </w:rPr>
                    </w:rPrChange>
                  </w:rPr>
                  <w:delText>29</w:delText>
                </w:r>
              </w:del>
            </w:ins>
          </w:p>
        </w:tc>
        <w:tc>
          <w:tcPr>
            <w:tcW w:w="960" w:type="dxa"/>
            <w:noWrap/>
            <w:hideMark/>
            <w:tcPrChange w:id="1107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073" w:author="Nick.Tolimieri [2]" w:date="2022-09-16T09:26:00Z"/>
                <w:del w:id="11074" w:author="Nick.Tolimieri" w:date="2022-09-19T13:19:00Z"/>
                <w:rFonts w:asciiTheme="minorHAnsi" w:eastAsiaTheme="minorHAnsi" w:hAnsiTheme="minorHAnsi" w:cstheme="minorBidi"/>
                <w:sz w:val="22"/>
                <w:szCs w:val="22"/>
                <w:rPrChange w:id="11075" w:author="Nick.Tolimieri [2]" w:date="2022-09-16T09:26:00Z">
                  <w:rPr>
                    <w:ins w:id="11076" w:author="Nick.Tolimieri [2]" w:date="2022-09-16T09:26:00Z"/>
                    <w:del w:id="11077" w:author="Nick.Tolimieri" w:date="2022-09-19T13:19:00Z"/>
                    <w:rFonts w:ascii="Calibri" w:hAnsi="Calibri" w:cs="Calibri"/>
                    <w:color w:val="000000"/>
                    <w:sz w:val="22"/>
                    <w:szCs w:val="22"/>
                  </w:rPr>
                </w:rPrChange>
              </w:rPr>
              <w:pPrChange w:id="11078" w:author="Nick.Tolimieri [2]" w:date="2022-09-16T09:26:00Z">
                <w:pPr>
                  <w:jc w:val="right"/>
                </w:pPr>
              </w:pPrChange>
            </w:pPr>
            <w:ins w:id="11079" w:author="Nick.Tolimieri [2]" w:date="2022-09-16T09:26:00Z">
              <w:del w:id="11080" w:author="Nick.Tolimieri" w:date="2022-09-19T13:19:00Z">
                <w:r w:rsidRPr="00FC0F34" w:rsidDel="002F2C4B">
                  <w:rPr>
                    <w:rFonts w:asciiTheme="minorHAnsi" w:eastAsiaTheme="minorHAnsi" w:hAnsiTheme="minorHAnsi" w:cstheme="minorBidi"/>
                    <w:sz w:val="22"/>
                    <w:szCs w:val="22"/>
                    <w:rPrChange w:id="11081" w:author="Nick.Tolimieri [2]" w:date="2022-09-16T09:26:00Z">
                      <w:rPr>
                        <w:rFonts w:ascii="Calibri" w:hAnsi="Calibri" w:cs="Calibri"/>
                        <w:color w:val="000000"/>
                        <w:sz w:val="22"/>
                        <w:szCs w:val="22"/>
                      </w:rPr>
                    </w:rPrChange>
                  </w:rPr>
                  <w:delText>2.59</w:delText>
                </w:r>
              </w:del>
            </w:ins>
          </w:p>
        </w:tc>
        <w:tc>
          <w:tcPr>
            <w:tcW w:w="960" w:type="dxa"/>
            <w:noWrap/>
            <w:hideMark/>
            <w:tcPrChange w:id="1108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083" w:author="Nick.Tolimieri [2]" w:date="2022-09-16T09:26:00Z"/>
                <w:del w:id="11084" w:author="Nick.Tolimieri" w:date="2022-09-19T13:19:00Z"/>
                <w:rFonts w:asciiTheme="minorHAnsi" w:eastAsiaTheme="minorHAnsi" w:hAnsiTheme="minorHAnsi" w:cstheme="minorBidi"/>
                <w:sz w:val="22"/>
                <w:szCs w:val="22"/>
                <w:rPrChange w:id="11085" w:author="Nick.Tolimieri [2]" w:date="2022-09-16T09:26:00Z">
                  <w:rPr>
                    <w:ins w:id="11086" w:author="Nick.Tolimieri [2]" w:date="2022-09-16T09:26:00Z"/>
                    <w:del w:id="11087" w:author="Nick.Tolimieri" w:date="2022-09-19T13:19:00Z"/>
                    <w:rFonts w:ascii="Calibri" w:hAnsi="Calibri" w:cs="Calibri"/>
                    <w:color w:val="000000"/>
                    <w:sz w:val="22"/>
                    <w:szCs w:val="22"/>
                  </w:rPr>
                </w:rPrChange>
              </w:rPr>
              <w:pPrChange w:id="11088" w:author="Nick.Tolimieri [2]" w:date="2022-09-16T09:26:00Z">
                <w:pPr>
                  <w:jc w:val="right"/>
                </w:pPr>
              </w:pPrChange>
            </w:pPr>
            <w:ins w:id="11089" w:author="Nick.Tolimieri [2]" w:date="2022-09-16T09:26:00Z">
              <w:del w:id="11090" w:author="Nick.Tolimieri" w:date="2022-09-19T13:19:00Z">
                <w:r w:rsidRPr="00FC0F34" w:rsidDel="002F2C4B">
                  <w:rPr>
                    <w:rFonts w:asciiTheme="minorHAnsi" w:eastAsiaTheme="minorHAnsi" w:hAnsiTheme="minorHAnsi" w:cstheme="minorBidi"/>
                    <w:sz w:val="22"/>
                    <w:szCs w:val="22"/>
                    <w:rPrChange w:id="11091" w:author="Nick.Tolimieri [2]" w:date="2022-09-16T09:26:00Z">
                      <w:rPr>
                        <w:rFonts w:ascii="Calibri" w:hAnsi="Calibri" w:cs="Calibri"/>
                        <w:color w:val="000000"/>
                        <w:sz w:val="22"/>
                        <w:szCs w:val="22"/>
                      </w:rPr>
                    </w:rPrChange>
                  </w:rPr>
                  <w:delText>0.5</w:delText>
                </w:r>
              </w:del>
            </w:ins>
          </w:p>
        </w:tc>
      </w:tr>
      <w:tr w:rsidR="00FC0F34" w:rsidRPr="00FC0F34" w:rsidDel="002F2C4B" w:rsidTr="00FC0F34">
        <w:trPr>
          <w:divId w:val="1675451697"/>
          <w:trHeight w:val="300"/>
          <w:ins w:id="11092" w:author="Nick.Tolimieri [2]" w:date="2022-09-16T09:26:00Z"/>
          <w:del w:id="11093" w:author="Nick.Tolimieri" w:date="2022-09-19T13:19:00Z"/>
          <w:trPrChange w:id="11094" w:author="Nick.Tolimieri [2]" w:date="2022-09-16T09:26:00Z">
            <w:trPr>
              <w:divId w:val="1675451697"/>
              <w:trHeight w:val="300"/>
            </w:trPr>
          </w:trPrChange>
        </w:trPr>
        <w:tc>
          <w:tcPr>
            <w:tcW w:w="960" w:type="dxa"/>
            <w:noWrap/>
            <w:hideMark/>
            <w:tcPrChange w:id="1109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096" w:author="Nick.Tolimieri [2]" w:date="2022-09-16T09:26:00Z"/>
                <w:del w:id="11097" w:author="Nick.Tolimieri" w:date="2022-09-19T13:19:00Z"/>
                <w:rFonts w:asciiTheme="minorHAnsi" w:eastAsiaTheme="minorHAnsi" w:hAnsiTheme="minorHAnsi" w:cstheme="minorBidi"/>
                <w:sz w:val="22"/>
                <w:szCs w:val="22"/>
                <w:rPrChange w:id="11098" w:author="Nick.Tolimieri [2]" w:date="2022-09-16T09:26:00Z">
                  <w:rPr>
                    <w:ins w:id="11099" w:author="Nick.Tolimieri [2]" w:date="2022-09-16T09:26:00Z"/>
                    <w:del w:id="11100" w:author="Nick.Tolimieri" w:date="2022-09-19T13:19:00Z"/>
                    <w:rFonts w:ascii="Calibri" w:hAnsi="Calibri" w:cs="Calibri"/>
                    <w:color w:val="000000"/>
                    <w:sz w:val="22"/>
                    <w:szCs w:val="22"/>
                  </w:rPr>
                </w:rPrChange>
              </w:rPr>
              <w:pPrChange w:id="11101" w:author="Nick.Tolimieri [2]" w:date="2022-09-16T09:26:00Z">
                <w:pPr/>
              </w:pPrChange>
            </w:pPr>
            <w:ins w:id="11102" w:author="Nick.Tolimieri [2]" w:date="2022-09-16T09:26:00Z">
              <w:del w:id="11103" w:author="Nick.Tolimieri" w:date="2022-09-19T13:19:00Z">
                <w:r w:rsidRPr="00FC0F34" w:rsidDel="002F2C4B">
                  <w:rPr>
                    <w:rFonts w:asciiTheme="minorHAnsi" w:eastAsiaTheme="minorHAnsi" w:hAnsiTheme="minorHAnsi" w:cstheme="minorBidi"/>
                    <w:sz w:val="22"/>
                    <w:szCs w:val="22"/>
                    <w:rPrChange w:id="11104" w:author="Nick.Tolimieri [2]" w:date="2022-09-16T09:26:00Z">
                      <w:rPr>
                        <w:rFonts w:ascii="Calibri" w:hAnsi="Calibri" w:cs="Calibri"/>
                        <w:color w:val="000000"/>
                        <w:sz w:val="22"/>
                        <w:szCs w:val="22"/>
                      </w:rPr>
                    </w:rPrChange>
                  </w:rPr>
                  <w:delText>Tatoosh Is. &amp; Neah B.</w:delText>
                </w:r>
              </w:del>
            </w:ins>
          </w:p>
        </w:tc>
        <w:tc>
          <w:tcPr>
            <w:tcW w:w="960" w:type="dxa"/>
            <w:noWrap/>
            <w:hideMark/>
            <w:tcPrChange w:id="1110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106" w:author="Nick.Tolimieri [2]" w:date="2022-09-16T09:26:00Z"/>
                <w:del w:id="11107" w:author="Nick.Tolimieri" w:date="2022-09-19T13:19:00Z"/>
                <w:rFonts w:asciiTheme="minorHAnsi" w:eastAsiaTheme="minorHAnsi" w:hAnsiTheme="minorHAnsi" w:cstheme="minorBidi"/>
                <w:sz w:val="22"/>
                <w:szCs w:val="22"/>
                <w:rPrChange w:id="11108" w:author="Nick.Tolimieri [2]" w:date="2022-09-16T09:26:00Z">
                  <w:rPr>
                    <w:ins w:id="11109" w:author="Nick.Tolimieri [2]" w:date="2022-09-16T09:26:00Z"/>
                    <w:del w:id="11110" w:author="Nick.Tolimieri" w:date="2022-09-19T13:19:00Z"/>
                    <w:rFonts w:ascii="Calibri" w:hAnsi="Calibri" w:cs="Calibri"/>
                    <w:color w:val="000000"/>
                    <w:sz w:val="22"/>
                    <w:szCs w:val="22"/>
                  </w:rPr>
                </w:rPrChange>
              </w:rPr>
              <w:pPrChange w:id="11111" w:author="Nick.Tolimieri [2]" w:date="2022-09-16T09:26:00Z">
                <w:pPr>
                  <w:jc w:val="right"/>
                </w:pPr>
              </w:pPrChange>
            </w:pPr>
            <w:ins w:id="11112" w:author="Nick.Tolimieri [2]" w:date="2022-09-16T09:26:00Z">
              <w:del w:id="11113" w:author="Nick.Tolimieri" w:date="2022-09-19T13:19:00Z">
                <w:r w:rsidRPr="00FC0F34" w:rsidDel="002F2C4B">
                  <w:rPr>
                    <w:rFonts w:asciiTheme="minorHAnsi" w:eastAsiaTheme="minorHAnsi" w:hAnsiTheme="minorHAnsi" w:cstheme="minorBidi"/>
                    <w:sz w:val="22"/>
                    <w:szCs w:val="22"/>
                    <w:rPrChange w:id="11114" w:author="Nick.Tolimieri [2]" w:date="2022-09-16T09:26:00Z">
                      <w:rPr>
                        <w:rFonts w:ascii="Calibri" w:hAnsi="Calibri" w:cs="Calibri"/>
                        <w:color w:val="000000"/>
                        <w:sz w:val="22"/>
                        <w:szCs w:val="22"/>
                      </w:rPr>
                    </w:rPrChange>
                  </w:rPr>
                  <w:delText>2015</w:delText>
                </w:r>
              </w:del>
            </w:ins>
          </w:p>
        </w:tc>
        <w:tc>
          <w:tcPr>
            <w:tcW w:w="960" w:type="dxa"/>
            <w:noWrap/>
            <w:hideMark/>
            <w:tcPrChange w:id="1111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116" w:author="Nick.Tolimieri [2]" w:date="2022-09-16T09:26:00Z"/>
                <w:del w:id="11117" w:author="Nick.Tolimieri" w:date="2022-09-19T13:19:00Z"/>
                <w:rFonts w:asciiTheme="minorHAnsi" w:eastAsiaTheme="minorHAnsi" w:hAnsiTheme="minorHAnsi" w:cstheme="minorBidi"/>
                <w:sz w:val="22"/>
                <w:szCs w:val="22"/>
                <w:rPrChange w:id="11118" w:author="Nick.Tolimieri [2]" w:date="2022-09-16T09:26:00Z">
                  <w:rPr>
                    <w:ins w:id="11119" w:author="Nick.Tolimieri [2]" w:date="2022-09-16T09:26:00Z"/>
                    <w:del w:id="11120" w:author="Nick.Tolimieri" w:date="2022-09-19T13:19:00Z"/>
                    <w:rFonts w:ascii="Calibri" w:hAnsi="Calibri" w:cs="Calibri"/>
                    <w:color w:val="000000"/>
                    <w:sz w:val="22"/>
                    <w:szCs w:val="22"/>
                  </w:rPr>
                </w:rPrChange>
              </w:rPr>
              <w:pPrChange w:id="11121" w:author="Nick.Tolimieri [2]" w:date="2022-09-16T09:26:00Z">
                <w:pPr>
                  <w:jc w:val="right"/>
                </w:pPr>
              </w:pPrChange>
            </w:pPr>
            <w:ins w:id="11122" w:author="Nick.Tolimieri [2]" w:date="2022-09-16T09:26:00Z">
              <w:del w:id="11123" w:author="Nick.Tolimieri" w:date="2022-09-19T13:19:00Z">
                <w:r w:rsidRPr="00FC0F34" w:rsidDel="002F2C4B">
                  <w:rPr>
                    <w:rFonts w:asciiTheme="minorHAnsi" w:eastAsiaTheme="minorHAnsi" w:hAnsiTheme="minorHAnsi" w:cstheme="minorBidi"/>
                    <w:sz w:val="22"/>
                    <w:szCs w:val="22"/>
                    <w:rPrChange w:id="11124" w:author="Nick.Tolimieri [2]" w:date="2022-09-16T09:26:00Z">
                      <w:rPr>
                        <w:rFonts w:ascii="Calibri" w:hAnsi="Calibri" w:cs="Calibri"/>
                        <w:color w:val="000000"/>
                        <w:sz w:val="22"/>
                        <w:szCs w:val="22"/>
                      </w:rPr>
                    </w:rPrChange>
                  </w:rPr>
                  <w:delText>0</w:delText>
                </w:r>
              </w:del>
            </w:ins>
          </w:p>
        </w:tc>
        <w:tc>
          <w:tcPr>
            <w:tcW w:w="960" w:type="dxa"/>
            <w:noWrap/>
            <w:hideMark/>
            <w:tcPrChange w:id="1112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126" w:author="Nick.Tolimieri [2]" w:date="2022-09-16T09:26:00Z"/>
                <w:del w:id="11127" w:author="Nick.Tolimieri" w:date="2022-09-19T13:19:00Z"/>
                <w:rFonts w:asciiTheme="minorHAnsi" w:eastAsiaTheme="minorHAnsi" w:hAnsiTheme="minorHAnsi" w:cstheme="minorBidi"/>
                <w:sz w:val="22"/>
                <w:szCs w:val="22"/>
                <w:rPrChange w:id="11128" w:author="Nick.Tolimieri [2]" w:date="2022-09-16T09:26:00Z">
                  <w:rPr>
                    <w:ins w:id="11129" w:author="Nick.Tolimieri [2]" w:date="2022-09-16T09:26:00Z"/>
                    <w:del w:id="11130" w:author="Nick.Tolimieri" w:date="2022-09-19T13:19:00Z"/>
                    <w:rFonts w:ascii="Calibri" w:hAnsi="Calibri" w:cs="Calibri"/>
                    <w:color w:val="000000"/>
                    <w:sz w:val="22"/>
                    <w:szCs w:val="22"/>
                  </w:rPr>
                </w:rPrChange>
              </w:rPr>
              <w:pPrChange w:id="11131" w:author="Nick.Tolimieri [2]" w:date="2022-09-16T09:26:00Z">
                <w:pPr>
                  <w:jc w:val="right"/>
                </w:pPr>
              </w:pPrChange>
            </w:pPr>
            <w:ins w:id="11132" w:author="Nick.Tolimieri [2]" w:date="2022-09-16T09:26:00Z">
              <w:del w:id="11133" w:author="Nick.Tolimieri" w:date="2022-09-19T13:19:00Z">
                <w:r w:rsidRPr="00FC0F34" w:rsidDel="002F2C4B">
                  <w:rPr>
                    <w:rFonts w:asciiTheme="minorHAnsi" w:eastAsiaTheme="minorHAnsi" w:hAnsiTheme="minorHAnsi" w:cstheme="minorBidi"/>
                    <w:sz w:val="22"/>
                    <w:szCs w:val="22"/>
                    <w:rPrChange w:id="11134" w:author="Nick.Tolimieri [2]" w:date="2022-09-16T09:26:00Z">
                      <w:rPr>
                        <w:rFonts w:ascii="Calibri" w:hAnsi="Calibri" w:cs="Calibri"/>
                        <w:color w:val="000000"/>
                        <w:sz w:val="22"/>
                        <w:szCs w:val="22"/>
                      </w:rPr>
                    </w:rPrChange>
                  </w:rPr>
                  <w:delText>98</w:delText>
                </w:r>
              </w:del>
            </w:ins>
          </w:p>
        </w:tc>
        <w:tc>
          <w:tcPr>
            <w:tcW w:w="960" w:type="dxa"/>
            <w:noWrap/>
            <w:hideMark/>
            <w:tcPrChange w:id="1113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136" w:author="Nick.Tolimieri [2]" w:date="2022-09-16T09:26:00Z"/>
                <w:del w:id="11137" w:author="Nick.Tolimieri" w:date="2022-09-19T13:19:00Z"/>
                <w:rFonts w:asciiTheme="minorHAnsi" w:eastAsiaTheme="minorHAnsi" w:hAnsiTheme="minorHAnsi" w:cstheme="minorBidi"/>
                <w:sz w:val="22"/>
                <w:szCs w:val="22"/>
                <w:rPrChange w:id="11138" w:author="Nick.Tolimieri [2]" w:date="2022-09-16T09:26:00Z">
                  <w:rPr>
                    <w:ins w:id="11139" w:author="Nick.Tolimieri [2]" w:date="2022-09-16T09:26:00Z"/>
                    <w:del w:id="11140" w:author="Nick.Tolimieri" w:date="2022-09-19T13:19:00Z"/>
                    <w:rFonts w:ascii="Calibri" w:hAnsi="Calibri" w:cs="Calibri"/>
                    <w:color w:val="000000"/>
                    <w:sz w:val="22"/>
                    <w:szCs w:val="22"/>
                  </w:rPr>
                </w:rPrChange>
              </w:rPr>
              <w:pPrChange w:id="11141" w:author="Nick.Tolimieri [2]" w:date="2022-09-16T09:26:00Z">
                <w:pPr>
                  <w:jc w:val="right"/>
                </w:pPr>
              </w:pPrChange>
            </w:pPr>
            <w:ins w:id="11142" w:author="Nick.Tolimieri [2]" w:date="2022-09-16T09:26:00Z">
              <w:del w:id="11143" w:author="Nick.Tolimieri" w:date="2022-09-19T13:19:00Z">
                <w:r w:rsidRPr="00FC0F34" w:rsidDel="002F2C4B">
                  <w:rPr>
                    <w:rFonts w:asciiTheme="minorHAnsi" w:eastAsiaTheme="minorHAnsi" w:hAnsiTheme="minorHAnsi" w:cstheme="minorBidi"/>
                    <w:sz w:val="22"/>
                    <w:szCs w:val="22"/>
                    <w:rPrChange w:id="11144" w:author="Nick.Tolimieri [2]" w:date="2022-09-16T09:26:00Z">
                      <w:rPr>
                        <w:rFonts w:ascii="Calibri" w:hAnsi="Calibri" w:cs="Calibri"/>
                        <w:color w:val="000000"/>
                        <w:sz w:val="22"/>
                        <w:szCs w:val="22"/>
                      </w:rPr>
                    </w:rPrChange>
                  </w:rPr>
                  <w:delText>6</w:delText>
                </w:r>
              </w:del>
            </w:ins>
          </w:p>
        </w:tc>
        <w:tc>
          <w:tcPr>
            <w:tcW w:w="960" w:type="dxa"/>
            <w:noWrap/>
            <w:hideMark/>
            <w:tcPrChange w:id="1114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146" w:author="Nick.Tolimieri [2]" w:date="2022-09-16T09:26:00Z"/>
                <w:del w:id="11147" w:author="Nick.Tolimieri" w:date="2022-09-19T13:19:00Z"/>
                <w:rFonts w:asciiTheme="minorHAnsi" w:eastAsiaTheme="minorHAnsi" w:hAnsiTheme="minorHAnsi" w:cstheme="minorBidi"/>
                <w:sz w:val="22"/>
                <w:szCs w:val="22"/>
                <w:rPrChange w:id="11148" w:author="Nick.Tolimieri [2]" w:date="2022-09-16T09:26:00Z">
                  <w:rPr>
                    <w:ins w:id="11149" w:author="Nick.Tolimieri [2]" w:date="2022-09-16T09:26:00Z"/>
                    <w:del w:id="11150" w:author="Nick.Tolimieri" w:date="2022-09-19T13:19:00Z"/>
                    <w:rFonts w:ascii="Calibri" w:hAnsi="Calibri" w:cs="Calibri"/>
                    <w:color w:val="000000"/>
                    <w:sz w:val="22"/>
                    <w:szCs w:val="22"/>
                  </w:rPr>
                </w:rPrChange>
              </w:rPr>
              <w:pPrChange w:id="11151" w:author="Nick.Tolimieri [2]" w:date="2022-09-16T09:26:00Z">
                <w:pPr>
                  <w:jc w:val="right"/>
                </w:pPr>
              </w:pPrChange>
            </w:pPr>
            <w:ins w:id="11152" w:author="Nick.Tolimieri [2]" w:date="2022-09-16T09:26:00Z">
              <w:del w:id="11153" w:author="Nick.Tolimieri" w:date="2022-09-19T13:19:00Z">
                <w:r w:rsidRPr="00FC0F34" w:rsidDel="002F2C4B">
                  <w:rPr>
                    <w:rFonts w:asciiTheme="minorHAnsi" w:eastAsiaTheme="minorHAnsi" w:hAnsiTheme="minorHAnsi" w:cstheme="minorBidi"/>
                    <w:sz w:val="22"/>
                    <w:szCs w:val="22"/>
                    <w:rPrChange w:id="11154" w:author="Nick.Tolimieri [2]" w:date="2022-09-16T09:26:00Z">
                      <w:rPr>
                        <w:rFonts w:ascii="Calibri" w:hAnsi="Calibri" w:cs="Calibri"/>
                        <w:color w:val="000000"/>
                        <w:sz w:val="22"/>
                        <w:szCs w:val="22"/>
                      </w:rPr>
                    </w:rPrChange>
                  </w:rPr>
                  <w:delText>77</w:delText>
                </w:r>
              </w:del>
            </w:ins>
          </w:p>
        </w:tc>
        <w:tc>
          <w:tcPr>
            <w:tcW w:w="960" w:type="dxa"/>
            <w:noWrap/>
            <w:hideMark/>
            <w:tcPrChange w:id="1115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156" w:author="Nick.Tolimieri [2]" w:date="2022-09-16T09:26:00Z"/>
                <w:del w:id="11157" w:author="Nick.Tolimieri" w:date="2022-09-19T13:19:00Z"/>
                <w:rFonts w:asciiTheme="minorHAnsi" w:eastAsiaTheme="minorHAnsi" w:hAnsiTheme="minorHAnsi" w:cstheme="minorBidi"/>
                <w:sz w:val="22"/>
                <w:szCs w:val="22"/>
                <w:rPrChange w:id="11158" w:author="Nick.Tolimieri [2]" w:date="2022-09-16T09:26:00Z">
                  <w:rPr>
                    <w:ins w:id="11159" w:author="Nick.Tolimieri [2]" w:date="2022-09-16T09:26:00Z"/>
                    <w:del w:id="11160" w:author="Nick.Tolimieri" w:date="2022-09-19T13:19:00Z"/>
                    <w:rFonts w:ascii="Calibri" w:hAnsi="Calibri" w:cs="Calibri"/>
                    <w:color w:val="000000"/>
                    <w:sz w:val="22"/>
                    <w:szCs w:val="22"/>
                  </w:rPr>
                </w:rPrChange>
              </w:rPr>
              <w:pPrChange w:id="11161" w:author="Nick.Tolimieri [2]" w:date="2022-09-16T09:26:00Z">
                <w:pPr>
                  <w:jc w:val="right"/>
                </w:pPr>
              </w:pPrChange>
            </w:pPr>
            <w:ins w:id="11162" w:author="Nick.Tolimieri [2]" w:date="2022-09-16T09:26:00Z">
              <w:del w:id="11163" w:author="Nick.Tolimieri" w:date="2022-09-19T13:19:00Z">
                <w:r w:rsidRPr="00FC0F34" w:rsidDel="002F2C4B">
                  <w:rPr>
                    <w:rFonts w:asciiTheme="minorHAnsi" w:eastAsiaTheme="minorHAnsi" w:hAnsiTheme="minorHAnsi" w:cstheme="minorBidi"/>
                    <w:sz w:val="22"/>
                    <w:szCs w:val="22"/>
                    <w:rPrChange w:id="11164" w:author="Nick.Tolimieri [2]" w:date="2022-09-16T09:26:00Z">
                      <w:rPr>
                        <w:rFonts w:ascii="Calibri" w:hAnsi="Calibri" w:cs="Calibri"/>
                        <w:color w:val="000000"/>
                        <w:sz w:val="22"/>
                        <w:szCs w:val="22"/>
                      </w:rPr>
                    </w:rPrChange>
                  </w:rPr>
                  <w:delText>5</w:delText>
                </w:r>
              </w:del>
            </w:ins>
          </w:p>
        </w:tc>
        <w:tc>
          <w:tcPr>
            <w:tcW w:w="960" w:type="dxa"/>
            <w:noWrap/>
            <w:hideMark/>
            <w:tcPrChange w:id="1116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166" w:author="Nick.Tolimieri [2]" w:date="2022-09-16T09:26:00Z"/>
                <w:del w:id="11167" w:author="Nick.Tolimieri" w:date="2022-09-19T13:19:00Z"/>
                <w:rFonts w:asciiTheme="minorHAnsi" w:eastAsiaTheme="minorHAnsi" w:hAnsiTheme="minorHAnsi" w:cstheme="minorBidi"/>
                <w:sz w:val="22"/>
                <w:szCs w:val="22"/>
                <w:rPrChange w:id="11168" w:author="Nick.Tolimieri [2]" w:date="2022-09-16T09:26:00Z">
                  <w:rPr>
                    <w:ins w:id="11169" w:author="Nick.Tolimieri [2]" w:date="2022-09-16T09:26:00Z"/>
                    <w:del w:id="11170" w:author="Nick.Tolimieri" w:date="2022-09-19T13:19:00Z"/>
                    <w:rFonts w:ascii="Calibri" w:hAnsi="Calibri" w:cs="Calibri"/>
                    <w:color w:val="000000"/>
                    <w:sz w:val="22"/>
                    <w:szCs w:val="22"/>
                  </w:rPr>
                </w:rPrChange>
              </w:rPr>
              <w:pPrChange w:id="11171" w:author="Nick.Tolimieri [2]" w:date="2022-09-16T09:26:00Z">
                <w:pPr>
                  <w:jc w:val="right"/>
                </w:pPr>
              </w:pPrChange>
            </w:pPr>
            <w:ins w:id="11172" w:author="Nick.Tolimieri [2]" w:date="2022-09-16T09:26:00Z">
              <w:del w:id="11173" w:author="Nick.Tolimieri" w:date="2022-09-19T13:19:00Z">
                <w:r w:rsidRPr="00FC0F34" w:rsidDel="002F2C4B">
                  <w:rPr>
                    <w:rFonts w:asciiTheme="minorHAnsi" w:eastAsiaTheme="minorHAnsi" w:hAnsiTheme="minorHAnsi" w:cstheme="minorBidi"/>
                    <w:sz w:val="22"/>
                    <w:szCs w:val="22"/>
                    <w:rPrChange w:id="11174" w:author="Nick.Tolimieri [2]" w:date="2022-09-16T09:26:00Z">
                      <w:rPr>
                        <w:rFonts w:ascii="Calibri" w:hAnsi="Calibri" w:cs="Calibri"/>
                        <w:color w:val="000000"/>
                        <w:sz w:val="22"/>
                        <w:szCs w:val="22"/>
                      </w:rPr>
                    </w:rPrChange>
                  </w:rPr>
                  <w:delText>22</w:delText>
                </w:r>
              </w:del>
            </w:ins>
          </w:p>
        </w:tc>
        <w:tc>
          <w:tcPr>
            <w:tcW w:w="960" w:type="dxa"/>
            <w:noWrap/>
            <w:hideMark/>
            <w:tcPrChange w:id="1117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176" w:author="Nick.Tolimieri [2]" w:date="2022-09-16T09:26:00Z"/>
                <w:del w:id="11177" w:author="Nick.Tolimieri" w:date="2022-09-19T13:19:00Z"/>
                <w:rFonts w:asciiTheme="minorHAnsi" w:eastAsiaTheme="minorHAnsi" w:hAnsiTheme="minorHAnsi" w:cstheme="minorBidi"/>
                <w:sz w:val="22"/>
                <w:szCs w:val="22"/>
                <w:rPrChange w:id="11178" w:author="Nick.Tolimieri [2]" w:date="2022-09-16T09:26:00Z">
                  <w:rPr>
                    <w:ins w:id="11179" w:author="Nick.Tolimieri [2]" w:date="2022-09-16T09:26:00Z"/>
                    <w:del w:id="11180" w:author="Nick.Tolimieri" w:date="2022-09-19T13:19:00Z"/>
                    <w:rFonts w:ascii="Calibri" w:hAnsi="Calibri" w:cs="Calibri"/>
                    <w:color w:val="000000"/>
                    <w:sz w:val="22"/>
                    <w:szCs w:val="22"/>
                  </w:rPr>
                </w:rPrChange>
              </w:rPr>
              <w:pPrChange w:id="11181" w:author="Nick.Tolimieri [2]" w:date="2022-09-16T09:26:00Z">
                <w:pPr>
                  <w:jc w:val="right"/>
                </w:pPr>
              </w:pPrChange>
            </w:pPr>
            <w:ins w:id="11182" w:author="Nick.Tolimieri [2]" w:date="2022-09-16T09:26:00Z">
              <w:del w:id="11183" w:author="Nick.Tolimieri" w:date="2022-09-19T13:19:00Z">
                <w:r w:rsidRPr="00FC0F34" w:rsidDel="002F2C4B">
                  <w:rPr>
                    <w:rFonts w:asciiTheme="minorHAnsi" w:eastAsiaTheme="minorHAnsi" w:hAnsiTheme="minorHAnsi" w:cstheme="minorBidi"/>
                    <w:sz w:val="22"/>
                    <w:szCs w:val="22"/>
                    <w:rPrChange w:id="11184" w:author="Nick.Tolimieri [2]" w:date="2022-09-16T09:26:00Z">
                      <w:rPr>
                        <w:rFonts w:ascii="Calibri" w:hAnsi="Calibri" w:cs="Calibri"/>
                        <w:color w:val="000000"/>
                        <w:sz w:val="22"/>
                        <w:szCs w:val="22"/>
                      </w:rPr>
                    </w:rPrChange>
                  </w:rPr>
                  <w:delText>1.73</w:delText>
                </w:r>
              </w:del>
            </w:ins>
          </w:p>
        </w:tc>
        <w:tc>
          <w:tcPr>
            <w:tcW w:w="960" w:type="dxa"/>
            <w:noWrap/>
            <w:hideMark/>
            <w:tcPrChange w:id="1118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186" w:author="Nick.Tolimieri [2]" w:date="2022-09-16T09:26:00Z"/>
                <w:del w:id="11187" w:author="Nick.Tolimieri" w:date="2022-09-19T13:19:00Z"/>
                <w:rFonts w:asciiTheme="minorHAnsi" w:eastAsiaTheme="minorHAnsi" w:hAnsiTheme="minorHAnsi" w:cstheme="minorBidi"/>
                <w:sz w:val="22"/>
                <w:szCs w:val="22"/>
                <w:rPrChange w:id="11188" w:author="Nick.Tolimieri [2]" w:date="2022-09-16T09:26:00Z">
                  <w:rPr>
                    <w:ins w:id="11189" w:author="Nick.Tolimieri [2]" w:date="2022-09-16T09:26:00Z"/>
                    <w:del w:id="11190" w:author="Nick.Tolimieri" w:date="2022-09-19T13:19:00Z"/>
                    <w:rFonts w:ascii="Calibri" w:hAnsi="Calibri" w:cs="Calibri"/>
                    <w:color w:val="000000"/>
                    <w:sz w:val="22"/>
                    <w:szCs w:val="22"/>
                  </w:rPr>
                </w:rPrChange>
              </w:rPr>
              <w:pPrChange w:id="11191" w:author="Nick.Tolimieri [2]" w:date="2022-09-16T09:26:00Z">
                <w:pPr>
                  <w:jc w:val="right"/>
                </w:pPr>
              </w:pPrChange>
            </w:pPr>
            <w:ins w:id="11192" w:author="Nick.Tolimieri [2]" w:date="2022-09-16T09:26:00Z">
              <w:del w:id="11193" w:author="Nick.Tolimieri" w:date="2022-09-19T13:19:00Z">
                <w:r w:rsidRPr="00FC0F34" w:rsidDel="002F2C4B">
                  <w:rPr>
                    <w:rFonts w:asciiTheme="minorHAnsi" w:eastAsiaTheme="minorHAnsi" w:hAnsiTheme="minorHAnsi" w:cstheme="minorBidi"/>
                    <w:sz w:val="22"/>
                    <w:szCs w:val="22"/>
                    <w:rPrChange w:id="11194" w:author="Nick.Tolimieri [2]" w:date="2022-09-16T09:26:00Z">
                      <w:rPr>
                        <w:rFonts w:ascii="Calibri" w:hAnsi="Calibri" w:cs="Calibri"/>
                        <w:color w:val="000000"/>
                        <w:sz w:val="22"/>
                        <w:szCs w:val="22"/>
                      </w:rPr>
                    </w:rPrChange>
                  </w:rPr>
                  <w:delText>0.26</w:delText>
                </w:r>
              </w:del>
            </w:ins>
          </w:p>
        </w:tc>
      </w:tr>
      <w:tr w:rsidR="00FC0F34" w:rsidRPr="00FC0F34" w:rsidDel="002F2C4B" w:rsidTr="00FC0F34">
        <w:trPr>
          <w:divId w:val="1675451697"/>
          <w:trHeight w:val="300"/>
          <w:ins w:id="11195" w:author="Nick.Tolimieri [2]" w:date="2022-09-16T09:26:00Z"/>
          <w:del w:id="11196" w:author="Nick.Tolimieri" w:date="2022-09-19T13:19:00Z"/>
          <w:trPrChange w:id="11197" w:author="Nick.Tolimieri [2]" w:date="2022-09-16T09:26:00Z">
            <w:trPr>
              <w:divId w:val="1675451697"/>
              <w:trHeight w:val="300"/>
            </w:trPr>
          </w:trPrChange>
        </w:trPr>
        <w:tc>
          <w:tcPr>
            <w:tcW w:w="960" w:type="dxa"/>
            <w:noWrap/>
            <w:hideMark/>
            <w:tcPrChange w:id="1119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199" w:author="Nick.Tolimieri [2]" w:date="2022-09-16T09:26:00Z"/>
                <w:del w:id="11200" w:author="Nick.Tolimieri" w:date="2022-09-19T13:19:00Z"/>
                <w:rFonts w:asciiTheme="minorHAnsi" w:eastAsiaTheme="minorHAnsi" w:hAnsiTheme="minorHAnsi" w:cstheme="minorBidi"/>
                <w:sz w:val="22"/>
                <w:szCs w:val="22"/>
                <w:rPrChange w:id="11201" w:author="Nick.Tolimieri [2]" w:date="2022-09-16T09:26:00Z">
                  <w:rPr>
                    <w:ins w:id="11202" w:author="Nick.Tolimieri [2]" w:date="2022-09-16T09:26:00Z"/>
                    <w:del w:id="11203" w:author="Nick.Tolimieri" w:date="2022-09-19T13:19:00Z"/>
                    <w:rFonts w:ascii="Calibri" w:hAnsi="Calibri" w:cs="Calibri"/>
                    <w:color w:val="000000"/>
                    <w:sz w:val="22"/>
                    <w:szCs w:val="22"/>
                  </w:rPr>
                </w:rPrChange>
              </w:rPr>
              <w:pPrChange w:id="11204" w:author="Nick.Tolimieri [2]" w:date="2022-09-16T09:26:00Z">
                <w:pPr/>
              </w:pPrChange>
            </w:pPr>
            <w:ins w:id="11205" w:author="Nick.Tolimieri [2]" w:date="2022-09-16T09:26:00Z">
              <w:del w:id="11206" w:author="Nick.Tolimieri" w:date="2022-09-19T13:19:00Z">
                <w:r w:rsidRPr="00FC0F34" w:rsidDel="002F2C4B">
                  <w:rPr>
                    <w:rFonts w:asciiTheme="minorHAnsi" w:eastAsiaTheme="minorHAnsi" w:hAnsiTheme="minorHAnsi" w:cstheme="minorBidi"/>
                    <w:sz w:val="22"/>
                    <w:szCs w:val="22"/>
                    <w:rPrChange w:id="11207" w:author="Nick.Tolimieri [2]" w:date="2022-09-16T09:26:00Z">
                      <w:rPr>
                        <w:rFonts w:ascii="Calibri" w:hAnsi="Calibri" w:cs="Calibri"/>
                        <w:color w:val="000000"/>
                        <w:sz w:val="22"/>
                        <w:szCs w:val="22"/>
                      </w:rPr>
                    </w:rPrChange>
                  </w:rPr>
                  <w:delText>Tatoosh Is. &amp; Neah B.</w:delText>
                </w:r>
              </w:del>
            </w:ins>
          </w:p>
        </w:tc>
        <w:tc>
          <w:tcPr>
            <w:tcW w:w="960" w:type="dxa"/>
            <w:noWrap/>
            <w:hideMark/>
            <w:tcPrChange w:id="1120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209" w:author="Nick.Tolimieri [2]" w:date="2022-09-16T09:26:00Z"/>
                <w:del w:id="11210" w:author="Nick.Tolimieri" w:date="2022-09-19T13:19:00Z"/>
                <w:rFonts w:asciiTheme="minorHAnsi" w:eastAsiaTheme="minorHAnsi" w:hAnsiTheme="minorHAnsi" w:cstheme="minorBidi"/>
                <w:sz w:val="22"/>
                <w:szCs w:val="22"/>
                <w:rPrChange w:id="11211" w:author="Nick.Tolimieri [2]" w:date="2022-09-16T09:26:00Z">
                  <w:rPr>
                    <w:ins w:id="11212" w:author="Nick.Tolimieri [2]" w:date="2022-09-16T09:26:00Z"/>
                    <w:del w:id="11213" w:author="Nick.Tolimieri" w:date="2022-09-19T13:19:00Z"/>
                    <w:rFonts w:ascii="Calibri" w:hAnsi="Calibri" w:cs="Calibri"/>
                    <w:color w:val="000000"/>
                    <w:sz w:val="22"/>
                    <w:szCs w:val="22"/>
                  </w:rPr>
                </w:rPrChange>
              </w:rPr>
              <w:pPrChange w:id="11214" w:author="Nick.Tolimieri [2]" w:date="2022-09-16T09:26:00Z">
                <w:pPr>
                  <w:jc w:val="right"/>
                </w:pPr>
              </w:pPrChange>
            </w:pPr>
            <w:ins w:id="11215" w:author="Nick.Tolimieri [2]" w:date="2022-09-16T09:26:00Z">
              <w:del w:id="11216" w:author="Nick.Tolimieri" w:date="2022-09-19T13:19:00Z">
                <w:r w:rsidRPr="00FC0F34" w:rsidDel="002F2C4B">
                  <w:rPr>
                    <w:rFonts w:asciiTheme="minorHAnsi" w:eastAsiaTheme="minorHAnsi" w:hAnsiTheme="minorHAnsi" w:cstheme="minorBidi"/>
                    <w:sz w:val="22"/>
                    <w:szCs w:val="22"/>
                    <w:rPrChange w:id="11217" w:author="Nick.Tolimieri [2]" w:date="2022-09-16T09:26:00Z">
                      <w:rPr>
                        <w:rFonts w:ascii="Calibri" w:hAnsi="Calibri" w:cs="Calibri"/>
                        <w:color w:val="000000"/>
                        <w:sz w:val="22"/>
                        <w:szCs w:val="22"/>
                      </w:rPr>
                    </w:rPrChange>
                  </w:rPr>
                  <w:delText>2016</w:delText>
                </w:r>
              </w:del>
            </w:ins>
          </w:p>
        </w:tc>
        <w:tc>
          <w:tcPr>
            <w:tcW w:w="960" w:type="dxa"/>
            <w:noWrap/>
            <w:hideMark/>
            <w:tcPrChange w:id="1121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219" w:author="Nick.Tolimieri [2]" w:date="2022-09-16T09:26:00Z"/>
                <w:del w:id="11220" w:author="Nick.Tolimieri" w:date="2022-09-19T13:19:00Z"/>
                <w:rFonts w:asciiTheme="minorHAnsi" w:eastAsiaTheme="minorHAnsi" w:hAnsiTheme="minorHAnsi" w:cstheme="minorBidi"/>
                <w:sz w:val="22"/>
                <w:szCs w:val="22"/>
                <w:rPrChange w:id="11221" w:author="Nick.Tolimieri [2]" w:date="2022-09-16T09:26:00Z">
                  <w:rPr>
                    <w:ins w:id="11222" w:author="Nick.Tolimieri [2]" w:date="2022-09-16T09:26:00Z"/>
                    <w:del w:id="11223" w:author="Nick.Tolimieri" w:date="2022-09-19T13:19:00Z"/>
                    <w:rFonts w:ascii="Calibri" w:hAnsi="Calibri" w:cs="Calibri"/>
                    <w:color w:val="000000"/>
                    <w:sz w:val="22"/>
                    <w:szCs w:val="22"/>
                  </w:rPr>
                </w:rPrChange>
              </w:rPr>
              <w:pPrChange w:id="11224" w:author="Nick.Tolimieri [2]" w:date="2022-09-16T09:26:00Z">
                <w:pPr>
                  <w:jc w:val="right"/>
                </w:pPr>
              </w:pPrChange>
            </w:pPr>
            <w:ins w:id="11225" w:author="Nick.Tolimieri [2]" w:date="2022-09-16T09:26:00Z">
              <w:del w:id="11226" w:author="Nick.Tolimieri" w:date="2022-09-19T13:19:00Z">
                <w:r w:rsidRPr="00FC0F34" w:rsidDel="002F2C4B">
                  <w:rPr>
                    <w:rFonts w:asciiTheme="minorHAnsi" w:eastAsiaTheme="minorHAnsi" w:hAnsiTheme="minorHAnsi" w:cstheme="minorBidi"/>
                    <w:sz w:val="22"/>
                    <w:szCs w:val="22"/>
                    <w:rPrChange w:id="11227" w:author="Nick.Tolimieri [2]" w:date="2022-09-16T09:26:00Z">
                      <w:rPr>
                        <w:rFonts w:ascii="Calibri" w:hAnsi="Calibri" w:cs="Calibri"/>
                        <w:color w:val="000000"/>
                        <w:sz w:val="22"/>
                        <w:szCs w:val="22"/>
                      </w:rPr>
                    </w:rPrChange>
                  </w:rPr>
                  <w:delText>0</w:delText>
                </w:r>
              </w:del>
            </w:ins>
          </w:p>
        </w:tc>
        <w:tc>
          <w:tcPr>
            <w:tcW w:w="960" w:type="dxa"/>
            <w:noWrap/>
            <w:hideMark/>
            <w:tcPrChange w:id="1122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229" w:author="Nick.Tolimieri [2]" w:date="2022-09-16T09:26:00Z"/>
                <w:del w:id="11230" w:author="Nick.Tolimieri" w:date="2022-09-19T13:19:00Z"/>
                <w:rFonts w:asciiTheme="minorHAnsi" w:eastAsiaTheme="minorHAnsi" w:hAnsiTheme="minorHAnsi" w:cstheme="minorBidi"/>
                <w:sz w:val="22"/>
                <w:szCs w:val="22"/>
                <w:rPrChange w:id="11231" w:author="Nick.Tolimieri [2]" w:date="2022-09-16T09:26:00Z">
                  <w:rPr>
                    <w:ins w:id="11232" w:author="Nick.Tolimieri [2]" w:date="2022-09-16T09:26:00Z"/>
                    <w:del w:id="11233" w:author="Nick.Tolimieri" w:date="2022-09-19T13:19:00Z"/>
                    <w:rFonts w:ascii="Calibri" w:hAnsi="Calibri" w:cs="Calibri"/>
                    <w:color w:val="000000"/>
                    <w:sz w:val="22"/>
                    <w:szCs w:val="22"/>
                  </w:rPr>
                </w:rPrChange>
              </w:rPr>
              <w:pPrChange w:id="11234" w:author="Nick.Tolimieri [2]" w:date="2022-09-16T09:26:00Z">
                <w:pPr>
                  <w:jc w:val="right"/>
                </w:pPr>
              </w:pPrChange>
            </w:pPr>
            <w:ins w:id="11235" w:author="Nick.Tolimieri [2]" w:date="2022-09-16T09:26:00Z">
              <w:del w:id="11236" w:author="Nick.Tolimieri" w:date="2022-09-19T13:19:00Z">
                <w:r w:rsidRPr="00FC0F34" w:rsidDel="002F2C4B">
                  <w:rPr>
                    <w:rFonts w:asciiTheme="minorHAnsi" w:eastAsiaTheme="minorHAnsi" w:hAnsiTheme="minorHAnsi" w:cstheme="minorBidi"/>
                    <w:sz w:val="22"/>
                    <w:szCs w:val="22"/>
                    <w:rPrChange w:id="11237" w:author="Nick.Tolimieri [2]" w:date="2022-09-16T09:26:00Z">
                      <w:rPr>
                        <w:rFonts w:ascii="Calibri" w:hAnsi="Calibri" w:cs="Calibri"/>
                        <w:color w:val="000000"/>
                        <w:sz w:val="22"/>
                        <w:szCs w:val="22"/>
                      </w:rPr>
                    </w:rPrChange>
                  </w:rPr>
                  <w:delText>116</w:delText>
                </w:r>
              </w:del>
            </w:ins>
          </w:p>
        </w:tc>
        <w:tc>
          <w:tcPr>
            <w:tcW w:w="960" w:type="dxa"/>
            <w:noWrap/>
            <w:hideMark/>
            <w:tcPrChange w:id="1123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239" w:author="Nick.Tolimieri [2]" w:date="2022-09-16T09:26:00Z"/>
                <w:del w:id="11240" w:author="Nick.Tolimieri" w:date="2022-09-19T13:19:00Z"/>
                <w:rFonts w:asciiTheme="minorHAnsi" w:eastAsiaTheme="minorHAnsi" w:hAnsiTheme="minorHAnsi" w:cstheme="minorBidi"/>
                <w:sz w:val="22"/>
                <w:szCs w:val="22"/>
                <w:rPrChange w:id="11241" w:author="Nick.Tolimieri [2]" w:date="2022-09-16T09:26:00Z">
                  <w:rPr>
                    <w:ins w:id="11242" w:author="Nick.Tolimieri [2]" w:date="2022-09-16T09:26:00Z"/>
                    <w:del w:id="11243" w:author="Nick.Tolimieri" w:date="2022-09-19T13:19:00Z"/>
                    <w:rFonts w:ascii="Calibri" w:hAnsi="Calibri" w:cs="Calibri"/>
                    <w:color w:val="000000"/>
                    <w:sz w:val="22"/>
                    <w:szCs w:val="22"/>
                  </w:rPr>
                </w:rPrChange>
              </w:rPr>
              <w:pPrChange w:id="11244" w:author="Nick.Tolimieri [2]" w:date="2022-09-16T09:26:00Z">
                <w:pPr>
                  <w:jc w:val="right"/>
                </w:pPr>
              </w:pPrChange>
            </w:pPr>
            <w:ins w:id="11245" w:author="Nick.Tolimieri [2]" w:date="2022-09-16T09:26:00Z">
              <w:del w:id="11246" w:author="Nick.Tolimieri" w:date="2022-09-19T13:19:00Z">
                <w:r w:rsidRPr="00FC0F34" w:rsidDel="002F2C4B">
                  <w:rPr>
                    <w:rFonts w:asciiTheme="minorHAnsi" w:eastAsiaTheme="minorHAnsi" w:hAnsiTheme="minorHAnsi" w:cstheme="minorBidi"/>
                    <w:sz w:val="22"/>
                    <w:szCs w:val="22"/>
                    <w:rPrChange w:id="11247" w:author="Nick.Tolimieri [2]" w:date="2022-09-16T09:26:00Z">
                      <w:rPr>
                        <w:rFonts w:ascii="Calibri" w:hAnsi="Calibri" w:cs="Calibri"/>
                        <w:color w:val="000000"/>
                        <w:sz w:val="22"/>
                        <w:szCs w:val="22"/>
                      </w:rPr>
                    </w:rPrChange>
                  </w:rPr>
                  <w:delText>5</w:delText>
                </w:r>
              </w:del>
            </w:ins>
          </w:p>
        </w:tc>
        <w:tc>
          <w:tcPr>
            <w:tcW w:w="960" w:type="dxa"/>
            <w:noWrap/>
            <w:hideMark/>
            <w:tcPrChange w:id="1124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249" w:author="Nick.Tolimieri [2]" w:date="2022-09-16T09:26:00Z"/>
                <w:del w:id="11250" w:author="Nick.Tolimieri" w:date="2022-09-19T13:19:00Z"/>
                <w:rFonts w:asciiTheme="minorHAnsi" w:eastAsiaTheme="minorHAnsi" w:hAnsiTheme="minorHAnsi" w:cstheme="minorBidi"/>
                <w:sz w:val="22"/>
                <w:szCs w:val="22"/>
                <w:rPrChange w:id="11251" w:author="Nick.Tolimieri [2]" w:date="2022-09-16T09:26:00Z">
                  <w:rPr>
                    <w:ins w:id="11252" w:author="Nick.Tolimieri [2]" w:date="2022-09-16T09:26:00Z"/>
                    <w:del w:id="11253" w:author="Nick.Tolimieri" w:date="2022-09-19T13:19:00Z"/>
                    <w:rFonts w:ascii="Calibri" w:hAnsi="Calibri" w:cs="Calibri"/>
                    <w:color w:val="000000"/>
                    <w:sz w:val="22"/>
                    <w:szCs w:val="22"/>
                  </w:rPr>
                </w:rPrChange>
              </w:rPr>
              <w:pPrChange w:id="11254" w:author="Nick.Tolimieri [2]" w:date="2022-09-16T09:26:00Z">
                <w:pPr>
                  <w:jc w:val="right"/>
                </w:pPr>
              </w:pPrChange>
            </w:pPr>
            <w:ins w:id="11255" w:author="Nick.Tolimieri [2]" w:date="2022-09-16T09:26:00Z">
              <w:del w:id="11256" w:author="Nick.Tolimieri" w:date="2022-09-19T13:19:00Z">
                <w:r w:rsidRPr="00FC0F34" w:rsidDel="002F2C4B">
                  <w:rPr>
                    <w:rFonts w:asciiTheme="minorHAnsi" w:eastAsiaTheme="minorHAnsi" w:hAnsiTheme="minorHAnsi" w:cstheme="minorBidi"/>
                    <w:sz w:val="22"/>
                    <w:szCs w:val="22"/>
                    <w:rPrChange w:id="11257" w:author="Nick.Tolimieri [2]" w:date="2022-09-16T09:26:00Z">
                      <w:rPr>
                        <w:rFonts w:ascii="Calibri" w:hAnsi="Calibri" w:cs="Calibri"/>
                        <w:color w:val="000000"/>
                        <w:sz w:val="22"/>
                        <w:szCs w:val="22"/>
                      </w:rPr>
                    </w:rPrChange>
                  </w:rPr>
                  <w:delText>108</w:delText>
                </w:r>
              </w:del>
            </w:ins>
          </w:p>
        </w:tc>
        <w:tc>
          <w:tcPr>
            <w:tcW w:w="960" w:type="dxa"/>
            <w:noWrap/>
            <w:hideMark/>
            <w:tcPrChange w:id="1125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259" w:author="Nick.Tolimieri [2]" w:date="2022-09-16T09:26:00Z"/>
                <w:del w:id="11260" w:author="Nick.Tolimieri" w:date="2022-09-19T13:19:00Z"/>
                <w:rFonts w:asciiTheme="minorHAnsi" w:eastAsiaTheme="minorHAnsi" w:hAnsiTheme="minorHAnsi" w:cstheme="minorBidi"/>
                <w:sz w:val="22"/>
                <w:szCs w:val="22"/>
                <w:rPrChange w:id="11261" w:author="Nick.Tolimieri [2]" w:date="2022-09-16T09:26:00Z">
                  <w:rPr>
                    <w:ins w:id="11262" w:author="Nick.Tolimieri [2]" w:date="2022-09-16T09:26:00Z"/>
                    <w:del w:id="11263" w:author="Nick.Tolimieri" w:date="2022-09-19T13:19:00Z"/>
                    <w:rFonts w:ascii="Calibri" w:hAnsi="Calibri" w:cs="Calibri"/>
                    <w:color w:val="000000"/>
                    <w:sz w:val="22"/>
                    <w:szCs w:val="22"/>
                  </w:rPr>
                </w:rPrChange>
              </w:rPr>
              <w:pPrChange w:id="11264" w:author="Nick.Tolimieri [2]" w:date="2022-09-16T09:26:00Z">
                <w:pPr>
                  <w:jc w:val="right"/>
                </w:pPr>
              </w:pPrChange>
            </w:pPr>
            <w:ins w:id="11265" w:author="Nick.Tolimieri [2]" w:date="2022-09-16T09:26:00Z">
              <w:del w:id="11266" w:author="Nick.Tolimieri" w:date="2022-09-19T13:19:00Z">
                <w:r w:rsidRPr="00FC0F34" w:rsidDel="002F2C4B">
                  <w:rPr>
                    <w:rFonts w:asciiTheme="minorHAnsi" w:eastAsiaTheme="minorHAnsi" w:hAnsiTheme="minorHAnsi" w:cstheme="minorBidi"/>
                    <w:sz w:val="22"/>
                    <w:szCs w:val="22"/>
                    <w:rPrChange w:id="11267" w:author="Nick.Tolimieri [2]" w:date="2022-09-16T09:26:00Z">
                      <w:rPr>
                        <w:rFonts w:ascii="Calibri" w:hAnsi="Calibri" w:cs="Calibri"/>
                        <w:color w:val="000000"/>
                        <w:sz w:val="22"/>
                        <w:szCs w:val="22"/>
                      </w:rPr>
                    </w:rPrChange>
                  </w:rPr>
                  <w:delText>5</w:delText>
                </w:r>
              </w:del>
            </w:ins>
          </w:p>
        </w:tc>
        <w:tc>
          <w:tcPr>
            <w:tcW w:w="960" w:type="dxa"/>
            <w:noWrap/>
            <w:hideMark/>
            <w:tcPrChange w:id="1126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269" w:author="Nick.Tolimieri [2]" w:date="2022-09-16T09:26:00Z"/>
                <w:del w:id="11270" w:author="Nick.Tolimieri" w:date="2022-09-19T13:19:00Z"/>
                <w:rFonts w:asciiTheme="minorHAnsi" w:eastAsiaTheme="minorHAnsi" w:hAnsiTheme="minorHAnsi" w:cstheme="minorBidi"/>
                <w:sz w:val="22"/>
                <w:szCs w:val="22"/>
                <w:rPrChange w:id="11271" w:author="Nick.Tolimieri [2]" w:date="2022-09-16T09:26:00Z">
                  <w:rPr>
                    <w:ins w:id="11272" w:author="Nick.Tolimieri [2]" w:date="2022-09-16T09:26:00Z"/>
                    <w:del w:id="11273" w:author="Nick.Tolimieri" w:date="2022-09-19T13:19:00Z"/>
                    <w:rFonts w:ascii="Calibri" w:hAnsi="Calibri" w:cs="Calibri"/>
                    <w:color w:val="000000"/>
                    <w:sz w:val="22"/>
                    <w:szCs w:val="22"/>
                  </w:rPr>
                </w:rPrChange>
              </w:rPr>
              <w:pPrChange w:id="11274" w:author="Nick.Tolimieri [2]" w:date="2022-09-16T09:26:00Z">
                <w:pPr>
                  <w:jc w:val="right"/>
                </w:pPr>
              </w:pPrChange>
            </w:pPr>
            <w:ins w:id="11275" w:author="Nick.Tolimieri [2]" w:date="2022-09-16T09:26:00Z">
              <w:del w:id="11276" w:author="Nick.Tolimieri" w:date="2022-09-19T13:19:00Z">
                <w:r w:rsidRPr="00FC0F34" w:rsidDel="002F2C4B">
                  <w:rPr>
                    <w:rFonts w:asciiTheme="minorHAnsi" w:eastAsiaTheme="minorHAnsi" w:hAnsiTheme="minorHAnsi" w:cstheme="minorBidi"/>
                    <w:sz w:val="22"/>
                    <w:szCs w:val="22"/>
                    <w:rPrChange w:id="11277" w:author="Nick.Tolimieri [2]" w:date="2022-09-16T09:26:00Z">
                      <w:rPr>
                        <w:rFonts w:ascii="Calibri" w:hAnsi="Calibri" w:cs="Calibri"/>
                        <w:color w:val="000000"/>
                        <w:sz w:val="22"/>
                        <w:szCs w:val="22"/>
                      </w:rPr>
                    </w:rPrChange>
                  </w:rPr>
                  <w:delText>38</w:delText>
                </w:r>
              </w:del>
            </w:ins>
          </w:p>
        </w:tc>
        <w:tc>
          <w:tcPr>
            <w:tcW w:w="960" w:type="dxa"/>
            <w:noWrap/>
            <w:hideMark/>
            <w:tcPrChange w:id="1127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279" w:author="Nick.Tolimieri [2]" w:date="2022-09-16T09:26:00Z"/>
                <w:del w:id="11280" w:author="Nick.Tolimieri" w:date="2022-09-19T13:19:00Z"/>
                <w:rFonts w:asciiTheme="minorHAnsi" w:eastAsiaTheme="minorHAnsi" w:hAnsiTheme="minorHAnsi" w:cstheme="minorBidi"/>
                <w:sz w:val="22"/>
                <w:szCs w:val="22"/>
                <w:rPrChange w:id="11281" w:author="Nick.Tolimieri [2]" w:date="2022-09-16T09:26:00Z">
                  <w:rPr>
                    <w:ins w:id="11282" w:author="Nick.Tolimieri [2]" w:date="2022-09-16T09:26:00Z"/>
                    <w:del w:id="11283" w:author="Nick.Tolimieri" w:date="2022-09-19T13:19:00Z"/>
                    <w:rFonts w:ascii="Calibri" w:hAnsi="Calibri" w:cs="Calibri"/>
                    <w:color w:val="000000"/>
                    <w:sz w:val="22"/>
                    <w:szCs w:val="22"/>
                  </w:rPr>
                </w:rPrChange>
              </w:rPr>
              <w:pPrChange w:id="11284" w:author="Nick.Tolimieri [2]" w:date="2022-09-16T09:26:00Z">
                <w:pPr>
                  <w:jc w:val="right"/>
                </w:pPr>
              </w:pPrChange>
            </w:pPr>
            <w:ins w:id="11285" w:author="Nick.Tolimieri [2]" w:date="2022-09-16T09:26:00Z">
              <w:del w:id="11286" w:author="Nick.Tolimieri" w:date="2022-09-19T13:19:00Z">
                <w:r w:rsidRPr="00FC0F34" w:rsidDel="002F2C4B">
                  <w:rPr>
                    <w:rFonts w:asciiTheme="minorHAnsi" w:eastAsiaTheme="minorHAnsi" w:hAnsiTheme="minorHAnsi" w:cstheme="minorBidi"/>
                    <w:sz w:val="22"/>
                    <w:szCs w:val="22"/>
                    <w:rPrChange w:id="11287" w:author="Nick.Tolimieri [2]" w:date="2022-09-16T09:26:00Z">
                      <w:rPr>
                        <w:rFonts w:ascii="Calibri" w:hAnsi="Calibri" w:cs="Calibri"/>
                        <w:color w:val="000000"/>
                        <w:sz w:val="22"/>
                        <w:szCs w:val="22"/>
                      </w:rPr>
                    </w:rPrChange>
                  </w:rPr>
                  <w:delText>1.72</w:delText>
                </w:r>
              </w:del>
            </w:ins>
          </w:p>
        </w:tc>
        <w:tc>
          <w:tcPr>
            <w:tcW w:w="960" w:type="dxa"/>
            <w:noWrap/>
            <w:hideMark/>
            <w:tcPrChange w:id="1128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289" w:author="Nick.Tolimieri [2]" w:date="2022-09-16T09:26:00Z"/>
                <w:del w:id="11290" w:author="Nick.Tolimieri" w:date="2022-09-19T13:19:00Z"/>
                <w:rFonts w:asciiTheme="minorHAnsi" w:eastAsiaTheme="minorHAnsi" w:hAnsiTheme="minorHAnsi" w:cstheme="minorBidi"/>
                <w:sz w:val="22"/>
                <w:szCs w:val="22"/>
                <w:rPrChange w:id="11291" w:author="Nick.Tolimieri [2]" w:date="2022-09-16T09:26:00Z">
                  <w:rPr>
                    <w:ins w:id="11292" w:author="Nick.Tolimieri [2]" w:date="2022-09-16T09:26:00Z"/>
                    <w:del w:id="11293" w:author="Nick.Tolimieri" w:date="2022-09-19T13:19:00Z"/>
                    <w:rFonts w:ascii="Calibri" w:hAnsi="Calibri" w:cs="Calibri"/>
                    <w:color w:val="000000"/>
                    <w:sz w:val="22"/>
                    <w:szCs w:val="22"/>
                  </w:rPr>
                </w:rPrChange>
              </w:rPr>
              <w:pPrChange w:id="11294" w:author="Nick.Tolimieri [2]" w:date="2022-09-16T09:26:00Z">
                <w:pPr>
                  <w:jc w:val="right"/>
                </w:pPr>
              </w:pPrChange>
            </w:pPr>
            <w:ins w:id="11295" w:author="Nick.Tolimieri [2]" w:date="2022-09-16T09:26:00Z">
              <w:del w:id="11296" w:author="Nick.Tolimieri" w:date="2022-09-19T13:19:00Z">
                <w:r w:rsidRPr="00FC0F34" w:rsidDel="002F2C4B">
                  <w:rPr>
                    <w:rFonts w:asciiTheme="minorHAnsi" w:eastAsiaTheme="minorHAnsi" w:hAnsiTheme="minorHAnsi" w:cstheme="minorBidi"/>
                    <w:sz w:val="22"/>
                    <w:szCs w:val="22"/>
                    <w:rPrChange w:id="11297" w:author="Nick.Tolimieri [2]" w:date="2022-09-16T09:26:00Z">
                      <w:rPr>
                        <w:rFonts w:ascii="Calibri" w:hAnsi="Calibri" w:cs="Calibri"/>
                        <w:color w:val="000000"/>
                        <w:sz w:val="22"/>
                        <w:szCs w:val="22"/>
                      </w:rPr>
                    </w:rPrChange>
                  </w:rPr>
                  <w:delText>0.27</w:delText>
                </w:r>
              </w:del>
            </w:ins>
          </w:p>
        </w:tc>
      </w:tr>
      <w:tr w:rsidR="00FC0F34" w:rsidRPr="00FC0F34" w:rsidDel="002F2C4B" w:rsidTr="00FC0F34">
        <w:trPr>
          <w:divId w:val="1675451697"/>
          <w:trHeight w:val="300"/>
          <w:ins w:id="11298" w:author="Nick.Tolimieri [2]" w:date="2022-09-16T09:26:00Z"/>
          <w:del w:id="11299" w:author="Nick.Tolimieri" w:date="2022-09-19T13:19:00Z"/>
          <w:trPrChange w:id="11300" w:author="Nick.Tolimieri [2]" w:date="2022-09-16T09:26:00Z">
            <w:trPr>
              <w:divId w:val="1675451697"/>
              <w:trHeight w:val="300"/>
            </w:trPr>
          </w:trPrChange>
        </w:trPr>
        <w:tc>
          <w:tcPr>
            <w:tcW w:w="960" w:type="dxa"/>
            <w:noWrap/>
            <w:hideMark/>
            <w:tcPrChange w:id="1130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302" w:author="Nick.Tolimieri [2]" w:date="2022-09-16T09:26:00Z"/>
                <w:del w:id="11303" w:author="Nick.Tolimieri" w:date="2022-09-19T13:19:00Z"/>
                <w:rFonts w:asciiTheme="minorHAnsi" w:eastAsiaTheme="minorHAnsi" w:hAnsiTheme="minorHAnsi" w:cstheme="minorBidi"/>
                <w:sz w:val="22"/>
                <w:szCs w:val="22"/>
                <w:rPrChange w:id="11304" w:author="Nick.Tolimieri [2]" w:date="2022-09-16T09:26:00Z">
                  <w:rPr>
                    <w:ins w:id="11305" w:author="Nick.Tolimieri [2]" w:date="2022-09-16T09:26:00Z"/>
                    <w:del w:id="11306" w:author="Nick.Tolimieri" w:date="2022-09-19T13:19:00Z"/>
                    <w:rFonts w:ascii="Calibri" w:hAnsi="Calibri" w:cs="Calibri"/>
                    <w:color w:val="000000"/>
                    <w:sz w:val="22"/>
                    <w:szCs w:val="22"/>
                  </w:rPr>
                </w:rPrChange>
              </w:rPr>
              <w:pPrChange w:id="11307" w:author="Nick.Tolimieri [2]" w:date="2022-09-16T09:26:00Z">
                <w:pPr/>
              </w:pPrChange>
            </w:pPr>
            <w:ins w:id="11308" w:author="Nick.Tolimieri [2]" w:date="2022-09-16T09:26:00Z">
              <w:del w:id="11309" w:author="Nick.Tolimieri" w:date="2022-09-19T13:19:00Z">
                <w:r w:rsidRPr="00FC0F34" w:rsidDel="002F2C4B">
                  <w:rPr>
                    <w:rFonts w:asciiTheme="minorHAnsi" w:eastAsiaTheme="minorHAnsi" w:hAnsiTheme="minorHAnsi" w:cstheme="minorBidi"/>
                    <w:sz w:val="22"/>
                    <w:szCs w:val="22"/>
                    <w:rPrChange w:id="11310" w:author="Nick.Tolimieri [2]" w:date="2022-09-16T09:26:00Z">
                      <w:rPr>
                        <w:rFonts w:ascii="Calibri" w:hAnsi="Calibri" w:cs="Calibri"/>
                        <w:color w:val="000000"/>
                        <w:sz w:val="22"/>
                        <w:szCs w:val="22"/>
                      </w:rPr>
                    </w:rPrChange>
                  </w:rPr>
                  <w:delText>Tatoosh Is. &amp; Neah B.</w:delText>
                </w:r>
              </w:del>
            </w:ins>
          </w:p>
        </w:tc>
        <w:tc>
          <w:tcPr>
            <w:tcW w:w="960" w:type="dxa"/>
            <w:noWrap/>
            <w:hideMark/>
            <w:tcPrChange w:id="1131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312" w:author="Nick.Tolimieri [2]" w:date="2022-09-16T09:26:00Z"/>
                <w:del w:id="11313" w:author="Nick.Tolimieri" w:date="2022-09-19T13:19:00Z"/>
                <w:rFonts w:asciiTheme="minorHAnsi" w:eastAsiaTheme="minorHAnsi" w:hAnsiTheme="minorHAnsi" w:cstheme="minorBidi"/>
                <w:sz w:val="22"/>
                <w:szCs w:val="22"/>
                <w:rPrChange w:id="11314" w:author="Nick.Tolimieri [2]" w:date="2022-09-16T09:26:00Z">
                  <w:rPr>
                    <w:ins w:id="11315" w:author="Nick.Tolimieri [2]" w:date="2022-09-16T09:26:00Z"/>
                    <w:del w:id="11316" w:author="Nick.Tolimieri" w:date="2022-09-19T13:19:00Z"/>
                    <w:rFonts w:ascii="Calibri" w:hAnsi="Calibri" w:cs="Calibri"/>
                    <w:color w:val="000000"/>
                    <w:sz w:val="22"/>
                    <w:szCs w:val="22"/>
                  </w:rPr>
                </w:rPrChange>
              </w:rPr>
              <w:pPrChange w:id="11317" w:author="Nick.Tolimieri [2]" w:date="2022-09-16T09:26:00Z">
                <w:pPr>
                  <w:jc w:val="right"/>
                </w:pPr>
              </w:pPrChange>
            </w:pPr>
            <w:ins w:id="11318" w:author="Nick.Tolimieri [2]" w:date="2022-09-16T09:26:00Z">
              <w:del w:id="11319" w:author="Nick.Tolimieri" w:date="2022-09-19T13:19:00Z">
                <w:r w:rsidRPr="00FC0F34" w:rsidDel="002F2C4B">
                  <w:rPr>
                    <w:rFonts w:asciiTheme="minorHAnsi" w:eastAsiaTheme="minorHAnsi" w:hAnsiTheme="minorHAnsi" w:cstheme="minorBidi"/>
                    <w:sz w:val="22"/>
                    <w:szCs w:val="22"/>
                    <w:rPrChange w:id="11320" w:author="Nick.Tolimieri [2]" w:date="2022-09-16T09:26:00Z">
                      <w:rPr>
                        <w:rFonts w:ascii="Calibri" w:hAnsi="Calibri" w:cs="Calibri"/>
                        <w:color w:val="000000"/>
                        <w:sz w:val="22"/>
                        <w:szCs w:val="22"/>
                      </w:rPr>
                    </w:rPrChange>
                  </w:rPr>
                  <w:delText>2017</w:delText>
                </w:r>
              </w:del>
            </w:ins>
          </w:p>
        </w:tc>
        <w:tc>
          <w:tcPr>
            <w:tcW w:w="960" w:type="dxa"/>
            <w:noWrap/>
            <w:hideMark/>
            <w:tcPrChange w:id="1132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322" w:author="Nick.Tolimieri [2]" w:date="2022-09-16T09:26:00Z"/>
                <w:del w:id="11323" w:author="Nick.Tolimieri" w:date="2022-09-19T13:19:00Z"/>
                <w:rFonts w:asciiTheme="minorHAnsi" w:eastAsiaTheme="minorHAnsi" w:hAnsiTheme="minorHAnsi" w:cstheme="minorBidi"/>
                <w:sz w:val="22"/>
                <w:szCs w:val="22"/>
                <w:rPrChange w:id="11324" w:author="Nick.Tolimieri [2]" w:date="2022-09-16T09:26:00Z">
                  <w:rPr>
                    <w:ins w:id="11325" w:author="Nick.Tolimieri [2]" w:date="2022-09-16T09:26:00Z"/>
                    <w:del w:id="11326" w:author="Nick.Tolimieri" w:date="2022-09-19T13:19:00Z"/>
                    <w:rFonts w:ascii="Calibri" w:hAnsi="Calibri" w:cs="Calibri"/>
                    <w:color w:val="000000"/>
                    <w:sz w:val="22"/>
                    <w:szCs w:val="22"/>
                  </w:rPr>
                </w:rPrChange>
              </w:rPr>
              <w:pPrChange w:id="11327" w:author="Nick.Tolimieri [2]" w:date="2022-09-16T09:26:00Z">
                <w:pPr>
                  <w:jc w:val="right"/>
                </w:pPr>
              </w:pPrChange>
            </w:pPr>
            <w:ins w:id="11328" w:author="Nick.Tolimieri [2]" w:date="2022-09-16T09:26:00Z">
              <w:del w:id="11329" w:author="Nick.Tolimieri" w:date="2022-09-19T13:19:00Z">
                <w:r w:rsidRPr="00FC0F34" w:rsidDel="002F2C4B">
                  <w:rPr>
                    <w:rFonts w:asciiTheme="minorHAnsi" w:eastAsiaTheme="minorHAnsi" w:hAnsiTheme="minorHAnsi" w:cstheme="minorBidi"/>
                    <w:sz w:val="22"/>
                    <w:szCs w:val="22"/>
                    <w:rPrChange w:id="11330" w:author="Nick.Tolimieri [2]" w:date="2022-09-16T09:26:00Z">
                      <w:rPr>
                        <w:rFonts w:ascii="Calibri" w:hAnsi="Calibri" w:cs="Calibri"/>
                        <w:color w:val="000000"/>
                        <w:sz w:val="22"/>
                        <w:szCs w:val="22"/>
                      </w:rPr>
                    </w:rPrChange>
                  </w:rPr>
                  <w:delText>0</w:delText>
                </w:r>
              </w:del>
            </w:ins>
          </w:p>
        </w:tc>
        <w:tc>
          <w:tcPr>
            <w:tcW w:w="960" w:type="dxa"/>
            <w:noWrap/>
            <w:hideMark/>
            <w:tcPrChange w:id="1133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332" w:author="Nick.Tolimieri [2]" w:date="2022-09-16T09:26:00Z"/>
                <w:del w:id="11333" w:author="Nick.Tolimieri" w:date="2022-09-19T13:19:00Z"/>
                <w:rFonts w:asciiTheme="minorHAnsi" w:eastAsiaTheme="minorHAnsi" w:hAnsiTheme="minorHAnsi" w:cstheme="minorBidi"/>
                <w:sz w:val="22"/>
                <w:szCs w:val="22"/>
                <w:rPrChange w:id="11334" w:author="Nick.Tolimieri [2]" w:date="2022-09-16T09:26:00Z">
                  <w:rPr>
                    <w:ins w:id="11335" w:author="Nick.Tolimieri [2]" w:date="2022-09-16T09:26:00Z"/>
                    <w:del w:id="11336" w:author="Nick.Tolimieri" w:date="2022-09-19T13:19:00Z"/>
                    <w:rFonts w:ascii="Calibri" w:hAnsi="Calibri" w:cs="Calibri"/>
                    <w:color w:val="000000"/>
                    <w:sz w:val="22"/>
                    <w:szCs w:val="22"/>
                  </w:rPr>
                </w:rPrChange>
              </w:rPr>
              <w:pPrChange w:id="11337" w:author="Nick.Tolimieri [2]" w:date="2022-09-16T09:26:00Z">
                <w:pPr>
                  <w:jc w:val="right"/>
                </w:pPr>
              </w:pPrChange>
            </w:pPr>
            <w:ins w:id="11338" w:author="Nick.Tolimieri [2]" w:date="2022-09-16T09:26:00Z">
              <w:del w:id="11339" w:author="Nick.Tolimieri" w:date="2022-09-19T13:19:00Z">
                <w:r w:rsidRPr="00FC0F34" w:rsidDel="002F2C4B">
                  <w:rPr>
                    <w:rFonts w:asciiTheme="minorHAnsi" w:eastAsiaTheme="minorHAnsi" w:hAnsiTheme="minorHAnsi" w:cstheme="minorBidi"/>
                    <w:sz w:val="22"/>
                    <w:szCs w:val="22"/>
                    <w:rPrChange w:id="11340" w:author="Nick.Tolimieri [2]" w:date="2022-09-16T09:26:00Z">
                      <w:rPr>
                        <w:rFonts w:ascii="Calibri" w:hAnsi="Calibri" w:cs="Calibri"/>
                        <w:color w:val="000000"/>
                        <w:sz w:val="22"/>
                        <w:szCs w:val="22"/>
                      </w:rPr>
                    </w:rPrChange>
                  </w:rPr>
                  <w:delText>0</w:delText>
                </w:r>
              </w:del>
            </w:ins>
          </w:p>
        </w:tc>
        <w:tc>
          <w:tcPr>
            <w:tcW w:w="960" w:type="dxa"/>
            <w:noWrap/>
            <w:hideMark/>
            <w:tcPrChange w:id="1134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342" w:author="Nick.Tolimieri [2]" w:date="2022-09-16T09:26:00Z"/>
                <w:del w:id="11343" w:author="Nick.Tolimieri" w:date="2022-09-19T13:19:00Z"/>
                <w:rFonts w:asciiTheme="minorHAnsi" w:eastAsiaTheme="minorHAnsi" w:hAnsiTheme="minorHAnsi" w:cstheme="minorBidi"/>
                <w:sz w:val="22"/>
                <w:szCs w:val="22"/>
                <w:rPrChange w:id="11344" w:author="Nick.Tolimieri [2]" w:date="2022-09-16T09:26:00Z">
                  <w:rPr>
                    <w:ins w:id="11345" w:author="Nick.Tolimieri [2]" w:date="2022-09-16T09:26:00Z"/>
                    <w:del w:id="11346" w:author="Nick.Tolimieri" w:date="2022-09-19T13:19:00Z"/>
                    <w:rFonts w:ascii="Calibri" w:hAnsi="Calibri" w:cs="Calibri"/>
                    <w:color w:val="000000"/>
                    <w:sz w:val="22"/>
                    <w:szCs w:val="22"/>
                  </w:rPr>
                </w:rPrChange>
              </w:rPr>
              <w:pPrChange w:id="11347" w:author="Nick.Tolimieri [2]" w:date="2022-09-16T09:26:00Z">
                <w:pPr>
                  <w:jc w:val="right"/>
                </w:pPr>
              </w:pPrChange>
            </w:pPr>
            <w:ins w:id="11348" w:author="Nick.Tolimieri [2]" w:date="2022-09-16T09:26:00Z">
              <w:del w:id="11349" w:author="Nick.Tolimieri" w:date="2022-09-19T13:19:00Z">
                <w:r w:rsidRPr="00FC0F34" w:rsidDel="002F2C4B">
                  <w:rPr>
                    <w:rFonts w:asciiTheme="minorHAnsi" w:eastAsiaTheme="minorHAnsi" w:hAnsiTheme="minorHAnsi" w:cstheme="minorBidi"/>
                    <w:sz w:val="22"/>
                    <w:szCs w:val="22"/>
                    <w:rPrChange w:id="11350" w:author="Nick.Tolimieri [2]" w:date="2022-09-16T09:26:00Z">
                      <w:rPr>
                        <w:rFonts w:ascii="Calibri" w:hAnsi="Calibri" w:cs="Calibri"/>
                        <w:color w:val="000000"/>
                        <w:sz w:val="22"/>
                        <w:szCs w:val="22"/>
                      </w:rPr>
                    </w:rPrChange>
                  </w:rPr>
                  <w:delText>0</w:delText>
                </w:r>
              </w:del>
            </w:ins>
          </w:p>
        </w:tc>
        <w:tc>
          <w:tcPr>
            <w:tcW w:w="960" w:type="dxa"/>
            <w:noWrap/>
            <w:hideMark/>
            <w:tcPrChange w:id="1135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352" w:author="Nick.Tolimieri [2]" w:date="2022-09-16T09:26:00Z"/>
                <w:del w:id="11353" w:author="Nick.Tolimieri" w:date="2022-09-19T13:19:00Z"/>
                <w:rFonts w:asciiTheme="minorHAnsi" w:eastAsiaTheme="minorHAnsi" w:hAnsiTheme="minorHAnsi" w:cstheme="minorBidi"/>
                <w:sz w:val="22"/>
                <w:szCs w:val="22"/>
                <w:rPrChange w:id="11354" w:author="Nick.Tolimieri [2]" w:date="2022-09-16T09:26:00Z">
                  <w:rPr>
                    <w:ins w:id="11355" w:author="Nick.Tolimieri [2]" w:date="2022-09-16T09:26:00Z"/>
                    <w:del w:id="11356" w:author="Nick.Tolimieri" w:date="2022-09-19T13:19:00Z"/>
                    <w:rFonts w:ascii="Calibri" w:hAnsi="Calibri" w:cs="Calibri"/>
                    <w:color w:val="000000"/>
                    <w:sz w:val="22"/>
                    <w:szCs w:val="22"/>
                  </w:rPr>
                </w:rPrChange>
              </w:rPr>
              <w:pPrChange w:id="11357" w:author="Nick.Tolimieri [2]" w:date="2022-09-16T09:26:00Z">
                <w:pPr>
                  <w:jc w:val="right"/>
                </w:pPr>
              </w:pPrChange>
            </w:pPr>
            <w:ins w:id="11358" w:author="Nick.Tolimieri [2]" w:date="2022-09-16T09:26:00Z">
              <w:del w:id="11359" w:author="Nick.Tolimieri" w:date="2022-09-19T13:19:00Z">
                <w:r w:rsidRPr="00FC0F34" w:rsidDel="002F2C4B">
                  <w:rPr>
                    <w:rFonts w:asciiTheme="minorHAnsi" w:eastAsiaTheme="minorHAnsi" w:hAnsiTheme="minorHAnsi" w:cstheme="minorBidi"/>
                    <w:sz w:val="22"/>
                    <w:szCs w:val="22"/>
                    <w:rPrChange w:id="11360" w:author="Nick.Tolimieri [2]" w:date="2022-09-16T09:26:00Z">
                      <w:rPr>
                        <w:rFonts w:ascii="Calibri" w:hAnsi="Calibri" w:cs="Calibri"/>
                        <w:color w:val="000000"/>
                        <w:sz w:val="22"/>
                        <w:szCs w:val="22"/>
                      </w:rPr>
                    </w:rPrChange>
                  </w:rPr>
                  <w:delText>0</w:delText>
                </w:r>
              </w:del>
            </w:ins>
          </w:p>
        </w:tc>
        <w:tc>
          <w:tcPr>
            <w:tcW w:w="960" w:type="dxa"/>
            <w:noWrap/>
            <w:hideMark/>
            <w:tcPrChange w:id="1136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362" w:author="Nick.Tolimieri [2]" w:date="2022-09-16T09:26:00Z"/>
                <w:del w:id="11363" w:author="Nick.Tolimieri" w:date="2022-09-19T13:19:00Z"/>
                <w:rFonts w:asciiTheme="minorHAnsi" w:eastAsiaTheme="minorHAnsi" w:hAnsiTheme="minorHAnsi" w:cstheme="minorBidi"/>
                <w:sz w:val="22"/>
                <w:szCs w:val="22"/>
                <w:rPrChange w:id="11364" w:author="Nick.Tolimieri [2]" w:date="2022-09-16T09:26:00Z">
                  <w:rPr>
                    <w:ins w:id="11365" w:author="Nick.Tolimieri [2]" w:date="2022-09-16T09:26:00Z"/>
                    <w:del w:id="11366" w:author="Nick.Tolimieri" w:date="2022-09-19T13:19:00Z"/>
                    <w:rFonts w:ascii="Calibri" w:hAnsi="Calibri" w:cs="Calibri"/>
                    <w:color w:val="000000"/>
                    <w:sz w:val="22"/>
                    <w:szCs w:val="22"/>
                  </w:rPr>
                </w:rPrChange>
              </w:rPr>
              <w:pPrChange w:id="11367" w:author="Nick.Tolimieri [2]" w:date="2022-09-16T09:26:00Z">
                <w:pPr/>
              </w:pPrChange>
            </w:pPr>
            <w:ins w:id="11368" w:author="Nick.Tolimieri [2]" w:date="2022-09-16T09:26:00Z">
              <w:del w:id="11369" w:author="Nick.Tolimieri" w:date="2022-09-19T13:19:00Z">
                <w:r w:rsidRPr="00FC0F34" w:rsidDel="002F2C4B">
                  <w:rPr>
                    <w:rFonts w:asciiTheme="minorHAnsi" w:eastAsiaTheme="minorHAnsi" w:hAnsiTheme="minorHAnsi" w:cstheme="minorBidi"/>
                    <w:sz w:val="22"/>
                    <w:szCs w:val="22"/>
                    <w:rPrChange w:id="11370" w:author="Nick.Tolimieri [2]" w:date="2022-09-16T09:26:00Z">
                      <w:rPr>
                        <w:rFonts w:ascii="Calibri" w:hAnsi="Calibri" w:cs="Calibri"/>
                        <w:color w:val="000000"/>
                        <w:sz w:val="22"/>
                        <w:szCs w:val="22"/>
                      </w:rPr>
                    </w:rPrChange>
                  </w:rPr>
                  <w:delText>NA</w:delText>
                </w:r>
              </w:del>
            </w:ins>
          </w:p>
        </w:tc>
        <w:tc>
          <w:tcPr>
            <w:tcW w:w="960" w:type="dxa"/>
            <w:noWrap/>
            <w:hideMark/>
            <w:tcPrChange w:id="1137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372" w:author="Nick.Tolimieri [2]" w:date="2022-09-16T09:26:00Z"/>
                <w:del w:id="11373" w:author="Nick.Tolimieri" w:date="2022-09-19T13:19:00Z"/>
                <w:rFonts w:asciiTheme="minorHAnsi" w:eastAsiaTheme="minorHAnsi" w:hAnsiTheme="minorHAnsi" w:cstheme="minorBidi"/>
                <w:sz w:val="22"/>
                <w:szCs w:val="22"/>
                <w:rPrChange w:id="11374" w:author="Nick.Tolimieri [2]" w:date="2022-09-16T09:26:00Z">
                  <w:rPr>
                    <w:ins w:id="11375" w:author="Nick.Tolimieri [2]" w:date="2022-09-16T09:26:00Z"/>
                    <w:del w:id="11376" w:author="Nick.Tolimieri" w:date="2022-09-19T13:19:00Z"/>
                    <w:rFonts w:ascii="Calibri" w:hAnsi="Calibri" w:cs="Calibri"/>
                    <w:color w:val="000000"/>
                    <w:sz w:val="22"/>
                    <w:szCs w:val="22"/>
                  </w:rPr>
                </w:rPrChange>
              </w:rPr>
              <w:pPrChange w:id="11377" w:author="Nick.Tolimieri [2]" w:date="2022-09-16T09:26:00Z">
                <w:pPr/>
              </w:pPrChange>
            </w:pPr>
            <w:ins w:id="11378" w:author="Nick.Tolimieri [2]" w:date="2022-09-16T09:26:00Z">
              <w:del w:id="11379" w:author="Nick.Tolimieri" w:date="2022-09-19T13:19:00Z">
                <w:r w:rsidRPr="00FC0F34" w:rsidDel="002F2C4B">
                  <w:rPr>
                    <w:rFonts w:asciiTheme="minorHAnsi" w:eastAsiaTheme="minorHAnsi" w:hAnsiTheme="minorHAnsi" w:cstheme="minorBidi"/>
                    <w:sz w:val="22"/>
                    <w:szCs w:val="22"/>
                    <w:rPrChange w:id="11380" w:author="Nick.Tolimieri [2]" w:date="2022-09-16T09:26:00Z">
                      <w:rPr>
                        <w:rFonts w:ascii="Calibri" w:hAnsi="Calibri" w:cs="Calibri"/>
                        <w:color w:val="000000"/>
                        <w:sz w:val="22"/>
                        <w:szCs w:val="22"/>
                      </w:rPr>
                    </w:rPrChange>
                  </w:rPr>
                  <w:delText>NA</w:delText>
                </w:r>
              </w:del>
            </w:ins>
          </w:p>
        </w:tc>
        <w:tc>
          <w:tcPr>
            <w:tcW w:w="960" w:type="dxa"/>
            <w:noWrap/>
            <w:hideMark/>
            <w:tcPrChange w:id="1138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382" w:author="Nick.Tolimieri [2]" w:date="2022-09-16T09:26:00Z"/>
                <w:del w:id="11383" w:author="Nick.Tolimieri" w:date="2022-09-19T13:19:00Z"/>
                <w:rFonts w:asciiTheme="minorHAnsi" w:eastAsiaTheme="minorHAnsi" w:hAnsiTheme="minorHAnsi" w:cstheme="minorBidi"/>
                <w:sz w:val="22"/>
                <w:szCs w:val="22"/>
                <w:rPrChange w:id="11384" w:author="Nick.Tolimieri [2]" w:date="2022-09-16T09:26:00Z">
                  <w:rPr>
                    <w:ins w:id="11385" w:author="Nick.Tolimieri [2]" w:date="2022-09-16T09:26:00Z"/>
                    <w:del w:id="11386" w:author="Nick.Tolimieri" w:date="2022-09-19T13:19:00Z"/>
                    <w:rFonts w:ascii="Calibri" w:hAnsi="Calibri" w:cs="Calibri"/>
                    <w:color w:val="000000"/>
                    <w:sz w:val="22"/>
                    <w:szCs w:val="22"/>
                  </w:rPr>
                </w:rPrChange>
              </w:rPr>
              <w:pPrChange w:id="11387" w:author="Nick.Tolimieri [2]" w:date="2022-09-16T09:26:00Z">
                <w:pPr/>
              </w:pPrChange>
            </w:pPr>
            <w:ins w:id="11388" w:author="Nick.Tolimieri [2]" w:date="2022-09-16T09:26:00Z">
              <w:del w:id="11389" w:author="Nick.Tolimieri" w:date="2022-09-19T13:19:00Z">
                <w:r w:rsidRPr="00FC0F34" w:rsidDel="002F2C4B">
                  <w:rPr>
                    <w:rFonts w:asciiTheme="minorHAnsi" w:eastAsiaTheme="minorHAnsi" w:hAnsiTheme="minorHAnsi" w:cstheme="minorBidi"/>
                    <w:sz w:val="22"/>
                    <w:szCs w:val="22"/>
                    <w:rPrChange w:id="11390" w:author="Nick.Tolimieri [2]" w:date="2022-09-16T09:26:00Z">
                      <w:rPr>
                        <w:rFonts w:ascii="Calibri" w:hAnsi="Calibri" w:cs="Calibri"/>
                        <w:color w:val="000000"/>
                        <w:sz w:val="22"/>
                        <w:szCs w:val="22"/>
                      </w:rPr>
                    </w:rPrChange>
                  </w:rPr>
                  <w:delText>NA</w:delText>
                </w:r>
              </w:del>
            </w:ins>
          </w:p>
        </w:tc>
        <w:tc>
          <w:tcPr>
            <w:tcW w:w="960" w:type="dxa"/>
            <w:noWrap/>
            <w:hideMark/>
            <w:tcPrChange w:id="1139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392" w:author="Nick.Tolimieri [2]" w:date="2022-09-16T09:26:00Z"/>
                <w:del w:id="11393" w:author="Nick.Tolimieri" w:date="2022-09-19T13:19:00Z"/>
                <w:rFonts w:asciiTheme="minorHAnsi" w:eastAsiaTheme="minorHAnsi" w:hAnsiTheme="minorHAnsi" w:cstheme="minorBidi"/>
                <w:sz w:val="22"/>
                <w:szCs w:val="22"/>
                <w:rPrChange w:id="11394" w:author="Nick.Tolimieri [2]" w:date="2022-09-16T09:26:00Z">
                  <w:rPr>
                    <w:ins w:id="11395" w:author="Nick.Tolimieri [2]" w:date="2022-09-16T09:26:00Z"/>
                    <w:del w:id="11396" w:author="Nick.Tolimieri" w:date="2022-09-19T13:19:00Z"/>
                    <w:rFonts w:ascii="Calibri" w:hAnsi="Calibri" w:cs="Calibri"/>
                    <w:color w:val="000000"/>
                    <w:sz w:val="22"/>
                    <w:szCs w:val="22"/>
                  </w:rPr>
                </w:rPrChange>
              </w:rPr>
              <w:pPrChange w:id="11397" w:author="Nick.Tolimieri [2]" w:date="2022-09-16T09:26:00Z">
                <w:pPr/>
              </w:pPrChange>
            </w:pPr>
            <w:ins w:id="11398" w:author="Nick.Tolimieri [2]" w:date="2022-09-16T09:26:00Z">
              <w:del w:id="11399" w:author="Nick.Tolimieri" w:date="2022-09-19T13:19:00Z">
                <w:r w:rsidRPr="00FC0F34" w:rsidDel="002F2C4B">
                  <w:rPr>
                    <w:rFonts w:asciiTheme="minorHAnsi" w:eastAsiaTheme="minorHAnsi" w:hAnsiTheme="minorHAnsi" w:cstheme="minorBidi"/>
                    <w:sz w:val="22"/>
                    <w:szCs w:val="22"/>
                    <w:rPrChange w:id="11400" w:author="Nick.Tolimieri [2]" w:date="2022-09-16T09:26:00Z">
                      <w:rPr>
                        <w:rFonts w:ascii="Calibri" w:hAnsi="Calibri" w:cs="Calibri"/>
                        <w:color w:val="000000"/>
                        <w:sz w:val="22"/>
                        <w:szCs w:val="22"/>
                      </w:rPr>
                    </w:rPrChange>
                  </w:rPr>
                  <w:delText>NA</w:delText>
                </w:r>
              </w:del>
            </w:ins>
          </w:p>
        </w:tc>
      </w:tr>
      <w:tr w:rsidR="00FC0F34" w:rsidRPr="00FC0F34" w:rsidDel="002F2C4B" w:rsidTr="00FC0F34">
        <w:trPr>
          <w:divId w:val="1675451697"/>
          <w:trHeight w:val="300"/>
          <w:ins w:id="11401" w:author="Nick.Tolimieri [2]" w:date="2022-09-16T09:26:00Z"/>
          <w:del w:id="11402" w:author="Nick.Tolimieri" w:date="2022-09-19T13:19:00Z"/>
          <w:trPrChange w:id="11403" w:author="Nick.Tolimieri [2]" w:date="2022-09-16T09:26:00Z">
            <w:trPr>
              <w:divId w:val="1675451697"/>
              <w:trHeight w:val="300"/>
            </w:trPr>
          </w:trPrChange>
        </w:trPr>
        <w:tc>
          <w:tcPr>
            <w:tcW w:w="960" w:type="dxa"/>
            <w:noWrap/>
            <w:hideMark/>
            <w:tcPrChange w:id="1140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405" w:author="Nick.Tolimieri [2]" w:date="2022-09-16T09:26:00Z"/>
                <w:del w:id="11406" w:author="Nick.Tolimieri" w:date="2022-09-19T13:19:00Z"/>
                <w:rFonts w:asciiTheme="minorHAnsi" w:eastAsiaTheme="minorHAnsi" w:hAnsiTheme="minorHAnsi" w:cstheme="minorBidi"/>
                <w:sz w:val="22"/>
                <w:szCs w:val="22"/>
                <w:rPrChange w:id="11407" w:author="Nick.Tolimieri [2]" w:date="2022-09-16T09:26:00Z">
                  <w:rPr>
                    <w:ins w:id="11408" w:author="Nick.Tolimieri [2]" w:date="2022-09-16T09:26:00Z"/>
                    <w:del w:id="11409" w:author="Nick.Tolimieri" w:date="2022-09-19T13:19:00Z"/>
                    <w:rFonts w:ascii="Calibri" w:hAnsi="Calibri" w:cs="Calibri"/>
                    <w:color w:val="000000"/>
                    <w:sz w:val="22"/>
                    <w:szCs w:val="22"/>
                  </w:rPr>
                </w:rPrChange>
              </w:rPr>
              <w:pPrChange w:id="11410" w:author="Nick.Tolimieri [2]" w:date="2022-09-16T09:26:00Z">
                <w:pPr/>
              </w:pPrChange>
            </w:pPr>
            <w:ins w:id="11411" w:author="Nick.Tolimieri [2]" w:date="2022-09-16T09:26:00Z">
              <w:del w:id="11412" w:author="Nick.Tolimieri" w:date="2022-09-19T13:19:00Z">
                <w:r w:rsidRPr="00FC0F34" w:rsidDel="002F2C4B">
                  <w:rPr>
                    <w:rFonts w:asciiTheme="minorHAnsi" w:eastAsiaTheme="minorHAnsi" w:hAnsiTheme="minorHAnsi" w:cstheme="minorBidi"/>
                    <w:sz w:val="22"/>
                    <w:szCs w:val="22"/>
                    <w:rPrChange w:id="11413" w:author="Nick.Tolimieri [2]" w:date="2022-09-16T09:26:00Z">
                      <w:rPr>
                        <w:rFonts w:ascii="Calibri" w:hAnsi="Calibri" w:cs="Calibri"/>
                        <w:color w:val="000000"/>
                        <w:sz w:val="22"/>
                        <w:szCs w:val="22"/>
                      </w:rPr>
                    </w:rPrChange>
                  </w:rPr>
                  <w:delText>Tatoosh Is. &amp; Neah B.</w:delText>
                </w:r>
              </w:del>
            </w:ins>
          </w:p>
        </w:tc>
        <w:tc>
          <w:tcPr>
            <w:tcW w:w="960" w:type="dxa"/>
            <w:noWrap/>
            <w:hideMark/>
            <w:tcPrChange w:id="1141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415" w:author="Nick.Tolimieri [2]" w:date="2022-09-16T09:26:00Z"/>
                <w:del w:id="11416" w:author="Nick.Tolimieri" w:date="2022-09-19T13:19:00Z"/>
                <w:rFonts w:asciiTheme="minorHAnsi" w:eastAsiaTheme="minorHAnsi" w:hAnsiTheme="minorHAnsi" w:cstheme="minorBidi"/>
                <w:sz w:val="22"/>
                <w:szCs w:val="22"/>
                <w:rPrChange w:id="11417" w:author="Nick.Tolimieri [2]" w:date="2022-09-16T09:26:00Z">
                  <w:rPr>
                    <w:ins w:id="11418" w:author="Nick.Tolimieri [2]" w:date="2022-09-16T09:26:00Z"/>
                    <w:del w:id="11419" w:author="Nick.Tolimieri" w:date="2022-09-19T13:19:00Z"/>
                    <w:rFonts w:ascii="Calibri" w:hAnsi="Calibri" w:cs="Calibri"/>
                    <w:color w:val="000000"/>
                    <w:sz w:val="22"/>
                    <w:szCs w:val="22"/>
                  </w:rPr>
                </w:rPrChange>
              </w:rPr>
              <w:pPrChange w:id="11420" w:author="Nick.Tolimieri [2]" w:date="2022-09-16T09:26:00Z">
                <w:pPr>
                  <w:jc w:val="right"/>
                </w:pPr>
              </w:pPrChange>
            </w:pPr>
            <w:ins w:id="11421" w:author="Nick.Tolimieri [2]" w:date="2022-09-16T09:26:00Z">
              <w:del w:id="11422" w:author="Nick.Tolimieri" w:date="2022-09-19T13:19:00Z">
                <w:r w:rsidRPr="00FC0F34" w:rsidDel="002F2C4B">
                  <w:rPr>
                    <w:rFonts w:asciiTheme="minorHAnsi" w:eastAsiaTheme="minorHAnsi" w:hAnsiTheme="minorHAnsi" w:cstheme="minorBidi"/>
                    <w:sz w:val="22"/>
                    <w:szCs w:val="22"/>
                    <w:rPrChange w:id="11423" w:author="Nick.Tolimieri [2]" w:date="2022-09-16T09:26:00Z">
                      <w:rPr>
                        <w:rFonts w:ascii="Calibri" w:hAnsi="Calibri" w:cs="Calibri"/>
                        <w:color w:val="000000"/>
                        <w:sz w:val="22"/>
                        <w:szCs w:val="22"/>
                      </w:rPr>
                    </w:rPrChange>
                  </w:rPr>
                  <w:delText>2018</w:delText>
                </w:r>
              </w:del>
            </w:ins>
          </w:p>
        </w:tc>
        <w:tc>
          <w:tcPr>
            <w:tcW w:w="960" w:type="dxa"/>
            <w:noWrap/>
            <w:hideMark/>
            <w:tcPrChange w:id="1142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425" w:author="Nick.Tolimieri [2]" w:date="2022-09-16T09:26:00Z"/>
                <w:del w:id="11426" w:author="Nick.Tolimieri" w:date="2022-09-19T13:19:00Z"/>
                <w:rFonts w:asciiTheme="minorHAnsi" w:eastAsiaTheme="minorHAnsi" w:hAnsiTheme="minorHAnsi" w:cstheme="minorBidi"/>
                <w:sz w:val="22"/>
                <w:szCs w:val="22"/>
                <w:rPrChange w:id="11427" w:author="Nick.Tolimieri [2]" w:date="2022-09-16T09:26:00Z">
                  <w:rPr>
                    <w:ins w:id="11428" w:author="Nick.Tolimieri [2]" w:date="2022-09-16T09:26:00Z"/>
                    <w:del w:id="11429" w:author="Nick.Tolimieri" w:date="2022-09-19T13:19:00Z"/>
                    <w:rFonts w:ascii="Calibri" w:hAnsi="Calibri" w:cs="Calibri"/>
                    <w:color w:val="000000"/>
                    <w:sz w:val="22"/>
                    <w:szCs w:val="22"/>
                  </w:rPr>
                </w:rPrChange>
              </w:rPr>
              <w:pPrChange w:id="11430" w:author="Nick.Tolimieri [2]" w:date="2022-09-16T09:26:00Z">
                <w:pPr>
                  <w:jc w:val="right"/>
                </w:pPr>
              </w:pPrChange>
            </w:pPr>
            <w:ins w:id="11431" w:author="Nick.Tolimieri [2]" w:date="2022-09-16T09:26:00Z">
              <w:del w:id="11432" w:author="Nick.Tolimieri" w:date="2022-09-19T13:19:00Z">
                <w:r w:rsidRPr="00FC0F34" w:rsidDel="002F2C4B">
                  <w:rPr>
                    <w:rFonts w:asciiTheme="minorHAnsi" w:eastAsiaTheme="minorHAnsi" w:hAnsiTheme="minorHAnsi" w:cstheme="minorBidi"/>
                    <w:sz w:val="22"/>
                    <w:szCs w:val="22"/>
                    <w:rPrChange w:id="11433" w:author="Nick.Tolimieri [2]" w:date="2022-09-16T09:26:00Z">
                      <w:rPr>
                        <w:rFonts w:ascii="Calibri" w:hAnsi="Calibri" w:cs="Calibri"/>
                        <w:color w:val="000000"/>
                        <w:sz w:val="22"/>
                        <w:szCs w:val="22"/>
                      </w:rPr>
                    </w:rPrChange>
                  </w:rPr>
                  <w:delText>0</w:delText>
                </w:r>
              </w:del>
            </w:ins>
          </w:p>
        </w:tc>
        <w:tc>
          <w:tcPr>
            <w:tcW w:w="960" w:type="dxa"/>
            <w:noWrap/>
            <w:hideMark/>
            <w:tcPrChange w:id="1143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435" w:author="Nick.Tolimieri [2]" w:date="2022-09-16T09:26:00Z"/>
                <w:del w:id="11436" w:author="Nick.Tolimieri" w:date="2022-09-19T13:19:00Z"/>
                <w:rFonts w:asciiTheme="minorHAnsi" w:eastAsiaTheme="minorHAnsi" w:hAnsiTheme="minorHAnsi" w:cstheme="minorBidi"/>
                <w:sz w:val="22"/>
                <w:szCs w:val="22"/>
                <w:rPrChange w:id="11437" w:author="Nick.Tolimieri [2]" w:date="2022-09-16T09:26:00Z">
                  <w:rPr>
                    <w:ins w:id="11438" w:author="Nick.Tolimieri [2]" w:date="2022-09-16T09:26:00Z"/>
                    <w:del w:id="11439" w:author="Nick.Tolimieri" w:date="2022-09-19T13:19:00Z"/>
                    <w:rFonts w:ascii="Calibri" w:hAnsi="Calibri" w:cs="Calibri"/>
                    <w:color w:val="000000"/>
                    <w:sz w:val="22"/>
                    <w:szCs w:val="22"/>
                  </w:rPr>
                </w:rPrChange>
              </w:rPr>
              <w:pPrChange w:id="11440" w:author="Nick.Tolimieri [2]" w:date="2022-09-16T09:26:00Z">
                <w:pPr>
                  <w:jc w:val="right"/>
                </w:pPr>
              </w:pPrChange>
            </w:pPr>
            <w:ins w:id="11441" w:author="Nick.Tolimieri [2]" w:date="2022-09-16T09:26:00Z">
              <w:del w:id="11442" w:author="Nick.Tolimieri" w:date="2022-09-19T13:19:00Z">
                <w:r w:rsidRPr="00FC0F34" w:rsidDel="002F2C4B">
                  <w:rPr>
                    <w:rFonts w:asciiTheme="minorHAnsi" w:eastAsiaTheme="minorHAnsi" w:hAnsiTheme="minorHAnsi" w:cstheme="minorBidi"/>
                    <w:sz w:val="22"/>
                    <w:szCs w:val="22"/>
                    <w:rPrChange w:id="11443" w:author="Nick.Tolimieri [2]" w:date="2022-09-16T09:26:00Z">
                      <w:rPr>
                        <w:rFonts w:ascii="Calibri" w:hAnsi="Calibri" w:cs="Calibri"/>
                        <w:color w:val="000000"/>
                        <w:sz w:val="22"/>
                        <w:szCs w:val="22"/>
                      </w:rPr>
                    </w:rPrChange>
                  </w:rPr>
                  <w:delText>0</w:delText>
                </w:r>
              </w:del>
            </w:ins>
          </w:p>
        </w:tc>
        <w:tc>
          <w:tcPr>
            <w:tcW w:w="960" w:type="dxa"/>
            <w:noWrap/>
            <w:hideMark/>
            <w:tcPrChange w:id="1144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445" w:author="Nick.Tolimieri [2]" w:date="2022-09-16T09:26:00Z"/>
                <w:del w:id="11446" w:author="Nick.Tolimieri" w:date="2022-09-19T13:19:00Z"/>
                <w:rFonts w:asciiTheme="minorHAnsi" w:eastAsiaTheme="minorHAnsi" w:hAnsiTheme="minorHAnsi" w:cstheme="minorBidi"/>
                <w:sz w:val="22"/>
                <w:szCs w:val="22"/>
                <w:rPrChange w:id="11447" w:author="Nick.Tolimieri [2]" w:date="2022-09-16T09:26:00Z">
                  <w:rPr>
                    <w:ins w:id="11448" w:author="Nick.Tolimieri [2]" w:date="2022-09-16T09:26:00Z"/>
                    <w:del w:id="11449" w:author="Nick.Tolimieri" w:date="2022-09-19T13:19:00Z"/>
                    <w:rFonts w:ascii="Calibri" w:hAnsi="Calibri" w:cs="Calibri"/>
                    <w:color w:val="000000"/>
                    <w:sz w:val="22"/>
                    <w:szCs w:val="22"/>
                  </w:rPr>
                </w:rPrChange>
              </w:rPr>
              <w:pPrChange w:id="11450" w:author="Nick.Tolimieri [2]" w:date="2022-09-16T09:26:00Z">
                <w:pPr>
                  <w:jc w:val="right"/>
                </w:pPr>
              </w:pPrChange>
            </w:pPr>
            <w:ins w:id="11451" w:author="Nick.Tolimieri [2]" w:date="2022-09-16T09:26:00Z">
              <w:del w:id="11452" w:author="Nick.Tolimieri" w:date="2022-09-19T13:19:00Z">
                <w:r w:rsidRPr="00FC0F34" w:rsidDel="002F2C4B">
                  <w:rPr>
                    <w:rFonts w:asciiTheme="minorHAnsi" w:eastAsiaTheme="minorHAnsi" w:hAnsiTheme="minorHAnsi" w:cstheme="minorBidi"/>
                    <w:sz w:val="22"/>
                    <w:szCs w:val="22"/>
                    <w:rPrChange w:id="11453" w:author="Nick.Tolimieri [2]" w:date="2022-09-16T09:26:00Z">
                      <w:rPr>
                        <w:rFonts w:ascii="Calibri" w:hAnsi="Calibri" w:cs="Calibri"/>
                        <w:color w:val="000000"/>
                        <w:sz w:val="22"/>
                        <w:szCs w:val="22"/>
                      </w:rPr>
                    </w:rPrChange>
                  </w:rPr>
                  <w:delText>0</w:delText>
                </w:r>
              </w:del>
            </w:ins>
          </w:p>
        </w:tc>
        <w:tc>
          <w:tcPr>
            <w:tcW w:w="960" w:type="dxa"/>
            <w:noWrap/>
            <w:hideMark/>
            <w:tcPrChange w:id="1145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455" w:author="Nick.Tolimieri [2]" w:date="2022-09-16T09:26:00Z"/>
                <w:del w:id="11456" w:author="Nick.Tolimieri" w:date="2022-09-19T13:19:00Z"/>
                <w:rFonts w:asciiTheme="minorHAnsi" w:eastAsiaTheme="minorHAnsi" w:hAnsiTheme="minorHAnsi" w:cstheme="minorBidi"/>
                <w:sz w:val="22"/>
                <w:szCs w:val="22"/>
                <w:rPrChange w:id="11457" w:author="Nick.Tolimieri [2]" w:date="2022-09-16T09:26:00Z">
                  <w:rPr>
                    <w:ins w:id="11458" w:author="Nick.Tolimieri [2]" w:date="2022-09-16T09:26:00Z"/>
                    <w:del w:id="11459" w:author="Nick.Tolimieri" w:date="2022-09-19T13:19:00Z"/>
                    <w:rFonts w:ascii="Calibri" w:hAnsi="Calibri" w:cs="Calibri"/>
                    <w:color w:val="000000"/>
                    <w:sz w:val="22"/>
                    <w:szCs w:val="22"/>
                  </w:rPr>
                </w:rPrChange>
              </w:rPr>
              <w:pPrChange w:id="11460" w:author="Nick.Tolimieri [2]" w:date="2022-09-16T09:26:00Z">
                <w:pPr>
                  <w:jc w:val="right"/>
                </w:pPr>
              </w:pPrChange>
            </w:pPr>
            <w:ins w:id="11461" w:author="Nick.Tolimieri [2]" w:date="2022-09-16T09:26:00Z">
              <w:del w:id="11462" w:author="Nick.Tolimieri" w:date="2022-09-19T13:19:00Z">
                <w:r w:rsidRPr="00FC0F34" w:rsidDel="002F2C4B">
                  <w:rPr>
                    <w:rFonts w:asciiTheme="minorHAnsi" w:eastAsiaTheme="minorHAnsi" w:hAnsiTheme="minorHAnsi" w:cstheme="minorBidi"/>
                    <w:sz w:val="22"/>
                    <w:szCs w:val="22"/>
                    <w:rPrChange w:id="11463" w:author="Nick.Tolimieri [2]" w:date="2022-09-16T09:26:00Z">
                      <w:rPr>
                        <w:rFonts w:ascii="Calibri" w:hAnsi="Calibri" w:cs="Calibri"/>
                        <w:color w:val="000000"/>
                        <w:sz w:val="22"/>
                        <w:szCs w:val="22"/>
                      </w:rPr>
                    </w:rPrChange>
                  </w:rPr>
                  <w:delText>0</w:delText>
                </w:r>
              </w:del>
            </w:ins>
          </w:p>
        </w:tc>
        <w:tc>
          <w:tcPr>
            <w:tcW w:w="960" w:type="dxa"/>
            <w:noWrap/>
            <w:hideMark/>
            <w:tcPrChange w:id="1146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465" w:author="Nick.Tolimieri [2]" w:date="2022-09-16T09:26:00Z"/>
                <w:del w:id="11466" w:author="Nick.Tolimieri" w:date="2022-09-19T13:19:00Z"/>
                <w:rFonts w:asciiTheme="minorHAnsi" w:eastAsiaTheme="minorHAnsi" w:hAnsiTheme="minorHAnsi" w:cstheme="minorBidi"/>
                <w:sz w:val="22"/>
                <w:szCs w:val="22"/>
                <w:rPrChange w:id="11467" w:author="Nick.Tolimieri [2]" w:date="2022-09-16T09:26:00Z">
                  <w:rPr>
                    <w:ins w:id="11468" w:author="Nick.Tolimieri [2]" w:date="2022-09-16T09:26:00Z"/>
                    <w:del w:id="11469" w:author="Nick.Tolimieri" w:date="2022-09-19T13:19:00Z"/>
                    <w:rFonts w:ascii="Calibri" w:hAnsi="Calibri" w:cs="Calibri"/>
                    <w:color w:val="000000"/>
                    <w:sz w:val="22"/>
                    <w:szCs w:val="22"/>
                  </w:rPr>
                </w:rPrChange>
              </w:rPr>
              <w:pPrChange w:id="11470" w:author="Nick.Tolimieri [2]" w:date="2022-09-16T09:26:00Z">
                <w:pPr/>
              </w:pPrChange>
            </w:pPr>
            <w:ins w:id="11471" w:author="Nick.Tolimieri [2]" w:date="2022-09-16T09:26:00Z">
              <w:del w:id="11472" w:author="Nick.Tolimieri" w:date="2022-09-19T13:19:00Z">
                <w:r w:rsidRPr="00FC0F34" w:rsidDel="002F2C4B">
                  <w:rPr>
                    <w:rFonts w:asciiTheme="minorHAnsi" w:eastAsiaTheme="minorHAnsi" w:hAnsiTheme="minorHAnsi" w:cstheme="minorBidi"/>
                    <w:sz w:val="22"/>
                    <w:szCs w:val="22"/>
                    <w:rPrChange w:id="11473" w:author="Nick.Tolimieri [2]" w:date="2022-09-16T09:26:00Z">
                      <w:rPr>
                        <w:rFonts w:ascii="Calibri" w:hAnsi="Calibri" w:cs="Calibri"/>
                        <w:color w:val="000000"/>
                        <w:sz w:val="22"/>
                        <w:szCs w:val="22"/>
                      </w:rPr>
                    </w:rPrChange>
                  </w:rPr>
                  <w:delText>NA</w:delText>
                </w:r>
              </w:del>
            </w:ins>
          </w:p>
        </w:tc>
        <w:tc>
          <w:tcPr>
            <w:tcW w:w="960" w:type="dxa"/>
            <w:noWrap/>
            <w:hideMark/>
            <w:tcPrChange w:id="1147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475" w:author="Nick.Tolimieri [2]" w:date="2022-09-16T09:26:00Z"/>
                <w:del w:id="11476" w:author="Nick.Tolimieri" w:date="2022-09-19T13:19:00Z"/>
                <w:rFonts w:asciiTheme="minorHAnsi" w:eastAsiaTheme="minorHAnsi" w:hAnsiTheme="minorHAnsi" w:cstheme="minorBidi"/>
                <w:sz w:val="22"/>
                <w:szCs w:val="22"/>
                <w:rPrChange w:id="11477" w:author="Nick.Tolimieri [2]" w:date="2022-09-16T09:26:00Z">
                  <w:rPr>
                    <w:ins w:id="11478" w:author="Nick.Tolimieri [2]" w:date="2022-09-16T09:26:00Z"/>
                    <w:del w:id="11479" w:author="Nick.Tolimieri" w:date="2022-09-19T13:19:00Z"/>
                    <w:rFonts w:ascii="Calibri" w:hAnsi="Calibri" w:cs="Calibri"/>
                    <w:color w:val="000000"/>
                    <w:sz w:val="22"/>
                    <w:szCs w:val="22"/>
                  </w:rPr>
                </w:rPrChange>
              </w:rPr>
              <w:pPrChange w:id="11480" w:author="Nick.Tolimieri [2]" w:date="2022-09-16T09:26:00Z">
                <w:pPr/>
              </w:pPrChange>
            </w:pPr>
            <w:ins w:id="11481" w:author="Nick.Tolimieri [2]" w:date="2022-09-16T09:26:00Z">
              <w:del w:id="11482" w:author="Nick.Tolimieri" w:date="2022-09-19T13:19:00Z">
                <w:r w:rsidRPr="00FC0F34" w:rsidDel="002F2C4B">
                  <w:rPr>
                    <w:rFonts w:asciiTheme="minorHAnsi" w:eastAsiaTheme="minorHAnsi" w:hAnsiTheme="minorHAnsi" w:cstheme="minorBidi"/>
                    <w:sz w:val="22"/>
                    <w:szCs w:val="22"/>
                    <w:rPrChange w:id="11483" w:author="Nick.Tolimieri [2]" w:date="2022-09-16T09:26:00Z">
                      <w:rPr>
                        <w:rFonts w:ascii="Calibri" w:hAnsi="Calibri" w:cs="Calibri"/>
                        <w:color w:val="000000"/>
                        <w:sz w:val="22"/>
                        <w:szCs w:val="22"/>
                      </w:rPr>
                    </w:rPrChange>
                  </w:rPr>
                  <w:delText>NA</w:delText>
                </w:r>
              </w:del>
            </w:ins>
          </w:p>
        </w:tc>
        <w:tc>
          <w:tcPr>
            <w:tcW w:w="960" w:type="dxa"/>
            <w:noWrap/>
            <w:hideMark/>
            <w:tcPrChange w:id="1148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485" w:author="Nick.Tolimieri [2]" w:date="2022-09-16T09:26:00Z"/>
                <w:del w:id="11486" w:author="Nick.Tolimieri" w:date="2022-09-19T13:19:00Z"/>
                <w:rFonts w:asciiTheme="minorHAnsi" w:eastAsiaTheme="minorHAnsi" w:hAnsiTheme="minorHAnsi" w:cstheme="minorBidi"/>
                <w:sz w:val="22"/>
                <w:szCs w:val="22"/>
                <w:rPrChange w:id="11487" w:author="Nick.Tolimieri [2]" w:date="2022-09-16T09:26:00Z">
                  <w:rPr>
                    <w:ins w:id="11488" w:author="Nick.Tolimieri [2]" w:date="2022-09-16T09:26:00Z"/>
                    <w:del w:id="11489" w:author="Nick.Tolimieri" w:date="2022-09-19T13:19:00Z"/>
                    <w:rFonts w:ascii="Calibri" w:hAnsi="Calibri" w:cs="Calibri"/>
                    <w:color w:val="000000"/>
                    <w:sz w:val="22"/>
                    <w:szCs w:val="22"/>
                  </w:rPr>
                </w:rPrChange>
              </w:rPr>
              <w:pPrChange w:id="11490" w:author="Nick.Tolimieri [2]" w:date="2022-09-16T09:26:00Z">
                <w:pPr/>
              </w:pPrChange>
            </w:pPr>
            <w:ins w:id="11491" w:author="Nick.Tolimieri [2]" w:date="2022-09-16T09:26:00Z">
              <w:del w:id="11492" w:author="Nick.Tolimieri" w:date="2022-09-19T13:19:00Z">
                <w:r w:rsidRPr="00FC0F34" w:rsidDel="002F2C4B">
                  <w:rPr>
                    <w:rFonts w:asciiTheme="minorHAnsi" w:eastAsiaTheme="minorHAnsi" w:hAnsiTheme="minorHAnsi" w:cstheme="minorBidi"/>
                    <w:sz w:val="22"/>
                    <w:szCs w:val="22"/>
                    <w:rPrChange w:id="11493" w:author="Nick.Tolimieri [2]" w:date="2022-09-16T09:26:00Z">
                      <w:rPr>
                        <w:rFonts w:ascii="Calibri" w:hAnsi="Calibri" w:cs="Calibri"/>
                        <w:color w:val="000000"/>
                        <w:sz w:val="22"/>
                        <w:szCs w:val="22"/>
                      </w:rPr>
                    </w:rPrChange>
                  </w:rPr>
                  <w:delText>NA</w:delText>
                </w:r>
              </w:del>
            </w:ins>
          </w:p>
        </w:tc>
        <w:tc>
          <w:tcPr>
            <w:tcW w:w="960" w:type="dxa"/>
            <w:noWrap/>
            <w:hideMark/>
            <w:tcPrChange w:id="1149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495" w:author="Nick.Tolimieri [2]" w:date="2022-09-16T09:26:00Z"/>
                <w:del w:id="11496" w:author="Nick.Tolimieri" w:date="2022-09-19T13:19:00Z"/>
                <w:rFonts w:asciiTheme="minorHAnsi" w:eastAsiaTheme="minorHAnsi" w:hAnsiTheme="minorHAnsi" w:cstheme="minorBidi"/>
                <w:sz w:val="22"/>
                <w:szCs w:val="22"/>
                <w:rPrChange w:id="11497" w:author="Nick.Tolimieri [2]" w:date="2022-09-16T09:26:00Z">
                  <w:rPr>
                    <w:ins w:id="11498" w:author="Nick.Tolimieri [2]" w:date="2022-09-16T09:26:00Z"/>
                    <w:del w:id="11499" w:author="Nick.Tolimieri" w:date="2022-09-19T13:19:00Z"/>
                    <w:rFonts w:ascii="Calibri" w:hAnsi="Calibri" w:cs="Calibri"/>
                    <w:color w:val="000000"/>
                    <w:sz w:val="22"/>
                    <w:szCs w:val="22"/>
                  </w:rPr>
                </w:rPrChange>
              </w:rPr>
              <w:pPrChange w:id="11500" w:author="Nick.Tolimieri [2]" w:date="2022-09-16T09:26:00Z">
                <w:pPr/>
              </w:pPrChange>
            </w:pPr>
            <w:ins w:id="11501" w:author="Nick.Tolimieri [2]" w:date="2022-09-16T09:26:00Z">
              <w:del w:id="11502" w:author="Nick.Tolimieri" w:date="2022-09-19T13:19:00Z">
                <w:r w:rsidRPr="00FC0F34" w:rsidDel="002F2C4B">
                  <w:rPr>
                    <w:rFonts w:asciiTheme="minorHAnsi" w:eastAsiaTheme="minorHAnsi" w:hAnsiTheme="minorHAnsi" w:cstheme="minorBidi"/>
                    <w:sz w:val="22"/>
                    <w:szCs w:val="22"/>
                    <w:rPrChange w:id="11503" w:author="Nick.Tolimieri [2]" w:date="2022-09-16T09:26:00Z">
                      <w:rPr>
                        <w:rFonts w:ascii="Calibri" w:hAnsi="Calibri" w:cs="Calibri"/>
                        <w:color w:val="000000"/>
                        <w:sz w:val="22"/>
                        <w:szCs w:val="22"/>
                      </w:rPr>
                    </w:rPrChange>
                  </w:rPr>
                  <w:delText>NA</w:delText>
                </w:r>
              </w:del>
            </w:ins>
          </w:p>
        </w:tc>
      </w:tr>
      <w:tr w:rsidR="00FC0F34" w:rsidRPr="00FC0F34" w:rsidDel="002F2C4B" w:rsidTr="00FC0F34">
        <w:trPr>
          <w:divId w:val="1675451697"/>
          <w:trHeight w:val="300"/>
          <w:ins w:id="11504" w:author="Nick.Tolimieri [2]" w:date="2022-09-16T09:26:00Z"/>
          <w:del w:id="11505" w:author="Nick.Tolimieri" w:date="2022-09-19T13:19:00Z"/>
          <w:trPrChange w:id="11506" w:author="Nick.Tolimieri [2]" w:date="2022-09-16T09:26:00Z">
            <w:trPr>
              <w:divId w:val="1675451697"/>
              <w:trHeight w:val="300"/>
            </w:trPr>
          </w:trPrChange>
        </w:trPr>
        <w:tc>
          <w:tcPr>
            <w:tcW w:w="960" w:type="dxa"/>
            <w:noWrap/>
            <w:hideMark/>
            <w:tcPrChange w:id="1150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508" w:author="Nick.Tolimieri [2]" w:date="2022-09-16T09:26:00Z"/>
                <w:del w:id="11509" w:author="Nick.Tolimieri" w:date="2022-09-19T13:19:00Z"/>
                <w:rFonts w:asciiTheme="minorHAnsi" w:eastAsiaTheme="minorHAnsi" w:hAnsiTheme="minorHAnsi" w:cstheme="minorBidi"/>
                <w:sz w:val="22"/>
                <w:szCs w:val="22"/>
                <w:rPrChange w:id="11510" w:author="Nick.Tolimieri [2]" w:date="2022-09-16T09:26:00Z">
                  <w:rPr>
                    <w:ins w:id="11511" w:author="Nick.Tolimieri [2]" w:date="2022-09-16T09:26:00Z"/>
                    <w:del w:id="11512" w:author="Nick.Tolimieri" w:date="2022-09-19T13:19:00Z"/>
                    <w:rFonts w:ascii="Calibri" w:hAnsi="Calibri" w:cs="Calibri"/>
                    <w:color w:val="000000"/>
                    <w:sz w:val="22"/>
                    <w:szCs w:val="22"/>
                  </w:rPr>
                </w:rPrChange>
              </w:rPr>
              <w:pPrChange w:id="11513" w:author="Nick.Tolimieri [2]" w:date="2022-09-16T09:26:00Z">
                <w:pPr/>
              </w:pPrChange>
            </w:pPr>
            <w:ins w:id="11514" w:author="Nick.Tolimieri [2]" w:date="2022-09-16T09:26:00Z">
              <w:del w:id="11515" w:author="Nick.Tolimieri" w:date="2022-09-19T13:19:00Z">
                <w:r w:rsidRPr="00FC0F34" w:rsidDel="002F2C4B">
                  <w:rPr>
                    <w:rFonts w:asciiTheme="minorHAnsi" w:eastAsiaTheme="minorHAnsi" w:hAnsiTheme="minorHAnsi" w:cstheme="minorBidi"/>
                    <w:sz w:val="22"/>
                    <w:szCs w:val="22"/>
                    <w:rPrChange w:id="11516" w:author="Nick.Tolimieri [2]" w:date="2022-09-16T09:26:00Z">
                      <w:rPr>
                        <w:rFonts w:ascii="Calibri" w:hAnsi="Calibri" w:cs="Calibri"/>
                        <w:color w:val="000000"/>
                        <w:sz w:val="22"/>
                        <w:szCs w:val="22"/>
                      </w:rPr>
                    </w:rPrChange>
                  </w:rPr>
                  <w:delText>Tatoosh Is. &amp; Neah B.</w:delText>
                </w:r>
              </w:del>
            </w:ins>
          </w:p>
        </w:tc>
        <w:tc>
          <w:tcPr>
            <w:tcW w:w="960" w:type="dxa"/>
            <w:noWrap/>
            <w:hideMark/>
            <w:tcPrChange w:id="1151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518" w:author="Nick.Tolimieri [2]" w:date="2022-09-16T09:26:00Z"/>
                <w:del w:id="11519" w:author="Nick.Tolimieri" w:date="2022-09-19T13:19:00Z"/>
                <w:rFonts w:asciiTheme="minorHAnsi" w:eastAsiaTheme="minorHAnsi" w:hAnsiTheme="minorHAnsi" w:cstheme="minorBidi"/>
                <w:sz w:val="22"/>
                <w:szCs w:val="22"/>
                <w:rPrChange w:id="11520" w:author="Nick.Tolimieri [2]" w:date="2022-09-16T09:26:00Z">
                  <w:rPr>
                    <w:ins w:id="11521" w:author="Nick.Tolimieri [2]" w:date="2022-09-16T09:26:00Z"/>
                    <w:del w:id="11522" w:author="Nick.Tolimieri" w:date="2022-09-19T13:19:00Z"/>
                    <w:rFonts w:ascii="Calibri" w:hAnsi="Calibri" w:cs="Calibri"/>
                    <w:color w:val="000000"/>
                    <w:sz w:val="22"/>
                    <w:szCs w:val="22"/>
                  </w:rPr>
                </w:rPrChange>
              </w:rPr>
              <w:pPrChange w:id="11523" w:author="Nick.Tolimieri [2]" w:date="2022-09-16T09:26:00Z">
                <w:pPr>
                  <w:jc w:val="right"/>
                </w:pPr>
              </w:pPrChange>
            </w:pPr>
            <w:ins w:id="11524" w:author="Nick.Tolimieri [2]" w:date="2022-09-16T09:26:00Z">
              <w:del w:id="11525" w:author="Nick.Tolimieri" w:date="2022-09-19T13:19:00Z">
                <w:r w:rsidRPr="00FC0F34" w:rsidDel="002F2C4B">
                  <w:rPr>
                    <w:rFonts w:asciiTheme="minorHAnsi" w:eastAsiaTheme="minorHAnsi" w:hAnsiTheme="minorHAnsi" w:cstheme="minorBidi"/>
                    <w:sz w:val="22"/>
                    <w:szCs w:val="22"/>
                    <w:rPrChange w:id="11526" w:author="Nick.Tolimieri [2]" w:date="2022-09-16T09:26:00Z">
                      <w:rPr>
                        <w:rFonts w:ascii="Calibri" w:hAnsi="Calibri" w:cs="Calibri"/>
                        <w:color w:val="000000"/>
                        <w:sz w:val="22"/>
                        <w:szCs w:val="22"/>
                      </w:rPr>
                    </w:rPrChange>
                  </w:rPr>
                  <w:delText>2019</w:delText>
                </w:r>
              </w:del>
            </w:ins>
          </w:p>
        </w:tc>
        <w:tc>
          <w:tcPr>
            <w:tcW w:w="960" w:type="dxa"/>
            <w:noWrap/>
            <w:hideMark/>
            <w:tcPrChange w:id="1152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528" w:author="Nick.Tolimieri [2]" w:date="2022-09-16T09:26:00Z"/>
                <w:del w:id="11529" w:author="Nick.Tolimieri" w:date="2022-09-19T13:19:00Z"/>
                <w:rFonts w:asciiTheme="minorHAnsi" w:eastAsiaTheme="minorHAnsi" w:hAnsiTheme="minorHAnsi" w:cstheme="minorBidi"/>
                <w:sz w:val="22"/>
                <w:szCs w:val="22"/>
                <w:rPrChange w:id="11530" w:author="Nick.Tolimieri [2]" w:date="2022-09-16T09:26:00Z">
                  <w:rPr>
                    <w:ins w:id="11531" w:author="Nick.Tolimieri [2]" w:date="2022-09-16T09:26:00Z"/>
                    <w:del w:id="11532" w:author="Nick.Tolimieri" w:date="2022-09-19T13:19:00Z"/>
                    <w:rFonts w:ascii="Calibri" w:hAnsi="Calibri" w:cs="Calibri"/>
                    <w:color w:val="000000"/>
                    <w:sz w:val="22"/>
                    <w:szCs w:val="22"/>
                  </w:rPr>
                </w:rPrChange>
              </w:rPr>
              <w:pPrChange w:id="11533" w:author="Nick.Tolimieri [2]" w:date="2022-09-16T09:26:00Z">
                <w:pPr>
                  <w:jc w:val="right"/>
                </w:pPr>
              </w:pPrChange>
            </w:pPr>
            <w:ins w:id="11534" w:author="Nick.Tolimieri [2]" w:date="2022-09-16T09:26:00Z">
              <w:del w:id="11535" w:author="Nick.Tolimieri" w:date="2022-09-19T13:19:00Z">
                <w:r w:rsidRPr="00FC0F34" w:rsidDel="002F2C4B">
                  <w:rPr>
                    <w:rFonts w:asciiTheme="minorHAnsi" w:eastAsiaTheme="minorHAnsi" w:hAnsiTheme="minorHAnsi" w:cstheme="minorBidi"/>
                    <w:sz w:val="22"/>
                    <w:szCs w:val="22"/>
                    <w:rPrChange w:id="11536" w:author="Nick.Tolimieri [2]" w:date="2022-09-16T09:26:00Z">
                      <w:rPr>
                        <w:rFonts w:ascii="Calibri" w:hAnsi="Calibri" w:cs="Calibri"/>
                        <w:color w:val="000000"/>
                        <w:sz w:val="22"/>
                        <w:szCs w:val="22"/>
                      </w:rPr>
                    </w:rPrChange>
                  </w:rPr>
                  <w:delText>9</w:delText>
                </w:r>
              </w:del>
            </w:ins>
          </w:p>
        </w:tc>
        <w:tc>
          <w:tcPr>
            <w:tcW w:w="960" w:type="dxa"/>
            <w:noWrap/>
            <w:hideMark/>
            <w:tcPrChange w:id="1153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538" w:author="Nick.Tolimieri [2]" w:date="2022-09-16T09:26:00Z"/>
                <w:del w:id="11539" w:author="Nick.Tolimieri" w:date="2022-09-19T13:19:00Z"/>
                <w:rFonts w:asciiTheme="minorHAnsi" w:eastAsiaTheme="minorHAnsi" w:hAnsiTheme="minorHAnsi" w:cstheme="minorBidi"/>
                <w:sz w:val="22"/>
                <w:szCs w:val="22"/>
                <w:rPrChange w:id="11540" w:author="Nick.Tolimieri [2]" w:date="2022-09-16T09:26:00Z">
                  <w:rPr>
                    <w:ins w:id="11541" w:author="Nick.Tolimieri [2]" w:date="2022-09-16T09:26:00Z"/>
                    <w:del w:id="11542" w:author="Nick.Tolimieri" w:date="2022-09-19T13:19:00Z"/>
                    <w:rFonts w:ascii="Calibri" w:hAnsi="Calibri" w:cs="Calibri"/>
                    <w:color w:val="000000"/>
                    <w:sz w:val="22"/>
                    <w:szCs w:val="22"/>
                  </w:rPr>
                </w:rPrChange>
              </w:rPr>
              <w:pPrChange w:id="11543" w:author="Nick.Tolimieri [2]" w:date="2022-09-16T09:26:00Z">
                <w:pPr>
                  <w:jc w:val="right"/>
                </w:pPr>
              </w:pPrChange>
            </w:pPr>
            <w:ins w:id="11544" w:author="Nick.Tolimieri [2]" w:date="2022-09-16T09:26:00Z">
              <w:del w:id="11545" w:author="Nick.Tolimieri" w:date="2022-09-19T13:19:00Z">
                <w:r w:rsidRPr="00FC0F34" w:rsidDel="002F2C4B">
                  <w:rPr>
                    <w:rFonts w:asciiTheme="minorHAnsi" w:eastAsiaTheme="minorHAnsi" w:hAnsiTheme="minorHAnsi" w:cstheme="minorBidi"/>
                    <w:sz w:val="22"/>
                    <w:szCs w:val="22"/>
                    <w:rPrChange w:id="11546" w:author="Nick.Tolimieri [2]" w:date="2022-09-16T09:26:00Z">
                      <w:rPr>
                        <w:rFonts w:ascii="Calibri" w:hAnsi="Calibri" w:cs="Calibri"/>
                        <w:color w:val="000000"/>
                        <w:sz w:val="22"/>
                        <w:szCs w:val="22"/>
                      </w:rPr>
                    </w:rPrChange>
                  </w:rPr>
                  <w:delText>43</w:delText>
                </w:r>
              </w:del>
            </w:ins>
          </w:p>
        </w:tc>
        <w:tc>
          <w:tcPr>
            <w:tcW w:w="960" w:type="dxa"/>
            <w:noWrap/>
            <w:hideMark/>
            <w:tcPrChange w:id="1154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548" w:author="Nick.Tolimieri [2]" w:date="2022-09-16T09:26:00Z"/>
                <w:del w:id="11549" w:author="Nick.Tolimieri" w:date="2022-09-19T13:19:00Z"/>
                <w:rFonts w:asciiTheme="minorHAnsi" w:eastAsiaTheme="minorHAnsi" w:hAnsiTheme="minorHAnsi" w:cstheme="minorBidi"/>
                <w:sz w:val="22"/>
                <w:szCs w:val="22"/>
                <w:rPrChange w:id="11550" w:author="Nick.Tolimieri [2]" w:date="2022-09-16T09:26:00Z">
                  <w:rPr>
                    <w:ins w:id="11551" w:author="Nick.Tolimieri [2]" w:date="2022-09-16T09:26:00Z"/>
                    <w:del w:id="11552" w:author="Nick.Tolimieri" w:date="2022-09-19T13:19:00Z"/>
                    <w:rFonts w:ascii="Calibri" w:hAnsi="Calibri" w:cs="Calibri"/>
                    <w:color w:val="000000"/>
                    <w:sz w:val="22"/>
                    <w:szCs w:val="22"/>
                  </w:rPr>
                </w:rPrChange>
              </w:rPr>
              <w:pPrChange w:id="11553" w:author="Nick.Tolimieri [2]" w:date="2022-09-16T09:26:00Z">
                <w:pPr>
                  <w:jc w:val="right"/>
                </w:pPr>
              </w:pPrChange>
            </w:pPr>
            <w:ins w:id="11554" w:author="Nick.Tolimieri [2]" w:date="2022-09-16T09:26:00Z">
              <w:del w:id="11555" w:author="Nick.Tolimieri" w:date="2022-09-19T13:19:00Z">
                <w:r w:rsidRPr="00FC0F34" w:rsidDel="002F2C4B">
                  <w:rPr>
                    <w:rFonts w:asciiTheme="minorHAnsi" w:eastAsiaTheme="minorHAnsi" w:hAnsiTheme="minorHAnsi" w:cstheme="minorBidi"/>
                    <w:sz w:val="22"/>
                    <w:szCs w:val="22"/>
                    <w:rPrChange w:id="11556" w:author="Nick.Tolimieri [2]" w:date="2022-09-16T09:26:00Z">
                      <w:rPr>
                        <w:rFonts w:ascii="Calibri" w:hAnsi="Calibri" w:cs="Calibri"/>
                        <w:color w:val="000000"/>
                        <w:sz w:val="22"/>
                        <w:szCs w:val="22"/>
                      </w:rPr>
                    </w:rPrChange>
                  </w:rPr>
                  <w:delText>3</w:delText>
                </w:r>
              </w:del>
            </w:ins>
          </w:p>
        </w:tc>
        <w:tc>
          <w:tcPr>
            <w:tcW w:w="960" w:type="dxa"/>
            <w:noWrap/>
            <w:hideMark/>
            <w:tcPrChange w:id="1155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558" w:author="Nick.Tolimieri [2]" w:date="2022-09-16T09:26:00Z"/>
                <w:del w:id="11559" w:author="Nick.Tolimieri" w:date="2022-09-19T13:19:00Z"/>
                <w:rFonts w:asciiTheme="minorHAnsi" w:eastAsiaTheme="minorHAnsi" w:hAnsiTheme="minorHAnsi" w:cstheme="minorBidi"/>
                <w:sz w:val="22"/>
                <w:szCs w:val="22"/>
                <w:rPrChange w:id="11560" w:author="Nick.Tolimieri [2]" w:date="2022-09-16T09:26:00Z">
                  <w:rPr>
                    <w:ins w:id="11561" w:author="Nick.Tolimieri [2]" w:date="2022-09-16T09:26:00Z"/>
                    <w:del w:id="11562" w:author="Nick.Tolimieri" w:date="2022-09-19T13:19:00Z"/>
                    <w:rFonts w:ascii="Calibri" w:hAnsi="Calibri" w:cs="Calibri"/>
                    <w:color w:val="000000"/>
                    <w:sz w:val="22"/>
                    <w:szCs w:val="22"/>
                  </w:rPr>
                </w:rPrChange>
              </w:rPr>
              <w:pPrChange w:id="11563" w:author="Nick.Tolimieri [2]" w:date="2022-09-16T09:26:00Z">
                <w:pPr>
                  <w:jc w:val="right"/>
                </w:pPr>
              </w:pPrChange>
            </w:pPr>
            <w:ins w:id="11564" w:author="Nick.Tolimieri [2]" w:date="2022-09-16T09:26:00Z">
              <w:del w:id="11565" w:author="Nick.Tolimieri" w:date="2022-09-19T13:19:00Z">
                <w:r w:rsidRPr="00FC0F34" w:rsidDel="002F2C4B">
                  <w:rPr>
                    <w:rFonts w:asciiTheme="minorHAnsi" w:eastAsiaTheme="minorHAnsi" w:hAnsiTheme="minorHAnsi" w:cstheme="minorBidi"/>
                    <w:sz w:val="22"/>
                    <w:szCs w:val="22"/>
                    <w:rPrChange w:id="11566" w:author="Nick.Tolimieri [2]" w:date="2022-09-16T09:26:00Z">
                      <w:rPr>
                        <w:rFonts w:ascii="Calibri" w:hAnsi="Calibri" w:cs="Calibri"/>
                        <w:color w:val="000000"/>
                        <w:sz w:val="22"/>
                        <w:szCs w:val="22"/>
                      </w:rPr>
                    </w:rPrChange>
                  </w:rPr>
                  <w:delText>26</w:delText>
                </w:r>
              </w:del>
            </w:ins>
          </w:p>
        </w:tc>
        <w:tc>
          <w:tcPr>
            <w:tcW w:w="960" w:type="dxa"/>
            <w:noWrap/>
            <w:hideMark/>
            <w:tcPrChange w:id="1156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568" w:author="Nick.Tolimieri [2]" w:date="2022-09-16T09:26:00Z"/>
                <w:del w:id="11569" w:author="Nick.Tolimieri" w:date="2022-09-19T13:19:00Z"/>
                <w:rFonts w:asciiTheme="minorHAnsi" w:eastAsiaTheme="minorHAnsi" w:hAnsiTheme="minorHAnsi" w:cstheme="minorBidi"/>
                <w:sz w:val="22"/>
                <w:szCs w:val="22"/>
                <w:rPrChange w:id="11570" w:author="Nick.Tolimieri [2]" w:date="2022-09-16T09:26:00Z">
                  <w:rPr>
                    <w:ins w:id="11571" w:author="Nick.Tolimieri [2]" w:date="2022-09-16T09:26:00Z"/>
                    <w:del w:id="11572" w:author="Nick.Tolimieri" w:date="2022-09-19T13:19:00Z"/>
                    <w:rFonts w:ascii="Calibri" w:hAnsi="Calibri" w:cs="Calibri"/>
                    <w:color w:val="000000"/>
                    <w:sz w:val="22"/>
                    <w:szCs w:val="22"/>
                  </w:rPr>
                </w:rPrChange>
              </w:rPr>
              <w:pPrChange w:id="11573" w:author="Nick.Tolimieri [2]" w:date="2022-09-16T09:26:00Z">
                <w:pPr>
                  <w:jc w:val="right"/>
                </w:pPr>
              </w:pPrChange>
            </w:pPr>
            <w:ins w:id="11574" w:author="Nick.Tolimieri [2]" w:date="2022-09-16T09:26:00Z">
              <w:del w:id="11575" w:author="Nick.Tolimieri" w:date="2022-09-19T13:19:00Z">
                <w:r w:rsidRPr="00FC0F34" w:rsidDel="002F2C4B">
                  <w:rPr>
                    <w:rFonts w:asciiTheme="minorHAnsi" w:eastAsiaTheme="minorHAnsi" w:hAnsiTheme="minorHAnsi" w:cstheme="minorBidi"/>
                    <w:sz w:val="22"/>
                    <w:szCs w:val="22"/>
                    <w:rPrChange w:id="11576" w:author="Nick.Tolimieri [2]" w:date="2022-09-16T09:26:00Z">
                      <w:rPr>
                        <w:rFonts w:ascii="Calibri" w:hAnsi="Calibri" w:cs="Calibri"/>
                        <w:color w:val="000000"/>
                        <w:sz w:val="22"/>
                        <w:szCs w:val="22"/>
                      </w:rPr>
                    </w:rPrChange>
                  </w:rPr>
                  <w:delText>5</w:delText>
                </w:r>
              </w:del>
            </w:ins>
          </w:p>
        </w:tc>
        <w:tc>
          <w:tcPr>
            <w:tcW w:w="960" w:type="dxa"/>
            <w:noWrap/>
            <w:hideMark/>
            <w:tcPrChange w:id="1157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578" w:author="Nick.Tolimieri [2]" w:date="2022-09-16T09:26:00Z"/>
                <w:del w:id="11579" w:author="Nick.Tolimieri" w:date="2022-09-19T13:19:00Z"/>
                <w:rFonts w:asciiTheme="minorHAnsi" w:eastAsiaTheme="minorHAnsi" w:hAnsiTheme="minorHAnsi" w:cstheme="minorBidi"/>
                <w:sz w:val="22"/>
                <w:szCs w:val="22"/>
                <w:rPrChange w:id="11580" w:author="Nick.Tolimieri [2]" w:date="2022-09-16T09:26:00Z">
                  <w:rPr>
                    <w:ins w:id="11581" w:author="Nick.Tolimieri [2]" w:date="2022-09-16T09:26:00Z"/>
                    <w:del w:id="11582" w:author="Nick.Tolimieri" w:date="2022-09-19T13:19:00Z"/>
                    <w:rFonts w:ascii="Calibri" w:hAnsi="Calibri" w:cs="Calibri"/>
                    <w:color w:val="000000"/>
                    <w:sz w:val="22"/>
                    <w:szCs w:val="22"/>
                  </w:rPr>
                </w:rPrChange>
              </w:rPr>
              <w:pPrChange w:id="11583" w:author="Nick.Tolimieri [2]" w:date="2022-09-16T09:26:00Z">
                <w:pPr>
                  <w:jc w:val="right"/>
                </w:pPr>
              </w:pPrChange>
            </w:pPr>
            <w:ins w:id="11584" w:author="Nick.Tolimieri [2]" w:date="2022-09-16T09:26:00Z">
              <w:del w:id="11585" w:author="Nick.Tolimieri" w:date="2022-09-19T13:19:00Z">
                <w:r w:rsidRPr="00FC0F34" w:rsidDel="002F2C4B">
                  <w:rPr>
                    <w:rFonts w:asciiTheme="minorHAnsi" w:eastAsiaTheme="minorHAnsi" w:hAnsiTheme="minorHAnsi" w:cstheme="minorBidi"/>
                    <w:sz w:val="22"/>
                    <w:szCs w:val="22"/>
                    <w:rPrChange w:id="11586" w:author="Nick.Tolimieri [2]" w:date="2022-09-16T09:26:00Z">
                      <w:rPr>
                        <w:rFonts w:ascii="Calibri" w:hAnsi="Calibri" w:cs="Calibri"/>
                        <w:color w:val="000000"/>
                        <w:sz w:val="22"/>
                        <w:szCs w:val="22"/>
                      </w:rPr>
                    </w:rPrChange>
                  </w:rPr>
                  <w:delText>13</w:delText>
                </w:r>
              </w:del>
            </w:ins>
          </w:p>
        </w:tc>
        <w:tc>
          <w:tcPr>
            <w:tcW w:w="960" w:type="dxa"/>
            <w:noWrap/>
            <w:hideMark/>
            <w:tcPrChange w:id="1158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588" w:author="Nick.Tolimieri [2]" w:date="2022-09-16T09:26:00Z"/>
                <w:del w:id="11589" w:author="Nick.Tolimieri" w:date="2022-09-19T13:19:00Z"/>
                <w:rFonts w:asciiTheme="minorHAnsi" w:eastAsiaTheme="minorHAnsi" w:hAnsiTheme="minorHAnsi" w:cstheme="minorBidi"/>
                <w:sz w:val="22"/>
                <w:szCs w:val="22"/>
                <w:rPrChange w:id="11590" w:author="Nick.Tolimieri [2]" w:date="2022-09-16T09:26:00Z">
                  <w:rPr>
                    <w:ins w:id="11591" w:author="Nick.Tolimieri [2]" w:date="2022-09-16T09:26:00Z"/>
                    <w:del w:id="11592" w:author="Nick.Tolimieri" w:date="2022-09-19T13:19:00Z"/>
                    <w:rFonts w:ascii="Calibri" w:hAnsi="Calibri" w:cs="Calibri"/>
                    <w:color w:val="000000"/>
                    <w:sz w:val="22"/>
                    <w:szCs w:val="22"/>
                  </w:rPr>
                </w:rPrChange>
              </w:rPr>
              <w:pPrChange w:id="11593" w:author="Nick.Tolimieri [2]" w:date="2022-09-16T09:26:00Z">
                <w:pPr>
                  <w:jc w:val="right"/>
                </w:pPr>
              </w:pPrChange>
            </w:pPr>
            <w:ins w:id="11594" w:author="Nick.Tolimieri [2]" w:date="2022-09-16T09:26:00Z">
              <w:del w:id="11595" w:author="Nick.Tolimieri" w:date="2022-09-19T13:19:00Z">
                <w:r w:rsidRPr="00FC0F34" w:rsidDel="002F2C4B">
                  <w:rPr>
                    <w:rFonts w:asciiTheme="minorHAnsi" w:eastAsiaTheme="minorHAnsi" w:hAnsiTheme="minorHAnsi" w:cstheme="minorBidi"/>
                    <w:sz w:val="22"/>
                    <w:szCs w:val="22"/>
                    <w:rPrChange w:id="11596" w:author="Nick.Tolimieri [2]" w:date="2022-09-16T09:26:00Z">
                      <w:rPr>
                        <w:rFonts w:ascii="Calibri" w:hAnsi="Calibri" w:cs="Calibri"/>
                        <w:color w:val="000000"/>
                        <w:sz w:val="22"/>
                        <w:szCs w:val="22"/>
                      </w:rPr>
                    </w:rPrChange>
                  </w:rPr>
                  <w:delText>1.93</w:delText>
                </w:r>
              </w:del>
            </w:ins>
          </w:p>
        </w:tc>
        <w:tc>
          <w:tcPr>
            <w:tcW w:w="960" w:type="dxa"/>
            <w:noWrap/>
            <w:hideMark/>
            <w:tcPrChange w:id="1159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598" w:author="Nick.Tolimieri [2]" w:date="2022-09-16T09:26:00Z"/>
                <w:del w:id="11599" w:author="Nick.Tolimieri" w:date="2022-09-19T13:19:00Z"/>
                <w:rFonts w:asciiTheme="minorHAnsi" w:eastAsiaTheme="minorHAnsi" w:hAnsiTheme="minorHAnsi" w:cstheme="minorBidi"/>
                <w:sz w:val="22"/>
                <w:szCs w:val="22"/>
                <w:rPrChange w:id="11600" w:author="Nick.Tolimieri [2]" w:date="2022-09-16T09:26:00Z">
                  <w:rPr>
                    <w:ins w:id="11601" w:author="Nick.Tolimieri [2]" w:date="2022-09-16T09:26:00Z"/>
                    <w:del w:id="11602" w:author="Nick.Tolimieri" w:date="2022-09-19T13:19:00Z"/>
                    <w:rFonts w:ascii="Calibri" w:hAnsi="Calibri" w:cs="Calibri"/>
                    <w:color w:val="000000"/>
                    <w:sz w:val="22"/>
                    <w:szCs w:val="22"/>
                  </w:rPr>
                </w:rPrChange>
              </w:rPr>
              <w:pPrChange w:id="11603" w:author="Nick.Tolimieri [2]" w:date="2022-09-16T09:26:00Z">
                <w:pPr>
                  <w:jc w:val="right"/>
                </w:pPr>
              </w:pPrChange>
            </w:pPr>
            <w:ins w:id="11604" w:author="Nick.Tolimieri [2]" w:date="2022-09-16T09:26:00Z">
              <w:del w:id="11605" w:author="Nick.Tolimieri" w:date="2022-09-19T13:19:00Z">
                <w:r w:rsidRPr="00FC0F34" w:rsidDel="002F2C4B">
                  <w:rPr>
                    <w:rFonts w:asciiTheme="minorHAnsi" w:eastAsiaTheme="minorHAnsi" w:hAnsiTheme="minorHAnsi" w:cstheme="minorBidi"/>
                    <w:sz w:val="22"/>
                    <w:szCs w:val="22"/>
                    <w:rPrChange w:id="11606" w:author="Nick.Tolimieri [2]" w:date="2022-09-16T09:26:00Z">
                      <w:rPr>
                        <w:rFonts w:ascii="Calibri" w:hAnsi="Calibri" w:cs="Calibri"/>
                        <w:color w:val="000000"/>
                        <w:sz w:val="22"/>
                        <w:szCs w:val="22"/>
                      </w:rPr>
                    </w:rPrChange>
                  </w:rPr>
                  <w:delText>0.32</w:delText>
                </w:r>
              </w:del>
            </w:ins>
          </w:p>
        </w:tc>
      </w:tr>
      <w:tr w:rsidR="00FC0F34" w:rsidRPr="00FC0F34" w:rsidDel="002F2C4B" w:rsidTr="00FC0F34">
        <w:trPr>
          <w:divId w:val="1675451697"/>
          <w:trHeight w:val="300"/>
          <w:ins w:id="11607" w:author="Nick.Tolimieri [2]" w:date="2022-09-16T09:26:00Z"/>
          <w:del w:id="11608" w:author="Nick.Tolimieri" w:date="2022-09-19T13:19:00Z"/>
          <w:trPrChange w:id="11609" w:author="Nick.Tolimieri [2]" w:date="2022-09-16T09:26:00Z">
            <w:trPr>
              <w:divId w:val="1675451697"/>
              <w:trHeight w:val="300"/>
            </w:trPr>
          </w:trPrChange>
        </w:trPr>
        <w:tc>
          <w:tcPr>
            <w:tcW w:w="960" w:type="dxa"/>
            <w:noWrap/>
            <w:hideMark/>
            <w:tcPrChange w:id="1161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611" w:author="Nick.Tolimieri [2]" w:date="2022-09-16T09:26:00Z"/>
                <w:del w:id="11612" w:author="Nick.Tolimieri" w:date="2022-09-19T13:19:00Z"/>
                <w:rFonts w:asciiTheme="minorHAnsi" w:eastAsiaTheme="minorHAnsi" w:hAnsiTheme="minorHAnsi" w:cstheme="minorBidi"/>
                <w:sz w:val="22"/>
                <w:szCs w:val="22"/>
                <w:rPrChange w:id="11613" w:author="Nick.Tolimieri [2]" w:date="2022-09-16T09:26:00Z">
                  <w:rPr>
                    <w:ins w:id="11614" w:author="Nick.Tolimieri [2]" w:date="2022-09-16T09:26:00Z"/>
                    <w:del w:id="11615" w:author="Nick.Tolimieri" w:date="2022-09-19T13:19:00Z"/>
                    <w:rFonts w:ascii="Calibri" w:hAnsi="Calibri" w:cs="Calibri"/>
                    <w:color w:val="000000"/>
                    <w:sz w:val="22"/>
                    <w:szCs w:val="22"/>
                  </w:rPr>
                </w:rPrChange>
              </w:rPr>
              <w:pPrChange w:id="11616" w:author="Nick.Tolimieri [2]" w:date="2022-09-16T09:26:00Z">
                <w:pPr/>
              </w:pPrChange>
            </w:pPr>
            <w:ins w:id="11617" w:author="Nick.Tolimieri [2]" w:date="2022-09-16T09:26:00Z">
              <w:del w:id="11618" w:author="Nick.Tolimieri" w:date="2022-09-19T13:19:00Z">
                <w:r w:rsidRPr="00FC0F34" w:rsidDel="002F2C4B">
                  <w:rPr>
                    <w:rFonts w:asciiTheme="minorHAnsi" w:eastAsiaTheme="minorHAnsi" w:hAnsiTheme="minorHAnsi" w:cstheme="minorBidi"/>
                    <w:sz w:val="22"/>
                    <w:szCs w:val="22"/>
                    <w:rPrChange w:id="11619" w:author="Nick.Tolimieri [2]" w:date="2022-09-16T09:26:00Z">
                      <w:rPr>
                        <w:rFonts w:ascii="Calibri" w:hAnsi="Calibri" w:cs="Calibri"/>
                        <w:color w:val="000000"/>
                        <w:sz w:val="22"/>
                        <w:szCs w:val="22"/>
                      </w:rPr>
                    </w:rPrChange>
                  </w:rPr>
                  <w:delText>Tatoosh Is. &amp; Neah B.</w:delText>
                </w:r>
              </w:del>
            </w:ins>
          </w:p>
        </w:tc>
        <w:tc>
          <w:tcPr>
            <w:tcW w:w="960" w:type="dxa"/>
            <w:noWrap/>
            <w:hideMark/>
            <w:tcPrChange w:id="1162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621" w:author="Nick.Tolimieri [2]" w:date="2022-09-16T09:26:00Z"/>
                <w:del w:id="11622" w:author="Nick.Tolimieri" w:date="2022-09-19T13:19:00Z"/>
                <w:rFonts w:asciiTheme="minorHAnsi" w:eastAsiaTheme="minorHAnsi" w:hAnsiTheme="minorHAnsi" w:cstheme="minorBidi"/>
                <w:sz w:val="22"/>
                <w:szCs w:val="22"/>
                <w:rPrChange w:id="11623" w:author="Nick.Tolimieri [2]" w:date="2022-09-16T09:26:00Z">
                  <w:rPr>
                    <w:ins w:id="11624" w:author="Nick.Tolimieri [2]" w:date="2022-09-16T09:26:00Z"/>
                    <w:del w:id="11625" w:author="Nick.Tolimieri" w:date="2022-09-19T13:19:00Z"/>
                    <w:rFonts w:ascii="Calibri" w:hAnsi="Calibri" w:cs="Calibri"/>
                    <w:color w:val="000000"/>
                    <w:sz w:val="22"/>
                    <w:szCs w:val="22"/>
                  </w:rPr>
                </w:rPrChange>
              </w:rPr>
              <w:pPrChange w:id="11626" w:author="Nick.Tolimieri [2]" w:date="2022-09-16T09:26:00Z">
                <w:pPr>
                  <w:jc w:val="right"/>
                </w:pPr>
              </w:pPrChange>
            </w:pPr>
            <w:ins w:id="11627" w:author="Nick.Tolimieri [2]" w:date="2022-09-16T09:26:00Z">
              <w:del w:id="11628" w:author="Nick.Tolimieri" w:date="2022-09-19T13:19:00Z">
                <w:r w:rsidRPr="00FC0F34" w:rsidDel="002F2C4B">
                  <w:rPr>
                    <w:rFonts w:asciiTheme="minorHAnsi" w:eastAsiaTheme="minorHAnsi" w:hAnsiTheme="minorHAnsi" w:cstheme="minorBidi"/>
                    <w:sz w:val="22"/>
                    <w:szCs w:val="22"/>
                    <w:rPrChange w:id="11629" w:author="Nick.Tolimieri [2]" w:date="2022-09-16T09:26:00Z">
                      <w:rPr>
                        <w:rFonts w:ascii="Calibri" w:hAnsi="Calibri" w:cs="Calibri"/>
                        <w:color w:val="000000"/>
                        <w:sz w:val="22"/>
                        <w:szCs w:val="22"/>
                      </w:rPr>
                    </w:rPrChange>
                  </w:rPr>
                  <w:delText>2020</w:delText>
                </w:r>
              </w:del>
            </w:ins>
          </w:p>
        </w:tc>
        <w:tc>
          <w:tcPr>
            <w:tcW w:w="960" w:type="dxa"/>
            <w:noWrap/>
            <w:hideMark/>
            <w:tcPrChange w:id="1163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631" w:author="Nick.Tolimieri [2]" w:date="2022-09-16T09:26:00Z"/>
                <w:del w:id="11632" w:author="Nick.Tolimieri" w:date="2022-09-19T13:19:00Z"/>
                <w:rFonts w:asciiTheme="minorHAnsi" w:eastAsiaTheme="minorHAnsi" w:hAnsiTheme="minorHAnsi" w:cstheme="minorBidi"/>
                <w:sz w:val="22"/>
                <w:szCs w:val="22"/>
                <w:rPrChange w:id="11633" w:author="Nick.Tolimieri [2]" w:date="2022-09-16T09:26:00Z">
                  <w:rPr>
                    <w:ins w:id="11634" w:author="Nick.Tolimieri [2]" w:date="2022-09-16T09:26:00Z"/>
                    <w:del w:id="11635" w:author="Nick.Tolimieri" w:date="2022-09-19T13:19:00Z"/>
                    <w:rFonts w:ascii="Calibri" w:hAnsi="Calibri" w:cs="Calibri"/>
                    <w:color w:val="000000"/>
                    <w:sz w:val="22"/>
                    <w:szCs w:val="22"/>
                  </w:rPr>
                </w:rPrChange>
              </w:rPr>
              <w:pPrChange w:id="11636" w:author="Nick.Tolimieri [2]" w:date="2022-09-16T09:26:00Z">
                <w:pPr>
                  <w:jc w:val="right"/>
                </w:pPr>
              </w:pPrChange>
            </w:pPr>
            <w:ins w:id="11637" w:author="Nick.Tolimieri [2]" w:date="2022-09-16T09:26:00Z">
              <w:del w:id="11638" w:author="Nick.Tolimieri" w:date="2022-09-19T13:19:00Z">
                <w:r w:rsidRPr="00FC0F34" w:rsidDel="002F2C4B">
                  <w:rPr>
                    <w:rFonts w:asciiTheme="minorHAnsi" w:eastAsiaTheme="minorHAnsi" w:hAnsiTheme="minorHAnsi" w:cstheme="minorBidi"/>
                    <w:sz w:val="22"/>
                    <w:szCs w:val="22"/>
                    <w:rPrChange w:id="11639" w:author="Nick.Tolimieri [2]" w:date="2022-09-16T09:26:00Z">
                      <w:rPr>
                        <w:rFonts w:ascii="Calibri" w:hAnsi="Calibri" w:cs="Calibri"/>
                        <w:color w:val="000000"/>
                        <w:sz w:val="22"/>
                        <w:szCs w:val="22"/>
                      </w:rPr>
                    </w:rPrChange>
                  </w:rPr>
                  <w:delText>0</w:delText>
                </w:r>
              </w:del>
            </w:ins>
          </w:p>
        </w:tc>
        <w:tc>
          <w:tcPr>
            <w:tcW w:w="960" w:type="dxa"/>
            <w:noWrap/>
            <w:hideMark/>
            <w:tcPrChange w:id="1164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641" w:author="Nick.Tolimieri [2]" w:date="2022-09-16T09:26:00Z"/>
                <w:del w:id="11642" w:author="Nick.Tolimieri" w:date="2022-09-19T13:19:00Z"/>
                <w:rFonts w:asciiTheme="minorHAnsi" w:eastAsiaTheme="minorHAnsi" w:hAnsiTheme="minorHAnsi" w:cstheme="minorBidi"/>
                <w:sz w:val="22"/>
                <w:szCs w:val="22"/>
                <w:rPrChange w:id="11643" w:author="Nick.Tolimieri [2]" w:date="2022-09-16T09:26:00Z">
                  <w:rPr>
                    <w:ins w:id="11644" w:author="Nick.Tolimieri [2]" w:date="2022-09-16T09:26:00Z"/>
                    <w:del w:id="11645" w:author="Nick.Tolimieri" w:date="2022-09-19T13:19:00Z"/>
                    <w:rFonts w:ascii="Calibri" w:hAnsi="Calibri" w:cs="Calibri"/>
                    <w:color w:val="000000"/>
                    <w:sz w:val="22"/>
                    <w:szCs w:val="22"/>
                  </w:rPr>
                </w:rPrChange>
              </w:rPr>
              <w:pPrChange w:id="11646" w:author="Nick.Tolimieri [2]" w:date="2022-09-16T09:26:00Z">
                <w:pPr>
                  <w:jc w:val="right"/>
                </w:pPr>
              </w:pPrChange>
            </w:pPr>
            <w:ins w:id="11647" w:author="Nick.Tolimieri [2]" w:date="2022-09-16T09:26:00Z">
              <w:del w:id="11648" w:author="Nick.Tolimieri" w:date="2022-09-19T13:19:00Z">
                <w:r w:rsidRPr="00FC0F34" w:rsidDel="002F2C4B">
                  <w:rPr>
                    <w:rFonts w:asciiTheme="minorHAnsi" w:eastAsiaTheme="minorHAnsi" w:hAnsiTheme="minorHAnsi" w:cstheme="minorBidi"/>
                    <w:sz w:val="22"/>
                    <w:szCs w:val="22"/>
                    <w:rPrChange w:id="11649" w:author="Nick.Tolimieri [2]" w:date="2022-09-16T09:26:00Z">
                      <w:rPr>
                        <w:rFonts w:ascii="Calibri" w:hAnsi="Calibri" w:cs="Calibri"/>
                        <w:color w:val="000000"/>
                        <w:sz w:val="22"/>
                        <w:szCs w:val="22"/>
                      </w:rPr>
                    </w:rPrChange>
                  </w:rPr>
                  <w:delText>27</w:delText>
                </w:r>
              </w:del>
            </w:ins>
          </w:p>
        </w:tc>
        <w:tc>
          <w:tcPr>
            <w:tcW w:w="960" w:type="dxa"/>
            <w:noWrap/>
            <w:hideMark/>
            <w:tcPrChange w:id="1165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651" w:author="Nick.Tolimieri [2]" w:date="2022-09-16T09:26:00Z"/>
                <w:del w:id="11652" w:author="Nick.Tolimieri" w:date="2022-09-19T13:19:00Z"/>
                <w:rFonts w:asciiTheme="minorHAnsi" w:eastAsiaTheme="minorHAnsi" w:hAnsiTheme="minorHAnsi" w:cstheme="minorBidi"/>
                <w:sz w:val="22"/>
                <w:szCs w:val="22"/>
                <w:rPrChange w:id="11653" w:author="Nick.Tolimieri [2]" w:date="2022-09-16T09:26:00Z">
                  <w:rPr>
                    <w:ins w:id="11654" w:author="Nick.Tolimieri [2]" w:date="2022-09-16T09:26:00Z"/>
                    <w:del w:id="11655" w:author="Nick.Tolimieri" w:date="2022-09-19T13:19:00Z"/>
                    <w:rFonts w:ascii="Calibri" w:hAnsi="Calibri" w:cs="Calibri"/>
                    <w:color w:val="000000"/>
                    <w:sz w:val="22"/>
                    <w:szCs w:val="22"/>
                  </w:rPr>
                </w:rPrChange>
              </w:rPr>
              <w:pPrChange w:id="11656" w:author="Nick.Tolimieri [2]" w:date="2022-09-16T09:26:00Z">
                <w:pPr>
                  <w:jc w:val="right"/>
                </w:pPr>
              </w:pPrChange>
            </w:pPr>
            <w:ins w:id="11657" w:author="Nick.Tolimieri [2]" w:date="2022-09-16T09:26:00Z">
              <w:del w:id="11658" w:author="Nick.Tolimieri" w:date="2022-09-19T13:19:00Z">
                <w:r w:rsidRPr="00FC0F34" w:rsidDel="002F2C4B">
                  <w:rPr>
                    <w:rFonts w:asciiTheme="minorHAnsi" w:eastAsiaTheme="minorHAnsi" w:hAnsiTheme="minorHAnsi" w:cstheme="minorBidi"/>
                    <w:sz w:val="22"/>
                    <w:szCs w:val="22"/>
                    <w:rPrChange w:id="11659" w:author="Nick.Tolimieri [2]" w:date="2022-09-16T09:26:00Z">
                      <w:rPr>
                        <w:rFonts w:ascii="Calibri" w:hAnsi="Calibri" w:cs="Calibri"/>
                        <w:color w:val="000000"/>
                        <w:sz w:val="22"/>
                        <w:szCs w:val="22"/>
                      </w:rPr>
                    </w:rPrChange>
                  </w:rPr>
                  <w:delText>1</w:delText>
                </w:r>
              </w:del>
            </w:ins>
          </w:p>
        </w:tc>
        <w:tc>
          <w:tcPr>
            <w:tcW w:w="960" w:type="dxa"/>
            <w:noWrap/>
            <w:hideMark/>
            <w:tcPrChange w:id="1166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661" w:author="Nick.Tolimieri [2]" w:date="2022-09-16T09:26:00Z"/>
                <w:del w:id="11662" w:author="Nick.Tolimieri" w:date="2022-09-19T13:19:00Z"/>
                <w:rFonts w:asciiTheme="minorHAnsi" w:eastAsiaTheme="minorHAnsi" w:hAnsiTheme="minorHAnsi" w:cstheme="minorBidi"/>
                <w:sz w:val="22"/>
                <w:szCs w:val="22"/>
                <w:rPrChange w:id="11663" w:author="Nick.Tolimieri [2]" w:date="2022-09-16T09:26:00Z">
                  <w:rPr>
                    <w:ins w:id="11664" w:author="Nick.Tolimieri [2]" w:date="2022-09-16T09:26:00Z"/>
                    <w:del w:id="11665" w:author="Nick.Tolimieri" w:date="2022-09-19T13:19:00Z"/>
                    <w:rFonts w:ascii="Calibri" w:hAnsi="Calibri" w:cs="Calibri"/>
                    <w:color w:val="000000"/>
                    <w:sz w:val="22"/>
                    <w:szCs w:val="22"/>
                  </w:rPr>
                </w:rPrChange>
              </w:rPr>
              <w:pPrChange w:id="11666" w:author="Nick.Tolimieri [2]" w:date="2022-09-16T09:26:00Z">
                <w:pPr>
                  <w:jc w:val="right"/>
                </w:pPr>
              </w:pPrChange>
            </w:pPr>
            <w:ins w:id="11667" w:author="Nick.Tolimieri [2]" w:date="2022-09-16T09:26:00Z">
              <w:del w:id="11668" w:author="Nick.Tolimieri" w:date="2022-09-19T13:19:00Z">
                <w:r w:rsidRPr="00FC0F34" w:rsidDel="002F2C4B">
                  <w:rPr>
                    <w:rFonts w:asciiTheme="minorHAnsi" w:eastAsiaTheme="minorHAnsi" w:hAnsiTheme="minorHAnsi" w:cstheme="minorBidi"/>
                    <w:sz w:val="22"/>
                    <w:szCs w:val="22"/>
                    <w:rPrChange w:id="11669" w:author="Nick.Tolimieri [2]" w:date="2022-09-16T09:26:00Z">
                      <w:rPr>
                        <w:rFonts w:ascii="Calibri" w:hAnsi="Calibri" w:cs="Calibri"/>
                        <w:color w:val="000000"/>
                        <w:sz w:val="22"/>
                        <w:szCs w:val="22"/>
                      </w:rPr>
                    </w:rPrChange>
                  </w:rPr>
                  <w:delText>21</w:delText>
                </w:r>
              </w:del>
            </w:ins>
          </w:p>
        </w:tc>
        <w:tc>
          <w:tcPr>
            <w:tcW w:w="960" w:type="dxa"/>
            <w:noWrap/>
            <w:hideMark/>
            <w:tcPrChange w:id="1167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671" w:author="Nick.Tolimieri [2]" w:date="2022-09-16T09:26:00Z"/>
                <w:del w:id="11672" w:author="Nick.Tolimieri" w:date="2022-09-19T13:19:00Z"/>
                <w:rFonts w:asciiTheme="minorHAnsi" w:eastAsiaTheme="minorHAnsi" w:hAnsiTheme="minorHAnsi" w:cstheme="minorBidi"/>
                <w:sz w:val="22"/>
                <w:szCs w:val="22"/>
                <w:rPrChange w:id="11673" w:author="Nick.Tolimieri [2]" w:date="2022-09-16T09:26:00Z">
                  <w:rPr>
                    <w:ins w:id="11674" w:author="Nick.Tolimieri [2]" w:date="2022-09-16T09:26:00Z"/>
                    <w:del w:id="11675" w:author="Nick.Tolimieri" w:date="2022-09-19T13:19:00Z"/>
                    <w:rFonts w:ascii="Calibri" w:hAnsi="Calibri" w:cs="Calibri"/>
                    <w:color w:val="000000"/>
                    <w:sz w:val="22"/>
                    <w:szCs w:val="22"/>
                  </w:rPr>
                </w:rPrChange>
              </w:rPr>
              <w:pPrChange w:id="11676" w:author="Nick.Tolimieri [2]" w:date="2022-09-16T09:26:00Z">
                <w:pPr>
                  <w:jc w:val="right"/>
                </w:pPr>
              </w:pPrChange>
            </w:pPr>
            <w:ins w:id="11677" w:author="Nick.Tolimieri [2]" w:date="2022-09-16T09:26:00Z">
              <w:del w:id="11678" w:author="Nick.Tolimieri" w:date="2022-09-19T13:19:00Z">
                <w:r w:rsidRPr="00FC0F34" w:rsidDel="002F2C4B">
                  <w:rPr>
                    <w:rFonts w:asciiTheme="minorHAnsi" w:eastAsiaTheme="minorHAnsi" w:hAnsiTheme="minorHAnsi" w:cstheme="minorBidi"/>
                    <w:sz w:val="22"/>
                    <w:szCs w:val="22"/>
                    <w:rPrChange w:id="11679" w:author="Nick.Tolimieri [2]" w:date="2022-09-16T09:26:00Z">
                      <w:rPr>
                        <w:rFonts w:ascii="Calibri" w:hAnsi="Calibri" w:cs="Calibri"/>
                        <w:color w:val="000000"/>
                        <w:sz w:val="22"/>
                        <w:szCs w:val="22"/>
                      </w:rPr>
                    </w:rPrChange>
                  </w:rPr>
                  <w:delText>21</w:delText>
                </w:r>
              </w:del>
            </w:ins>
          </w:p>
        </w:tc>
        <w:tc>
          <w:tcPr>
            <w:tcW w:w="960" w:type="dxa"/>
            <w:noWrap/>
            <w:hideMark/>
            <w:tcPrChange w:id="1168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681" w:author="Nick.Tolimieri [2]" w:date="2022-09-16T09:26:00Z"/>
                <w:del w:id="11682" w:author="Nick.Tolimieri" w:date="2022-09-19T13:19:00Z"/>
                <w:rFonts w:asciiTheme="minorHAnsi" w:eastAsiaTheme="minorHAnsi" w:hAnsiTheme="minorHAnsi" w:cstheme="minorBidi"/>
                <w:sz w:val="22"/>
                <w:szCs w:val="22"/>
                <w:rPrChange w:id="11683" w:author="Nick.Tolimieri [2]" w:date="2022-09-16T09:26:00Z">
                  <w:rPr>
                    <w:ins w:id="11684" w:author="Nick.Tolimieri [2]" w:date="2022-09-16T09:26:00Z"/>
                    <w:del w:id="11685" w:author="Nick.Tolimieri" w:date="2022-09-19T13:19:00Z"/>
                    <w:rFonts w:ascii="Calibri" w:hAnsi="Calibri" w:cs="Calibri"/>
                    <w:color w:val="000000"/>
                    <w:sz w:val="22"/>
                    <w:szCs w:val="22"/>
                  </w:rPr>
                </w:rPrChange>
              </w:rPr>
              <w:pPrChange w:id="11686" w:author="Nick.Tolimieri [2]" w:date="2022-09-16T09:26:00Z">
                <w:pPr>
                  <w:jc w:val="right"/>
                </w:pPr>
              </w:pPrChange>
            </w:pPr>
            <w:ins w:id="11687" w:author="Nick.Tolimieri [2]" w:date="2022-09-16T09:26:00Z">
              <w:del w:id="11688" w:author="Nick.Tolimieri" w:date="2022-09-19T13:19:00Z">
                <w:r w:rsidRPr="00FC0F34" w:rsidDel="002F2C4B">
                  <w:rPr>
                    <w:rFonts w:asciiTheme="minorHAnsi" w:eastAsiaTheme="minorHAnsi" w:hAnsiTheme="minorHAnsi" w:cstheme="minorBidi"/>
                    <w:sz w:val="22"/>
                    <w:szCs w:val="22"/>
                    <w:rPrChange w:id="11689" w:author="Nick.Tolimieri [2]" w:date="2022-09-16T09:26:00Z">
                      <w:rPr>
                        <w:rFonts w:ascii="Calibri" w:hAnsi="Calibri" w:cs="Calibri"/>
                        <w:color w:val="000000"/>
                        <w:sz w:val="22"/>
                        <w:szCs w:val="22"/>
                      </w:rPr>
                    </w:rPrChange>
                  </w:rPr>
                  <w:delText>21</w:delText>
                </w:r>
              </w:del>
            </w:ins>
          </w:p>
        </w:tc>
        <w:tc>
          <w:tcPr>
            <w:tcW w:w="960" w:type="dxa"/>
            <w:noWrap/>
            <w:hideMark/>
            <w:tcPrChange w:id="1169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691" w:author="Nick.Tolimieri [2]" w:date="2022-09-16T09:26:00Z"/>
                <w:del w:id="11692" w:author="Nick.Tolimieri" w:date="2022-09-19T13:19:00Z"/>
                <w:rFonts w:asciiTheme="minorHAnsi" w:eastAsiaTheme="minorHAnsi" w:hAnsiTheme="minorHAnsi" w:cstheme="minorBidi"/>
                <w:sz w:val="22"/>
                <w:szCs w:val="22"/>
                <w:rPrChange w:id="11693" w:author="Nick.Tolimieri [2]" w:date="2022-09-16T09:26:00Z">
                  <w:rPr>
                    <w:ins w:id="11694" w:author="Nick.Tolimieri [2]" w:date="2022-09-16T09:26:00Z"/>
                    <w:del w:id="11695" w:author="Nick.Tolimieri" w:date="2022-09-19T13:19:00Z"/>
                    <w:rFonts w:ascii="Calibri" w:hAnsi="Calibri" w:cs="Calibri"/>
                    <w:color w:val="000000"/>
                    <w:sz w:val="22"/>
                    <w:szCs w:val="22"/>
                  </w:rPr>
                </w:rPrChange>
              </w:rPr>
              <w:pPrChange w:id="11696" w:author="Nick.Tolimieri [2]" w:date="2022-09-16T09:26:00Z">
                <w:pPr>
                  <w:jc w:val="right"/>
                </w:pPr>
              </w:pPrChange>
            </w:pPr>
            <w:ins w:id="11697" w:author="Nick.Tolimieri [2]" w:date="2022-09-16T09:26:00Z">
              <w:del w:id="11698" w:author="Nick.Tolimieri" w:date="2022-09-19T13:19:00Z">
                <w:r w:rsidRPr="00FC0F34" w:rsidDel="002F2C4B">
                  <w:rPr>
                    <w:rFonts w:asciiTheme="minorHAnsi" w:eastAsiaTheme="minorHAnsi" w:hAnsiTheme="minorHAnsi" w:cstheme="minorBidi"/>
                    <w:sz w:val="22"/>
                    <w:szCs w:val="22"/>
                    <w:rPrChange w:id="11699" w:author="Nick.Tolimieri [2]" w:date="2022-09-16T09:26:00Z">
                      <w:rPr>
                        <w:rFonts w:ascii="Calibri" w:hAnsi="Calibri" w:cs="Calibri"/>
                        <w:color w:val="000000"/>
                        <w:sz w:val="22"/>
                        <w:szCs w:val="22"/>
                      </w:rPr>
                    </w:rPrChange>
                  </w:rPr>
                  <w:delText>1.89</w:delText>
                </w:r>
              </w:del>
            </w:ins>
          </w:p>
        </w:tc>
        <w:tc>
          <w:tcPr>
            <w:tcW w:w="960" w:type="dxa"/>
            <w:noWrap/>
            <w:hideMark/>
            <w:tcPrChange w:id="1170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701" w:author="Nick.Tolimieri [2]" w:date="2022-09-16T09:26:00Z"/>
                <w:del w:id="11702" w:author="Nick.Tolimieri" w:date="2022-09-19T13:19:00Z"/>
                <w:rFonts w:asciiTheme="minorHAnsi" w:eastAsiaTheme="minorHAnsi" w:hAnsiTheme="minorHAnsi" w:cstheme="minorBidi"/>
                <w:sz w:val="22"/>
                <w:szCs w:val="22"/>
                <w:rPrChange w:id="11703" w:author="Nick.Tolimieri [2]" w:date="2022-09-16T09:26:00Z">
                  <w:rPr>
                    <w:ins w:id="11704" w:author="Nick.Tolimieri [2]" w:date="2022-09-16T09:26:00Z"/>
                    <w:del w:id="11705" w:author="Nick.Tolimieri" w:date="2022-09-19T13:19:00Z"/>
                    <w:rFonts w:ascii="Calibri" w:hAnsi="Calibri" w:cs="Calibri"/>
                    <w:color w:val="000000"/>
                    <w:sz w:val="22"/>
                    <w:szCs w:val="22"/>
                  </w:rPr>
                </w:rPrChange>
              </w:rPr>
              <w:pPrChange w:id="11706" w:author="Nick.Tolimieri [2]" w:date="2022-09-16T09:26:00Z">
                <w:pPr>
                  <w:jc w:val="right"/>
                </w:pPr>
              </w:pPrChange>
            </w:pPr>
            <w:ins w:id="11707" w:author="Nick.Tolimieri [2]" w:date="2022-09-16T09:26:00Z">
              <w:del w:id="11708" w:author="Nick.Tolimieri" w:date="2022-09-19T13:19:00Z">
                <w:r w:rsidRPr="00FC0F34" w:rsidDel="002F2C4B">
                  <w:rPr>
                    <w:rFonts w:asciiTheme="minorHAnsi" w:eastAsiaTheme="minorHAnsi" w:hAnsiTheme="minorHAnsi" w:cstheme="minorBidi"/>
                    <w:sz w:val="22"/>
                    <w:szCs w:val="22"/>
                    <w:rPrChange w:id="11709" w:author="Nick.Tolimieri [2]" w:date="2022-09-16T09:26:00Z">
                      <w:rPr>
                        <w:rFonts w:ascii="Calibri" w:hAnsi="Calibri" w:cs="Calibri"/>
                        <w:color w:val="000000"/>
                        <w:sz w:val="22"/>
                        <w:szCs w:val="22"/>
                      </w:rPr>
                    </w:rPrChange>
                  </w:rPr>
                  <w:delText>0.64</w:delText>
                </w:r>
              </w:del>
            </w:ins>
          </w:p>
        </w:tc>
      </w:tr>
      <w:tr w:rsidR="00FC0F34" w:rsidRPr="00FC0F34" w:rsidDel="002F2C4B" w:rsidTr="00FC0F34">
        <w:trPr>
          <w:divId w:val="1675451697"/>
          <w:trHeight w:val="300"/>
          <w:ins w:id="11710" w:author="Nick.Tolimieri [2]" w:date="2022-09-16T09:26:00Z"/>
          <w:del w:id="11711" w:author="Nick.Tolimieri" w:date="2022-09-19T13:19:00Z"/>
          <w:trPrChange w:id="11712" w:author="Nick.Tolimieri [2]" w:date="2022-09-16T09:26:00Z">
            <w:trPr>
              <w:divId w:val="1675451697"/>
              <w:trHeight w:val="300"/>
            </w:trPr>
          </w:trPrChange>
        </w:trPr>
        <w:tc>
          <w:tcPr>
            <w:tcW w:w="960" w:type="dxa"/>
            <w:noWrap/>
            <w:hideMark/>
            <w:tcPrChange w:id="1171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714" w:author="Nick.Tolimieri [2]" w:date="2022-09-16T09:26:00Z"/>
                <w:del w:id="11715" w:author="Nick.Tolimieri" w:date="2022-09-19T13:19:00Z"/>
                <w:rFonts w:asciiTheme="minorHAnsi" w:eastAsiaTheme="minorHAnsi" w:hAnsiTheme="minorHAnsi" w:cstheme="minorBidi"/>
                <w:sz w:val="22"/>
                <w:szCs w:val="22"/>
                <w:rPrChange w:id="11716" w:author="Nick.Tolimieri [2]" w:date="2022-09-16T09:26:00Z">
                  <w:rPr>
                    <w:ins w:id="11717" w:author="Nick.Tolimieri [2]" w:date="2022-09-16T09:26:00Z"/>
                    <w:del w:id="11718" w:author="Nick.Tolimieri" w:date="2022-09-19T13:19:00Z"/>
                    <w:rFonts w:ascii="Calibri" w:hAnsi="Calibri" w:cs="Calibri"/>
                    <w:color w:val="000000"/>
                    <w:sz w:val="22"/>
                    <w:szCs w:val="22"/>
                  </w:rPr>
                </w:rPrChange>
              </w:rPr>
              <w:pPrChange w:id="11719" w:author="Nick.Tolimieri [2]" w:date="2022-09-16T09:26:00Z">
                <w:pPr/>
              </w:pPrChange>
            </w:pPr>
            <w:ins w:id="11720" w:author="Nick.Tolimieri [2]" w:date="2022-09-16T09:26:00Z">
              <w:del w:id="11721" w:author="Nick.Tolimieri" w:date="2022-09-19T13:19:00Z">
                <w:r w:rsidRPr="00FC0F34" w:rsidDel="002F2C4B">
                  <w:rPr>
                    <w:rFonts w:asciiTheme="minorHAnsi" w:eastAsiaTheme="minorHAnsi" w:hAnsiTheme="minorHAnsi" w:cstheme="minorBidi"/>
                    <w:sz w:val="22"/>
                    <w:szCs w:val="22"/>
                    <w:rPrChange w:id="11722" w:author="Nick.Tolimieri [2]" w:date="2022-09-16T09:26:00Z">
                      <w:rPr>
                        <w:rFonts w:ascii="Calibri" w:hAnsi="Calibri" w:cs="Calibri"/>
                        <w:color w:val="000000"/>
                        <w:sz w:val="22"/>
                        <w:szCs w:val="22"/>
                      </w:rPr>
                    </w:rPrChange>
                  </w:rPr>
                  <w:delText>Tatoosh Is. &amp; Neah B.</w:delText>
                </w:r>
              </w:del>
            </w:ins>
          </w:p>
        </w:tc>
        <w:tc>
          <w:tcPr>
            <w:tcW w:w="960" w:type="dxa"/>
            <w:noWrap/>
            <w:hideMark/>
            <w:tcPrChange w:id="1172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724" w:author="Nick.Tolimieri [2]" w:date="2022-09-16T09:26:00Z"/>
                <w:del w:id="11725" w:author="Nick.Tolimieri" w:date="2022-09-19T13:19:00Z"/>
                <w:rFonts w:asciiTheme="minorHAnsi" w:eastAsiaTheme="minorHAnsi" w:hAnsiTheme="minorHAnsi" w:cstheme="minorBidi"/>
                <w:sz w:val="22"/>
                <w:szCs w:val="22"/>
                <w:rPrChange w:id="11726" w:author="Nick.Tolimieri [2]" w:date="2022-09-16T09:26:00Z">
                  <w:rPr>
                    <w:ins w:id="11727" w:author="Nick.Tolimieri [2]" w:date="2022-09-16T09:26:00Z"/>
                    <w:del w:id="11728" w:author="Nick.Tolimieri" w:date="2022-09-19T13:19:00Z"/>
                    <w:rFonts w:ascii="Calibri" w:hAnsi="Calibri" w:cs="Calibri"/>
                    <w:color w:val="000000"/>
                    <w:sz w:val="22"/>
                    <w:szCs w:val="22"/>
                  </w:rPr>
                </w:rPrChange>
              </w:rPr>
              <w:pPrChange w:id="11729" w:author="Nick.Tolimieri [2]" w:date="2022-09-16T09:26:00Z">
                <w:pPr>
                  <w:jc w:val="right"/>
                </w:pPr>
              </w:pPrChange>
            </w:pPr>
            <w:ins w:id="11730" w:author="Nick.Tolimieri [2]" w:date="2022-09-16T09:26:00Z">
              <w:del w:id="11731" w:author="Nick.Tolimieri" w:date="2022-09-19T13:19:00Z">
                <w:r w:rsidRPr="00FC0F34" w:rsidDel="002F2C4B">
                  <w:rPr>
                    <w:rFonts w:asciiTheme="minorHAnsi" w:eastAsiaTheme="minorHAnsi" w:hAnsiTheme="minorHAnsi" w:cstheme="minorBidi"/>
                    <w:sz w:val="22"/>
                    <w:szCs w:val="22"/>
                    <w:rPrChange w:id="11732" w:author="Nick.Tolimieri [2]" w:date="2022-09-16T09:26:00Z">
                      <w:rPr>
                        <w:rFonts w:ascii="Calibri" w:hAnsi="Calibri" w:cs="Calibri"/>
                        <w:color w:val="000000"/>
                        <w:sz w:val="22"/>
                        <w:szCs w:val="22"/>
                      </w:rPr>
                    </w:rPrChange>
                  </w:rPr>
                  <w:delText>2021</w:delText>
                </w:r>
              </w:del>
            </w:ins>
          </w:p>
        </w:tc>
        <w:tc>
          <w:tcPr>
            <w:tcW w:w="960" w:type="dxa"/>
            <w:noWrap/>
            <w:hideMark/>
            <w:tcPrChange w:id="1173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734" w:author="Nick.Tolimieri [2]" w:date="2022-09-16T09:26:00Z"/>
                <w:del w:id="11735" w:author="Nick.Tolimieri" w:date="2022-09-19T13:19:00Z"/>
                <w:rFonts w:asciiTheme="minorHAnsi" w:eastAsiaTheme="minorHAnsi" w:hAnsiTheme="minorHAnsi" w:cstheme="minorBidi"/>
                <w:sz w:val="22"/>
                <w:szCs w:val="22"/>
                <w:rPrChange w:id="11736" w:author="Nick.Tolimieri [2]" w:date="2022-09-16T09:26:00Z">
                  <w:rPr>
                    <w:ins w:id="11737" w:author="Nick.Tolimieri [2]" w:date="2022-09-16T09:26:00Z"/>
                    <w:del w:id="11738" w:author="Nick.Tolimieri" w:date="2022-09-19T13:19:00Z"/>
                    <w:rFonts w:ascii="Calibri" w:hAnsi="Calibri" w:cs="Calibri"/>
                    <w:color w:val="000000"/>
                    <w:sz w:val="22"/>
                    <w:szCs w:val="22"/>
                  </w:rPr>
                </w:rPrChange>
              </w:rPr>
              <w:pPrChange w:id="11739" w:author="Nick.Tolimieri [2]" w:date="2022-09-16T09:26:00Z">
                <w:pPr>
                  <w:jc w:val="right"/>
                </w:pPr>
              </w:pPrChange>
            </w:pPr>
            <w:ins w:id="11740" w:author="Nick.Tolimieri [2]" w:date="2022-09-16T09:26:00Z">
              <w:del w:id="11741" w:author="Nick.Tolimieri" w:date="2022-09-19T13:19:00Z">
                <w:r w:rsidRPr="00FC0F34" w:rsidDel="002F2C4B">
                  <w:rPr>
                    <w:rFonts w:asciiTheme="minorHAnsi" w:eastAsiaTheme="minorHAnsi" w:hAnsiTheme="minorHAnsi" w:cstheme="minorBidi"/>
                    <w:sz w:val="22"/>
                    <w:szCs w:val="22"/>
                    <w:rPrChange w:id="11742" w:author="Nick.Tolimieri [2]" w:date="2022-09-16T09:26:00Z">
                      <w:rPr>
                        <w:rFonts w:ascii="Calibri" w:hAnsi="Calibri" w:cs="Calibri"/>
                        <w:color w:val="000000"/>
                        <w:sz w:val="22"/>
                        <w:szCs w:val="22"/>
                      </w:rPr>
                    </w:rPrChange>
                  </w:rPr>
                  <w:delText>0</w:delText>
                </w:r>
              </w:del>
            </w:ins>
          </w:p>
        </w:tc>
        <w:tc>
          <w:tcPr>
            <w:tcW w:w="960" w:type="dxa"/>
            <w:noWrap/>
            <w:hideMark/>
            <w:tcPrChange w:id="1174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744" w:author="Nick.Tolimieri [2]" w:date="2022-09-16T09:26:00Z"/>
                <w:del w:id="11745" w:author="Nick.Tolimieri" w:date="2022-09-19T13:19:00Z"/>
                <w:rFonts w:asciiTheme="minorHAnsi" w:eastAsiaTheme="minorHAnsi" w:hAnsiTheme="minorHAnsi" w:cstheme="minorBidi"/>
                <w:sz w:val="22"/>
                <w:szCs w:val="22"/>
                <w:rPrChange w:id="11746" w:author="Nick.Tolimieri [2]" w:date="2022-09-16T09:26:00Z">
                  <w:rPr>
                    <w:ins w:id="11747" w:author="Nick.Tolimieri [2]" w:date="2022-09-16T09:26:00Z"/>
                    <w:del w:id="11748" w:author="Nick.Tolimieri" w:date="2022-09-19T13:19:00Z"/>
                    <w:rFonts w:ascii="Calibri" w:hAnsi="Calibri" w:cs="Calibri"/>
                    <w:color w:val="000000"/>
                    <w:sz w:val="22"/>
                    <w:szCs w:val="22"/>
                  </w:rPr>
                </w:rPrChange>
              </w:rPr>
              <w:pPrChange w:id="11749" w:author="Nick.Tolimieri [2]" w:date="2022-09-16T09:26:00Z">
                <w:pPr>
                  <w:jc w:val="right"/>
                </w:pPr>
              </w:pPrChange>
            </w:pPr>
            <w:ins w:id="11750" w:author="Nick.Tolimieri [2]" w:date="2022-09-16T09:26:00Z">
              <w:del w:id="11751" w:author="Nick.Tolimieri" w:date="2022-09-19T13:19:00Z">
                <w:r w:rsidRPr="00FC0F34" w:rsidDel="002F2C4B">
                  <w:rPr>
                    <w:rFonts w:asciiTheme="minorHAnsi" w:eastAsiaTheme="minorHAnsi" w:hAnsiTheme="minorHAnsi" w:cstheme="minorBidi"/>
                    <w:sz w:val="22"/>
                    <w:szCs w:val="22"/>
                    <w:rPrChange w:id="11752" w:author="Nick.Tolimieri [2]" w:date="2022-09-16T09:26:00Z">
                      <w:rPr>
                        <w:rFonts w:ascii="Calibri" w:hAnsi="Calibri" w:cs="Calibri"/>
                        <w:color w:val="000000"/>
                        <w:sz w:val="22"/>
                        <w:szCs w:val="22"/>
                      </w:rPr>
                    </w:rPrChange>
                  </w:rPr>
                  <w:delText>28</w:delText>
                </w:r>
              </w:del>
            </w:ins>
          </w:p>
        </w:tc>
        <w:tc>
          <w:tcPr>
            <w:tcW w:w="960" w:type="dxa"/>
            <w:noWrap/>
            <w:hideMark/>
            <w:tcPrChange w:id="1175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754" w:author="Nick.Tolimieri [2]" w:date="2022-09-16T09:26:00Z"/>
                <w:del w:id="11755" w:author="Nick.Tolimieri" w:date="2022-09-19T13:19:00Z"/>
                <w:rFonts w:asciiTheme="minorHAnsi" w:eastAsiaTheme="minorHAnsi" w:hAnsiTheme="minorHAnsi" w:cstheme="minorBidi"/>
                <w:sz w:val="22"/>
                <w:szCs w:val="22"/>
                <w:rPrChange w:id="11756" w:author="Nick.Tolimieri [2]" w:date="2022-09-16T09:26:00Z">
                  <w:rPr>
                    <w:ins w:id="11757" w:author="Nick.Tolimieri [2]" w:date="2022-09-16T09:26:00Z"/>
                    <w:del w:id="11758" w:author="Nick.Tolimieri" w:date="2022-09-19T13:19:00Z"/>
                    <w:rFonts w:ascii="Calibri" w:hAnsi="Calibri" w:cs="Calibri"/>
                    <w:color w:val="000000"/>
                    <w:sz w:val="22"/>
                    <w:szCs w:val="22"/>
                  </w:rPr>
                </w:rPrChange>
              </w:rPr>
              <w:pPrChange w:id="11759" w:author="Nick.Tolimieri [2]" w:date="2022-09-16T09:26:00Z">
                <w:pPr>
                  <w:jc w:val="right"/>
                </w:pPr>
              </w:pPrChange>
            </w:pPr>
            <w:ins w:id="11760" w:author="Nick.Tolimieri [2]" w:date="2022-09-16T09:26:00Z">
              <w:del w:id="11761" w:author="Nick.Tolimieri" w:date="2022-09-19T13:19:00Z">
                <w:r w:rsidRPr="00FC0F34" w:rsidDel="002F2C4B">
                  <w:rPr>
                    <w:rFonts w:asciiTheme="minorHAnsi" w:eastAsiaTheme="minorHAnsi" w:hAnsiTheme="minorHAnsi" w:cstheme="minorBidi"/>
                    <w:sz w:val="22"/>
                    <w:szCs w:val="22"/>
                    <w:rPrChange w:id="11762" w:author="Nick.Tolimieri [2]" w:date="2022-09-16T09:26:00Z">
                      <w:rPr>
                        <w:rFonts w:ascii="Calibri" w:hAnsi="Calibri" w:cs="Calibri"/>
                        <w:color w:val="000000"/>
                        <w:sz w:val="22"/>
                        <w:szCs w:val="22"/>
                      </w:rPr>
                    </w:rPrChange>
                  </w:rPr>
                  <w:delText>2</w:delText>
                </w:r>
              </w:del>
            </w:ins>
          </w:p>
        </w:tc>
        <w:tc>
          <w:tcPr>
            <w:tcW w:w="960" w:type="dxa"/>
            <w:noWrap/>
            <w:hideMark/>
            <w:tcPrChange w:id="1176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764" w:author="Nick.Tolimieri [2]" w:date="2022-09-16T09:26:00Z"/>
                <w:del w:id="11765" w:author="Nick.Tolimieri" w:date="2022-09-19T13:19:00Z"/>
                <w:rFonts w:asciiTheme="minorHAnsi" w:eastAsiaTheme="minorHAnsi" w:hAnsiTheme="minorHAnsi" w:cstheme="minorBidi"/>
                <w:sz w:val="22"/>
                <w:szCs w:val="22"/>
                <w:rPrChange w:id="11766" w:author="Nick.Tolimieri [2]" w:date="2022-09-16T09:26:00Z">
                  <w:rPr>
                    <w:ins w:id="11767" w:author="Nick.Tolimieri [2]" w:date="2022-09-16T09:26:00Z"/>
                    <w:del w:id="11768" w:author="Nick.Tolimieri" w:date="2022-09-19T13:19:00Z"/>
                    <w:rFonts w:ascii="Calibri" w:hAnsi="Calibri" w:cs="Calibri"/>
                    <w:color w:val="000000"/>
                    <w:sz w:val="22"/>
                    <w:szCs w:val="22"/>
                  </w:rPr>
                </w:rPrChange>
              </w:rPr>
              <w:pPrChange w:id="11769" w:author="Nick.Tolimieri [2]" w:date="2022-09-16T09:26:00Z">
                <w:pPr>
                  <w:jc w:val="right"/>
                </w:pPr>
              </w:pPrChange>
            </w:pPr>
            <w:ins w:id="11770" w:author="Nick.Tolimieri [2]" w:date="2022-09-16T09:26:00Z">
              <w:del w:id="11771" w:author="Nick.Tolimieri" w:date="2022-09-19T13:19:00Z">
                <w:r w:rsidRPr="00FC0F34" w:rsidDel="002F2C4B">
                  <w:rPr>
                    <w:rFonts w:asciiTheme="minorHAnsi" w:eastAsiaTheme="minorHAnsi" w:hAnsiTheme="minorHAnsi" w:cstheme="minorBidi"/>
                    <w:sz w:val="22"/>
                    <w:szCs w:val="22"/>
                    <w:rPrChange w:id="11772" w:author="Nick.Tolimieri [2]" w:date="2022-09-16T09:26:00Z">
                      <w:rPr>
                        <w:rFonts w:ascii="Calibri" w:hAnsi="Calibri" w:cs="Calibri"/>
                        <w:color w:val="000000"/>
                        <w:sz w:val="22"/>
                        <w:szCs w:val="22"/>
                      </w:rPr>
                    </w:rPrChange>
                  </w:rPr>
                  <w:delText>20</w:delText>
                </w:r>
              </w:del>
            </w:ins>
          </w:p>
        </w:tc>
        <w:tc>
          <w:tcPr>
            <w:tcW w:w="960" w:type="dxa"/>
            <w:noWrap/>
            <w:hideMark/>
            <w:tcPrChange w:id="1177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774" w:author="Nick.Tolimieri [2]" w:date="2022-09-16T09:26:00Z"/>
                <w:del w:id="11775" w:author="Nick.Tolimieri" w:date="2022-09-19T13:19:00Z"/>
                <w:rFonts w:asciiTheme="minorHAnsi" w:eastAsiaTheme="minorHAnsi" w:hAnsiTheme="minorHAnsi" w:cstheme="minorBidi"/>
                <w:sz w:val="22"/>
                <w:szCs w:val="22"/>
                <w:rPrChange w:id="11776" w:author="Nick.Tolimieri [2]" w:date="2022-09-16T09:26:00Z">
                  <w:rPr>
                    <w:ins w:id="11777" w:author="Nick.Tolimieri [2]" w:date="2022-09-16T09:26:00Z"/>
                    <w:del w:id="11778" w:author="Nick.Tolimieri" w:date="2022-09-19T13:19:00Z"/>
                    <w:rFonts w:ascii="Calibri" w:hAnsi="Calibri" w:cs="Calibri"/>
                    <w:color w:val="000000"/>
                    <w:sz w:val="22"/>
                    <w:szCs w:val="22"/>
                  </w:rPr>
                </w:rPrChange>
              </w:rPr>
              <w:pPrChange w:id="11779" w:author="Nick.Tolimieri [2]" w:date="2022-09-16T09:26:00Z">
                <w:pPr>
                  <w:jc w:val="right"/>
                </w:pPr>
              </w:pPrChange>
            </w:pPr>
            <w:ins w:id="11780" w:author="Nick.Tolimieri [2]" w:date="2022-09-16T09:26:00Z">
              <w:del w:id="11781" w:author="Nick.Tolimieri" w:date="2022-09-19T13:19:00Z">
                <w:r w:rsidRPr="00FC0F34" w:rsidDel="002F2C4B">
                  <w:rPr>
                    <w:rFonts w:asciiTheme="minorHAnsi" w:eastAsiaTheme="minorHAnsi" w:hAnsiTheme="minorHAnsi" w:cstheme="minorBidi"/>
                    <w:sz w:val="22"/>
                    <w:szCs w:val="22"/>
                    <w:rPrChange w:id="11782" w:author="Nick.Tolimieri [2]" w:date="2022-09-16T09:26:00Z">
                      <w:rPr>
                        <w:rFonts w:ascii="Calibri" w:hAnsi="Calibri" w:cs="Calibri"/>
                        <w:color w:val="000000"/>
                        <w:sz w:val="22"/>
                        <w:szCs w:val="22"/>
                      </w:rPr>
                    </w:rPrChange>
                  </w:rPr>
                  <w:delText>5</w:delText>
                </w:r>
              </w:del>
            </w:ins>
          </w:p>
        </w:tc>
        <w:tc>
          <w:tcPr>
            <w:tcW w:w="960" w:type="dxa"/>
            <w:noWrap/>
            <w:hideMark/>
            <w:tcPrChange w:id="1178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784" w:author="Nick.Tolimieri [2]" w:date="2022-09-16T09:26:00Z"/>
                <w:del w:id="11785" w:author="Nick.Tolimieri" w:date="2022-09-19T13:19:00Z"/>
                <w:rFonts w:asciiTheme="minorHAnsi" w:eastAsiaTheme="minorHAnsi" w:hAnsiTheme="minorHAnsi" w:cstheme="minorBidi"/>
                <w:sz w:val="22"/>
                <w:szCs w:val="22"/>
                <w:rPrChange w:id="11786" w:author="Nick.Tolimieri [2]" w:date="2022-09-16T09:26:00Z">
                  <w:rPr>
                    <w:ins w:id="11787" w:author="Nick.Tolimieri [2]" w:date="2022-09-16T09:26:00Z"/>
                    <w:del w:id="11788" w:author="Nick.Tolimieri" w:date="2022-09-19T13:19:00Z"/>
                    <w:rFonts w:ascii="Calibri" w:hAnsi="Calibri" w:cs="Calibri"/>
                    <w:color w:val="000000"/>
                    <w:sz w:val="22"/>
                    <w:szCs w:val="22"/>
                  </w:rPr>
                </w:rPrChange>
              </w:rPr>
              <w:pPrChange w:id="11789" w:author="Nick.Tolimieri [2]" w:date="2022-09-16T09:26:00Z">
                <w:pPr>
                  <w:jc w:val="right"/>
                </w:pPr>
              </w:pPrChange>
            </w:pPr>
            <w:ins w:id="11790" w:author="Nick.Tolimieri [2]" w:date="2022-09-16T09:26:00Z">
              <w:del w:id="11791" w:author="Nick.Tolimieri" w:date="2022-09-19T13:19:00Z">
                <w:r w:rsidRPr="00FC0F34" w:rsidDel="002F2C4B">
                  <w:rPr>
                    <w:rFonts w:asciiTheme="minorHAnsi" w:eastAsiaTheme="minorHAnsi" w:hAnsiTheme="minorHAnsi" w:cstheme="minorBidi"/>
                    <w:sz w:val="22"/>
                    <w:szCs w:val="22"/>
                    <w:rPrChange w:id="11792" w:author="Nick.Tolimieri [2]" w:date="2022-09-16T09:26:00Z">
                      <w:rPr>
                        <w:rFonts w:ascii="Calibri" w:hAnsi="Calibri" w:cs="Calibri"/>
                        <w:color w:val="000000"/>
                        <w:sz w:val="22"/>
                        <w:szCs w:val="22"/>
                      </w:rPr>
                    </w:rPrChange>
                  </w:rPr>
                  <w:delText>15</w:delText>
                </w:r>
              </w:del>
            </w:ins>
          </w:p>
        </w:tc>
        <w:tc>
          <w:tcPr>
            <w:tcW w:w="960" w:type="dxa"/>
            <w:noWrap/>
            <w:hideMark/>
            <w:tcPrChange w:id="1179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794" w:author="Nick.Tolimieri [2]" w:date="2022-09-16T09:26:00Z"/>
                <w:del w:id="11795" w:author="Nick.Tolimieri" w:date="2022-09-19T13:19:00Z"/>
                <w:rFonts w:asciiTheme="minorHAnsi" w:eastAsiaTheme="minorHAnsi" w:hAnsiTheme="minorHAnsi" w:cstheme="minorBidi"/>
                <w:sz w:val="22"/>
                <w:szCs w:val="22"/>
                <w:rPrChange w:id="11796" w:author="Nick.Tolimieri [2]" w:date="2022-09-16T09:26:00Z">
                  <w:rPr>
                    <w:ins w:id="11797" w:author="Nick.Tolimieri [2]" w:date="2022-09-16T09:26:00Z"/>
                    <w:del w:id="11798" w:author="Nick.Tolimieri" w:date="2022-09-19T13:19:00Z"/>
                    <w:rFonts w:ascii="Calibri" w:hAnsi="Calibri" w:cs="Calibri"/>
                    <w:color w:val="000000"/>
                    <w:sz w:val="22"/>
                    <w:szCs w:val="22"/>
                  </w:rPr>
                </w:rPrChange>
              </w:rPr>
              <w:pPrChange w:id="11799" w:author="Nick.Tolimieri [2]" w:date="2022-09-16T09:26:00Z">
                <w:pPr>
                  <w:jc w:val="right"/>
                </w:pPr>
              </w:pPrChange>
            </w:pPr>
            <w:ins w:id="11800" w:author="Nick.Tolimieri [2]" w:date="2022-09-16T09:26:00Z">
              <w:del w:id="11801" w:author="Nick.Tolimieri" w:date="2022-09-19T13:19:00Z">
                <w:r w:rsidRPr="00FC0F34" w:rsidDel="002F2C4B">
                  <w:rPr>
                    <w:rFonts w:asciiTheme="minorHAnsi" w:eastAsiaTheme="minorHAnsi" w:hAnsiTheme="minorHAnsi" w:cstheme="minorBidi"/>
                    <w:sz w:val="22"/>
                    <w:szCs w:val="22"/>
                    <w:rPrChange w:id="11802" w:author="Nick.Tolimieri [2]" w:date="2022-09-16T09:26:00Z">
                      <w:rPr>
                        <w:rFonts w:ascii="Calibri" w:hAnsi="Calibri" w:cs="Calibri"/>
                        <w:color w:val="000000"/>
                        <w:sz w:val="22"/>
                        <w:szCs w:val="22"/>
                      </w:rPr>
                    </w:rPrChange>
                  </w:rPr>
                  <w:delText>1.67</w:delText>
                </w:r>
              </w:del>
            </w:ins>
          </w:p>
        </w:tc>
        <w:tc>
          <w:tcPr>
            <w:tcW w:w="960" w:type="dxa"/>
            <w:noWrap/>
            <w:hideMark/>
            <w:tcPrChange w:id="1180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804" w:author="Nick.Tolimieri [2]" w:date="2022-09-16T09:26:00Z"/>
                <w:del w:id="11805" w:author="Nick.Tolimieri" w:date="2022-09-19T13:19:00Z"/>
                <w:rFonts w:asciiTheme="minorHAnsi" w:eastAsiaTheme="minorHAnsi" w:hAnsiTheme="minorHAnsi" w:cstheme="minorBidi"/>
                <w:sz w:val="22"/>
                <w:szCs w:val="22"/>
                <w:rPrChange w:id="11806" w:author="Nick.Tolimieri [2]" w:date="2022-09-16T09:26:00Z">
                  <w:rPr>
                    <w:ins w:id="11807" w:author="Nick.Tolimieri [2]" w:date="2022-09-16T09:26:00Z"/>
                    <w:del w:id="11808" w:author="Nick.Tolimieri" w:date="2022-09-19T13:19:00Z"/>
                    <w:rFonts w:ascii="Calibri" w:hAnsi="Calibri" w:cs="Calibri"/>
                    <w:color w:val="000000"/>
                    <w:sz w:val="22"/>
                    <w:szCs w:val="22"/>
                  </w:rPr>
                </w:rPrChange>
              </w:rPr>
              <w:pPrChange w:id="11809" w:author="Nick.Tolimieri [2]" w:date="2022-09-16T09:26:00Z">
                <w:pPr>
                  <w:jc w:val="right"/>
                </w:pPr>
              </w:pPrChange>
            </w:pPr>
            <w:ins w:id="11810" w:author="Nick.Tolimieri [2]" w:date="2022-09-16T09:26:00Z">
              <w:del w:id="11811" w:author="Nick.Tolimieri" w:date="2022-09-19T13:19:00Z">
                <w:r w:rsidRPr="00FC0F34" w:rsidDel="002F2C4B">
                  <w:rPr>
                    <w:rFonts w:asciiTheme="minorHAnsi" w:eastAsiaTheme="minorHAnsi" w:hAnsiTheme="minorHAnsi" w:cstheme="minorBidi"/>
                    <w:sz w:val="22"/>
                    <w:szCs w:val="22"/>
                    <w:rPrChange w:id="11812" w:author="Nick.Tolimieri [2]" w:date="2022-09-16T09:26:00Z">
                      <w:rPr>
                        <w:rFonts w:ascii="Calibri" w:hAnsi="Calibri" w:cs="Calibri"/>
                        <w:color w:val="000000"/>
                        <w:sz w:val="22"/>
                        <w:szCs w:val="22"/>
                      </w:rPr>
                    </w:rPrChange>
                  </w:rPr>
                  <w:delText>0.18</w:delText>
                </w:r>
              </w:del>
            </w:ins>
          </w:p>
        </w:tc>
      </w:tr>
      <w:tr w:rsidR="00FC0F34" w:rsidRPr="00FC0F34" w:rsidDel="002F2C4B" w:rsidTr="00FC0F34">
        <w:trPr>
          <w:divId w:val="1675451697"/>
          <w:trHeight w:val="300"/>
          <w:ins w:id="11813" w:author="Nick.Tolimieri [2]" w:date="2022-09-16T09:26:00Z"/>
          <w:del w:id="11814" w:author="Nick.Tolimieri" w:date="2022-09-19T13:19:00Z"/>
          <w:trPrChange w:id="11815" w:author="Nick.Tolimieri [2]" w:date="2022-09-16T09:26:00Z">
            <w:trPr>
              <w:divId w:val="1675451697"/>
              <w:trHeight w:val="300"/>
            </w:trPr>
          </w:trPrChange>
        </w:trPr>
        <w:tc>
          <w:tcPr>
            <w:tcW w:w="960" w:type="dxa"/>
            <w:noWrap/>
            <w:hideMark/>
            <w:tcPrChange w:id="1181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817" w:author="Nick.Tolimieri [2]" w:date="2022-09-16T09:26:00Z"/>
                <w:del w:id="11818" w:author="Nick.Tolimieri" w:date="2022-09-19T13:19:00Z"/>
                <w:rFonts w:asciiTheme="minorHAnsi" w:eastAsiaTheme="minorHAnsi" w:hAnsiTheme="minorHAnsi" w:cstheme="minorBidi"/>
                <w:sz w:val="22"/>
                <w:szCs w:val="22"/>
                <w:rPrChange w:id="11819" w:author="Nick.Tolimieri [2]" w:date="2022-09-16T09:26:00Z">
                  <w:rPr>
                    <w:ins w:id="11820" w:author="Nick.Tolimieri [2]" w:date="2022-09-16T09:26:00Z"/>
                    <w:del w:id="11821" w:author="Nick.Tolimieri" w:date="2022-09-19T13:19:00Z"/>
                    <w:rFonts w:ascii="Calibri" w:hAnsi="Calibri" w:cs="Calibri"/>
                    <w:color w:val="000000"/>
                    <w:sz w:val="22"/>
                    <w:szCs w:val="22"/>
                  </w:rPr>
                </w:rPrChange>
              </w:rPr>
              <w:pPrChange w:id="11822" w:author="Nick.Tolimieri [2]" w:date="2022-09-16T09:26:00Z">
                <w:pPr/>
              </w:pPrChange>
            </w:pPr>
            <w:ins w:id="11823" w:author="Nick.Tolimieri [2]" w:date="2022-09-16T09:26:00Z">
              <w:del w:id="11824" w:author="Nick.Tolimieri" w:date="2022-09-19T13:19:00Z">
                <w:r w:rsidRPr="00FC0F34" w:rsidDel="002F2C4B">
                  <w:rPr>
                    <w:rFonts w:asciiTheme="minorHAnsi" w:eastAsiaTheme="minorHAnsi" w:hAnsiTheme="minorHAnsi" w:cstheme="minorBidi"/>
                    <w:sz w:val="22"/>
                    <w:szCs w:val="22"/>
                    <w:rPrChange w:id="11825" w:author="Nick.Tolimieri [2]" w:date="2022-09-16T09:26:00Z">
                      <w:rPr>
                        <w:rFonts w:ascii="Calibri" w:hAnsi="Calibri" w:cs="Calibri"/>
                        <w:color w:val="000000"/>
                        <w:sz w:val="22"/>
                        <w:szCs w:val="22"/>
                      </w:rPr>
                    </w:rPrChange>
                  </w:rPr>
                  <w:delText>Cape Alava</w:delText>
                </w:r>
              </w:del>
            </w:ins>
          </w:p>
        </w:tc>
        <w:tc>
          <w:tcPr>
            <w:tcW w:w="960" w:type="dxa"/>
            <w:noWrap/>
            <w:hideMark/>
            <w:tcPrChange w:id="1182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827" w:author="Nick.Tolimieri [2]" w:date="2022-09-16T09:26:00Z"/>
                <w:del w:id="11828" w:author="Nick.Tolimieri" w:date="2022-09-19T13:19:00Z"/>
                <w:rFonts w:asciiTheme="minorHAnsi" w:eastAsiaTheme="minorHAnsi" w:hAnsiTheme="minorHAnsi" w:cstheme="minorBidi"/>
                <w:sz w:val="22"/>
                <w:szCs w:val="22"/>
                <w:rPrChange w:id="11829" w:author="Nick.Tolimieri [2]" w:date="2022-09-16T09:26:00Z">
                  <w:rPr>
                    <w:ins w:id="11830" w:author="Nick.Tolimieri [2]" w:date="2022-09-16T09:26:00Z"/>
                    <w:del w:id="11831" w:author="Nick.Tolimieri" w:date="2022-09-19T13:19:00Z"/>
                    <w:rFonts w:ascii="Calibri" w:hAnsi="Calibri" w:cs="Calibri"/>
                    <w:color w:val="000000"/>
                    <w:sz w:val="22"/>
                    <w:szCs w:val="22"/>
                  </w:rPr>
                </w:rPrChange>
              </w:rPr>
              <w:pPrChange w:id="11832" w:author="Nick.Tolimieri [2]" w:date="2022-09-16T09:26:00Z">
                <w:pPr>
                  <w:jc w:val="right"/>
                </w:pPr>
              </w:pPrChange>
            </w:pPr>
            <w:ins w:id="11833" w:author="Nick.Tolimieri [2]" w:date="2022-09-16T09:26:00Z">
              <w:del w:id="11834" w:author="Nick.Tolimieri" w:date="2022-09-19T13:19:00Z">
                <w:r w:rsidRPr="00FC0F34" w:rsidDel="002F2C4B">
                  <w:rPr>
                    <w:rFonts w:asciiTheme="minorHAnsi" w:eastAsiaTheme="minorHAnsi" w:hAnsiTheme="minorHAnsi" w:cstheme="minorBidi"/>
                    <w:sz w:val="22"/>
                    <w:szCs w:val="22"/>
                    <w:rPrChange w:id="11835" w:author="Nick.Tolimieri [2]" w:date="2022-09-16T09:26:00Z">
                      <w:rPr>
                        <w:rFonts w:ascii="Calibri" w:hAnsi="Calibri" w:cs="Calibri"/>
                        <w:color w:val="000000"/>
                        <w:sz w:val="22"/>
                        <w:szCs w:val="22"/>
                      </w:rPr>
                    </w:rPrChange>
                  </w:rPr>
                  <w:delText>1992</w:delText>
                </w:r>
              </w:del>
            </w:ins>
          </w:p>
        </w:tc>
        <w:tc>
          <w:tcPr>
            <w:tcW w:w="960" w:type="dxa"/>
            <w:noWrap/>
            <w:hideMark/>
            <w:tcPrChange w:id="1183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837" w:author="Nick.Tolimieri [2]" w:date="2022-09-16T09:26:00Z"/>
                <w:del w:id="11838" w:author="Nick.Tolimieri" w:date="2022-09-19T13:19:00Z"/>
                <w:rFonts w:asciiTheme="minorHAnsi" w:eastAsiaTheme="minorHAnsi" w:hAnsiTheme="minorHAnsi" w:cstheme="minorBidi"/>
                <w:sz w:val="22"/>
                <w:szCs w:val="22"/>
                <w:rPrChange w:id="11839" w:author="Nick.Tolimieri [2]" w:date="2022-09-16T09:26:00Z">
                  <w:rPr>
                    <w:ins w:id="11840" w:author="Nick.Tolimieri [2]" w:date="2022-09-16T09:26:00Z"/>
                    <w:del w:id="11841" w:author="Nick.Tolimieri" w:date="2022-09-19T13:19:00Z"/>
                    <w:rFonts w:ascii="Calibri" w:hAnsi="Calibri" w:cs="Calibri"/>
                    <w:color w:val="000000"/>
                    <w:sz w:val="22"/>
                    <w:szCs w:val="22"/>
                  </w:rPr>
                </w:rPrChange>
              </w:rPr>
              <w:pPrChange w:id="11842" w:author="Nick.Tolimieri [2]" w:date="2022-09-16T09:26:00Z">
                <w:pPr>
                  <w:jc w:val="right"/>
                </w:pPr>
              </w:pPrChange>
            </w:pPr>
            <w:ins w:id="11843" w:author="Nick.Tolimieri [2]" w:date="2022-09-16T09:26:00Z">
              <w:del w:id="11844" w:author="Nick.Tolimieri" w:date="2022-09-19T13:19:00Z">
                <w:r w:rsidRPr="00FC0F34" w:rsidDel="002F2C4B">
                  <w:rPr>
                    <w:rFonts w:asciiTheme="minorHAnsi" w:eastAsiaTheme="minorHAnsi" w:hAnsiTheme="minorHAnsi" w:cstheme="minorBidi"/>
                    <w:sz w:val="22"/>
                    <w:szCs w:val="22"/>
                    <w:rPrChange w:id="11845" w:author="Nick.Tolimieri [2]" w:date="2022-09-16T09:26:00Z">
                      <w:rPr>
                        <w:rFonts w:ascii="Calibri" w:hAnsi="Calibri" w:cs="Calibri"/>
                        <w:color w:val="000000"/>
                        <w:sz w:val="22"/>
                        <w:szCs w:val="22"/>
                      </w:rPr>
                    </w:rPrChange>
                  </w:rPr>
                  <w:delText>4</w:delText>
                </w:r>
              </w:del>
            </w:ins>
          </w:p>
        </w:tc>
        <w:tc>
          <w:tcPr>
            <w:tcW w:w="960" w:type="dxa"/>
            <w:noWrap/>
            <w:hideMark/>
            <w:tcPrChange w:id="1184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847" w:author="Nick.Tolimieri [2]" w:date="2022-09-16T09:26:00Z"/>
                <w:del w:id="11848" w:author="Nick.Tolimieri" w:date="2022-09-19T13:19:00Z"/>
                <w:rFonts w:asciiTheme="minorHAnsi" w:eastAsiaTheme="minorHAnsi" w:hAnsiTheme="minorHAnsi" w:cstheme="minorBidi"/>
                <w:sz w:val="22"/>
                <w:szCs w:val="22"/>
                <w:rPrChange w:id="11849" w:author="Nick.Tolimieri [2]" w:date="2022-09-16T09:26:00Z">
                  <w:rPr>
                    <w:ins w:id="11850" w:author="Nick.Tolimieri [2]" w:date="2022-09-16T09:26:00Z"/>
                    <w:del w:id="11851" w:author="Nick.Tolimieri" w:date="2022-09-19T13:19:00Z"/>
                    <w:rFonts w:ascii="Calibri" w:hAnsi="Calibri" w:cs="Calibri"/>
                    <w:color w:val="000000"/>
                    <w:sz w:val="22"/>
                    <w:szCs w:val="22"/>
                  </w:rPr>
                </w:rPrChange>
              </w:rPr>
              <w:pPrChange w:id="11852" w:author="Nick.Tolimieri [2]" w:date="2022-09-16T09:26:00Z">
                <w:pPr>
                  <w:jc w:val="right"/>
                </w:pPr>
              </w:pPrChange>
            </w:pPr>
            <w:ins w:id="11853" w:author="Nick.Tolimieri [2]" w:date="2022-09-16T09:26:00Z">
              <w:del w:id="11854" w:author="Nick.Tolimieri" w:date="2022-09-19T13:19:00Z">
                <w:r w:rsidRPr="00FC0F34" w:rsidDel="002F2C4B">
                  <w:rPr>
                    <w:rFonts w:asciiTheme="minorHAnsi" w:eastAsiaTheme="minorHAnsi" w:hAnsiTheme="minorHAnsi" w:cstheme="minorBidi"/>
                    <w:sz w:val="22"/>
                    <w:szCs w:val="22"/>
                    <w:rPrChange w:id="11855" w:author="Nick.Tolimieri [2]" w:date="2022-09-16T09:26:00Z">
                      <w:rPr>
                        <w:rFonts w:ascii="Calibri" w:hAnsi="Calibri" w:cs="Calibri"/>
                        <w:color w:val="000000"/>
                        <w:sz w:val="22"/>
                        <w:szCs w:val="22"/>
                      </w:rPr>
                    </w:rPrChange>
                  </w:rPr>
                  <w:delText>49</w:delText>
                </w:r>
              </w:del>
            </w:ins>
          </w:p>
        </w:tc>
        <w:tc>
          <w:tcPr>
            <w:tcW w:w="960" w:type="dxa"/>
            <w:noWrap/>
            <w:hideMark/>
            <w:tcPrChange w:id="1185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857" w:author="Nick.Tolimieri [2]" w:date="2022-09-16T09:26:00Z"/>
                <w:del w:id="11858" w:author="Nick.Tolimieri" w:date="2022-09-19T13:19:00Z"/>
                <w:rFonts w:asciiTheme="minorHAnsi" w:eastAsiaTheme="minorHAnsi" w:hAnsiTheme="minorHAnsi" w:cstheme="minorBidi"/>
                <w:sz w:val="22"/>
                <w:szCs w:val="22"/>
                <w:rPrChange w:id="11859" w:author="Nick.Tolimieri [2]" w:date="2022-09-16T09:26:00Z">
                  <w:rPr>
                    <w:ins w:id="11860" w:author="Nick.Tolimieri [2]" w:date="2022-09-16T09:26:00Z"/>
                    <w:del w:id="11861" w:author="Nick.Tolimieri" w:date="2022-09-19T13:19:00Z"/>
                    <w:rFonts w:ascii="Calibri" w:hAnsi="Calibri" w:cs="Calibri"/>
                    <w:color w:val="000000"/>
                    <w:sz w:val="22"/>
                    <w:szCs w:val="22"/>
                  </w:rPr>
                </w:rPrChange>
              </w:rPr>
              <w:pPrChange w:id="11862" w:author="Nick.Tolimieri [2]" w:date="2022-09-16T09:26:00Z">
                <w:pPr>
                  <w:jc w:val="right"/>
                </w:pPr>
              </w:pPrChange>
            </w:pPr>
            <w:ins w:id="11863" w:author="Nick.Tolimieri [2]" w:date="2022-09-16T09:26:00Z">
              <w:del w:id="11864" w:author="Nick.Tolimieri" w:date="2022-09-19T13:19:00Z">
                <w:r w:rsidRPr="00FC0F34" w:rsidDel="002F2C4B">
                  <w:rPr>
                    <w:rFonts w:asciiTheme="minorHAnsi" w:eastAsiaTheme="minorHAnsi" w:hAnsiTheme="minorHAnsi" w:cstheme="minorBidi"/>
                    <w:sz w:val="22"/>
                    <w:szCs w:val="22"/>
                    <w:rPrChange w:id="11865" w:author="Nick.Tolimieri [2]" w:date="2022-09-16T09:26:00Z">
                      <w:rPr>
                        <w:rFonts w:ascii="Calibri" w:hAnsi="Calibri" w:cs="Calibri"/>
                        <w:color w:val="000000"/>
                        <w:sz w:val="22"/>
                        <w:szCs w:val="22"/>
                      </w:rPr>
                    </w:rPrChange>
                  </w:rPr>
                  <w:delText>5</w:delText>
                </w:r>
              </w:del>
            </w:ins>
          </w:p>
        </w:tc>
        <w:tc>
          <w:tcPr>
            <w:tcW w:w="960" w:type="dxa"/>
            <w:noWrap/>
            <w:hideMark/>
            <w:tcPrChange w:id="1186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867" w:author="Nick.Tolimieri [2]" w:date="2022-09-16T09:26:00Z"/>
                <w:del w:id="11868" w:author="Nick.Tolimieri" w:date="2022-09-19T13:19:00Z"/>
                <w:rFonts w:asciiTheme="minorHAnsi" w:eastAsiaTheme="minorHAnsi" w:hAnsiTheme="minorHAnsi" w:cstheme="minorBidi"/>
                <w:sz w:val="22"/>
                <w:szCs w:val="22"/>
                <w:rPrChange w:id="11869" w:author="Nick.Tolimieri [2]" w:date="2022-09-16T09:26:00Z">
                  <w:rPr>
                    <w:ins w:id="11870" w:author="Nick.Tolimieri [2]" w:date="2022-09-16T09:26:00Z"/>
                    <w:del w:id="11871" w:author="Nick.Tolimieri" w:date="2022-09-19T13:19:00Z"/>
                    <w:rFonts w:ascii="Calibri" w:hAnsi="Calibri" w:cs="Calibri"/>
                    <w:color w:val="000000"/>
                    <w:sz w:val="22"/>
                    <w:szCs w:val="22"/>
                  </w:rPr>
                </w:rPrChange>
              </w:rPr>
              <w:pPrChange w:id="11872" w:author="Nick.Tolimieri [2]" w:date="2022-09-16T09:26:00Z">
                <w:pPr>
                  <w:jc w:val="right"/>
                </w:pPr>
              </w:pPrChange>
            </w:pPr>
            <w:ins w:id="11873" w:author="Nick.Tolimieri [2]" w:date="2022-09-16T09:26:00Z">
              <w:del w:id="11874" w:author="Nick.Tolimieri" w:date="2022-09-19T13:19:00Z">
                <w:r w:rsidRPr="00FC0F34" w:rsidDel="002F2C4B">
                  <w:rPr>
                    <w:rFonts w:asciiTheme="minorHAnsi" w:eastAsiaTheme="minorHAnsi" w:hAnsiTheme="minorHAnsi" w:cstheme="minorBidi"/>
                    <w:sz w:val="22"/>
                    <w:szCs w:val="22"/>
                    <w:rPrChange w:id="11875" w:author="Nick.Tolimieri [2]" w:date="2022-09-16T09:26:00Z">
                      <w:rPr>
                        <w:rFonts w:ascii="Calibri" w:hAnsi="Calibri" w:cs="Calibri"/>
                        <w:color w:val="000000"/>
                        <w:sz w:val="22"/>
                        <w:szCs w:val="22"/>
                      </w:rPr>
                    </w:rPrChange>
                  </w:rPr>
                  <w:delText>48</w:delText>
                </w:r>
              </w:del>
            </w:ins>
          </w:p>
        </w:tc>
        <w:tc>
          <w:tcPr>
            <w:tcW w:w="960" w:type="dxa"/>
            <w:noWrap/>
            <w:hideMark/>
            <w:tcPrChange w:id="1187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877" w:author="Nick.Tolimieri [2]" w:date="2022-09-16T09:26:00Z"/>
                <w:del w:id="11878" w:author="Nick.Tolimieri" w:date="2022-09-19T13:19:00Z"/>
                <w:rFonts w:asciiTheme="minorHAnsi" w:eastAsiaTheme="minorHAnsi" w:hAnsiTheme="minorHAnsi" w:cstheme="minorBidi"/>
                <w:sz w:val="22"/>
                <w:szCs w:val="22"/>
                <w:rPrChange w:id="11879" w:author="Nick.Tolimieri [2]" w:date="2022-09-16T09:26:00Z">
                  <w:rPr>
                    <w:ins w:id="11880" w:author="Nick.Tolimieri [2]" w:date="2022-09-16T09:26:00Z"/>
                    <w:del w:id="11881" w:author="Nick.Tolimieri" w:date="2022-09-19T13:19:00Z"/>
                    <w:rFonts w:ascii="Calibri" w:hAnsi="Calibri" w:cs="Calibri"/>
                    <w:color w:val="000000"/>
                    <w:sz w:val="22"/>
                    <w:szCs w:val="22"/>
                  </w:rPr>
                </w:rPrChange>
              </w:rPr>
              <w:pPrChange w:id="11882" w:author="Nick.Tolimieri [2]" w:date="2022-09-16T09:26:00Z">
                <w:pPr>
                  <w:jc w:val="right"/>
                </w:pPr>
              </w:pPrChange>
            </w:pPr>
            <w:ins w:id="11883" w:author="Nick.Tolimieri [2]" w:date="2022-09-16T09:26:00Z">
              <w:del w:id="11884" w:author="Nick.Tolimieri" w:date="2022-09-19T13:19:00Z">
                <w:r w:rsidRPr="00FC0F34" w:rsidDel="002F2C4B">
                  <w:rPr>
                    <w:rFonts w:asciiTheme="minorHAnsi" w:eastAsiaTheme="minorHAnsi" w:hAnsiTheme="minorHAnsi" w:cstheme="minorBidi"/>
                    <w:sz w:val="22"/>
                    <w:szCs w:val="22"/>
                    <w:rPrChange w:id="11885" w:author="Nick.Tolimieri [2]" w:date="2022-09-16T09:26:00Z">
                      <w:rPr>
                        <w:rFonts w:ascii="Calibri" w:hAnsi="Calibri" w:cs="Calibri"/>
                        <w:color w:val="000000"/>
                        <w:sz w:val="22"/>
                        <w:szCs w:val="22"/>
                      </w:rPr>
                    </w:rPrChange>
                  </w:rPr>
                  <w:delText>5</w:delText>
                </w:r>
              </w:del>
            </w:ins>
          </w:p>
        </w:tc>
        <w:tc>
          <w:tcPr>
            <w:tcW w:w="960" w:type="dxa"/>
            <w:noWrap/>
            <w:hideMark/>
            <w:tcPrChange w:id="1188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887" w:author="Nick.Tolimieri [2]" w:date="2022-09-16T09:26:00Z"/>
                <w:del w:id="11888" w:author="Nick.Tolimieri" w:date="2022-09-19T13:19:00Z"/>
                <w:rFonts w:asciiTheme="minorHAnsi" w:eastAsiaTheme="minorHAnsi" w:hAnsiTheme="minorHAnsi" w:cstheme="minorBidi"/>
                <w:sz w:val="22"/>
                <w:szCs w:val="22"/>
                <w:rPrChange w:id="11889" w:author="Nick.Tolimieri [2]" w:date="2022-09-16T09:26:00Z">
                  <w:rPr>
                    <w:ins w:id="11890" w:author="Nick.Tolimieri [2]" w:date="2022-09-16T09:26:00Z"/>
                    <w:del w:id="11891" w:author="Nick.Tolimieri" w:date="2022-09-19T13:19:00Z"/>
                    <w:rFonts w:ascii="Calibri" w:hAnsi="Calibri" w:cs="Calibri"/>
                    <w:color w:val="000000"/>
                    <w:sz w:val="22"/>
                    <w:szCs w:val="22"/>
                  </w:rPr>
                </w:rPrChange>
              </w:rPr>
              <w:pPrChange w:id="11892" w:author="Nick.Tolimieri [2]" w:date="2022-09-16T09:26:00Z">
                <w:pPr>
                  <w:jc w:val="right"/>
                </w:pPr>
              </w:pPrChange>
            </w:pPr>
            <w:ins w:id="11893" w:author="Nick.Tolimieri [2]" w:date="2022-09-16T09:26:00Z">
              <w:del w:id="11894" w:author="Nick.Tolimieri" w:date="2022-09-19T13:19:00Z">
                <w:r w:rsidRPr="00FC0F34" w:rsidDel="002F2C4B">
                  <w:rPr>
                    <w:rFonts w:asciiTheme="minorHAnsi" w:eastAsiaTheme="minorHAnsi" w:hAnsiTheme="minorHAnsi" w:cstheme="minorBidi"/>
                    <w:sz w:val="22"/>
                    <w:szCs w:val="22"/>
                    <w:rPrChange w:id="11895" w:author="Nick.Tolimieri [2]" w:date="2022-09-16T09:26:00Z">
                      <w:rPr>
                        <w:rFonts w:ascii="Calibri" w:hAnsi="Calibri" w:cs="Calibri"/>
                        <w:color w:val="000000"/>
                        <w:sz w:val="22"/>
                        <w:szCs w:val="22"/>
                      </w:rPr>
                    </w:rPrChange>
                  </w:rPr>
                  <w:delText>17</w:delText>
                </w:r>
              </w:del>
            </w:ins>
          </w:p>
        </w:tc>
        <w:tc>
          <w:tcPr>
            <w:tcW w:w="960" w:type="dxa"/>
            <w:noWrap/>
            <w:hideMark/>
            <w:tcPrChange w:id="1189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897" w:author="Nick.Tolimieri [2]" w:date="2022-09-16T09:26:00Z"/>
                <w:del w:id="11898" w:author="Nick.Tolimieri" w:date="2022-09-19T13:19:00Z"/>
                <w:rFonts w:asciiTheme="minorHAnsi" w:eastAsiaTheme="minorHAnsi" w:hAnsiTheme="minorHAnsi" w:cstheme="minorBidi"/>
                <w:sz w:val="22"/>
                <w:szCs w:val="22"/>
                <w:rPrChange w:id="11899" w:author="Nick.Tolimieri [2]" w:date="2022-09-16T09:26:00Z">
                  <w:rPr>
                    <w:ins w:id="11900" w:author="Nick.Tolimieri [2]" w:date="2022-09-16T09:26:00Z"/>
                    <w:del w:id="11901" w:author="Nick.Tolimieri" w:date="2022-09-19T13:19:00Z"/>
                    <w:rFonts w:ascii="Calibri" w:hAnsi="Calibri" w:cs="Calibri"/>
                    <w:color w:val="000000"/>
                    <w:sz w:val="22"/>
                    <w:szCs w:val="22"/>
                  </w:rPr>
                </w:rPrChange>
              </w:rPr>
              <w:pPrChange w:id="11902" w:author="Nick.Tolimieri [2]" w:date="2022-09-16T09:26:00Z">
                <w:pPr>
                  <w:jc w:val="right"/>
                </w:pPr>
              </w:pPrChange>
            </w:pPr>
            <w:ins w:id="11903" w:author="Nick.Tolimieri [2]" w:date="2022-09-16T09:26:00Z">
              <w:del w:id="11904" w:author="Nick.Tolimieri" w:date="2022-09-19T13:19:00Z">
                <w:r w:rsidRPr="00FC0F34" w:rsidDel="002F2C4B">
                  <w:rPr>
                    <w:rFonts w:asciiTheme="minorHAnsi" w:eastAsiaTheme="minorHAnsi" w:hAnsiTheme="minorHAnsi" w:cstheme="minorBidi"/>
                    <w:sz w:val="22"/>
                    <w:szCs w:val="22"/>
                    <w:rPrChange w:id="11905" w:author="Nick.Tolimieri [2]" w:date="2022-09-16T09:26:00Z">
                      <w:rPr>
                        <w:rFonts w:ascii="Calibri" w:hAnsi="Calibri" w:cs="Calibri"/>
                        <w:color w:val="000000"/>
                        <w:sz w:val="22"/>
                        <w:szCs w:val="22"/>
                      </w:rPr>
                    </w:rPrChange>
                  </w:rPr>
                  <w:delText>1.68</w:delText>
                </w:r>
              </w:del>
            </w:ins>
          </w:p>
        </w:tc>
        <w:tc>
          <w:tcPr>
            <w:tcW w:w="960" w:type="dxa"/>
            <w:noWrap/>
            <w:hideMark/>
            <w:tcPrChange w:id="1190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907" w:author="Nick.Tolimieri [2]" w:date="2022-09-16T09:26:00Z"/>
                <w:del w:id="11908" w:author="Nick.Tolimieri" w:date="2022-09-19T13:19:00Z"/>
                <w:rFonts w:asciiTheme="minorHAnsi" w:eastAsiaTheme="minorHAnsi" w:hAnsiTheme="minorHAnsi" w:cstheme="minorBidi"/>
                <w:sz w:val="22"/>
                <w:szCs w:val="22"/>
                <w:rPrChange w:id="11909" w:author="Nick.Tolimieri [2]" w:date="2022-09-16T09:26:00Z">
                  <w:rPr>
                    <w:ins w:id="11910" w:author="Nick.Tolimieri [2]" w:date="2022-09-16T09:26:00Z"/>
                    <w:del w:id="11911" w:author="Nick.Tolimieri" w:date="2022-09-19T13:19:00Z"/>
                    <w:rFonts w:ascii="Calibri" w:hAnsi="Calibri" w:cs="Calibri"/>
                    <w:color w:val="000000"/>
                    <w:sz w:val="22"/>
                    <w:szCs w:val="22"/>
                  </w:rPr>
                </w:rPrChange>
              </w:rPr>
              <w:pPrChange w:id="11912" w:author="Nick.Tolimieri [2]" w:date="2022-09-16T09:26:00Z">
                <w:pPr>
                  <w:jc w:val="right"/>
                </w:pPr>
              </w:pPrChange>
            </w:pPr>
            <w:ins w:id="11913" w:author="Nick.Tolimieri [2]" w:date="2022-09-16T09:26:00Z">
              <w:del w:id="11914" w:author="Nick.Tolimieri" w:date="2022-09-19T13:19:00Z">
                <w:r w:rsidRPr="00FC0F34" w:rsidDel="002F2C4B">
                  <w:rPr>
                    <w:rFonts w:asciiTheme="minorHAnsi" w:eastAsiaTheme="minorHAnsi" w:hAnsiTheme="minorHAnsi" w:cstheme="minorBidi"/>
                    <w:sz w:val="22"/>
                    <w:szCs w:val="22"/>
                    <w:rPrChange w:id="11915" w:author="Nick.Tolimieri [2]" w:date="2022-09-16T09:26:00Z">
                      <w:rPr>
                        <w:rFonts w:ascii="Calibri" w:hAnsi="Calibri" w:cs="Calibri"/>
                        <w:color w:val="000000"/>
                        <w:sz w:val="22"/>
                        <w:szCs w:val="22"/>
                      </w:rPr>
                    </w:rPrChange>
                  </w:rPr>
                  <w:delText>0.31</w:delText>
                </w:r>
              </w:del>
            </w:ins>
          </w:p>
        </w:tc>
      </w:tr>
      <w:tr w:rsidR="00FC0F34" w:rsidRPr="00FC0F34" w:rsidDel="002F2C4B" w:rsidTr="00FC0F34">
        <w:trPr>
          <w:divId w:val="1675451697"/>
          <w:trHeight w:val="300"/>
          <w:ins w:id="11916" w:author="Nick.Tolimieri [2]" w:date="2022-09-16T09:26:00Z"/>
          <w:del w:id="11917" w:author="Nick.Tolimieri" w:date="2022-09-19T13:19:00Z"/>
          <w:trPrChange w:id="11918" w:author="Nick.Tolimieri [2]" w:date="2022-09-16T09:26:00Z">
            <w:trPr>
              <w:divId w:val="1675451697"/>
              <w:trHeight w:val="300"/>
            </w:trPr>
          </w:trPrChange>
        </w:trPr>
        <w:tc>
          <w:tcPr>
            <w:tcW w:w="960" w:type="dxa"/>
            <w:noWrap/>
            <w:hideMark/>
            <w:tcPrChange w:id="1191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920" w:author="Nick.Tolimieri [2]" w:date="2022-09-16T09:26:00Z"/>
                <w:del w:id="11921" w:author="Nick.Tolimieri" w:date="2022-09-19T13:19:00Z"/>
                <w:rFonts w:asciiTheme="minorHAnsi" w:eastAsiaTheme="minorHAnsi" w:hAnsiTheme="minorHAnsi" w:cstheme="minorBidi"/>
                <w:sz w:val="22"/>
                <w:szCs w:val="22"/>
                <w:rPrChange w:id="11922" w:author="Nick.Tolimieri [2]" w:date="2022-09-16T09:26:00Z">
                  <w:rPr>
                    <w:ins w:id="11923" w:author="Nick.Tolimieri [2]" w:date="2022-09-16T09:26:00Z"/>
                    <w:del w:id="11924" w:author="Nick.Tolimieri" w:date="2022-09-19T13:19:00Z"/>
                    <w:rFonts w:ascii="Calibri" w:hAnsi="Calibri" w:cs="Calibri"/>
                    <w:color w:val="000000"/>
                    <w:sz w:val="22"/>
                    <w:szCs w:val="22"/>
                  </w:rPr>
                </w:rPrChange>
              </w:rPr>
              <w:pPrChange w:id="11925" w:author="Nick.Tolimieri [2]" w:date="2022-09-16T09:26:00Z">
                <w:pPr/>
              </w:pPrChange>
            </w:pPr>
            <w:ins w:id="11926" w:author="Nick.Tolimieri [2]" w:date="2022-09-16T09:26:00Z">
              <w:del w:id="11927" w:author="Nick.Tolimieri" w:date="2022-09-19T13:19:00Z">
                <w:r w:rsidRPr="00FC0F34" w:rsidDel="002F2C4B">
                  <w:rPr>
                    <w:rFonts w:asciiTheme="minorHAnsi" w:eastAsiaTheme="minorHAnsi" w:hAnsiTheme="minorHAnsi" w:cstheme="minorBidi"/>
                    <w:sz w:val="22"/>
                    <w:szCs w:val="22"/>
                    <w:rPrChange w:id="11928" w:author="Nick.Tolimieri [2]" w:date="2022-09-16T09:26:00Z">
                      <w:rPr>
                        <w:rFonts w:ascii="Calibri" w:hAnsi="Calibri" w:cs="Calibri"/>
                        <w:color w:val="000000"/>
                        <w:sz w:val="22"/>
                        <w:szCs w:val="22"/>
                      </w:rPr>
                    </w:rPrChange>
                  </w:rPr>
                  <w:delText>Cape Alava</w:delText>
                </w:r>
              </w:del>
            </w:ins>
          </w:p>
        </w:tc>
        <w:tc>
          <w:tcPr>
            <w:tcW w:w="960" w:type="dxa"/>
            <w:noWrap/>
            <w:hideMark/>
            <w:tcPrChange w:id="1192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930" w:author="Nick.Tolimieri [2]" w:date="2022-09-16T09:26:00Z"/>
                <w:del w:id="11931" w:author="Nick.Tolimieri" w:date="2022-09-19T13:19:00Z"/>
                <w:rFonts w:asciiTheme="minorHAnsi" w:eastAsiaTheme="minorHAnsi" w:hAnsiTheme="minorHAnsi" w:cstheme="minorBidi"/>
                <w:sz w:val="22"/>
                <w:szCs w:val="22"/>
                <w:rPrChange w:id="11932" w:author="Nick.Tolimieri [2]" w:date="2022-09-16T09:26:00Z">
                  <w:rPr>
                    <w:ins w:id="11933" w:author="Nick.Tolimieri [2]" w:date="2022-09-16T09:26:00Z"/>
                    <w:del w:id="11934" w:author="Nick.Tolimieri" w:date="2022-09-19T13:19:00Z"/>
                    <w:rFonts w:ascii="Calibri" w:hAnsi="Calibri" w:cs="Calibri"/>
                    <w:color w:val="000000"/>
                    <w:sz w:val="22"/>
                    <w:szCs w:val="22"/>
                  </w:rPr>
                </w:rPrChange>
              </w:rPr>
              <w:pPrChange w:id="11935" w:author="Nick.Tolimieri [2]" w:date="2022-09-16T09:26:00Z">
                <w:pPr>
                  <w:jc w:val="right"/>
                </w:pPr>
              </w:pPrChange>
            </w:pPr>
            <w:ins w:id="11936" w:author="Nick.Tolimieri [2]" w:date="2022-09-16T09:26:00Z">
              <w:del w:id="11937" w:author="Nick.Tolimieri" w:date="2022-09-19T13:19:00Z">
                <w:r w:rsidRPr="00FC0F34" w:rsidDel="002F2C4B">
                  <w:rPr>
                    <w:rFonts w:asciiTheme="minorHAnsi" w:eastAsiaTheme="minorHAnsi" w:hAnsiTheme="minorHAnsi" w:cstheme="minorBidi"/>
                    <w:sz w:val="22"/>
                    <w:szCs w:val="22"/>
                    <w:rPrChange w:id="11938" w:author="Nick.Tolimieri [2]" w:date="2022-09-16T09:26:00Z">
                      <w:rPr>
                        <w:rFonts w:ascii="Calibri" w:hAnsi="Calibri" w:cs="Calibri"/>
                        <w:color w:val="000000"/>
                        <w:sz w:val="22"/>
                        <w:szCs w:val="22"/>
                      </w:rPr>
                    </w:rPrChange>
                  </w:rPr>
                  <w:delText>1993</w:delText>
                </w:r>
              </w:del>
            </w:ins>
          </w:p>
        </w:tc>
        <w:tc>
          <w:tcPr>
            <w:tcW w:w="960" w:type="dxa"/>
            <w:noWrap/>
            <w:hideMark/>
            <w:tcPrChange w:id="1193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940" w:author="Nick.Tolimieri [2]" w:date="2022-09-16T09:26:00Z"/>
                <w:del w:id="11941" w:author="Nick.Tolimieri" w:date="2022-09-19T13:19:00Z"/>
                <w:rFonts w:asciiTheme="minorHAnsi" w:eastAsiaTheme="minorHAnsi" w:hAnsiTheme="minorHAnsi" w:cstheme="minorBidi"/>
                <w:sz w:val="22"/>
                <w:szCs w:val="22"/>
                <w:rPrChange w:id="11942" w:author="Nick.Tolimieri [2]" w:date="2022-09-16T09:26:00Z">
                  <w:rPr>
                    <w:ins w:id="11943" w:author="Nick.Tolimieri [2]" w:date="2022-09-16T09:26:00Z"/>
                    <w:del w:id="11944" w:author="Nick.Tolimieri" w:date="2022-09-19T13:19:00Z"/>
                    <w:rFonts w:ascii="Calibri" w:hAnsi="Calibri" w:cs="Calibri"/>
                    <w:color w:val="000000"/>
                    <w:sz w:val="22"/>
                    <w:szCs w:val="22"/>
                  </w:rPr>
                </w:rPrChange>
              </w:rPr>
              <w:pPrChange w:id="11945" w:author="Nick.Tolimieri [2]" w:date="2022-09-16T09:26:00Z">
                <w:pPr>
                  <w:jc w:val="right"/>
                </w:pPr>
              </w:pPrChange>
            </w:pPr>
            <w:ins w:id="11946" w:author="Nick.Tolimieri [2]" w:date="2022-09-16T09:26:00Z">
              <w:del w:id="11947" w:author="Nick.Tolimieri" w:date="2022-09-19T13:19:00Z">
                <w:r w:rsidRPr="00FC0F34" w:rsidDel="002F2C4B">
                  <w:rPr>
                    <w:rFonts w:asciiTheme="minorHAnsi" w:eastAsiaTheme="minorHAnsi" w:hAnsiTheme="minorHAnsi" w:cstheme="minorBidi"/>
                    <w:sz w:val="22"/>
                    <w:szCs w:val="22"/>
                    <w:rPrChange w:id="11948" w:author="Nick.Tolimieri [2]" w:date="2022-09-16T09:26:00Z">
                      <w:rPr>
                        <w:rFonts w:ascii="Calibri" w:hAnsi="Calibri" w:cs="Calibri"/>
                        <w:color w:val="000000"/>
                        <w:sz w:val="22"/>
                        <w:szCs w:val="22"/>
                      </w:rPr>
                    </w:rPrChange>
                  </w:rPr>
                  <w:delText>7</w:delText>
                </w:r>
              </w:del>
            </w:ins>
          </w:p>
        </w:tc>
        <w:tc>
          <w:tcPr>
            <w:tcW w:w="960" w:type="dxa"/>
            <w:noWrap/>
            <w:hideMark/>
            <w:tcPrChange w:id="1194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950" w:author="Nick.Tolimieri [2]" w:date="2022-09-16T09:26:00Z"/>
                <w:del w:id="11951" w:author="Nick.Tolimieri" w:date="2022-09-19T13:19:00Z"/>
                <w:rFonts w:asciiTheme="minorHAnsi" w:eastAsiaTheme="minorHAnsi" w:hAnsiTheme="minorHAnsi" w:cstheme="minorBidi"/>
                <w:sz w:val="22"/>
                <w:szCs w:val="22"/>
                <w:rPrChange w:id="11952" w:author="Nick.Tolimieri [2]" w:date="2022-09-16T09:26:00Z">
                  <w:rPr>
                    <w:ins w:id="11953" w:author="Nick.Tolimieri [2]" w:date="2022-09-16T09:26:00Z"/>
                    <w:del w:id="11954" w:author="Nick.Tolimieri" w:date="2022-09-19T13:19:00Z"/>
                    <w:rFonts w:ascii="Calibri" w:hAnsi="Calibri" w:cs="Calibri"/>
                    <w:color w:val="000000"/>
                    <w:sz w:val="22"/>
                    <w:szCs w:val="22"/>
                  </w:rPr>
                </w:rPrChange>
              </w:rPr>
              <w:pPrChange w:id="11955" w:author="Nick.Tolimieri [2]" w:date="2022-09-16T09:26:00Z">
                <w:pPr>
                  <w:jc w:val="right"/>
                </w:pPr>
              </w:pPrChange>
            </w:pPr>
            <w:ins w:id="11956" w:author="Nick.Tolimieri [2]" w:date="2022-09-16T09:26:00Z">
              <w:del w:id="11957" w:author="Nick.Tolimieri" w:date="2022-09-19T13:19:00Z">
                <w:r w:rsidRPr="00FC0F34" w:rsidDel="002F2C4B">
                  <w:rPr>
                    <w:rFonts w:asciiTheme="minorHAnsi" w:eastAsiaTheme="minorHAnsi" w:hAnsiTheme="minorHAnsi" w:cstheme="minorBidi"/>
                    <w:sz w:val="22"/>
                    <w:szCs w:val="22"/>
                    <w:rPrChange w:id="11958" w:author="Nick.Tolimieri [2]" w:date="2022-09-16T09:26:00Z">
                      <w:rPr>
                        <w:rFonts w:ascii="Calibri" w:hAnsi="Calibri" w:cs="Calibri"/>
                        <w:color w:val="000000"/>
                        <w:sz w:val="22"/>
                        <w:szCs w:val="22"/>
                      </w:rPr>
                    </w:rPrChange>
                  </w:rPr>
                  <w:delText>32</w:delText>
                </w:r>
              </w:del>
            </w:ins>
          </w:p>
        </w:tc>
        <w:tc>
          <w:tcPr>
            <w:tcW w:w="960" w:type="dxa"/>
            <w:noWrap/>
            <w:hideMark/>
            <w:tcPrChange w:id="1195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960" w:author="Nick.Tolimieri [2]" w:date="2022-09-16T09:26:00Z"/>
                <w:del w:id="11961" w:author="Nick.Tolimieri" w:date="2022-09-19T13:19:00Z"/>
                <w:rFonts w:asciiTheme="minorHAnsi" w:eastAsiaTheme="minorHAnsi" w:hAnsiTheme="minorHAnsi" w:cstheme="minorBidi"/>
                <w:sz w:val="22"/>
                <w:szCs w:val="22"/>
                <w:rPrChange w:id="11962" w:author="Nick.Tolimieri [2]" w:date="2022-09-16T09:26:00Z">
                  <w:rPr>
                    <w:ins w:id="11963" w:author="Nick.Tolimieri [2]" w:date="2022-09-16T09:26:00Z"/>
                    <w:del w:id="11964" w:author="Nick.Tolimieri" w:date="2022-09-19T13:19:00Z"/>
                    <w:rFonts w:ascii="Calibri" w:hAnsi="Calibri" w:cs="Calibri"/>
                    <w:color w:val="000000"/>
                    <w:sz w:val="22"/>
                    <w:szCs w:val="22"/>
                  </w:rPr>
                </w:rPrChange>
              </w:rPr>
              <w:pPrChange w:id="11965" w:author="Nick.Tolimieri [2]" w:date="2022-09-16T09:26:00Z">
                <w:pPr>
                  <w:jc w:val="right"/>
                </w:pPr>
              </w:pPrChange>
            </w:pPr>
            <w:ins w:id="11966" w:author="Nick.Tolimieri [2]" w:date="2022-09-16T09:26:00Z">
              <w:del w:id="11967" w:author="Nick.Tolimieri" w:date="2022-09-19T13:19:00Z">
                <w:r w:rsidRPr="00FC0F34" w:rsidDel="002F2C4B">
                  <w:rPr>
                    <w:rFonts w:asciiTheme="minorHAnsi" w:eastAsiaTheme="minorHAnsi" w:hAnsiTheme="minorHAnsi" w:cstheme="minorBidi"/>
                    <w:sz w:val="22"/>
                    <w:szCs w:val="22"/>
                    <w:rPrChange w:id="11968" w:author="Nick.Tolimieri [2]" w:date="2022-09-16T09:26:00Z">
                      <w:rPr>
                        <w:rFonts w:ascii="Calibri" w:hAnsi="Calibri" w:cs="Calibri"/>
                        <w:color w:val="000000"/>
                        <w:sz w:val="22"/>
                        <w:szCs w:val="22"/>
                      </w:rPr>
                    </w:rPrChange>
                  </w:rPr>
                  <w:delText>1</w:delText>
                </w:r>
              </w:del>
            </w:ins>
          </w:p>
        </w:tc>
        <w:tc>
          <w:tcPr>
            <w:tcW w:w="960" w:type="dxa"/>
            <w:noWrap/>
            <w:hideMark/>
            <w:tcPrChange w:id="1196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970" w:author="Nick.Tolimieri [2]" w:date="2022-09-16T09:26:00Z"/>
                <w:del w:id="11971" w:author="Nick.Tolimieri" w:date="2022-09-19T13:19:00Z"/>
                <w:rFonts w:asciiTheme="minorHAnsi" w:eastAsiaTheme="minorHAnsi" w:hAnsiTheme="minorHAnsi" w:cstheme="minorBidi"/>
                <w:sz w:val="22"/>
                <w:szCs w:val="22"/>
                <w:rPrChange w:id="11972" w:author="Nick.Tolimieri [2]" w:date="2022-09-16T09:26:00Z">
                  <w:rPr>
                    <w:ins w:id="11973" w:author="Nick.Tolimieri [2]" w:date="2022-09-16T09:26:00Z"/>
                    <w:del w:id="11974" w:author="Nick.Tolimieri" w:date="2022-09-19T13:19:00Z"/>
                    <w:rFonts w:ascii="Calibri" w:hAnsi="Calibri" w:cs="Calibri"/>
                    <w:color w:val="000000"/>
                    <w:sz w:val="22"/>
                    <w:szCs w:val="22"/>
                  </w:rPr>
                </w:rPrChange>
              </w:rPr>
              <w:pPrChange w:id="11975" w:author="Nick.Tolimieri [2]" w:date="2022-09-16T09:26:00Z">
                <w:pPr>
                  <w:jc w:val="right"/>
                </w:pPr>
              </w:pPrChange>
            </w:pPr>
            <w:ins w:id="11976" w:author="Nick.Tolimieri [2]" w:date="2022-09-16T09:26:00Z">
              <w:del w:id="11977" w:author="Nick.Tolimieri" w:date="2022-09-19T13:19:00Z">
                <w:r w:rsidRPr="00FC0F34" w:rsidDel="002F2C4B">
                  <w:rPr>
                    <w:rFonts w:asciiTheme="minorHAnsi" w:eastAsiaTheme="minorHAnsi" w:hAnsiTheme="minorHAnsi" w:cstheme="minorBidi"/>
                    <w:sz w:val="22"/>
                    <w:szCs w:val="22"/>
                    <w:rPrChange w:id="11978" w:author="Nick.Tolimieri [2]" w:date="2022-09-16T09:26:00Z">
                      <w:rPr>
                        <w:rFonts w:ascii="Calibri" w:hAnsi="Calibri" w:cs="Calibri"/>
                        <w:color w:val="000000"/>
                        <w:sz w:val="22"/>
                        <w:szCs w:val="22"/>
                      </w:rPr>
                    </w:rPrChange>
                  </w:rPr>
                  <w:delText>29</w:delText>
                </w:r>
              </w:del>
            </w:ins>
          </w:p>
        </w:tc>
        <w:tc>
          <w:tcPr>
            <w:tcW w:w="960" w:type="dxa"/>
            <w:noWrap/>
            <w:hideMark/>
            <w:tcPrChange w:id="1197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980" w:author="Nick.Tolimieri [2]" w:date="2022-09-16T09:26:00Z"/>
                <w:del w:id="11981" w:author="Nick.Tolimieri" w:date="2022-09-19T13:19:00Z"/>
                <w:rFonts w:asciiTheme="minorHAnsi" w:eastAsiaTheme="minorHAnsi" w:hAnsiTheme="minorHAnsi" w:cstheme="minorBidi"/>
                <w:sz w:val="22"/>
                <w:szCs w:val="22"/>
                <w:rPrChange w:id="11982" w:author="Nick.Tolimieri [2]" w:date="2022-09-16T09:26:00Z">
                  <w:rPr>
                    <w:ins w:id="11983" w:author="Nick.Tolimieri [2]" w:date="2022-09-16T09:26:00Z"/>
                    <w:del w:id="11984" w:author="Nick.Tolimieri" w:date="2022-09-19T13:19:00Z"/>
                    <w:rFonts w:ascii="Calibri" w:hAnsi="Calibri" w:cs="Calibri"/>
                    <w:color w:val="000000"/>
                    <w:sz w:val="22"/>
                    <w:szCs w:val="22"/>
                  </w:rPr>
                </w:rPrChange>
              </w:rPr>
              <w:pPrChange w:id="11985" w:author="Nick.Tolimieri [2]" w:date="2022-09-16T09:26:00Z">
                <w:pPr>
                  <w:jc w:val="right"/>
                </w:pPr>
              </w:pPrChange>
            </w:pPr>
            <w:ins w:id="11986" w:author="Nick.Tolimieri [2]" w:date="2022-09-16T09:26:00Z">
              <w:del w:id="11987" w:author="Nick.Tolimieri" w:date="2022-09-19T13:19:00Z">
                <w:r w:rsidRPr="00FC0F34" w:rsidDel="002F2C4B">
                  <w:rPr>
                    <w:rFonts w:asciiTheme="minorHAnsi" w:eastAsiaTheme="minorHAnsi" w:hAnsiTheme="minorHAnsi" w:cstheme="minorBidi"/>
                    <w:sz w:val="22"/>
                    <w:szCs w:val="22"/>
                    <w:rPrChange w:id="11988" w:author="Nick.Tolimieri [2]" w:date="2022-09-16T09:26:00Z">
                      <w:rPr>
                        <w:rFonts w:ascii="Calibri" w:hAnsi="Calibri" w:cs="Calibri"/>
                        <w:color w:val="000000"/>
                        <w:sz w:val="22"/>
                        <w:szCs w:val="22"/>
                      </w:rPr>
                    </w:rPrChange>
                  </w:rPr>
                  <w:delText>29</w:delText>
                </w:r>
              </w:del>
            </w:ins>
          </w:p>
        </w:tc>
        <w:tc>
          <w:tcPr>
            <w:tcW w:w="960" w:type="dxa"/>
            <w:noWrap/>
            <w:hideMark/>
            <w:tcPrChange w:id="1198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1990" w:author="Nick.Tolimieri [2]" w:date="2022-09-16T09:26:00Z"/>
                <w:del w:id="11991" w:author="Nick.Tolimieri" w:date="2022-09-19T13:19:00Z"/>
                <w:rFonts w:asciiTheme="minorHAnsi" w:eastAsiaTheme="minorHAnsi" w:hAnsiTheme="minorHAnsi" w:cstheme="minorBidi"/>
                <w:sz w:val="22"/>
                <w:szCs w:val="22"/>
                <w:rPrChange w:id="11992" w:author="Nick.Tolimieri [2]" w:date="2022-09-16T09:26:00Z">
                  <w:rPr>
                    <w:ins w:id="11993" w:author="Nick.Tolimieri [2]" w:date="2022-09-16T09:26:00Z"/>
                    <w:del w:id="11994" w:author="Nick.Tolimieri" w:date="2022-09-19T13:19:00Z"/>
                    <w:rFonts w:ascii="Calibri" w:hAnsi="Calibri" w:cs="Calibri"/>
                    <w:color w:val="000000"/>
                    <w:sz w:val="22"/>
                    <w:szCs w:val="22"/>
                  </w:rPr>
                </w:rPrChange>
              </w:rPr>
              <w:pPrChange w:id="11995" w:author="Nick.Tolimieri [2]" w:date="2022-09-16T09:26:00Z">
                <w:pPr>
                  <w:jc w:val="right"/>
                </w:pPr>
              </w:pPrChange>
            </w:pPr>
            <w:ins w:id="11996" w:author="Nick.Tolimieri [2]" w:date="2022-09-16T09:26:00Z">
              <w:del w:id="11997" w:author="Nick.Tolimieri" w:date="2022-09-19T13:19:00Z">
                <w:r w:rsidRPr="00FC0F34" w:rsidDel="002F2C4B">
                  <w:rPr>
                    <w:rFonts w:asciiTheme="minorHAnsi" w:eastAsiaTheme="minorHAnsi" w:hAnsiTheme="minorHAnsi" w:cstheme="minorBidi"/>
                    <w:sz w:val="22"/>
                    <w:szCs w:val="22"/>
                    <w:rPrChange w:id="11998" w:author="Nick.Tolimieri [2]" w:date="2022-09-16T09:26:00Z">
                      <w:rPr>
                        <w:rFonts w:ascii="Calibri" w:hAnsi="Calibri" w:cs="Calibri"/>
                        <w:color w:val="000000"/>
                        <w:sz w:val="22"/>
                        <w:szCs w:val="22"/>
                      </w:rPr>
                    </w:rPrChange>
                  </w:rPr>
                  <w:delText>29</w:delText>
                </w:r>
              </w:del>
            </w:ins>
          </w:p>
        </w:tc>
        <w:tc>
          <w:tcPr>
            <w:tcW w:w="960" w:type="dxa"/>
            <w:noWrap/>
            <w:hideMark/>
            <w:tcPrChange w:id="1199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000" w:author="Nick.Tolimieri [2]" w:date="2022-09-16T09:26:00Z"/>
                <w:del w:id="12001" w:author="Nick.Tolimieri" w:date="2022-09-19T13:19:00Z"/>
                <w:rFonts w:asciiTheme="minorHAnsi" w:eastAsiaTheme="minorHAnsi" w:hAnsiTheme="minorHAnsi" w:cstheme="minorBidi"/>
                <w:sz w:val="22"/>
                <w:szCs w:val="22"/>
                <w:rPrChange w:id="12002" w:author="Nick.Tolimieri [2]" w:date="2022-09-16T09:26:00Z">
                  <w:rPr>
                    <w:ins w:id="12003" w:author="Nick.Tolimieri [2]" w:date="2022-09-16T09:26:00Z"/>
                    <w:del w:id="12004" w:author="Nick.Tolimieri" w:date="2022-09-19T13:19:00Z"/>
                    <w:rFonts w:ascii="Calibri" w:hAnsi="Calibri" w:cs="Calibri"/>
                    <w:color w:val="000000"/>
                    <w:sz w:val="22"/>
                    <w:szCs w:val="22"/>
                  </w:rPr>
                </w:rPrChange>
              </w:rPr>
              <w:pPrChange w:id="12005" w:author="Nick.Tolimieri [2]" w:date="2022-09-16T09:26:00Z">
                <w:pPr>
                  <w:jc w:val="right"/>
                </w:pPr>
              </w:pPrChange>
            </w:pPr>
            <w:ins w:id="12006" w:author="Nick.Tolimieri [2]" w:date="2022-09-16T09:26:00Z">
              <w:del w:id="12007" w:author="Nick.Tolimieri" w:date="2022-09-19T13:19:00Z">
                <w:r w:rsidRPr="00FC0F34" w:rsidDel="002F2C4B">
                  <w:rPr>
                    <w:rFonts w:asciiTheme="minorHAnsi" w:eastAsiaTheme="minorHAnsi" w:hAnsiTheme="minorHAnsi" w:cstheme="minorBidi"/>
                    <w:sz w:val="22"/>
                    <w:szCs w:val="22"/>
                    <w:rPrChange w:id="12008" w:author="Nick.Tolimieri [2]" w:date="2022-09-16T09:26:00Z">
                      <w:rPr>
                        <w:rFonts w:ascii="Calibri" w:hAnsi="Calibri" w:cs="Calibri"/>
                        <w:color w:val="000000"/>
                        <w:sz w:val="22"/>
                        <w:szCs w:val="22"/>
                      </w:rPr>
                    </w:rPrChange>
                  </w:rPr>
                  <w:delText>2.57</w:delText>
                </w:r>
              </w:del>
            </w:ins>
          </w:p>
        </w:tc>
        <w:tc>
          <w:tcPr>
            <w:tcW w:w="960" w:type="dxa"/>
            <w:noWrap/>
            <w:hideMark/>
            <w:tcPrChange w:id="1200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010" w:author="Nick.Tolimieri [2]" w:date="2022-09-16T09:26:00Z"/>
                <w:del w:id="12011" w:author="Nick.Tolimieri" w:date="2022-09-19T13:19:00Z"/>
                <w:rFonts w:asciiTheme="minorHAnsi" w:eastAsiaTheme="minorHAnsi" w:hAnsiTheme="minorHAnsi" w:cstheme="minorBidi"/>
                <w:sz w:val="22"/>
                <w:szCs w:val="22"/>
                <w:rPrChange w:id="12012" w:author="Nick.Tolimieri [2]" w:date="2022-09-16T09:26:00Z">
                  <w:rPr>
                    <w:ins w:id="12013" w:author="Nick.Tolimieri [2]" w:date="2022-09-16T09:26:00Z"/>
                    <w:del w:id="12014" w:author="Nick.Tolimieri" w:date="2022-09-19T13:19:00Z"/>
                    <w:rFonts w:ascii="Calibri" w:hAnsi="Calibri" w:cs="Calibri"/>
                    <w:color w:val="000000"/>
                    <w:sz w:val="22"/>
                    <w:szCs w:val="22"/>
                  </w:rPr>
                </w:rPrChange>
              </w:rPr>
              <w:pPrChange w:id="12015" w:author="Nick.Tolimieri [2]" w:date="2022-09-16T09:26:00Z">
                <w:pPr>
                  <w:jc w:val="right"/>
                </w:pPr>
              </w:pPrChange>
            </w:pPr>
            <w:ins w:id="12016" w:author="Nick.Tolimieri [2]" w:date="2022-09-16T09:26:00Z">
              <w:del w:id="12017" w:author="Nick.Tolimieri" w:date="2022-09-19T13:19:00Z">
                <w:r w:rsidRPr="00FC0F34" w:rsidDel="002F2C4B">
                  <w:rPr>
                    <w:rFonts w:asciiTheme="minorHAnsi" w:eastAsiaTheme="minorHAnsi" w:hAnsiTheme="minorHAnsi" w:cstheme="minorBidi"/>
                    <w:sz w:val="22"/>
                    <w:szCs w:val="22"/>
                    <w:rPrChange w:id="12018" w:author="Nick.Tolimieri [2]" w:date="2022-09-16T09:26:00Z">
                      <w:rPr>
                        <w:rFonts w:ascii="Calibri" w:hAnsi="Calibri" w:cs="Calibri"/>
                        <w:color w:val="000000"/>
                        <w:sz w:val="22"/>
                        <w:szCs w:val="22"/>
                      </w:rPr>
                    </w:rPrChange>
                  </w:rPr>
                  <w:delText>0.6</w:delText>
                </w:r>
              </w:del>
            </w:ins>
          </w:p>
        </w:tc>
      </w:tr>
      <w:tr w:rsidR="00FC0F34" w:rsidRPr="00FC0F34" w:rsidDel="002F2C4B" w:rsidTr="00FC0F34">
        <w:trPr>
          <w:divId w:val="1675451697"/>
          <w:trHeight w:val="300"/>
          <w:ins w:id="12019" w:author="Nick.Tolimieri [2]" w:date="2022-09-16T09:26:00Z"/>
          <w:del w:id="12020" w:author="Nick.Tolimieri" w:date="2022-09-19T13:19:00Z"/>
          <w:trPrChange w:id="12021" w:author="Nick.Tolimieri [2]" w:date="2022-09-16T09:26:00Z">
            <w:trPr>
              <w:divId w:val="1675451697"/>
              <w:trHeight w:val="300"/>
            </w:trPr>
          </w:trPrChange>
        </w:trPr>
        <w:tc>
          <w:tcPr>
            <w:tcW w:w="960" w:type="dxa"/>
            <w:noWrap/>
            <w:hideMark/>
            <w:tcPrChange w:id="1202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023" w:author="Nick.Tolimieri [2]" w:date="2022-09-16T09:26:00Z"/>
                <w:del w:id="12024" w:author="Nick.Tolimieri" w:date="2022-09-19T13:19:00Z"/>
                <w:rFonts w:asciiTheme="minorHAnsi" w:eastAsiaTheme="minorHAnsi" w:hAnsiTheme="minorHAnsi" w:cstheme="minorBidi"/>
                <w:sz w:val="22"/>
                <w:szCs w:val="22"/>
                <w:rPrChange w:id="12025" w:author="Nick.Tolimieri [2]" w:date="2022-09-16T09:26:00Z">
                  <w:rPr>
                    <w:ins w:id="12026" w:author="Nick.Tolimieri [2]" w:date="2022-09-16T09:26:00Z"/>
                    <w:del w:id="12027" w:author="Nick.Tolimieri" w:date="2022-09-19T13:19:00Z"/>
                    <w:rFonts w:ascii="Calibri" w:hAnsi="Calibri" w:cs="Calibri"/>
                    <w:color w:val="000000"/>
                    <w:sz w:val="22"/>
                    <w:szCs w:val="22"/>
                  </w:rPr>
                </w:rPrChange>
              </w:rPr>
              <w:pPrChange w:id="12028" w:author="Nick.Tolimieri [2]" w:date="2022-09-16T09:26:00Z">
                <w:pPr/>
              </w:pPrChange>
            </w:pPr>
            <w:ins w:id="12029" w:author="Nick.Tolimieri [2]" w:date="2022-09-16T09:26:00Z">
              <w:del w:id="12030" w:author="Nick.Tolimieri" w:date="2022-09-19T13:19:00Z">
                <w:r w:rsidRPr="00FC0F34" w:rsidDel="002F2C4B">
                  <w:rPr>
                    <w:rFonts w:asciiTheme="minorHAnsi" w:eastAsiaTheme="minorHAnsi" w:hAnsiTheme="minorHAnsi" w:cstheme="minorBidi"/>
                    <w:sz w:val="22"/>
                    <w:szCs w:val="22"/>
                    <w:rPrChange w:id="12031" w:author="Nick.Tolimieri [2]" w:date="2022-09-16T09:26:00Z">
                      <w:rPr>
                        <w:rFonts w:ascii="Calibri" w:hAnsi="Calibri" w:cs="Calibri"/>
                        <w:color w:val="000000"/>
                        <w:sz w:val="22"/>
                        <w:szCs w:val="22"/>
                      </w:rPr>
                    </w:rPrChange>
                  </w:rPr>
                  <w:delText>Cape Alava</w:delText>
                </w:r>
              </w:del>
            </w:ins>
          </w:p>
        </w:tc>
        <w:tc>
          <w:tcPr>
            <w:tcW w:w="960" w:type="dxa"/>
            <w:noWrap/>
            <w:hideMark/>
            <w:tcPrChange w:id="1203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033" w:author="Nick.Tolimieri [2]" w:date="2022-09-16T09:26:00Z"/>
                <w:del w:id="12034" w:author="Nick.Tolimieri" w:date="2022-09-19T13:19:00Z"/>
                <w:rFonts w:asciiTheme="minorHAnsi" w:eastAsiaTheme="minorHAnsi" w:hAnsiTheme="minorHAnsi" w:cstheme="minorBidi"/>
                <w:sz w:val="22"/>
                <w:szCs w:val="22"/>
                <w:rPrChange w:id="12035" w:author="Nick.Tolimieri [2]" w:date="2022-09-16T09:26:00Z">
                  <w:rPr>
                    <w:ins w:id="12036" w:author="Nick.Tolimieri [2]" w:date="2022-09-16T09:26:00Z"/>
                    <w:del w:id="12037" w:author="Nick.Tolimieri" w:date="2022-09-19T13:19:00Z"/>
                    <w:rFonts w:ascii="Calibri" w:hAnsi="Calibri" w:cs="Calibri"/>
                    <w:color w:val="000000"/>
                    <w:sz w:val="22"/>
                    <w:szCs w:val="22"/>
                  </w:rPr>
                </w:rPrChange>
              </w:rPr>
              <w:pPrChange w:id="12038" w:author="Nick.Tolimieri [2]" w:date="2022-09-16T09:26:00Z">
                <w:pPr>
                  <w:jc w:val="right"/>
                </w:pPr>
              </w:pPrChange>
            </w:pPr>
            <w:ins w:id="12039" w:author="Nick.Tolimieri [2]" w:date="2022-09-16T09:26:00Z">
              <w:del w:id="12040" w:author="Nick.Tolimieri" w:date="2022-09-19T13:19:00Z">
                <w:r w:rsidRPr="00FC0F34" w:rsidDel="002F2C4B">
                  <w:rPr>
                    <w:rFonts w:asciiTheme="minorHAnsi" w:eastAsiaTheme="minorHAnsi" w:hAnsiTheme="minorHAnsi" w:cstheme="minorBidi"/>
                    <w:sz w:val="22"/>
                    <w:szCs w:val="22"/>
                    <w:rPrChange w:id="12041" w:author="Nick.Tolimieri [2]" w:date="2022-09-16T09:26:00Z">
                      <w:rPr>
                        <w:rFonts w:ascii="Calibri" w:hAnsi="Calibri" w:cs="Calibri"/>
                        <w:color w:val="000000"/>
                        <w:sz w:val="22"/>
                        <w:szCs w:val="22"/>
                      </w:rPr>
                    </w:rPrChange>
                  </w:rPr>
                  <w:delText>1994</w:delText>
                </w:r>
              </w:del>
            </w:ins>
          </w:p>
        </w:tc>
        <w:tc>
          <w:tcPr>
            <w:tcW w:w="960" w:type="dxa"/>
            <w:noWrap/>
            <w:hideMark/>
            <w:tcPrChange w:id="1204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043" w:author="Nick.Tolimieri [2]" w:date="2022-09-16T09:26:00Z"/>
                <w:del w:id="12044" w:author="Nick.Tolimieri" w:date="2022-09-19T13:19:00Z"/>
                <w:rFonts w:asciiTheme="minorHAnsi" w:eastAsiaTheme="minorHAnsi" w:hAnsiTheme="minorHAnsi" w:cstheme="minorBidi"/>
                <w:sz w:val="22"/>
                <w:szCs w:val="22"/>
                <w:rPrChange w:id="12045" w:author="Nick.Tolimieri [2]" w:date="2022-09-16T09:26:00Z">
                  <w:rPr>
                    <w:ins w:id="12046" w:author="Nick.Tolimieri [2]" w:date="2022-09-16T09:26:00Z"/>
                    <w:del w:id="12047" w:author="Nick.Tolimieri" w:date="2022-09-19T13:19:00Z"/>
                    <w:rFonts w:ascii="Calibri" w:hAnsi="Calibri" w:cs="Calibri"/>
                    <w:color w:val="000000"/>
                    <w:sz w:val="22"/>
                    <w:szCs w:val="22"/>
                  </w:rPr>
                </w:rPrChange>
              </w:rPr>
              <w:pPrChange w:id="12048" w:author="Nick.Tolimieri [2]" w:date="2022-09-16T09:26:00Z">
                <w:pPr>
                  <w:jc w:val="right"/>
                </w:pPr>
              </w:pPrChange>
            </w:pPr>
            <w:ins w:id="12049" w:author="Nick.Tolimieri [2]" w:date="2022-09-16T09:26:00Z">
              <w:del w:id="12050" w:author="Nick.Tolimieri" w:date="2022-09-19T13:19:00Z">
                <w:r w:rsidRPr="00FC0F34" w:rsidDel="002F2C4B">
                  <w:rPr>
                    <w:rFonts w:asciiTheme="minorHAnsi" w:eastAsiaTheme="minorHAnsi" w:hAnsiTheme="minorHAnsi" w:cstheme="minorBidi"/>
                    <w:sz w:val="22"/>
                    <w:szCs w:val="22"/>
                    <w:rPrChange w:id="12051" w:author="Nick.Tolimieri [2]" w:date="2022-09-16T09:26:00Z">
                      <w:rPr>
                        <w:rFonts w:ascii="Calibri" w:hAnsi="Calibri" w:cs="Calibri"/>
                        <w:color w:val="000000"/>
                        <w:sz w:val="22"/>
                        <w:szCs w:val="22"/>
                      </w:rPr>
                    </w:rPrChange>
                  </w:rPr>
                  <w:delText>27</w:delText>
                </w:r>
              </w:del>
            </w:ins>
          </w:p>
        </w:tc>
        <w:tc>
          <w:tcPr>
            <w:tcW w:w="960" w:type="dxa"/>
            <w:noWrap/>
            <w:hideMark/>
            <w:tcPrChange w:id="1205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053" w:author="Nick.Tolimieri [2]" w:date="2022-09-16T09:26:00Z"/>
                <w:del w:id="12054" w:author="Nick.Tolimieri" w:date="2022-09-19T13:19:00Z"/>
                <w:rFonts w:asciiTheme="minorHAnsi" w:eastAsiaTheme="minorHAnsi" w:hAnsiTheme="minorHAnsi" w:cstheme="minorBidi"/>
                <w:sz w:val="22"/>
                <w:szCs w:val="22"/>
                <w:rPrChange w:id="12055" w:author="Nick.Tolimieri [2]" w:date="2022-09-16T09:26:00Z">
                  <w:rPr>
                    <w:ins w:id="12056" w:author="Nick.Tolimieri [2]" w:date="2022-09-16T09:26:00Z"/>
                    <w:del w:id="12057" w:author="Nick.Tolimieri" w:date="2022-09-19T13:19:00Z"/>
                    <w:rFonts w:ascii="Calibri" w:hAnsi="Calibri" w:cs="Calibri"/>
                    <w:color w:val="000000"/>
                    <w:sz w:val="22"/>
                    <w:szCs w:val="22"/>
                  </w:rPr>
                </w:rPrChange>
              </w:rPr>
              <w:pPrChange w:id="12058" w:author="Nick.Tolimieri [2]" w:date="2022-09-16T09:26:00Z">
                <w:pPr>
                  <w:jc w:val="right"/>
                </w:pPr>
              </w:pPrChange>
            </w:pPr>
            <w:ins w:id="12059" w:author="Nick.Tolimieri [2]" w:date="2022-09-16T09:26:00Z">
              <w:del w:id="12060" w:author="Nick.Tolimieri" w:date="2022-09-19T13:19:00Z">
                <w:r w:rsidRPr="00FC0F34" w:rsidDel="002F2C4B">
                  <w:rPr>
                    <w:rFonts w:asciiTheme="minorHAnsi" w:eastAsiaTheme="minorHAnsi" w:hAnsiTheme="minorHAnsi" w:cstheme="minorBidi"/>
                    <w:sz w:val="22"/>
                    <w:szCs w:val="22"/>
                    <w:rPrChange w:id="12061" w:author="Nick.Tolimieri [2]" w:date="2022-09-16T09:26:00Z">
                      <w:rPr>
                        <w:rFonts w:ascii="Calibri" w:hAnsi="Calibri" w:cs="Calibri"/>
                        <w:color w:val="000000"/>
                        <w:sz w:val="22"/>
                        <w:szCs w:val="22"/>
                      </w:rPr>
                    </w:rPrChange>
                  </w:rPr>
                  <w:delText>38</w:delText>
                </w:r>
              </w:del>
            </w:ins>
          </w:p>
        </w:tc>
        <w:tc>
          <w:tcPr>
            <w:tcW w:w="960" w:type="dxa"/>
            <w:noWrap/>
            <w:hideMark/>
            <w:tcPrChange w:id="1206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063" w:author="Nick.Tolimieri [2]" w:date="2022-09-16T09:26:00Z"/>
                <w:del w:id="12064" w:author="Nick.Tolimieri" w:date="2022-09-19T13:19:00Z"/>
                <w:rFonts w:asciiTheme="minorHAnsi" w:eastAsiaTheme="minorHAnsi" w:hAnsiTheme="minorHAnsi" w:cstheme="minorBidi"/>
                <w:sz w:val="22"/>
                <w:szCs w:val="22"/>
                <w:rPrChange w:id="12065" w:author="Nick.Tolimieri [2]" w:date="2022-09-16T09:26:00Z">
                  <w:rPr>
                    <w:ins w:id="12066" w:author="Nick.Tolimieri [2]" w:date="2022-09-16T09:26:00Z"/>
                    <w:del w:id="12067" w:author="Nick.Tolimieri" w:date="2022-09-19T13:19:00Z"/>
                    <w:rFonts w:ascii="Calibri" w:hAnsi="Calibri" w:cs="Calibri"/>
                    <w:color w:val="000000"/>
                    <w:sz w:val="22"/>
                    <w:szCs w:val="22"/>
                  </w:rPr>
                </w:rPrChange>
              </w:rPr>
              <w:pPrChange w:id="12068" w:author="Nick.Tolimieri [2]" w:date="2022-09-16T09:26:00Z">
                <w:pPr>
                  <w:jc w:val="right"/>
                </w:pPr>
              </w:pPrChange>
            </w:pPr>
            <w:ins w:id="12069" w:author="Nick.Tolimieri [2]" w:date="2022-09-16T09:26:00Z">
              <w:del w:id="12070" w:author="Nick.Tolimieri" w:date="2022-09-19T13:19:00Z">
                <w:r w:rsidRPr="00FC0F34" w:rsidDel="002F2C4B">
                  <w:rPr>
                    <w:rFonts w:asciiTheme="minorHAnsi" w:eastAsiaTheme="minorHAnsi" w:hAnsiTheme="minorHAnsi" w:cstheme="minorBidi"/>
                    <w:sz w:val="22"/>
                    <w:szCs w:val="22"/>
                    <w:rPrChange w:id="12071" w:author="Nick.Tolimieri [2]" w:date="2022-09-16T09:26:00Z">
                      <w:rPr>
                        <w:rFonts w:ascii="Calibri" w:hAnsi="Calibri" w:cs="Calibri"/>
                        <w:color w:val="000000"/>
                        <w:sz w:val="22"/>
                        <w:szCs w:val="22"/>
                      </w:rPr>
                    </w:rPrChange>
                  </w:rPr>
                  <w:delText>1</w:delText>
                </w:r>
              </w:del>
            </w:ins>
          </w:p>
        </w:tc>
        <w:tc>
          <w:tcPr>
            <w:tcW w:w="960" w:type="dxa"/>
            <w:noWrap/>
            <w:hideMark/>
            <w:tcPrChange w:id="1207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073" w:author="Nick.Tolimieri [2]" w:date="2022-09-16T09:26:00Z"/>
                <w:del w:id="12074" w:author="Nick.Tolimieri" w:date="2022-09-19T13:19:00Z"/>
                <w:rFonts w:asciiTheme="minorHAnsi" w:eastAsiaTheme="minorHAnsi" w:hAnsiTheme="minorHAnsi" w:cstheme="minorBidi"/>
                <w:sz w:val="22"/>
                <w:szCs w:val="22"/>
                <w:rPrChange w:id="12075" w:author="Nick.Tolimieri [2]" w:date="2022-09-16T09:26:00Z">
                  <w:rPr>
                    <w:ins w:id="12076" w:author="Nick.Tolimieri [2]" w:date="2022-09-16T09:26:00Z"/>
                    <w:del w:id="12077" w:author="Nick.Tolimieri" w:date="2022-09-19T13:19:00Z"/>
                    <w:rFonts w:ascii="Calibri" w:hAnsi="Calibri" w:cs="Calibri"/>
                    <w:color w:val="000000"/>
                    <w:sz w:val="22"/>
                    <w:szCs w:val="22"/>
                  </w:rPr>
                </w:rPrChange>
              </w:rPr>
              <w:pPrChange w:id="12078" w:author="Nick.Tolimieri [2]" w:date="2022-09-16T09:26:00Z">
                <w:pPr>
                  <w:jc w:val="right"/>
                </w:pPr>
              </w:pPrChange>
            </w:pPr>
            <w:ins w:id="12079" w:author="Nick.Tolimieri [2]" w:date="2022-09-16T09:26:00Z">
              <w:del w:id="12080" w:author="Nick.Tolimieri" w:date="2022-09-19T13:19:00Z">
                <w:r w:rsidRPr="00FC0F34" w:rsidDel="002F2C4B">
                  <w:rPr>
                    <w:rFonts w:asciiTheme="minorHAnsi" w:eastAsiaTheme="minorHAnsi" w:hAnsiTheme="minorHAnsi" w:cstheme="minorBidi"/>
                    <w:sz w:val="22"/>
                    <w:szCs w:val="22"/>
                    <w:rPrChange w:id="12081" w:author="Nick.Tolimieri [2]" w:date="2022-09-16T09:26:00Z">
                      <w:rPr>
                        <w:rFonts w:ascii="Calibri" w:hAnsi="Calibri" w:cs="Calibri"/>
                        <w:color w:val="000000"/>
                        <w:sz w:val="22"/>
                        <w:szCs w:val="22"/>
                      </w:rPr>
                    </w:rPrChange>
                  </w:rPr>
                  <w:delText>27</w:delText>
                </w:r>
              </w:del>
            </w:ins>
          </w:p>
        </w:tc>
        <w:tc>
          <w:tcPr>
            <w:tcW w:w="960" w:type="dxa"/>
            <w:noWrap/>
            <w:hideMark/>
            <w:tcPrChange w:id="1208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083" w:author="Nick.Tolimieri [2]" w:date="2022-09-16T09:26:00Z"/>
                <w:del w:id="12084" w:author="Nick.Tolimieri" w:date="2022-09-19T13:19:00Z"/>
                <w:rFonts w:asciiTheme="minorHAnsi" w:eastAsiaTheme="minorHAnsi" w:hAnsiTheme="minorHAnsi" w:cstheme="minorBidi"/>
                <w:sz w:val="22"/>
                <w:szCs w:val="22"/>
                <w:rPrChange w:id="12085" w:author="Nick.Tolimieri [2]" w:date="2022-09-16T09:26:00Z">
                  <w:rPr>
                    <w:ins w:id="12086" w:author="Nick.Tolimieri [2]" w:date="2022-09-16T09:26:00Z"/>
                    <w:del w:id="12087" w:author="Nick.Tolimieri" w:date="2022-09-19T13:19:00Z"/>
                    <w:rFonts w:ascii="Calibri" w:hAnsi="Calibri" w:cs="Calibri"/>
                    <w:color w:val="000000"/>
                    <w:sz w:val="22"/>
                    <w:szCs w:val="22"/>
                  </w:rPr>
                </w:rPrChange>
              </w:rPr>
              <w:pPrChange w:id="12088" w:author="Nick.Tolimieri [2]" w:date="2022-09-16T09:26:00Z">
                <w:pPr>
                  <w:jc w:val="right"/>
                </w:pPr>
              </w:pPrChange>
            </w:pPr>
            <w:ins w:id="12089" w:author="Nick.Tolimieri [2]" w:date="2022-09-16T09:26:00Z">
              <w:del w:id="12090" w:author="Nick.Tolimieri" w:date="2022-09-19T13:19:00Z">
                <w:r w:rsidRPr="00FC0F34" w:rsidDel="002F2C4B">
                  <w:rPr>
                    <w:rFonts w:asciiTheme="minorHAnsi" w:eastAsiaTheme="minorHAnsi" w:hAnsiTheme="minorHAnsi" w:cstheme="minorBidi"/>
                    <w:sz w:val="22"/>
                    <w:szCs w:val="22"/>
                    <w:rPrChange w:id="12091" w:author="Nick.Tolimieri [2]" w:date="2022-09-16T09:26:00Z">
                      <w:rPr>
                        <w:rFonts w:ascii="Calibri" w:hAnsi="Calibri" w:cs="Calibri"/>
                        <w:color w:val="000000"/>
                        <w:sz w:val="22"/>
                        <w:szCs w:val="22"/>
                      </w:rPr>
                    </w:rPrChange>
                  </w:rPr>
                  <w:delText>27</w:delText>
                </w:r>
              </w:del>
            </w:ins>
          </w:p>
        </w:tc>
        <w:tc>
          <w:tcPr>
            <w:tcW w:w="960" w:type="dxa"/>
            <w:noWrap/>
            <w:hideMark/>
            <w:tcPrChange w:id="1209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093" w:author="Nick.Tolimieri [2]" w:date="2022-09-16T09:26:00Z"/>
                <w:del w:id="12094" w:author="Nick.Tolimieri" w:date="2022-09-19T13:19:00Z"/>
                <w:rFonts w:asciiTheme="minorHAnsi" w:eastAsiaTheme="minorHAnsi" w:hAnsiTheme="minorHAnsi" w:cstheme="minorBidi"/>
                <w:sz w:val="22"/>
                <w:szCs w:val="22"/>
                <w:rPrChange w:id="12095" w:author="Nick.Tolimieri [2]" w:date="2022-09-16T09:26:00Z">
                  <w:rPr>
                    <w:ins w:id="12096" w:author="Nick.Tolimieri [2]" w:date="2022-09-16T09:26:00Z"/>
                    <w:del w:id="12097" w:author="Nick.Tolimieri" w:date="2022-09-19T13:19:00Z"/>
                    <w:rFonts w:ascii="Calibri" w:hAnsi="Calibri" w:cs="Calibri"/>
                    <w:color w:val="000000"/>
                    <w:sz w:val="22"/>
                    <w:szCs w:val="22"/>
                  </w:rPr>
                </w:rPrChange>
              </w:rPr>
              <w:pPrChange w:id="12098" w:author="Nick.Tolimieri [2]" w:date="2022-09-16T09:26:00Z">
                <w:pPr>
                  <w:jc w:val="right"/>
                </w:pPr>
              </w:pPrChange>
            </w:pPr>
            <w:ins w:id="12099" w:author="Nick.Tolimieri [2]" w:date="2022-09-16T09:26:00Z">
              <w:del w:id="12100" w:author="Nick.Tolimieri" w:date="2022-09-19T13:19:00Z">
                <w:r w:rsidRPr="00FC0F34" w:rsidDel="002F2C4B">
                  <w:rPr>
                    <w:rFonts w:asciiTheme="minorHAnsi" w:eastAsiaTheme="minorHAnsi" w:hAnsiTheme="minorHAnsi" w:cstheme="minorBidi"/>
                    <w:sz w:val="22"/>
                    <w:szCs w:val="22"/>
                    <w:rPrChange w:id="12101" w:author="Nick.Tolimieri [2]" w:date="2022-09-16T09:26:00Z">
                      <w:rPr>
                        <w:rFonts w:ascii="Calibri" w:hAnsi="Calibri" w:cs="Calibri"/>
                        <w:color w:val="000000"/>
                        <w:sz w:val="22"/>
                        <w:szCs w:val="22"/>
                      </w:rPr>
                    </w:rPrChange>
                  </w:rPr>
                  <w:delText>27</w:delText>
                </w:r>
              </w:del>
            </w:ins>
          </w:p>
        </w:tc>
        <w:tc>
          <w:tcPr>
            <w:tcW w:w="960" w:type="dxa"/>
            <w:noWrap/>
            <w:hideMark/>
            <w:tcPrChange w:id="1210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103" w:author="Nick.Tolimieri [2]" w:date="2022-09-16T09:26:00Z"/>
                <w:del w:id="12104" w:author="Nick.Tolimieri" w:date="2022-09-19T13:19:00Z"/>
                <w:rFonts w:asciiTheme="minorHAnsi" w:eastAsiaTheme="minorHAnsi" w:hAnsiTheme="minorHAnsi" w:cstheme="minorBidi"/>
                <w:sz w:val="22"/>
                <w:szCs w:val="22"/>
                <w:rPrChange w:id="12105" w:author="Nick.Tolimieri [2]" w:date="2022-09-16T09:26:00Z">
                  <w:rPr>
                    <w:ins w:id="12106" w:author="Nick.Tolimieri [2]" w:date="2022-09-16T09:26:00Z"/>
                    <w:del w:id="12107" w:author="Nick.Tolimieri" w:date="2022-09-19T13:19:00Z"/>
                    <w:rFonts w:ascii="Calibri" w:hAnsi="Calibri" w:cs="Calibri"/>
                    <w:color w:val="000000"/>
                    <w:sz w:val="22"/>
                    <w:szCs w:val="22"/>
                  </w:rPr>
                </w:rPrChange>
              </w:rPr>
              <w:pPrChange w:id="12108" w:author="Nick.Tolimieri [2]" w:date="2022-09-16T09:26:00Z">
                <w:pPr>
                  <w:jc w:val="right"/>
                </w:pPr>
              </w:pPrChange>
            </w:pPr>
            <w:ins w:id="12109" w:author="Nick.Tolimieri [2]" w:date="2022-09-16T09:26:00Z">
              <w:del w:id="12110" w:author="Nick.Tolimieri" w:date="2022-09-19T13:19:00Z">
                <w:r w:rsidRPr="00FC0F34" w:rsidDel="002F2C4B">
                  <w:rPr>
                    <w:rFonts w:asciiTheme="minorHAnsi" w:eastAsiaTheme="minorHAnsi" w:hAnsiTheme="minorHAnsi" w:cstheme="minorBidi"/>
                    <w:sz w:val="22"/>
                    <w:szCs w:val="22"/>
                    <w:rPrChange w:id="12111" w:author="Nick.Tolimieri [2]" w:date="2022-09-16T09:26:00Z">
                      <w:rPr>
                        <w:rFonts w:ascii="Calibri" w:hAnsi="Calibri" w:cs="Calibri"/>
                        <w:color w:val="000000"/>
                        <w:sz w:val="22"/>
                        <w:szCs w:val="22"/>
                      </w:rPr>
                    </w:rPrChange>
                  </w:rPr>
                  <w:delText>2.66</w:delText>
                </w:r>
              </w:del>
            </w:ins>
          </w:p>
        </w:tc>
        <w:tc>
          <w:tcPr>
            <w:tcW w:w="960" w:type="dxa"/>
            <w:noWrap/>
            <w:hideMark/>
            <w:tcPrChange w:id="1211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113" w:author="Nick.Tolimieri [2]" w:date="2022-09-16T09:26:00Z"/>
                <w:del w:id="12114" w:author="Nick.Tolimieri" w:date="2022-09-19T13:19:00Z"/>
                <w:rFonts w:asciiTheme="minorHAnsi" w:eastAsiaTheme="minorHAnsi" w:hAnsiTheme="minorHAnsi" w:cstheme="minorBidi"/>
                <w:sz w:val="22"/>
                <w:szCs w:val="22"/>
                <w:rPrChange w:id="12115" w:author="Nick.Tolimieri [2]" w:date="2022-09-16T09:26:00Z">
                  <w:rPr>
                    <w:ins w:id="12116" w:author="Nick.Tolimieri [2]" w:date="2022-09-16T09:26:00Z"/>
                    <w:del w:id="12117" w:author="Nick.Tolimieri" w:date="2022-09-19T13:19:00Z"/>
                    <w:rFonts w:ascii="Calibri" w:hAnsi="Calibri" w:cs="Calibri"/>
                    <w:color w:val="000000"/>
                    <w:sz w:val="22"/>
                    <w:szCs w:val="22"/>
                  </w:rPr>
                </w:rPrChange>
              </w:rPr>
              <w:pPrChange w:id="12118" w:author="Nick.Tolimieri [2]" w:date="2022-09-16T09:26:00Z">
                <w:pPr>
                  <w:jc w:val="right"/>
                </w:pPr>
              </w:pPrChange>
            </w:pPr>
            <w:ins w:id="12119" w:author="Nick.Tolimieri [2]" w:date="2022-09-16T09:26:00Z">
              <w:del w:id="12120" w:author="Nick.Tolimieri" w:date="2022-09-19T13:19:00Z">
                <w:r w:rsidRPr="00FC0F34" w:rsidDel="002F2C4B">
                  <w:rPr>
                    <w:rFonts w:asciiTheme="minorHAnsi" w:eastAsiaTheme="minorHAnsi" w:hAnsiTheme="minorHAnsi" w:cstheme="minorBidi"/>
                    <w:sz w:val="22"/>
                    <w:szCs w:val="22"/>
                    <w:rPrChange w:id="12121" w:author="Nick.Tolimieri [2]" w:date="2022-09-16T09:26:00Z">
                      <w:rPr>
                        <w:rFonts w:ascii="Calibri" w:hAnsi="Calibri" w:cs="Calibri"/>
                        <w:color w:val="000000"/>
                        <w:sz w:val="22"/>
                        <w:szCs w:val="22"/>
                      </w:rPr>
                    </w:rPrChange>
                  </w:rPr>
                  <w:delText>0.58</w:delText>
                </w:r>
              </w:del>
            </w:ins>
          </w:p>
        </w:tc>
      </w:tr>
      <w:tr w:rsidR="00FC0F34" w:rsidRPr="00FC0F34" w:rsidDel="002F2C4B" w:rsidTr="00FC0F34">
        <w:trPr>
          <w:divId w:val="1675451697"/>
          <w:trHeight w:val="300"/>
          <w:ins w:id="12122" w:author="Nick.Tolimieri [2]" w:date="2022-09-16T09:26:00Z"/>
          <w:del w:id="12123" w:author="Nick.Tolimieri" w:date="2022-09-19T13:19:00Z"/>
          <w:trPrChange w:id="12124" w:author="Nick.Tolimieri [2]" w:date="2022-09-16T09:26:00Z">
            <w:trPr>
              <w:divId w:val="1675451697"/>
              <w:trHeight w:val="300"/>
            </w:trPr>
          </w:trPrChange>
        </w:trPr>
        <w:tc>
          <w:tcPr>
            <w:tcW w:w="960" w:type="dxa"/>
            <w:noWrap/>
            <w:hideMark/>
            <w:tcPrChange w:id="1212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126" w:author="Nick.Tolimieri [2]" w:date="2022-09-16T09:26:00Z"/>
                <w:del w:id="12127" w:author="Nick.Tolimieri" w:date="2022-09-19T13:19:00Z"/>
                <w:rFonts w:asciiTheme="minorHAnsi" w:eastAsiaTheme="minorHAnsi" w:hAnsiTheme="minorHAnsi" w:cstheme="minorBidi"/>
                <w:sz w:val="22"/>
                <w:szCs w:val="22"/>
                <w:rPrChange w:id="12128" w:author="Nick.Tolimieri [2]" w:date="2022-09-16T09:26:00Z">
                  <w:rPr>
                    <w:ins w:id="12129" w:author="Nick.Tolimieri [2]" w:date="2022-09-16T09:26:00Z"/>
                    <w:del w:id="12130" w:author="Nick.Tolimieri" w:date="2022-09-19T13:19:00Z"/>
                    <w:rFonts w:ascii="Calibri" w:hAnsi="Calibri" w:cs="Calibri"/>
                    <w:color w:val="000000"/>
                    <w:sz w:val="22"/>
                    <w:szCs w:val="22"/>
                  </w:rPr>
                </w:rPrChange>
              </w:rPr>
              <w:pPrChange w:id="12131" w:author="Nick.Tolimieri [2]" w:date="2022-09-16T09:26:00Z">
                <w:pPr/>
              </w:pPrChange>
            </w:pPr>
            <w:ins w:id="12132" w:author="Nick.Tolimieri [2]" w:date="2022-09-16T09:26:00Z">
              <w:del w:id="12133" w:author="Nick.Tolimieri" w:date="2022-09-19T13:19:00Z">
                <w:r w:rsidRPr="00FC0F34" w:rsidDel="002F2C4B">
                  <w:rPr>
                    <w:rFonts w:asciiTheme="minorHAnsi" w:eastAsiaTheme="minorHAnsi" w:hAnsiTheme="minorHAnsi" w:cstheme="minorBidi"/>
                    <w:sz w:val="22"/>
                    <w:szCs w:val="22"/>
                    <w:rPrChange w:id="12134" w:author="Nick.Tolimieri [2]" w:date="2022-09-16T09:26:00Z">
                      <w:rPr>
                        <w:rFonts w:ascii="Calibri" w:hAnsi="Calibri" w:cs="Calibri"/>
                        <w:color w:val="000000"/>
                        <w:sz w:val="22"/>
                        <w:szCs w:val="22"/>
                      </w:rPr>
                    </w:rPrChange>
                  </w:rPr>
                  <w:delText>Cape Alava</w:delText>
                </w:r>
              </w:del>
            </w:ins>
          </w:p>
        </w:tc>
        <w:tc>
          <w:tcPr>
            <w:tcW w:w="960" w:type="dxa"/>
            <w:noWrap/>
            <w:hideMark/>
            <w:tcPrChange w:id="1213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136" w:author="Nick.Tolimieri [2]" w:date="2022-09-16T09:26:00Z"/>
                <w:del w:id="12137" w:author="Nick.Tolimieri" w:date="2022-09-19T13:19:00Z"/>
                <w:rFonts w:asciiTheme="minorHAnsi" w:eastAsiaTheme="minorHAnsi" w:hAnsiTheme="minorHAnsi" w:cstheme="minorBidi"/>
                <w:sz w:val="22"/>
                <w:szCs w:val="22"/>
                <w:rPrChange w:id="12138" w:author="Nick.Tolimieri [2]" w:date="2022-09-16T09:26:00Z">
                  <w:rPr>
                    <w:ins w:id="12139" w:author="Nick.Tolimieri [2]" w:date="2022-09-16T09:26:00Z"/>
                    <w:del w:id="12140" w:author="Nick.Tolimieri" w:date="2022-09-19T13:19:00Z"/>
                    <w:rFonts w:ascii="Calibri" w:hAnsi="Calibri" w:cs="Calibri"/>
                    <w:color w:val="000000"/>
                    <w:sz w:val="22"/>
                    <w:szCs w:val="22"/>
                  </w:rPr>
                </w:rPrChange>
              </w:rPr>
              <w:pPrChange w:id="12141" w:author="Nick.Tolimieri [2]" w:date="2022-09-16T09:26:00Z">
                <w:pPr>
                  <w:jc w:val="right"/>
                </w:pPr>
              </w:pPrChange>
            </w:pPr>
            <w:ins w:id="12142" w:author="Nick.Tolimieri [2]" w:date="2022-09-16T09:26:00Z">
              <w:del w:id="12143" w:author="Nick.Tolimieri" w:date="2022-09-19T13:19:00Z">
                <w:r w:rsidRPr="00FC0F34" w:rsidDel="002F2C4B">
                  <w:rPr>
                    <w:rFonts w:asciiTheme="minorHAnsi" w:eastAsiaTheme="minorHAnsi" w:hAnsiTheme="minorHAnsi" w:cstheme="minorBidi"/>
                    <w:sz w:val="22"/>
                    <w:szCs w:val="22"/>
                    <w:rPrChange w:id="12144" w:author="Nick.Tolimieri [2]" w:date="2022-09-16T09:26:00Z">
                      <w:rPr>
                        <w:rFonts w:ascii="Calibri" w:hAnsi="Calibri" w:cs="Calibri"/>
                        <w:color w:val="000000"/>
                        <w:sz w:val="22"/>
                        <w:szCs w:val="22"/>
                      </w:rPr>
                    </w:rPrChange>
                  </w:rPr>
                  <w:delText>1995</w:delText>
                </w:r>
              </w:del>
            </w:ins>
          </w:p>
        </w:tc>
        <w:tc>
          <w:tcPr>
            <w:tcW w:w="960" w:type="dxa"/>
            <w:noWrap/>
            <w:hideMark/>
            <w:tcPrChange w:id="1214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146" w:author="Nick.Tolimieri [2]" w:date="2022-09-16T09:26:00Z"/>
                <w:del w:id="12147" w:author="Nick.Tolimieri" w:date="2022-09-19T13:19:00Z"/>
                <w:rFonts w:asciiTheme="minorHAnsi" w:eastAsiaTheme="minorHAnsi" w:hAnsiTheme="minorHAnsi" w:cstheme="minorBidi"/>
                <w:sz w:val="22"/>
                <w:szCs w:val="22"/>
                <w:rPrChange w:id="12148" w:author="Nick.Tolimieri [2]" w:date="2022-09-16T09:26:00Z">
                  <w:rPr>
                    <w:ins w:id="12149" w:author="Nick.Tolimieri [2]" w:date="2022-09-16T09:26:00Z"/>
                    <w:del w:id="12150" w:author="Nick.Tolimieri" w:date="2022-09-19T13:19:00Z"/>
                    <w:rFonts w:ascii="Calibri" w:hAnsi="Calibri" w:cs="Calibri"/>
                    <w:color w:val="000000"/>
                    <w:sz w:val="22"/>
                    <w:szCs w:val="22"/>
                  </w:rPr>
                </w:rPrChange>
              </w:rPr>
              <w:pPrChange w:id="12151" w:author="Nick.Tolimieri [2]" w:date="2022-09-16T09:26:00Z">
                <w:pPr>
                  <w:jc w:val="right"/>
                </w:pPr>
              </w:pPrChange>
            </w:pPr>
            <w:ins w:id="12152" w:author="Nick.Tolimieri [2]" w:date="2022-09-16T09:26:00Z">
              <w:del w:id="12153" w:author="Nick.Tolimieri" w:date="2022-09-19T13:19:00Z">
                <w:r w:rsidRPr="00FC0F34" w:rsidDel="002F2C4B">
                  <w:rPr>
                    <w:rFonts w:asciiTheme="minorHAnsi" w:eastAsiaTheme="minorHAnsi" w:hAnsiTheme="minorHAnsi" w:cstheme="minorBidi"/>
                    <w:sz w:val="22"/>
                    <w:szCs w:val="22"/>
                    <w:rPrChange w:id="12154" w:author="Nick.Tolimieri [2]" w:date="2022-09-16T09:26:00Z">
                      <w:rPr>
                        <w:rFonts w:ascii="Calibri" w:hAnsi="Calibri" w:cs="Calibri"/>
                        <w:color w:val="000000"/>
                        <w:sz w:val="22"/>
                        <w:szCs w:val="22"/>
                      </w:rPr>
                    </w:rPrChange>
                  </w:rPr>
                  <w:delText>9</w:delText>
                </w:r>
              </w:del>
            </w:ins>
          </w:p>
        </w:tc>
        <w:tc>
          <w:tcPr>
            <w:tcW w:w="960" w:type="dxa"/>
            <w:noWrap/>
            <w:hideMark/>
            <w:tcPrChange w:id="1215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156" w:author="Nick.Tolimieri [2]" w:date="2022-09-16T09:26:00Z"/>
                <w:del w:id="12157" w:author="Nick.Tolimieri" w:date="2022-09-19T13:19:00Z"/>
                <w:rFonts w:asciiTheme="minorHAnsi" w:eastAsiaTheme="minorHAnsi" w:hAnsiTheme="minorHAnsi" w:cstheme="minorBidi"/>
                <w:sz w:val="22"/>
                <w:szCs w:val="22"/>
                <w:rPrChange w:id="12158" w:author="Nick.Tolimieri [2]" w:date="2022-09-16T09:26:00Z">
                  <w:rPr>
                    <w:ins w:id="12159" w:author="Nick.Tolimieri [2]" w:date="2022-09-16T09:26:00Z"/>
                    <w:del w:id="12160" w:author="Nick.Tolimieri" w:date="2022-09-19T13:19:00Z"/>
                    <w:rFonts w:ascii="Calibri" w:hAnsi="Calibri" w:cs="Calibri"/>
                    <w:color w:val="000000"/>
                    <w:sz w:val="22"/>
                    <w:szCs w:val="22"/>
                  </w:rPr>
                </w:rPrChange>
              </w:rPr>
              <w:pPrChange w:id="12161" w:author="Nick.Tolimieri [2]" w:date="2022-09-16T09:26:00Z">
                <w:pPr>
                  <w:jc w:val="right"/>
                </w:pPr>
              </w:pPrChange>
            </w:pPr>
            <w:ins w:id="12162" w:author="Nick.Tolimieri [2]" w:date="2022-09-16T09:26:00Z">
              <w:del w:id="12163" w:author="Nick.Tolimieri" w:date="2022-09-19T13:19:00Z">
                <w:r w:rsidRPr="00FC0F34" w:rsidDel="002F2C4B">
                  <w:rPr>
                    <w:rFonts w:asciiTheme="minorHAnsi" w:eastAsiaTheme="minorHAnsi" w:hAnsiTheme="minorHAnsi" w:cstheme="minorBidi"/>
                    <w:sz w:val="22"/>
                    <w:szCs w:val="22"/>
                    <w:rPrChange w:id="12164" w:author="Nick.Tolimieri [2]" w:date="2022-09-16T09:26:00Z">
                      <w:rPr>
                        <w:rFonts w:ascii="Calibri" w:hAnsi="Calibri" w:cs="Calibri"/>
                        <w:color w:val="000000"/>
                        <w:sz w:val="22"/>
                        <w:szCs w:val="22"/>
                      </w:rPr>
                    </w:rPrChange>
                  </w:rPr>
                  <w:delText>43</w:delText>
                </w:r>
              </w:del>
            </w:ins>
          </w:p>
        </w:tc>
        <w:tc>
          <w:tcPr>
            <w:tcW w:w="960" w:type="dxa"/>
            <w:noWrap/>
            <w:hideMark/>
            <w:tcPrChange w:id="1216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166" w:author="Nick.Tolimieri [2]" w:date="2022-09-16T09:26:00Z"/>
                <w:del w:id="12167" w:author="Nick.Tolimieri" w:date="2022-09-19T13:19:00Z"/>
                <w:rFonts w:asciiTheme="minorHAnsi" w:eastAsiaTheme="minorHAnsi" w:hAnsiTheme="minorHAnsi" w:cstheme="minorBidi"/>
                <w:sz w:val="22"/>
                <w:szCs w:val="22"/>
                <w:rPrChange w:id="12168" w:author="Nick.Tolimieri [2]" w:date="2022-09-16T09:26:00Z">
                  <w:rPr>
                    <w:ins w:id="12169" w:author="Nick.Tolimieri [2]" w:date="2022-09-16T09:26:00Z"/>
                    <w:del w:id="12170" w:author="Nick.Tolimieri" w:date="2022-09-19T13:19:00Z"/>
                    <w:rFonts w:ascii="Calibri" w:hAnsi="Calibri" w:cs="Calibri"/>
                    <w:color w:val="000000"/>
                    <w:sz w:val="22"/>
                    <w:szCs w:val="22"/>
                  </w:rPr>
                </w:rPrChange>
              </w:rPr>
              <w:pPrChange w:id="12171" w:author="Nick.Tolimieri [2]" w:date="2022-09-16T09:26:00Z">
                <w:pPr>
                  <w:jc w:val="right"/>
                </w:pPr>
              </w:pPrChange>
            </w:pPr>
            <w:ins w:id="12172" w:author="Nick.Tolimieri [2]" w:date="2022-09-16T09:26:00Z">
              <w:del w:id="12173" w:author="Nick.Tolimieri" w:date="2022-09-19T13:19:00Z">
                <w:r w:rsidRPr="00FC0F34" w:rsidDel="002F2C4B">
                  <w:rPr>
                    <w:rFonts w:asciiTheme="minorHAnsi" w:eastAsiaTheme="minorHAnsi" w:hAnsiTheme="minorHAnsi" w:cstheme="minorBidi"/>
                    <w:sz w:val="22"/>
                    <w:szCs w:val="22"/>
                    <w:rPrChange w:id="12174" w:author="Nick.Tolimieri [2]" w:date="2022-09-16T09:26:00Z">
                      <w:rPr>
                        <w:rFonts w:ascii="Calibri" w:hAnsi="Calibri" w:cs="Calibri"/>
                        <w:color w:val="000000"/>
                        <w:sz w:val="22"/>
                        <w:szCs w:val="22"/>
                      </w:rPr>
                    </w:rPrChange>
                  </w:rPr>
                  <w:delText>3</w:delText>
                </w:r>
              </w:del>
            </w:ins>
          </w:p>
        </w:tc>
        <w:tc>
          <w:tcPr>
            <w:tcW w:w="960" w:type="dxa"/>
            <w:noWrap/>
            <w:hideMark/>
            <w:tcPrChange w:id="1217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176" w:author="Nick.Tolimieri [2]" w:date="2022-09-16T09:26:00Z"/>
                <w:del w:id="12177" w:author="Nick.Tolimieri" w:date="2022-09-19T13:19:00Z"/>
                <w:rFonts w:asciiTheme="minorHAnsi" w:eastAsiaTheme="minorHAnsi" w:hAnsiTheme="minorHAnsi" w:cstheme="minorBidi"/>
                <w:sz w:val="22"/>
                <w:szCs w:val="22"/>
                <w:rPrChange w:id="12178" w:author="Nick.Tolimieri [2]" w:date="2022-09-16T09:26:00Z">
                  <w:rPr>
                    <w:ins w:id="12179" w:author="Nick.Tolimieri [2]" w:date="2022-09-16T09:26:00Z"/>
                    <w:del w:id="12180" w:author="Nick.Tolimieri" w:date="2022-09-19T13:19:00Z"/>
                    <w:rFonts w:ascii="Calibri" w:hAnsi="Calibri" w:cs="Calibri"/>
                    <w:color w:val="000000"/>
                    <w:sz w:val="22"/>
                    <w:szCs w:val="22"/>
                  </w:rPr>
                </w:rPrChange>
              </w:rPr>
              <w:pPrChange w:id="12181" w:author="Nick.Tolimieri [2]" w:date="2022-09-16T09:26:00Z">
                <w:pPr>
                  <w:jc w:val="right"/>
                </w:pPr>
              </w:pPrChange>
            </w:pPr>
            <w:ins w:id="12182" w:author="Nick.Tolimieri [2]" w:date="2022-09-16T09:26:00Z">
              <w:del w:id="12183" w:author="Nick.Tolimieri" w:date="2022-09-19T13:19:00Z">
                <w:r w:rsidRPr="00FC0F34" w:rsidDel="002F2C4B">
                  <w:rPr>
                    <w:rFonts w:asciiTheme="minorHAnsi" w:eastAsiaTheme="minorHAnsi" w:hAnsiTheme="minorHAnsi" w:cstheme="minorBidi"/>
                    <w:sz w:val="22"/>
                    <w:szCs w:val="22"/>
                    <w:rPrChange w:id="12184" w:author="Nick.Tolimieri [2]" w:date="2022-09-16T09:26:00Z">
                      <w:rPr>
                        <w:rFonts w:ascii="Calibri" w:hAnsi="Calibri" w:cs="Calibri"/>
                        <w:color w:val="000000"/>
                        <w:sz w:val="22"/>
                        <w:szCs w:val="22"/>
                      </w:rPr>
                    </w:rPrChange>
                  </w:rPr>
                  <w:delText>26</w:delText>
                </w:r>
              </w:del>
            </w:ins>
          </w:p>
        </w:tc>
        <w:tc>
          <w:tcPr>
            <w:tcW w:w="960" w:type="dxa"/>
            <w:noWrap/>
            <w:hideMark/>
            <w:tcPrChange w:id="1218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186" w:author="Nick.Tolimieri [2]" w:date="2022-09-16T09:26:00Z"/>
                <w:del w:id="12187" w:author="Nick.Tolimieri" w:date="2022-09-19T13:19:00Z"/>
                <w:rFonts w:asciiTheme="minorHAnsi" w:eastAsiaTheme="minorHAnsi" w:hAnsiTheme="minorHAnsi" w:cstheme="minorBidi"/>
                <w:sz w:val="22"/>
                <w:szCs w:val="22"/>
                <w:rPrChange w:id="12188" w:author="Nick.Tolimieri [2]" w:date="2022-09-16T09:26:00Z">
                  <w:rPr>
                    <w:ins w:id="12189" w:author="Nick.Tolimieri [2]" w:date="2022-09-16T09:26:00Z"/>
                    <w:del w:id="12190" w:author="Nick.Tolimieri" w:date="2022-09-19T13:19:00Z"/>
                    <w:rFonts w:ascii="Calibri" w:hAnsi="Calibri" w:cs="Calibri"/>
                    <w:color w:val="000000"/>
                    <w:sz w:val="22"/>
                    <w:szCs w:val="22"/>
                  </w:rPr>
                </w:rPrChange>
              </w:rPr>
              <w:pPrChange w:id="12191" w:author="Nick.Tolimieri [2]" w:date="2022-09-16T09:26:00Z">
                <w:pPr>
                  <w:jc w:val="right"/>
                </w:pPr>
              </w:pPrChange>
            </w:pPr>
            <w:ins w:id="12192" w:author="Nick.Tolimieri [2]" w:date="2022-09-16T09:26:00Z">
              <w:del w:id="12193" w:author="Nick.Tolimieri" w:date="2022-09-19T13:19:00Z">
                <w:r w:rsidRPr="00FC0F34" w:rsidDel="002F2C4B">
                  <w:rPr>
                    <w:rFonts w:asciiTheme="minorHAnsi" w:eastAsiaTheme="minorHAnsi" w:hAnsiTheme="minorHAnsi" w:cstheme="minorBidi"/>
                    <w:sz w:val="22"/>
                    <w:szCs w:val="22"/>
                    <w:rPrChange w:id="12194" w:author="Nick.Tolimieri [2]" w:date="2022-09-16T09:26:00Z">
                      <w:rPr>
                        <w:rFonts w:ascii="Calibri" w:hAnsi="Calibri" w:cs="Calibri"/>
                        <w:color w:val="000000"/>
                        <w:sz w:val="22"/>
                        <w:szCs w:val="22"/>
                      </w:rPr>
                    </w:rPrChange>
                  </w:rPr>
                  <w:delText>5</w:delText>
                </w:r>
              </w:del>
            </w:ins>
          </w:p>
        </w:tc>
        <w:tc>
          <w:tcPr>
            <w:tcW w:w="960" w:type="dxa"/>
            <w:noWrap/>
            <w:hideMark/>
            <w:tcPrChange w:id="1219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196" w:author="Nick.Tolimieri [2]" w:date="2022-09-16T09:26:00Z"/>
                <w:del w:id="12197" w:author="Nick.Tolimieri" w:date="2022-09-19T13:19:00Z"/>
                <w:rFonts w:asciiTheme="minorHAnsi" w:eastAsiaTheme="minorHAnsi" w:hAnsiTheme="minorHAnsi" w:cstheme="minorBidi"/>
                <w:sz w:val="22"/>
                <w:szCs w:val="22"/>
                <w:rPrChange w:id="12198" w:author="Nick.Tolimieri [2]" w:date="2022-09-16T09:26:00Z">
                  <w:rPr>
                    <w:ins w:id="12199" w:author="Nick.Tolimieri [2]" w:date="2022-09-16T09:26:00Z"/>
                    <w:del w:id="12200" w:author="Nick.Tolimieri" w:date="2022-09-19T13:19:00Z"/>
                    <w:rFonts w:ascii="Calibri" w:hAnsi="Calibri" w:cs="Calibri"/>
                    <w:color w:val="000000"/>
                    <w:sz w:val="22"/>
                    <w:szCs w:val="22"/>
                  </w:rPr>
                </w:rPrChange>
              </w:rPr>
              <w:pPrChange w:id="12201" w:author="Nick.Tolimieri [2]" w:date="2022-09-16T09:26:00Z">
                <w:pPr>
                  <w:jc w:val="right"/>
                </w:pPr>
              </w:pPrChange>
            </w:pPr>
            <w:ins w:id="12202" w:author="Nick.Tolimieri [2]" w:date="2022-09-16T09:26:00Z">
              <w:del w:id="12203" w:author="Nick.Tolimieri" w:date="2022-09-19T13:19:00Z">
                <w:r w:rsidRPr="00FC0F34" w:rsidDel="002F2C4B">
                  <w:rPr>
                    <w:rFonts w:asciiTheme="minorHAnsi" w:eastAsiaTheme="minorHAnsi" w:hAnsiTheme="minorHAnsi" w:cstheme="minorBidi"/>
                    <w:sz w:val="22"/>
                    <w:szCs w:val="22"/>
                    <w:rPrChange w:id="12204" w:author="Nick.Tolimieri [2]" w:date="2022-09-16T09:26:00Z">
                      <w:rPr>
                        <w:rFonts w:ascii="Calibri" w:hAnsi="Calibri" w:cs="Calibri"/>
                        <w:color w:val="000000"/>
                        <w:sz w:val="22"/>
                        <w:szCs w:val="22"/>
                      </w:rPr>
                    </w:rPrChange>
                  </w:rPr>
                  <w:delText>14</w:delText>
                </w:r>
              </w:del>
            </w:ins>
          </w:p>
        </w:tc>
        <w:tc>
          <w:tcPr>
            <w:tcW w:w="960" w:type="dxa"/>
            <w:noWrap/>
            <w:hideMark/>
            <w:tcPrChange w:id="1220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206" w:author="Nick.Tolimieri [2]" w:date="2022-09-16T09:26:00Z"/>
                <w:del w:id="12207" w:author="Nick.Tolimieri" w:date="2022-09-19T13:19:00Z"/>
                <w:rFonts w:asciiTheme="minorHAnsi" w:eastAsiaTheme="minorHAnsi" w:hAnsiTheme="minorHAnsi" w:cstheme="minorBidi"/>
                <w:sz w:val="22"/>
                <w:szCs w:val="22"/>
                <w:rPrChange w:id="12208" w:author="Nick.Tolimieri [2]" w:date="2022-09-16T09:26:00Z">
                  <w:rPr>
                    <w:ins w:id="12209" w:author="Nick.Tolimieri [2]" w:date="2022-09-16T09:26:00Z"/>
                    <w:del w:id="12210" w:author="Nick.Tolimieri" w:date="2022-09-19T13:19:00Z"/>
                    <w:rFonts w:ascii="Calibri" w:hAnsi="Calibri" w:cs="Calibri"/>
                    <w:color w:val="000000"/>
                    <w:sz w:val="22"/>
                    <w:szCs w:val="22"/>
                  </w:rPr>
                </w:rPrChange>
              </w:rPr>
              <w:pPrChange w:id="12211" w:author="Nick.Tolimieri [2]" w:date="2022-09-16T09:26:00Z">
                <w:pPr>
                  <w:jc w:val="right"/>
                </w:pPr>
              </w:pPrChange>
            </w:pPr>
            <w:ins w:id="12212" w:author="Nick.Tolimieri [2]" w:date="2022-09-16T09:26:00Z">
              <w:del w:id="12213" w:author="Nick.Tolimieri" w:date="2022-09-19T13:19:00Z">
                <w:r w:rsidRPr="00FC0F34" w:rsidDel="002F2C4B">
                  <w:rPr>
                    <w:rFonts w:asciiTheme="minorHAnsi" w:eastAsiaTheme="minorHAnsi" w:hAnsiTheme="minorHAnsi" w:cstheme="minorBidi"/>
                    <w:sz w:val="22"/>
                    <w:szCs w:val="22"/>
                    <w:rPrChange w:id="12214" w:author="Nick.Tolimieri [2]" w:date="2022-09-16T09:26:00Z">
                      <w:rPr>
                        <w:rFonts w:ascii="Calibri" w:hAnsi="Calibri" w:cs="Calibri"/>
                        <w:color w:val="000000"/>
                        <w:sz w:val="22"/>
                        <w:szCs w:val="22"/>
                      </w:rPr>
                    </w:rPrChange>
                  </w:rPr>
                  <w:delText>1.98</w:delText>
                </w:r>
              </w:del>
            </w:ins>
          </w:p>
        </w:tc>
        <w:tc>
          <w:tcPr>
            <w:tcW w:w="960" w:type="dxa"/>
            <w:noWrap/>
            <w:hideMark/>
            <w:tcPrChange w:id="1221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216" w:author="Nick.Tolimieri [2]" w:date="2022-09-16T09:26:00Z"/>
                <w:del w:id="12217" w:author="Nick.Tolimieri" w:date="2022-09-19T13:19:00Z"/>
                <w:rFonts w:asciiTheme="minorHAnsi" w:eastAsiaTheme="minorHAnsi" w:hAnsiTheme="minorHAnsi" w:cstheme="minorBidi"/>
                <w:sz w:val="22"/>
                <w:szCs w:val="22"/>
                <w:rPrChange w:id="12218" w:author="Nick.Tolimieri [2]" w:date="2022-09-16T09:26:00Z">
                  <w:rPr>
                    <w:ins w:id="12219" w:author="Nick.Tolimieri [2]" w:date="2022-09-16T09:26:00Z"/>
                    <w:del w:id="12220" w:author="Nick.Tolimieri" w:date="2022-09-19T13:19:00Z"/>
                    <w:rFonts w:ascii="Calibri" w:hAnsi="Calibri" w:cs="Calibri"/>
                    <w:color w:val="000000"/>
                    <w:sz w:val="22"/>
                    <w:szCs w:val="22"/>
                  </w:rPr>
                </w:rPrChange>
              </w:rPr>
              <w:pPrChange w:id="12221" w:author="Nick.Tolimieri [2]" w:date="2022-09-16T09:26:00Z">
                <w:pPr>
                  <w:jc w:val="right"/>
                </w:pPr>
              </w:pPrChange>
            </w:pPr>
            <w:ins w:id="12222" w:author="Nick.Tolimieri [2]" w:date="2022-09-16T09:26:00Z">
              <w:del w:id="12223" w:author="Nick.Tolimieri" w:date="2022-09-19T13:19:00Z">
                <w:r w:rsidRPr="00FC0F34" w:rsidDel="002F2C4B">
                  <w:rPr>
                    <w:rFonts w:asciiTheme="minorHAnsi" w:eastAsiaTheme="minorHAnsi" w:hAnsiTheme="minorHAnsi" w:cstheme="minorBidi"/>
                    <w:sz w:val="22"/>
                    <w:szCs w:val="22"/>
                    <w:rPrChange w:id="12224" w:author="Nick.Tolimieri [2]" w:date="2022-09-16T09:26:00Z">
                      <w:rPr>
                        <w:rFonts w:ascii="Calibri" w:hAnsi="Calibri" w:cs="Calibri"/>
                        <w:color w:val="000000"/>
                        <w:sz w:val="22"/>
                        <w:szCs w:val="22"/>
                      </w:rPr>
                    </w:rPrChange>
                  </w:rPr>
                  <w:delText>0.53</w:delText>
                </w:r>
              </w:del>
            </w:ins>
          </w:p>
        </w:tc>
      </w:tr>
      <w:tr w:rsidR="00FC0F34" w:rsidRPr="00FC0F34" w:rsidDel="002F2C4B" w:rsidTr="00FC0F34">
        <w:trPr>
          <w:divId w:val="1675451697"/>
          <w:trHeight w:val="300"/>
          <w:ins w:id="12225" w:author="Nick.Tolimieri [2]" w:date="2022-09-16T09:26:00Z"/>
          <w:del w:id="12226" w:author="Nick.Tolimieri" w:date="2022-09-19T13:19:00Z"/>
          <w:trPrChange w:id="12227" w:author="Nick.Tolimieri [2]" w:date="2022-09-16T09:26:00Z">
            <w:trPr>
              <w:divId w:val="1675451697"/>
              <w:trHeight w:val="300"/>
            </w:trPr>
          </w:trPrChange>
        </w:trPr>
        <w:tc>
          <w:tcPr>
            <w:tcW w:w="960" w:type="dxa"/>
            <w:noWrap/>
            <w:hideMark/>
            <w:tcPrChange w:id="1222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229" w:author="Nick.Tolimieri [2]" w:date="2022-09-16T09:26:00Z"/>
                <w:del w:id="12230" w:author="Nick.Tolimieri" w:date="2022-09-19T13:19:00Z"/>
                <w:rFonts w:asciiTheme="minorHAnsi" w:eastAsiaTheme="minorHAnsi" w:hAnsiTheme="minorHAnsi" w:cstheme="minorBidi"/>
                <w:sz w:val="22"/>
                <w:szCs w:val="22"/>
                <w:rPrChange w:id="12231" w:author="Nick.Tolimieri [2]" w:date="2022-09-16T09:26:00Z">
                  <w:rPr>
                    <w:ins w:id="12232" w:author="Nick.Tolimieri [2]" w:date="2022-09-16T09:26:00Z"/>
                    <w:del w:id="12233" w:author="Nick.Tolimieri" w:date="2022-09-19T13:19:00Z"/>
                    <w:rFonts w:ascii="Calibri" w:hAnsi="Calibri" w:cs="Calibri"/>
                    <w:color w:val="000000"/>
                    <w:sz w:val="22"/>
                    <w:szCs w:val="22"/>
                  </w:rPr>
                </w:rPrChange>
              </w:rPr>
              <w:pPrChange w:id="12234" w:author="Nick.Tolimieri [2]" w:date="2022-09-16T09:26:00Z">
                <w:pPr/>
              </w:pPrChange>
            </w:pPr>
            <w:ins w:id="12235" w:author="Nick.Tolimieri [2]" w:date="2022-09-16T09:26:00Z">
              <w:del w:id="12236" w:author="Nick.Tolimieri" w:date="2022-09-19T13:19:00Z">
                <w:r w:rsidRPr="00FC0F34" w:rsidDel="002F2C4B">
                  <w:rPr>
                    <w:rFonts w:asciiTheme="minorHAnsi" w:eastAsiaTheme="minorHAnsi" w:hAnsiTheme="minorHAnsi" w:cstheme="minorBidi"/>
                    <w:sz w:val="22"/>
                    <w:szCs w:val="22"/>
                    <w:rPrChange w:id="12237" w:author="Nick.Tolimieri [2]" w:date="2022-09-16T09:26:00Z">
                      <w:rPr>
                        <w:rFonts w:ascii="Calibri" w:hAnsi="Calibri" w:cs="Calibri"/>
                        <w:color w:val="000000"/>
                        <w:sz w:val="22"/>
                        <w:szCs w:val="22"/>
                      </w:rPr>
                    </w:rPrChange>
                  </w:rPr>
                  <w:delText>Cape Alava</w:delText>
                </w:r>
              </w:del>
            </w:ins>
          </w:p>
        </w:tc>
        <w:tc>
          <w:tcPr>
            <w:tcW w:w="960" w:type="dxa"/>
            <w:noWrap/>
            <w:hideMark/>
            <w:tcPrChange w:id="1223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239" w:author="Nick.Tolimieri [2]" w:date="2022-09-16T09:26:00Z"/>
                <w:del w:id="12240" w:author="Nick.Tolimieri" w:date="2022-09-19T13:19:00Z"/>
                <w:rFonts w:asciiTheme="minorHAnsi" w:eastAsiaTheme="minorHAnsi" w:hAnsiTheme="minorHAnsi" w:cstheme="minorBidi"/>
                <w:sz w:val="22"/>
                <w:szCs w:val="22"/>
                <w:rPrChange w:id="12241" w:author="Nick.Tolimieri [2]" w:date="2022-09-16T09:26:00Z">
                  <w:rPr>
                    <w:ins w:id="12242" w:author="Nick.Tolimieri [2]" w:date="2022-09-16T09:26:00Z"/>
                    <w:del w:id="12243" w:author="Nick.Tolimieri" w:date="2022-09-19T13:19:00Z"/>
                    <w:rFonts w:ascii="Calibri" w:hAnsi="Calibri" w:cs="Calibri"/>
                    <w:color w:val="000000"/>
                    <w:sz w:val="22"/>
                    <w:szCs w:val="22"/>
                  </w:rPr>
                </w:rPrChange>
              </w:rPr>
              <w:pPrChange w:id="12244" w:author="Nick.Tolimieri [2]" w:date="2022-09-16T09:26:00Z">
                <w:pPr>
                  <w:jc w:val="right"/>
                </w:pPr>
              </w:pPrChange>
            </w:pPr>
            <w:ins w:id="12245" w:author="Nick.Tolimieri [2]" w:date="2022-09-16T09:26:00Z">
              <w:del w:id="12246" w:author="Nick.Tolimieri" w:date="2022-09-19T13:19:00Z">
                <w:r w:rsidRPr="00FC0F34" w:rsidDel="002F2C4B">
                  <w:rPr>
                    <w:rFonts w:asciiTheme="minorHAnsi" w:eastAsiaTheme="minorHAnsi" w:hAnsiTheme="minorHAnsi" w:cstheme="minorBidi"/>
                    <w:sz w:val="22"/>
                    <w:szCs w:val="22"/>
                    <w:rPrChange w:id="12247" w:author="Nick.Tolimieri [2]" w:date="2022-09-16T09:26:00Z">
                      <w:rPr>
                        <w:rFonts w:ascii="Calibri" w:hAnsi="Calibri" w:cs="Calibri"/>
                        <w:color w:val="000000"/>
                        <w:sz w:val="22"/>
                        <w:szCs w:val="22"/>
                      </w:rPr>
                    </w:rPrChange>
                  </w:rPr>
                  <w:delText>1996</w:delText>
                </w:r>
              </w:del>
            </w:ins>
          </w:p>
        </w:tc>
        <w:tc>
          <w:tcPr>
            <w:tcW w:w="960" w:type="dxa"/>
            <w:noWrap/>
            <w:hideMark/>
            <w:tcPrChange w:id="1224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249" w:author="Nick.Tolimieri [2]" w:date="2022-09-16T09:26:00Z"/>
                <w:del w:id="12250" w:author="Nick.Tolimieri" w:date="2022-09-19T13:19:00Z"/>
                <w:rFonts w:asciiTheme="minorHAnsi" w:eastAsiaTheme="minorHAnsi" w:hAnsiTheme="minorHAnsi" w:cstheme="minorBidi"/>
                <w:sz w:val="22"/>
                <w:szCs w:val="22"/>
                <w:rPrChange w:id="12251" w:author="Nick.Tolimieri [2]" w:date="2022-09-16T09:26:00Z">
                  <w:rPr>
                    <w:ins w:id="12252" w:author="Nick.Tolimieri [2]" w:date="2022-09-16T09:26:00Z"/>
                    <w:del w:id="12253" w:author="Nick.Tolimieri" w:date="2022-09-19T13:19:00Z"/>
                    <w:rFonts w:ascii="Calibri" w:hAnsi="Calibri" w:cs="Calibri"/>
                    <w:color w:val="000000"/>
                    <w:sz w:val="22"/>
                    <w:szCs w:val="22"/>
                  </w:rPr>
                </w:rPrChange>
              </w:rPr>
              <w:pPrChange w:id="12254" w:author="Nick.Tolimieri [2]" w:date="2022-09-16T09:26:00Z">
                <w:pPr>
                  <w:jc w:val="right"/>
                </w:pPr>
              </w:pPrChange>
            </w:pPr>
            <w:ins w:id="12255" w:author="Nick.Tolimieri [2]" w:date="2022-09-16T09:26:00Z">
              <w:del w:id="12256" w:author="Nick.Tolimieri" w:date="2022-09-19T13:19:00Z">
                <w:r w:rsidRPr="00FC0F34" w:rsidDel="002F2C4B">
                  <w:rPr>
                    <w:rFonts w:asciiTheme="minorHAnsi" w:eastAsiaTheme="minorHAnsi" w:hAnsiTheme="minorHAnsi" w:cstheme="minorBidi"/>
                    <w:sz w:val="22"/>
                    <w:szCs w:val="22"/>
                    <w:rPrChange w:id="12257" w:author="Nick.Tolimieri [2]" w:date="2022-09-16T09:26:00Z">
                      <w:rPr>
                        <w:rFonts w:ascii="Calibri" w:hAnsi="Calibri" w:cs="Calibri"/>
                        <w:color w:val="000000"/>
                        <w:sz w:val="22"/>
                        <w:szCs w:val="22"/>
                      </w:rPr>
                    </w:rPrChange>
                  </w:rPr>
                  <w:delText>0</w:delText>
                </w:r>
              </w:del>
            </w:ins>
          </w:p>
        </w:tc>
        <w:tc>
          <w:tcPr>
            <w:tcW w:w="960" w:type="dxa"/>
            <w:noWrap/>
            <w:hideMark/>
            <w:tcPrChange w:id="1225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259" w:author="Nick.Tolimieri [2]" w:date="2022-09-16T09:26:00Z"/>
                <w:del w:id="12260" w:author="Nick.Tolimieri" w:date="2022-09-19T13:19:00Z"/>
                <w:rFonts w:asciiTheme="minorHAnsi" w:eastAsiaTheme="minorHAnsi" w:hAnsiTheme="minorHAnsi" w:cstheme="minorBidi"/>
                <w:sz w:val="22"/>
                <w:szCs w:val="22"/>
                <w:rPrChange w:id="12261" w:author="Nick.Tolimieri [2]" w:date="2022-09-16T09:26:00Z">
                  <w:rPr>
                    <w:ins w:id="12262" w:author="Nick.Tolimieri [2]" w:date="2022-09-16T09:26:00Z"/>
                    <w:del w:id="12263" w:author="Nick.Tolimieri" w:date="2022-09-19T13:19:00Z"/>
                    <w:rFonts w:ascii="Calibri" w:hAnsi="Calibri" w:cs="Calibri"/>
                    <w:color w:val="000000"/>
                    <w:sz w:val="22"/>
                    <w:szCs w:val="22"/>
                  </w:rPr>
                </w:rPrChange>
              </w:rPr>
              <w:pPrChange w:id="12264" w:author="Nick.Tolimieri [2]" w:date="2022-09-16T09:26:00Z">
                <w:pPr>
                  <w:jc w:val="right"/>
                </w:pPr>
              </w:pPrChange>
            </w:pPr>
            <w:ins w:id="12265" w:author="Nick.Tolimieri [2]" w:date="2022-09-16T09:26:00Z">
              <w:del w:id="12266" w:author="Nick.Tolimieri" w:date="2022-09-19T13:19:00Z">
                <w:r w:rsidRPr="00FC0F34" w:rsidDel="002F2C4B">
                  <w:rPr>
                    <w:rFonts w:asciiTheme="minorHAnsi" w:eastAsiaTheme="minorHAnsi" w:hAnsiTheme="minorHAnsi" w:cstheme="minorBidi"/>
                    <w:sz w:val="22"/>
                    <w:szCs w:val="22"/>
                    <w:rPrChange w:id="12267" w:author="Nick.Tolimieri [2]" w:date="2022-09-16T09:26:00Z">
                      <w:rPr>
                        <w:rFonts w:ascii="Calibri" w:hAnsi="Calibri" w:cs="Calibri"/>
                        <w:color w:val="000000"/>
                        <w:sz w:val="22"/>
                        <w:szCs w:val="22"/>
                      </w:rPr>
                    </w:rPrChange>
                  </w:rPr>
                  <w:delText>15</w:delText>
                </w:r>
              </w:del>
            </w:ins>
          </w:p>
        </w:tc>
        <w:tc>
          <w:tcPr>
            <w:tcW w:w="960" w:type="dxa"/>
            <w:noWrap/>
            <w:hideMark/>
            <w:tcPrChange w:id="1226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269" w:author="Nick.Tolimieri [2]" w:date="2022-09-16T09:26:00Z"/>
                <w:del w:id="12270" w:author="Nick.Tolimieri" w:date="2022-09-19T13:19:00Z"/>
                <w:rFonts w:asciiTheme="minorHAnsi" w:eastAsiaTheme="minorHAnsi" w:hAnsiTheme="minorHAnsi" w:cstheme="minorBidi"/>
                <w:sz w:val="22"/>
                <w:szCs w:val="22"/>
                <w:rPrChange w:id="12271" w:author="Nick.Tolimieri [2]" w:date="2022-09-16T09:26:00Z">
                  <w:rPr>
                    <w:ins w:id="12272" w:author="Nick.Tolimieri [2]" w:date="2022-09-16T09:26:00Z"/>
                    <w:del w:id="12273" w:author="Nick.Tolimieri" w:date="2022-09-19T13:19:00Z"/>
                    <w:rFonts w:ascii="Calibri" w:hAnsi="Calibri" w:cs="Calibri"/>
                    <w:color w:val="000000"/>
                    <w:sz w:val="22"/>
                    <w:szCs w:val="22"/>
                  </w:rPr>
                </w:rPrChange>
              </w:rPr>
              <w:pPrChange w:id="12274" w:author="Nick.Tolimieri [2]" w:date="2022-09-16T09:26:00Z">
                <w:pPr>
                  <w:jc w:val="right"/>
                </w:pPr>
              </w:pPrChange>
            </w:pPr>
            <w:ins w:id="12275" w:author="Nick.Tolimieri [2]" w:date="2022-09-16T09:26:00Z">
              <w:del w:id="12276" w:author="Nick.Tolimieri" w:date="2022-09-19T13:19:00Z">
                <w:r w:rsidRPr="00FC0F34" w:rsidDel="002F2C4B">
                  <w:rPr>
                    <w:rFonts w:asciiTheme="minorHAnsi" w:eastAsiaTheme="minorHAnsi" w:hAnsiTheme="minorHAnsi" w:cstheme="minorBidi"/>
                    <w:sz w:val="22"/>
                    <w:szCs w:val="22"/>
                    <w:rPrChange w:id="12277" w:author="Nick.Tolimieri [2]" w:date="2022-09-16T09:26:00Z">
                      <w:rPr>
                        <w:rFonts w:ascii="Calibri" w:hAnsi="Calibri" w:cs="Calibri"/>
                        <w:color w:val="000000"/>
                        <w:sz w:val="22"/>
                        <w:szCs w:val="22"/>
                      </w:rPr>
                    </w:rPrChange>
                  </w:rPr>
                  <w:delText>1</w:delText>
                </w:r>
              </w:del>
            </w:ins>
          </w:p>
        </w:tc>
        <w:tc>
          <w:tcPr>
            <w:tcW w:w="960" w:type="dxa"/>
            <w:noWrap/>
            <w:hideMark/>
            <w:tcPrChange w:id="1227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279" w:author="Nick.Tolimieri [2]" w:date="2022-09-16T09:26:00Z"/>
                <w:del w:id="12280" w:author="Nick.Tolimieri" w:date="2022-09-19T13:19:00Z"/>
                <w:rFonts w:asciiTheme="minorHAnsi" w:eastAsiaTheme="minorHAnsi" w:hAnsiTheme="minorHAnsi" w:cstheme="minorBidi"/>
                <w:sz w:val="22"/>
                <w:szCs w:val="22"/>
                <w:rPrChange w:id="12281" w:author="Nick.Tolimieri [2]" w:date="2022-09-16T09:26:00Z">
                  <w:rPr>
                    <w:ins w:id="12282" w:author="Nick.Tolimieri [2]" w:date="2022-09-16T09:26:00Z"/>
                    <w:del w:id="12283" w:author="Nick.Tolimieri" w:date="2022-09-19T13:19:00Z"/>
                    <w:rFonts w:ascii="Calibri" w:hAnsi="Calibri" w:cs="Calibri"/>
                    <w:color w:val="000000"/>
                    <w:sz w:val="22"/>
                    <w:szCs w:val="22"/>
                  </w:rPr>
                </w:rPrChange>
              </w:rPr>
              <w:pPrChange w:id="12284" w:author="Nick.Tolimieri [2]" w:date="2022-09-16T09:26:00Z">
                <w:pPr>
                  <w:jc w:val="right"/>
                </w:pPr>
              </w:pPrChange>
            </w:pPr>
            <w:ins w:id="12285" w:author="Nick.Tolimieri [2]" w:date="2022-09-16T09:26:00Z">
              <w:del w:id="12286" w:author="Nick.Tolimieri" w:date="2022-09-19T13:19:00Z">
                <w:r w:rsidRPr="00FC0F34" w:rsidDel="002F2C4B">
                  <w:rPr>
                    <w:rFonts w:asciiTheme="minorHAnsi" w:eastAsiaTheme="minorHAnsi" w:hAnsiTheme="minorHAnsi" w:cstheme="minorBidi"/>
                    <w:sz w:val="22"/>
                    <w:szCs w:val="22"/>
                    <w:rPrChange w:id="12287" w:author="Nick.Tolimieri [2]" w:date="2022-09-16T09:26:00Z">
                      <w:rPr>
                        <w:rFonts w:ascii="Calibri" w:hAnsi="Calibri" w:cs="Calibri"/>
                        <w:color w:val="000000"/>
                        <w:sz w:val="22"/>
                        <w:szCs w:val="22"/>
                      </w:rPr>
                    </w:rPrChange>
                  </w:rPr>
                  <w:delText>9</w:delText>
                </w:r>
              </w:del>
            </w:ins>
          </w:p>
        </w:tc>
        <w:tc>
          <w:tcPr>
            <w:tcW w:w="960" w:type="dxa"/>
            <w:noWrap/>
            <w:hideMark/>
            <w:tcPrChange w:id="1228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289" w:author="Nick.Tolimieri [2]" w:date="2022-09-16T09:26:00Z"/>
                <w:del w:id="12290" w:author="Nick.Tolimieri" w:date="2022-09-19T13:19:00Z"/>
                <w:rFonts w:asciiTheme="minorHAnsi" w:eastAsiaTheme="minorHAnsi" w:hAnsiTheme="minorHAnsi" w:cstheme="minorBidi"/>
                <w:sz w:val="22"/>
                <w:szCs w:val="22"/>
                <w:rPrChange w:id="12291" w:author="Nick.Tolimieri [2]" w:date="2022-09-16T09:26:00Z">
                  <w:rPr>
                    <w:ins w:id="12292" w:author="Nick.Tolimieri [2]" w:date="2022-09-16T09:26:00Z"/>
                    <w:del w:id="12293" w:author="Nick.Tolimieri" w:date="2022-09-19T13:19:00Z"/>
                    <w:rFonts w:ascii="Calibri" w:hAnsi="Calibri" w:cs="Calibri"/>
                    <w:color w:val="000000"/>
                    <w:sz w:val="22"/>
                    <w:szCs w:val="22"/>
                  </w:rPr>
                </w:rPrChange>
              </w:rPr>
              <w:pPrChange w:id="12294" w:author="Nick.Tolimieri [2]" w:date="2022-09-16T09:26:00Z">
                <w:pPr>
                  <w:jc w:val="right"/>
                </w:pPr>
              </w:pPrChange>
            </w:pPr>
            <w:ins w:id="12295" w:author="Nick.Tolimieri [2]" w:date="2022-09-16T09:26:00Z">
              <w:del w:id="12296" w:author="Nick.Tolimieri" w:date="2022-09-19T13:19:00Z">
                <w:r w:rsidRPr="00FC0F34" w:rsidDel="002F2C4B">
                  <w:rPr>
                    <w:rFonts w:asciiTheme="minorHAnsi" w:eastAsiaTheme="minorHAnsi" w:hAnsiTheme="minorHAnsi" w:cstheme="minorBidi"/>
                    <w:sz w:val="22"/>
                    <w:szCs w:val="22"/>
                    <w:rPrChange w:id="12297" w:author="Nick.Tolimieri [2]" w:date="2022-09-16T09:26:00Z">
                      <w:rPr>
                        <w:rFonts w:ascii="Calibri" w:hAnsi="Calibri" w:cs="Calibri"/>
                        <w:color w:val="000000"/>
                        <w:sz w:val="22"/>
                        <w:szCs w:val="22"/>
                      </w:rPr>
                    </w:rPrChange>
                  </w:rPr>
                  <w:delText>9</w:delText>
                </w:r>
              </w:del>
            </w:ins>
          </w:p>
        </w:tc>
        <w:tc>
          <w:tcPr>
            <w:tcW w:w="960" w:type="dxa"/>
            <w:noWrap/>
            <w:hideMark/>
            <w:tcPrChange w:id="1229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299" w:author="Nick.Tolimieri [2]" w:date="2022-09-16T09:26:00Z"/>
                <w:del w:id="12300" w:author="Nick.Tolimieri" w:date="2022-09-19T13:19:00Z"/>
                <w:rFonts w:asciiTheme="minorHAnsi" w:eastAsiaTheme="minorHAnsi" w:hAnsiTheme="minorHAnsi" w:cstheme="minorBidi"/>
                <w:sz w:val="22"/>
                <w:szCs w:val="22"/>
                <w:rPrChange w:id="12301" w:author="Nick.Tolimieri [2]" w:date="2022-09-16T09:26:00Z">
                  <w:rPr>
                    <w:ins w:id="12302" w:author="Nick.Tolimieri [2]" w:date="2022-09-16T09:26:00Z"/>
                    <w:del w:id="12303" w:author="Nick.Tolimieri" w:date="2022-09-19T13:19:00Z"/>
                    <w:rFonts w:ascii="Calibri" w:hAnsi="Calibri" w:cs="Calibri"/>
                    <w:color w:val="000000"/>
                    <w:sz w:val="22"/>
                    <w:szCs w:val="22"/>
                  </w:rPr>
                </w:rPrChange>
              </w:rPr>
              <w:pPrChange w:id="12304" w:author="Nick.Tolimieri [2]" w:date="2022-09-16T09:26:00Z">
                <w:pPr>
                  <w:jc w:val="right"/>
                </w:pPr>
              </w:pPrChange>
            </w:pPr>
            <w:ins w:id="12305" w:author="Nick.Tolimieri [2]" w:date="2022-09-16T09:26:00Z">
              <w:del w:id="12306" w:author="Nick.Tolimieri" w:date="2022-09-19T13:19:00Z">
                <w:r w:rsidRPr="00FC0F34" w:rsidDel="002F2C4B">
                  <w:rPr>
                    <w:rFonts w:asciiTheme="minorHAnsi" w:eastAsiaTheme="minorHAnsi" w:hAnsiTheme="minorHAnsi" w:cstheme="minorBidi"/>
                    <w:sz w:val="22"/>
                    <w:szCs w:val="22"/>
                    <w:rPrChange w:id="12307" w:author="Nick.Tolimieri [2]" w:date="2022-09-16T09:26:00Z">
                      <w:rPr>
                        <w:rFonts w:ascii="Calibri" w:hAnsi="Calibri" w:cs="Calibri"/>
                        <w:color w:val="000000"/>
                        <w:sz w:val="22"/>
                        <w:szCs w:val="22"/>
                      </w:rPr>
                    </w:rPrChange>
                  </w:rPr>
                  <w:delText>9</w:delText>
                </w:r>
              </w:del>
            </w:ins>
          </w:p>
        </w:tc>
        <w:tc>
          <w:tcPr>
            <w:tcW w:w="960" w:type="dxa"/>
            <w:noWrap/>
            <w:hideMark/>
            <w:tcPrChange w:id="1230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309" w:author="Nick.Tolimieri [2]" w:date="2022-09-16T09:26:00Z"/>
                <w:del w:id="12310" w:author="Nick.Tolimieri" w:date="2022-09-19T13:19:00Z"/>
                <w:rFonts w:asciiTheme="minorHAnsi" w:eastAsiaTheme="minorHAnsi" w:hAnsiTheme="minorHAnsi" w:cstheme="minorBidi"/>
                <w:sz w:val="22"/>
                <w:szCs w:val="22"/>
                <w:rPrChange w:id="12311" w:author="Nick.Tolimieri [2]" w:date="2022-09-16T09:26:00Z">
                  <w:rPr>
                    <w:ins w:id="12312" w:author="Nick.Tolimieri [2]" w:date="2022-09-16T09:26:00Z"/>
                    <w:del w:id="12313" w:author="Nick.Tolimieri" w:date="2022-09-19T13:19:00Z"/>
                    <w:rFonts w:ascii="Calibri" w:hAnsi="Calibri" w:cs="Calibri"/>
                    <w:color w:val="000000"/>
                    <w:sz w:val="22"/>
                    <w:szCs w:val="22"/>
                  </w:rPr>
                </w:rPrChange>
              </w:rPr>
              <w:pPrChange w:id="12314" w:author="Nick.Tolimieri [2]" w:date="2022-09-16T09:26:00Z">
                <w:pPr>
                  <w:jc w:val="right"/>
                </w:pPr>
              </w:pPrChange>
            </w:pPr>
            <w:ins w:id="12315" w:author="Nick.Tolimieri [2]" w:date="2022-09-16T09:26:00Z">
              <w:del w:id="12316" w:author="Nick.Tolimieri" w:date="2022-09-19T13:19:00Z">
                <w:r w:rsidRPr="00FC0F34" w:rsidDel="002F2C4B">
                  <w:rPr>
                    <w:rFonts w:asciiTheme="minorHAnsi" w:eastAsiaTheme="minorHAnsi" w:hAnsiTheme="minorHAnsi" w:cstheme="minorBidi"/>
                    <w:sz w:val="22"/>
                    <w:szCs w:val="22"/>
                    <w:rPrChange w:id="12317" w:author="Nick.Tolimieri [2]" w:date="2022-09-16T09:26:00Z">
                      <w:rPr>
                        <w:rFonts w:ascii="Calibri" w:hAnsi="Calibri" w:cs="Calibri"/>
                        <w:color w:val="000000"/>
                        <w:sz w:val="22"/>
                        <w:szCs w:val="22"/>
                      </w:rPr>
                    </w:rPrChange>
                  </w:rPr>
                  <w:delText>1.58</w:delText>
                </w:r>
              </w:del>
            </w:ins>
          </w:p>
        </w:tc>
        <w:tc>
          <w:tcPr>
            <w:tcW w:w="960" w:type="dxa"/>
            <w:noWrap/>
            <w:hideMark/>
            <w:tcPrChange w:id="1231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319" w:author="Nick.Tolimieri [2]" w:date="2022-09-16T09:26:00Z"/>
                <w:del w:id="12320" w:author="Nick.Tolimieri" w:date="2022-09-19T13:19:00Z"/>
                <w:rFonts w:asciiTheme="minorHAnsi" w:eastAsiaTheme="minorHAnsi" w:hAnsiTheme="minorHAnsi" w:cstheme="minorBidi"/>
                <w:sz w:val="22"/>
                <w:szCs w:val="22"/>
                <w:rPrChange w:id="12321" w:author="Nick.Tolimieri [2]" w:date="2022-09-16T09:26:00Z">
                  <w:rPr>
                    <w:ins w:id="12322" w:author="Nick.Tolimieri [2]" w:date="2022-09-16T09:26:00Z"/>
                    <w:del w:id="12323" w:author="Nick.Tolimieri" w:date="2022-09-19T13:19:00Z"/>
                    <w:rFonts w:ascii="Calibri" w:hAnsi="Calibri" w:cs="Calibri"/>
                    <w:color w:val="000000"/>
                    <w:sz w:val="22"/>
                    <w:szCs w:val="22"/>
                  </w:rPr>
                </w:rPrChange>
              </w:rPr>
              <w:pPrChange w:id="12324" w:author="Nick.Tolimieri [2]" w:date="2022-09-16T09:26:00Z">
                <w:pPr>
                  <w:jc w:val="right"/>
                </w:pPr>
              </w:pPrChange>
            </w:pPr>
            <w:ins w:id="12325" w:author="Nick.Tolimieri [2]" w:date="2022-09-16T09:26:00Z">
              <w:del w:id="12326" w:author="Nick.Tolimieri" w:date="2022-09-19T13:19:00Z">
                <w:r w:rsidRPr="00FC0F34" w:rsidDel="002F2C4B">
                  <w:rPr>
                    <w:rFonts w:asciiTheme="minorHAnsi" w:eastAsiaTheme="minorHAnsi" w:hAnsiTheme="minorHAnsi" w:cstheme="minorBidi"/>
                    <w:sz w:val="22"/>
                    <w:szCs w:val="22"/>
                    <w:rPrChange w:id="12327" w:author="Nick.Tolimieri [2]" w:date="2022-09-16T09:26:00Z">
                      <w:rPr>
                        <w:rFonts w:ascii="Calibri" w:hAnsi="Calibri" w:cs="Calibri"/>
                        <w:color w:val="000000"/>
                        <w:sz w:val="22"/>
                        <w:szCs w:val="22"/>
                      </w:rPr>
                    </w:rPrChange>
                  </w:rPr>
                  <w:delText>0.11</w:delText>
                </w:r>
              </w:del>
            </w:ins>
          </w:p>
        </w:tc>
      </w:tr>
      <w:tr w:rsidR="00FC0F34" w:rsidRPr="00FC0F34" w:rsidDel="002F2C4B" w:rsidTr="00FC0F34">
        <w:trPr>
          <w:divId w:val="1675451697"/>
          <w:trHeight w:val="300"/>
          <w:ins w:id="12328" w:author="Nick.Tolimieri [2]" w:date="2022-09-16T09:26:00Z"/>
          <w:del w:id="12329" w:author="Nick.Tolimieri" w:date="2022-09-19T13:19:00Z"/>
          <w:trPrChange w:id="12330" w:author="Nick.Tolimieri [2]" w:date="2022-09-16T09:26:00Z">
            <w:trPr>
              <w:divId w:val="1675451697"/>
              <w:trHeight w:val="300"/>
            </w:trPr>
          </w:trPrChange>
        </w:trPr>
        <w:tc>
          <w:tcPr>
            <w:tcW w:w="960" w:type="dxa"/>
            <w:noWrap/>
            <w:hideMark/>
            <w:tcPrChange w:id="1233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332" w:author="Nick.Tolimieri [2]" w:date="2022-09-16T09:26:00Z"/>
                <w:del w:id="12333" w:author="Nick.Tolimieri" w:date="2022-09-19T13:19:00Z"/>
                <w:rFonts w:asciiTheme="minorHAnsi" w:eastAsiaTheme="minorHAnsi" w:hAnsiTheme="minorHAnsi" w:cstheme="minorBidi"/>
                <w:sz w:val="22"/>
                <w:szCs w:val="22"/>
                <w:rPrChange w:id="12334" w:author="Nick.Tolimieri [2]" w:date="2022-09-16T09:26:00Z">
                  <w:rPr>
                    <w:ins w:id="12335" w:author="Nick.Tolimieri [2]" w:date="2022-09-16T09:26:00Z"/>
                    <w:del w:id="12336" w:author="Nick.Tolimieri" w:date="2022-09-19T13:19:00Z"/>
                    <w:rFonts w:ascii="Calibri" w:hAnsi="Calibri" w:cs="Calibri"/>
                    <w:color w:val="000000"/>
                    <w:sz w:val="22"/>
                    <w:szCs w:val="22"/>
                  </w:rPr>
                </w:rPrChange>
              </w:rPr>
              <w:pPrChange w:id="12337" w:author="Nick.Tolimieri [2]" w:date="2022-09-16T09:26:00Z">
                <w:pPr/>
              </w:pPrChange>
            </w:pPr>
            <w:ins w:id="12338" w:author="Nick.Tolimieri [2]" w:date="2022-09-16T09:26:00Z">
              <w:del w:id="12339" w:author="Nick.Tolimieri" w:date="2022-09-19T13:19:00Z">
                <w:r w:rsidRPr="00FC0F34" w:rsidDel="002F2C4B">
                  <w:rPr>
                    <w:rFonts w:asciiTheme="minorHAnsi" w:eastAsiaTheme="minorHAnsi" w:hAnsiTheme="minorHAnsi" w:cstheme="minorBidi"/>
                    <w:sz w:val="22"/>
                    <w:szCs w:val="22"/>
                    <w:rPrChange w:id="12340" w:author="Nick.Tolimieri [2]" w:date="2022-09-16T09:26:00Z">
                      <w:rPr>
                        <w:rFonts w:ascii="Calibri" w:hAnsi="Calibri" w:cs="Calibri"/>
                        <w:color w:val="000000"/>
                        <w:sz w:val="22"/>
                        <w:szCs w:val="22"/>
                      </w:rPr>
                    </w:rPrChange>
                  </w:rPr>
                  <w:delText>Cape Alava</w:delText>
                </w:r>
              </w:del>
            </w:ins>
          </w:p>
        </w:tc>
        <w:tc>
          <w:tcPr>
            <w:tcW w:w="960" w:type="dxa"/>
            <w:noWrap/>
            <w:hideMark/>
            <w:tcPrChange w:id="1234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342" w:author="Nick.Tolimieri [2]" w:date="2022-09-16T09:26:00Z"/>
                <w:del w:id="12343" w:author="Nick.Tolimieri" w:date="2022-09-19T13:19:00Z"/>
                <w:rFonts w:asciiTheme="minorHAnsi" w:eastAsiaTheme="minorHAnsi" w:hAnsiTheme="minorHAnsi" w:cstheme="minorBidi"/>
                <w:sz w:val="22"/>
                <w:szCs w:val="22"/>
                <w:rPrChange w:id="12344" w:author="Nick.Tolimieri [2]" w:date="2022-09-16T09:26:00Z">
                  <w:rPr>
                    <w:ins w:id="12345" w:author="Nick.Tolimieri [2]" w:date="2022-09-16T09:26:00Z"/>
                    <w:del w:id="12346" w:author="Nick.Tolimieri" w:date="2022-09-19T13:19:00Z"/>
                    <w:rFonts w:ascii="Calibri" w:hAnsi="Calibri" w:cs="Calibri"/>
                    <w:color w:val="000000"/>
                    <w:sz w:val="22"/>
                    <w:szCs w:val="22"/>
                  </w:rPr>
                </w:rPrChange>
              </w:rPr>
              <w:pPrChange w:id="12347" w:author="Nick.Tolimieri [2]" w:date="2022-09-16T09:26:00Z">
                <w:pPr>
                  <w:jc w:val="right"/>
                </w:pPr>
              </w:pPrChange>
            </w:pPr>
            <w:ins w:id="12348" w:author="Nick.Tolimieri [2]" w:date="2022-09-16T09:26:00Z">
              <w:del w:id="12349" w:author="Nick.Tolimieri" w:date="2022-09-19T13:19:00Z">
                <w:r w:rsidRPr="00FC0F34" w:rsidDel="002F2C4B">
                  <w:rPr>
                    <w:rFonts w:asciiTheme="minorHAnsi" w:eastAsiaTheme="minorHAnsi" w:hAnsiTheme="minorHAnsi" w:cstheme="minorBidi"/>
                    <w:sz w:val="22"/>
                    <w:szCs w:val="22"/>
                    <w:rPrChange w:id="12350" w:author="Nick.Tolimieri [2]" w:date="2022-09-16T09:26:00Z">
                      <w:rPr>
                        <w:rFonts w:ascii="Calibri" w:hAnsi="Calibri" w:cs="Calibri"/>
                        <w:color w:val="000000"/>
                        <w:sz w:val="22"/>
                        <w:szCs w:val="22"/>
                      </w:rPr>
                    </w:rPrChange>
                  </w:rPr>
                  <w:delText>1997</w:delText>
                </w:r>
              </w:del>
            </w:ins>
          </w:p>
        </w:tc>
        <w:tc>
          <w:tcPr>
            <w:tcW w:w="960" w:type="dxa"/>
            <w:noWrap/>
            <w:hideMark/>
            <w:tcPrChange w:id="1235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352" w:author="Nick.Tolimieri [2]" w:date="2022-09-16T09:26:00Z"/>
                <w:del w:id="12353" w:author="Nick.Tolimieri" w:date="2022-09-19T13:19:00Z"/>
                <w:rFonts w:asciiTheme="minorHAnsi" w:eastAsiaTheme="minorHAnsi" w:hAnsiTheme="minorHAnsi" w:cstheme="minorBidi"/>
                <w:sz w:val="22"/>
                <w:szCs w:val="22"/>
                <w:rPrChange w:id="12354" w:author="Nick.Tolimieri [2]" w:date="2022-09-16T09:26:00Z">
                  <w:rPr>
                    <w:ins w:id="12355" w:author="Nick.Tolimieri [2]" w:date="2022-09-16T09:26:00Z"/>
                    <w:del w:id="12356" w:author="Nick.Tolimieri" w:date="2022-09-19T13:19:00Z"/>
                    <w:rFonts w:ascii="Calibri" w:hAnsi="Calibri" w:cs="Calibri"/>
                    <w:color w:val="000000"/>
                    <w:sz w:val="22"/>
                    <w:szCs w:val="22"/>
                  </w:rPr>
                </w:rPrChange>
              </w:rPr>
              <w:pPrChange w:id="12357" w:author="Nick.Tolimieri [2]" w:date="2022-09-16T09:26:00Z">
                <w:pPr>
                  <w:jc w:val="right"/>
                </w:pPr>
              </w:pPrChange>
            </w:pPr>
            <w:ins w:id="12358" w:author="Nick.Tolimieri [2]" w:date="2022-09-16T09:26:00Z">
              <w:del w:id="12359" w:author="Nick.Tolimieri" w:date="2022-09-19T13:19:00Z">
                <w:r w:rsidRPr="00FC0F34" w:rsidDel="002F2C4B">
                  <w:rPr>
                    <w:rFonts w:asciiTheme="minorHAnsi" w:eastAsiaTheme="minorHAnsi" w:hAnsiTheme="minorHAnsi" w:cstheme="minorBidi"/>
                    <w:sz w:val="22"/>
                    <w:szCs w:val="22"/>
                    <w:rPrChange w:id="12360" w:author="Nick.Tolimieri [2]" w:date="2022-09-16T09:26:00Z">
                      <w:rPr>
                        <w:rFonts w:ascii="Calibri" w:hAnsi="Calibri" w:cs="Calibri"/>
                        <w:color w:val="000000"/>
                        <w:sz w:val="22"/>
                        <w:szCs w:val="22"/>
                      </w:rPr>
                    </w:rPrChange>
                  </w:rPr>
                  <w:delText>37</w:delText>
                </w:r>
              </w:del>
            </w:ins>
          </w:p>
        </w:tc>
        <w:tc>
          <w:tcPr>
            <w:tcW w:w="960" w:type="dxa"/>
            <w:noWrap/>
            <w:hideMark/>
            <w:tcPrChange w:id="1236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362" w:author="Nick.Tolimieri [2]" w:date="2022-09-16T09:26:00Z"/>
                <w:del w:id="12363" w:author="Nick.Tolimieri" w:date="2022-09-19T13:19:00Z"/>
                <w:rFonts w:asciiTheme="minorHAnsi" w:eastAsiaTheme="minorHAnsi" w:hAnsiTheme="minorHAnsi" w:cstheme="minorBidi"/>
                <w:sz w:val="22"/>
                <w:szCs w:val="22"/>
                <w:rPrChange w:id="12364" w:author="Nick.Tolimieri [2]" w:date="2022-09-16T09:26:00Z">
                  <w:rPr>
                    <w:ins w:id="12365" w:author="Nick.Tolimieri [2]" w:date="2022-09-16T09:26:00Z"/>
                    <w:del w:id="12366" w:author="Nick.Tolimieri" w:date="2022-09-19T13:19:00Z"/>
                    <w:rFonts w:ascii="Calibri" w:hAnsi="Calibri" w:cs="Calibri"/>
                    <w:color w:val="000000"/>
                    <w:sz w:val="22"/>
                    <w:szCs w:val="22"/>
                  </w:rPr>
                </w:rPrChange>
              </w:rPr>
              <w:pPrChange w:id="12367" w:author="Nick.Tolimieri [2]" w:date="2022-09-16T09:26:00Z">
                <w:pPr>
                  <w:jc w:val="right"/>
                </w:pPr>
              </w:pPrChange>
            </w:pPr>
            <w:ins w:id="12368" w:author="Nick.Tolimieri [2]" w:date="2022-09-16T09:26:00Z">
              <w:del w:id="12369" w:author="Nick.Tolimieri" w:date="2022-09-19T13:19:00Z">
                <w:r w:rsidRPr="00FC0F34" w:rsidDel="002F2C4B">
                  <w:rPr>
                    <w:rFonts w:asciiTheme="minorHAnsi" w:eastAsiaTheme="minorHAnsi" w:hAnsiTheme="minorHAnsi" w:cstheme="minorBidi"/>
                    <w:sz w:val="22"/>
                    <w:szCs w:val="22"/>
                    <w:rPrChange w:id="12370" w:author="Nick.Tolimieri [2]" w:date="2022-09-16T09:26:00Z">
                      <w:rPr>
                        <w:rFonts w:ascii="Calibri" w:hAnsi="Calibri" w:cs="Calibri"/>
                        <w:color w:val="000000"/>
                        <w:sz w:val="22"/>
                        <w:szCs w:val="22"/>
                      </w:rPr>
                    </w:rPrChange>
                  </w:rPr>
                  <w:delText>128</w:delText>
                </w:r>
              </w:del>
            </w:ins>
          </w:p>
        </w:tc>
        <w:tc>
          <w:tcPr>
            <w:tcW w:w="960" w:type="dxa"/>
            <w:noWrap/>
            <w:hideMark/>
            <w:tcPrChange w:id="1237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372" w:author="Nick.Tolimieri [2]" w:date="2022-09-16T09:26:00Z"/>
                <w:del w:id="12373" w:author="Nick.Tolimieri" w:date="2022-09-19T13:19:00Z"/>
                <w:rFonts w:asciiTheme="minorHAnsi" w:eastAsiaTheme="minorHAnsi" w:hAnsiTheme="minorHAnsi" w:cstheme="minorBidi"/>
                <w:sz w:val="22"/>
                <w:szCs w:val="22"/>
                <w:rPrChange w:id="12374" w:author="Nick.Tolimieri [2]" w:date="2022-09-16T09:26:00Z">
                  <w:rPr>
                    <w:ins w:id="12375" w:author="Nick.Tolimieri [2]" w:date="2022-09-16T09:26:00Z"/>
                    <w:del w:id="12376" w:author="Nick.Tolimieri" w:date="2022-09-19T13:19:00Z"/>
                    <w:rFonts w:ascii="Calibri" w:hAnsi="Calibri" w:cs="Calibri"/>
                    <w:color w:val="000000"/>
                    <w:sz w:val="22"/>
                    <w:szCs w:val="22"/>
                  </w:rPr>
                </w:rPrChange>
              </w:rPr>
              <w:pPrChange w:id="12377" w:author="Nick.Tolimieri [2]" w:date="2022-09-16T09:26:00Z">
                <w:pPr>
                  <w:jc w:val="right"/>
                </w:pPr>
              </w:pPrChange>
            </w:pPr>
            <w:ins w:id="12378" w:author="Nick.Tolimieri [2]" w:date="2022-09-16T09:26:00Z">
              <w:del w:id="12379" w:author="Nick.Tolimieri" w:date="2022-09-19T13:19:00Z">
                <w:r w:rsidRPr="00FC0F34" w:rsidDel="002F2C4B">
                  <w:rPr>
                    <w:rFonts w:asciiTheme="minorHAnsi" w:eastAsiaTheme="minorHAnsi" w:hAnsiTheme="minorHAnsi" w:cstheme="minorBidi"/>
                    <w:sz w:val="22"/>
                    <w:szCs w:val="22"/>
                    <w:rPrChange w:id="12380" w:author="Nick.Tolimieri [2]" w:date="2022-09-16T09:26:00Z">
                      <w:rPr>
                        <w:rFonts w:ascii="Calibri" w:hAnsi="Calibri" w:cs="Calibri"/>
                        <w:color w:val="000000"/>
                        <w:sz w:val="22"/>
                        <w:szCs w:val="22"/>
                      </w:rPr>
                    </w:rPrChange>
                  </w:rPr>
                  <w:delText>6</w:delText>
                </w:r>
              </w:del>
            </w:ins>
          </w:p>
        </w:tc>
        <w:tc>
          <w:tcPr>
            <w:tcW w:w="960" w:type="dxa"/>
            <w:noWrap/>
            <w:hideMark/>
            <w:tcPrChange w:id="1238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382" w:author="Nick.Tolimieri [2]" w:date="2022-09-16T09:26:00Z"/>
                <w:del w:id="12383" w:author="Nick.Tolimieri" w:date="2022-09-19T13:19:00Z"/>
                <w:rFonts w:asciiTheme="minorHAnsi" w:eastAsiaTheme="minorHAnsi" w:hAnsiTheme="minorHAnsi" w:cstheme="minorBidi"/>
                <w:sz w:val="22"/>
                <w:szCs w:val="22"/>
                <w:rPrChange w:id="12384" w:author="Nick.Tolimieri [2]" w:date="2022-09-16T09:26:00Z">
                  <w:rPr>
                    <w:ins w:id="12385" w:author="Nick.Tolimieri [2]" w:date="2022-09-16T09:26:00Z"/>
                    <w:del w:id="12386" w:author="Nick.Tolimieri" w:date="2022-09-19T13:19:00Z"/>
                    <w:rFonts w:ascii="Calibri" w:hAnsi="Calibri" w:cs="Calibri"/>
                    <w:color w:val="000000"/>
                    <w:sz w:val="22"/>
                    <w:szCs w:val="22"/>
                  </w:rPr>
                </w:rPrChange>
              </w:rPr>
              <w:pPrChange w:id="12387" w:author="Nick.Tolimieri [2]" w:date="2022-09-16T09:26:00Z">
                <w:pPr>
                  <w:jc w:val="right"/>
                </w:pPr>
              </w:pPrChange>
            </w:pPr>
            <w:ins w:id="12388" w:author="Nick.Tolimieri [2]" w:date="2022-09-16T09:26:00Z">
              <w:del w:id="12389" w:author="Nick.Tolimieri" w:date="2022-09-19T13:19:00Z">
                <w:r w:rsidRPr="00FC0F34" w:rsidDel="002F2C4B">
                  <w:rPr>
                    <w:rFonts w:asciiTheme="minorHAnsi" w:eastAsiaTheme="minorHAnsi" w:hAnsiTheme="minorHAnsi" w:cstheme="minorBidi"/>
                    <w:sz w:val="22"/>
                    <w:szCs w:val="22"/>
                    <w:rPrChange w:id="12390" w:author="Nick.Tolimieri [2]" w:date="2022-09-16T09:26:00Z">
                      <w:rPr>
                        <w:rFonts w:ascii="Calibri" w:hAnsi="Calibri" w:cs="Calibri"/>
                        <w:color w:val="000000"/>
                        <w:sz w:val="22"/>
                        <w:szCs w:val="22"/>
                      </w:rPr>
                    </w:rPrChange>
                  </w:rPr>
                  <w:delText>110</w:delText>
                </w:r>
              </w:del>
            </w:ins>
          </w:p>
        </w:tc>
        <w:tc>
          <w:tcPr>
            <w:tcW w:w="960" w:type="dxa"/>
            <w:noWrap/>
            <w:hideMark/>
            <w:tcPrChange w:id="1239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392" w:author="Nick.Tolimieri [2]" w:date="2022-09-16T09:26:00Z"/>
                <w:del w:id="12393" w:author="Nick.Tolimieri" w:date="2022-09-19T13:19:00Z"/>
                <w:rFonts w:asciiTheme="minorHAnsi" w:eastAsiaTheme="minorHAnsi" w:hAnsiTheme="minorHAnsi" w:cstheme="minorBidi"/>
                <w:sz w:val="22"/>
                <w:szCs w:val="22"/>
                <w:rPrChange w:id="12394" w:author="Nick.Tolimieri [2]" w:date="2022-09-16T09:26:00Z">
                  <w:rPr>
                    <w:ins w:id="12395" w:author="Nick.Tolimieri [2]" w:date="2022-09-16T09:26:00Z"/>
                    <w:del w:id="12396" w:author="Nick.Tolimieri" w:date="2022-09-19T13:19:00Z"/>
                    <w:rFonts w:ascii="Calibri" w:hAnsi="Calibri" w:cs="Calibri"/>
                    <w:color w:val="000000"/>
                    <w:sz w:val="22"/>
                    <w:szCs w:val="22"/>
                  </w:rPr>
                </w:rPrChange>
              </w:rPr>
              <w:pPrChange w:id="12397" w:author="Nick.Tolimieri [2]" w:date="2022-09-16T09:26:00Z">
                <w:pPr>
                  <w:jc w:val="right"/>
                </w:pPr>
              </w:pPrChange>
            </w:pPr>
            <w:ins w:id="12398" w:author="Nick.Tolimieri [2]" w:date="2022-09-16T09:26:00Z">
              <w:del w:id="12399" w:author="Nick.Tolimieri" w:date="2022-09-19T13:19:00Z">
                <w:r w:rsidRPr="00FC0F34" w:rsidDel="002F2C4B">
                  <w:rPr>
                    <w:rFonts w:asciiTheme="minorHAnsi" w:eastAsiaTheme="minorHAnsi" w:hAnsiTheme="minorHAnsi" w:cstheme="minorBidi"/>
                    <w:sz w:val="22"/>
                    <w:szCs w:val="22"/>
                    <w:rPrChange w:id="12400" w:author="Nick.Tolimieri [2]" w:date="2022-09-16T09:26:00Z">
                      <w:rPr>
                        <w:rFonts w:ascii="Calibri" w:hAnsi="Calibri" w:cs="Calibri"/>
                        <w:color w:val="000000"/>
                        <w:sz w:val="22"/>
                        <w:szCs w:val="22"/>
                      </w:rPr>
                    </w:rPrChange>
                  </w:rPr>
                  <w:delText>5</w:delText>
                </w:r>
              </w:del>
            </w:ins>
          </w:p>
        </w:tc>
        <w:tc>
          <w:tcPr>
            <w:tcW w:w="960" w:type="dxa"/>
            <w:noWrap/>
            <w:hideMark/>
            <w:tcPrChange w:id="1240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402" w:author="Nick.Tolimieri [2]" w:date="2022-09-16T09:26:00Z"/>
                <w:del w:id="12403" w:author="Nick.Tolimieri" w:date="2022-09-19T13:19:00Z"/>
                <w:rFonts w:asciiTheme="minorHAnsi" w:eastAsiaTheme="minorHAnsi" w:hAnsiTheme="minorHAnsi" w:cstheme="minorBidi"/>
                <w:sz w:val="22"/>
                <w:szCs w:val="22"/>
                <w:rPrChange w:id="12404" w:author="Nick.Tolimieri [2]" w:date="2022-09-16T09:26:00Z">
                  <w:rPr>
                    <w:ins w:id="12405" w:author="Nick.Tolimieri [2]" w:date="2022-09-16T09:26:00Z"/>
                    <w:del w:id="12406" w:author="Nick.Tolimieri" w:date="2022-09-19T13:19:00Z"/>
                    <w:rFonts w:ascii="Calibri" w:hAnsi="Calibri" w:cs="Calibri"/>
                    <w:color w:val="000000"/>
                    <w:sz w:val="22"/>
                    <w:szCs w:val="22"/>
                  </w:rPr>
                </w:rPrChange>
              </w:rPr>
              <w:pPrChange w:id="12407" w:author="Nick.Tolimieri [2]" w:date="2022-09-16T09:26:00Z">
                <w:pPr>
                  <w:jc w:val="right"/>
                </w:pPr>
              </w:pPrChange>
            </w:pPr>
            <w:ins w:id="12408" w:author="Nick.Tolimieri [2]" w:date="2022-09-16T09:26:00Z">
              <w:del w:id="12409" w:author="Nick.Tolimieri" w:date="2022-09-19T13:19:00Z">
                <w:r w:rsidRPr="00FC0F34" w:rsidDel="002F2C4B">
                  <w:rPr>
                    <w:rFonts w:asciiTheme="minorHAnsi" w:eastAsiaTheme="minorHAnsi" w:hAnsiTheme="minorHAnsi" w:cstheme="minorBidi"/>
                    <w:sz w:val="22"/>
                    <w:szCs w:val="22"/>
                    <w:rPrChange w:id="12410" w:author="Nick.Tolimieri [2]" w:date="2022-09-16T09:26:00Z">
                      <w:rPr>
                        <w:rFonts w:ascii="Calibri" w:hAnsi="Calibri" w:cs="Calibri"/>
                        <w:color w:val="000000"/>
                        <w:sz w:val="22"/>
                        <w:szCs w:val="22"/>
                      </w:rPr>
                    </w:rPrChange>
                  </w:rPr>
                  <w:delText>50</w:delText>
                </w:r>
              </w:del>
            </w:ins>
          </w:p>
        </w:tc>
        <w:tc>
          <w:tcPr>
            <w:tcW w:w="960" w:type="dxa"/>
            <w:noWrap/>
            <w:hideMark/>
            <w:tcPrChange w:id="1241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412" w:author="Nick.Tolimieri [2]" w:date="2022-09-16T09:26:00Z"/>
                <w:del w:id="12413" w:author="Nick.Tolimieri" w:date="2022-09-19T13:19:00Z"/>
                <w:rFonts w:asciiTheme="minorHAnsi" w:eastAsiaTheme="minorHAnsi" w:hAnsiTheme="minorHAnsi" w:cstheme="minorBidi"/>
                <w:sz w:val="22"/>
                <w:szCs w:val="22"/>
                <w:rPrChange w:id="12414" w:author="Nick.Tolimieri [2]" w:date="2022-09-16T09:26:00Z">
                  <w:rPr>
                    <w:ins w:id="12415" w:author="Nick.Tolimieri [2]" w:date="2022-09-16T09:26:00Z"/>
                    <w:del w:id="12416" w:author="Nick.Tolimieri" w:date="2022-09-19T13:19:00Z"/>
                    <w:rFonts w:ascii="Calibri" w:hAnsi="Calibri" w:cs="Calibri"/>
                    <w:color w:val="000000"/>
                    <w:sz w:val="22"/>
                    <w:szCs w:val="22"/>
                  </w:rPr>
                </w:rPrChange>
              </w:rPr>
              <w:pPrChange w:id="12417" w:author="Nick.Tolimieri [2]" w:date="2022-09-16T09:26:00Z">
                <w:pPr>
                  <w:jc w:val="right"/>
                </w:pPr>
              </w:pPrChange>
            </w:pPr>
            <w:ins w:id="12418" w:author="Nick.Tolimieri [2]" w:date="2022-09-16T09:26:00Z">
              <w:del w:id="12419" w:author="Nick.Tolimieri" w:date="2022-09-19T13:19:00Z">
                <w:r w:rsidRPr="00FC0F34" w:rsidDel="002F2C4B">
                  <w:rPr>
                    <w:rFonts w:asciiTheme="minorHAnsi" w:eastAsiaTheme="minorHAnsi" w:hAnsiTheme="minorHAnsi" w:cstheme="minorBidi"/>
                    <w:sz w:val="22"/>
                    <w:szCs w:val="22"/>
                    <w:rPrChange w:id="12420" w:author="Nick.Tolimieri [2]" w:date="2022-09-16T09:26:00Z">
                      <w:rPr>
                        <w:rFonts w:ascii="Calibri" w:hAnsi="Calibri" w:cs="Calibri"/>
                        <w:color w:val="000000"/>
                        <w:sz w:val="22"/>
                        <w:szCs w:val="22"/>
                      </w:rPr>
                    </w:rPrChange>
                  </w:rPr>
                  <w:delText>1.97</w:delText>
                </w:r>
              </w:del>
            </w:ins>
          </w:p>
        </w:tc>
        <w:tc>
          <w:tcPr>
            <w:tcW w:w="960" w:type="dxa"/>
            <w:noWrap/>
            <w:hideMark/>
            <w:tcPrChange w:id="1242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422" w:author="Nick.Tolimieri [2]" w:date="2022-09-16T09:26:00Z"/>
                <w:del w:id="12423" w:author="Nick.Tolimieri" w:date="2022-09-19T13:19:00Z"/>
                <w:rFonts w:asciiTheme="minorHAnsi" w:eastAsiaTheme="minorHAnsi" w:hAnsiTheme="minorHAnsi" w:cstheme="minorBidi"/>
                <w:sz w:val="22"/>
                <w:szCs w:val="22"/>
                <w:rPrChange w:id="12424" w:author="Nick.Tolimieri [2]" w:date="2022-09-16T09:26:00Z">
                  <w:rPr>
                    <w:ins w:id="12425" w:author="Nick.Tolimieri [2]" w:date="2022-09-16T09:26:00Z"/>
                    <w:del w:id="12426" w:author="Nick.Tolimieri" w:date="2022-09-19T13:19:00Z"/>
                    <w:rFonts w:ascii="Calibri" w:hAnsi="Calibri" w:cs="Calibri"/>
                    <w:color w:val="000000"/>
                    <w:sz w:val="22"/>
                    <w:szCs w:val="22"/>
                  </w:rPr>
                </w:rPrChange>
              </w:rPr>
              <w:pPrChange w:id="12427" w:author="Nick.Tolimieri [2]" w:date="2022-09-16T09:26:00Z">
                <w:pPr>
                  <w:jc w:val="right"/>
                </w:pPr>
              </w:pPrChange>
            </w:pPr>
            <w:ins w:id="12428" w:author="Nick.Tolimieri [2]" w:date="2022-09-16T09:26:00Z">
              <w:del w:id="12429" w:author="Nick.Tolimieri" w:date="2022-09-19T13:19:00Z">
                <w:r w:rsidRPr="00FC0F34" w:rsidDel="002F2C4B">
                  <w:rPr>
                    <w:rFonts w:asciiTheme="minorHAnsi" w:eastAsiaTheme="minorHAnsi" w:hAnsiTheme="minorHAnsi" w:cstheme="minorBidi"/>
                    <w:sz w:val="22"/>
                    <w:szCs w:val="22"/>
                    <w:rPrChange w:id="12430" w:author="Nick.Tolimieri [2]" w:date="2022-09-16T09:26:00Z">
                      <w:rPr>
                        <w:rFonts w:ascii="Calibri" w:hAnsi="Calibri" w:cs="Calibri"/>
                        <w:color w:val="000000"/>
                        <w:sz w:val="22"/>
                        <w:szCs w:val="22"/>
                      </w:rPr>
                    </w:rPrChange>
                  </w:rPr>
                  <w:delText>0.34</w:delText>
                </w:r>
              </w:del>
            </w:ins>
          </w:p>
        </w:tc>
      </w:tr>
      <w:tr w:rsidR="00FC0F34" w:rsidRPr="00FC0F34" w:rsidDel="002F2C4B" w:rsidTr="00FC0F34">
        <w:trPr>
          <w:divId w:val="1675451697"/>
          <w:trHeight w:val="300"/>
          <w:ins w:id="12431" w:author="Nick.Tolimieri [2]" w:date="2022-09-16T09:26:00Z"/>
          <w:del w:id="12432" w:author="Nick.Tolimieri" w:date="2022-09-19T13:19:00Z"/>
          <w:trPrChange w:id="12433" w:author="Nick.Tolimieri [2]" w:date="2022-09-16T09:26:00Z">
            <w:trPr>
              <w:divId w:val="1675451697"/>
              <w:trHeight w:val="300"/>
            </w:trPr>
          </w:trPrChange>
        </w:trPr>
        <w:tc>
          <w:tcPr>
            <w:tcW w:w="960" w:type="dxa"/>
            <w:noWrap/>
            <w:hideMark/>
            <w:tcPrChange w:id="1243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435" w:author="Nick.Tolimieri [2]" w:date="2022-09-16T09:26:00Z"/>
                <w:del w:id="12436" w:author="Nick.Tolimieri" w:date="2022-09-19T13:19:00Z"/>
                <w:rFonts w:asciiTheme="minorHAnsi" w:eastAsiaTheme="minorHAnsi" w:hAnsiTheme="minorHAnsi" w:cstheme="minorBidi"/>
                <w:sz w:val="22"/>
                <w:szCs w:val="22"/>
                <w:rPrChange w:id="12437" w:author="Nick.Tolimieri [2]" w:date="2022-09-16T09:26:00Z">
                  <w:rPr>
                    <w:ins w:id="12438" w:author="Nick.Tolimieri [2]" w:date="2022-09-16T09:26:00Z"/>
                    <w:del w:id="12439" w:author="Nick.Tolimieri" w:date="2022-09-19T13:19:00Z"/>
                    <w:rFonts w:ascii="Calibri" w:hAnsi="Calibri" w:cs="Calibri"/>
                    <w:color w:val="000000"/>
                    <w:sz w:val="22"/>
                    <w:szCs w:val="22"/>
                  </w:rPr>
                </w:rPrChange>
              </w:rPr>
              <w:pPrChange w:id="12440" w:author="Nick.Tolimieri [2]" w:date="2022-09-16T09:26:00Z">
                <w:pPr/>
              </w:pPrChange>
            </w:pPr>
            <w:ins w:id="12441" w:author="Nick.Tolimieri [2]" w:date="2022-09-16T09:26:00Z">
              <w:del w:id="12442" w:author="Nick.Tolimieri" w:date="2022-09-19T13:19:00Z">
                <w:r w:rsidRPr="00FC0F34" w:rsidDel="002F2C4B">
                  <w:rPr>
                    <w:rFonts w:asciiTheme="minorHAnsi" w:eastAsiaTheme="minorHAnsi" w:hAnsiTheme="minorHAnsi" w:cstheme="minorBidi"/>
                    <w:sz w:val="22"/>
                    <w:szCs w:val="22"/>
                    <w:rPrChange w:id="12443" w:author="Nick.Tolimieri [2]" w:date="2022-09-16T09:26:00Z">
                      <w:rPr>
                        <w:rFonts w:ascii="Calibri" w:hAnsi="Calibri" w:cs="Calibri"/>
                        <w:color w:val="000000"/>
                        <w:sz w:val="22"/>
                        <w:szCs w:val="22"/>
                      </w:rPr>
                    </w:rPrChange>
                  </w:rPr>
                  <w:delText>Cape Alava</w:delText>
                </w:r>
              </w:del>
            </w:ins>
          </w:p>
        </w:tc>
        <w:tc>
          <w:tcPr>
            <w:tcW w:w="960" w:type="dxa"/>
            <w:noWrap/>
            <w:hideMark/>
            <w:tcPrChange w:id="1244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445" w:author="Nick.Tolimieri [2]" w:date="2022-09-16T09:26:00Z"/>
                <w:del w:id="12446" w:author="Nick.Tolimieri" w:date="2022-09-19T13:19:00Z"/>
                <w:rFonts w:asciiTheme="minorHAnsi" w:eastAsiaTheme="minorHAnsi" w:hAnsiTheme="minorHAnsi" w:cstheme="minorBidi"/>
                <w:sz w:val="22"/>
                <w:szCs w:val="22"/>
                <w:rPrChange w:id="12447" w:author="Nick.Tolimieri [2]" w:date="2022-09-16T09:26:00Z">
                  <w:rPr>
                    <w:ins w:id="12448" w:author="Nick.Tolimieri [2]" w:date="2022-09-16T09:26:00Z"/>
                    <w:del w:id="12449" w:author="Nick.Tolimieri" w:date="2022-09-19T13:19:00Z"/>
                    <w:rFonts w:ascii="Calibri" w:hAnsi="Calibri" w:cs="Calibri"/>
                    <w:color w:val="000000"/>
                    <w:sz w:val="22"/>
                    <w:szCs w:val="22"/>
                  </w:rPr>
                </w:rPrChange>
              </w:rPr>
              <w:pPrChange w:id="12450" w:author="Nick.Tolimieri [2]" w:date="2022-09-16T09:26:00Z">
                <w:pPr>
                  <w:jc w:val="right"/>
                </w:pPr>
              </w:pPrChange>
            </w:pPr>
            <w:ins w:id="12451" w:author="Nick.Tolimieri [2]" w:date="2022-09-16T09:26:00Z">
              <w:del w:id="12452" w:author="Nick.Tolimieri" w:date="2022-09-19T13:19:00Z">
                <w:r w:rsidRPr="00FC0F34" w:rsidDel="002F2C4B">
                  <w:rPr>
                    <w:rFonts w:asciiTheme="minorHAnsi" w:eastAsiaTheme="minorHAnsi" w:hAnsiTheme="minorHAnsi" w:cstheme="minorBidi"/>
                    <w:sz w:val="22"/>
                    <w:szCs w:val="22"/>
                    <w:rPrChange w:id="12453" w:author="Nick.Tolimieri [2]" w:date="2022-09-16T09:26:00Z">
                      <w:rPr>
                        <w:rFonts w:ascii="Calibri" w:hAnsi="Calibri" w:cs="Calibri"/>
                        <w:color w:val="000000"/>
                        <w:sz w:val="22"/>
                        <w:szCs w:val="22"/>
                      </w:rPr>
                    </w:rPrChange>
                  </w:rPr>
                  <w:delText>1998</w:delText>
                </w:r>
              </w:del>
            </w:ins>
          </w:p>
        </w:tc>
        <w:tc>
          <w:tcPr>
            <w:tcW w:w="960" w:type="dxa"/>
            <w:noWrap/>
            <w:hideMark/>
            <w:tcPrChange w:id="1245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455" w:author="Nick.Tolimieri [2]" w:date="2022-09-16T09:26:00Z"/>
                <w:del w:id="12456" w:author="Nick.Tolimieri" w:date="2022-09-19T13:19:00Z"/>
                <w:rFonts w:asciiTheme="minorHAnsi" w:eastAsiaTheme="minorHAnsi" w:hAnsiTheme="minorHAnsi" w:cstheme="minorBidi"/>
                <w:sz w:val="22"/>
                <w:szCs w:val="22"/>
                <w:rPrChange w:id="12457" w:author="Nick.Tolimieri [2]" w:date="2022-09-16T09:26:00Z">
                  <w:rPr>
                    <w:ins w:id="12458" w:author="Nick.Tolimieri [2]" w:date="2022-09-16T09:26:00Z"/>
                    <w:del w:id="12459" w:author="Nick.Tolimieri" w:date="2022-09-19T13:19:00Z"/>
                    <w:rFonts w:ascii="Calibri" w:hAnsi="Calibri" w:cs="Calibri"/>
                    <w:color w:val="000000"/>
                    <w:sz w:val="22"/>
                    <w:szCs w:val="22"/>
                  </w:rPr>
                </w:rPrChange>
              </w:rPr>
              <w:pPrChange w:id="12460" w:author="Nick.Tolimieri [2]" w:date="2022-09-16T09:26:00Z">
                <w:pPr>
                  <w:jc w:val="right"/>
                </w:pPr>
              </w:pPrChange>
            </w:pPr>
            <w:ins w:id="12461" w:author="Nick.Tolimieri [2]" w:date="2022-09-16T09:26:00Z">
              <w:del w:id="12462" w:author="Nick.Tolimieri" w:date="2022-09-19T13:19:00Z">
                <w:r w:rsidRPr="00FC0F34" w:rsidDel="002F2C4B">
                  <w:rPr>
                    <w:rFonts w:asciiTheme="minorHAnsi" w:eastAsiaTheme="minorHAnsi" w:hAnsiTheme="minorHAnsi" w:cstheme="minorBidi"/>
                    <w:sz w:val="22"/>
                    <w:szCs w:val="22"/>
                    <w:rPrChange w:id="12463" w:author="Nick.Tolimieri [2]" w:date="2022-09-16T09:26:00Z">
                      <w:rPr>
                        <w:rFonts w:ascii="Calibri" w:hAnsi="Calibri" w:cs="Calibri"/>
                        <w:color w:val="000000"/>
                        <w:sz w:val="22"/>
                        <w:szCs w:val="22"/>
                      </w:rPr>
                    </w:rPrChange>
                  </w:rPr>
                  <w:delText>29</w:delText>
                </w:r>
              </w:del>
            </w:ins>
          </w:p>
        </w:tc>
        <w:tc>
          <w:tcPr>
            <w:tcW w:w="960" w:type="dxa"/>
            <w:noWrap/>
            <w:hideMark/>
            <w:tcPrChange w:id="1246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465" w:author="Nick.Tolimieri [2]" w:date="2022-09-16T09:26:00Z"/>
                <w:del w:id="12466" w:author="Nick.Tolimieri" w:date="2022-09-19T13:19:00Z"/>
                <w:rFonts w:asciiTheme="minorHAnsi" w:eastAsiaTheme="minorHAnsi" w:hAnsiTheme="minorHAnsi" w:cstheme="minorBidi"/>
                <w:sz w:val="22"/>
                <w:szCs w:val="22"/>
                <w:rPrChange w:id="12467" w:author="Nick.Tolimieri [2]" w:date="2022-09-16T09:26:00Z">
                  <w:rPr>
                    <w:ins w:id="12468" w:author="Nick.Tolimieri [2]" w:date="2022-09-16T09:26:00Z"/>
                    <w:del w:id="12469" w:author="Nick.Tolimieri" w:date="2022-09-19T13:19:00Z"/>
                    <w:rFonts w:ascii="Calibri" w:hAnsi="Calibri" w:cs="Calibri"/>
                    <w:color w:val="000000"/>
                    <w:sz w:val="22"/>
                    <w:szCs w:val="22"/>
                  </w:rPr>
                </w:rPrChange>
              </w:rPr>
              <w:pPrChange w:id="12470" w:author="Nick.Tolimieri [2]" w:date="2022-09-16T09:26:00Z">
                <w:pPr>
                  <w:jc w:val="right"/>
                </w:pPr>
              </w:pPrChange>
            </w:pPr>
            <w:ins w:id="12471" w:author="Nick.Tolimieri [2]" w:date="2022-09-16T09:26:00Z">
              <w:del w:id="12472" w:author="Nick.Tolimieri" w:date="2022-09-19T13:19:00Z">
                <w:r w:rsidRPr="00FC0F34" w:rsidDel="002F2C4B">
                  <w:rPr>
                    <w:rFonts w:asciiTheme="minorHAnsi" w:eastAsiaTheme="minorHAnsi" w:hAnsiTheme="minorHAnsi" w:cstheme="minorBidi"/>
                    <w:sz w:val="22"/>
                    <w:szCs w:val="22"/>
                    <w:rPrChange w:id="12473" w:author="Nick.Tolimieri [2]" w:date="2022-09-16T09:26:00Z">
                      <w:rPr>
                        <w:rFonts w:ascii="Calibri" w:hAnsi="Calibri" w:cs="Calibri"/>
                        <w:color w:val="000000"/>
                        <w:sz w:val="22"/>
                        <w:szCs w:val="22"/>
                      </w:rPr>
                    </w:rPrChange>
                  </w:rPr>
                  <w:delText>123</w:delText>
                </w:r>
              </w:del>
            </w:ins>
          </w:p>
        </w:tc>
        <w:tc>
          <w:tcPr>
            <w:tcW w:w="960" w:type="dxa"/>
            <w:noWrap/>
            <w:hideMark/>
            <w:tcPrChange w:id="1247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475" w:author="Nick.Tolimieri [2]" w:date="2022-09-16T09:26:00Z"/>
                <w:del w:id="12476" w:author="Nick.Tolimieri" w:date="2022-09-19T13:19:00Z"/>
                <w:rFonts w:asciiTheme="minorHAnsi" w:eastAsiaTheme="minorHAnsi" w:hAnsiTheme="minorHAnsi" w:cstheme="minorBidi"/>
                <w:sz w:val="22"/>
                <w:szCs w:val="22"/>
                <w:rPrChange w:id="12477" w:author="Nick.Tolimieri [2]" w:date="2022-09-16T09:26:00Z">
                  <w:rPr>
                    <w:ins w:id="12478" w:author="Nick.Tolimieri [2]" w:date="2022-09-16T09:26:00Z"/>
                    <w:del w:id="12479" w:author="Nick.Tolimieri" w:date="2022-09-19T13:19:00Z"/>
                    <w:rFonts w:ascii="Calibri" w:hAnsi="Calibri" w:cs="Calibri"/>
                    <w:color w:val="000000"/>
                    <w:sz w:val="22"/>
                    <w:szCs w:val="22"/>
                  </w:rPr>
                </w:rPrChange>
              </w:rPr>
              <w:pPrChange w:id="12480" w:author="Nick.Tolimieri [2]" w:date="2022-09-16T09:26:00Z">
                <w:pPr>
                  <w:jc w:val="right"/>
                </w:pPr>
              </w:pPrChange>
            </w:pPr>
            <w:ins w:id="12481" w:author="Nick.Tolimieri [2]" w:date="2022-09-16T09:26:00Z">
              <w:del w:id="12482" w:author="Nick.Tolimieri" w:date="2022-09-19T13:19:00Z">
                <w:r w:rsidRPr="00FC0F34" w:rsidDel="002F2C4B">
                  <w:rPr>
                    <w:rFonts w:asciiTheme="minorHAnsi" w:eastAsiaTheme="minorHAnsi" w:hAnsiTheme="minorHAnsi" w:cstheme="minorBidi"/>
                    <w:sz w:val="22"/>
                    <w:szCs w:val="22"/>
                    <w:rPrChange w:id="12483" w:author="Nick.Tolimieri [2]" w:date="2022-09-16T09:26:00Z">
                      <w:rPr>
                        <w:rFonts w:ascii="Calibri" w:hAnsi="Calibri" w:cs="Calibri"/>
                        <w:color w:val="000000"/>
                        <w:sz w:val="22"/>
                        <w:szCs w:val="22"/>
                      </w:rPr>
                    </w:rPrChange>
                  </w:rPr>
                  <w:delText>6</w:delText>
                </w:r>
              </w:del>
            </w:ins>
          </w:p>
        </w:tc>
        <w:tc>
          <w:tcPr>
            <w:tcW w:w="960" w:type="dxa"/>
            <w:noWrap/>
            <w:hideMark/>
            <w:tcPrChange w:id="1248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485" w:author="Nick.Tolimieri [2]" w:date="2022-09-16T09:26:00Z"/>
                <w:del w:id="12486" w:author="Nick.Tolimieri" w:date="2022-09-19T13:19:00Z"/>
                <w:rFonts w:asciiTheme="minorHAnsi" w:eastAsiaTheme="minorHAnsi" w:hAnsiTheme="minorHAnsi" w:cstheme="minorBidi"/>
                <w:sz w:val="22"/>
                <w:szCs w:val="22"/>
                <w:rPrChange w:id="12487" w:author="Nick.Tolimieri [2]" w:date="2022-09-16T09:26:00Z">
                  <w:rPr>
                    <w:ins w:id="12488" w:author="Nick.Tolimieri [2]" w:date="2022-09-16T09:26:00Z"/>
                    <w:del w:id="12489" w:author="Nick.Tolimieri" w:date="2022-09-19T13:19:00Z"/>
                    <w:rFonts w:ascii="Calibri" w:hAnsi="Calibri" w:cs="Calibri"/>
                    <w:color w:val="000000"/>
                    <w:sz w:val="22"/>
                    <w:szCs w:val="22"/>
                  </w:rPr>
                </w:rPrChange>
              </w:rPr>
              <w:pPrChange w:id="12490" w:author="Nick.Tolimieri [2]" w:date="2022-09-16T09:26:00Z">
                <w:pPr>
                  <w:jc w:val="right"/>
                </w:pPr>
              </w:pPrChange>
            </w:pPr>
            <w:ins w:id="12491" w:author="Nick.Tolimieri [2]" w:date="2022-09-16T09:26:00Z">
              <w:del w:id="12492" w:author="Nick.Tolimieri" w:date="2022-09-19T13:19:00Z">
                <w:r w:rsidRPr="00FC0F34" w:rsidDel="002F2C4B">
                  <w:rPr>
                    <w:rFonts w:asciiTheme="minorHAnsi" w:eastAsiaTheme="minorHAnsi" w:hAnsiTheme="minorHAnsi" w:cstheme="minorBidi"/>
                    <w:sz w:val="22"/>
                    <w:szCs w:val="22"/>
                    <w:rPrChange w:id="12493" w:author="Nick.Tolimieri [2]" w:date="2022-09-16T09:26:00Z">
                      <w:rPr>
                        <w:rFonts w:ascii="Calibri" w:hAnsi="Calibri" w:cs="Calibri"/>
                        <w:color w:val="000000"/>
                        <w:sz w:val="22"/>
                        <w:szCs w:val="22"/>
                      </w:rPr>
                    </w:rPrChange>
                  </w:rPr>
                  <w:delText>108</w:delText>
                </w:r>
              </w:del>
            </w:ins>
          </w:p>
        </w:tc>
        <w:tc>
          <w:tcPr>
            <w:tcW w:w="960" w:type="dxa"/>
            <w:noWrap/>
            <w:hideMark/>
            <w:tcPrChange w:id="1249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495" w:author="Nick.Tolimieri [2]" w:date="2022-09-16T09:26:00Z"/>
                <w:del w:id="12496" w:author="Nick.Tolimieri" w:date="2022-09-19T13:19:00Z"/>
                <w:rFonts w:asciiTheme="minorHAnsi" w:eastAsiaTheme="minorHAnsi" w:hAnsiTheme="minorHAnsi" w:cstheme="minorBidi"/>
                <w:sz w:val="22"/>
                <w:szCs w:val="22"/>
                <w:rPrChange w:id="12497" w:author="Nick.Tolimieri [2]" w:date="2022-09-16T09:26:00Z">
                  <w:rPr>
                    <w:ins w:id="12498" w:author="Nick.Tolimieri [2]" w:date="2022-09-16T09:26:00Z"/>
                    <w:del w:id="12499" w:author="Nick.Tolimieri" w:date="2022-09-19T13:19:00Z"/>
                    <w:rFonts w:ascii="Calibri" w:hAnsi="Calibri" w:cs="Calibri"/>
                    <w:color w:val="000000"/>
                    <w:sz w:val="22"/>
                    <w:szCs w:val="22"/>
                  </w:rPr>
                </w:rPrChange>
              </w:rPr>
              <w:pPrChange w:id="12500" w:author="Nick.Tolimieri [2]" w:date="2022-09-16T09:26:00Z">
                <w:pPr>
                  <w:jc w:val="right"/>
                </w:pPr>
              </w:pPrChange>
            </w:pPr>
            <w:ins w:id="12501" w:author="Nick.Tolimieri [2]" w:date="2022-09-16T09:26:00Z">
              <w:del w:id="12502" w:author="Nick.Tolimieri" w:date="2022-09-19T13:19:00Z">
                <w:r w:rsidRPr="00FC0F34" w:rsidDel="002F2C4B">
                  <w:rPr>
                    <w:rFonts w:asciiTheme="minorHAnsi" w:eastAsiaTheme="minorHAnsi" w:hAnsiTheme="minorHAnsi" w:cstheme="minorBidi"/>
                    <w:sz w:val="22"/>
                    <w:szCs w:val="22"/>
                    <w:rPrChange w:id="12503" w:author="Nick.Tolimieri [2]" w:date="2022-09-16T09:26:00Z">
                      <w:rPr>
                        <w:rFonts w:ascii="Calibri" w:hAnsi="Calibri" w:cs="Calibri"/>
                        <w:color w:val="000000"/>
                        <w:sz w:val="22"/>
                        <w:szCs w:val="22"/>
                      </w:rPr>
                    </w:rPrChange>
                  </w:rPr>
                  <w:delText>5</w:delText>
                </w:r>
              </w:del>
            </w:ins>
          </w:p>
        </w:tc>
        <w:tc>
          <w:tcPr>
            <w:tcW w:w="960" w:type="dxa"/>
            <w:noWrap/>
            <w:hideMark/>
            <w:tcPrChange w:id="1250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505" w:author="Nick.Tolimieri [2]" w:date="2022-09-16T09:26:00Z"/>
                <w:del w:id="12506" w:author="Nick.Tolimieri" w:date="2022-09-19T13:19:00Z"/>
                <w:rFonts w:asciiTheme="minorHAnsi" w:eastAsiaTheme="minorHAnsi" w:hAnsiTheme="minorHAnsi" w:cstheme="minorBidi"/>
                <w:sz w:val="22"/>
                <w:szCs w:val="22"/>
                <w:rPrChange w:id="12507" w:author="Nick.Tolimieri [2]" w:date="2022-09-16T09:26:00Z">
                  <w:rPr>
                    <w:ins w:id="12508" w:author="Nick.Tolimieri [2]" w:date="2022-09-16T09:26:00Z"/>
                    <w:del w:id="12509" w:author="Nick.Tolimieri" w:date="2022-09-19T13:19:00Z"/>
                    <w:rFonts w:ascii="Calibri" w:hAnsi="Calibri" w:cs="Calibri"/>
                    <w:color w:val="000000"/>
                    <w:sz w:val="22"/>
                    <w:szCs w:val="22"/>
                  </w:rPr>
                </w:rPrChange>
              </w:rPr>
              <w:pPrChange w:id="12510" w:author="Nick.Tolimieri [2]" w:date="2022-09-16T09:26:00Z">
                <w:pPr>
                  <w:jc w:val="right"/>
                </w:pPr>
              </w:pPrChange>
            </w:pPr>
            <w:ins w:id="12511" w:author="Nick.Tolimieri [2]" w:date="2022-09-16T09:26:00Z">
              <w:del w:id="12512" w:author="Nick.Tolimieri" w:date="2022-09-19T13:19:00Z">
                <w:r w:rsidRPr="00FC0F34" w:rsidDel="002F2C4B">
                  <w:rPr>
                    <w:rFonts w:asciiTheme="minorHAnsi" w:eastAsiaTheme="minorHAnsi" w:hAnsiTheme="minorHAnsi" w:cstheme="minorBidi"/>
                    <w:sz w:val="22"/>
                    <w:szCs w:val="22"/>
                    <w:rPrChange w:id="12513" w:author="Nick.Tolimieri [2]" w:date="2022-09-16T09:26:00Z">
                      <w:rPr>
                        <w:rFonts w:ascii="Calibri" w:hAnsi="Calibri" w:cs="Calibri"/>
                        <w:color w:val="000000"/>
                        <w:sz w:val="22"/>
                        <w:szCs w:val="22"/>
                      </w:rPr>
                    </w:rPrChange>
                  </w:rPr>
                  <w:delText>44</w:delText>
                </w:r>
              </w:del>
            </w:ins>
          </w:p>
        </w:tc>
        <w:tc>
          <w:tcPr>
            <w:tcW w:w="960" w:type="dxa"/>
            <w:noWrap/>
            <w:hideMark/>
            <w:tcPrChange w:id="1251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515" w:author="Nick.Tolimieri [2]" w:date="2022-09-16T09:26:00Z"/>
                <w:del w:id="12516" w:author="Nick.Tolimieri" w:date="2022-09-19T13:19:00Z"/>
                <w:rFonts w:asciiTheme="minorHAnsi" w:eastAsiaTheme="minorHAnsi" w:hAnsiTheme="minorHAnsi" w:cstheme="minorBidi"/>
                <w:sz w:val="22"/>
                <w:szCs w:val="22"/>
                <w:rPrChange w:id="12517" w:author="Nick.Tolimieri [2]" w:date="2022-09-16T09:26:00Z">
                  <w:rPr>
                    <w:ins w:id="12518" w:author="Nick.Tolimieri [2]" w:date="2022-09-16T09:26:00Z"/>
                    <w:del w:id="12519" w:author="Nick.Tolimieri" w:date="2022-09-19T13:19:00Z"/>
                    <w:rFonts w:ascii="Calibri" w:hAnsi="Calibri" w:cs="Calibri"/>
                    <w:color w:val="000000"/>
                    <w:sz w:val="22"/>
                    <w:szCs w:val="22"/>
                  </w:rPr>
                </w:rPrChange>
              </w:rPr>
              <w:pPrChange w:id="12520" w:author="Nick.Tolimieri [2]" w:date="2022-09-16T09:26:00Z">
                <w:pPr>
                  <w:jc w:val="right"/>
                </w:pPr>
              </w:pPrChange>
            </w:pPr>
            <w:ins w:id="12521" w:author="Nick.Tolimieri [2]" w:date="2022-09-16T09:26:00Z">
              <w:del w:id="12522" w:author="Nick.Tolimieri" w:date="2022-09-19T13:19:00Z">
                <w:r w:rsidRPr="00FC0F34" w:rsidDel="002F2C4B">
                  <w:rPr>
                    <w:rFonts w:asciiTheme="minorHAnsi" w:eastAsiaTheme="minorHAnsi" w:hAnsiTheme="minorHAnsi" w:cstheme="minorBidi"/>
                    <w:sz w:val="22"/>
                    <w:szCs w:val="22"/>
                    <w:rPrChange w:id="12523" w:author="Nick.Tolimieri [2]" w:date="2022-09-16T09:26:00Z">
                      <w:rPr>
                        <w:rFonts w:ascii="Calibri" w:hAnsi="Calibri" w:cs="Calibri"/>
                        <w:color w:val="000000"/>
                        <w:sz w:val="22"/>
                        <w:szCs w:val="22"/>
                      </w:rPr>
                    </w:rPrChange>
                  </w:rPr>
                  <w:delText>1.98</w:delText>
                </w:r>
              </w:del>
            </w:ins>
          </w:p>
        </w:tc>
        <w:tc>
          <w:tcPr>
            <w:tcW w:w="960" w:type="dxa"/>
            <w:noWrap/>
            <w:hideMark/>
            <w:tcPrChange w:id="1252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525" w:author="Nick.Tolimieri [2]" w:date="2022-09-16T09:26:00Z"/>
                <w:del w:id="12526" w:author="Nick.Tolimieri" w:date="2022-09-19T13:19:00Z"/>
                <w:rFonts w:asciiTheme="minorHAnsi" w:eastAsiaTheme="minorHAnsi" w:hAnsiTheme="minorHAnsi" w:cstheme="minorBidi"/>
                <w:sz w:val="22"/>
                <w:szCs w:val="22"/>
                <w:rPrChange w:id="12527" w:author="Nick.Tolimieri [2]" w:date="2022-09-16T09:26:00Z">
                  <w:rPr>
                    <w:ins w:id="12528" w:author="Nick.Tolimieri [2]" w:date="2022-09-16T09:26:00Z"/>
                    <w:del w:id="12529" w:author="Nick.Tolimieri" w:date="2022-09-19T13:19:00Z"/>
                    <w:rFonts w:ascii="Calibri" w:hAnsi="Calibri" w:cs="Calibri"/>
                    <w:color w:val="000000"/>
                    <w:sz w:val="22"/>
                    <w:szCs w:val="22"/>
                  </w:rPr>
                </w:rPrChange>
              </w:rPr>
              <w:pPrChange w:id="12530" w:author="Nick.Tolimieri [2]" w:date="2022-09-16T09:26:00Z">
                <w:pPr>
                  <w:jc w:val="right"/>
                </w:pPr>
              </w:pPrChange>
            </w:pPr>
            <w:ins w:id="12531" w:author="Nick.Tolimieri [2]" w:date="2022-09-16T09:26:00Z">
              <w:del w:id="12532" w:author="Nick.Tolimieri" w:date="2022-09-19T13:19:00Z">
                <w:r w:rsidRPr="00FC0F34" w:rsidDel="002F2C4B">
                  <w:rPr>
                    <w:rFonts w:asciiTheme="minorHAnsi" w:eastAsiaTheme="minorHAnsi" w:hAnsiTheme="minorHAnsi" w:cstheme="minorBidi"/>
                    <w:sz w:val="22"/>
                    <w:szCs w:val="22"/>
                    <w:rPrChange w:id="12533" w:author="Nick.Tolimieri [2]" w:date="2022-09-16T09:26:00Z">
                      <w:rPr>
                        <w:rFonts w:ascii="Calibri" w:hAnsi="Calibri" w:cs="Calibri"/>
                        <w:color w:val="000000"/>
                        <w:sz w:val="22"/>
                        <w:szCs w:val="22"/>
                      </w:rPr>
                    </w:rPrChange>
                  </w:rPr>
                  <w:delText>0.26</w:delText>
                </w:r>
              </w:del>
            </w:ins>
          </w:p>
        </w:tc>
      </w:tr>
      <w:tr w:rsidR="00FC0F34" w:rsidRPr="00FC0F34" w:rsidDel="002F2C4B" w:rsidTr="00FC0F34">
        <w:trPr>
          <w:divId w:val="1675451697"/>
          <w:trHeight w:val="300"/>
          <w:ins w:id="12534" w:author="Nick.Tolimieri [2]" w:date="2022-09-16T09:26:00Z"/>
          <w:del w:id="12535" w:author="Nick.Tolimieri" w:date="2022-09-19T13:19:00Z"/>
          <w:trPrChange w:id="12536" w:author="Nick.Tolimieri [2]" w:date="2022-09-16T09:26:00Z">
            <w:trPr>
              <w:divId w:val="1675451697"/>
              <w:trHeight w:val="300"/>
            </w:trPr>
          </w:trPrChange>
        </w:trPr>
        <w:tc>
          <w:tcPr>
            <w:tcW w:w="960" w:type="dxa"/>
            <w:noWrap/>
            <w:hideMark/>
            <w:tcPrChange w:id="1253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538" w:author="Nick.Tolimieri [2]" w:date="2022-09-16T09:26:00Z"/>
                <w:del w:id="12539" w:author="Nick.Tolimieri" w:date="2022-09-19T13:19:00Z"/>
                <w:rFonts w:asciiTheme="minorHAnsi" w:eastAsiaTheme="minorHAnsi" w:hAnsiTheme="minorHAnsi" w:cstheme="minorBidi"/>
                <w:sz w:val="22"/>
                <w:szCs w:val="22"/>
                <w:rPrChange w:id="12540" w:author="Nick.Tolimieri [2]" w:date="2022-09-16T09:26:00Z">
                  <w:rPr>
                    <w:ins w:id="12541" w:author="Nick.Tolimieri [2]" w:date="2022-09-16T09:26:00Z"/>
                    <w:del w:id="12542" w:author="Nick.Tolimieri" w:date="2022-09-19T13:19:00Z"/>
                    <w:rFonts w:ascii="Calibri" w:hAnsi="Calibri" w:cs="Calibri"/>
                    <w:color w:val="000000"/>
                    <w:sz w:val="22"/>
                    <w:szCs w:val="22"/>
                  </w:rPr>
                </w:rPrChange>
              </w:rPr>
              <w:pPrChange w:id="12543" w:author="Nick.Tolimieri [2]" w:date="2022-09-16T09:26:00Z">
                <w:pPr/>
              </w:pPrChange>
            </w:pPr>
            <w:ins w:id="12544" w:author="Nick.Tolimieri [2]" w:date="2022-09-16T09:26:00Z">
              <w:del w:id="12545" w:author="Nick.Tolimieri" w:date="2022-09-19T13:19:00Z">
                <w:r w:rsidRPr="00FC0F34" w:rsidDel="002F2C4B">
                  <w:rPr>
                    <w:rFonts w:asciiTheme="minorHAnsi" w:eastAsiaTheme="minorHAnsi" w:hAnsiTheme="minorHAnsi" w:cstheme="minorBidi"/>
                    <w:sz w:val="22"/>
                    <w:szCs w:val="22"/>
                    <w:rPrChange w:id="12546" w:author="Nick.Tolimieri [2]" w:date="2022-09-16T09:26:00Z">
                      <w:rPr>
                        <w:rFonts w:ascii="Calibri" w:hAnsi="Calibri" w:cs="Calibri"/>
                        <w:color w:val="000000"/>
                        <w:sz w:val="22"/>
                        <w:szCs w:val="22"/>
                      </w:rPr>
                    </w:rPrChange>
                  </w:rPr>
                  <w:delText>Cape Alava</w:delText>
                </w:r>
              </w:del>
            </w:ins>
          </w:p>
        </w:tc>
        <w:tc>
          <w:tcPr>
            <w:tcW w:w="960" w:type="dxa"/>
            <w:noWrap/>
            <w:hideMark/>
            <w:tcPrChange w:id="1254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548" w:author="Nick.Tolimieri [2]" w:date="2022-09-16T09:26:00Z"/>
                <w:del w:id="12549" w:author="Nick.Tolimieri" w:date="2022-09-19T13:19:00Z"/>
                <w:rFonts w:asciiTheme="minorHAnsi" w:eastAsiaTheme="minorHAnsi" w:hAnsiTheme="minorHAnsi" w:cstheme="minorBidi"/>
                <w:sz w:val="22"/>
                <w:szCs w:val="22"/>
                <w:rPrChange w:id="12550" w:author="Nick.Tolimieri [2]" w:date="2022-09-16T09:26:00Z">
                  <w:rPr>
                    <w:ins w:id="12551" w:author="Nick.Tolimieri [2]" w:date="2022-09-16T09:26:00Z"/>
                    <w:del w:id="12552" w:author="Nick.Tolimieri" w:date="2022-09-19T13:19:00Z"/>
                    <w:rFonts w:ascii="Calibri" w:hAnsi="Calibri" w:cs="Calibri"/>
                    <w:color w:val="000000"/>
                    <w:sz w:val="22"/>
                    <w:szCs w:val="22"/>
                  </w:rPr>
                </w:rPrChange>
              </w:rPr>
              <w:pPrChange w:id="12553" w:author="Nick.Tolimieri [2]" w:date="2022-09-16T09:26:00Z">
                <w:pPr>
                  <w:jc w:val="right"/>
                </w:pPr>
              </w:pPrChange>
            </w:pPr>
            <w:ins w:id="12554" w:author="Nick.Tolimieri [2]" w:date="2022-09-16T09:26:00Z">
              <w:del w:id="12555" w:author="Nick.Tolimieri" w:date="2022-09-19T13:19:00Z">
                <w:r w:rsidRPr="00FC0F34" w:rsidDel="002F2C4B">
                  <w:rPr>
                    <w:rFonts w:asciiTheme="minorHAnsi" w:eastAsiaTheme="minorHAnsi" w:hAnsiTheme="minorHAnsi" w:cstheme="minorBidi"/>
                    <w:sz w:val="22"/>
                    <w:szCs w:val="22"/>
                    <w:rPrChange w:id="12556" w:author="Nick.Tolimieri [2]" w:date="2022-09-16T09:26:00Z">
                      <w:rPr>
                        <w:rFonts w:ascii="Calibri" w:hAnsi="Calibri" w:cs="Calibri"/>
                        <w:color w:val="000000"/>
                        <w:sz w:val="22"/>
                        <w:szCs w:val="22"/>
                      </w:rPr>
                    </w:rPrChange>
                  </w:rPr>
                  <w:delText>1999</w:delText>
                </w:r>
              </w:del>
            </w:ins>
          </w:p>
        </w:tc>
        <w:tc>
          <w:tcPr>
            <w:tcW w:w="960" w:type="dxa"/>
            <w:noWrap/>
            <w:hideMark/>
            <w:tcPrChange w:id="1255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558" w:author="Nick.Tolimieri [2]" w:date="2022-09-16T09:26:00Z"/>
                <w:del w:id="12559" w:author="Nick.Tolimieri" w:date="2022-09-19T13:19:00Z"/>
                <w:rFonts w:asciiTheme="minorHAnsi" w:eastAsiaTheme="minorHAnsi" w:hAnsiTheme="minorHAnsi" w:cstheme="minorBidi"/>
                <w:sz w:val="22"/>
                <w:szCs w:val="22"/>
                <w:rPrChange w:id="12560" w:author="Nick.Tolimieri [2]" w:date="2022-09-16T09:26:00Z">
                  <w:rPr>
                    <w:ins w:id="12561" w:author="Nick.Tolimieri [2]" w:date="2022-09-16T09:26:00Z"/>
                    <w:del w:id="12562" w:author="Nick.Tolimieri" w:date="2022-09-19T13:19:00Z"/>
                    <w:rFonts w:ascii="Calibri" w:hAnsi="Calibri" w:cs="Calibri"/>
                    <w:color w:val="000000"/>
                    <w:sz w:val="22"/>
                    <w:szCs w:val="22"/>
                  </w:rPr>
                </w:rPrChange>
              </w:rPr>
              <w:pPrChange w:id="12563" w:author="Nick.Tolimieri [2]" w:date="2022-09-16T09:26:00Z">
                <w:pPr>
                  <w:jc w:val="right"/>
                </w:pPr>
              </w:pPrChange>
            </w:pPr>
            <w:ins w:id="12564" w:author="Nick.Tolimieri [2]" w:date="2022-09-16T09:26:00Z">
              <w:del w:id="12565" w:author="Nick.Tolimieri" w:date="2022-09-19T13:19:00Z">
                <w:r w:rsidRPr="00FC0F34" w:rsidDel="002F2C4B">
                  <w:rPr>
                    <w:rFonts w:asciiTheme="minorHAnsi" w:eastAsiaTheme="minorHAnsi" w:hAnsiTheme="minorHAnsi" w:cstheme="minorBidi"/>
                    <w:sz w:val="22"/>
                    <w:szCs w:val="22"/>
                    <w:rPrChange w:id="12566" w:author="Nick.Tolimieri [2]" w:date="2022-09-16T09:26:00Z">
                      <w:rPr>
                        <w:rFonts w:ascii="Calibri" w:hAnsi="Calibri" w:cs="Calibri"/>
                        <w:color w:val="000000"/>
                        <w:sz w:val="22"/>
                        <w:szCs w:val="22"/>
                      </w:rPr>
                    </w:rPrChange>
                  </w:rPr>
                  <w:delText>3</w:delText>
                </w:r>
              </w:del>
            </w:ins>
          </w:p>
        </w:tc>
        <w:tc>
          <w:tcPr>
            <w:tcW w:w="960" w:type="dxa"/>
            <w:noWrap/>
            <w:hideMark/>
            <w:tcPrChange w:id="1256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568" w:author="Nick.Tolimieri [2]" w:date="2022-09-16T09:26:00Z"/>
                <w:del w:id="12569" w:author="Nick.Tolimieri" w:date="2022-09-19T13:19:00Z"/>
                <w:rFonts w:asciiTheme="minorHAnsi" w:eastAsiaTheme="minorHAnsi" w:hAnsiTheme="minorHAnsi" w:cstheme="minorBidi"/>
                <w:sz w:val="22"/>
                <w:szCs w:val="22"/>
                <w:rPrChange w:id="12570" w:author="Nick.Tolimieri [2]" w:date="2022-09-16T09:26:00Z">
                  <w:rPr>
                    <w:ins w:id="12571" w:author="Nick.Tolimieri [2]" w:date="2022-09-16T09:26:00Z"/>
                    <w:del w:id="12572" w:author="Nick.Tolimieri" w:date="2022-09-19T13:19:00Z"/>
                    <w:rFonts w:ascii="Calibri" w:hAnsi="Calibri" w:cs="Calibri"/>
                    <w:color w:val="000000"/>
                    <w:sz w:val="22"/>
                    <w:szCs w:val="22"/>
                  </w:rPr>
                </w:rPrChange>
              </w:rPr>
              <w:pPrChange w:id="12573" w:author="Nick.Tolimieri [2]" w:date="2022-09-16T09:26:00Z">
                <w:pPr>
                  <w:jc w:val="right"/>
                </w:pPr>
              </w:pPrChange>
            </w:pPr>
            <w:ins w:id="12574" w:author="Nick.Tolimieri [2]" w:date="2022-09-16T09:26:00Z">
              <w:del w:id="12575" w:author="Nick.Tolimieri" w:date="2022-09-19T13:19:00Z">
                <w:r w:rsidRPr="00FC0F34" w:rsidDel="002F2C4B">
                  <w:rPr>
                    <w:rFonts w:asciiTheme="minorHAnsi" w:eastAsiaTheme="minorHAnsi" w:hAnsiTheme="minorHAnsi" w:cstheme="minorBidi"/>
                    <w:sz w:val="22"/>
                    <w:szCs w:val="22"/>
                    <w:rPrChange w:id="12576" w:author="Nick.Tolimieri [2]" w:date="2022-09-16T09:26:00Z">
                      <w:rPr>
                        <w:rFonts w:ascii="Calibri" w:hAnsi="Calibri" w:cs="Calibri"/>
                        <w:color w:val="000000"/>
                        <w:sz w:val="22"/>
                        <w:szCs w:val="22"/>
                      </w:rPr>
                    </w:rPrChange>
                  </w:rPr>
                  <w:delText>0</w:delText>
                </w:r>
              </w:del>
            </w:ins>
          </w:p>
        </w:tc>
        <w:tc>
          <w:tcPr>
            <w:tcW w:w="960" w:type="dxa"/>
            <w:noWrap/>
            <w:hideMark/>
            <w:tcPrChange w:id="1257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578" w:author="Nick.Tolimieri [2]" w:date="2022-09-16T09:26:00Z"/>
                <w:del w:id="12579" w:author="Nick.Tolimieri" w:date="2022-09-19T13:19:00Z"/>
                <w:rFonts w:asciiTheme="minorHAnsi" w:eastAsiaTheme="minorHAnsi" w:hAnsiTheme="minorHAnsi" w:cstheme="minorBidi"/>
                <w:sz w:val="22"/>
                <w:szCs w:val="22"/>
                <w:rPrChange w:id="12580" w:author="Nick.Tolimieri [2]" w:date="2022-09-16T09:26:00Z">
                  <w:rPr>
                    <w:ins w:id="12581" w:author="Nick.Tolimieri [2]" w:date="2022-09-16T09:26:00Z"/>
                    <w:del w:id="12582" w:author="Nick.Tolimieri" w:date="2022-09-19T13:19:00Z"/>
                    <w:rFonts w:ascii="Calibri" w:hAnsi="Calibri" w:cs="Calibri"/>
                    <w:color w:val="000000"/>
                    <w:sz w:val="22"/>
                    <w:szCs w:val="22"/>
                  </w:rPr>
                </w:rPrChange>
              </w:rPr>
              <w:pPrChange w:id="12583" w:author="Nick.Tolimieri [2]" w:date="2022-09-16T09:26:00Z">
                <w:pPr>
                  <w:jc w:val="right"/>
                </w:pPr>
              </w:pPrChange>
            </w:pPr>
            <w:ins w:id="12584" w:author="Nick.Tolimieri [2]" w:date="2022-09-16T09:26:00Z">
              <w:del w:id="12585" w:author="Nick.Tolimieri" w:date="2022-09-19T13:19:00Z">
                <w:r w:rsidRPr="00FC0F34" w:rsidDel="002F2C4B">
                  <w:rPr>
                    <w:rFonts w:asciiTheme="minorHAnsi" w:eastAsiaTheme="minorHAnsi" w:hAnsiTheme="minorHAnsi" w:cstheme="minorBidi"/>
                    <w:sz w:val="22"/>
                    <w:szCs w:val="22"/>
                    <w:rPrChange w:id="12586" w:author="Nick.Tolimieri [2]" w:date="2022-09-16T09:26:00Z">
                      <w:rPr>
                        <w:rFonts w:ascii="Calibri" w:hAnsi="Calibri" w:cs="Calibri"/>
                        <w:color w:val="000000"/>
                        <w:sz w:val="22"/>
                        <w:szCs w:val="22"/>
                      </w:rPr>
                    </w:rPrChange>
                  </w:rPr>
                  <w:delText>0</w:delText>
                </w:r>
              </w:del>
            </w:ins>
          </w:p>
        </w:tc>
        <w:tc>
          <w:tcPr>
            <w:tcW w:w="960" w:type="dxa"/>
            <w:noWrap/>
            <w:hideMark/>
            <w:tcPrChange w:id="1258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588" w:author="Nick.Tolimieri [2]" w:date="2022-09-16T09:26:00Z"/>
                <w:del w:id="12589" w:author="Nick.Tolimieri" w:date="2022-09-19T13:19:00Z"/>
                <w:rFonts w:asciiTheme="minorHAnsi" w:eastAsiaTheme="minorHAnsi" w:hAnsiTheme="minorHAnsi" w:cstheme="minorBidi"/>
                <w:sz w:val="22"/>
                <w:szCs w:val="22"/>
                <w:rPrChange w:id="12590" w:author="Nick.Tolimieri [2]" w:date="2022-09-16T09:26:00Z">
                  <w:rPr>
                    <w:ins w:id="12591" w:author="Nick.Tolimieri [2]" w:date="2022-09-16T09:26:00Z"/>
                    <w:del w:id="12592" w:author="Nick.Tolimieri" w:date="2022-09-19T13:19:00Z"/>
                    <w:rFonts w:ascii="Calibri" w:hAnsi="Calibri" w:cs="Calibri"/>
                    <w:color w:val="000000"/>
                    <w:sz w:val="22"/>
                    <w:szCs w:val="22"/>
                  </w:rPr>
                </w:rPrChange>
              </w:rPr>
              <w:pPrChange w:id="12593" w:author="Nick.Tolimieri [2]" w:date="2022-09-16T09:26:00Z">
                <w:pPr>
                  <w:jc w:val="right"/>
                </w:pPr>
              </w:pPrChange>
            </w:pPr>
            <w:ins w:id="12594" w:author="Nick.Tolimieri [2]" w:date="2022-09-16T09:26:00Z">
              <w:del w:id="12595" w:author="Nick.Tolimieri" w:date="2022-09-19T13:19:00Z">
                <w:r w:rsidRPr="00FC0F34" w:rsidDel="002F2C4B">
                  <w:rPr>
                    <w:rFonts w:asciiTheme="minorHAnsi" w:eastAsiaTheme="minorHAnsi" w:hAnsiTheme="minorHAnsi" w:cstheme="minorBidi"/>
                    <w:sz w:val="22"/>
                    <w:szCs w:val="22"/>
                    <w:rPrChange w:id="12596" w:author="Nick.Tolimieri [2]" w:date="2022-09-16T09:26:00Z">
                      <w:rPr>
                        <w:rFonts w:ascii="Calibri" w:hAnsi="Calibri" w:cs="Calibri"/>
                        <w:color w:val="000000"/>
                        <w:sz w:val="22"/>
                        <w:szCs w:val="22"/>
                      </w:rPr>
                    </w:rPrChange>
                  </w:rPr>
                  <w:delText>0</w:delText>
                </w:r>
              </w:del>
            </w:ins>
          </w:p>
        </w:tc>
        <w:tc>
          <w:tcPr>
            <w:tcW w:w="960" w:type="dxa"/>
            <w:noWrap/>
            <w:hideMark/>
            <w:tcPrChange w:id="1259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598" w:author="Nick.Tolimieri [2]" w:date="2022-09-16T09:26:00Z"/>
                <w:del w:id="12599" w:author="Nick.Tolimieri" w:date="2022-09-19T13:19:00Z"/>
                <w:rFonts w:asciiTheme="minorHAnsi" w:eastAsiaTheme="minorHAnsi" w:hAnsiTheme="minorHAnsi" w:cstheme="minorBidi"/>
                <w:sz w:val="22"/>
                <w:szCs w:val="22"/>
                <w:rPrChange w:id="12600" w:author="Nick.Tolimieri [2]" w:date="2022-09-16T09:26:00Z">
                  <w:rPr>
                    <w:ins w:id="12601" w:author="Nick.Tolimieri [2]" w:date="2022-09-16T09:26:00Z"/>
                    <w:del w:id="12602" w:author="Nick.Tolimieri" w:date="2022-09-19T13:19:00Z"/>
                    <w:rFonts w:ascii="Calibri" w:hAnsi="Calibri" w:cs="Calibri"/>
                    <w:color w:val="000000"/>
                    <w:sz w:val="22"/>
                    <w:szCs w:val="22"/>
                  </w:rPr>
                </w:rPrChange>
              </w:rPr>
              <w:pPrChange w:id="12603" w:author="Nick.Tolimieri [2]" w:date="2022-09-16T09:26:00Z">
                <w:pPr/>
              </w:pPrChange>
            </w:pPr>
            <w:ins w:id="12604" w:author="Nick.Tolimieri [2]" w:date="2022-09-16T09:26:00Z">
              <w:del w:id="12605" w:author="Nick.Tolimieri" w:date="2022-09-19T13:19:00Z">
                <w:r w:rsidRPr="00FC0F34" w:rsidDel="002F2C4B">
                  <w:rPr>
                    <w:rFonts w:asciiTheme="minorHAnsi" w:eastAsiaTheme="minorHAnsi" w:hAnsiTheme="minorHAnsi" w:cstheme="minorBidi"/>
                    <w:sz w:val="22"/>
                    <w:szCs w:val="22"/>
                    <w:rPrChange w:id="12606" w:author="Nick.Tolimieri [2]" w:date="2022-09-16T09:26:00Z">
                      <w:rPr>
                        <w:rFonts w:ascii="Calibri" w:hAnsi="Calibri" w:cs="Calibri"/>
                        <w:color w:val="000000"/>
                        <w:sz w:val="22"/>
                        <w:szCs w:val="22"/>
                      </w:rPr>
                    </w:rPrChange>
                  </w:rPr>
                  <w:delText>NA</w:delText>
                </w:r>
              </w:del>
            </w:ins>
          </w:p>
        </w:tc>
        <w:tc>
          <w:tcPr>
            <w:tcW w:w="960" w:type="dxa"/>
            <w:noWrap/>
            <w:hideMark/>
            <w:tcPrChange w:id="1260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608" w:author="Nick.Tolimieri [2]" w:date="2022-09-16T09:26:00Z"/>
                <w:del w:id="12609" w:author="Nick.Tolimieri" w:date="2022-09-19T13:19:00Z"/>
                <w:rFonts w:asciiTheme="minorHAnsi" w:eastAsiaTheme="minorHAnsi" w:hAnsiTheme="minorHAnsi" w:cstheme="minorBidi"/>
                <w:sz w:val="22"/>
                <w:szCs w:val="22"/>
                <w:rPrChange w:id="12610" w:author="Nick.Tolimieri [2]" w:date="2022-09-16T09:26:00Z">
                  <w:rPr>
                    <w:ins w:id="12611" w:author="Nick.Tolimieri [2]" w:date="2022-09-16T09:26:00Z"/>
                    <w:del w:id="12612" w:author="Nick.Tolimieri" w:date="2022-09-19T13:19:00Z"/>
                    <w:rFonts w:ascii="Calibri" w:hAnsi="Calibri" w:cs="Calibri"/>
                    <w:color w:val="000000"/>
                    <w:sz w:val="22"/>
                    <w:szCs w:val="22"/>
                  </w:rPr>
                </w:rPrChange>
              </w:rPr>
              <w:pPrChange w:id="12613" w:author="Nick.Tolimieri [2]" w:date="2022-09-16T09:26:00Z">
                <w:pPr/>
              </w:pPrChange>
            </w:pPr>
            <w:ins w:id="12614" w:author="Nick.Tolimieri [2]" w:date="2022-09-16T09:26:00Z">
              <w:del w:id="12615" w:author="Nick.Tolimieri" w:date="2022-09-19T13:19:00Z">
                <w:r w:rsidRPr="00FC0F34" w:rsidDel="002F2C4B">
                  <w:rPr>
                    <w:rFonts w:asciiTheme="minorHAnsi" w:eastAsiaTheme="minorHAnsi" w:hAnsiTheme="minorHAnsi" w:cstheme="minorBidi"/>
                    <w:sz w:val="22"/>
                    <w:szCs w:val="22"/>
                    <w:rPrChange w:id="12616" w:author="Nick.Tolimieri [2]" w:date="2022-09-16T09:26:00Z">
                      <w:rPr>
                        <w:rFonts w:ascii="Calibri" w:hAnsi="Calibri" w:cs="Calibri"/>
                        <w:color w:val="000000"/>
                        <w:sz w:val="22"/>
                        <w:szCs w:val="22"/>
                      </w:rPr>
                    </w:rPrChange>
                  </w:rPr>
                  <w:delText>NA</w:delText>
                </w:r>
              </w:del>
            </w:ins>
          </w:p>
        </w:tc>
        <w:tc>
          <w:tcPr>
            <w:tcW w:w="960" w:type="dxa"/>
            <w:noWrap/>
            <w:hideMark/>
            <w:tcPrChange w:id="1261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618" w:author="Nick.Tolimieri [2]" w:date="2022-09-16T09:26:00Z"/>
                <w:del w:id="12619" w:author="Nick.Tolimieri" w:date="2022-09-19T13:19:00Z"/>
                <w:rFonts w:asciiTheme="minorHAnsi" w:eastAsiaTheme="minorHAnsi" w:hAnsiTheme="minorHAnsi" w:cstheme="minorBidi"/>
                <w:sz w:val="22"/>
                <w:szCs w:val="22"/>
                <w:rPrChange w:id="12620" w:author="Nick.Tolimieri [2]" w:date="2022-09-16T09:26:00Z">
                  <w:rPr>
                    <w:ins w:id="12621" w:author="Nick.Tolimieri [2]" w:date="2022-09-16T09:26:00Z"/>
                    <w:del w:id="12622" w:author="Nick.Tolimieri" w:date="2022-09-19T13:19:00Z"/>
                    <w:rFonts w:ascii="Calibri" w:hAnsi="Calibri" w:cs="Calibri"/>
                    <w:color w:val="000000"/>
                    <w:sz w:val="22"/>
                    <w:szCs w:val="22"/>
                  </w:rPr>
                </w:rPrChange>
              </w:rPr>
              <w:pPrChange w:id="12623" w:author="Nick.Tolimieri [2]" w:date="2022-09-16T09:26:00Z">
                <w:pPr/>
              </w:pPrChange>
            </w:pPr>
            <w:ins w:id="12624" w:author="Nick.Tolimieri [2]" w:date="2022-09-16T09:26:00Z">
              <w:del w:id="12625" w:author="Nick.Tolimieri" w:date="2022-09-19T13:19:00Z">
                <w:r w:rsidRPr="00FC0F34" w:rsidDel="002F2C4B">
                  <w:rPr>
                    <w:rFonts w:asciiTheme="minorHAnsi" w:eastAsiaTheme="minorHAnsi" w:hAnsiTheme="minorHAnsi" w:cstheme="minorBidi"/>
                    <w:sz w:val="22"/>
                    <w:szCs w:val="22"/>
                    <w:rPrChange w:id="12626" w:author="Nick.Tolimieri [2]" w:date="2022-09-16T09:26:00Z">
                      <w:rPr>
                        <w:rFonts w:ascii="Calibri" w:hAnsi="Calibri" w:cs="Calibri"/>
                        <w:color w:val="000000"/>
                        <w:sz w:val="22"/>
                        <w:szCs w:val="22"/>
                      </w:rPr>
                    </w:rPrChange>
                  </w:rPr>
                  <w:delText>NA</w:delText>
                </w:r>
              </w:del>
            </w:ins>
          </w:p>
        </w:tc>
        <w:tc>
          <w:tcPr>
            <w:tcW w:w="960" w:type="dxa"/>
            <w:noWrap/>
            <w:hideMark/>
            <w:tcPrChange w:id="1262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628" w:author="Nick.Tolimieri [2]" w:date="2022-09-16T09:26:00Z"/>
                <w:del w:id="12629" w:author="Nick.Tolimieri" w:date="2022-09-19T13:19:00Z"/>
                <w:rFonts w:asciiTheme="minorHAnsi" w:eastAsiaTheme="minorHAnsi" w:hAnsiTheme="minorHAnsi" w:cstheme="minorBidi"/>
                <w:sz w:val="22"/>
                <w:szCs w:val="22"/>
                <w:rPrChange w:id="12630" w:author="Nick.Tolimieri [2]" w:date="2022-09-16T09:26:00Z">
                  <w:rPr>
                    <w:ins w:id="12631" w:author="Nick.Tolimieri [2]" w:date="2022-09-16T09:26:00Z"/>
                    <w:del w:id="12632" w:author="Nick.Tolimieri" w:date="2022-09-19T13:19:00Z"/>
                    <w:rFonts w:ascii="Calibri" w:hAnsi="Calibri" w:cs="Calibri"/>
                    <w:color w:val="000000"/>
                    <w:sz w:val="22"/>
                    <w:szCs w:val="22"/>
                  </w:rPr>
                </w:rPrChange>
              </w:rPr>
              <w:pPrChange w:id="12633" w:author="Nick.Tolimieri [2]" w:date="2022-09-16T09:26:00Z">
                <w:pPr/>
              </w:pPrChange>
            </w:pPr>
            <w:ins w:id="12634" w:author="Nick.Tolimieri [2]" w:date="2022-09-16T09:26:00Z">
              <w:del w:id="12635" w:author="Nick.Tolimieri" w:date="2022-09-19T13:19:00Z">
                <w:r w:rsidRPr="00FC0F34" w:rsidDel="002F2C4B">
                  <w:rPr>
                    <w:rFonts w:asciiTheme="minorHAnsi" w:eastAsiaTheme="minorHAnsi" w:hAnsiTheme="minorHAnsi" w:cstheme="minorBidi"/>
                    <w:sz w:val="22"/>
                    <w:szCs w:val="22"/>
                    <w:rPrChange w:id="12636" w:author="Nick.Tolimieri [2]" w:date="2022-09-16T09:26:00Z">
                      <w:rPr>
                        <w:rFonts w:ascii="Calibri" w:hAnsi="Calibri" w:cs="Calibri"/>
                        <w:color w:val="000000"/>
                        <w:sz w:val="22"/>
                        <w:szCs w:val="22"/>
                      </w:rPr>
                    </w:rPrChange>
                  </w:rPr>
                  <w:delText>NA</w:delText>
                </w:r>
              </w:del>
            </w:ins>
          </w:p>
        </w:tc>
      </w:tr>
      <w:tr w:rsidR="00FC0F34" w:rsidRPr="00FC0F34" w:rsidDel="002F2C4B" w:rsidTr="00FC0F34">
        <w:trPr>
          <w:divId w:val="1675451697"/>
          <w:trHeight w:val="300"/>
          <w:ins w:id="12637" w:author="Nick.Tolimieri [2]" w:date="2022-09-16T09:26:00Z"/>
          <w:del w:id="12638" w:author="Nick.Tolimieri" w:date="2022-09-19T13:19:00Z"/>
          <w:trPrChange w:id="12639" w:author="Nick.Tolimieri [2]" w:date="2022-09-16T09:26:00Z">
            <w:trPr>
              <w:divId w:val="1675451697"/>
              <w:trHeight w:val="300"/>
            </w:trPr>
          </w:trPrChange>
        </w:trPr>
        <w:tc>
          <w:tcPr>
            <w:tcW w:w="960" w:type="dxa"/>
            <w:noWrap/>
            <w:hideMark/>
            <w:tcPrChange w:id="1264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641" w:author="Nick.Tolimieri [2]" w:date="2022-09-16T09:26:00Z"/>
                <w:del w:id="12642" w:author="Nick.Tolimieri" w:date="2022-09-19T13:19:00Z"/>
                <w:rFonts w:asciiTheme="minorHAnsi" w:eastAsiaTheme="minorHAnsi" w:hAnsiTheme="minorHAnsi" w:cstheme="minorBidi"/>
                <w:sz w:val="22"/>
                <w:szCs w:val="22"/>
                <w:rPrChange w:id="12643" w:author="Nick.Tolimieri [2]" w:date="2022-09-16T09:26:00Z">
                  <w:rPr>
                    <w:ins w:id="12644" w:author="Nick.Tolimieri [2]" w:date="2022-09-16T09:26:00Z"/>
                    <w:del w:id="12645" w:author="Nick.Tolimieri" w:date="2022-09-19T13:19:00Z"/>
                    <w:rFonts w:ascii="Calibri" w:hAnsi="Calibri" w:cs="Calibri"/>
                    <w:color w:val="000000"/>
                    <w:sz w:val="22"/>
                    <w:szCs w:val="22"/>
                  </w:rPr>
                </w:rPrChange>
              </w:rPr>
              <w:pPrChange w:id="12646" w:author="Nick.Tolimieri [2]" w:date="2022-09-16T09:26:00Z">
                <w:pPr/>
              </w:pPrChange>
            </w:pPr>
            <w:ins w:id="12647" w:author="Nick.Tolimieri [2]" w:date="2022-09-16T09:26:00Z">
              <w:del w:id="12648" w:author="Nick.Tolimieri" w:date="2022-09-19T13:19:00Z">
                <w:r w:rsidRPr="00FC0F34" w:rsidDel="002F2C4B">
                  <w:rPr>
                    <w:rFonts w:asciiTheme="minorHAnsi" w:eastAsiaTheme="minorHAnsi" w:hAnsiTheme="minorHAnsi" w:cstheme="minorBidi"/>
                    <w:sz w:val="22"/>
                    <w:szCs w:val="22"/>
                    <w:rPrChange w:id="12649" w:author="Nick.Tolimieri [2]" w:date="2022-09-16T09:26:00Z">
                      <w:rPr>
                        <w:rFonts w:ascii="Calibri" w:hAnsi="Calibri" w:cs="Calibri"/>
                        <w:color w:val="000000"/>
                        <w:sz w:val="22"/>
                        <w:szCs w:val="22"/>
                      </w:rPr>
                    </w:rPrChange>
                  </w:rPr>
                  <w:delText>Cape Alava</w:delText>
                </w:r>
              </w:del>
            </w:ins>
          </w:p>
        </w:tc>
        <w:tc>
          <w:tcPr>
            <w:tcW w:w="960" w:type="dxa"/>
            <w:noWrap/>
            <w:hideMark/>
            <w:tcPrChange w:id="1265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651" w:author="Nick.Tolimieri [2]" w:date="2022-09-16T09:26:00Z"/>
                <w:del w:id="12652" w:author="Nick.Tolimieri" w:date="2022-09-19T13:19:00Z"/>
                <w:rFonts w:asciiTheme="minorHAnsi" w:eastAsiaTheme="minorHAnsi" w:hAnsiTheme="minorHAnsi" w:cstheme="minorBidi"/>
                <w:sz w:val="22"/>
                <w:szCs w:val="22"/>
                <w:rPrChange w:id="12653" w:author="Nick.Tolimieri [2]" w:date="2022-09-16T09:26:00Z">
                  <w:rPr>
                    <w:ins w:id="12654" w:author="Nick.Tolimieri [2]" w:date="2022-09-16T09:26:00Z"/>
                    <w:del w:id="12655" w:author="Nick.Tolimieri" w:date="2022-09-19T13:19:00Z"/>
                    <w:rFonts w:ascii="Calibri" w:hAnsi="Calibri" w:cs="Calibri"/>
                    <w:color w:val="000000"/>
                    <w:sz w:val="22"/>
                    <w:szCs w:val="22"/>
                  </w:rPr>
                </w:rPrChange>
              </w:rPr>
              <w:pPrChange w:id="12656" w:author="Nick.Tolimieri [2]" w:date="2022-09-16T09:26:00Z">
                <w:pPr>
                  <w:jc w:val="right"/>
                </w:pPr>
              </w:pPrChange>
            </w:pPr>
            <w:ins w:id="12657" w:author="Nick.Tolimieri [2]" w:date="2022-09-16T09:26:00Z">
              <w:del w:id="12658" w:author="Nick.Tolimieri" w:date="2022-09-19T13:19:00Z">
                <w:r w:rsidRPr="00FC0F34" w:rsidDel="002F2C4B">
                  <w:rPr>
                    <w:rFonts w:asciiTheme="minorHAnsi" w:eastAsiaTheme="minorHAnsi" w:hAnsiTheme="minorHAnsi" w:cstheme="minorBidi"/>
                    <w:sz w:val="22"/>
                    <w:szCs w:val="22"/>
                    <w:rPrChange w:id="12659" w:author="Nick.Tolimieri [2]" w:date="2022-09-16T09:26:00Z">
                      <w:rPr>
                        <w:rFonts w:ascii="Calibri" w:hAnsi="Calibri" w:cs="Calibri"/>
                        <w:color w:val="000000"/>
                        <w:sz w:val="22"/>
                        <w:szCs w:val="22"/>
                      </w:rPr>
                    </w:rPrChange>
                  </w:rPr>
                  <w:delText>2000</w:delText>
                </w:r>
              </w:del>
            </w:ins>
          </w:p>
        </w:tc>
        <w:tc>
          <w:tcPr>
            <w:tcW w:w="960" w:type="dxa"/>
            <w:noWrap/>
            <w:hideMark/>
            <w:tcPrChange w:id="1266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661" w:author="Nick.Tolimieri [2]" w:date="2022-09-16T09:26:00Z"/>
                <w:del w:id="12662" w:author="Nick.Tolimieri" w:date="2022-09-19T13:19:00Z"/>
                <w:rFonts w:asciiTheme="minorHAnsi" w:eastAsiaTheme="minorHAnsi" w:hAnsiTheme="minorHAnsi" w:cstheme="minorBidi"/>
                <w:sz w:val="22"/>
                <w:szCs w:val="22"/>
                <w:rPrChange w:id="12663" w:author="Nick.Tolimieri [2]" w:date="2022-09-16T09:26:00Z">
                  <w:rPr>
                    <w:ins w:id="12664" w:author="Nick.Tolimieri [2]" w:date="2022-09-16T09:26:00Z"/>
                    <w:del w:id="12665" w:author="Nick.Tolimieri" w:date="2022-09-19T13:19:00Z"/>
                    <w:rFonts w:ascii="Calibri" w:hAnsi="Calibri" w:cs="Calibri"/>
                    <w:color w:val="000000"/>
                    <w:sz w:val="22"/>
                    <w:szCs w:val="22"/>
                  </w:rPr>
                </w:rPrChange>
              </w:rPr>
              <w:pPrChange w:id="12666" w:author="Nick.Tolimieri [2]" w:date="2022-09-16T09:26:00Z">
                <w:pPr>
                  <w:jc w:val="right"/>
                </w:pPr>
              </w:pPrChange>
            </w:pPr>
            <w:ins w:id="12667" w:author="Nick.Tolimieri [2]" w:date="2022-09-16T09:26:00Z">
              <w:del w:id="12668" w:author="Nick.Tolimieri" w:date="2022-09-19T13:19:00Z">
                <w:r w:rsidRPr="00FC0F34" w:rsidDel="002F2C4B">
                  <w:rPr>
                    <w:rFonts w:asciiTheme="minorHAnsi" w:eastAsiaTheme="minorHAnsi" w:hAnsiTheme="minorHAnsi" w:cstheme="minorBidi"/>
                    <w:sz w:val="22"/>
                    <w:szCs w:val="22"/>
                    <w:rPrChange w:id="12669" w:author="Nick.Tolimieri [2]" w:date="2022-09-16T09:26:00Z">
                      <w:rPr>
                        <w:rFonts w:ascii="Calibri" w:hAnsi="Calibri" w:cs="Calibri"/>
                        <w:color w:val="000000"/>
                        <w:sz w:val="22"/>
                        <w:szCs w:val="22"/>
                      </w:rPr>
                    </w:rPrChange>
                  </w:rPr>
                  <w:delText>0</w:delText>
                </w:r>
              </w:del>
            </w:ins>
          </w:p>
        </w:tc>
        <w:tc>
          <w:tcPr>
            <w:tcW w:w="960" w:type="dxa"/>
            <w:noWrap/>
            <w:hideMark/>
            <w:tcPrChange w:id="1267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671" w:author="Nick.Tolimieri [2]" w:date="2022-09-16T09:26:00Z"/>
                <w:del w:id="12672" w:author="Nick.Tolimieri" w:date="2022-09-19T13:19:00Z"/>
                <w:rFonts w:asciiTheme="minorHAnsi" w:eastAsiaTheme="minorHAnsi" w:hAnsiTheme="minorHAnsi" w:cstheme="minorBidi"/>
                <w:sz w:val="22"/>
                <w:szCs w:val="22"/>
                <w:rPrChange w:id="12673" w:author="Nick.Tolimieri [2]" w:date="2022-09-16T09:26:00Z">
                  <w:rPr>
                    <w:ins w:id="12674" w:author="Nick.Tolimieri [2]" w:date="2022-09-16T09:26:00Z"/>
                    <w:del w:id="12675" w:author="Nick.Tolimieri" w:date="2022-09-19T13:19:00Z"/>
                    <w:rFonts w:ascii="Calibri" w:hAnsi="Calibri" w:cs="Calibri"/>
                    <w:color w:val="000000"/>
                    <w:sz w:val="22"/>
                    <w:szCs w:val="22"/>
                  </w:rPr>
                </w:rPrChange>
              </w:rPr>
              <w:pPrChange w:id="12676" w:author="Nick.Tolimieri [2]" w:date="2022-09-16T09:26:00Z">
                <w:pPr>
                  <w:jc w:val="right"/>
                </w:pPr>
              </w:pPrChange>
            </w:pPr>
            <w:ins w:id="12677" w:author="Nick.Tolimieri [2]" w:date="2022-09-16T09:26:00Z">
              <w:del w:id="12678" w:author="Nick.Tolimieri" w:date="2022-09-19T13:19:00Z">
                <w:r w:rsidRPr="00FC0F34" w:rsidDel="002F2C4B">
                  <w:rPr>
                    <w:rFonts w:asciiTheme="minorHAnsi" w:eastAsiaTheme="minorHAnsi" w:hAnsiTheme="minorHAnsi" w:cstheme="minorBidi"/>
                    <w:sz w:val="22"/>
                    <w:szCs w:val="22"/>
                    <w:rPrChange w:id="12679" w:author="Nick.Tolimieri [2]" w:date="2022-09-16T09:26:00Z">
                      <w:rPr>
                        <w:rFonts w:ascii="Calibri" w:hAnsi="Calibri" w:cs="Calibri"/>
                        <w:color w:val="000000"/>
                        <w:sz w:val="22"/>
                        <w:szCs w:val="22"/>
                      </w:rPr>
                    </w:rPrChange>
                  </w:rPr>
                  <w:delText>0</w:delText>
                </w:r>
              </w:del>
            </w:ins>
          </w:p>
        </w:tc>
        <w:tc>
          <w:tcPr>
            <w:tcW w:w="960" w:type="dxa"/>
            <w:noWrap/>
            <w:hideMark/>
            <w:tcPrChange w:id="1268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681" w:author="Nick.Tolimieri [2]" w:date="2022-09-16T09:26:00Z"/>
                <w:del w:id="12682" w:author="Nick.Tolimieri" w:date="2022-09-19T13:19:00Z"/>
                <w:rFonts w:asciiTheme="minorHAnsi" w:eastAsiaTheme="minorHAnsi" w:hAnsiTheme="minorHAnsi" w:cstheme="minorBidi"/>
                <w:sz w:val="22"/>
                <w:szCs w:val="22"/>
                <w:rPrChange w:id="12683" w:author="Nick.Tolimieri [2]" w:date="2022-09-16T09:26:00Z">
                  <w:rPr>
                    <w:ins w:id="12684" w:author="Nick.Tolimieri [2]" w:date="2022-09-16T09:26:00Z"/>
                    <w:del w:id="12685" w:author="Nick.Tolimieri" w:date="2022-09-19T13:19:00Z"/>
                    <w:rFonts w:ascii="Calibri" w:hAnsi="Calibri" w:cs="Calibri"/>
                    <w:color w:val="000000"/>
                    <w:sz w:val="22"/>
                    <w:szCs w:val="22"/>
                  </w:rPr>
                </w:rPrChange>
              </w:rPr>
              <w:pPrChange w:id="12686" w:author="Nick.Tolimieri [2]" w:date="2022-09-16T09:26:00Z">
                <w:pPr>
                  <w:jc w:val="right"/>
                </w:pPr>
              </w:pPrChange>
            </w:pPr>
            <w:ins w:id="12687" w:author="Nick.Tolimieri [2]" w:date="2022-09-16T09:26:00Z">
              <w:del w:id="12688" w:author="Nick.Tolimieri" w:date="2022-09-19T13:19:00Z">
                <w:r w:rsidRPr="00FC0F34" w:rsidDel="002F2C4B">
                  <w:rPr>
                    <w:rFonts w:asciiTheme="minorHAnsi" w:eastAsiaTheme="minorHAnsi" w:hAnsiTheme="minorHAnsi" w:cstheme="minorBidi"/>
                    <w:sz w:val="22"/>
                    <w:szCs w:val="22"/>
                    <w:rPrChange w:id="12689" w:author="Nick.Tolimieri [2]" w:date="2022-09-16T09:26:00Z">
                      <w:rPr>
                        <w:rFonts w:ascii="Calibri" w:hAnsi="Calibri" w:cs="Calibri"/>
                        <w:color w:val="000000"/>
                        <w:sz w:val="22"/>
                        <w:szCs w:val="22"/>
                      </w:rPr>
                    </w:rPrChange>
                  </w:rPr>
                  <w:delText>0</w:delText>
                </w:r>
              </w:del>
            </w:ins>
          </w:p>
        </w:tc>
        <w:tc>
          <w:tcPr>
            <w:tcW w:w="960" w:type="dxa"/>
            <w:noWrap/>
            <w:hideMark/>
            <w:tcPrChange w:id="1269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691" w:author="Nick.Tolimieri [2]" w:date="2022-09-16T09:26:00Z"/>
                <w:del w:id="12692" w:author="Nick.Tolimieri" w:date="2022-09-19T13:19:00Z"/>
                <w:rFonts w:asciiTheme="minorHAnsi" w:eastAsiaTheme="minorHAnsi" w:hAnsiTheme="minorHAnsi" w:cstheme="minorBidi"/>
                <w:sz w:val="22"/>
                <w:szCs w:val="22"/>
                <w:rPrChange w:id="12693" w:author="Nick.Tolimieri [2]" w:date="2022-09-16T09:26:00Z">
                  <w:rPr>
                    <w:ins w:id="12694" w:author="Nick.Tolimieri [2]" w:date="2022-09-16T09:26:00Z"/>
                    <w:del w:id="12695" w:author="Nick.Tolimieri" w:date="2022-09-19T13:19:00Z"/>
                    <w:rFonts w:ascii="Calibri" w:hAnsi="Calibri" w:cs="Calibri"/>
                    <w:color w:val="000000"/>
                    <w:sz w:val="22"/>
                    <w:szCs w:val="22"/>
                  </w:rPr>
                </w:rPrChange>
              </w:rPr>
              <w:pPrChange w:id="12696" w:author="Nick.Tolimieri [2]" w:date="2022-09-16T09:26:00Z">
                <w:pPr>
                  <w:jc w:val="right"/>
                </w:pPr>
              </w:pPrChange>
            </w:pPr>
            <w:ins w:id="12697" w:author="Nick.Tolimieri [2]" w:date="2022-09-16T09:26:00Z">
              <w:del w:id="12698" w:author="Nick.Tolimieri" w:date="2022-09-19T13:19:00Z">
                <w:r w:rsidRPr="00FC0F34" w:rsidDel="002F2C4B">
                  <w:rPr>
                    <w:rFonts w:asciiTheme="minorHAnsi" w:eastAsiaTheme="minorHAnsi" w:hAnsiTheme="minorHAnsi" w:cstheme="minorBidi"/>
                    <w:sz w:val="22"/>
                    <w:szCs w:val="22"/>
                    <w:rPrChange w:id="12699" w:author="Nick.Tolimieri [2]" w:date="2022-09-16T09:26:00Z">
                      <w:rPr>
                        <w:rFonts w:ascii="Calibri" w:hAnsi="Calibri" w:cs="Calibri"/>
                        <w:color w:val="000000"/>
                        <w:sz w:val="22"/>
                        <w:szCs w:val="22"/>
                      </w:rPr>
                    </w:rPrChange>
                  </w:rPr>
                  <w:delText>0</w:delText>
                </w:r>
              </w:del>
            </w:ins>
          </w:p>
        </w:tc>
        <w:tc>
          <w:tcPr>
            <w:tcW w:w="960" w:type="dxa"/>
            <w:noWrap/>
            <w:hideMark/>
            <w:tcPrChange w:id="1270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701" w:author="Nick.Tolimieri [2]" w:date="2022-09-16T09:26:00Z"/>
                <w:del w:id="12702" w:author="Nick.Tolimieri" w:date="2022-09-19T13:19:00Z"/>
                <w:rFonts w:asciiTheme="minorHAnsi" w:eastAsiaTheme="minorHAnsi" w:hAnsiTheme="minorHAnsi" w:cstheme="minorBidi"/>
                <w:sz w:val="22"/>
                <w:szCs w:val="22"/>
                <w:rPrChange w:id="12703" w:author="Nick.Tolimieri [2]" w:date="2022-09-16T09:26:00Z">
                  <w:rPr>
                    <w:ins w:id="12704" w:author="Nick.Tolimieri [2]" w:date="2022-09-16T09:26:00Z"/>
                    <w:del w:id="12705" w:author="Nick.Tolimieri" w:date="2022-09-19T13:19:00Z"/>
                    <w:rFonts w:ascii="Calibri" w:hAnsi="Calibri" w:cs="Calibri"/>
                    <w:color w:val="000000"/>
                    <w:sz w:val="22"/>
                    <w:szCs w:val="22"/>
                  </w:rPr>
                </w:rPrChange>
              </w:rPr>
              <w:pPrChange w:id="12706" w:author="Nick.Tolimieri [2]" w:date="2022-09-16T09:26:00Z">
                <w:pPr/>
              </w:pPrChange>
            </w:pPr>
            <w:ins w:id="12707" w:author="Nick.Tolimieri [2]" w:date="2022-09-16T09:26:00Z">
              <w:del w:id="12708" w:author="Nick.Tolimieri" w:date="2022-09-19T13:19:00Z">
                <w:r w:rsidRPr="00FC0F34" w:rsidDel="002F2C4B">
                  <w:rPr>
                    <w:rFonts w:asciiTheme="minorHAnsi" w:eastAsiaTheme="minorHAnsi" w:hAnsiTheme="minorHAnsi" w:cstheme="minorBidi"/>
                    <w:sz w:val="22"/>
                    <w:szCs w:val="22"/>
                    <w:rPrChange w:id="12709" w:author="Nick.Tolimieri [2]" w:date="2022-09-16T09:26:00Z">
                      <w:rPr>
                        <w:rFonts w:ascii="Calibri" w:hAnsi="Calibri" w:cs="Calibri"/>
                        <w:color w:val="000000"/>
                        <w:sz w:val="22"/>
                        <w:szCs w:val="22"/>
                      </w:rPr>
                    </w:rPrChange>
                  </w:rPr>
                  <w:delText>NA</w:delText>
                </w:r>
              </w:del>
            </w:ins>
          </w:p>
        </w:tc>
        <w:tc>
          <w:tcPr>
            <w:tcW w:w="960" w:type="dxa"/>
            <w:noWrap/>
            <w:hideMark/>
            <w:tcPrChange w:id="1271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711" w:author="Nick.Tolimieri [2]" w:date="2022-09-16T09:26:00Z"/>
                <w:del w:id="12712" w:author="Nick.Tolimieri" w:date="2022-09-19T13:19:00Z"/>
                <w:rFonts w:asciiTheme="minorHAnsi" w:eastAsiaTheme="minorHAnsi" w:hAnsiTheme="minorHAnsi" w:cstheme="minorBidi"/>
                <w:sz w:val="22"/>
                <w:szCs w:val="22"/>
                <w:rPrChange w:id="12713" w:author="Nick.Tolimieri [2]" w:date="2022-09-16T09:26:00Z">
                  <w:rPr>
                    <w:ins w:id="12714" w:author="Nick.Tolimieri [2]" w:date="2022-09-16T09:26:00Z"/>
                    <w:del w:id="12715" w:author="Nick.Tolimieri" w:date="2022-09-19T13:19:00Z"/>
                    <w:rFonts w:ascii="Calibri" w:hAnsi="Calibri" w:cs="Calibri"/>
                    <w:color w:val="000000"/>
                    <w:sz w:val="22"/>
                    <w:szCs w:val="22"/>
                  </w:rPr>
                </w:rPrChange>
              </w:rPr>
              <w:pPrChange w:id="12716" w:author="Nick.Tolimieri [2]" w:date="2022-09-16T09:26:00Z">
                <w:pPr/>
              </w:pPrChange>
            </w:pPr>
            <w:ins w:id="12717" w:author="Nick.Tolimieri [2]" w:date="2022-09-16T09:26:00Z">
              <w:del w:id="12718" w:author="Nick.Tolimieri" w:date="2022-09-19T13:19:00Z">
                <w:r w:rsidRPr="00FC0F34" w:rsidDel="002F2C4B">
                  <w:rPr>
                    <w:rFonts w:asciiTheme="minorHAnsi" w:eastAsiaTheme="minorHAnsi" w:hAnsiTheme="minorHAnsi" w:cstheme="minorBidi"/>
                    <w:sz w:val="22"/>
                    <w:szCs w:val="22"/>
                    <w:rPrChange w:id="12719" w:author="Nick.Tolimieri [2]" w:date="2022-09-16T09:26:00Z">
                      <w:rPr>
                        <w:rFonts w:ascii="Calibri" w:hAnsi="Calibri" w:cs="Calibri"/>
                        <w:color w:val="000000"/>
                        <w:sz w:val="22"/>
                        <w:szCs w:val="22"/>
                      </w:rPr>
                    </w:rPrChange>
                  </w:rPr>
                  <w:delText>NA</w:delText>
                </w:r>
              </w:del>
            </w:ins>
          </w:p>
        </w:tc>
        <w:tc>
          <w:tcPr>
            <w:tcW w:w="960" w:type="dxa"/>
            <w:noWrap/>
            <w:hideMark/>
            <w:tcPrChange w:id="1272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721" w:author="Nick.Tolimieri [2]" w:date="2022-09-16T09:26:00Z"/>
                <w:del w:id="12722" w:author="Nick.Tolimieri" w:date="2022-09-19T13:19:00Z"/>
                <w:rFonts w:asciiTheme="minorHAnsi" w:eastAsiaTheme="minorHAnsi" w:hAnsiTheme="minorHAnsi" w:cstheme="minorBidi"/>
                <w:sz w:val="22"/>
                <w:szCs w:val="22"/>
                <w:rPrChange w:id="12723" w:author="Nick.Tolimieri [2]" w:date="2022-09-16T09:26:00Z">
                  <w:rPr>
                    <w:ins w:id="12724" w:author="Nick.Tolimieri [2]" w:date="2022-09-16T09:26:00Z"/>
                    <w:del w:id="12725" w:author="Nick.Tolimieri" w:date="2022-09-19T13:19:00Z"/>
                    <w:rFonts w:ascii="Calibri" w:hAnsi="Calibri" w:cs="Calibri"/>
                    <w:color w:val="000000"/>
                    <w:sz w:val="22"/>
                    <w:szCs w:val="22"/>
                  </w:rPr>
                </w:rPrChange>
              </w:rPr>
              <w:pPrChange w:id="12726" w:author="Nick.Tolimieri [2]" w:date="2022-09-16T09:26:00Z">
                <w:pPr/>
              </w:pPrChange>
            </w:pPr>
            <w:ins w:id="12727" w:author="Nick.Tolimieri [2]" w:date="2022-09-16T09:26:00Z">
              <w:del w:id="12728" w:author="Nick.Tolimieri" w:date="2022-09-19T13:19:00Z">
                <w:r w:rsidRPr="00FC0F34" w:rsidDel="002F2C4B">
                  <w:rPr>
                    <w:rFonts w:asciiTheme="minorHAnsi" w:eastAsiaTheme="minorHAnsi" w:hAnsiTheme="minorHAnsi" w:cstheme="minorBidi"/>
                    <w:sz w:val="22"/>
                    <w:szCs w:val="22"/>
                    <w:rPrChange w:id="12729" w:author="Nick.Tolimieri [2]" w:date="2022-09-16T09:26:00Z">
                      <w:rPr>
                        <w:rFonts w:ascii="Calibri" w:hAnsi="Calibri" w:cs="Calibri"/>
                        <w:color w:val="000000"/>
                        <w:sz w:val="22"/>
                        <w:szCs w:val="22"/>
                      </w:rPr>
                    </w:rPrChange>
                  </w:rPr>
                  <w:delText>NA</w:delText>
                </w:r>
              </w:del>
            </w:ins>
          </w:p>
        </w:tc>
        <w:tc>
          <w:tcPr>
            <w:tcW w:w="960" w:type="dxa"/>
            <w:noWrap/>
            <w:hideMark/>
            <w:tcPrChange w:id="1273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731" w:author="Nick.Tolimieri [2]" w:date="2022-09-16T09:26:00Z"/>
                <w:del w:id="12732" w:author="Nick.Tolimieri" w:date="2022-09-19T13:19:00Z"/>
                <w:rFonts w:asciiTheme="minorHAnsi" w:eastAsiaTheme="minorHAnsi" w:hAnsiTheme="minorHAnsi" w:cstheme="minorBidi"/>
                <w:sz w:val="22"/>
                <w:szCs w:val="22"/>
                <w:rPrChange w:id="12733" w:author="Nick.Tolimieri [2]" w:date="2022-09-16T09:26:00Z">
                  <w:rPr>
                    <w:ins w:id="12734" w:author="Nick.Tolimieri [2]" w:date="2022-09-16T09:26:00Z"/>
                    <w:del w:id="12735" w:author="Nick.Tolimieri" w:date="2022-09-19T13:19:00Z"/>
                    <w:rFonts w:ascii="Calibri" w:hAnsi="Calibri" w:cs="Calibri"/>
                    <w:color w:val="000000"/>
                    <w:sz w:val="22"/>
                    <w:szCs w:val="22"/>
                  </w:rPr>
                </w:rPrChange>
              </w:rPr>
              <w:pPrChange w:id="12736" w:author="Nick.Tolimieri [2]" w:date="2022-09-16T09:26:00Z">
                <w:pPr/>
              </w:pPrChange>
            </w:pPr>
            <w:ins w:id="12737" w:author="Nick.Tolimieri [2]" w:date="2022-09-16T09:26:00Z">
              <w:del w:id="12738" w:author="Nick.Tolimieri" w:date="2022-09-19T13:19:00Z">
                <w:r w:rsidRPr="00FC0F34" w:rsidDel="002F2C4B">
                  <w:rPr>
                    <w:rFonts w:asciiTheme="minorHAnsi" w:eastAsiaTheme="minorHAnsi" w:hAnsiTheme="minorHAnsi" w:cstheme="minorBidi"/>
                    <w:sz w:val="22"/>
                    <w:szCs w:val="22"/>
                    <w:rPrChange w:id="12739" w:author="Nick.Tolimieri [2]" w:date="2022-09-16T09:26:00Z">
                      <w:rPr>
                        <w:rFonts w:ascii="Calibri" w:hAnsi="Calibri" w:cs="Calibri"/>
                        <w:color w:val="000000"/>
                        <w:sz w:val="22"/>
                        <w:szCs w:val="22"/>
                      </w:rPr>
                    </w:rPrChange>
                  </w:rPr>
                  <w:delText>NA</w:delText>
                </w:r>
              </w:del>
            </w:ins>
          </w:p>
        </w:tc>
      </w:tr>
      <w:tr w:rsidR="00FC0F34" w:rsidRPr="00FC0F34" w:rsidDel="002F2C4B" w:rsidTr="00FC0F34">
        <w:trPr>
          <w:divId w:val="1675451697"/>
          <w:trHeight w:val="300"/>
          <w:ins w:id="12740" w:author="Nick.Tolimieri [2]" w:date="2022-09-16T09:26:00Z"/>
          <w:del w:id="12741" w:author="Nick.Tolimieri" w:date="2022-09-19T13:19:00Z"/>
          <w:trPrChange w:id="12742" w:author="Nick.Tolimieri [2]" w:date="2022-09-16T09:26:00Z">
            <w:trPr>
              <w:divId w:val="1675451697"/>
              <w:trHeight w:val="300"/>
            </w:trPr>
          </w:trPrChange>
        </w:trPr>
        <w:tc>
          <w:tcPr>
            <w:tcW w:w="960" w:type="dxa"/>
            <w:noWrap/>
            <w:hideMark/>
            <w:tcPrChange w:id="1274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744" w:author="Nick.Tolimieri [2]" w:date="2022-09-16T09:26:00Z"/>
                <w:del w:id="12745" w:author="Nick.Tolimieri" w:date="2022-09-19T13:19:00Z"/>
                <w:rFonts w:asciiTheme="minorHAnsi" w:eastAsiaTheme="minorHAnsi" w:hAnsiTheme="minorHAnsi" w:cstheme="minorBidi"/>
                <w:sz w:val="22"/>
                <w:szCs w:val="22"/>
                <w:rPrChange w:id="12746" w:author="Nick.Tolimieri [2]" w:date="2022-09-16T09:26:00Z">
                  <w:rPr>
                    <w:ins w:id="12747" w:author="Nick.Tolimieri [2]" w:date="2022-09-16T09:26:00Z"/>
                    <w:del w:id="12748" w:author="Nick.Tolimieri" w:date="2022-09-19T13:19:00Z"/>
                    <w:rFonts w:ascii="Calibri" w:hAnsi="Calibri" w:cs="Calibri"/>
                    <w:color w:val="000000"/>
                    <w:sz w:val="22"/>
                    <w:szCs w:val="22"/>
                  </w:rPr>
                </w:rPrChange>
              </w:rPr>
              <w:pPrChange w:id="12749" w:author="Nick.Tolimieri [2]" w:date="2022-09-16T09:26:00Z">
                <w:pPr/>
              </w:pPrChange>
            </w:pPr>
            <w:ins w:id="12750" w:author="Nick.Tolimieri [2]" w:date="2022-09-16T09:26:00Z">
              <w:del w:id="12751" w:author="Nick.Tolimieri" w:date="2022-09-19T13:19:00Z">
                <w:r w:rsidRPr="00FC0F34" w:rsidDel="002F2C4B">
                  <w:rPr>
                    <w:rFonts w:asciiTheme="minorHAnsi" w:eastAsiaTheme="minorHAnsi" w:hAnsiTheme="minorHAnsi" w:cstheme="minorBidi"/>
                    <w:sz w:val="22"/>
                    <w:szCs w:val="22"/>
                    <w:rPrChange w:id="12752" w:author="Nick.Tolimieri [2]" w:date="2022-09-16T09:26:00Z">
                      <w:rPr>
                        <w:rFonts w:ascii="Calibri" w:hAnsi="Calibri" w:cs="Calibri"/>
                        <w:color w:val="000000"/>
                        <w:sz w:val="22"/>
                        <w:szCs w:val="22"/>
                      </w:rPr>
                    </w:rPrChange>
                  </w:rPr>
                  <w:delText>Cape Alava</w:delText>
                </w:r>
              </w:del>
            </w:ins>
          </w:p>
        </w:tc>
        <w:tc>
          <w:tcPr>
            <w:tcW w:w="960" w:type="dxa"/>
            <w:noWrap/>
            <w:hideMark/>
            <w:tcPrChange w:id="1275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754" w:author="Nick.Tolimieri [2]" w:date="2022-09-16T09:26:00Z"/>
                <w:del w:id="12755" w:author="Nick.Tolimieri" w:date="2022-09-19T13:19:00Z"/>
                <w:rFonts w:asciiTheme="minorHAnsi" w:eastAsiaTheme="minorHAnsi" w:hAnsiTheme="minorHAnsi" w:cstheme="minorBidi"/>
                <w:sz w:val="22"/>
                <w:szCs w:val="22"/>
                <w:rPrChange w:id="12756" w:author="Nick.Tolimieri [2]" w:date="2022-09-16T09:26:00Z">
                  <w:rPr>
                    <w:ins w:id="12757" w:author="Nick.Tolimieri [2]" w:date="2022-09-16T09:26:00Z"/>
                    <w:del w:id="12758" w:author="Nick.Tolimieri" w:date="2022-09-19T13:19:00Z"/>
                    <w:rFonts w:ascii="Calibri" w:hAnsi="Calibri" w:cs="Calibri"/>
                    <w:color w:val="000000"/>
                    <w:sz w:val="22"/>
                    <w:szCs w:val="22"/>
                  </w:rPr>
                </w:rPrChange>
              </w:rPr>
              <w:pPrChange w:id="12759" w:author="Nick.Tolimieri [2]" w:date="2022-09-16T09:26:00Z">
                <w:pPr>
                  <w:jc w:val="right"/>
                </w:pPr>
              </w:pPrChange>
            </w:pPr>
            <w:ins w:id="12760" w:author="Nick.Tolimieri [2]" w:date="2022-09-16T09:26:00Z">
              <w:del w:id="12761" w:author="Nick.Tolimieri" w:date="2022-09-19T13:19:00Z">
                <w:r w:rsidRPr="00FC0F34" w:rsidDel="002F2C4B">
                  <w:rPr>
                    <w:rFonts w:asciiTheme="minorHAnsi" w:eastAsiaTheme="minorHAnsi" w:hAnsiTheme="minorHAnsi" w:cstheme="minorBidi"/>
                    <w:sz w:val="22"/>
                    <w:szCs w:val="22"/>
                    <w:rPrChange w:id="12762" w:author="Nick.Tolimieri [2]" w:date="2022-09-16T09:26:00Z">
                      <w:rPr>
                        <w:rFonts w:ascii="Calibri" w:hAnsi="Calibri" w:cs="Calibri"/>
                        <w:color w:val="000000"/>
                        <w:sz w:val="22"/>
                        <w:szCs w:val="22"/>
                      </w:rPr>
                    </w:rPrChange>
                  </w:rPr>
                  <w:delText>2001</w:delText>
                </w:r>
              </w:del>
            </w:ins>
          </w:p>
        </w:tc>
        <w:tc>
          <w:tcPr>
            <w:tcW w:w="960" w:type="dxa"/>
            <w:noWrap/>
            <w:hideMark/>
            <w:tcPrChange w:id="1276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764" w:author="Nick.Tolimieri [2]" w:date="2022-09-16T09:26:00Z"/>
                <w:del w:id="12765" w:author="Nick.Tolimieri" w:date="2022-09-19T13:19:00Z"/>
                <w:rFonts w:asciiTheme="minorHAnsi" w:eastAsiaTheme="minorHAnsi" w:hAnsiTheme="minorHAnsi" w:cstheme="minorBidi"/>
                <w:sz w:val="22"/>
                <w:szCs w:val="22"/>
                <w:rPrChange w:id="12766" w:author="Nick.Tolimieri [2]" w:date="2022-09-16T09:26:00Z">
                  <w:rPr>
                    <w:ins w:id="12767" w:author="Nick.Tolimieri [2]" w:date="2022-09-16T09:26:00Z"/>
                    <w:del w:id="12768" w:author="Nick.Tolimieri" w:date="2022-09-19T13:19:00Z"/>
                    <w:rFonts w:ascii="Calibri" w:hAnsi="Calibri" w:cs="Calibri"/>
                    <w:color w:val="000000"/>
                    <w:sz w:val="22"/>
                    <w:szCs w:val="22"/>
                  </w:rPr>
                </w:rPrChange>
              </w:rPr>
              <w:pPrChange w:id="12769" w:author="Nick.Tolimieri [2]" w:date="2022-09-16T09:26:00Z">
                <w:pPr>
                  <w:jc w:val="right"/>
                </w:pPr>
              </w:pPrChange>
            </w:pPr>
            <w:ins w:id="12770" w:author="Nick.Tolimieri [2]" w:date="2022-09-16T09:26:00Z">
              <w:del w:id="12771" w:author="Nick.Tolimieri" w:date="2022-09-19T13:19:00Z">
                <w:r w:rsidRPr="00FC0F34" w:rsidDel="002F2C4B">
                  <w:rPr>
                    <w:rFonts w:asciiTheme="minorHAnsi" w:eastAsiaTheme="minorHAnsi" w:hAnsiTheme="minorHAnsi" w:cstheme="minorBidi"/>
                    <w:sz w:val="22"/>
                    <w:szCs w:val="22"/>
                    <w:rPrChange w:id="12772" w:author="Nick.Tolimieri [2]" w:date="2022-09-16T09:26:00Z">
                      <w:rPr>
                        <w:rFonts w:ascii="Calibri" w:hAnsi="Calibri" w:cs="Calibri"/>
                        <w:color w:val="000000"/>
                        <w:sz w:val="22"/>
                        <w:szCs w:val="22"/>
                      </w:rPr>
                    </w:rPrChange>
                  </w:rPr>
                  <w:delText>0</w:delText>
                </w:r>
              </w:del>
            </w:ins>
          </w:p>
        </w:tc>
        <w:tc>
          <w:tcPr>
            <w:tcW w:w="960" w:type="dxa"/>
            <w:noWrap/>
            <w:hideMark/>
            <w:tcPrChange w:id="1277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774" w:author="Nick.Tolimieri [2]" w:date="2022-09-16T09:26:00Z"/>
                <w:del w:id="12775" w:author="Nick.Tolimieri" w:date="2022-09-19T13:19:00Z"/>
                <w:rFonts w:asciiTheme="minorHAnsi" w:eastAsiaTheme="minorHAnsi" w:hAnsiTheme="minorHAnsi" w:cstheme="minorBidi"/>
                <w:sz w:val="22"/>
                <w:szCs w:val="22"/>
                <w:rPrChange w:id="12776" w:author="Nick.Tolimieri [2]" w:date="2022-09-16T09:26:00Z">
                  <w:rPr>
                    <w:ins w:id="12777" w:author="Nick.Tolimieri [2]" w:date="2022-09-16T09:26:00Z"/>
                    <w:del w:id="12778" w:author="Nick.Tolimieri" w:date="2022-09-19T13:19:00Z"/>
                    <w:rFonts w:ascii="Calibri" w:hAnsi="Calibri" w:cs="Calibri"/>
                    <w:color w:val="000000"/>
                    <w:sz w:val="22"/>
                    <w:szCs w:val="22"/>
                  </w:rPr>
                </w:rPrChange>
              </w:rPr>
              <w:pPrChange w:id="12779" w:author="Nick.Tolimieri [2]" w:date="2022-09-16T09:26:00Z">
                <w:pPr>
                  <w:jc w:val="right"/>
                </w:pPr>
              </w:pPrChange>
            </w:pPr>
            <w:ins w:id="12780" w:author="Nick.Tolimieri [2]" w:date="2022-09-16T09:26:00Z">
              <w:del w:id="12781" w:author="Nick.Tolimieri" w:date="2022-09-19T13:19:00Z">
                <w:r w:rsidRPr="00FC0F34" w:rsidDel="002F2C4B">
                  <w:rPr>
                    <w:rFonts w:asciiTheme="minorHAnsi" w:eastAsiaTheme="minorHAnsi" w:hAnsiTheme="minorHAnsi" w:cstheme="minorBidi"/>
                    <w:sz w:val="22"/>
                    <w:szCs w:val="22"/>
                    <w:rPrChange w:id="12782" w:author="Nick.Tolimieri [2]" w:date="2022-09-16T09:26:00Z">
                      <w:rPr>
                        <w:rFonts w:ascii="Calibri" w:hAnsi="Calibri" w:cs="Calibri"/>
                        <w:color w:val="000000"/>
                        <w:sz w:val="22"/>
                        <w:szCs w:val="22"/>
                      </w:rPr>
                    </w:rPrChange>
                  </w:rPr>
                  <w:delText>0</w:delText>
                </w:r>
              </w:del>
            </w:ins>
          </w:p>
        </w:tc>
        <w:tc>
          <w:tcPr>
            <w:tcW w:w="960" w:type="dxa"/>
            <w:noWrap/>
            <w:hideMark/>
            <w:tcPrChange w:id="1278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784" w:author="Nick.Tolimieri [2]" w:date="2022-09-16T09:26:00Z"/>
                <w:del w:id="12785" w:author="Nick.Tolimieri" w:date="2022-09-19T13:19:00Z"/>
                <w:rFonts w:asciiTheme="minorHAnsi" w:eastAsiaTheme="minorHAnsi" w:hAnsiTheme="minorHAnsi" w:cstheme="minorBidi"/>
                <w:sz w:val="22"/>
                <w:szCs w:val="22"/>
                <w:rPrChange w:id="12786" w:author="Nick.Tolimieri [2]" w:date="2022-09-16T09:26:00Z">
                  <w:rPr>
                    <w:ins w:id="12787" w:author="Nick.Tolimieri [2]" w:date="2022-09-16T09:26:00Z"/>
                    <w:del w:id="12788" w:author="Nick.Tolimieri" w:date="2022-09-19T13:19:00Z"/>
                    <w:rFonts w:ascii="Calibri" w:hAnsi="Calibri" w:cs="Calibri"/>
                    <w:color w:val="000000"/>
                    <w:sz w:val="22"/>
                    <w:szCs w:val="22"/>
                  </w:rPr>
                </w:rPrChange>
              </w:rPr>
              <w:pPrChange w:id="12789" w:author="Nick.Tolimieri [2]" w:date="2022-09-16T09:26:00Z">
                <w:pPr>
                  <w:jc w:val="right"/>
                </w:pPr>
              </w:pPrChange>
            </w:pPr>
            <w:ins w:id="12790" w:author="Nick.Tolimieri [2]" w:date="2022-09-16T09:26:00Z">
              <w:del w:id="12791" w:author="Nick.Tolimieri" w:date="2022-09-19T13:19:00Z">
                <w:r w:rsidRPr="00FC0F34" w:rsidDel="002F2C4B">
                  <w:rPr>
                    <w:rFonts w:asciiTheme="minorHAnsi" w:eastAsiaTheme="minorHAnsi" w:hAnsiTheme="minorHAnsi" w:cstheme="minorBidi"/>
                    <w:sz w:val="22"/>
                    <w:szCs w:val="22"/>
                    <w:rPrChange w:id="12792" w:author="Nick.Tolimieri [2]" w:date="2022-09-16T09:26:00Z">
                      <w:rPr>
                        <w:rFonts w:ascii="Calibri" w:hAnsi="Calibri" w:cs="Calibri"/>
                        <w:color w:val="000000"/>
                        <w:sz w:val="22"/>
                        <w:szCs w:val="22"/>
                      </w:rPr>
                    </w:rPrChange>
                  </w:rPr>
                  <w:delText>0</w:delText>
                </w:r>
              </w:del>
            </w:ins>
          </w:p>
        </w:tc>
        <w:tc>
          <w:tcPr>
            <w:tcW w:w="960" w:type="dxa"/>
            <w:noWrap/>
            <w:hideMark/>
            <w:tcPrChange w:id="1279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794" w:author="Nick.Tolimieri [2]" w:date="2022-09-16T09:26:00Z"/>
                <w:del w:id="12795" w:author="Nick.Tolimieri" w:date="2022-09-19T13:19:00Z"/>
                <w:rFonts w:asciiTheme="minorHAnsi" w:eastAsiaTheme="minorHAnsi" w:hAnsiTheme="minorHAnsi" w:cstheme="minorBidi"/>
                <w:sz w:val="22"/>
                <w:szCs w:val="22"/>
                <w:rPrChange w:id="12796" w:author="Nick.Tolimieri [2]" w:date="2022-09-16T09:26:00Z">
                  <w:rPr>
                    <w:ins w:id="12797" w:author="Nick.Tolimieri [2]" w:date="2022-09-16T09:26:00Z"/>
                    <w:del w:id="12798" w:author="Nick.Tolimieri" w:date="2022-09-19T13:19:00Z"/>
                    <w:rFonts w:ascii="Calibri" w:hAnsi="Calibri" w:cs="Calibri"/>
                    <w:color w:val="000000"/>
                    <w:sz w:val="22"/>
                    <w:szCs w:val="22"/>
                  </w:rPr>
                </w:rPrChange>
              </w:rPr>
              <w:pPrChange w:id="12799" w:author="Nick.Tolimieri [2]" w:date="2022-09-16T09:26:00Z">
                <w:pPr>
                  <w:jc w:val="right"/>
                </w:pPr>
              </w:pPrChange>
            </w:pPr>
            <w:ins w:id="12800" w:author="Nick.Tolimieri [2]" w:date="2022-09-16T09:26:00Z">
              <w:del w:id="12801" w:author="Nick.Tolimieri" w:date="2022-09-19T13:19:00Z">
                <w:r w:rsidRPr="00FC0F34" w:rsidDel="002F2C4B">
                  <w:rPr>
                    <w:rFonts w:asciiTheme="minorHAnsi" w:eastAsiaTheme="minorHAnsi" w:hAnsiTheme="minorHAnsi" w:cstheme="minorBidi"/>
                    <w:sz w:val="22"/>
                    <w:szCs w:val="22"/>
                    <w:rPrChange w:id="12802" w:author="Nick.Tolimieri [2]" w:date="2022-09-16T09:26:00Z">
                      <w:rPr>
                        <w:rFonts w:ascii="Calibri" w:hAnsi="Calibri" w:cs="Calibri"/>
                        <w:color w:val="000000"/>
                        <w:sz w:val="22"/>
                        <w:szCs w:val="22"/>
                      </w:rPr>
                    </w:rPrChange>
                  </w:rPr>
                  <w:delText>0</w:delText>
                </w:r>
              </w:del>
            </w:ins>
          </w:p>
        </w:tc>
        <w:tc>
          <w:tcPr>
            <w:tcW w:w="960" w:type="dxa"/>
            <w:noWrap/>
            <w:hideMark/>
            <w:tcPrChange w:id="1280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804" w:author="Nick.Tolimieri [2]" w:date="2022-09-16T09:26:00Z"/>
                <w:del w:id="12805" w:author="Nick.Tolimieri" w:date="2022-09-19T13:19:00Z"/>
                <w:rFonts w:asciiTheme="minorHAnsi" w:eastAsiaTheme="minorHAnsi" w:hAnsiTheme="minorHAnsi" w:cstheme="minorBidi"/>
                <w:sz w:val="22"/>
                <w:szCs w:val="22"/>
                <w:rPrChange w:id="12806" w:author="Nick.Tolimieri [2]" w:date="2022-09-16T09:26:00Z">
                  <w:rPr>
                    <w:ins w:id="12807" w:author="Nick.Tolimieri [2]" w:date="2022-09-16T09:26:00Z"/>
                    <w:del w:id="12808" w:author="Nick.Tolimieri" w:date="2022-09-19T13:19:00Z"/>
                    <w:rFonts w:ascii="Calibri" w:hAnsi="Calibri" w:cs="Calibri"/>
                    <w:color w:val="000000"/>
                    <w:sz w:val="22"/>
                    <w:szCs w:val="22"/>
                  </w:rPr>
                </w:rPrChange>
              </w:rPr>
              <w:pPrChange w:id="12809" w:author="Nick.Tolimieri [2]" w:date="2022-09-16T09:26:00Z">
                <w:pPr/>
              </w:pPrChange>
            </w:pPr>
            <w:ins w:id="12810" w:author="Nick.Tolimieri [2]" w:date="2022-09-16T09:26:00Z">
              <w:del w:id="12811" w:author="Nick.Tolimieri" w:date="2022-09-19T13:19:00Z">
                <w:r w:rsidRPr="00FC0F34" w:rsidDel="002F2C4B">
                  <w:rPr>
                    <w:rFonts w:asciiTheme="minorHAnsi" w:eastAsiaTheme="minorHAnsi" w:hAnsiTheme="minorHAnsi" w:cstheme="minorBidi"/>
                    <w:sz w:val="22"/>
                    <w:szCs w:val="22"/>
                    <w:rPrChange w:id="12812" w:author="Nick.Tolimieri [2]" w:date="2022-09-16T09:26:00Z">
                      <w:rPr>
                        <w:rFonts w:ascii="Calibri" w:hAnsi="Calibri" w:cs="Calibri"/>
                        <w:color w:val="000000"/>
                        <w:sz w:val="22"/>
                        <w:szCs w:val="22"/>
                      </w:rPr>
                    </w:rPrChange>
                  </w:rPr>
                  <w:delText>NA</w:delText>
                </w:r>
              </w:del>
            </w:ins>
          </w:p>
        </w:tc>
        <w:tc>
          <w:tcPr>
            <w:tcW w:w="960" w:type="dxa"/>
            <w:noWrap/>
            <w:hideMark/>
            <w:tcPrChange w:id="1281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814" w:author="Nick.Tolimieri [2]" w:date="2022-09-16T09:26:00Z"/>
                <w:del w:id="12815" w:author="Nick.Tolimieri" w:date="2022-09-19T13:19:00Z"/>
                <w:rFonts w:asciiTheme="minorHAnsi" w:eastAsiaTheme="minorHAnsi" w:hAnsiTheme="minorHAnsi" w:cstheme="minorBidi"/>
                <w:sz w:val="22"/>
                <w:szCs w:val="22"/>
                <w:rPrChange w:id="12816" w:author="Nick.Tolimieri [2]" w:date="2022-09-16T09:26:00Z">
                  <w:rPr>
                    <w:ins w:id="12817" w:author="Nick.Tolimieri [2]" w:date="2022-09-16T09:26:00Z"/>
                    <w:del w:id="12818" w:author="Nick.Tolimieri" w:date="2022-09-19T13:19:00Z"/>
                    <w:rFonts w:ascii="Calibri" w:hAnsi="Calibri" w:cs="Calibri"/>
                    <w:color w:val="000000"/>
                    <w:sz w:val="22"/>
                    <w:szCs w:val="22"/>
                  </w:rPr>
                </w:rPrChange>
              </w:rPr>
              <w:pPrChange w:id="12819" w:author="Nick.Tolimieri [2]" w:date="2022-09-16T09:26:00Z">
                <w:pPr/>
              </w:pPrChange>
            </w:pPr>
            <w:ins w:id="12820" w:author="Nick.Tolimieri [2]" w:date="2022-09-16T09:26:00Z">
              <w:del w:id="12821" w:author="Nick.Tolimieri" w:date="2022-09-19T13:19:00Z">
                <w:r w:rsidRPr="00FC0F34" w:rsidDel="002F2C4B">
                  <w:rPr>
                    <w:rFonts w:asciiTheme="minorHAnsi" w:eastAsiaTheme="minorHAnsi" w:hAnsiTheme="minorHAnsi" w:cstheme="minorBidi"/>
                    <w:sz w:val="22"/>
                    <w:szCs w:val="22"/>
                    <w:rPrChange w:id="12822" w:author="Nick.Tolimieri [2]" w:date="2022-09-16T09:26:00Z">
                      <w:rPr>
                        <w:rFonts w:ascii="Calibri" w:hAnsi="Calibri" w:cs="Calibri"/>
                        <w:color w:val="000000"/>
                        <w:sz w:val="22"/>
                        <w:szCs w:val="22"/>
                      </w:rPr>
                    </w:rPrChange>
                  </w:rPr>
                  <w:delText>NA</w:delText>
                </w:r>
              </w:del>
            </w:ins>
          </w:p>
        </w:tc>
        <w:tc>
          <w:tcPr>
            <w:tcW w:w="960" w:type="dxa"/>
            <w:noWrap/>
            <w:hideMark/>
            <w:tcPrChange w:id="1282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824" w:author="Nick.Tolimieri [2]" w:date="2022-09-16T09:26:00Z"/>
                <w:del w:id="12825" w:author="Nick.Tolimieri" w:date="2022-09-19T13:19:00Z"/>
                <w:rFonts w:asciiTheme="minorHAnsi" w:eastAsiaTheme="minorHAnsi" w:hAnsiTheme="minorHAnsi" w:cstheme="minorBidi"/>
                <w:sz w:val="22"/>
                <w:szCs w:val="22"/>
                <w:rPrChange w:id="12826" w:author="Nick.Tolimieri [2]" w:date="2022-09-16T09:26:00Z">
                  <w:rPr>
                    <w:ins w:id="12827" w:author="Nick.Tolimieri [2]" w:date="2022-09-16T09:26:00Z"/>
                    <w:del w:id="12828" w:author="Nick.Tolimieri" w:date="2022-09-19T13:19:00Z"/>
                    <w:rFonts w:ascii="Calibri" w:hAnsi="Calibri" w:cs="Calibri"/>
                    <w:color w:val="000000"/>
                    <w:sz w:val="22"/>
                    <w:szCs w:val="22"/>
                  </w:rPr>
                </w:rPrChange>
              </w:rPr>
              <w:pPrChange w:id="12829" w:author="Nick.Tolimieri [2]" w:date="2022-09-16T09:26:00Z">
                <w:pPr/>
              </w:pPrChange>
            </w:pPr>
            <w:ins w:id="12830" w:author="Nick.Tolimieri [2]" w:date="2022-09-16T09:26:00Z">
              <w:del w:id="12831" w:author="Nick.Tolimieri" w:date="2022-09-19T13:19:00Z">
                <w:r w:rsidRPr="00FC0F34" w:rsidDel="002F2C4B">
                  <w:rPr>
                    <w:rFonts w:asciiTheme="minorHAnsi" w:eastAsiaTheme="minorHAnsi" w:hAnsiTheme="minorHAnsi" w:cstheme="minorBidi"/>
                    <w:sz w:val="22"/>
                    <w:szCs w:val="22"/>
                    <w:rPrChange w:id="12832" w:author="Nick.Tolimieri [2]" w:date="2022-09-16T09:26:00Z">
                      <w:rPr>
                        <w:rFonts w:ascii="Calibri" w:hAnsi="Calibri" w:cs="Calibri"/>
                        <w:color w:val="000000"/>
                        <w:sz w:val="22"/>
                        <w:szCs w:val="22"/>
                      </w:rPr>
                    </w:rPrChange>
                  </w:rPr>
                  <w:delText>NA</w:delText>
                </w:r>
              </w:del>
            </w:ins>
          </w:p>
        </w:tc>
        <w:tc>
          <w:tcPr>
            <w:tcW w:w="960" w:type="dxa"/>
            <w:noWrap/>
            <w:hideMark/>
            <w:tcPrChange w:id="1283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834" w:author="Nick.Tolimieri [2]" w:date="2022-09-16T09:26:00Z"/>
                <w:del w:id="12835" w:author="Nick.Tolimieri" w:date="2022-09-19T13:19:00Z"/>
                <w:rFonts w:asciiTheme="minorHAnsi" w:eastAsiaTheme="minorHAnsi" w:hAnsiTheme="minorHAnsi" w:cstheme="minorBidi"/>
                <w:sz w:val="22"/>
                <w:szCs w:val="22"/>
                <w:rPrChange w:id="12836" w:author="Nick.Tolimieri [2]" w:date="2022-09-16T09:26:00Z">
                  <w:rPr>
                    <w:ins w:id="12837" w:author="Nick.Tolimieri [2]" w:date="2022-09-16T09:26:00Z"/>
                    <w:del w:id="12838" w:author="Nick.Tolimieri" w:date="2022-09-19T13:19:00Z"/>
                    <w:rFonts w:ascii="Calibri" w:hAnsi="Calibri" w:cs="Calibri"/>
                    <w:color w:val="000000"/>
                    <w:sz w:val="22"/>
                    <w:szCs w:val="22"/>
                  </w:rPr>
                </w:rPrChange>
              </w:rPr>
              <w:pPrChange w:id="12839" w:author="Nick.Tolimieri [2]" w:date="2022-09-16T09:26:00Z">
                <w:pPr/>
              </w:pPrChange>
            </w:pPr>
            <w:ins w:id="12840" w:author="Nick.Tolimieri [2]" w:date="2022-09-16T09:26:00Z">
              <w:del w:id="12841" w:author="Nick.Tolimieri" w:date="2022-09-19T13:19:00Z">
                <w:r w:rsidRPr="00FC0F34" w:rsidDel="002F2C4B">
                  <w:rPr>
                    <w:rFonts w:asciiTheme="minorHAnsi" w:eastAsiaTheme="minorHAnsi" w:hAnsiTheme="minorHAnsi" w:cstheme="minorBidi"/>
                    <w:sz w:val="22"/>
                    <w:szCs w:val="22"/>
                    <w:rPrChange w:id="12842" w:author="Nick.Tolimieri [2]" w:date="2022-09-16T09:26:00Z">
                      <w:rPr>
                        <w:rFonts w:ascii="Calibri" w:hAnsi="Calibri" w:cs="Calibri"/>
                        <w:color w:val="000000"/>
                        <w:sz w:val="22"/>
                        <w:szCs w:val="22"/>
                      </w:rPr>
                    </w:rPrChange>
                  </w:rPr>
                  <w:delText>NA</w:delText>
                </w:r>
              </w:del>
            </w:ins>
          </w:p>
        </w:tc>
      </w:tr>
      <w:tr w:rsidR="00FC0F34" w:rsidRPr="00FC0F34" w:rsidDel="002F2C4B" w:rsidTr="00FC0F34">
        <w:trPr>
          <w:divId w:val="1675451697"/>
          <w:trHeight w:val="300"/>
          <w:ins w:id="12843" w:author="Nick.Tolimieri [2]" w:date="2022-09-16T09:26:00Z"/>
          <w:del w:id="12844" w:author="Nick.Tolimieri" w:date="2022-09-19T13:19:00Z"/>
          <w:trPrChange w:id="12845" w:author="Nick.Tolimieri [2]" w:date="2022-09-16T09:26:00Z">
            <w:trPr>
              <w:divId w:val="1675451697"/>
              <w:trHeight w:val="300"/>
            </w:trPr>
          </w:trPrChange>
        </w:trPr>
        <w:tc>
          <w:tcPr>
            <w:tcW w:w="960" w:type="dxa"/>
            <w:noWrap/>
            <w:hideMark/>
            <w:tcPrChange w:id="1284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847" w:author="Nick.Tolimieri [2]" w:date="2022-09-16T09:26:00Z"/>
                <w:del w:id="12848" w:author="Nick.Tolimieri" w:date="2022-09-19T13:19:00Z"/>
                <w:rFonts w:asciiTheme="minorHAnsi" w:eastAsiaTheme="minorHAnsi" w:hAnsiTheme="minorHAnsi" w:cstheme="minorBidi"/>
                <w:sz w:val="22"/>
                <w:szCs w:val="22"/>
                <w:rPrChange w:id="12849" w:author="Nick.Tolimieri [2]" w:date="2022-09-16T09:26:00Z">
                  <w:rPr>
                    <w:ins w:id="12850" w:author="Nick.Tolimieri [2]" w:date="2022-09-16T09:26:00Z"/>
                    <w:del w:id="12851" w:author="Nick.Tolimieri" w:date="2022-09-19T13:19:00Z"/>
                    <w:rFonts w:ascii="Calibri" w:hAnsi="Calibri" w:cs="Calibri"/>
                    <w:color w:val="000000"/>
                    <w:sz w:val="22"/>
                    <w:szCs w:val="22"/>
                  </w:rPr>
                </w:rPrChange>
              </w:rPr>
              <w:pPrChange w:id="12852" w:author="Nick.Tolimieri [2]" w:date="2022-09-16T09:26:00Z">
                <w:pPr/>
              </w:pPrChange>
            </w:pPr>
            <w:ins w:id="12853" w:author="Nick.Tolimieri [2]" w:date="2022-09-16T09:26:00Z">
              <w:del w:id="12854" w:author="Nick.Tolimieri" w:date="2022-09-19T13:19:00Z">
                <w:r w:rsidRPr="00FC0F34" w:rsidDel="002F2C4B">
                  <w:rPr>
                    <w:rFonts w:asciiTheme="minorHAnsi" w:eastAsiaTheme="minorHAnsi" w:hAnsiTheme="minorHAnsi" w:cstheme="minorBidi"/>
                    <w:sz w:val="22"/>
                    <w:szCs w:val="22"/>
                    <w:rPrChange w:id="12855" w:author="Nick.Tolimieri [2]" w:date="2022-09-16T09:26:00Z">
                      <w:rPr>
                        <w:rFonts w:ascii="Calibri" w:hAnsi="Calibri" w:cs="Calibri"/>
                        <w:color w:val="000000"/>
                        <w:sz w:val="22"/>
                        <w:szCs w:val="22"/>
                      </w:rPr>
                    </w:rPrChange>
                  </w:rPr>
                  <w:delText>Cape Alava</w:delText>
                </w:r>
              </w:del>
            </w:ins>
          </w:p>
        </w:tc>
        <w:tc>
          <w:tcPr>
            <w:tcW w:w="960" w:type="dxa"/>
            <w:noWrap/>
            <w:hideMark/>
            <w:tcPrChange w:id="1285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857" w:author="Nick.Tolimieri [2]" w:date="2022-09-16T09:26:00Z"/>
                <w:del w:id="12858" w:author="Nick.Tolimieri" w:date="2022-09-19T13:19:00Z"/>
                <w:rFonts w:asciiTheme="minorHAnsi" w:eastAsiaTheme="minorHAnsi" w:hAnsiTheme="minorHAnsi" w:cstheme="minorBidi"/>
                <w:sz w:val="22"/>
                <w:szCs w:val="22"/>
                <w:rPrChange w:id="12859" w:author="Nick.Tolimieri [2]" w:date="2022-09-16T09:26:00Z">
                  <w:rPr>
                    <w:ins w:id="12860" w:author="Nick.Tolimieri [2]" w:date="2022-09-16T09:26:00Z"/>
                    <w:del w:id="12861" w:author="Nick.Tolimieri" w:date="2022-09-19T13:19:00Z"/>
                    <w:rFonts w:ascii="Calibri" w:hAnsi="Calibri" w:cs="Calibri"/>
                    <w:color w:val="000000"/>
                    <w:sz w:val="22"/>
                    <w:szCs w:val="22"/>
                  </w:rPr>
                </w:rPrChange>
              </w:rPr>
              <w:pPrChange w:id="12862" w:author="Nick.Tolimieri [2]" w:date="2022-09-16T09:26:00Z">
                <w:pPr>
                  <w:jc w:val="right"/>
                </w:pPr>
              </w:pPrChange>
            </w:pPr>
            <w:ins w:id="12863" w:author="Nick.Tolimieri [2]" w:date="2022-09-16T09:26:00Z">
              <w:del w:id="12864" w:author="Nick.Tolimieri" w:date="2022-09-19T13:19:00Z">
                <w:r w:rsidRPr="00FC0F34" w:rsidDel="002F2C4B">
                  <w:rPr>
                    <w:rFonts w:asciiTheme="minorHAnsi" w:eastAsiaTheme="minorHAnsi" w:hAnsiTheme="minorHAnsi" w:cstheme="minorBidi"/>
                    <w:sz w:val="22"/>
                    <w:szCs w:val="22"/>
                    <w:rPrChange w:id="12865" w:author="Nick.Tolimieri [2]" w:date="2022-09-16T09:26:00Z">
                      <w:rPr>
                        <w:rFonts w:ascii="Calibri" w:hAnsi="Calibri" w:cs="Calibri"/>
                        <w:color w:val="000000"/>
                        <w:sz w:val="22"/>
                        <w:szCs w:val="22"/>
                      </w:rPr>
                    </w:rPrChange>
                  </w:rPr>
                  <w:delText>2002</w:delText>
                </w:r>
              </w:del>
            </w:ins>
          </w:p>
        </w:tc>
        <w:tc>
          <w:tcPr>
            <w:tcW w:w="960" w:type="dxa"/>
            <w:noWrap/>
            <w:hideMark/>
            <w:tcPrChange w:id="1286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867" w:author="Nick.Tolimieri [2]" w:date="2022-09-16T09:26:00Z"/>
                <w:del w:id="12868" w:author="Nick.Tolimieri" w:date="2022-09-19T13:19:00Z"/>
                <w:rFonts w:asciiTheme="minorHAnsi" w:eastAsiaTheme="minorHAnsi" w:hAnsiTheme="minorHAnsi" w:cstheme="minorBidi"/>
                <w:sz w:val="22"/>
                <w:szCs w:val="22"/>
                <w:rPrChange w:id="12869" w:author="Nick.Tolimieri [2]" w:date="2022-09-16T09:26:00Z">
                  <w:rPr>
                    <w:ins w:id="12870" w:author="Nick.Tolimieri [2]" w:date="2022-09-16T09:26:00Z"/>
                    <w:del w:id="12871" w:author="Nick.Tolimieri" w:date="2022-09-19T13:19:00Z"/>
                    <w:rFonts w:ascii="Calibri" w:hAnsi="Calibri" w:cs="Calibri"/>
                    <w:color w:val="000000"/>
                    <w:sz w:val="22"/>
                    <w:szCs w:val="22"/>
                  </w:rPr>
                </w:rPrChange>
              </w:rPr>
              <w:pPrChange w:id="12872" w:author="Nick.Tolimieri [2]" w:date="2022-09-16T09:26:00Z">
                <w:pPr>
                  <w:jc w:val="right"/>
                </w:pPr>
              </w:pPrChange>
            </w:pPr>
            <w:ins w:id="12873" w:author="Nick.Tolimieri [2]" w:date="2022-09-16T09:26:00Z">
              <w:del w:id="12874" w:author="Nick.Tolimieri" w:date="2022-09-19T13:19:00Z">
                <w:r w:rsidRPr="00FC0F34" w:rsidDel="002F2C4B">
                  <w:rPr>
                    <w:rFonts w:asciiTheme="minorHAnsi" w:eastAsiaTheme="minorHAnsi" w:hAnsiTheme="minorHAnsi" w:cstheme="minorBidi"/>
                    <w:sz w:val="22"/>
                    <w:szCs w:val="22"/>
                    <w:rPrChange w:id="12875" w:author="Nick.Tolimieri [2]" w:date="2022-09-16T09:26:00Z">
                      <w:rPr>
                        <w:rFonts w:ascii="Calibri" w:hAnsi="Calibri" w:cs="Calibri"/>
                        <w:color w:val="000000"/>
                        <w:sz w:val="22"/>
                        <w:szCs w:val="22"/>
                      </w:rPr>
                    </w:rPrChange>
                  </w:rPr>
                  <w:delText>0</w:delText>
                </w:r>
              </w:del>
            </w:ins>
          </w:p>
        </w:tc>
        <w:tc>
          <w:tcPr>
            <w:tcW w:w="960" w:type="dxa"/>
            <w:noWrap/>
            <w:hideMark/>
            <w:tcPrChange w:id="1287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877" w:author="Nick.Tolimieri [2]" w:date="2022-09-16T09:26:00Z"/>
                <w:del w:id="12878" w:author="Nick.Tolimieri" w:date="2022-09-19T13:19:00Z"/>
                <w:rFonts w:asciiTheme="minorHAnsi" w:eastAsiaTheme="minorHAnsi" w:hAnsiTheme="minorHAnsi" w:cstheme="minorBidi"/>
                <w:sz w:val="22"/>
                <w:szCs w:val="22"/>
                <w:rPrChange w:id="12879" w:author="Nick.Tolimieri [2]" w:date="2022-09-16T09:26:00Z">
                  <w:rPr>
                    <w:ins w:id="12880" w:author="Nick.Tolimieri [2]" w:date="2022-09-16T09:26:00Z"/>
                    <w:del w:id="12881" w:author="Nick.Tolimieri" w:date="2022-09-19T13:19:00Z"/>
                    <w:rFonts w:ascii="Calibri" w:hAnsi="Calibri" w:cs="Calibri"/>
                    <w:color w:val="000000"/>
                    <w:sz w:val="22"/>
                    <w:szCs w:val="22"/>
                  </w:rPr>
                </w:rPrChange>
              </w:rPr>
              <w:pPrChange w:id="12882" w:author="Nick.Tolimieri [2]" w:date="2022-09-16T09:26:00Z">
                <w:pPr>
                  <w:jc w:val="right"/>
                </w:pPr>
              </w:pPrChange>
            </w:pPr>
            <w:ins w:id="12883" w:author="Nick.Tolimieri [2]" w:date="2022-09-16T09:26:00Z">
              <w:del w:id="12884" w:author="Nick.Tolimieri" w:date="2022-09-19T13:19:00Z">
                <w:r w:rsidRPr="00FC0F34" w:rsidDel="002F2C4B">
                  <w:rPr>
                    <w:rFonts w:asciiTheme="minorHAnsi" w:eastAsiaTheme="minorHAnsi" w:hAnsiTheme="minorHAnsi" w:cstheme="minorBidi"/>
                    <w:sz w:val="22"/>
                    <w:szCs w:val="22"/>
                    <w:rPrChange w:id="12885" w:author="Nick.Tolimieri [2]" w:date="2022-09-16T09:26:00Z">
                      <w:rPr>
                        <w:rFonts w:ascii="Calibri" w:hAnsi="Calibri" w:cs="Calibri"/>
                        <w:color w:val="000000"/>
                        <w:sz w:val="22"/>
                        <w:szCs w:val="22"/>
                      </w:rPr>
                    </w:rPrChange>
                  </w:rPr>
                  <w:delText>14</w:delText>
                </w:r>
              </w:del>
            </w:ins>
          </w:p>
        </w:tc>
        <w:tc>
          <w:tcPr>
            <w:tcW w:w="960" w:type="dxa"/>
            <w:noWrap/>
            <w:hideMark/>
            <w:tcPrChange w:id="1288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887" w:author="Nick.Tolimieri [2]" w:date="2022-09-16T09:26:00Z"/>
                <w:del w:id="12888" w:author="Nick.Tolimieri" w:date="2022-09-19T13:19:00Z"/>
                <w:rFonts w:asciiTheme="minorHAnsi" w:eastAsiaTheme="minorHAnsi" w:hAnsiTheme="minorHAnsi" w:cstheme="minorBidi"/>
                <w:sz w:val="22"/>
                <w:szCs w:val="22"/>
                <w:rPrChange w:id="12889" w:author="Nick.Tolimieri [2]" w:date="2022-09-16T09:26:00Z">
                  <w:rPr>
                    <w:ins w:id="12890" w:author="Nick.Tolimieri [2]" w:date="2022-09-16T09:26:00Z"/>
                    <w:del w:id="12891" w:author="Nick.Tolimieri" w:date="2022-09-19T13:19:00Z"/>
                    <w:rFonts w:ascii="Calibri" w:hAnsi="Calibri" w:cs="Calibri"/>
                    <w:color w:val="000000"/>
                    <w:sz w:val="22"/>
                    <w:szCs w:val="22"/>
                  </w:rPr>
                </w:rPrChange>
              </w:rPr>
              <w:pPrChange w:id="12892" w:author="Nick.Tolimieri [2]" w:date="2022-09-16T09:26:00Z">
                <w:pPr>
                  <w:jc w:val="right"/>
                </w:pPr>
              </w:pPrChange>
            </w:pPr>
            <w:ins w:id="12893" w:author="Nick.Tolimieri [2]" w:date="2022-09-16T09:26:00Z">
              <w:del w:id="12894" w:author="Nick.Tolimieri" w:date="2022-09-19T13:19:00Z">
                <w:r w:rsidRPr="00FC0F34" w:rsidDel="002F2C4B">
                  <w:rPr>
                    <w:rFonts w:asciiTheme="minorHAnsi" w:eastAsiaTheme="minorHAnsi" w:hAnsiTheme="minorHAnsi" w:cstheme="minorBidi"/>
                    <w:sz w:val="22"/>
                    <w:szCs w:val="22"/>
                    <w:rPrChange w:id="12895" w:author="Nick.Tolimieri [2]" w:date="2022-09-16T09:26:00Z">
                      <w:rPr>
                        <w:rFonts w:ascii="Calibri" w:hAnsi="Calibri" w:cs="Calibri"/>
                        <w:color w:val="000000"/>
                        <w:sz w:val="22"/>
                        <w:szCs w:val="22"/>
                      </w:rPr>
                    </w:rPrChange>
                  </w:rPr>
                  <w:delText>1</w:delText>
                </w:r>
              </w:del>
            </w:ins>
          </w:p>
        </w:tc>
        <w:tc>
          <w:tcPr>
            <w:tcW w:w="960" w:type="dxa"/>
            <w:noWrap/>
            <w:hideMark/>
            <w:tcPrChange w:id="1289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897" w:author="Nick.Tolimieri [2]" w:date="2022-09-16T09:26:00Z"/>
                <w:del w:id="12898" w:author="Nick.Tolimieri" w:date="2022-09-19T13:19:00Z"/>
                <w:rFonts w:asciiTheme="minorHAnsi" w:eastAsiaTheme="minorHAnsi" w:hAnsiTheme="minorHAnsi" w:cstheme="minorBidi"/>
                <w:sz w:val="22"/>
                <w:szCs w:val="22"/>
                <w:rPrChange w:id="12899" w:author="Nick.Tolimieri [2]" w:date="2022-09-16T09:26:00Z">
                  <w:rPr>
                    <w:ins w:id="12900" w:author="Nick.Tolimieri [2]" w:date="2022-09-16T09:26:00Z"/>
                    <w:del w:id="12901" w:author="Nick.Tolimieri" w:date="2022-09-19T13:19:00Z"/>
                    <w:rFonts w:ascii="Calibri" w:hAnsi="Calibri" w:cs="Calibri"/>
                    <w:color w:val="000000"/>
                    <w:sz w:val="22"/>
                    <w:szCs w:val="22"/>
                  </w:rPr>
                </w:rPrChange>
              </w:rPr>
              <w:pPrChange w:id="12902" w:author="Nick.Tolimieri [2]" w:date="2022-09-16T09:26:00Z">
                <w:pPr>
                  <w:jc w:val="right"/>
                </w:pPr>
              </w:pPrChange>
            </w:pPr>
            <w:ins w:id="12903" w:author="Nick.Tolimieri [2]" w:date="2022-09-16T09:26:00Z">
              <w:del w:id="12904" w:author="Nick.Tolimieri" w:date="2022-09-19T13:19:00Z">
                <w:r w:rsidRPr="00FC0F34" w:rsidDel="002F2C4B">
                  <w:rPr>
                    <w:rFonts w:asciiTheme="minorHAnsi" w:eastAsiaTheme="minorHAnsi" w:hAnsiTheme="minorHAnsi" w:cstheme="minorBidi"/>
                    <w:sz w:val="22"/>
                    <w:szCs w:val="22"/>
                    <w:rPrChange w:id="12905" w:author="Nick.Tolimieri [2]" w:date="2022-09-16T09:26:00Z">
                      <w:rPr>
                        <w:rFonts w:ascii="Calibri" w:hAnsi="Calibri" w:cs="Calibri"/>
                        <w:color w:val="000000"/>
                        <w:sz w:val="22"/>
                        <w:szCs w:val="22"/>
                      </w:rPr>
                    </w:rPrChange>
                  </w:rPr>
                  <w:delText>19</w:delText>
                </w:r>
              </w:del>
            </w:ins>
          </w:p>
        </w:tc>
        <w:tc>
          <w:tcPr>
            <w:tcW w:w="960" w:type="dxa"/>
            <w:noWrap/>
            <w:hideMark/>
            <w:tcPrChange w:id="1290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907" w:author="Nick.Tolimieri [2]" w:date="2022-09-16T09:26:00Z"/>
                <w:del w:id="12908" w:author="Nick.Tolimieri" w:date="2022-09-19T13:19:00Z"/>
                <w:rFonts w:asciiTheme="minorHAnsi" w:eastAsiaTheme="minorHAnsi" w:hAnsiTheme="minorHAnsi" w:cstheme="minorBidi"/>
                <w:sz w:val="22"/>
                <w:szCs w:val="22"/>
                <w:rPrChange w:id="12909" w:author="Nick.Tolimieri [2]" w:date="2022-09-16T09:26:00Z">
                  <w:rPr>
                    <w:ins w:id="12910" w:author="Nick.Tolimieri [2]" w:date="2022-09-16T09:26:00Z"/>
                    <w:del w:id="12911" w:author="Nick.Tolimieri" w:date="2022-09-19T13:19:00Z"/>
                    <w:rFonts w:ascii="Calibri" w:hAnsi="Calibri" w:cs="Calibri"/>
                    <w:color w:val="000000"/>
                    <w:sz w:val="22"/>
                    <w:szCs w:val="22"/>
                  </w:rPr>
                </w:rPrChange>
              </w:rPr>
              <w:pPrChange w:id="12912" w:author="Nick.Tolimieri [2]" w:date="2022-09-16T09:26:00Z">
                <w:pPr>
                  <w:jc w:val="right"/>
                </w:pPr>
              </w:pPrChange>
            </w:pPr>
            <w:ins w:id="12913" w:author="Nick.Tolimieri [2]" w:date="2022-09-16T09:26:00Z">
              <w:del w:id="12914" w:author="Nick.Tolimieri" w:date="2022-09-19T13:19:00Z">
                <w:r w:rsidRPr="00FC0F34" w:rsidDel="002F2C4B">
                  <w:rPr>
                    <w:rFonts w:asciiTheme="minorHAnsi" w:eastAsiaTheme="minorHAnsi" w:hAnsiTheme="minorHAnsi" w:cstheme="minorBidi"/>
                    <w:sz w:val="22"/>
                    <w:szCs w:val="22"/>
                    <w:rPrChange w:id="12915" w:author="Nick.Tolimieri [2]" w:date="2022-09-16T09:26:00Z">
                      <w:rPr>
                        <w:rFonts w:ascii="Calibri" w:hAnsi="Calibri" w:cs="Calibri"/>
                        <w:color w:val="000000"/>
                        <w:sz w:val="22"/>
                        <w:szCs w:val="22"/>
                      </w:rPr>
                    </w:rPrChange>
                  </w:rPr>
                  <w:delText>19</w:delText>
                </w:r>
              </w:del>
            </w:ins>
          </w:p>
        </w:tc>
        <w:tc>
          <w:tcPr>
            <w:tcW w:w="960" w:type="dxa"/>
            <w:noWrap/>
            <w:hideMark/>
            <w:tcPrChange w:id="1291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917" w:author="Nick.Tolimieri [2]" w:date="2022-09-16T09:26:00Z"/>
                <w:del w:id="12918" w:author="Nick.Tolimieri" w:date="2022-09-19T13:19:00Z"/>
                <w:rFonts w:asciiTheme="minorHAnsi" w:eastAsiaTheme="minorHAnsi" w:hAnsiTheme="minorHAnsi" w:cstheme="minorBidi"/>
                <w:sz w:val="22"/>
                <w:szCs w:val="22"/>
                <w:rPrChange w:id="12919" w:author="Nick.Tolimieri [2]" w:date="2022-09-16T09:26:00Z">
                  <w:rPr>
                    <w:ins w:id="12920" w:author="Nick.Tolimieri [2]" w:date="2022-09-16T09:26:00Z"/>
                    <w:del w:id="12921" w:author="Nick.Tolimieri" w:date="2022-09-19T13:19:00Z"/>
                    <w:rFonts w:ascii="Calibri" w:hAnsi="Calibri" w:cs="Calibri"/>
                    <w:color w:val="000000"/>
                    <w:sz w:val="22"/>
                    <w:szCs w:val="22"/>
                  </w:rPr>
                </w:rPrChange>
              </w:rPr>
              <w:pPrChange w:id="12922" w:author="Nick.Tolimieri [2]" w:date="2022-09-16T09:26:00Z">
                <w:pPr>
                  <w:jc w:val="right"/>
                </w:pPr>
              </w:pPrChange>
            </w:pPr>
            <w:ins w:id="12923" w:author="Nick.Tolimieri [2]" w:date="2022-09-16T09:26:00Z">
              <w:del w:id="12924" w:author="Nick.Tolimieri" w:date="2022-09-19T13:19:00Z">
                <w:r w:rsidRPr="00FC0F34" w:rsidDel="002F2C4B">
                  <w:rPr>
                    <w:rFonts w:asciiTheme="minorHAnsi" w:eastAsiaTheme="minorHAnsi" w:hAnsiTheme="minorHAnsi" w:cstheme="minorBidi"/>
                    <w:sz w:val="22"/>
                    <w:szCs w:val="22"/>
                    <w:rPrChange w:id="12925" w:author="Nick.Tolimieri [2]" w:date="2022-09-16T09:26:00Z">
                      <w:rPr>
                        <w:rFonts w:ascii="Calibri" w:hAnsi="Calibri" w:cs="Calibri"/>
                        <w:color w:val="000000"/>
                        <w:sz w:val="22"/>
                        <w:szCs w:val="22"/>
                      </w:rPr>
                    </w:rPrChange>
                  </w:rPr>
                  <w:delText>19</w:delText>
                </w:r>
              </w:del>
            </w:ins>
          </w:p>
        </w:tc>
        <w:tc>
          <w:tcPr>
            <w:tcW w:w="960" w:type="dxa"/>
            <w:noWrap/>
            <w:hideMark/>
            <w:tcPrChange w:id="1292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927" w:author="Nick.Tolimieri [2]" w:date="2022-09-16T09:26:00Z"/>
                <w:del w:id="12928" w:author="Nick.Tolimieri" w:date="2022-09-19T13:19:00Z"/>
                <w:rFonts w:asciiTheme="minorHAnsi" w:eastAsiaTheme="minorHAnsi" w:hAnsiTheme="minorHAnsi" w:cstheme="minorBidi"/>
                <w:sz w:val="22"/>
                <w:szCs w:val="22"/>
                <w:rPrChange w:id="12929" w:author="Nick.Tolimieri [2]" w:date="2022-09-16T09:26:00Z">
                  <w:rPr>
                    <w:ins w:id="12930" w:author="Nick.Tolimieri [2]" w:date="2022-09-16T09:26:00Z"/>
                    <w:del w:id="12931" w:author="Nick.Tolimieri" w:date="2022-09-19T13:19:00Z"/>
                    <w:rFonts w:ascii="Calibri" w:hAnsi="Calibri" w:cs="Calibri"/>
                    <w:color w:val="000000"/>
                    <w:sz w:val="22"/>
                    <w:szCs w:val="22"/>
                  </w:rPr>
                </w:rPrChange>
              </w:rPr>
              <w:pPrChange w:id="12932" w:author="Nick.Tolimieri [2]" w:date="2022-09-16T09:26:00Z">
                <w:pPr>
                  <w:jc w:val="right"/>
                </w:pPr>
              </w:pPrChange>
            </w:pPr>
            <w:ins w:id="12933" w:author="Nick.Tolimieri [2]" w:date="2022-09-16T09:26:00Z">
              <w:del w:id="12934" w:author="Nick.Tolimieri" w:date="2022-09-19T13:19:00Z">
                <w:r w:rsidRPr="00FC0F34" w:rsidDel="002F2C4B">
                  <w:rPr>
                    <w:rFonts w:asciiTheme="minorHAnsi" w:eastAsiaTheme="minorHAnsi" w:hAnsiTheme="minorHAnsi" w:cstheme="minorBidi"/>
                    <w:sz w:val="22"/>
                    <w:szCs w:val="22"/>
                    <w:rPrChange w:id="12935" w:author="Nick.Tolimieri [2]" w:date="2022-09-16T09:26:00Z">
                      <w:rPr>
                        <w:rFonts w:ascii="Calibri" w:hAnsi="Calibri" w:cs="Calibri"/>
                        <w:color w:val="000000"/>
                        <w:sz w:val="22"/>
                        <w:szCs w:val="22"/>
                      </w:rPr>
                    </w:rPrChange>
                  </w:rPr>
                  <w:delText>1.54</w:delText>
                </w:r>
              </w:del>
            </w:ins>
          </w:p>
        </w:tc>
        <w:tc>
          <w:tcPr>
            <w:tcW w:w="960" w:type="dxa"/>
            <w:noWrap/>
            <w:hideMark/>
            <w:tcPrChange w:id="1293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937" w:author="Nick.Tolimieri [2]" w:date="2022-09-16T09:26:00Z"/>
                <w:del w:id="12938" w:author="Nick.Tolimieri" w:date="2022-09-19T13:19:00Z"/>
                <w:rFonts w:asciiTheme="minorHAnsi" w:eastAsiaTheme="minorHAnsi" w:hAnsiTheme="minorHAnsi" w:cstheme="minorBidi"/>
                <w:sz w:val="22"/>
                <w:szCs w:val="22"/>
                <w:rPrChange w:id="12939" w:author="Nick.Tolimieri [2]" w:date="2022-09-16T09:26:00Z">
                  <w:rPr>
                    <w:ins w:id="12940" w:author="Nick.Tolimieri [2]" w:date="2022-09-16T09:26:00Z"/>
                    <w:del w:id="12941" w:author="Nick.Tolimieri" w:date="2022-09-19T13:19:00Z"/>
                    <w:rFonts w:ascii="Calibri" w:hAnsi="Calibri" w:cs="Calibri"/>
                    <w:color w:val="000000"/>
                    <w:sz w:val="22"/>
                    <w:szCs w:val="22"/>
                  </w:rPr>
                </w:rPrChange>
              </w:rPr>
              <w:pPrChange w:id="12942" w:author="Nick.Tolimieri [2]" w:date="2022-09-16T09:26:00Z">
                <w:pPr>
                  <w:jc w:val="right"/>
                </w:pPr>
              </w:pPrChange>
            </w:pPr>
            <w:ins w:id="12943" w:author="Nick.Tolimieri [2]" w:date="2022-09-16T09:26:00Z">
              <w:del w:id="12944" w:author="Nick.Tolimieri" w:date="2022-09-19T13:19:00Z">
                <w:r w:rsidRPr="00FC0F34" w:rsidDel="002F2C4B">
                  <w:rPr>
                    <w:rFonts w:asciiTheme="minorHAnsi" w:eastAsiaTheme="minorHAnsi" w:hAnsiTheme="minorHAnsi" w:cstheme="minorBidi"/>
                    <w:sz w:val="22"/>
                    <w:szCs w:val="22"/>
                    <w:rPrChange w:id="12945" w:author="Nick.Tolimieri [2]" w:date="2022-09-16T09:26:00Z">
                      <w:rPr>
                        <w:rFonts w:ascii="Calibri" w:hAnsi="Calibri" w:cs="Calibri"/>
                        <w:color w:val="000000"/>
                        <w:sz w:val="22"/>
                        <w:szCs w:val="22"/>
                      </w:rPr>
                    </w:rPrChange>
                  </w:rPr>
                  <w:delText>0.23</w:delText>
                </w:r>
              </w:del>
            </w:ins>
          </w:p>
        </w:tc>
      </w:tr>
      <w:tr w:rsidR="00FC0F34" w:rsidRPr="00FC0F34" w:rsidDel="002F2C4B" w:rsidTr="00FC0F34">
        <w:trPr>
          <w:divId w:val="1675451697"/>
          <w:trHeight w:val="300"/>
          <w:ins w:id="12946" w:author="Nick.Tolimieri [2]" w:date="2022-09-16T09:26:00Z"/>
          <w:del w:id="12947" w:author="Nick.Tolimieri" w:date="2022-09-19T13:19:00Z"/>
          <w:trPrChange w:id="12948" w:author="Nick.Tolimieri [2]" w:date="2022-09-16T09:26:00Z">
            <w:trPr>
              <w:divId w:val="1675451697"/>
              <w:trHeight w:val="300"/>
            </w:trPr>
          </w:trPrChange>
        </w:trPr>
        <w:tc>
          <w:tcPr>
            <w:tcW w:w="960" w:type="dxa"/>
            <w:noWrap/>
            <w:hideMark/>
            <w:tcPrChange w:id="1294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950" w:author="Nick.Tolimieri [2]" w:date="2022-09-16T09:26:00Z"/>
                <w:del w:id="12951" w:author="Nick.Tolimieri" w:date="2022-09-19T13:19:00Z"/>
                <w:rFonts w:asciiTheme="minorHAnsi" w:eastAsiaTheme="minorHAnsi" w:hAnsiTheme="minorHAnsi" w:cstheme="minorBidi"/>
                <w:sz w:val="22"/>
                <w:szCs w:val="22"/>
                <w:rPrChange w:id="12952" w:author="Nick.Tolimieri [2]" w:date="2022-09-16T09:26:00Z">
                  <w:rPr>
                    <w:ins w:id="12953" w:author="Nick.Tolimieri [2]" w:date="2022-09-16T09:26:00Z"/>
                    <w:del w:id="12954" w:author="Nick.Tolimieri" w:date="2022-09-19T13:19:00Z"/>
                    <w:rFonts w:ascii="Calibri" w:hAnsi="Calibri" w:cs="Calibri"/>
                    <w:color w:val="000000"/>
                    <w:sz w:val="22"/>
                    <w:szCs w:val="22"/>
                  </w:rPr>
                </w:rPrChange>
              </w:rPr>
              <w:pPrChange w:id="12955" w:author="Nick.Tolimieri [2]" w:date="2022-09-16T09:26:00Z">
                <w:pPr/>
              </w:pPrChange>
            </w:pPr>
            <w:ins w:id="12956" w:author="Nick.Tolimieri [2]" w:date="2022-09-16T09:26:00Z">
              <w:del w:id="12957" w:author="Nick.Tolimieri" w:date="2022-09-19T13:19:00Z">
                <w:r w:rsidRPr="00FC0F34" w:rsidDel="002F2C4B">
                  <w:rPr>
                    <w:rFonts w:asciiTheme="minorHAnsi" w:eastAsiaTheme="minorHAnsi" w:hAnsiTheme="minorHAnsi" w:cstheme="minorBidi"/>
                    <w:sz w:val="22"/>
                    <w:szCs w:val="22"/>
                    <w:rPrChange w:id="12958" w:author="Nick.Tolimieri [2]" w:date="2022-09-16T09:26:00Z">
                      <w:rPr>
                        <w:rFonts w:ascii="Calibri" w:hAnsi="Calibri" w:cs="Calibri"/>
                        <w:color w:val="000000"/>
                        <w:sz w:val="22"/>
                        <w:szCs w:val="22"/>
                      </w:rPr>
                    </w:rPrChange>
                  </w:rPr>
                  <w:delText>Cape Alava</w:delText>
                </w:r>
              </w:del>
            </w:ins>
          </w:p>
        </w:tc>
        <w:tc>
          <w:tcPr>
            <w:tcW w:w="960" w:type="dxa"/>
            <w:noWrap/>
            <w:hideMark/>
            <w:tcPrChange w:id="1295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960" w:author="Nick.Tolimieri [2]" w:date="2022-09-16T09:26:00Z"/>
                <w:del w:id="12961" w:author="Nick.Tolimieri" w:date="2022-09-19T13:19:00Z"/>
                <w:rFonts w:asciiTheme="minorHAnsi" w:eastAsiaTheme="minorHAnsi" w:hAnsiTheme="minorHAnsi" w:cstheme="minorBidi"/>
                <w:sz w:val="22"/>
                <w:szCs w:val="22"/>
                <w:rPrChange w:id="12962" w:author="Nick.Tolimieri [2]" w:date="2022-09-16T09:26:00Z">
                  <w:rPr>
                    <w:ins w:id="12963" w:author="Nick.Tolimieri [2]" w:date="2022-09-16T09:26:00Z"/>
                    <w:del w:id="12964" w:author="Nick.Tolimieri" w:date="2022-09-19T13:19:00Z"/>
                    <w:rFonts w:ascii="Calibri" w:hAnsi="Calibri" w:cs="Calibri"/>
                    <w:color w:val="000000"/>
                    <w:sz w:val="22"/>
                    <w:szCs w:val="22"/>
                  </w:rPr>
                </w:rPrChange>
              </w:rPr>
              <w:pPrChange w:id="12965" w:author="Nick.Tolimieri [2]" w:date="2022-09-16T09:26:00Z">
                <w:pPr>
                  <w:jc w:val="right"/>
                </w:pPr>
              </w:pPrChange>
            </w:pPr>
            <w:ins w:id="12966" w:author="Nick.Tolimieri [2]" w:date="2022-09-16T09:26:00Z">
              <w:del w:id="12967" w:author="Nick.Tolimieri" w:date="2022-09-19T13:19:00Z">
                <w:r w:rsidRPr="00FC0F34" w:rsidDel="002F2C4B">
                  <w:rPr>
                    <w:rFonts w:asciiTheme="minorHAnsi" w:eastAsiaTheme="minorHAnsi" w:hAnsiTheme="minorHAnsi" w:cstheme="minorBidi"/>
                    <w:sz w:val="22"/>
                    <w:szCs w:val="22"/>
                    <w:rPrChange w:id="12968" w:author="Nick.Tolimieri [2]" w:date="2022-09-16T09:26:00Z">
                      <w:rPr>
                        <w:rFonts w:ascii="Calibri" w:hAnsi="Calibri" w:cs="Calibri"/>
                        <w:color w:val="000000"/>
                        <w:sz w:val="22"/>
                        <w:szCs w:val="22"/>
                      </w:rPr>
                    </w:rPrChange>
                  </w:rPr>
                  <w:delText>2003</w:delText>
                </w:r>
              </w:del>
            </w:ins>
          </w:p>
        </w:tc>
        <w:tc>
          <w:tcPr>
            <w:tcW w:w="960" w:type="dxa"/>
            <w:noWrap/>
            <w:hideMark/>
            <w:tcPrChange w:id="1296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970" w:author="Nick.Tolimieri [2]" w:date="2022-09-16T09:26:00Z"/>
                <w:del w:id="12971" w:author="Nick.Tolimieri" w:date="2022-09-19T13:19:00Z"/>
                <w:rFonts w:asciiTheme="minorHAnsi" w:eastAsiaTheme="minorHAnsi" w:hAnsiTheme="minorHAnsi" w:cstheme="minorBidi"/>
                <w:sz w:val="22"/>
                <w:szCs w:val="22"/>
                <w:rPrChange w:id="12972" w:author="Nick.Tolimieri [2]" w:date="2022-09-16T09:26:00Z">
                  <w:rPr>
                    <w:ins w:id="12973" w:author="Nick.Tolimieri [2]" w:date="2022-09-16T09:26:00Z"/>
                    <w:del w:id="12974" w:author="Nick.Tolimieri" w:date="2022-09-19T13:19:00Z"/>
                    <w:rFonts w:ascii="Calibri" w:hAnsi="Calibri" w:cs="Calibri"/>
                    <w:color w:val="000000"/>
                    <w:sz w:val="22"/>
                    <w:szCs w:val="22"/>
                  </w:rPr>
                </w:rPrChange>
              </w:rPr>
              <w:pPrChange w:id="12975" w:author="Nick.Tolimieri [2]" w:date="2022-09-16T09:26:00Z">
                <w:pPr>
                  <w:jc w:val="right"/>
                </w:pPr>
              </w:pPrChange>
            </w:pPr>
            <w:ins w:id="12976" w:author="Nick.Tolimieri [2]" w:date="2022-09-16T09:26:00Z">
              <w:del w:id="12977" w:author="Nick.Tolimieri" w:date="2022-09-19T13:19:00Z">
                <w:r w:rsidRPr="00FC0F34" w:rsidDel="002F2C4B">
                  <w:rPr>
                    <w:rFonts w:asciiTheme="minorHAnsi" w:eastAsiaTheme="minorHAnsi" w:hAnsiTheme="minorHAnsi" w:cstheme="minorBidi"/>
                    <w:sz w:val="22"/>
                    <w:szCs w:val="22"/>
                    <w:rPrChange w:id="12978" w:author="Nick.Tolimieri [2]" w:date="2022-09-16T09:26:00Z">
                      <w:rPr>
                        <w:rFonts w:ascii="Calibri" w:hAnsi="Calibri" w:cs="Calibri"/>
                        <w:color w:val="000000"/>
                        <w:sz w:val="22"/>
                        <w:szCs w:val="22"/>
                      </w:rPr>
                    </w:rPrChange>
                  </w:rPr>
                  <w:delText>0</w:delText>
                </w:r>
              </w:del>
            </w:ins>
          </w:p>
        </w:tc>
        <w:tc>
          <w:tcPr>
            <w:tcW w:w="960" w:type="dxa"/>
            <w:noWrap/>
            <w:hideMark/>
            <w:tcPrChange w:id="1297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980" w:author="Nick.Tolimieri [2]" w:date="2022-09-16T09:26:00Z"/>
                <w:del w:id="12981" w:author="Nick.Tolimieri" w:date="2022-09-19T13:19:00Z"/>
                <w:rFonts w:asciiTheme="minorHAnsi" w:eastAsiaTheme="minorHAnsi" w:hAnsiTheme="minorHAnsi" w:cstheme="minorBidi"/>
                <w:sz w:val="22"/>
                <w:szCs w:val="22"/>
                <w:rPrChange w:id="12982" w:author="Nick.Tolimieri [2]" w:date="2022-09-16T09:26:00Z">
                  <w:rPr>
                    <w:ins w:id="12983" w:author="Nick.Tolimieri [2]" w:date="2022-09-16T09:26:00Z"/>
                    <w:del w:id="12984" w:author="Nick.Tolimieri" w:date="2022-09-19T13:19:00Z"/>
                    <w:rFonts w:ascii="Calibri" w:hAnsi="Calibri" w:cs="Calibri"/>
                    <w:color w:val="000000"/>
                    <w:sz w:val="22"/>
                    <w:szCs w:val="22"/>
                  </w:rPr>
                </w:rPrChange>
              </w:rPr>
              <w:pPrChange w:id="12985" w:author="Nick.Tolimieri [2]" w:date="2022-09-16T09:26:00Z">
                <w:pPr>
                  <w:jc w:val="right"/>
                </w:pPr>
              </w:pPrChange>
            </w:pPr>
            <w:ins w:id="12986" w:author="Nick.Tolimieri [2]" w:date="2022-09-16T09:26:00Z">
              <w:del w:id="12987" w:author="Nick.Tolimieri" w:date="2022-09-19T13:19:00Z">
                <w:r w:rsidRPr="00FC0F34" w:rsidDel="002F2C4B">
                  <w:rPr>
                    <w:rFonts w:asciiTheme="minorHAnsi" w:eastAsiaTheme="minorHAnsi" w:hAnsiTheme="minorHAnsi" w:cstheme="minorBidi"/>
                    <w:sz w:val="22"/>
                    <w:szCs w:val="22"/>
                    <w:rPrChange w:id="12988" w:author="Nick.Tolimieri [2]" w:date="2022-09-16T09:26:00Z">
                      <w:rPr>
                        <w:rFonts w:ascii="Calibri" w:hAnsi="Calibri" w:cs="Calibri"/>
                        <w:color w:val="000000"/>
                        <w:sz w:val="22"/>
                        <w:szCs w:val="22"/>
                      </w:rPr>
                    </w:rPrChange>
                  </w:rPr>
                  <w:delText>29</w:delText>
                </w:r>
              </w:del>
            </w:ins>
          </w:p>
        </w:tc>
        <w:tc>
          <w:tcPr>
            <w:tcW w:w="960" w:type="dxa"/>
            <w:noWrap/>
            <w:hideMark/>
            <w:tcPrChange w:id="1298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2990" w:author="Nick.Tolimieri [2]" w:date="2022-09-16T09:26:00Z"/>
                <w:del w:id="12991" w:author="Nick.Tolimieri" w:date="2022-09-19T13:19:00Z"/>
                <w:rFonts w:asciiTheme="minorHAnsi" w:eastAsiaTheme="minorHAnsi" w:hAnsiTheme="minorHAnsi" w:cstheme="minorBidi"/>
                <w:sz w:val="22"/>
                <w:szCs w:val="22"/>
                <w:rPrChange w:id="12992" w:author="Nick.Tolimieri [2]" w:date="2022-09-16T09:26:00Z">
                  <w:rPr>
                    <w:ins w:id="12993" w:author="Nick.Tolimieri [2]" w:date="2022-09-16T09:26:00Z"/>
                    <w:del w:id="12994" w:author="Nick.Tolimieri" w:date="2022-09-19T13:19:00Z"/>
                    <w:rFonts w:ascii="Calibri" w:hAnsi="Calibri" w:cs="Calibri"/>
                    <w:color w:val="000000"/>
                    <w:sz w:val="22"/>
                    <w:szCs w:val="22"/>
                  </w:rPr>
                </w:rPrChange>
              </w:rPr>
              <w:pPrChange w:id="12995" w:author="Nick.Tolimieri [2]" w:date="2022-09-16T09:26:00Z">
                <w:pPr>
                  <w:jc w:val="right"/>
                </w:pPr>
              </w:pPrChange>
            </w:pPr>
            <w:ins w:id="12996" w:author="Nick.Tolimieri [2]" w:date="2022-09-16T09:26:00Z">
              <w:del w:id="12997" w:author="Nick.Tolimieri" w:date="2022-09-19T13:19:00Z">
                <w:r w:rsidRPr="00FC0F34" w:rsidDel="002F2C4B">
                  <w:rPr>
                    <w:rFonts w:asciiTheme="minorHAnsi" w:eastAsiaTheme="minorHAnsi" w:hAnsiTheme="minorHAnsi" w:cstheme="minorBidi"/>
                    <w:sz w:val="22"/>
                    <w:szCs w:val="22"/>
                    <w:rPrChange w:id="12998" w:author="Nick.Tolimieri [2]" w:date="2022-09-16T09:26:00Z">
                      <w:rPr>
                        <w:rFonts w:ascii="Calibri" w:hAnsi="Calibri" w:cs="Calibri"/>
                        <w:color w:val="000000"/>
                        <w:sz w:val="22"/>
                        <w:szCs w:val="22"/>
                      </w:rPr>
                    </w:rPrChange>
                  </w:rPr>
                  <w:delText>1</w:delText>
                </w:r>
              </w:del>
            </w:ins>
          </w:p>
        </w:tc>
        <w:tc>
          <w:tcPr>
            <w:tcW w:w="960" w:type="dxa"/>
            <w:noWrap/>
            <w:hideMark/>
            <w:tcPrChange w:id="1299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000" w:author="Nick.Tolimieri [2]" w:date="2022-09-16T09:26:00Z"/>
                <w:del w:id="13001" w:author="Nick.Tolimieri" w:date="2022-09-19T13:19:00Z"/>
                <w:rFonts w:asciiTheme="minorHAnsi" w:eastAsiaTheme="minorHAnsi" w:hAnsiTheme="minorHAnsi" w:cstheme="minorBidi"/>
                <w:sz w:val="22"/>
                <w:szCs w:val="22"/>
                <w:rPrChange w:id="13002" w:author="Nick.Tolimieri [2]" w:date="2022-09-16T09:26:00Z">
                  <w:rPr>
                    <w:ins w:id="13003" w:author="Nick.Tolimieri [2]" w:date="2022-09-16T09:26:00Z"/>
                    <w:del w:id="13004" w:author="Nick.Tolimieri" w:date="2022-09-19T13:19:00Z"/>
                    <w:rFonts w:ascii="Calibri" w:hAnsi="Calibri" w:cs="Calibri"/>
                    <w:color w:val="000000"/>
                    <w:sz w:val="22"/>
                    <w:szCs w:val="22"/>
                  </w:rPr>
                </w:rPrChange>
              </w:rPr>
              <w:pPrChange w:id="13005" w:author="Nick.Tolimieri [2]" w:date="2022-09-16T09:26:00Z">
                <w:pPr>
                  <w:jc w:val="right"/>
                </w:pPr>
              </w:pPrChange>
            </w:pPr>
            <w:ins w:id="13006" w:author="Nick.Tolimieri [2]" w:date="2022-09-16T09:26:00Z">
              <w:del w:id="13007" w:author="Nick.Tolimieri" w:date="2022-09-19T13:19:00Z">
                <w:r w:rsidRPr="00FC0F34" w:rsidDel="002F2C4B">
                  <w:rPr>
                    <w:rFonts w:asciiTheme="minorHAnsi" w:eastAsiaTheme="minorHAnsi" w:hAnsiTheme="minorHAnsi" w:cstheme="minorBidi"/>
                    <w:sz w:val="22"/>
                    <w:szCs w:val="22"/>
                    <w:rPrChange w:id="13008" w:author="Nick.Tolimieri [2]" w:date="2022-09-16T09:26:00Z">
                      <w:rPr>
                        <w:rFonts w:ascii="Calibri" w:hAnsi="Calibri" w:cs="Calibri"/>
                        <w:color w:val="000000"/>
                        <w:sz w:val="22"/>
                        <w:szCs w:val="22"/>
                      </w:rPr>
                    </w:rPrChange>
                  </w:rPr>
                  <w:delText>10</w:delText>
                </w:r>
              </w:del>
            </w:ins>
          </w:p>
        </w:tc>
        <w:tc>
          <w:tcPr>
            <w:tcW w:w="960" w:type="dxa"/>
            <w:noWrap/>
            <w:hideMark/>
            <w:tcPrChange w:id="1300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010" w:author="Nick.Tolimieri [2]" w:date="2022-09-16T09:26:00Z"/>
                <w:del w:id="13011" w:author="Nick.Tolimieri" w:date="2022-09-19T13:19:00Z"/>
                <w:rFonts w:asciiTheme="minorHAnsi" w:eastAsiaTheme="minorHAnsi" w:hAnsiTheme="minorHAnsi" w:cstheme="minorBidi"/>
                <w:sz w:val="22"/>
                <w:szCs w:val="22"/>
                <w:rPrChange w:id="13012" w:author="Nick.Tolimieri [2]" w:date="2022-09-16T09:26:00Z">
                  <w:rPr>
                    <w:ins w:id="13013" w:author="Nick.Tolimieri [2]" w:date="2022-09-16T09:26:00Z"/>
                    <w:del w:id="13014" w:author="Nick.Tolimieri" w:date="2022-09-19T13:19:00Z"/>
                    <w:rFonts w:ascii="Calibri" w:hAnsi="Calibri" w:cs="Calibri"/>
                    <w:color w:val="000000"/>
                    <w:sz w:val="22"/>
                    <w:szCs w:val="22"/>
                  </w:rPr>
                </w:rPrChange>
              </w:rPr>
              <w:pPrChange w:id="13015" w:author="Nick.Tolimieri [2]" w:date="2022-09-16T09:26:00Z">
                <w:pPr>
                  <w:jc w:val="right"/>
                </w:pPr>
              </w:pPrChange>
            </w:pPr>
            <w:ins w:id="13016" w:author="Nick.Tolimieri [2]" w:date="2022-09-16T09:26:00Z">
              <w:del w:id="13017" w:author="Nick.Tolimieri" w:date="2022-09-19T13:19:00Z">
                <w:r w:rsidRPr="00FC0F34" w:rsidDel="002F2C4B">
                  <w:rPr>
                    <w:rFonts w:asciiTheme="minorHAnsi" w:eastAsiaTheme="minorHAnsi" w:hAnsiTheme="minorHAnsi" w:cstheme="minorBidi"/>
                    <w:sz w:val="22"/>
                    <w:szCs w:val="22"/>
                    <w:rPrChange w:id="13018" w:author="Nick.Tolimieri [2]" w:date="2022-09-16T09:26:00Z">
                      <w:rPr>
                        <w:rFonts w:ascii="Calibri" w:hAnsi="Calibri" w:cs="Calibri"/>
                        <w:color w:val="000000"/>
                        <w:sz w:val="22"/>
                        <w:szCs w:val="22"/>
                      </w:rPr>
                    </w:rPrChange>
                  </w:rPr>
                  <w:delText>10</w:delText>
                </w:r>
              </w:del>
            </w:ins>
          </w:p>
        </w:tc>
        <w:tc>
          <w:tcPr>
            <w:tcW w:w="960" w:type="dxa"/>
            <w:noWrap/>
            <w:hideMark/>
            <w:tcPrChange w:id="1301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020" w:author="Nick.Tolimieri [2]" w:date="2022-09-16T09:26:00Z"/>
                <w:del w:id="13021" w:author="Nick.Tolimieri" w:date="2022-09-19T13:19:00Z"/>
                <w:rFonts w:asciiTheme="minorHAnsi" w:eastAsiaTheme="minorHAnsi" w:hAnsiTheme="minorHAnsi" w:cstheme="minorBidi"/>
                <w:sz w:val="22"/>
                <w:szCs w:val="22"/>
                <w:rPrChange w:id="13022" w:author="Nick.Tolimieri [2]" w:date="2022-09-16T09:26:00Z">
                  <w:rPr>
                    <w:ins w:id="13023" w:author="Nick.Tolimieri [2]" w:date="2022-09-16T09:26:00Z"/>
                    <w:del w:id="13024" w:author="Nick.Tolimieri" w:date="2022-09-19T13:19:00Z"/>
                    <w:rFonts w:ascii="Calibri" w:hAnsi="Calibri" w:cs="Calibri"/>
                    <w:color w:val="000000"/>
                    <w:sz w:val="22"/>
                    <w:szCs w:val="22"/>
                  </w:rPr>
                </w:rPrChange>
              </w:rPr>
              <w:pPrChange w:id="13025" w:author="Nick.Tolimieri [2]" w:date="2022-09-16T09:26:00Z">
                <w:pPr>
                  <w:jc w:val="right"/>
                </w:pPr>
              </w:pPrChange>
            </w:pPr>
            <w:ins w:id="13026" w:author="Nick.Tolimieri [2]" w:date="2022-09-16T09:26:00Z">
              <w:del w:id="13027" w:author="Nick.Tolimieri" w:date="2022-09-19T13:19:00Z">
                <w:r w:rsidRPr="00FC0F34" w:rsidDel="002F2C4B">
                  <w:rPr>
                    <w:rFonts w:asciiTheme="minorHAnsi" w:eastAsiaTheme="minorHAnsi" w:hAnsiTheme="minorHAnsi" w:cstheme="minorBidi"/>
                    <w:sz w:val="22"/>
                    <w:szCs w:val="22"/>
                    <w:rPrChange w:id="13028" w:author="Nick.Tolimieri [2]" w:date="2022-09-16T09:26:00Z">
                      <w:rPr>
                        <w:rFonts w:ascii="Calibri" w:hAnsi="Calibri" w:cs="Calibri"/>
                        <w:color w:val="000000"/>
                        <w:sz w:val="22"/>
                        <w:szCs w:val="22"/>
                      </w:rPr>
                    </w:rPrChange>
                  </w:rPr>
                  <w:delText>10</w:delText>
                </w:r>
              </w:del>
            </w:ins>
          </w:p>
        </w:tc>
        <w:tc>
          <w:tcPr>
            <w:tcW w:w="960" w:type="dxa"/>
            <w:noWrap/>
            <w:hideMark/>
            <w:tcPrChange w:id="1302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030" w:author="Nick.Tolimieri [2]" w:date="2022-09-16T09:26:00Z"/>
                <w:del w:id="13031" w:author="Nick.Tolimieri" w:date="2022-09-19T13:19:00Z"/>
                <w:rFonts w:asciiTheme="minorHAnsi" w:eastAsiaTheme="minorHAnsi" w:hAnsiTheme="minorHAnsi" w:cstheme="minorBidi"/>
                <w:sz w:val="22"/>
                <w:szCs w:val="22"/>
                <w:rPrChange w:id="13032" w:author="Nick.Tolimieri [2]" w:date="2022-09-16T09:26:00Z">
                  <w:rPr>
                    <w:ins w:id="13033" w:author="Nick.Tolimieri [2]" w:date="2022-09-16T09:26:00Z"/>
                    <w:del w:id="13034" w:author="Nick.Tolimieri" w:date="2022-09-19T13:19:00Z"/>
                    <w:rFonts w:ascii="Calibri" w:hAnsi="Calibri" w:cs="Calibri"/>
                    <w:color w:val="000000"/>
                    <w:sz w:val="22"/>
                    <w:szCs w:val="22"/>
                  </w:rPr>
                </w:rPrChange>
              </w:rPr>
              <w:pPrChange w:id="13035" w:author="Nick.Tolimieri [2]" w:date="2022-09-16T09:26:00Z">
                <w:pPr>
                  <w:jc w:val="right"/>
                </w:pPr>
              </w:pPrChange>
            </w:pPr>
            <w:ins w:id="13036" w:author="Nick.Tolimieri [2]" w:date="2022-09-16T09:26:00Z">
              <w:del w:id="13037" w:author="Nick.Tolimieri" w:date="2022-09-19T13:19:00Z">
                <w:r w:rsidRPr="00FC0F34" w:rsidDel="002F2C4B">
                  <w:rPr>
                    <w:rFonts w:asciiTheme="minorHAnsi" w:eastAsiaTheme="minorHAnsi" w:hAnsiTheme="minorHAnsi" w:cstheme="minorBidi"/>
                    <w:sz w:val="22"/>
                    <w:szCs w:val="22"/>
                    <w:rPrChange w:id="13038" w:author="Nick.Tolimieri [2]" w:date="2022-09-16T09:26:00Z">
                      <w:rPr>
                        <w:rFonts w:ascii="Calibri" w:hAnsi="Calibri" w:cs="Calibri"/>
                        <w:color w:val="000000"/>
                        <w:sz w:val="22"/>
                        <w:szCs w:val="22"/>
                      </w:rPr>
                    </w:rPrChange>
                  </w:rPr>
                  <w:delText>1.5</w:delText>
                </w:r>
              </w:del>
            </w:ins>
          </w:p>
        </w:tc>
        <w:tc>
          <w:tcPr>
            <w:tcW w:w="960" w:type="dxa"/>
            <w:noWrap/>
            <w:hideMark/>
            <w:tcPrChange w:id="1303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040" w:author="Nick.Tolimieri [2]" w:date="2022-09-16T09:26:00Z"/>
                <w:del w:id="13041" w:author="Nick.Tolimieri" w:date="2022-09-19T13:19:00Z"/>
                <w:rFonts w:asciiTheme="minorHAnsi" w:eastAsiaTheme="minorHAnsi" w:hAnsiTheme="minorHAnsi" w:cstheme="minorBidi"/>
                <w:sz w:val="22"/>
                <w:szCs w:val="22"/>
                <w:rPrChange w:id="13042" w:author="Nick.Tolimieri [2]" w:date="2022-09-16T09:26:00Z">
                  <w:rPr>
                    <w:ins w:id="13043" w:author="Nick.Tolimieri [2]" w:date="2022-09-16T09:26:00Z"/>
                    <w:del w:id="13044" w:author="Nick.Tolimieri" w:date="2022-09-19T13:19:00Z"/>
                    <w:rFonts w:ascii="Calibri" w:hAnsi="Calibri" w:cs="Calibri"/>
                    <w:color w:val="000000"/>
                    <w:sz w:val="22"/>
                    <w:szCs w:val="22"/>
                  </w:rPr>
                </w:rPrChange>
              </w:rPr>
              <w:pPrChange w:id="13045" w:author="Nick.Tolimieri [2]" w:date="2022-09-16T09:26:00Z">
                <w:pPr>
                  <w:jc w:val="right"/>
                </w:pPr>
              </w:pPrChange>
            </w:pPr>
            <w:ins w:id="13046" w:author="Nick.Tolimieri [2]" w:date="2022-09-16T09:26:00Z">
              <w:del w:id="13047" w:author="Nick.Tolimieri" w:date="2022-09-19T13:19:00Z">
                <w:r w:rsidRPr="00FC0F34" w:rsidDel="002F2C4B">
                  <w:rPr>
                    <w:rFonts w:asciiTheme="minorHAnsi" w:eastAsiaTheme="minorHAnsi" w:hAnsiTheme="minorHAnsi" w:cstheme="minorBidi"/>
                    <w:sz w:val="22"/>
                    <w:szCs w:val="22"/>
                    <w:rPrChange w:id="13048" w:author="Nick.Tolimieri [2]" w:date="2022-09-16T09:26:00Z">
                      <w:rPr>
                        <w:rFonts w:ascii="Calibri" w:hAnsi="Calibri" w:cs="Calibri"/>
                        <w:color w:val="000000"/>
                        <w:sz w:val="22"/>
                        <w:szCs w:val="22"/>
                      </w:rPr>
                    </w:rPrChange>
                  </w:rPr>
                  <w:delText>0.13</w:delText>
                </w:r>
              </w:del>
            </w:ins>
          </w:p>
        </w:tc>
      </w:tr>
      <w:tr w:rsidR="00FC0F34" w:rsidRPr="00FC0F34" w:rsidDel="002F2C4B" w:rsidTr="00FC0F34">
        <w:trPr>
          <w:divId w:val="1675451697"/>
          <w:trHeight w:val="300"/>
          <w:ins w:id="13049" w:author="Nick.Tolimieri [2]" w:date="2022-09-16T09:26:00Z"/>
          <w:del w:id="13050" w:author="Nick.Tolimieri" w:date="2022-09-19T13:19:00Z"/>
          <w:trPrChange w:id="13051" w:author="Nick.Tolimieri [2]" w:date="2022-09-16T09:26:00Z">
            <w:trPr>
              <w:divId w:val="1675451697"/>
              <w:trHeight w:val="300"/>
            </w:trPr>
          </w:trPrChange>
        </w:trPr>
        <w:tc>
          <w:tcPr>
            <w:tcW w:w="960" w:type="dxa"/>
            <w:noWrap/>
            <w:hideMark/>
            <w:tcPrChange w:id="1305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053" w:author="Nick.Tolimieri [2]" w:date="2022-09-16T09:26:00Z"/>
                <w:del w:id="13054" w:author="Nick.Tolimieri" w:date="2022-09-19T13:19:00Z"/>
                <w:rFonts w:asciiTheme="minorHAnsi" w:eastAsiaTheme="minorHAnsi" w:hAnsiTheme="minorHAnsi" w:cstheme="minorBidi"/>
                <w:sz w:val="22"/>
                <w:szCs w:val="22"/>
                <w:rPrChange w:id="13055" w:author="Nick.Tolimieri [2]" w:date="2022-09-16T09:26:00Z">
                  <w:rPr>
                    <w:ins w:id="13056" w:author="Nick.Tolimieri [2]" w:date="2022-09-16T09:26:00Z"/>
                    <w:del w:id="13057" w:author="Nick.Tolimieri" w:date="2022-09-19T13:19:00Z"/>
                    <w:rFonts w:ascii="Calibri" w:hAnsi="Calibri" w:cs="Calibri"/>
                    <w:color w:val="000000"/>
                    <w:sz w:val="22"/>
                    <w:szCs w:val="22"/>
                  </w:rPr>
                </w:rPrChange>
              </w:rPr>
              <w:pPrChange w:id="13058" w:author="Nick.Tolimieri [2]" w:date="2022-09-16T09:26:00Z">
                <w:pPr/>
              </w:pPrChange>
            </w:pPr>
            <w:ins w:id="13059" w:author="Nick.Tolimieri [2]" w:date="2022-09-16T09:26:00Z">
              <w:del w:id="13060" w:author="Nick.Tolimieri" w:date="2022-09-19T13:19:00Z">
                <w:r w:rsidRPr="00FC0F34" w:rsidDel="002F2C4B">
                  <w:rPr>
                    <w:rFonts w:asciiTheme="minorHAnsi" w:eastAsiaTheme="minorHAnsi" w:hAnsiTheme="minorHAnsi" w:cstheme="minorBidi"/>
                    <w:sz w:val="22"/>
                    <w:szCs w:val="22"/>
                    <w:rPrChange w:id="13061" w:author="Nick.Tolimieri [2]" w:date="2022-09-16T09:26:00Z">
                      <w:rPr>
                        <w:rFonts w:ascii="Calibri" w:hAnsi="Calibri" w:cs="Calibri"/>
                        <w:color w:val="000000"/>
                        <w:sz w:val="22"/>
                        <w:szCs w:val="22"/>
                      </w:rPr>
                    </w:rPrChange>
                  </w:rPr>
                  <w:delText>Cape Alava</w:delText>
                </w:r>
              </w:del>
            </w:ins>
          </w:p>
        </w:tc>
        <w:tc>
          <w:tcPr>
            <w:tcW w:w="960" w:type="dxa"/>
            <w:noWrap/>
            <w:hideMark/>
            <w:tcPrChange w:id="1306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063" w:author="Nick.Tolimieri [2]" w:date="2022-09-16T09:26:00Z"/>
                <w:del w:id="13064" w:author="Nick.Tolimieri" w:date="2022-09-19T13:19:00Z"/>
                <w:rFonts w:asciiTheme="minorHAnsi" w:eastAsiaTheme="minorHAnsi" w:hAnsiTheme="minorHAnsi" w:cstheme="minorBidi"/>
                <w:sz w:val="22"/>
                <w:szCs w:val="22"/>
                <w:rPrChange w:id="13065" w:author="Nick.Tolimieri [2]" w:date="2022-09-16T09:26:00Z">
                  <w:rPr>
                    <w:ins w:id="13066" w:author="Nick.Tolimieri [2]" w:date="2022-09-16T09:26:00Z"/>
                    <w:del w:id="13067" w:author="Nick.Tolimieri" w:date="2022-09-19T13:19:00Z"/>
                    <w:rFonts w:ascii="Calibri" w:hAnsi="Calibri" w:cs="Calibri"/>
                    <w:color w:val="000000"/>
                    <w:sz w:val="22"/>
                    <w:szCs w:val="22"/>
                  </w:rPr>
                </w:rPrChange>
              </w:rPr>
              <w:pPrChange w:id="13068" w:author="Nick.Tolimieri [2]" w:date="2022-09-16T09:26:00Z">
                <w:pPr>
                  <w:jc w:val="right"/>
                </w:pPr>
              </w:pPrChange>
            </w:pPr>
            <w:ins w:id="13069" w:author="Nick.Tolimieri [2]" w:date="2022-09-16T09:26:00Z">
              <w:del w:id="13070" w:author="Nick.Tolimieri" w:date="2022-09-19T13:19:00Z">
                <w:r w:rsidRPr="00FC0F34" w:rsidDel="002F2C4B">
                  <w:rPr>
                    <w:rFonts w:asciiTheme="minorHAnsi" w:eastAsiaTheme="minorHAnsi" w:hAnsiTheme="minorHAnsi" w:cstheme="minorBidi"/>
                    <w:sz w:val="22"/>
                    <w:szCs w:val="22"/>
                    <w:rPrChange w:id="13071" w:author="Nick.Tolimieri [2]" w:date="2022-09-16T09:26:00Z">
                      <w:rPr>
                        <w:rFonts w:ascii="Calibri" w:hAnsi="Calibri" w:cs="Calibri"/>
                        <w:color w:val="000000"/>
                        <w:sz w:val="22"/>
                        <w:szCs w:val="22"/>
                      </w:rPr>
                    </w:rPrChange>
                  </w:rPr>
                  <w:delText>2004</w:delText>
                </w:r>
              </w:del>
            </w:ins>
          </w:p>
        </w:tc>
        <w:tc>
          <w:tcPr>
            <w:tcW w:w="960" w:type="dxa"/>
            <w:noWrap/>
            <w:hideMark/>
            <w:tcPrChange w:id="1307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073" w:author="Nick.Tolimieri [2]" w:date="2022-09-16T09:26:00Z"/>
                <w:del w:id="13074" w:author="Nick.Tolimieri" w:date="2022-09-19T13:19:00Z"/>
                <w:rFonts w:asciiTheme="minorHAnsi" w:eastAsiaTheme="minorHAnsi" w:hAnsiTheme="minorHAnsi" w:cstheme="minorBidi"/>
                <w:sz w:val="22"/>
                <w:szCs w:val="22"/>
                <w:rPrChange w:id="13075" w:author="Nick.Tolimieri [2]" w:date="2022-09-16T09:26:00Z">
                  <w:rPr>
                    <w:ins w:id="13076" w:author="Nick.Tolimieri [2]" w:date="2022-09-16T09:26:00Z"/>
                    <w:del w:id="13077" w:author="Nick.Tolimieri" w:date="2022-09-19T13:19:00Z"/>
                    <w:rFonts w:ascii="Calibri" w:hAnsi="Calibri" w:cs="Calibri"/>
                    <w:color w:val="000000"/>
                    <w:sz w:val="22"/>
                    <w:szCs w:val="22"/>
                  </w:rPr>
                </w:rPrChange>
              </w:rPr>
              <w:pPrChange w:id="13078" w:author="Nick.Tolimieri [2]" w:date="2022-09-16T09:26:00Z">
                <w:pPr>
                  <w:jc w:val="right"/>
                </w:pPr>
              </w:pPrChange>
            </w:pPr>
            <w:ins w:id="13079" w:author="Nick.Tolimieri [2]" w:date="2022-09-16T09:26:00Z">
              <w:del w:id="13080" w:author="Nick.Tolimieri" w:date="2022-09-19T13:19:00Z">
                <w:r w:rsidRPr="00FC0F34" w:rsidDel="002F2C4B">
                  <w:rPr>
                    <w:rFonts w:asciiTheme="minorHAnsi" w:eastAsiaTheme="minorHAnsi" w:hAnsiTheme="minorHAnsi" w:cstheme="minorBidi"/>
                    <w:sz w:val="22"/>
                    <w:szCs w:val="22"/>
                    <w:rPrChange w:id="13081" w:author="Nick.Tolimieri [2]" w:date="2022-09-16T09:26:00Z">
                      <w:rPr>
                        <w:rFonts w:ascii="Calibri" w:hAnsi="Calibri" w:cs="Calibri"/>
                        <w:color w:val="000000"/>
                        <w:sz w:val="22"/>
                        <w:szCs w:val="22"/>
                      </w:rPr>
                    </w:rPrChange>
                  </w:rPr>
                  <w:delText>0</w:delText>
                </w:r>
              </w:del>
            </w:ins>
          </w:p>
        </w:tc>
        <w:tc>
          <w:tcPr>
            <w:tcW w:w="960" w:type="dxa"/>
            <w:noWrap/>
            <w:hideMark/>
            <w:tcPrChange w:id="1308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083" w:author="Nick.Tolimieri [2]" w:date="2022-09-16T09:26:00Z"/>
                <w:del w:id="13084" w:author="Nick.Tolimieri" w:date="2022-09-19T13:19:00Z"/>
                <w:rFonts w:asciiTheme="minorHAnsi" w:eastAsiaTheme="minorHAnsi" w:hAnsiTheme="minorHAnsi" w:cstheme="minorBidi"/>
                <w:sz w:val="22"/>
                <w:szCs w:val="22"/>
                <w:rPrChange w:id="13085" w:author="Nick.Tolimieri [2]" w:date="2022-09-16T09:26:00Z">
                  <w:rPr>
                    <w:ins w:id="13086" w:author="Nick.Tolimieri [2]" w:date="2022-09-16T09:26:00Z"/>
                    <w:del w:id="13087" w:author="Nick.Tolimieri" w:date="2022-09-19T13:19:00Z"/>
                    <w:rFonts w:ascii="Calibri" w:hAnsi="Calibri" w:cs="Calibri"/>
                    <w:color w:val="000000"/>
                    <w:sz w:val="22"/>
                    <w:szCs w:val="22"/>
                  </w:rPr>
                </w:rPrChange>
              </w:rPr>
              <w:pPrChange w:id="13088" w:author="Nick.Tolimieri [2]" w:date="2022-09-16T09:26:00Z">
                <w:pPr>
                  <w:jc w:val="right"/>
                </w:pPr>
              </w:pPrChange>
            </w:pPr>
            <w:ins w:id="13089" w:author="Nick.Tolimieri [2]" w:date="2022-09-16T09:26:00Z">
              <w:del w:id="13090" w:author="Nick.Tolimieri" w:date="2022-09-19T13:19:00Z">
                <w:r w:rsidRPr="00FC0F34" w:rsidDel="002F2C4B">
                  <w:rPr>
                    <w:rFonts w:asciiTheme="minorHAnsi" w:eastAsiaTheme="minorHAnsi" w:hAnsiTheme="minorHAnsi" w:cstheme="minorBidi"/>
                    <w:sz w:val="22"/>
                    <w:szCs w:val="22"/>
                    <w:rPrChange w:id="13091" w:author="Nick.Tolimieri [2]" w:date="2022-09-16T09:26:00Z">
                      <w:rPr>
                        <w:rFonts w:ascii="Calibri" w:hAnsi="Calibri" w:cs="Calibri"/>
                        <w:color w:val="000000"/>
                        <w:sz w:val="22"/>
                        <w:szCs w:val="22"/>
                      </w:rPr>
                    </w:rPrChange>
                  </w:rPr>
                  <w:delText>15</w:delText>
                </w:r>
              </w:del>
            </w:ins>
          </w:p>
        </w:tc>
        <w:tc>
          <w:tcPr>
            <w:tcW w:w="960" w:type="dxa"/>
            <w:noWrap/>
            <w:hideMark/>
            <w:tcPrChange w:id="1309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093" w:author="Nick.Tolimieri [2]" w:date="2022-09-16T09:26:00Z"/>
                <w:del w:id="13094" w:author="Nick.Tolimieri" w:date="2022-09-19T13:19:00Z"/>
                <w:rFonts w:asciiTheme="minorHAnsi" w:eastAsiaTheme="minorHAnsi" w:hAnsiTheme="minorHAnsi" w:cstheme="minorBidi"/>
                <w:sz w:val="22"/>
                <w:szCs w:val="22"/>
                <w:rPrChange w:id="13095" w:author="Nick.Tolimieri [2]" w:date="2022-09-16T09:26:00Z">
                  <w:rPr>
                    <w:ins w:id="13096" w:author="Nick.Tolimieri [2]" w:date="2022-09-16T09:26:00Z"/>
                    <w:del w:id="13097" w:author="Nick.Tolimieri" w:date="2022-09-19T13:19:00Z"/>
                    <w:rFonts w:ascii="Calibri" w:hAnsi="Calibri" w:cs="Calibri"/>
                    <w:color w:val="000000"/>
                    <w:sz w:val="22"/>
                    <w:szCs w:val="22"/>
                  </w:rPr>
                </w:rPrChange>
              </w:rPr>
              <w:pPrChange w:id="13098" w:author="Nick.Tolimieri [2]" w:date="2022-09-16T09:26:00Z">
                <w:pPr>
                  <w:jc w:val="right"/>
                </w:pPr>
              </w:pPrChange>
            </w:pPr>
            <w:ins w:id="13099" w:author="Nick.Tolimieri [2]" w:date="2022-09-16T09:26:00Z">
              <w:del w:id="13100" w:author="Nick.Tolimieri" w:date="2022-09-19T13:19:00Z">
                <w:r w:rsidRPr="00FC0F34" w:rsidDel="002F2C4B">
                  <w:rPr>
                    <w:rFonts w:asciiTheme="minorHAnsi" w:eastAsiaTheme="minorHAnsi" w:hAnsiTheme="minorHAnsi" w:cstheme="minorBidi"/>
                    <w:sz w:val="22"/>
                    <w:szCs w:val="22"/>
                    <w:rPrChange w:id="13101" w:author="Nick.Tolimieri [2]" w:date="2022-09-16T09:26:00Z">
                      <w:rPr>
                        <w:rFonts w:ascii="Calibri" w:hAnsi="Calibri" w:cs="Calibri"/>
                        <w:color w:val="000000"/>
                        <w:sz w:val="22"/>
                        <w:szCs w:val="22"/>
                      </w:rPr>
                    </w:rPrChange>
                  </w:rPr>
                  <w:delText>1</w:delText>
                </w:r>
              </w:del>
            </w:ins>
          </w:p>
        </w:tc>
        <w:tc>
          <w:tcPr>
            <w:tcW w:w="960" w:type="dxa"/>
            <w:noWrap/>
            <w:hideMark/>
            <w:tcPrChange w:id="1310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103" w:author="Nick.Tolimieri [2]" w:date="2022-09-16T09:26:00Z"/>
                <w:del w:id="13104" w:author="Nick.Tolimieri" w:date="2022-09-19T13:19:00Z"/>
                <w:rFonts w:asciiTheme="minorHAnsi" w:eastAsiaTheme="minorHAnsi" w:hAnsiTheme="minorHAnsi" w:cstheme="minorBidi"/>
                <w:sz w:val="22"/>
                <w:szCs w:val="22"/>
                <w:rPrChange w:id="13105" w:author="Nick.Tolimieri [2]" w:date="2022-09-16T09:26:00Z">
                  <w:rPr>
                    <w:ins w:id="13106" w:author="Nick.Tolimieri [2]" w:date="2022-09-16T09:26:00Z"/>
                    <w:del w:id="13107" w:author="Nick.Tolimieri" w:date="2022-09-19T13:19:00Z"/>
                    <w:rFonts w:ascii="Calibri" w:hAnsi="Calibri" w:cs="Calibri"/>
                    <w:color w:val="000000"/>
                    <w:sz w:val="22"/>
                    <w:szCs w:val="22"/>
                  </w:rPr>
                </w:rPrChange>
              </w:rPr>
              <w:pPrChange w:id="13108" w:author="Nick.Tolimieri [2]" w:date="2022-09-16T09:26:00Z">
                <w:pPr>
                  <w:jc w:val="right"/>
                </w:pPr>
              </w:pPrChange>
            </w:pPr>
            <w:ins w:id="13109" w:author="Nick.Tolimieri [2]" w:date="2022-09-16T09:26:00Z">
              <w:del w:id="13110" w:author="Nick.Tolimieri" w:date="2022-09-19T13:19:00Z">
                <w:r w:rsidRPr="00FC0F34" w:rsidDel="002F2C4B">
                  <w:rPr>
                    <w:rFonts w:asciiTheme="minorHAnsi" w:eastAsiaTheme="minorHAnsi" w:hAnsiTheme="minorHAnsi" w:cstheme="minorBidi"/>
                    <w:sz w:val="22"/>
                    <w:szCs w:val="22"/>
                    <w:rPrChange w:id="13111" w:author="Nick.Tolimieri [2]" w:date="2022-09-16T09:26:00Z">
                      <w:rPr>
                        <w:rFonts w:ascii="Calibri" w:hAnsi="Calibri" w:cs="Calibri"/>
                        <w:color w:val="000000"/>
                        <w:sz w:val="22"/>
                        <w:szCs w:val="22"/>
                      </w:rPr>
                    </w:rPrChange>
                  </w:rPr>
                  <w:delText>6</w:delText>
                </w:r>
              </w:del>
            </w:ins>
          </w:p>
        </w:tc>
        <w:tc>
          <w:tcPr>
            <w:tcW w:w="960" w:type="dxa"/>
            <w:noWrap/>
            <w:hideMark/>
            <w:tcPrChange w:id="1311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113" w:author="Nick.Tolimieri [2]" w:date="2022-09-16T09:26:00Z"/>
                <w:del w:id="13114" w:author="Nick.Tolimieri" w:date="2022-09-19T13:19:00Z"/>
                <w:rFonts w:asciiTheme="minorHAnsi" w:eastAsiaTheme="minorHAnsi" w:hAnsiTheme="minorHAnsi" w:cstheme="minorBidi"/>
                <w:sz w:val="22"/>
                <w:szCs w:val="22"/>
                <w:rPrChange w:id="13115" w:author="Nick.Tolimieri [2]" w:date="2022-09-16T09:26:00Z">
                  <w:rPr>
                    <w:ins w:id="13116" w:author="Nick.Tolimieri [2]" w:date="2022-09-16T09:26:00Z"/>
                    <w:del w:id="13117" w:author="Nick.Tolimieri" w:date="2022-09-19T13:19:00Z"/>
                    <w:rFonts w:ascii="Calibri" w:hAnsi="Calibri" w:cs="Calibri"/>
                    <w:color w:val="000000"/>
                    <w:sz w:val="22"/>
                    <w:szCs w:val="22"/>
                  </w:rPr>
                </w:rPrChange>
              </w:rPr>
              <w:pPrChange w:id="13118" w:author="Nick.Tolimieri [2]" w:date="2022-09-16T09:26:00Z">
                <w:pPr>
                  <w:jc w:val="right"/>
                </w:pPr>
              </w:pPrChange>
            </w:pPr>
            <w:ins w:id="13119" w:author="Nick.Tolimieri [2]" w:date="2022-09-16T09:26:00Z">
              <w:del w:id="13120" w:author="Nick.Tolimieri" w:date="2022-09-19T13:19:00Z">
                <w:r w:rsidRPr="00FC0F34" w:rsidDel="002F2C4B">
                  <w:rPr>
                    <w:rFonts w:asciiTheme="minorHAnsi" w:eastAsiaTheme="minorHAnsi" w:hAnsiTheme="minorHAnsi" w:cstheme="minorBidi"/>
                    <w:sz w:val="22"/>
                    <w:szCs w:val="22"/>
                    <w:rPrChange w:id="13121" w:author="Nick.Tolimieri [2]" w:date="2022-09-16T09:26:00Z">
                      <w:rPr>
                        <w:rFonts w:ascii="Calibri" w:hAnsi="Calibri" w:cs="Calibri"/>
                        <w:color w:val="000000"/>
                        <w:sz w:val="22"/>
                        <w:szCs w:val="22"/>
                      </w:rPr>
                    </w:rPrChange>
                  </w:rPr>
                  <w:delText>6</w:delText>
                </w:r>
              </w:del>
            </w:ins>
          </w:p>
        </w:tc>
        <w:tc>
          <w:tcPr>
            <w:tcW w:w="960" w:type="dxa"/>
            <w:noWrap/>
            <w:hideMark/>
            <w:tcPrChange w:id="1312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123" w:author="Nick.Tolimieri [2]" w:date="2022-09-16T09:26:00Z"/>
                <w:del w:id="13124" w:author="Nick.Tolimieri" w:date="2022-09-19T13:19:00Z"/>
                <w:rFonts w:asciiTheme="minorHAnsi" w:eastAsiaTheme="minorHAnsi" w:hAnsiTheme="minorHAnsi" w:cstheme="minorBidi"/>
                <w:sz w:val="22"/>
                <w:szCs w:val="22"/>
                <w:rPrChange w:id="13125" w:author="Nick.Tolimieri [2]" w:date="2022-09-16T09:26:00Z">
                  <w:rPr>
                    <w:ins w:id="13126" w:author="Nick.Tolimieri [2]" w:date="2022-09-16T09:26:00Z"/>
                    <w:del w:id="13127" w:author="Nick.Tolimieri" w:date="2022-09-19T13:19:00Z"/>
                    <w:rFonts w:ascii="Calibri" w:hAnsi="Calibri" w:cs="Calibri"/>
                    <w:color w:val="000000"/>
                    <w:sz w:val="22"/>
                    <w:szCs w:val="22"/>
                  </w:rPr>
                </w:rPrChange>
              </w:rPr>
              <w:pPrChange w:id="13128" w:author="Nick.Tolimieri [2]" w:date="2022-09-16T09:26:00Z">
                <w:pPr>
                  <w:jc w:val="right"/>
                </w:pPr>
              </w:pPrChange>
            </w:pPr>
            <w:ins w:id="13129" w:author="Nick.Tolimieri [2]" w:date="2022-09-16T09:26:00Z">
              <w:del w:id="13130" w:author="Nick.Tolimieri" w:date="2022-09-19T13:19:00Z">
                <w:r w:rsidRPr="00FC0F34" w:rsidDel="002F2C4B">
                  <w:rPr>
                    <w:rFonts w:asciiTheme="minorHAnsi" w:eastAsiaTheme="minorHAnsi" w:hAnsiTheme="minorHAnsi" w:cstheme="minorBidi"/>
                    <w:sz w:val="22"/>
                    <w:szCs w:val="22"/>
                    <w:rPrChange w:id="13131" w:author="Nick.Tolimieri [2]" w:date="2022-09-16T09:26:00Z">
                      <w:rPr>
                        <w:rFonts w:ascii="Calibri" w:hAnsi="Calibri" w:cs="Calibri"/>
                        <w:color w:val="000000"/>
                        <w:sz w:val="22"/>
                        <w:szCs w:val="22"/>
                      </w:rPr>
                    </w:rPrChange>
                  </w:rPr>
                  <w:delText>6</w:delText>
                </w:r>
              </w:del>
            </w:ins>
          </w:p>
        </w:tc>
        <w:tc>
          <w:tcPr>
            <w:tcW w:w="960" w:type="dxa"/>
            <w:noWrap/>
            <w:hideMark/>
            <w:tcPrChange w:id="1313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133" w:author="Nick.Tolimieri [2]" w:date="2022-09-16T09:26:00Z"/>
                <w:del w:id="13134" w:author="Nick.Tolimieri" w:date="2022-09-19T13:19:00Z"/>
                <w:rFonts w:asciiTheme="minorHAnsi" w:eastAsiaTheme="minorHAnsi" w:hAnsiTheme="minorHAnsi" w:cstheme="minorBidi"/>
                <w:sz w:val="22"/>
                <w:szCs w:val="22"/>
                <w:rPrChange w:id="13135" w:author="Nick.Tolimieri [2]" w:date="2022-09-16T09:26:00Z">
                  <w:rPr>
                    <w:ins w:id="13136" w:author="Nick.Tolimieri [2]" w:date="2022-09-16T09:26:00Z"/>
                    <w:del w:id="13137" w:author="Nick.Tolimieri" w:date="2022-09-19T13:19:00Z"/>
                    <w:rFonts w:ascii="Calibri" w:hAnsi="Calibri" w:cs="Calibri"/>
                    <w:color w:val="000000"/>
                    <w:sz w:val="22"/>
                    <w:szCs w:val="22"/>
                  </w:rPr>
                </w:rPrChange>
              </w:rPr>
              <w:pPrChange w:id="13138" w:author="Nick.Tolimieri [2]" w:date="2022-09-16T09:26:00Z">
                <w:pPr>
                  <w:jc w:val="right"/>
                </w:pPr>
              </w:pPrChange>
            </w:pPr>
            <w:ins w:id="13139" w:author="Nick.Tolimieri [2]" w:date="2022-09-16T09:26:00Z">
              <w:del w:id="13140" w:author="Nick.Tolimieri" w:date="2022-09-19T13:19:00Z">
                <w:r w:rsidRPr="00FC0F34" w:rsidDel="002F2C4B">
                  <w:rPr>
                    <w:rFonts w:asciiTheme="minorHAnsi" w:eastAsiaTheme="minorHAnsi" w:hAnsiTheme="minorHAnsi" w:cstheme="minorBidi"/>
                    <w:sz w:val="22"/>
                    <w:szCs w:val="22"/>
                    <w:rPrChange w:id="13141" w:author="Nick.Tolimieri [2]" w:date="2022-09-16T09:26:00Z">
                      <w:rPr>
                        <w:rFonts w:ascii="Calibri" w:hAnsi="Calibri" w:cs="Calibri"/>
                        <w:color w:val="000000"/>
                        <w:sz w:val="22"/>
                        <w:szCs w:val="22"/>
                      </w:rPr>
                    </w:rPrChange>
                  </w:rPr>
                  <w:delText>1.49</w:delText>
                </w:r>
              </w:del>
            </w:ins>
          </w:p>
        </w:tc>
        <w:tc>
          <w:tcPr>
            <w:tcW w:w="960" w:type="dxa"/>
            <w:noWrap/>
            <w:hideMark/>
            <w:tcPrChange w:id="1314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143" w:author="Nick.Tolimieri [2]" w:date="2022-09-16T09:26:00Z"/>
                <w:del w:id="13144" w:author="Nick.Tolimieri" w:date="2022-09-19T13:19:00Z"/>
                <w:rFonts w:asciiTheme="minorHAnsi" w:eastAsiaTheme="minorHAnsi" w:hAnsiTheme="minorHAnsi" w:cstheme="minorBidi"/>
                <w:sz w:val="22"/>
                <w:szCs w:val="22"/>
                <w:rPrChange w:id="13145" w:author="Nick.Tolimieri [2]" w:date="2022-09-16T09:26:00Z">
                  <w:rPr>
                    <w:ins w:id="13146" w:author="Nick.Tolimieri [2]" w:date="2022-09-16T09:26:00Z"/>
                    <w:del w:id="13147" w:author="Nick.Tolimieri" w:date="2022-09-19T13:19:00Z"/>
                    <w:rFonts w:ascii="Calibri" w:hAnsi="Calibri" w:cs="Calibri"/>
                    <w:color w:val="000000"/>
                    <w:sz w:val="22"/>
                    <w:szCs w:val="22"/>
                  </w:rPr>
                </w:rPrChange>
              </w:rPr>
              <w:pPrChange w:id="13148" w:author="Nick.Tolimieri [2]" w:date="2022-09-16T09:26:00Z">
                <w:pPr>
                  <w:jc w:val="right"/>
                </w:pPr>
              </w:pPrChange>
            </w:pPr>
            <w:ins w:id="13149" w:author="Nick.Tolimieri [2]" w:date="2022-09-16T09:26:00Z">
              <w:del w:id="13150" w:author="Nick.Tolimieri" w:date="2022-09-19T13:19:00Z">
                <w:r w:rsidRPr="00FC0F34" w:rsidDel="002F2C4B">
                  <w:rPr>
                    <w:rFonts w:asciiTheme="minorHAnsi" w:eastAsiaTheme="minorHAnsi" w:hAnsiTheme="minorHAnsi" w:cstheme="minorBidi"/>
                    <w:sz w:val="22"/>
                    <w:szCs w:val="22"/>
                    <w:rPrChange w:id="13151" w:author="Nick.Tolimieri [2]" w:date="2022-09-16T09:26:00Z">
                      <w:rPr>
                        <w:rFonts w:ascii="Calibri" w:hAnsi="Calibri" w:cs="Calibri"/>
                        <w:color w:val="000000"/>
                        <w:sz w:val="22"/>
                        <w:szCs w:val="22"/>
                      </w:rPr>
                    </w:rPrChange>
                  </w:rPr>
                  <w:delText>0.08</w:delText>
                </w:r>
              </w:del>
            </w:ins>
          </w:p>
        </w:tc>
      </w:tr>
      <w:tr w:rsidR="00FC0F34" w:rsidRPr="00FC0F34" w:rsidDel="002F2C4B" w:rsidTr="00FC0F34">
        <w:trPr>
          <w:divId w:val="1675451697"/>
          <w:trHeight w:val="300"/>
          <w:ins w:id="13152" w:author="Nick.Tolimieri [2]" w:date="2022-09-16T09:26:00Z"/>
          <w:del w:id="13153" w:author="Nick.Tolimieri" w:date="2022-09-19T13:19:00Z"/>
          <w:trPrChange w:id="13154" w:author="Nick.Tolimieri [2]" w:date="2022-09-16T09:26:00Z">
            <w:trPr>
              <w:divId w:val="1675451697"/>
              <w:trHeight w:val="300"/>
            </w:trPr>
          </w:trPrChange>
        </w:trPr>
        <w:tc>
          <w:tcPr>
            <w:tcW w:w="960" w:type="dxa"/>
            <w:noWrap/>
            <w:hideMark/>
            <w:tcPrChange w:id="1315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156" w:author="Nick.Tolimieri [2]" w:date="2022-09-16T09:26:00Z"/>
                <w:del w:id="13157" w:author="Nick.Tolimieri" w:date="2022-09-19T13:19:00Z"/>
                <w:rFonts w:asciiTheme="minorHAnsi" w:eastAsiaTheme="minorHAnsi" w:hAnsiTheme="minorHAnsi" w:cstheme="minorBidi"/>
                <w:sz w:val="22"/>
                <w:szCs w:val="22"/>
                <w:rPrChange w:id="13158" w:author="Nick.Tolimieri [2]" w:date="2022-09-16T09:26:00Z">
                  <w:rPr>
                    <w:ins w:id="13159" w:author="Nick.Tolimieri [2]" w:date="2022-09-16T09:26:00Z"/>
                    <w:del w:id="13160" w:author="Nick.Tolimieri" w:date="2022-09-19T13:19:00Z"/>
                    <w:rFonts w:ascii="Calibri" w:hAnsi="Calibri" w:cs="Calibri"/>
                    <w:color w:val="000000"/>
                    <w:sz w:val="22"/>
                    <w:szCs w:val="22"/>
                  </w:rPr>
                </w:rPrChange>
              </w:rPr>
              <w:pPrChange w:id="13161" w:author="Nick.Tolimieri [2]" w:date="2022-09-16T09:26:00Z">
                <w:pPr/>
              </w:pPrChange>
            </w:pPr>
            <w:ins w:id="13162" w:author="Nick.Tolimieri [2]" w:date="2022-09-16T09:26:00Z">
              <w:del w:id="13163" w:author="Nick.Tolimieri" w:date="2022-09-19T13:19:00Z">
                <w:r w:rsidRPr="00FC0F34" w:rsidDel="002F2C4B">
                  <w:rPr>
                    <w:rFonts w:asciiTheme="minorHAnsi" w:eastAsiaTheme="minorHAnsi" w:hAnsiTheme="minorHAnsi" w:cstheme="minorBidi"/>
                    <w:sz w:val="22"/>
                    <w:szCs w:val="22"/>
                    <w:rPrChange w:id="13164" w:author="Nick.Tolimieri [2]" w:date="2022-09-16T09:26:00Z">
                      <w:rPr>
                        <w:rFonts w:ascii="Calibri" w:hAnsi="Calibri" w:cs="Calibri"/>
                        <w:color w:val="000000"/>
                        <w:sz w:val="22"/>
                        <w:szCs w:val="22"/>
                      </w:rPr>
                    </w:rPrChange>
                  </w:rPr>
                  <w:delText>Cape Alava</w:delText>
                </w:r>
              </w:del>
            </w:ins>
          </w:p>
        </w:tc>
        <w:tc>
          <w:tcPr>
            <w:tcW w:w="960" w:type="dxa"/>
            <w:noWrap/>
            <w:hideMark/>
            <w:tcPrChange w:id="1316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166" w:author="Nick.Tolimieri [2]" w:date="2022-09-16T09:26:00Z"/>
                <w:del w:id="13167" w:author="Nick.Tolimieri" w:date="2022-09-19T13:19:00Z"/>
                <w:rFonts w:asciiTheme="minorHAnsi" w:eastAsiaTheme="minorHAnsi" w:hAnsiTheme="minorHAnsi" w:cstheme="minorBidi"/>
                <w:sz w:val="22"/>
                <w:szCs w:val="22"/>
                <w:rPrChange w:id="13168" w:author="Nick.Tolimieri [2]" w:date="2022-09-16T09:26:00Z">
                  <w:rPr>
                    <w:ins w:id="13169" w:author="Nick.Tolimieri [2]" w:date="2022-09-16T09:26:00Z"/>
                    <w:del w:id="13170" w:author="Nick.Tolimieri" w:date="2022-09-19T13:19:00Z"/>
                    <w:rFonts w:ascii="Calibri" w:hAnsi="Calibri" w:cs="Calibri"/>
                    <w:color w:val="000000"/>
                    <w:sz w:val="22"/>
                    <w:szCs w:val="22"/>
                  </w:rPr>
                </w:rPrChange>
              </w:rPr>
              <w:pPrChange w:id="13171" w:author="Nick.Tolimieri [2]" w:date="2022-09-16T09:26:00Z">
                <w:pPr>
                  <w:jc w:val="right"/>
                </w:pPr>
              </w:pPrChange>
            </w:pPr>
            <w:ins w:id="13172" w:author="Nick.Tolimieri [2]" w:date="2022-09-16T09:26:00Z">
              <w:del w:id="13173" w:author="Nick.Tolimieri" w:date="2022-09-19T13:19:00Z">
                <w:r w:rsidRPr="00FC0F34" w:rsidDel="002F2C4B">
                  <w:rPr>
                    <w:rFonts w:asciiTheme="minorHAnsi" w:eastAsiaTheme="minorHAnsi" w:hAnsiTheme="minorHAnsi" w:cstheme="minorBidi"/>
                    <w:sz w:val="22"/>
                    <w:szCs w:val="22"/>
                    <w:rPrChange w:id="13174" w:author="Nick.Tolimieri [2]" w:date="2022-09-16T09:26:00Z">
                      <w:rPr>
                        <w:rFonts w:ascii="Calibri" w:hAnsi="Calibri" w:cs="Calibri"/>
                        <w:color w:val="000000"/>
                        <w:sz w:val="22"/>
                        <w:szCs w:val="22"/>
                      </w:rPr>
                    </w:rPrChange>
                  </w:rPr>
                  <w:delText>2005</w:delText>
                </w:r>
              </w:del>
            </w:ins>
          </w:p>
        </w:tc>
        <w:tc>
          <w:tcPr>
            <w:tcW w:w="960" w:type="dxa"/>
            <w:noWrap/>
            <w:hideMark/>
            <w:tcPrChange w:id="1317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176" w:author="Nick.Tolimieri [2]" w:date="2022-09-16T09:26:00Z"/>
                <w:del w:id="13177" w:author="Nick.Tolimieri" w:date="2022-09-19T13:19:00Z"/>
                <w:rFonts w:asciiTheme="minorHAnsi" w:eastAsiaTheme="minorHAnsi" w:hAnsiTheme="minorHAnsi" w:cstheme="minorBidi"/>
                <w:sz w:val="22"/>
                <w:szCs w:val="22"/>
                <w:rPrChange w:id="13178" w:author="Nick.Tolimieri [2]" w:date="2022-09-16T09:26:00Z">
                  <w:rPr>
                    <w:ins w:id="13179" w:author="Nick.Tolimieri [2]" w:date="2022-09-16T09:26:00Z"/>
                    <w:del w:id="13180" w:author="Nick.Tolimieri" w:date="2022-09-19T13:19:00Z"/>
                    <w:rFonts w:ascii="Calibri" w:hAnsi="Calibri" w:cs="Calibri"/>
                    <w:color w:val="000000"/>
                    <w:sz w:val="22"/>
                    <w:szCs w:val="22"/>
                  </w:rPr>
                </w:rPrChange>
              </w:rPr>
              <w:pPrChange w:id="13181" w:author="Nick.Tolimieri [2]" w:date="2022-09-16T09:26:00Z">
                <w:pPr>
                  <w:jc w:val="right"/>
                </w:pPr>
              </w:pPrChange>
            </w:pPr>
            <w:ins w:id="13182" w:author="Nick.Tolimieri [2]" w:date="2022-09-16T09:26:00Z">
              <w:del w:id="13183" w:author="Nick.Tolimieri" w:date="2022-09-19T13:19:00Z">
                <w:r w:rsidRPr="00FC0F34" w:rsidDel="002F2C4B">
                  <w:rPr>
                    <w:rFonts w:asciiTheme="minorHAnsi" w:eastAsiaTheme="minorHAnsi" w:hAnsiTheme="minorHAnsi" w:cstheme="minorBidi"/>
                    <w:sz w:val="22"/>
                    <w:szCs w:val="22"/>
                    <w:rPrChange w:id="13184" w:author="Nick.Tolimieri [2]" w:date="2022-09-16T09:26:00Z">
                      <w:rPr>
                        <w:rFonts w:ascii="Calibri" w:hAnsi="Calibri" w:cs="Calibri"/>
                        <w:color w:val="000000"/>
                        <w:sz w:val="22"/>
                        <w:szCs w:val="22"/>
                      </w:rPr>
                    </w:rPrChange>
                  </w:rPr>
                  <w:delText>0</w:delText>
                </w:r>
              </w:del>
            </w:ins>
          </w:p>
        </w:tc>
        <w:tc>
          <w:tcPr>
            <w:tcW w:w="960" w:type="dxa"/>
            <w:noWrap/>
            <w:hideMark/>
            <w:tcPrChange w:id="1318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186" w:author="Nick.Tolimieri [2]" w:date="2022-09-16T09:26:00Z"/>
                <w:del w:id="13187" w:author="Nick.Tolimieri" w:date="2022-09-19T13:19:00Z"/>
                <w:rFonts w:asciiTheme="minorHAnsi" w:eastAsiaTheme="minorHAnsi" w:hAnsiTheme="minorHAnsi" w:cstheme="minorBidi"/>
                <w:sz w:val="22"/>
                <w:szCs w:val="22"/>
                <w:rPrChange w:id="13188" w:author="Nick.Tolimieri [2]" w:date="2022-09-16T09:26:00Z">
                  <w:rPr>
                    <w:ins w:id="13189" w:author="Nick.Tolimieri [2]" w:date="2022-09-16T09:26:00Z"/>
                    <w:del w:id="13190" w:author="Nick.Tolimieri" w:date="2022-09-19T13:19:00Z"/>
                    <w:rFonts w:ascii="Calibri" w:hAnsi="Calibri" w:cs="Calibri"/>
                    <w:color w:val="000000"/>
                    <w:sz w:val="22"/>
                    <w:szCs w:val="22"/>
                  </w:rPr>
                </w:rPrChange>
              </w:rPr>
              <w:pPrChange w:id="13191" w:author="Nick.Tolimieri [2]" w:date="2022-09-16T09:26:00Z">
                <w:pPr>
                  <w:jc w:val="right"/>
                </w:pPr>
              </w:pPrChange>
            </w:pPr>
            <w:ins w:id="13192" w:author="Nick.Tolimieri [2]" w:date="2022-09-16T09:26:00Z">
              <w:del w:id="13193" w:author="Nick.Tolimieri" w:date="2022-09-19T13:19:00Z">
                <w:r w:rsidRPr="00FC0F34" w:rsidDel="002F2C4B">
                  <w:rPr>
                    <w:rFonts w:asciiTheme="minorHAnsi" w:eastAsiaTheme="minorHAnsi" w:hAnsiTheme="minorHAnsi" w:cstheme="minorBidi"/>
                    <w:sz w:val="22"/>
                    <w:szCs w:val="22"/>
                    <w:rPrChange w:id="13194" w:author="Nick.Tolimieri [2]" w:date="2022-09-16T09:26:00Z">
                      <w:rPr>
                        <w:rFonts w:ascii="Calibri" w:hAnsi="Calibri" w:cs="Calibri"/>
                        <w:color w:val="000000"/>
                        <w:sz w:val="22"/>
                        <w:szCs w:val="22"/>
                      </w:rPr>
                    </w:rPrChange>
                  </w:rPr>
                  <w:delText>28</w:delText>
                </w:r>
              </w:del>
            </w:ins>
          </w:p>
        </w:tc>
        <w:tc>
          <w:tcPr>
            <w:tcW w:w="960" w:type="dxa"/>
            <w:noWrap/>
            <w:hideMark/>
            <w:tcPrChange w:id="1319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196" w:author="Nick.Tolimieri [2]" w:date="2022-09-16T09:26:00Z"/>
                <w:del w:id="13197" w:author="Nick.Tolimieri" w:date="2022-09-19T13:19:00Z"/>
                <w:rFonts w:asciiTheme="minorHAnsi" w:eastAsiaTheme="minorHAnsi" w:hAnsiTheme="minorHAnsi" w:cstheme="minorBidi"/>
                <w:sz w:val="22"/>
                <w:szCs w:val="22"/>
                <w:rPrChange w:id="13198" w:author="Nick.Tolimieri [2]" w:date="2022-09-16T09:26:00Z">
                  <w:rPr>
                    <w:ins w:id="13199" w:author="Nick.Tolimieri [2]" w:date="2022-09-16T09:26:00Z"/>
                    <w:del w:id="13200" w:author="Nick.Tolimieri" w:date="2022-09-19T13:19:00Z"/>
                    <w:rFonts w:ascii="Calibri" w:hAnsi="Calibri" w:cs="Calibri"/>
                    <w:color w:val="000000"/>
                    <w:sz w:val="22"/>
                    <w:szCs w:val="22"/>
                  </w:rPr>
                </w:rPrChange>
              </w:rPr>
              <w:pPrChange w:id="13201" w:author="Nick.Tolimieri [2]" w:date="2022-09-16T09:26:00Z">
                <w:pPr>
                  <w:jc w:val="right"/>
                </w:pPr>
              </w:pPrChange>
            </w:pPr>
            <w:ins w:id="13202" w:author="Nick.Tolimieri [2]" w:date="2022-09-16T09:26:00Z">
              <w:del w:id="13203" w:author="Nick.Tolimieri" w:date="2022-09-19T13:19:00Z">
                <w:r w:rsidRPr="00FC0F34" w:rsidDel="002F2C4B">
                  <w:rPr>
                    <w:rFonts w:asciiTheme="minorHAnsi" w:eastAsiaTheme="minorHAnsi" w:hAnsiTheme="minorHAnsi" w:cstheme="minorBidi"/>
                    <w:sz w:val="22"/>
                    <w:szCs w:val="22"/>
                    <w:rPrChange w:id="13204" w:author="Nick.Tolimieri [2]" w:date="2022-09-16T09:26:00Z">
                      <w:rPr>
                        <w:rFonts w:ascii="Calibri" w:hAnsi="Calibri" w:cs="Calibri"/>
                        <w:color w:val="000000"/>
                        <w:sz w:val="22"/>
                        <w:szCs w:val="22"/>
                      </w:rPr>
                    </w:rPrChange>
                  </w:rPr>
                  <w:delText>1</w:delText>
                </w:r>
              </w:del>
            </w:ins>
          </w:p>
        </w:tc>
        <w:tc>
          <w:tcPr>
            <w:tcW w:w="960" w:type="dxa"/>
            <w:noWrap/>
            <w:hideMark/>
            <w:tcPrChange w:id="1320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206" w:author="Nick.Tolimieri [2]" w:date="2022-09-16T09:26:00Z"/>
                <w:del w:id="13207" w:author="Nick.Tolimieri" w:date="2022-09-19T13:19:00Z"/>
                <w:rFonts w:asciiTheme="minorHAnsi" w:eastAsiaTheme="minorHAnsi" w:hAnsiTheme="minorHAnsi" w:cstheme="minorBidi"/>
                <w:sz w:val="22"/>
                <w:szCs w:val="22"/>
                <w:rPrChange w:id="13208" w:author="Nick.Tolimieri [2]" w:date="2022-09-16T09:26:00Z">
                  <w:rPr>
                    <w:ins w:id="13209" w:author="Nick.Tolimieri [2]" w:date="2022-09-16T09:26:00Z"/>
                    <w:del w:id="13210" w:author="Nick.Tolimieri" w:date="2022-09-19T13:19:00Z"/>
                    <w:rFonts w:ascii="Calibri" w:hAnsi="Calibri" w:cs="Calibri"/>
                    <w:color w:val="000000"/>
                    <w:sz w:val="22"/>
                    <w:szCs w:val="22"/>
                  </w:rPr>
                </w:rPrChange>
              </w:rPr>
              <w:pPrChange w:id="13211" w:author="Nick.Tolimieri [2]" w:date="2022-09-16T09:26:00Z">
                <w:pPr>
                  <w:jc w:val="right"/>
                </w:pPr>
              </w:pPrChange>
            </w:pPr>
            <w:ins w:id="13212" w:author="Nick.Tolimieri [2]" w:date="2022-09-16T09:26:00Z">
              <w:del w:id="13213" w:author="Nick.Tolimieri" w:date="2022-09-19T13:19:00Z">
                <w:r w:rsidRPr="00FC0F34" w:rsidDel="002F2C4B">
                  <w:rPr>
                    <w:rFonts w:asciiTheme="minorHAnsi" w:eastAsiaTheme="minorHAnsi" w:hAnsiTheme="minorHAnsi" w:cstheme="minorBidi"/>
                    <w:sz w:val="22"/>
                    <w:szCs w:val="22"/>
                    <w:rPrChange w:id="13214" w:author="Nick.Tolimieri [2]" w:date="2022-09-16T09:26:00Z">
                      <w:rPr>
                        <w:rFonts w:ascii="Calibri" w:hAnsi="Calibri" w:cs="Calibri"/>
                        <w:color w:val="000000"/>
                        <w:sz w:val="22"/>
                        <w:szCs w:val="22"/>
                      </w:rPr>
                    </w:rPrChange>
                  </w:rPr>
                  <w:delText>7</w:delText>
                </w:r>
              </w:del>
            </w:ins>
          </w:p>
        </w:tc>
        <w:tc>
          <w:tcPr>
            <w:tcW w:w="960" w:type="dxa"/>
            <w:noWrap/>
            <w:hideMark/>
            <w:tcPrChange w:id="1321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216" w:author="Nick.Tolimieri [2]" w:date="2022-09-16T09:26:00Z"/>
                <w:del w:id="13217" w:author="Nick.Tolimieri" w:date="2022-09-19T13:19:00Z"/>
                <w:rFonts w:asciiTheme="minorHAnsi" w:eastAsiaTheme="minorHAnsi" w:hAnsiTheme="minorHAnsi" w:cstheme="minorBidi"/>
                <w:sz w:val="22"/>
                <w:szCs w:val="22"/>
                <w:rPrChange w:id="13218" w:author="Nick.Tolimieri [2]" w:date="2022-09-16T09:26:00Z">
                  <w:rPr>
                    <w:ins w:id="13219" w:author="Nick.Tolimieri [2]" w:date="2022-09-16T09:26:00Z"/>
                    <w:del w:id="13220" w:author="Nick.Tolimieri" w:date="2022-09-19T13:19:00Z"/>
                    <w:rFonts w:ascii="Calibri" w:hAnsi="Calibri" w:cs="Calibri"/>
                    <w:color w:val="000000"/>
                    <w:sz w:val="22"/>
                    <w:szCs w:val="22"/>
                  </w:rPr>
                </w:rPrChange>
              </w:rPr>
              <w:pPrChange w:id="13221" w:author="Nick.Tolimieri [2]" w:date="2022-09-16T09:26:00Z">
                <w:pPr>
                  <w:jc w:val="right"/>
                </w:pPr>
              </w:pPrChange>
            </w:pPr>
            <w:ins w:id="13222" w:author="Nick.Tolimieri [2]" w:date="2022-09-16T09:26:00Z">
              <w:del w:id="13223" w:author="Nick.Tolimieri" w:date="2022-09-19T13:19:00Z">
                <w:r w:rsidRPr="00FC0F34" w:rsidDel="002F2C4B">
                  <w:rPr>
                    <w:rFonts w:asciiTheme="minorHAnsi" w:eastAsiaTheme="minorHAnsi" w:hAnsiTheme="minorHAnsi" w:cstheme="minorBidi"/>
                    <w:sz w:val="22"/>
                    <w:szCs w:val="22"/>
                    <w:rPrChange w:id="13224" w:author="Nick.Tolimieri [2]" w:date="2022-09-16T09:26:00Z">
                      <w:rPr>
                        <w:rFonts w:ascii="Calibri" w:hAnsi="Calibri" w:cs="Calibri"/>
                        <w:color w:val="000000"/>
                        <w:sz w:val="22"/>
                        <w:szCs w:val="22"/>
                      </w:rPr>
                    </w:rPrChange>
                  </w:rPr>
                  <w:delText>7</w:delText>
                </w:r>
              </w:del>
            </w:ins>
          </w:p>
        </w:tc>
        <w:tc>
          <w:tcPr>
            <w:tcW w:w="960" w:type="dxa"/>
            <w:noWrap/>
            <w:hideMark/>
            <w:tcPrChange w:id="1322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226" w:author="Nick.Tolimieri [2]" w:date="2022-09-16T09:26:00Z"/>
                <w:del w:id="13227" w:author="Nick.Tolimieri" w:date="2022-09-19T13:19:00Z"/>
                <w:rFonts w:asciiTheme="minorHAnsi" w:eastAsiaTheme="minorHAnsi" w:hAnsiTheme="minorHAnsi" w:cstheme="minorBidi"/>
                <w:sz w:val="22"/>
                <w:szCs w:val="22"/>
                <w:rPrChange w:id="13228" w:author="Nick.Tolimieri [2]" w:date="2022-09-16T09:26:00Z">
                  <w:rPr>
                    <w:ins w:id="13229" w:author="Nick.Tolimieri [2]" w:date="2022-09-16T09:26:00Z"/>
                    <w:del w:id="13230" w:author="Nick.Tolimieri" w:date="2022-09-19T13:19:00Z"/>
                    <w:rFonts w:ascii="Calibri" w:hAnsi="Calibri" w:cs="Calibri"/>
                    <w:color w:val="000000"/>
                    <w:sz w:val="22"/>
                    <w:szCs w:val="22"/>
                  </w:rPr>
                </w:rPrChange>
              </w:rPr>
              <w:pPrChange w:id="13231" w:author="Nick.Tolimieri [2]" w:date="2022-09-16T09:26:00Z">
                <w:pPr>
                  <w:jc w:val="right"/>
                </w:pPr>
              </w:pPrChange>
            </w:pPr>
            <w:ins w:id="13232" w:author="Nick.Tolimieri [2]" w:date="2022-09-16T09:26:00Z">
              <w:del w:id="13233" w:author="Nick.Tolimieri" w:date="2022-09-19T13:19:00Z">
                <w:r w:rsidRPr="00FC0F34" w:rsidDel="002F2C4B">
                  <w:rPr>
                    <w:rFonts w:asciiTheme="minorHAnsi" w:eastAsiaTheme="minorHAnsi" w:hAnsiTheme="minorHAnsi" w:cstheme="minorBidi"/>
                    <w:sz w:val="22"/>
                    <w:szCs w:val="22"/>
                    <w:rPrChange w:id="13234" w:author="Nick.Tolimieri [2]" w:date="2022-09-16T09:26:00Z">
                      <w:rPr>
                        <w:rFonts w:ascii="Calibri" w:hAnsi="Calibri" w:cs="Calibri"/>
                        <w:color w:val="000000"/>
                        <w:sz w:val="22"/>
                        <w:szCs w:val="22"/>
                      </w:rPr>
                    </w:rPrChange>
                  </w:rPr>
                  <w:delText>7</w:delText>
                </w:r>
              </w:del>
            </w:ins>
          </w:p>
        </w:tc>
        <w:tc>
          <w:tcPr>
            <w:tcW w:w="960" w:type="dxa"/>
            <w:noWrap/>
            <w:hideMark/>
            <w:tcPrChange w:id="1323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236" w:author="Nick.Tolimieri [2]" w:date="2022-09-16T09:26:00Z"/>
                <w:del w:id="13237" w:author="Nick.Tolimieri" w:date="2022-09-19T13:19:00Z"/>
                <w:rFonts w:asciiTheme="minorHAnsi" w:eastAsiaTheme="minorHAnsi" w:hAnsiTheme="minorHAnsi" w:cstheme="minorBidi"/>
                <w:sz w:val="22"/>
                <w:szCs w:val="22"/>
                <w:rPrChange w:id="13238" w:author="Nick.Tolimieri [2]" w:date="2022-09-16T09:26:00Z">
                  <w:rPr>
                    <w:ins w:id="13239" w:author="Nick.Tolimieri [2]" w:date="2022-09-16T09:26:00Z"/>
                    <w:del w:id="13240" w:author="Nick.Tolimieri" w:date="2022-09-19T13:19:00Z"/>
                    <w:rFonts w:ascii="Calibri" w:hAnsi="Calibri" w:cs="Calibri"/>
                    <w:color w:val="000000"/>
                    <w:sz w:val="22"/>
                    <w:szCs w:val="22"/>
                  </w:rPr>
                </w:rPrChange>
              </w:rPr>
              <w:pPrChange w:id="13241" w:author="Nick.Tolimieri [2]" w:date="2022-09-16T09:26:00Z">
                <w:pPr>
                  <w:jc w:val="right"/>
                </w:pPr>
              </w:pPrChange>
            </w:pPr>
            <w:ins w:id="13242" w:author="Nick.Tolimieri [2]" w:date="2022-09-16T09:26:00Z">
              <w:del w:id="13243" w:author="Nick.Tolimieri" w:date="2022-09-19T13:19:00Z">
                <w:r w:rsidRPr="00FC0F34" w:rsidDel="002F2C4B">
                  <w:rPr>
                    <w:rFonts w:asciiTheme="minorHAnsi" w:eastAsiaTheme="minorHAnsi" w:hAnsiTheme="minorHAnsi" w:cstheme="minorBidi"/>
                    <w:sz w:val="22"/>
                    <w:szCs w:val="22"/>
                    <w:rPrChange w:id="13244" w:author="Nick.Tolimieri [2]" w:date="2022-09-16T09:26:00Z">
                      <w:rPr>
                        <w:rFonts w:ascii="Calibri" w:hAnsi="Calibri" w:cs="Calibri"/>
                        <w:color w:val="000000"/>
                        <w:sz w:val="22"/>
                        <w:szCs w:val="22"/>
                      </w:rPr>
                    </w:rPrChange>
                  </w:rPr>
                  <w:delText>1.85</w:delText>
                </w:r>
              </w:del>
            </w:ins>
          </w:p>
        </w:tc>
        <w:tc>
          <w:tcPr>
            <w:tcW w:w="960" w:type="dxa"/>
            <w:noWrap/>
            <w:hideMark/>
            <w:tcPrChange w:id="1324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246" w:author="Nick.Tolimieri [2]" w:date="2022-09-16T09:26:00Z"/>
                <w:del w:id="13247" w:author="Nick.Tolimieri" w:date="2022-09-19T13:19:00Z"/>
                <w:rFonts w:asciiTheme="minorHAnsi" w:eastAsiaTheme="minorHAnsi" w:hAnsiTheme="minorHAnsi" w:cstheme="minorBidi"/>
                <w:sz w:val="22"/>
                <w:szCs w:val="22"/>
                <w:rPrChange w:id="13248" w:author="Nick.Tolimieri [2]" w:date="2022-09-16T09:26:00Z">
                  <w:rPr>
                    <w:ins w:id="13249" w:author="Nick.Tolimieri [2]" w:date="2022-09-16T09:26:00Z"/>
                    <w:del w:id="13250" w:author="Nick.Tolimieri" w:date="2022-09-19T13:19:00Z"/>
                    <w:rFonts w:ascii="Calibri" w:hAnsi="Calibri" w:cs="Calibri"/>
                    <w:color w:val="000000"/>
                    <w:sz w:val="22"/>
                    <w:szCs w:val="22"/>
                  </w:rPr>
                </w:rPrChange>
              </w:rPr>
              <w:pPrChange w:id="13251" w:author="Nick.Tolimieri [2]" w:date="2022-09-16T09:26:00Z">
                <w:pPr>
                  <w:jc w:val="right"/>
                </w:pPr>
              </w:pPrChange>
            </w:pPr>
            <w:ins w:id="13252" w:author="Nick.Tolimieri [2]" w:date="2022-09-16T09:26:00Z">
              <w:del w:id="13253" w:author="Nick.Tolimieri" w:date="2022-09-19T13:19:00Z">
                <w:r w:rsidRPr="00FC0F34" w:rsidDel="002F2C4B">
                  <w:rPr>
                    <w:rFonts w:asciiTheme="minorHAnsi" w:eastAsiaTheme="minorHAnsi" w:hAnsiTheme="minorHAnsi" w:cstheme="minorBidi"/>
                    <w:sz w:val="22"/>
                    <w:szCs w:val="22"/>
                    <w:rPrChange w:id="13254" w:author="Nick.Tolimieri [2]" w:date="2022-09-16T09:26:00Z">
                      <w:rPr>
                        <w:rFonts w:ascii="Calibri" w:hAnsi="Calibri" w:cs="Calibri"/>
                        <w:color w:val="000000"/>
                        <w:sz w:val="22"/>
                        <w:szCs w:val="22"/>
                      </w:rPr>
                    </w:rPrChange>
                  </w:rPr>
                  <w:delText>0.11</w:delText>
                </w:r>
              </w:del>
            </w:ins>
          </w:p>
        </w:tc>
      </w:tr>
      <w:tr w:rsidR="00FC0F34" w:rsidRPr="00FC0F34" w:rsidDel="002F2C4B" w:rsidTr="00FC0F34">
        <w:trPr>
          <w:divId w:val="1675451697"/>
          <w:trHeight w:val="300"/>
          <w:ins w:id="13255" w:author="Nick.Tolimieri [2]" w:date="2022-09-16T09:26:00Z"/>
          <w:del w:id="13256" w:author="Nick.Tolimieri" w:date="2022-09-19T13:19:00Z"/>
          <w:trPrChange w:id="13257" w:author="Nick.Tolimieri [2]" w:date="2022-09-16T09:26:00Z">
            <w:trPr>
              <w:divId w:val="1675451697"/>
              <w:trHeight w:val="300"/>
            </w:trPr>
          </w:trPrChange>
        </w:trPr>
        <w:tc>
          <w:tcPr>
            <w:tcW w:w="960" w:type="dxa"/>
            <w:noWrap/>
            <w:hideMark/>
            <w:tcPrChange w:id="1325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259" w:author="Nick.Tolimieri [2]" w:date="2022-09-16T09:26:00Z"/>
                <w:del w:id="13260" w:author="Nick.Tolimieri" w:date="2022-09-19T13:19:00Z"/>
                <w:rFonts w:asciiTheme="minorHAnsi" w:eastAsiaTheme="minorHAnsi" w:hAnsiTheme="minorHAnsi" w:cstheme="minorBidi"/>
                <w:sz w:val="22"/>
                <w:szCs w:val="22"/>
                <w:rPrChange w:id="13261" w:author="Nick.Tolimieri [2]" w:date="2022-09-16T09:26:00Z">
                  <w:rPr>
                    <w:ins w:id="13262" w:author="Nick.Tolimieri [2]" w:date="2022-09-16T09:26:00Z"/>
                    <w:del w:id="13263" w:author="Nick.Tolimieri" w:date="2022-09-19T13:19:00Z"/>
                    <w:rFonts w:ascii="Calibri" w:hAnsi="Calibri" w:cs="Calibri"/>
                    <w:color w:val="000000"/>
                    <w:sz w:val="22"/>
                    <w:szCs w:val="22"/>
                  </w:rPr>
                </w:rPrChange>
              </w:rPr>
              <w:pPrChange w:id="13264" w:author="Nick.Tolimieri [2]" w:date="2022-09-16T09:26:00Z">
                <w:pPr/>
              </w:pPrChange>
            </w:pPr>
            <w:ins w:id="13265" w:author="Nick.Tolimieri [2]" w:date="2022-09-16T09:26:00Z">
              <w:del w:id="13266" w:author="Nick.Tolimieri" w:date="2022-09-19T13:19:00Z">
                <w:r w:rsidRPr="00FC0F34" w:rsidDel="002F2C4B">
                  <w:rPr>
                    <w:rFonts w:asciiTheme="minorHAnsi" w:eastAsiaTheme="minorHAnsi" w:hAnsiTheme="minorHAnsi" w:cstheme="minorBidi"/>
                    <w:sz w:val="22"/>
                    <w:szCs w:val="22"/>
                    <w:rPrChange w:id="13267" w:author="Nick.Tolimieri [2]" w:date="2022-09-16T09:26:00Z">
                      <w:rPr>
                        <w:rFonts w:ascii="Calibri" w:hAnsi="Calibri" w:cs="Calibri"/>
                        <w:color w:val="000000"/>
                        <w:sz w:val="22"/>
                        <w:szCs w:val="22"/>
                      </w:rPr>
                    </w:rPrChange>
                  </w:rPr>
                  <w:delText>Cape Alava</w:delText>
                </w:r>
              </w:del>
            </w:ins>
          </w:p>
        </w:tc>
        <w:tc>
          <w:tcPr>
            <w:tcW w:w="960" w:type="dxa"/>
            <w:noWrap/>
            <w:hideMark/>
            <w:tcPrChange w:id="1326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269" w:author="Nick.Tolimieri [2]" w:date="2022-09-16T09:26:00Z"/>
                <w:del w:id="13270" w:author="Nick.Tolimieri" w:date="2022-09-19T13:19:00Z"/>
                <w:rFonts w:asciiTheme="minorHAnsi" w:eastAsiaTheme="minorHAnsi" w:hAnsiTheme="minorHAnsi" w:cstheme="minorBidi"/>
                <w:sz w:val="22"/>
                <w:szCs w:val="22"/>
                <w:rPrChange w:id="13271" w:author="Nick.Tolimieri [2]" w:date="2022-09-16T09:26:00Z">
                  <w:rPr>
                    <w:ins w:id="13272" w:author="Nick.Tolimieri [2]" w:date="2022-09-16T09:26:00Z"/>
                    <w:del w:id="13273" w:author="Nick.Tolimieri" w:date="2022-09-19T13:19:00Z"/>
                    <w:rFonts w:ascii="Calibri" w:hAnsi="Calibri" w:cs="Calibri"/>
                    <w:color w:val="000000"/>
                    <w:sz w:val="22"/>
                    <w:szCs w:val="22"/>
                  </w:rPr>
                </w:rPrChange>
              </w:rPr>
              <w:pPrChange w:id="13274" w:author="Nick.Tolimieri [2]" w:date="2022-09-16T09:26:00Z">
                <w:pPr>
                  <w:jc w:val="right"/>
                </w:pPr>
              </w:pPrChange>
            </w:pPr>
            <w:ins w:id="13275" w:author="Nick.Tolimieri [2]" w:date="2022-09-16T09:26:00Z">
              <w:del w:id="13276" w:author="Nick.Tolimieri" w:date="2022-09-19T13:19:00Z">
                <w:r w:rsidRPr="00FC0F34" w:rsidDel="002F2C4B">
                  <w:rPr>
                    <w:rFonts w:asciiTheme="minorHAnsi" w:eastAsiaTheme="minorHAnsi" w:hAnsiTheme="minorHAnsi" w:cstheme="minorBidi"/>
                    <w:sz w:val="22"/>
                    <w:szCs w:val="22"/>
                    <w:rPrChange w:id="13277" w:author="Nick.Tolimieri [2]" w:date="2022-09-16T09:26:00Z">
                      <w:rPr>
                        <w:rFonts w:ascii="Calibri" w:hAnsi="Calibri" w:cs="Calibri"/>
                        <w:color w:val="000000"/>
                        <w:sz w:val="22"/>
                        <w:szCs w:val="22"/>
                      </w:rPr>
                    </w:rPrChange>
                  </w:rPr>
                  <w:delText>2006</w:delText>
                </w:r>
              </w:del>
            </w:ins>
          </w:p>
        </w:tc>
        <w:tc>
          <w:tcPr>
            <w:tcW w:w="960" w:type="dxa"/>
            <w:noWrap/>
            <w:hideMark/>
            <w:tcPrChange w:id="1327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279" w:author="Nick.Tolimieri [2]" w:date="2022-09-16T09:26:00Z"/>
                <w:del w:id="13280" w:author="Nick.Tolimieri" w:date="2022-09-19T13:19:00Z"/>
                <w:rFonts w:asciiTheme="minorHAnsi" w:eastAsiaTheme="minorHAnsi" w:hAnsiTheme="minorHAnsi" w:cstheme="minorBidi"/>
                <w:sz w:val="22"/>
                <w:szCs w:val="22"/>
                <w:rPrChange w:id="13281" w:author="Nick.Tolimieri [2]" w:date="2022-09-16T09:26:00Z">
                  <w:rPr>
                    <w:ins w:id="13282" w:author="Nick.Tolimieri [2]" w:date="2022-09-16T09:26:00Z"/>
                    <w:del w:id="13283" w:author="Nick.Tolimieri" w:date="2022-09-19T13:19:00Z"/>
                    <w:rFonts w:ascii="Calibri" w:hAnsi="Calibri" w:cs="Calibri"/>
                    <w:color w:val="000000"/>
                    <w:sz w:val="22"/>
                    <w:szCs w:val="22"/>
                  </w:rPr>
                </w:rPrChange>
              </w:rPr>
              <w:pPrChange w:id="13284" w:author="Nick.Tolimieri [2]" w:date="2022-09-16T09:26:00Z">
                <w:pPr>
                  <w:jc w:val="right"/>
                </w:pPr>
              </w:pPrChange>
            </w:pPr>
            <w:ins w:id="13285" w:author="Nick.Tolimieri [2]" w:date="2022-09-16T09:26:00Z">
              <w:del w:id="13286" w:author="Nick.Tolimieri" w:date="2022-09-19T13:19:00Z">
                <w:r w:rsidRPr="00FC0F34" w:rsidDel="002F2C4B">
                  <w:rPr>
                    <w:rFonts w:asciiTheme="minorHAnsi" w:eastAsiaTheme="minorHAnsi" w:hAnsiTheme="minorHAnsi" w:cstheme="minorBidi"/>
                    <w:sz w:val="22"/>
                    <w:szCs w:val="22"/>
                    <w:rPrChange w:id="13287" w:author="Nick.Tolimieri [2]" w:date="2022-09-16T09:26:00Z">
                      <w:rPr>
                        <w:rFonts w:ascii="Calibri" w:hAnsi="Calibri" w:cs="Calibri"/>
                        <w:color w:val="000000"/>
                        <w:sz w:val="22"/>
                        <w:szCs w:val="22"/>
                      </w:rPr>
                    </w:rPrChange>
                  </w:rPr>
                  <w:delText>0</w:delText>
                </w:r>
              </w:del>
            </w:ins>
          </w:p>
        </w:tc>
        <w:tc>
          <w:tcPr>
            <w:tcW w:w="960" w:type="dxa"/>
            <w:noWrap/>
            <w:hideMark/>
            <w:tcPrChange w:id="1328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289" w:author="Nick.Tolimieri [2]" w:date="2022-09-16T09:26:00Z"/>
                <w:del w:id="13290" w:author="Nick.Tolimieri" w:date="2022-09-19T13:19:00Z"/>
                <w:rFonts w:asciiTheme="minorHAnsi" w:eastAsiaTheme="minorHAnsi" w:hAnsiTheme="minorHAnsi" w:cstheme="minorBidi"/>
                <w:sz w:val="22"/>
                <w:szCs w:val="22"/>
                <w:rPrChange w:id="13291" w:author="Nick.Tolimieri [2]" w:date="2022-09-16T09:26:00Z">
                  <w:rPr>
                    <w:ins w:id="13292" w:author="Nick.Tolimieri [2]" w:date="2022-09-16T09:26:00Z"/>
                    <w:del w:id="13293" w:author="Nick.Tolimieri" w:date="2022-09-19T13:19:00Z"/>
                    <w:rFonts w:ascii="Calibri" w:hAnsi="Calibri" w:cs="Calibri"/>
                    <w:color w:val="000000"/>
                    <w:sz w:val="22"/>
                    <w:szCs w:val="22"/>
                  </w:rPr>
                </w:rPrChange>
              </w:rPr>
              <w:pPrChange w:id="13294" w:author="Nick.Tolimieri [2]" w:date="2022-09-16T09:26:00Z">
                <w:pPr>
                  <w:jc w:val="right"/>
                </w:pPr>
              </w:pPrChange>
            </w:pPr>
            <w:ins w:id="13295" w:author="Nick.Tolimieri [2]" w:date="2022-09-16T09:26:00Z">
              <w:del w:id="13296" w:author="Nick.Tolimieri" w:date="2022-09-19T13:19:00Z">
                <w:r w:rsidRPr="00FC0F34" w:rsidDel="002F2C4B">
                  <w:rPr>
                    <w:rFonts w:asciiTheme="minorHAnsi" w:eastAsiaTheme="minorHAnsi" w:hAnsiTheme="minorHAnsi" w:cstheme="minorBidi"/>
                    <w:sz w:val="22"/>
                    <w:szCs w:val="22"/>
                    <w:rPrChange w:id="13297" w:author="Nick.Tolimieri [2]" w:date="2022-09-16T09:26:00Z">
                      <w:rPr>
                        <w:rFonts w:ascii="Calibri" w:hAnsi="Calibri" w:cs="Calibri"/>
                        <w:color w:val="000000"/>
                        <w:sz w:val="22"/>
                        <w:szCs w:val="22"/>
                      </w:rPr>
                    </w:rPrChange>
                  </w:rPr>
                  <w:delText>16</w:delText>
                </w:r>
              </w:del>
            </w:ins>
          </w:p>
        </w:tc>
        <w:tc>
          <w:tcPr>
            <w:tcW w:w="960" w:type="dxa"/>
            <w:noWrap/>
            <w:hideMark/>
            <w:tcPrChange w:id="1329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299" w:author="Nick.Tolimieri [2]" w:date="2022-09-16T09:26:00Z"/>
                <w:del w:id="13300" w:author="Nick.Tolimieri" w:date="2022-09-19T13:19:00Z"/>
                <w:rFonts w:asciiTheme="minorHAnsi" w:eastAsiaTheme="minorHAnsi" w:hAnsiTheme="minorHAnsi" w:cstheme="minorBidi"/>
                <w:sz w:val="22"/>
                <w:szCs w:val="22"/>
                <w:rPrChange w:id="13301" w:author="Nick.Tolimieri [2]" w:date="2022-09-16T09:26:00Z">
                  <w:rPr>
                    <w:ins w:id="13302" w:author="Nick.Tolimieri [2]" w:date="2022-09-16T09:26:00Z"/>
                    <w:del w:id="13303" w:author="Nick.Tolimieri" w:date="2022-09-19T13:19:00Z"/>
                    <w:rFonts w:ascii="Calibri" w:hAnsi="Calibri" w:cs="Calibri"/>
                    <w:color w:val="000000"/>
                    <w:sz w:val="22"/>
                    <w:szCs w:val="22"/>
                  </w:rPr>
                </w:rPrChange>
              </w:rPr>
              <w:pPrChange w:id="13304" w:author="Nick.Tolimieri [2]" w:date="2022-09-16T09:26:00Z">
                <w:pPr>
                  <w:jc w:val="right"/>
                </w:pPr>
              </w:pPrChange>
            </w:pPr>
            <w:ins w:id="13305" w:author="Nick.Tolimieri [2]" w:date="2022-09-16T09:26:00Z">
              <w:del w:id="13306" w:author="Nick.Tolimieri" w:date="2022-09-19T13:19:00Z">
                <w:r w:rsidRPr="00FC0F34" w:rsidDel="002F2C4B">
                  <w:rPr>
                    <w:rFonts w:asciiTheme="minorHAnsi" w:eastAsiaTheme="minorHAnsi" w:hAnsiTheme="minorHAnsi" w:cstheme="minorBidi"/>
                    <w:sz w:val="22"/>
                    <w:szCs w:val="22"/>
                    <w:rPrChange w:id="13307" w:author="Nick.Tolimieri [2]" w:date="2022-09-16T09:26:00Z">
                      <w:rPr>
                        <w:rFonts w:ascii="Calibri" w:hAnsi="Calibri" w:cs="Calibri"/>
                        <w:color w:val="000000"/>
                        <w:sz w:val="22"/>
                        <w:szCs w:val="22"/>
                      </w:rPr>
                    </w:rPrChange>
                  </w:rPr>
                  <w:delText>1</w:delText>
                </w:r>
              </w:del>
            </w:ins>
          </w:p>
        </w:tc>
        <w:tc>
          <w:tcPr>
            <w:tcW w:w="960" w:type="dxa"/>
            <w:noWrap/>
            <w:hideMark/>
            <w:tcPrChange w:id="1330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309" w:author="Nick.Tolimieri [2]" w:date="2022-09-16T09:26:00Z"/>
                <w:del w:id="13310" w:author="Nick.Tolimieri" w:date="2022-09-19T13:19:00Z"/>
                <w:rFonts w:asciiTheme="minorHAnsi" w:eastAsiaTheme="minorHAnsi" w:hAnsiTheme="minorHAnsi" w:cstheme="minorBidi"/>
                <w:sz w:val="22"/>
                <w:szCs w:val="22"/>
                <w:rPrChange w:id="13311" w:author="Nick.Tolimieri [2]" w:date="2022-09-16T09:26:00Z">
                  <w:rPr>
                    <w:ins w:id="13312" w:author="Nick.Tolimieri [2]" w:date="2022-09-16T09:26:00Z"/>
                    <w:del w:id="13313" w:author="Nick.Tolimieri" w:date="2022-09-19T13:19:00Z"/>
                    <w:rFonts w:ascii="Calibri" w:hAnsi="Calibri" w:cs="Calibri"/>
                    <w:color w:val="000000"/>
                    <w:sz w:val="22"/>
                    <w:szCs w:val="22"/>
                  </w:rPr>
                </w:rPrChange>
              </w:rPr>
              <w:pPrChange w:id="13314" w:author="Nick.Tolimieri [2]" w:date="2022-09-16T09:26:00Z">
                <w:pPr>
                  <w:jc w:val="right"/>
                </w:pPr>
              </w:pPrChange>
            </w:pPr>
            <w:ins w:id="13315" w:author="Nick.Tolimieri [2]" w:date="2022-09-16T09:26:00Z">
              <w:del w:id="13316" w:author="Nick.Tolimieri" w:date="2022-09-19T13:19:00Z">
                <w:r w:rsidRPr="00FC0F34" w:rsidDel="002F2C4B">
                  <w:rPr>
                    <w:rFonts w:asciiTheme="minorHAnsi" w:eastAsiaTheme="minorHAnsi" w:hAnsiTheme="minorHAnsi" w:cstheme="minorBidi"/>
                    <w:sz w:val="22"/>
                    <w:szCs w:val="22"/>
                    <w:rPrChange w:id="13317" w:author="Nick.Tolimieri [2]" w:date="2022-09-16T09:26:00Z">
                      <w:rPr>
                        <w:rFonts w:ascii="Calibri" w:hAnsi="Calibri" w:cs="Calibri"/>
                        <w:color w:val="000000"/>
                        <w:sz w:val="22"/>
                        <w:szCs w:val="22"/>
                      </w:rPr>
                    </w:rPrChange>
                  </w:rPr>
                  <w:delText>5</w:delText>
                </w:r>
              </w:del>
            </w:ins>
          </w:p>
        </w:tc>
        <w:tc>
          <w:tcPr>
            <w:tcW w:w="960" w:type="dxa"/>
            <w:noWrap/>
            <w:hideMark/>
            <w:tcPrChange w:id="1331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319" w:author="Nick.Tolimieri [2]" w:date="2022-09-16T09:26:00Z"/>
                <w:del w:id="13320" w:author="Nick.Tolimieri" w:date="2022-09-19T13:19:00Z"/>
                <w:rFonts w:asciiTheme="minorHAnsi" w:eastAsiaTheme="minorHAnsi" w:hAnsiTheme="minorHAnsi" w:cstheme="minorBidi"/>
                <w:sz w:val="22"/>
                <w:szCs w:val="22"/>
                <w:rPrChange w:id="13321" w:author="Nick.Tolimieri [2]" w:date="2022-09-16T09:26:00Z">
                  <w:rPr>
                    <w:ins w:id="13322" w:author="Nick.Tolimieri [2]" w:date="2022-09-16T09:26:00Z"/>
                    <w:del w:id="13323" w:author="Nick.Tolimieri" w:date="2022-09-19T13:19:00Z"/>
                    <w:rFonts w:ascii="Calibri" w:hAnsi="Calibri" w:cs="Calibri"/>
                    <w:color w:val="000000"/>
                    <w:sz w:val="22"/>
                    <w:szCs w:val="22"/>
                  </w:rPr>
                </w:rPrChange>
              </w:rPr>
              <w:pPrChange w:id="13324" w:author="Nick.Tolimieri [2]" w:date="2022-09-16T09:26:00Z">
                <w:pPr>
                  <w:jc w:val="right"/>
                </w:pPr>
              </w:pPrChange>
            </w:pPr>
            <w:ins w:id="13325" w:author="Nick.Tolimieri [2]" w:date="2022-09-16T09:26:00Z">
              <w:del w:id="13326" w:author="Nick.Tolimieri" w:date="2022-09-19T13:19:00Z">
                <w:r w:rsidRPr="00FC0F34" w:rsidDel="002F2C4B">
                  <w:rPr>
                    <w:rFonts w:asciiTheme="minorHAnsi" w:eastAsiaTheme="minorHAnsi" w:hAnsiTheme="minorHAnsi" w:cstheme="minorBidi"/>
                    <w:sz w:val="22"/>
                    <w:szCs w:val="22"/>
                    <w:rPrChange w:id="13327" w:author="Nick.Tolimieri [2]" w:date="2022-09-16T09:26:00Z">
                      <w:rPr>
                        <w:rFonts w:ascii="Calibri" w:hAnsi="Calibri" w:cs="Calibri"/>
                        <w:color w:val="000000"/>
                        <w:sz w:val="22"/>
                        <w:szCs w:val="22"/>
                      </w:rPr>
                    </w:rPrChange>
                  </w:rPr>
                  <w:delText>5</w:delText>
                </w:r>
              </w:del>
            </w:ins>
          </w:p>
        </w:tc>
        <w:tc>
          <w:tcPr>
            <w:tcW w:w="960" w:type="dxa"/>
            <w:noWrap/>
            <w:hideMark/>
            <w:tcPrChange w:id="1332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329" w:author="Nick.Tolimieri [2]" w:date="2022-09-16T09:26:00Z"/>
                <w:del w:id="13330" w:author="Nick.Tolimieri" w:date="2022-09-19T13:19:00Z"/>
                <w:rFonts w:asciiTheme="minorHAnsi" w:eastAsiaTheme="minorHAnsi" w:hAnsiTheme="minorHAnsi" w:cstheme="minorBidi"/>
                <w:sz w:val="22"/>
                <w:szCs w:val="22"/>
                <w:rPrChange w:id="13331" w:author="Nick.Tolimieri [2]" w:date="2022-09-16T09:26:00Z">
                  <w:rPr>
                    <w:ins w:id="13332" w:author="Nick.Tolimieri [2]" w:date="2022-09-16T09:26:00Z"/>
                    <w:del w:id="13333" w:author="Nick.Tolimieri" w:date="2022-09-19T13:19:00Z"/>
                    <w:rFonts w:ascii="Calibri" w:hAnsi="Calibri" w:cs="Calibri"/>
                    <w:color w:val="000000"/>
                    <w:sz w:val="22"/>
                    <w:szCs w:val="22"/>
                  </w:rPr>
                </w:rPrChange>
              </w:rPr>
              <w:pPrChange w:id="13334" w:author="Nick.Tolimieri [2]" w:date="2022-09-16T09:26:00Z">
                <w:pPr>
                  <w:jc w:val="right"/>
                </w:pPr>
              </w:pPrChange>
            </w:pPr>
            <w:ins w:id="13335" w:author="Nick.Tolimieri [2]" w:date="2022-09-16T09:26:00Z">
              <w:del w:id="13336" w:author="Nick.Tolimieri" w:date="2022-09-19T13:19:00Z">
                <w:r w:rsidRPr="00FC0F34" w:rsidDel="002F2C4B">
                  <w:rPr>
                    <w:rFonts w:asciiTheme="minorHAnsi" w:eastAsiaTheme="minorHAnsi" w:hAnsiTheme="minorHAnsi" w:cstheme="minorBidi"/>
                    <w:sz w:val="22"/>
                    <w:szCs w:val="22"/>
                    <w:rPrChange w:id="13337" w:author="Nick.Tolimieri [2]" w:date="2022-09-16T09:26:00Z">
                      <w:rPr>
                        <w:rFonts w:ascii="Calibri" w:hAnsi="Calibri" w:cs="Calibri"/>
                        <w:color w:val="000000"/>
                        <w:sz w:val="22"/>
                        <w:szCs w:val="22"/>
                      </w:rPr>
                    </w:rPrChange>
                  </w:rPr>
                  <w:delText>5</w:delText>
                </w:r>
              </w:del>
            </w:ins>
          </w:p>
        </w:tc>
        <w:tc>
          <w:tcPr>
            <w:tcW w:w="960" w:type="dxa"/>
            <w:noWrap/>
            <w:hideMark/>
            <w:tcPrChange w:id="1333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339" w:author="Nick.Tolimieri [2]" w:date="2022-09-16T09:26:00Z"/>
                <w:del w:id="13340" w:author="Nick.Tolimieri" w:date="2022-09-19T13:19:00Z"/>
                <w:rFonts w:asciiTheme="minorHAnsi" w:eastAsiaTheme="minorHAnsi" w:hAnsiTheme="minorHAnsi" w:cstheme="minorBidi"/>
                <w:sz w:val="22"/>
                <w:szCs w:val="22"/>
                <w:rPrChange w:id="13341" w:author="Nick.Tolimieri [2]" w:date="2022-09-16T09:26:00Z">
                  <w:rPr>
                    <w:ins w:id="13342" w:author="Nick.Tolimieri [2]" w:date="2022-09-16T09:26:00Z"/>
                    <w:del w:id="13343" w:author="Nick.Tolimieri" w:date="2022-09-19T13:19:00Z"/>
                    <w:rFonts w:ascii="Calibri" w:hAnsi="Calibri" w:cs="Calibri"/>
                    <w:color w:val="000000"/>
                    <w:sz w:val="22"/>
                    <w:szCs w:val="22"/>
                  </w:rPr>
                </w:rPrChange>
              </w:rPr>
              <w:pPrChange w:id="13344" w:author="Nick.Tolimieri [2]" w:date="2022-09-16T09:26:00Z">
                <w:pPr>
                  <w:jc w:val="right"/>
                </w:pPr>
              </w:pPrChange>
            </w:pPr>
            <w:ins w:id="13345" w:author="Nick.Tolimieri [2]" w:date="2022-09-16T09:26:00Z">
              <w:del w:id="13346" w:author="Nick.Tolimieri" w:date="2022-09-19T13:19:00Z">
                <w:r w:rsidRPr="00FC0F34" w:rsidDel="002F2C4B">
                  <w:rPr>
                    <w:rFonts w:asciiTheme="minorHAnsi" w:eastAsiaTheme="minorHAnsi" w:hAnsiTheme="minorHAnsi" w:cstheme="minorBidi"/>
                    <w:sz w:val="22"/>
                    <w:szCs w:val="22"/>
                    <w:rPrChange w:id="13347" w:author="Nick.Tolimieri [2]" w:date="2022-09-16T09:26:00Z">
                      <w:rPr>
                        <w:rFonts w:ascii="Calibri" w:hAnsi="Calibri" w:cs="Calibri"/>
                        <w:color w:val="000000"/>
                        <w:sz w:val="22"/>
                        <w:szCs w:val="22"/>
                      </w:rPr>
                    </w:rPrChange>
                  </w:rPr>
                  <w:delText>1.57</w:delText>
                </w:r>
              </w:del>
            </w:ins>
          </w:p>
        </w:tc>
        <w:tc>
          <w:tcPr>
            <w:tcW w:w="960" w:type="dxa"/>
            <w:noWrap/>
            <w:hideMark/>
            <w:tcPrChange w:id="1334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349" w:author="Nick.Tolimieri [2]" w:date="2022-09-16T09:26:00Z"/>
                <w:del w:id="13350" w:author="Nick.Tolimieri" w:date="2022-09-19T13:19:00Z"/>
                <w:rFonts w:asciiTheme="minorHAnsi" w:eastAsiaTheme="minorHAnsi" w:hAnsiTheme="minorHAnsi" w:cstheme="minorBidi"/>
                <w:sz w:val="22"/>
                <w:szCs w:val="22"/>
                <w:rPrChange w:id="13351" w:author="Nick.Tolimieri [2]" w:date="2022-09-16T09:26:00Z">
                  <w:rPr>
                    <w:ins w:id="13352" w:author="Nick.Tolimieri [2]" w:date="2022-09-16T09:26:00Z"/>
                    <w:del w:id="13353" w:author="Nick.Tolimieri" w:date="2022-09-19T13:19:00Z"/>
                    <w:rFonts w:ascii="Calibri" w:hAnsi="Calibri" w:cs="Calibri"/>
                    <w:color w:val="000000"/>
                    <w:sz w:val="22"/>
                    <w:szCs w:val="22"/>
                  </w:rPr>
                </w:rPrChange>
              </w:rPr>
              <w:pPrChange w:id="13354" w:author="Nick.Tolimieri [2]" w:date="2022-09-16T09:26:00Z">
                <w:pPr>
                  <w:jc w:val="right"/>
                </w:pPr>
              </w:pPrChange>
            </w:pPr>
            <w:ins w:id="13355" w:author="Nick.Tolimieri [2]" w:date="2022-09-16T09:26:00Z">
              <w:del w:id="13356" w:author="Nick.Tolimieri" w:date="2022-09-19T13:19:00Z">
                <w:r w:rsidRPr="00FC0F34" w:rsidDel="002F2C4B">
                  <w:rPr>
                    <w:rFonts w:asciiTheme="minorHAnsi" w:eastAsiaTheme="minorHAnsi" w:hAnsiTheme="minorHAnsi" w:cstheme="minorBidi"/>
                    <w:sz w:val="22"/>
                    <w:szCs w:val="22"/>
                    <w:rPrChange w:id="13357" w:author="Nick.Tolimieri [2]" w:date="2022-09-16T09:26:00Z">
                      <w:rPr>
                        <w:rFonts w:ascii="Calibri" w:hAnsi="Calibri" w:cs="Calibri"/>
                        <w:color w:val="000000"/>
                        <w:sz w:val="22"/>
                        <w:szCs w:val="22"/>
                      </w:rPr>
                    </w:rPrChange>
                  </w:rPr>
                  <w:delText>0.15</w:delText>
                </w:r>
              </w:del>
            </w:ins>
          </w:p>
        </w:tc>
      </w:tr>
      <w:tr w:rsidR="00FC0F34" w:rsidRPr="00FC0F34" w:rsidDel="002F2C4B" w:rsidTr="00FC0F34">
        <w:trPr>
          <w:divId w:val="1675451697"/>
          <w:trHeight w:val="300"/>
          <w:ins w:id="13358" w:author="Nick.Tolimieri [2]" w:date="2022-09-16T09:26:00Z"/>
          <w:del w:id="13359" w:author="Nick.Tolimieri" w:date="2022-09-19T13:19:00Z"/>
          <w:trPrChange w:id="13360" w:author="Nick.Tolimieri [2]" w:date="2022-09-16T09:26:00Z">
            <w:trPr>
              <w:divId w:val="1675451697"/>
              <w:trHeight w:val="300"/>
            </w:trPr>
          </w:trPrChange>
        </w:trPr>
        <w:tc>
          <w:tcPr>
            <w:tcW w:w="960" w:type="dxa"/>
            <w:noWrap/>
            <w:hideMark/>
            <w:tcPrChange w:id="1336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362" w:author="Nick.Tolimieri [2]" w:date="2022-09-16T09:26:00Z"/>
                <w:del w:id="13363" w:author="Nick.Tolimieri" w:date="2022-09-19T13:19:00Z"/>
                <w:rFonts w:asciiTheme="minorHAnsi" w:eastAsiaTheme="minorHAnsi" w:hAnsiTheme="minorHAnsi" w:cstheme="minorBidi"/>
                <w:sz w:val="22"/>
                <w:szCs w:val="22"/>
                <w:rPrChange w:id="13364" w:author="Nick.Tolimieri [2]" w:date="2022-09-16T09:26:00Z">
                  <w:rPr>
                    <w:ins w:id="13365" w:author="Nick.Tolimieri [2]" w:date="2022-09-16T09:26:00Z"/>
                    <w:del w:id="13366" w:author="Nick.Tolimieri" w:date="2022-09-19T13:19:00Z"/>
                    <w:rFonts w:ascii="Calibri" w:hAnsi="Calibri" w:cs="Calibri"/>
                    <w:color w:val="000000"/>
                    <w:sz w:val="22"/>
                    <w:szCs w:val="22"/>
                  </w:rPr>
                </w:rPrChange>
              </w:rPr>
              <w:pPrChange w:id="13367" w:author="Nick.Tolimieri [2]" w:date="2022-09-16T09:26:00Z">
                <w:pPr/>
              </w:pPrChange>
            </w:pPr>
            <w:ins w:id="13368" w:author="Nick.Tolimieri [2]" w:date="2022-09-16T09:26:00Z">
              <w:del w:id="13369" w:author="Nick.Tolimieri" w:date="2022-09-19T13:19:00Z">
                <w:r w:rsidRPr="00FC0F34" w:rsidDel="002F2C4B">
                  <w:rPr>
                    <w:rFonts w:asciiTheme="minorHAnsi" w:eastAsiaTheme="minorHAnsi" w:hAnsiTheme="minorHAnsi" w:cstheme="minorBidi"/>
                    <w:sz w:val="22"/>
                    <w:szCs w:val="22"/>
                    <w:rPrChange w:id="13370" w:author="Nick.Tolimieri [2]" w:date="2022-09-16T09:26:00Z">
                      <w:rPr>
                        <w:rFonts w:ascii="Calibri" w:hAnsi="Calibri" w:cs="Calibri"/>
                        <w:color w:val="000000"/>
                        <w:sz w:val="22"/>
                        <w:szCs w:val="22"/>
                      </w:rPr>
                    </w:rPrChange>
                  </w:rPr>
                  <w:delText>Cape Alava</w:delText>
                </w:r>
              </w:del>
            </w:ins>
          </w:p>
        </w:tc>
        <w:tc>
          <w:tcPr>
            <w:tcW w:w="960" w:type="dxa"/>
            <w:noWrap/>
            <w:hideMark/>
            <w:tcPrChange w:id="1337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372" w:author="Nick.Tolimieri [2]" w:date="2022-09-16T09:26:00Z"/>
                <w:del w:id="13373" w:author="Nick.Tolimieri" w:date="2022-09-19T13:19:00Z"/>
                <w:rFonts w:asciiTheme="minorHAnsi" w:eastAsiaTheme="minorHAnsi" w:hAnsiTheme="minorHAnsi" w:cstheme="minorBidi"/>
                <w:sz w:val="22"/>
                <w:szCs w:val="22"/>
                <w:rPrChange w:id="13374" w:author="Nick.Tolimieri [2]" w:date="2022-09-16T09:26:00Z">
                  <w:rPr>
                    <w:ins w:id="13375" w:author="Nick.Tolimieri [2]" w:date="2022-09-16T09:26:00Z"/>
                    <w:del w:id="13376" w:author="Nick.Tolimieri" w:date="2022-09-19T13:19:00Z"/>
                    <w:rFonts w:ascii="Calibri" w:hAnsi="Calibri" w:cs="Calibri"/>
                    <w:color w:val="000000"/>
                    <w:sz w:val="22"/>
                    <w:szCs w:val="22"/>
                  </w:rPr>
                </w:rPrChange>
              </w:rPr>
              <w:pPrChange w:id="13377" w:author="Nick.Tolimieri [2]" w:date="2022-09-16T09:26:00Z">
                <w:pPr>
                  <w:jc w:val="right"/>
                </w:pPr>
              </w:pPrChange>
            </w:pPr>
            <w:ins w:id="13378" w:author="Nick.Tolimieri [2]" w:date="2022-09-16T09:26:00Z">
              <w:del w:id="13379" w:author="Nick.Tolimieri" w:date="2022-09-19T13:19:00Z">
                <w:r w:rsidRPr="00FC0F34" w:rsidDel="002F2C4B">
                  <w:rPr>
                    <w:rFonts w:asciiTheme="minorHAnsi" w:eastAsiaTheme="minorHAnsi" w:hAnsiTheme="minorHAnsi" w:cstheme="minorBidi"/>
                    <w:sz w:val="22"/>
                    <w:szCs w:val="22"/>
                    <w:rPrChange w:id="13380" w:author="Nick.Tolimieri [2]" w:date="2022-09-16T09:26:00Z">
                      <w:rPr>
                        <w:rFonts w:ascii="Calibri" w:hAnsi="Calibri" w:cs="Calibri"/>
                        <w:color w:val="000000"/>
                        <w:sz w:val="22"/>
                        <w:szCs w:val="22"/>
                      </w:rPr>
                    </w:rPrChange>
                  </w:rPr>
                  <w:delText>2007</w:delText>
                </w:r>
              </w:del>
            </w:ins>
          </w:p>
        </w:tc>
        <w:tc>
          <w:tcPr>
            <w:tcW w:w="960" w:type="dxa"/>
            <w:noWrap/>
            <w:hideMark/>
            <w:tcPrChange w:id="1338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382" w:author="Nick.Tolimieri [2]" w:date="2022-09-16T09:26:00Z"/>
                <w:del w:id="13383" w:author="Nick.Tolimieri" w:date="2022-09-19T13:19:00Z"/>
                <w:rFonts w:asciiTheme="minorHAnsi" w:eastAsiaTheme="minorHAnsi" w:hAnsiTheme="minorHAnsi" w:cstheme="minorBidi"/>
                <w:sz w:val="22"/>
                <w:szCs w:val="22"/>
                <w:rPrChange w:id="13384" w:author="Nick.Tolimieri [2]" w:date="2022-09-16T09:26:00Z">
                  <w:rPr>
                    <w:ins w:id="13385" w:author="Nick.Tolimieri [2]" w:date="2022-09-16T09:26:00Z"/>
                    <w:del w:id="13386" w:author="Nick.Tolimieri" w:date="2022-09-19T13:19:00Z"/>
                    <w:rFonts w:ascii="Calibri" w:hAnsi="Calibri" w:cs="Calibri"/>
                    <w:color w:val="000000"/>
                    <w:sz w:val="22"/>
                    <w:szCs w:val="22"/>
                  </w:rPr>
                </w:rPrChange>
              </w:rPr>
              <w:pPrChange w:id="13387" w:author="Nick.Tolimieri [2]" w:date="2022-09-16T09:26:00Z">
                <w:pPr>
                  <w:jc w:val="right"/>
                </w:pPr>
              </w:pPrChange>
            </w:pPr>
            <w:ins w:id="13388" w:author="Nick.Tolimieri [2]" w:date="2022-09-16T09:26:00Z">
              <w:del w:id="13389" w:author="Nick.Tolimieri" w:date="2022-09-19T13:19:00Z">
                <w:r w:rsidRPr="00FC0F34" w:rsidDel="002F2C4B">
                  <w:rPr>
                    <w:rFonts w:asciiTheme="minorHAnsi" w:eastAsiaTheme="minorHAnsi" w:hAnsiTheme="minorHAnsi" w:cstheme="minorBidi"/>
                    <w:sz w:val="22"/>
                    <w:szCs w:val="22"/>
                    <w:rPrChange w:id="13390" w:author="Nick.Tolimieri [2]" w:date="2022-09-16T09:26:00Z">
                      <w:rPr>
                        <w:rFonts w:ascii="Calibri" w:hAnsi="Calibri" w:cs="Calibri"/>
                        <w:color w:val="000000"/>
                        <w:sz w:val="22"/>
                        <w:szCs w:val="22"/>
                      </w:rPr>
                    </w:rPrChange>
                  </w:rPr>
                  <w:delText>7</w:delText>
                </w:r>
              </w:del>
            </w:ins>
          </w:p>
        </w:tc>
        <w:tc>
          <w:tcPr>
            <w:tcW w:w="960" w:type="dxa"/>
            <w:noWrap/>
            <w:hideMark/>
            <w:tcPrChange w:id="1339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392" w:author="Nick.Tolimieri [2]" w:date="2022-09-16T09:26:00Z"/>
                <w:del w:id="13393" w:author="Nick.Tolimieri" w:date="2022-09-19T13:19:00Z"/>
                <w:rFonts w:asciiTheme="minorHAnsi" w:eastAsiaTheme="minorHAnsi" w:hAnsiTheme="minorHAnsi" w:cstheme="minorBidi"/>
                <w:sz w:val="22"/>
                <w:szCs w:val="22"/>
                <w:rPrChange w:id="13394" w:author="Nick.Tolimieri [2]" w:date="2022-09-16T09:26:00Z">
                  <w:rPr>
                    <w:ins w:id="13395" w:author="Nick.Tolimieri [2]" w:date="2022-09-16T09:26:00Z"/>
                    <w:del w:id="13396" w:author="Nick.Tolimieri" w:date="2022-09-19T13:19:00Z"/>
                    <w:rFonts w:ascii="Calibri" w:hAnsi="Calibri" w:cs="Calibri"/>
                    <w:color w:val="000000"/>
                    <w:sz w:val="22"/>
                    <w:szCs w:val="22"/>
                  </w:rPr>
                </w:rPrChange>
              </w:rPr>
              <w:pPrChange w:id="13397" w:author="Nick.Tolimieri [2]" w:date="2022-09-16T09:26:00Z">
                <w:pPr>
                  <w:jc w:val="right"/>
                </w:pPr>
              </w:pPrChange>
            </w:pPr>
            <w:ins w:id="13398" w:author="Nick.Tolimieri [2]" w:date="2022-09-16T09:26:00Z">
              <w:del w:id="13399" w:author="Nick.Tolimieri" w:date="2022-09-19T13:19:00Z">
                <w:r w:rsidRPr="00FC0F34" w:rsidDel="002F2C4B">
                  <w:rPr>
                    <w:rFonts w:asciiTheme="minorHAnsi" w:eastAsiaTheme="minorHAnsi" w:hAnsiTheme="minorHAnsi" w:cstheme="minorBidi"/>
                    <w:sz w:val="22"/>
                    <w:szCs w:val="22"/>
                    <w:rPrChange w:id="13400" w:author="Nick.Tolimieri [2]" w:date="2022-09-16T09:26:00Z">
                      <w:rPr>
                        <w:rFonts w:ascii="Calibri" w:hAnsi="Calibri" w:cs="Calibri"/>
                        <w:color w:val="000000"/>
                        <w:sz w:val="22"/>
                        <w:szCs w:val="22"/>
                      </w:rPr>
                    </w:rPrChange>
                  </w:rPr>
                  <w:delText>9</w:delText>
                </w:r>
              </w:del>
            </w:ins>
          </w:p>
        </w:tc>
        <w:tc>
          <w:tcPr>
            <w:tcW w:w="960" w:type="dxa"/>
            <w:noWrap/>
            <w:hideMark/>
            <w:tcPrChange w:id="1340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402" w:author="Nick.Tolimieri [2]" w:date="2022-09-16T09:26:00Z"/>
                <w:del w:id="13403" w:author="Nick.Tolimieri" w:date="2022-09-19T13:19:00Z"/>
                <w:rFonts w:asciiTheme="minorHAnsi" w:eastAsiaTheme="minorHAnsi" w:hAnsiTheme="minorHAnsi" w:cstheme="minorBidi"/>
                <w:sz w:val="22"/>
                <w:szCs w:val="22"/>
                <w:rPrChange w:id="13404" w:author="Nick.Tolimieri [2]" w:date="2022-09-16T09:26:00Z">
                  <w:rPr>
                    <w:ins w:id="13405" w:author="Nick.Tolimieri [2]" w:date="2022-09-16T09:26:00Z"/>
                    <w:del w:id="13406" w:author="Nick.Tolimieri" w:date="2022-09-19T13:19:00Z"/>
                    <w:rFonts w:ascii="Calibri" w:hAnsi="Calibri" w:cs="Calibri"/>
                    <w:color w:val="000000"/>
                    <w:sz w:val="22"/>
                    <w:szCs w:val="22"/>
                  </w:rPr>
                </w:rPrChange>
              </w:rPr>
              <w:pPrChange w:id="13407" w:author="Nick.Tolimieri [2]" w:date="2022-09-16T09:26:00Z">
                <w:pPr>
                  <w:jc w:val="right"/>
                </w:pPr>
              </w:pPrChange>
            </w:pPr>
            <w:ins w:id="13408" w:author="Nick.Tolimieri [2]" w:date="2022-09-16T09:26:00Z">
              <w:del w:id="13409" w:author="Nick.Tolimieri" w:date="2022-09-19T13:19:00Z">
                <w:r w:rsidRPr="00FC0F34" w:rsidDel="002F2C4B">
                  <w:rPr>
                    <w:rFonts w:asciiTheme="minorHAnsi" w:eastAsiaTheme="minorHAnsi" w:hAnsiTheme="minorHAnsi" w:cstheme="minorBidi"/>
                    <w:sz w:val="22"/>
                    <w:szCs w:val="22"/>
                    <w:rPrChange w:id="13410" w:author="Nick.Tolimieri [2]" w:date="2022-09-16T09:26:00Z">
                      <w:rPr>
                        <w:rFonts w:ascii="Calibri" w:hAnsi="Calibri" w:cs="Calibri"/>
                        <w:color w:val="000000"/>
                        <w:sz w:val="22"/>
                        <w:szCs w:val="22"/>
                      </w:rPr>
                    </w:rPrChange>
                  </w:rPr>
                  <w:delText>1</w:delText>
                </w:r>
              </w:del>
            </w:ins>
          </w:p>
        </w:tc>
        <w:tc>
          <w:tcPr>
            <w:tcW w:w="960" w:type="dxa"/>
            <w:noWrap/>
            <w:hideMark/>
            <w:tcPrChange w:id="1341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412" w:author="Nick.Tolimieri [2]" w:date="2022-09-16T09:26:00Z"/>
                <w:del w:id="13413" w:author="Nick.Tolimieri" w:date="2022-09-19T13:19:00Z"/>
                <w:rFonts w:asciiTheme="minorHAnsi" w:eastAsiaTheme="minorHAnsi" w:hAnsiTheme="minorHAnsi" w:cstheme="minorBidi"/>
                <w:sz w:val="22"/>
                <w:szCs w:val="22"/>
                <w:rPrChange w:id="13414" w:author="Nick.Tolimieri [2]" w:date="2022-09-16T09:26:00Z">
                  <w:rPr>
                    <w:ins w:id="13415" w:author="Nick.Tolimieri [2]" w:date="2022-09-16T09:26:00Z"/>
                    <w:del w:id="13416" w:author="Nick.Tolimieri" w:date="2022-09-19T13:19:00Z"/>
                    <w:rFonts w:ascii="Calibri" w:hAnsi="Calibri" w:cs="Calibri"/>
                    <w:color w:val="000000"/>
                    <w:sz w:val="22"/>
                    <w:szCs w:val="22"/>
                  </w:rPr>
                </w:rPrChange>
              </w:rPr>
              <w:pPrChange w:id="13417" w:author="Nick.Tolimieri [2]" w:date="2022-09-16T09:26:00Z">
                <w:pPr>
                  <w:jc w:val="right"/>
                </w:pPr>
              </w:pPrChange>
            </w:pPr>
            <w:ins w:id="13418" w:author="Nick.Tolimieri [2]" w:date="2022-09-16T09:26:00Z">
              <w:del w:id="13419" w:author="Nick.Tolimieri" w:date="2022-09-19T13:19:00Z">
                <w:r w:rsidRPr="00FC0F34" w:rsidDel="002F2C4B">
                  <w:rPr>
                    <w:rFonts w:asciiTheme="minorHAnsi" w:eastAsiaTheme="minorHAnsi" w:hAnsiTheme="minorHAnsi" w:cstheme="minorBidi"/>
                    <w:sz w:val="22"/>
                    <w:szCs w:val="22"/>
                    <w:rPrChange w:id="13420" w:author="Nick.Tolimieri [2]" w:date="2022-09-16T09:26:00Z">
                      <w:rPr>
                        <w:rFonts w:ascii="Calibri" w:hAnsi="Calibri" w:cs="Calibri"/>
                        <w:color w:val="000000"/>
                        <w:sz w:val="22"/>
                        <w:szCs w:val="22"/>
                      </w:rPr>
                    </w:rPrChange>
                  </w:rPr>
                  <w:delText>8</w:delText>
                </w:r>
              </w:del>
            </w:ins>
          </w:p>
        </w:tc>
        <w:tc>
          <w:tcPr>
            <w:tcW w:w="960" w:type="dxa"/>
            <w:noWrap/>
            <w:hideMark/>
            <w:tcPrChange w:id="1342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422" w:author="Nick.Tolimieri [2]" w:date="2022-09-16T09:26:00Z"/>
                <w:del w:id="13423" w:author="Nick.Tolimieri" w:date="2022-09-19T13:19:00Z"/>
                <w:rFonts w:asciiTheme="minorHAnsi" w:eastAsiaTheme="minorHAnsi" w:hAnsiTheme="minorHAnsi" w:cstheme="minorBidi"/>
                <w:sz w:val="22"/>
                <w:szCs w:val="22"/>
                <w:rPrChange w:id="13424" w:author="Nick.Tolimieri [2]" w:date="2022-09-16T09:26:00Z">
                  <w:rPr>
                    <w:ins w:id="13425" w:author="Nick.Tolimieri [2]" w:date="2022-09-16T09:26:00Z"/>
                    <w:del w:id="13426" w:author="Nick.Tolimieri" w:date="2022-09-19T13:19:00Z"/>
                    <w:rFonts w:ascii="Calibri" w:hAnsi="Calibri" w:cs="Calibri"/>
                    <w:color w:val="000000"/>
                    <w:sz w:val="22"/>
                    <w:szCs w:val="22"/>
                  </w:rPr>
                </w:rPrChange>
              </w:rPr>
              <w:pPrChange w:id="13427" w:author="Nick.Tolimieri [2]" w:date="2022-09-16T09:26:00Z">
                <w:pPr>
                  <w:jc w:val="right"/>
                </w:pPr>
              </w:pPrChange>
            </w:pPr>
            <w:ins w:id="13428" w:author="Nick.Tolimieri [2]" w:date="2022-09-16T09:26:00Z">
              <w:del w:id="13429" w:author="Nick.Tolimieri" w:date="2022-09-19T13:19:00Z">
                <w:r w:rsidRPr="00FC0F34" w:rsidDel="002F2C4B">
                  <w:rPr>
                    <w:rFonts w:asciiTheme="minorHAnsi" w:eastAsiaTheme="minorHAnsi" w:hAnsiTheme="minorHAnsi" w:cstheme="minorBidi"/>
                    <w:sz w:val="22"/>
                    <w:szCs w:val="22"/>
                    <w:rPrChange w:id="13430" w:author="Nick.Tolimieri [2]" w:date="2022-09-16T09:26:00Z">
                      <w:rPr>
                        <w:rFonts w:ascii="Calibri" w:hAnsi="Calibri" w:cs="Calibri"/>
                        <w:color w:val="000000"/>
                        <w:sz w:val="22"/>
                        <w:szCs w:val="22"/>
                      </w:rPr>
                    </w:rPrChange>
                  </w:rPr>
                  <w:delText>8</w:delText>
                </w:r>
              </w:del>
            </w:ins>
          </w:p>
        </w:tc>
        <w:tc>
          <w:tcPr>
            <w:tcW w:w="960" w:type="dxa"/>
            <w:noWrap/>
            <w:hideMark/>
            <w:tcPrChange w:id="1343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432" w:author="Nick.Tolimieri [2]" w:date="2022-09-16T09:26:00Z"/>
                <w:del w:id="13433" w:author="Nick.Tolimieri" w:date="2022-09-19T13:19:00Z"/>
                <w:rFonts w:asciiTheme="minorHAnsi" w:eastAsiaTheme="minorHAnsi" w:hAnsiTheme="minorHAnsi" w:cstheme="minorBidi"/>
                <w:sz w:val="22"/>
                <w:szCs w:val="22"/>
                <w:rPrChange w:id="13434" w:author="Nick.Tolimieri [2]" w:date="2022-09-16T09:26:00Z">
                  <w:rPr>
                    <w:ins w:id="13435" w:author="Nick.Tolimieri [2]" w:date="2022-09-16T09:26:00Z"/>
                    <w:del w:id="13436" w:author="Nick.Tolimieri" w:date="2022-09-19T13:19:00Z"/>
                    <w:rFonts w:ascii="Calibri" w:hAnsi="Calibri" w:cs="Calibri"/>
                    <w:color w:val="000000"/>
                    <w:sz w:val="22"/>
                    <w:szCs w:val="22"/>
                  </w:rPr>
                </w:rPrChange>
              </w:rPr>
              <w:pPrChange w:id="13437" w:author="Nick.Tolimieri [2]" w:date="2022-09-16T09:26:00Z">
                <w:pPr>
                  <w:jc w:val="right"/>
                </w:pPr>
              </w:pPrChange>
            </w:pPr>
            <w:ins w:id="13438" w:author="Nick.Tolimieri [2]" w:date="2022-09-16T09:26:00Z">
              <w:del w:id="13439" w:author="Nick.Tolimieri" w:date="2022-09-19T13:19:00Z">
                <w:r w:rsidRPr="00FC0F34" w:rsidDel="002F2C4B">
                  <w:rPr>
                    <w:rFonts w:asciiTheme="minorHAnsi" w:eastAsiaTheme="minorHAnsi" w:hAnsiTheme="minorHAnsi" w:cstheme="minorBidi"/>
                    <w:sz w:val="22"/>
                    <w:szCs w:val="22"/>
                    <w:rPrChange w:id="13440" w:author="Nick.Tolimieri [2]" w:date="2022-09-16T09:26:00Z">
                      <w:rPr>
                        <w:rFonts w:ascii="Calibri" w:hAnsi="Calibri" w:cs="Calibri"/>
                        <w:color w:val="000000"/>
                        <w:sz w:val="22"/>
                        <w:szCs w:val="22"/>
                      </w:rPr>
                    </w:rPrChange>
                  </w:rPr>
                  <w:delText>8</w:delText>
                </w:r>
              </w:del>
            </w:ins>
          </w:p>
        </w:tc>
        <w:tc>
          <w:tcPr>
            <w:tcW w:w="960" w:type="dxa"/>
            <w:noWrap/>
            <w:hideMark/>
            <w:tcPrChange w:id="1344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442" w:author="Nick.Tolimieri [2]" w:date="2022-09-16T09:26:00Z"/>
                <w:del w:id="13443" w:author="Nick.Tolimieri" w:date="2022-09-19T13:19:00Z"/>
                <w:rFonts w:asciiTheme="minorHAnsi" w:eastAsiaTheme="minorHAnsi" w:hAnsiTheme="minorHAnsi" w:cstheme="minorBidi"/>
                <w:sz w:val="22"/>
                <w:szCs w:val="22"/>
                <w:rPrChange w:id="13444" w:author="Nick.Tolimieri [2]" w:date="2022-09-16T09:26:00Z">
                  <w:rPr>
                    <w:ins w:id="13445" w:author="Nick.Tolimieri [2]" w:date="2022-09-16T09:26:00Z"/>
                    <w:del w:id="13446" w:author="Nick.Tolimieri" w:date="2022-09-19T13:19:00Z"/>
                    <w:rFonts w:ascii="Calibri" w:hAnsi="Calibri" w:cs="Calibri"/>
                    <w:color w:val="000000"/>
                    <w:sz w:val="22"/>
                    <w:szCs w:val="22"/>
                  </w:rPr>
                </w:rPrChange>
              </w:rPr>
              <w:pPrChange w:id="13447" w:author="Nick.Tolimieri [2]" w:date="2022-09-16T09:26:00Z">
                <w:pPr>
                  <w:jc w:val="right"/>
                </w:pPr>
              </w:pPrChange>
            </w:pPr>
            <w:ins w:id="13448" w:author="Nick.Tolimieri [2]" w:date="2022-09-16T09:26:00Z">
              <w:del w:id="13449" w:author="Nick.Tolimieri" w:date="2022-09-19T13:19:00Z">
                <w:r w:rsidRPr="00FC0F34" w:rsidDel="002F2C4B">
                  <w:rPr>
                    <w:rFonts w:asciiTheme="minorHAnsi" w:eastAsiaTheme="minorHAnsi" w:hAnsiTheme="minorHAnsi" w:cstheme="minorBidi"/>
                    <w:sz w:val="22"/>
                    <w:szCs w:val="22"/>
                    <w:rPrChange w:id="13450" w:author="Nick.Tolimieri [2]" w:date="2022-09-16T09:26:00Z">
                      <w:rPr>
                        <w:rFonts w:ascii="Calibri" w:hAnsi="Calibri" w:cs="Calibri"/>
                        <w:color w:val="000000"/>
                        <w:sz w:val="22"/>
                        <w:szCs w:val="22"/>
                      </w:rPr>
                    </w:rPrChange>
                  </w:rPr>
                  <w:delText>2.45</w:delText>
                </w:r>
              </w:del>
            </w:ins>
          </w:p>
        </w:tc>
        <w:tc>
          <w:tcPr>
            <w:tcW w:w="960" w:type="dxa"/>
            <w:noWrap/>
            <w:hideMark/>
            <w:tcPrChange w:id="1345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452" w:author="Nick.Tolimieri [2]" w:date="2022-09-16T09:26:00Z"/>
                <w:del w:id="13453" w:author="Nick.Tolimieri" w:date="2022-09-19T13:19:00Z"/>
                <w:rFonts w:asciiTheme="minorHAnsi" w:eastAsiaTheme="minorHAnsi" w:hAnsiTheme="minorHAnsi" w:cstheme="minorBidi"/>
                <w:sz w:val="22"/>
                <w:szCs w:val="22"/>
                <w:rPrChange w:id="13454" w:author="Nick.Tolimieri [2]" w:date="2022-09-16T09:26:00Z">
                  <w:rPr>
                    <w:ins w:id="13455" w:author="Nick.Tolimieri [2]" w:date="2022-09-16T09:26:00Z"/>
                    <w:del w:id="13456" w:author="Nick.Tolimieri" w:date="2022-09-19T13:19:00Z"/>
                    <w:rFonts w:ascii="Calibri" w:hAnsi="Calibri" w:cs="Calibri"/>
                    <w:color w:val="000000"/>
                    <w:sz w:val="22"/>
                    <w:szCs w:val="22"/>
                  </w:rPr>
                </w:rPrChange>
              </w:rPr>
              <w:pPrChange w:id="13457" w:author="Nick.Tolimieri [2]" w:date="2022-09-16T09:26:00Z">
                <w:pPr>
                  <w:jc w:val="right"/>
                </w:pPr>
              </w:pPrChange>
            </w:pPr>
            <w:ins w:id="13458" w:author="Nick.Tolimieri [2]" w:date="2022-09-16T09:26:00Z">
              <w:del w:id="13459" w:author="Nick.Tolimieri" w:date="2022-09-19T13:19:00Z">
                <w:r w:rsidRPr="00FC0F34" w:rsidDel="002F2C4B">
                  <w:rPr>
                    <w:rFonts w:asciiTheme="minorHAnsi" w:eastAsiaTheme="minorHAnsi" w:hAnsiTheme="minorHAnsi" w:cstheme="minorBidi"/>
                    <w:sz w:val="22"/>
                    <w:szCs w:val="22"/>
                    <w:rPrChange w:id="13460" w:author="Nick.Tolimieri [2]" w:date="2022-09-16T09:26:00Z">
                      <w:rPr>
                        <w:rFonts w:ascii="Calibri" w:hAnsi="Calibri" w:cs="Calibri"/>
                        <w:color w:val="000000"/>
                        <w:sz w:val="22"/>
                        <w:szCs w:val="22"/>
                      </w:rPr>
                    </w:rPrChange>
                  </w:rPr>
                  <w:delText>0.28</w:delText>
                </w:r>
              </w:del>
            </w:ins>
          </w:p>
        </w:tc>
      </w:tr>
      <w:tr w:rsidR="00FC0F34" w:rsidRPr="00FC0F34" w:rsidDel="002F2C4B" w:rsidTr="00FC0F34">
        <w:trPr>
          <w:divId w:val="1675451697"/>
          <w:trHeight w:val="300"/>
          <w:ins w:id="13461" w:author="Nick.Tolimieri [2]" w:date="2022-09-16T09:26:00Z"/>
          <w:del w:id="13462" w:author="Nick.Tolimieri" w:date="2022-09-19T13:19:00Z"/>
          <w:trPrChange w:id="13463" w:author="Nick.Tolimieri [2]" w:date="2022-09-16T09:26:00Z">
            <w:trPr>
              <w:divId w:val="1675451697"/>
              <w:trHeight w:val="300"/>
            </w:trPr>
          </w:trPrChange>
        </w:trPr>
        <w:tc>
          <w:tcPr>
            <w:tcW w:w="960" w:type="dxa"/>
            <w:noWrap/>
            <w:hideMark/>
            <w:tcPrChange w:id="1346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465" w:author="Nick.Tolimieri [2]" w:date="2022-09-16T09:26:00Z"/>
                <w:del w:id="13466" w:author="Nick.Tolimieri" w:date="2022-09-19T13:19:00Z"/>
                <w:rFonts w:asciiTheme="minorHAnsi" w:eastAsiaTheme="minorHAnsi" w:hAnsiTheme="minorHAnsi" w:cstheme="minorBidi"/>
                <w:sz w:val="22"/>
                <w:szCs w:val="22"/>
                <w:rPrChange w:id="13467" w:author="Nick.Tolimieri [2]" w:date="2022-09-16T09:26:00Z">
                  <w:rPr>
                    <w:ins w:id="13468" w:author="Nick.Tolimieri [2]" w:date="2022-09-16T09:26:00Z"/>
                    <w:del w:id="13469" w:author="Nick.Tolimieri" w:date="2022-09-19T13:19:00Z"/>
                    <w:rFonts w:ascii="Calibri" w:hAnsi="Calibri" w:cs="Calibri"/>
                    <w:color w:val="000000"/>
                    <w:sz w:val="22"/>
                    <w:szCs w:val="22"/>
                  </w:rPr>
                </w:rPrChange>
              </w:rPr>
              <w:pPrChange w:id="13470" w:author="Nick.Tolimieri [2]" w:date="2022-09-16T09:26:00Z">
                <w:pPr/>
              </w:pPrChange>
            </w:pPr>
            <w:ins w:id="13471" w:author="Nick.Tolimieri [2]" w:date="2022-09-16T09:26:00Z">
              <w:del w:id="13472" w:author="Nick.Tolimieri" w:date="2022-09-19T13:19:00Z">
                <w:r w:rsidRPr="00FC0F34" w:rsidDel="002F2C4B">
                  <w:rPr>
                    <w:rFonts w:asciiTheme="minorHAnsi" w:eastAsiaTheme="minorHAnsi" w:hAnsiTheme="minorHAnsi" w:cstheme="minorBidi"/>
                    <w:sz w:val="22"/>
                    <w:szCs w:val="22"/>
                    <w:rPrChange w:id="13473" w:author="Nick.Tolimieri [2]" w:date="2022-09-16T09:26:00Z">
                      <w:rPr>
                        <w:rFonts w:ascii="Calibri" w:hAnsi="Calibri" w:cs="Calibri"/>
                        <w:color w:val="000000"/>
                        <w:sz w:val="22"/>
                        <w:szCs w:val="22"/>
                      </w:rPr>
                    </w:rPrChange>
                  </w:rPr>
                  <w:delText>Cape Alava</w:delText>
                </w:r>
              </w:del>
            </w:ins>
          </w:p>
        </w:tc>
        <w:tc>
          <w:tcPr>
            <w:tcW w:w="960" w:type="dxa"/>
            <w:noWrap/>
            <w:hideMark/>
            <w:tcPrChange w:id="1347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475" w:author="Nick.Tolimieri [2]" w:date="2022-09-16T09:26:00Z"/>
                <w:del w:id="13476" w:author="Nick.Tolimieri" w:date="2022-09-19T13:19:00Z"/>
                <w:rFonts w:asciiTheme="minorHAnsi" w:eastAsiaTheme="minorHAnsi" w:hAnsiTheme="minorHAnsi" w:cstheme="minorBidi"/>
                <w:sz w:val="22"/>
                <w:szCs w:val="22"/>
                <w:rPrChange w:id="13477" w:author="Nick.Tolimieri [2]" w:date="2022-09-16T09:26:00Z">
                  <w:rPr>
                    <w:ins w:id="13478" w:author="Nick.Tolimieri [2]" w:date="2022-09-16T09:26:00Z"/>
                    <w:del w:id="13479" w:author="Nick.Tolimieri" w:date="2022-09-19T13:19:00Z"/>
                    <w:rFonts w:ascii="Calibri" w:hAnsi="Calibri" w:cs="Calibri"/>
                    <w:color w:val="000000"/>
                    <w:sz w:val="22"/>
                    <w:szCs w:val="22"/>
                  </w:rPr>
                </w:rPrChange>
              </w:rPr>
              <w:pPrChange w:id="13480" w:author="Nick.Tolimieri [2]" w:date="2022-09-16T09:26:00Z">
                <w:pPr>
                  <w:jc w:val="right"/>
                </w:pPr>
              </w:pPrChange>
            </w:pPr>
            <w:ins w:id="13481" w:author="Nick.Tolimieri [2]" w:date="2022-09-16T09:26:00Z">
              <w:del w:id="13482" w:author="Nick.Tolimieri" w:date="2022-09-19T13:19:00Z">
                <w:r w:rsidRPr="00FC0F34" w:rsidDel="002F2C4B">
                  <w:rPr>
                    <w:rFonts w:asciiTheme="minorHAnsi" w:eastAsiaTheme="minorHAnsi" w:hAnsiTheme="minorHAnsi" w:cstheme="minorBidi"/>
                    <w:sz w:val="22"/>
                    <w:szCs w:val="22"/>
                    <w:rPrChange w:id="13483" w:author="Nick.Tolimieri [2]" w:date="2022-09-16T09:26:00Z">
                      <w:rPr>
                        <w:rFonts w:ascii="Calibri" w:hAnsi="Calibri" w:cs="Calibri"/>
                        <w:color w:val="000000"/>
                        <w:sz w:val="22"/>
                        <w:szCs w:val="22"/>
                      </w:rPr>
                    </w:rPrChange>
                  </w:rPr>
                  <w:delText>2008</w:delText>
                </w:r>
              </w:del>
            </w:ins>
          </w:p>
        </w:tc>
        <w:tc>
          <w:tcPr>
            <w:tcW w:w="960" w:type="dxa"/>
            <w:noWrap/>
            <w:hideMark/>
            <w:tcPrChange w:id="1348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485" w:author="Nick.Tolimieri [2]" w:date="2022-09-16T09:26:00Z"/>
                <w:del w:id="13486" w:author="Nick.Tolimieri" w:date="2022-09-19T13:19:00Z"/>
                <w:rFonts w:asciiTheme="minorHAnsi" w:eastAsiaTheme="minorHAnsi" w:hAnsiTheme="minorHAnsi" w:cstheme="minorBidi"/>
                <w:sz w:val="22"/>
                <w:szCs w:val="22"/>
                <w:rPrChange w:id="13487" w:author="Nick.Tolimieri [2]" w:date="2022-09-16T09:26:00Z">
                  <w:rPr>
                    <w:ins w:id="13488" w:author="Nick.Tolimieri [2]" w:date="2022-09-16T09:26:00Z"/>
                    <w:del w:id="13489" w:author="Nick.Tolimieri" w:date="2022-09-19T13:19:00Z"/>
                    <w:rFonts w:ascii="Calibri" w:hAnsi="Calibri" w:cs="Calibri"/>
                    <w:color w:val="000000"/>
                    <w:sz w:val="22"/>
                    <w:szCs w:val="22"/>
                  </w:rPr>
                </w:rPrChange>
              </w:rPr>
              <w:pPrChange w:id="13490" w:author="Nick.Tolimieri [2]" w:date="2022-09-16T09:26:00Z">
                <w:pPr>
                  <w:jc w:val="right"/>
                </w:pPr>
              </w:pPrChange>
            </w:pPr>
            <w:ins w:id="13491" w:author="Nick.Tolimieri [2]" w:date="2022-09-16T09:26:00Z">
              <w:del w:id="13492" w:author="Nick.Tolimieri" w:date="2022-09-19T13:19:00Z">
                <w:r w:rsidRPr="00FC0F34" w:rsidDel="002F2C4B">
                  <w:rPr>
                    <w:rFonts w:asciiTheme="minorHAnsi" w:eastAsiaTheme="minorHAnsi" w:hAnsiTheme="minorHAnsi" w:cstheme="minorBidi"/>
                    <w:sz w:val="22"/>
                    <w:szCs w:val="22"/>
                    <w:rPrChange w:id="13493" w:author="Nick.Tolimieri [2]" w:date="2022-09-16T09:26:00Z">
                      <w:rPr>
                        <w:rFonts w:ascii="Calibri" w:hAnsi="Calibri" w:cs="Calibri"/>
                        <w:color w:val="000000"/>
                        <w:sz w:val="22"/>
                        <w:szCs w:val="22"/>
                      </w:rPr>
                    </w:rPrChange>
                  </w:rPr>
                  <w:delText>0</w:delText>
                </w:r>
              </w:del>
            </w:ins>
          </w:p>
        </w:tc>
        <w:tc>
          <w:tcPr>
            <w:tcW w:w="960" w:type="dxa"/>
            <w:noWrap/>
            <w:hideMark/>
            <w:tcPrChange w:id="1349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495" w:author="Nick.Tolimieri [2]" w:date="2022-09-16T09:26:00Z"/>
                <w:del w:id="13496" w:author="Nick.Tolimieri" w:date="2022-09-19T13:19:00Z"/>
                <w:rFonts w:asciiTheme="minorHAnsi" w:eastAsiaTheme="minorHAnsi" w:hAnsiTheme="minorHAnsi" w:cstheme="minorBidi"/>
                <w:sz w:val="22"/>
                <w:szCs w:val="22"/>
                <w:rPrChange w:id="13497" w:author="Nick.Tolimieri [2]" w:date="2022-09-16T09:26:00Z">
                  <w:rPr>
                    <w:ins w:id="13498" w:author="Nick.Tolimieri [2]" w:date="2022-09-16T09:26:00Z"/>
                    <w:del w:id="13499" w:author="Nick.Tolimieri" w:date="2022-09-19T13:19:00Z"/>
                    <w:rFonts w:ascii="Calibri" w:hAnsi="Calibri" w:cs="Calibri"/>
                    <w:color w:val="000000"/>
                    <w:sz w:val="22"/>
                    <w:szCs w:val="22"/>
                  </w:rPr>
                </w:rPrChange>
              </w:rPr>
              <w:pPrChange w:id="13500" w:author="Nick.Tolimieri [2]" w:date="2022-09-16T09:26:00Z">
                <w:pPr>
                  <w:jc w:val="right"/>
                </w:pPr>
              </w:pPrChange>
            </w:pPr>
            <w:ins w:id="13501" w:author="Nick.Tolimieri [2]" w:date="2022-09-16T09:26:00Z">
              <w:del w:id="13502" w:author="Nick.Tolimieri" w:date="2022-09-19T13:19:00Z">
                <w:r w:rsidRPr="00FC0F34" w:rsidDel="002F2C4B">
                  <w:rPr>
                    <w:rFonts w:asciiTheme="minorHAnsi" w:eastAsiaTheme="minorHAnsi" w:hAnsiTheme="minorHAnsi" w:cstheme="minorBidi"/>
                    <w:sz w:val="22"/>
                    <w:szCs w:val="22"/>
                    <w:rPrChange w:id="13503" w:author="Nick.Tolimieri [2]" w:date="2022-09-16T09:26:00Z">
                      <w:rPr>
                        <w:rFonts w:ascii="Calibri" w:hAnsi="Calibri" w:cs="Calibri"/>
                        <w:color w:val="000000"/>
                        <w:sz w:val="22"/>
                        <w:szCs w:val="22"/>
                      </w:rPr>
                    </w:rPrChange>
                  </w:rPr>
                  <w:delText>0</w:delText>
                </w:r>
              </w:del>
            </w:ins>
          </w:p>
        </w:tc>
        <w:tc>
          <w:tcPr>
            <w:tcW w:w="960" w:type="dxa"/>
            <w:noWrap/>
            <w:hideMark/>
            <w:tcPrChange w:id="1350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505" w:author="Nick.Tolimieri [2]" w:date="2022-09-16T09:26:00Z"/>
                <w:del w:id="13506" w:author="Nick.Tolimieri" w:date="2022-09-19T13:19:00Z"/>
                <w:rFonts w:asciiTheme="minorHAnsi" w:eastAsiaTheme="minorHAnsi" w:hAnsiTheme="minorHAnsi" w:cstheme="minorBidi"/>
                <w:sz w:val="22"/>
                <w:szCs w:val="22"/>
                <w:rPrChange w:id="13507" w:author="Nick.Tolimieri [2]" w:date="2022-09-16T09:26:00Z">
                  <w:rPr>
                    <w:ins w:id="13508" w:author="Nick.Tolimieri [2]" w:date="2022-09-16T09:26:00Z"/>
                    <w:del w:id="13509" w:author="Nick.Tolimieri" w:date="2022-09-19T13:19:00Z"/>
                    <w:rFonts w:ascii="Calibri" w:hAnsi="Calibri" w:cs="Calibri"/>
                    <w:color w:val="000000"/>
                    <w:sz w:val="22"/>
                    <w:szCs w:val="22"/>
                  </w:rPr>
                </w:rPrChange>
              </w:rPr>
              <w:pPrChange w:id="13510" w:author="Nick.Tolimieri [2]" w:date="2022-09-16T09:26:00Z">
                <w:pPr>
                  <w:jc w:val="right"/>
                </w:pPr>
              </w:pPrChange>
            </w:pPr>
            <w:ins w:id="13511" w:author="Nick.Tolimieri [2]" w:date="2022-09-16T09:26:00Z">
              <w:del w:id="13512" w:author="Nick.Tolimieri" w:date="2022-09-19T13:19:00Z">
                <w:r w:rsidRPr="00FC0F34" w:rsidDel="002F2C4B">
                  <w:rPr>
                    <w:rFonts w:asciiTheme="minorHAnsi" w:eastAsiaTheme="minorHAnsi" w:hAnsiTheme="minorHAnsi" w:cstheme="minorBidi"/>
                    <w:sz w:val="22"/>
                    <w:szCs w:val="22"/>
                    <w:rPrChange w:id="13513" w:author="Nick.Tolimieri [2]" w:date="2022-09-16T09:26:00Z">
                      <w:rPr>
                        <w:rFonts w:ascii="Calibri" w:hAnsi="Calibri" w:cs="Calibri"/>
                        <w:color w:val="000000"/>
                        <w:sz w:val="22"/>
                        <w:szCs w:val="22"/>
                      </w:rPr>
                    </w:rPrChange>
                  </w:rPr>
                  <w:delText>0</w:delText>
                </w:r>
              </w:del>
            </w:ins>
          </w:p>
        </w:tc>
        <w:tc>
          <w:tcPr>
            <w:tcW w:w="960" w:type="dxa"/>
            <w:noWrap/>
            <w:hideMark/>
            <w:tcPrChange w:id="1351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515" w:author="Nick.Tolimieri [2]" w:date="2022-09-16T09:26:00Z"/>
                <w:del w:id="13516" w:author="Nick.Tolimieri" w:date="2022-09-19T13:19:00Z"/>
                <w:rFonts w:asciiTheme="minorHAnsi" w:eastAsiaTheme="minorHAnsi" w:hAnsiTheme="minorHAnsi" w:cstheme="minorBidi"/>
                <w:sz w:val="22"/>
                <w:szCs w:val="22"/>
                <w:rPrChange w:id="13517" w:author="Nick.Tolimieri [2]" w:date="2022-09-16T09:26:00Z">
                  <w:rPr>
                    <w:ins w:id="13518" w:author="Nick.Tolimieri [2]" w:date="2022-09-16T09:26:00Z"/>
                    <w:del w:id="13519" w:author="Nick.Tolimieri" w:date="2022-09-19T13:19:00Z"/>
                    <w:rFonts w:ascii="Calibri" w:hAnsi="Calibri" w:cs="Calibri"/>
                    <w:color w:val="000000"/>
                    <w:sz w:val="22"/>
                    <w:szCs w:val="22"/>
                  </w:rPr>
                </w:rPrChange>
              </w:rPr>
              <w:pPrChange w:id="13520" w:author="Nick.Tolimieri [2]" w:date="2022-09-16T09:26:00Z">
                <w:pPr>
                  <w:jc w:val="right"/>
                </w:pPr>
              </w:pPrChange>
            </w:pPr>
            <w:ins w:id="13521" w:author="Nick.Tolimieri [2]" w:date="2022-09-16T09:26:00Z">
              <w:del w:id="13522" w:author="Nick.Tolimieri" w:date="2022-09-19T13:19:00Z">
                <w:r w:rsidRPr="00FC0F34" w:rsidDel="002F2C4B">
                  <w:rPr>
                    <w:rFonts w:asciiTheme="minorHAnsi" w:eastAsiaTheme="minorHAnsi" w:hAnsiTheme="minorHAnsi" w:cstheme="minorBidi"/>
                    <w:sz w:val="22"/>
                    <w:szCs w:val="22"/>
                    <w:rPrChange w:id="13523" w:author="Nick.Tolimieri [2]" w:date="2022-09-16T09:26:00Z">
                      <w:rPr>
                        <w:rFonts w:ascii="Calibri" w:hAnsi="Calibri" w:cs="Calibri"/>
                        <w:color w:val="000000"/>
                        <w:sz w:val="22"/>
                        <w:szCs w:val="22"/>
                      </w:rPr>
                    </w:rPrChange>
                  </w:rPr>
                  <w:delText>0</w:delText>
                </w:r>
              </w:del>
            </w:ins>
          </w:p>
        </w:tc>
        <w:tc>
          <w:tcPr>
            <w:tcW w:w="960" w:type="dxa"/>
            <w:noWrap/>
            <w:hideMark/>
            <w:tcPrChange w:id="1352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525" w:author="Nick.Tolimieri [2]" w:date="2022-09-16T09:26:00Z"/>
                <w:del w:id="13526" w:author="Nick.Tolimieri" w:date="2022-09-19T13:19:00Z"/>
                <w:rFonts w:asciiTheme="minorHAnsi" w:eastAsiaTheme="minorHAnsi" w:hAnsiTheme="minorHAnsi" w:cstheme="minorBidi"/>
                <w:sz w:val="22"/>
                <w:szCs w:val="22"/>
                <w:rPrChange w:id="13527" w:author="Nick.Tolimieri [2]" w:date="2022-09-16T09:26:00Z">
                  <w:rPr>
                    <w:ins w:id="13528" w:author="Nick.Tolimieri [2]" w:date="2022-09-16T09:26:00Z"/>
                    <w:del w:id="13529" w:author="Nick.Tolimieri" w:date="2022-09-19T13:19:00Z"/>
                    <w:rFonts w:ascii="Calibri" w:hAnsi="Calibri" w:cs="Calibri"/>
                    <w:color w:val="000000"/>
                    <w:sz w:val="22"/>
                    <w:szCs w:val="22"/>
                  </w:rPr>
                </w:rPrChange>
              </w:rPr>
              <w:pPrChange w:id="13530" w:author="Nick.Tolimieri [2]" w:date="2022-09-16T09:26:00Z">
                <w:pPr/>
              </w:pPrChange>
            </w:pPr>
            <w:ins w:id="13531" w:author="Nick.Tolimieri [2]" w:date="2022-09-16T09:26:00Z">
              <w:del w:id="13532" w:author="Nick.Tolimieri" w:date="2022-09-19T13:19:00Z">
                <w:r w:rsidRPr="00FC0F34" w:rsidDel="002F2C4B">
                  <w:rPr>
                    <w:rFonts w:asciiTheme="minorHAnsi" w:eastAsiaTheme="minorHAnsi" w:hAnsiTheme="minorHAnsi" w:cstheme="minorBidi"/>
                    <w:sz w:val="22"/>
                    <w:szCs w:val="22"/>
                    <w:rPrChange w:id="13533" w:author="Nick.Tolimieri [2]" w:date="2022-09-16T09:26:00Z">
                      <w:rPr>
                        <w:rFonts w:ascii="Calibri" w:hAnsi="Calibri" w:cs="Calibri"/>
                        <w:color w:val="000000"/>
                        <w:sz w:val="22"/>
                        <w:szCs w:val="22"/>
                      </w:rPr>
                    </w:rPrChange>
                  </w:rPr>
                  <w:delText>NA</w:delText>
                </w:r>
              </w:del>
            </w:ins>
          </w:p>
        </w:tc>
        <w:tc>
          <w:tcPr>
            <w:tcW w:w="960" w:type="dxa"/>
            <w:noWrap/>
            <w:hideMark/>
            <w:tcPrChange w:id="1353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535" w:author="Nick.Tolimieri [2]" w:date="2022-09-16T09:26:00Z"/>
                <w:del w:id="13536" w:author="Nick.Tolimieri" w:date="2022-09-19T13:19:00Z"/>
                <w:rFonts w:asciiTheme="minorHAnsi" w:eastAsiaTheme="minorHAnsi" w:hAnsiTheme="minorHAnsi" w:cstheme="minorBidi"/>
                <w:sz w:val="22"/>
                <w:szCs w:val="22"/>
                <w:rPrChange w:id="13537" w:author="Nick.Tolimieri [2]" w:date="2022-09-16T09:26:00Z">
                  <w:rPr>
                    <w:ins w:id="13538" w:author="Nick.Tolimieri [2]" w:date="2022-09-16T09:26:00Z"/>
                    <w:del w:id="13539" w:author="Nick.Tolimieri" w:date="2022-09-19T13:19:00Z"/>
                    <w:rFonts w:ascii="Calibri" w:hAnsi="Calibri" w:cs="Calibri"/>
                    <w:color w:val="000000"/>
                    <w:sz w:val="22"/>
                    <w:szCs w:val="22"/>
                  </w:rPr>
                </w:rPrChange>
              </w:rPr>
              <w:pPrChange w:id="13540" w:author="Nick.Tolimieri [2]" w:date="2022-09-16T09:26:00Z">
                <w:pPr/>
              </w:pPrChange>
            </w:pPr>
            <w:ins w:id="13541" w:author="Nick.Tolimieri [2]" w:date="2022-09-16T09:26:00Z">
              <w:del w:id="13542" w:author="Nick.Tolimieri" w:date="2022-09-19T13:19:00Z">
                <w:r w:rsidRPr="00FC0F34" w:rsidDel="002F2C4B">
                  <w:rPr>
                    <w:rFonts w:asciiTheme="minorHAnsi" w:eastAsiaTheme="minorHAnsi" w:hAnsiTheme="minorHAnsi" w:cstheme="minorBidi"/>
                    <w:sz w:val="22"/>
                    <w:szCs w:val="22"/>
                    <w:rPrChange w:id="13543" w:author="Nick.Tolimieri [2]" w:date="2022-09-16T09:26:00Z">
                      <w:rPr>
                        <w:rFonts w:ascii="Calibri" w:hAnsi="Calibri" w:cs="Calibri"/>
                        <w:color w:val="000000"/>
                        <w:sz w:val="22"/>
                        <w:szCs w:val="22"/>
                      </w:rPr>
                    </w:rPrChange>
                  </w:rPr>
                  <w:delText>NA</w:delText>
                </w:r>
              </w:del>
            </w:ins>
          </w:p>
        </w:tc>
        <w:tc>
          <w:tcPr>
            <w:tcW w:w="960" w:type="dxa"/>
            <w:noWrap/>
            <w:hideMark/>
            <w:tcPrChange w:id="1354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545" w:author="Nick.Tolimieri [2]" w:date="2022-09-16T09:26:00Z"/>
                <w:del w:id="13546" w:author="Nick.Tolimieri" w:date="2022-09-19T13:19:00Z"/>
                <w:rFonts w:asciiTheme="minorHAnsi" w:eastAsiaTheme="minorHAnsi" w:hAnsiTheme="minorHAnsi" w:cstheme="minorBidi"/>
                <w:sz w:val="22"/>
                <w:szCs w:val="22"/>
                <w:rPrChange w:id="13547" w:author="Nick.Tolimieri [2]" w:date="2022-09-16T09:26:00Z">
                  <w:rPr>
                    <w:ins w:id="13548" w:author="Nick.Tolimieri [2]" w:date="2022-09-16T09:26:00Z"/>
                    <w:del w:id="13549" w:author="Nick.Tolimieri" w:date="2022-09-19T13:19:00Z"/>
                    <w:rFonts w:ascii="Calibri" w:hAnsi="Calibri" w:cs="Calibri"/>
                    <w:color w:val="000000"/>
                    <w:sz w:val="22"/>
                    <w:szCs w:val="22"/>
                  </w:rPr>
                </w:rPrChange>
              </w:rPr>
              <w:pPrChange w:id="13550" w:author="Nick.Tolimieri [2]" w:date="2022-09-16T09:26:00Z">
                <w:pPr/>
              </w:pPrChange>
            </w:pPr>
            <w:ins w:id="13551" w:author="Nick.Tolimieri [2]" w:date="2022-09-16T09:26:00Z">
              <w:del w:id="13552" w:author="Nick.Tolimieri" w:date="2022-09-19T13:19:00Z">
                <w:r w:rsidRPr="00FC0F34" w:rsidDel="002F2C4B">
                  <w:rPr>
                    <w:rFonts w:asciiTheme="minorHAnsi" w:eastAsiaTheme="minorHAnsi" w:hAnsiTheme="minorHAnsi" w:cstheme="minorBidi"/>
                    <w:sz w:val="22"/>
                    <w:szCs w:val="22"/>
                    <w:rPrChange w:id="13553" w:author="Nick.Tolimieri [2]" w:date="2022-09-16T09:26:00Z">
                      <w:rPr>
                        <w:rFonts w:ascii="Calibri" w:hAnsi="Calibri" w:cs="Calibri"/>
                        <w:color w:val="000000"/>
                        <w:sz w:val="22"/>
                        <w:szCs w:val="22"/>
                      </w:rPr>
                    </w:rPrChange>
                  </w:rPr>
                  <w:delText>NA</w:delText>
                </w:r>
              </w:del>
            </w:ins>
          </w:p>
        </w:tc>
        <w:tc>
          <w:tcPr>
            <w:tcW w:w="960" w:type="dxa"/>
            <w:noWrap/>
            <w:hideMark/>
            <w:tcPrChange w:id="1355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555" w:author="Nick.Tolimieri [2]" w:date="2022-09-16T09:26:00Z"/>
                <w:del w:id="13556" w:author="Nick.Tolimieri" w:date="2022-09-19T13:19:00Z"/>
                <w:rFonts w:asciiTheme="minorHAnsi" w:eastAsiaTheme="minorHAnsi" w:hAnsiTheme="minorHAnsi" w:cstheme="minorBidi"/>
                <w:sz w:val="22"/>
                <w:szCs w:val="22"/>
                <w:rPrChange w:id="13557" w:author="Nick.Tolimieri [2]" w:date="2022-09-16T09:26:00Z">
                  <w:rPr>
                    <w:ins w:id="13558" w:author="Nick.Tolimieri [2]" w:date="2022-09-16T09:26:00Z"/>
                    <w:del w:id="13559" w:author="Nick.Tolimieri" w:date="2022-09-19T13:19:00Z"/>
                    <w:rFonts w:ascii="Calibri" w:hAnsi="Calibri" w:cs="Calibri"/>
                    <w:color w:val="000000"/>
                    <w:sz w:val="22"/>
                    <w:szCs w:val="22"/>
                  </w:rPr>
                </w:rPrChange>
              </w:rPr>
              <w:pPrChange w:id="13560" w:author="Nick.Tolimieri [2]" w:date="2022-09-16T09:26:00Z">
                <w:pPr/>
              </w:pPrChange>
            </w:pPr>
            <w:ins w:id="13561" w:author="Nick.Tolimieri [2]" w:date="2022-09-16T09:26:00Z">
              <w:del w:id="13562" w:author="Nick.Tolimieri" w:date="2022-09-19T13:19:00Z">
                <w:r w:rsidRPr="00FC0F34" w:rsidDel="002F2C4B">
                  <w:rPr>
                    <w:rFonts w:asciiTheme="minorHAnsi" w:eastAsiaTheme="minorHAnsi" w:hAnsiTheme="minorHAnsi" w:cstheme="minorBidi"/>
                    <w:sz w:val="22"/>
                    <w:szCs w:val="22"/>
                    <w:rPrChange w:id="13563" w:author="Nick.Tolimieri [2]" w:date="2022-09-16T09:26:00Z">
                      <w:rPr>
                        <w:rFonts w:ascii="Calibri" w:hAnsi="Calibri" w:cs="Calibri"/>
                        <w:color w:val="000000"/>
                        <w:sz w:val="22"/>
                        <w:szCs w:val="22"/>
                      </w:rPr>
                    </w:rPrChange>
                  </w:rPr>
                  <w:delText>NA</w:delText>
                </w:r>
              </w:del>
            </w:ins>
          </w:p>
        </w:tc>
      </w:tr>
      <w:tr w:rsidR="00FC0F34" w:rsidRPr="00FC0F34" w:rsidDel="002F2C4B" w:rsidTr="00FC0F34">
        <w:trPr>
          <w:divId w:val="1675451697"/>
          <w:trHeight w:val="300"/>
          <w:ins w:id="13564" w:author="Nick.Tolimieri [2]" w:date="2022-09-16T09:26:00Z"/>
          <w:del w:id="13565" w:author="Nick.Tolimieri" w:date="2022-09-19T13:19:00Z"/>
          <w:trPrChange w:id="13566" w:author="Nick.Tolimieri [2]" w:date="2022-09-16T09:26:00Z">
            <w:trPr>
              <w:divId w:val="1675451697"/>
              <w:trHeight w:val="300"/>
            </w:trPr>
          </w:trPrChange>
        </w:trPr>
        <w:tc>
          <w:tcPr>
            <w:tcW w:w="960" w:type="dxa"/>
            <w:noWrap/>
            <w:hideMark/>
            <w:tcPrChange w:id="1356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568" w:author="Nick.Tolimieri [2]" w:date="2022-09-16T09:26:00Z"/>
                <w:del w:id="13569" w:author="Nick.Tolimieri" w:date="2022-09-19T13:19:00Z"/>
                <w:rFonts w:asciiTheme="minorHAnsi" w:eastAsiaTheme="minorHAnsi" w:hAnsiTheme="minorHAnsi" w:cstheme="minorBidi"/>
                <w:sz w:val="22"/>
                <w:szCs w:val="22"/>
                <w:rPrChange w:id="13570" w:author="Nick.Tolimieri [2]" w:date="2022-09-16T09:26:00Z">
                  <w:rPr>
                    <w:ins w:id="13571" w:author="Nick.Tolimieri [2]" w:date="2022-09-16T09:26:00Z"/>
                    <w:del w:id="13572" w:author="Nick.Tolimieri" w:date="2022-09-19T13:19:00Z"/>
                    <w:rFonts w:ascii="Calibri" w:hAnsi="Calibri" w:cs="Calibri"/>
                    <w:color w:val="000000"/>
                    <w:sz w:val="22"/>
                    <w:szCs w:val="22"/>
                  </w:rPr>
                </w:rPrChange>
              </w:rPr>
              <w:pPrChange w:id="13573" w:author="Nick.Tolimieri [2]" w:date="2022-09-16T09:26:00Z">
                <w:pPr/>
              </w:pPrChange>
            </w:pPr>
            <w:ins w:id="13574" w:author="Nick.Tolimieri [2]" w:date="2022-09-16T09:26:00Z">
              <w:del w:id="13575" w:author="Nick.Tolimieri" w:date="2022-09-19T13:19:00Z">
                <w:r w:rsidRPr="00FC0F34" w:rsidDel="002F2C4B">
                  <w:rPr>
                    <w:rFonts w:asciiTheme="minorHAnsi" w:eastAsiaTheme="minorHAnsi" w:hAnsiTheme="minorHAnsi" w:cstheme="minorBidi"/>
                    <w:sz w:val="22"/>
                    <w:szCs w:val="22"/>
                    <w:rPrChange w:id="13576" w:author="Nick.Tolimieri [2]" w:date="2022-09-16T09:26:00Z">
                      <w:rPr>
                        <w:rFonts w:ascii="Calibri" w:hAnsi="Calibri" w:cs="Calibri"/>
                        <w:color w:val="000000"/>
                        <w:sz w:val="22"/>
                        <w:szCs w:val="22"/>
                      </w:rPr>
                    </w:rPrChange>
                  </w:rPr>
                  <w:delText>Cape Alava</w:delText>
                </w:r>
              </w:del>
            </w:ins>
          </w:p>
        </w:tc>
        <w:tc>
          <w:tcPr>
            <w:tcW w:w="960" w:type="dxa"/>
            <w:noWrap/>
            <w:hideMark/>
            <w:tcPrChange w:id="1357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578" w:author="Nick.Tolimieri [2]" w:date="2022-09-16T09:26:00Z"/>
                <w:del w:id="13579" w:author="Nick.Tolimieri" w:date="2022-09-19T13:19:00Z"/>
                <w:rFonts w:asciiTheme="minorHAnsi" w:eastAsiaTheme="minorHAnsi" w:hAnsiTheme="minorHAnsi" w:cstheme="minorBidi"/>
                <w:sz w:val="22"/>
                <w:szCs w:val="22"/>
                <w:rPrChange w:id="13580" w:author="Nick.Tolimieri [2]" w:date="2022-09-16T09:26:00Z">
                  <w:rPr>
                    <w:ins w:id="13581" w:author="Nick.Tolimieri [2]" w:date="2022-09-16T09:26:00Z"/>
                    <w:del w:id="13582" w:author="Nick.Tolimieri" w:date="2022-09-19T13:19:00Z"/>
                    <w:rFonts w:ascii="Calibri" w:hAnsi="Calibri" w:cs="Calibri"/>
                    <w:color w:val="000000"/>
                    <w:sz w:val="22"/>
                    <w:szCs w:val="22"/>
                  </w:rPr>
                </w:rPrChange>
              </w:rPr>
              <w:pPrChange w:id="13583" w:author="Nick.Tolimieri [2]" w:date="2022-09-16T09:26:00Z">
                <w:pPr>
                  <w:jc w:val="right"/>
                </w:pPr>
              </w:pPrChange>
            </w:pPr>
            <w:ins w:id="13584" w:author="Nick.Tolimieri [2]" w:date="2022-09-16T09:26:00Z">
              <w:del w:id="13585" w:author="Nick.Tolimieri" w:date="2022-09-19T13:19:00Z">
                <w:r w:rsidRPr="00FC0F34" w:rsidDel="002F2C4B">
                  <w:rPr>
                    <w:rFonts w:asciiTheme="minorHAnsi" w:eastAsiaTheme="minorHAnsi" w:hAnsiTheme="minorHAnsi" w:cstheme="minorBidi"/>
                    <w:sz w:val="22"/>
                    <w:szCs w:val="22"/>
                    <w:rPrChange w:id="13586" w:author="Nick.Tolimieri [2]" w:date="2022-09-16T09:26:00Z">
                      <w:rPr>
                        <w:rFonts w:ascii="Calibri" w:hAnsi="Calibri" w:cs="Calibri"/>
                        <w:color w:val="000000"/>
                        <w:sz w:val="22"/>
                        <w:szCs w:val="22"/>
                      </w:rPr>
                    </w:rPrChange>
                  </w:rPr>
                  <w:delText>2009</w:delText>
                </w:r>
              </w:del>
            </w:ins>
          </w:p>
        </w:tc>
        <w:tc>
          <w:tcPr>
            <w:tcW w:w="960" w:type="dxa"/>
            <w:noWrap/>
            <w:hideMark/>
            <w:tcPrChange w:id="1358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588" w:author="Nick.Tolimieri [2]" w:date="2022-09-16T09:26:00Z"/>
                <w:del w:id="13589" w:author="Nick.Tolimieri" w:date="2022-09-19T13:19:00Z"/>
                <w:rFonts w:asciiTheme="minorHAnsi" w:eastAsiaTheme="minorHAnsi" w:hAnsiTheme="minorHAnsi" w:cstheme="minorBidi"/>
                <w:sz w:val="22"/>
                <w:szCs w:val="22"/>
                <w:rPrChange w:id="13590" w:author="Nick.Tolimieri [2]" w:date="2022-09-16T09:26:00Z">
                  <w:rPr>
                    <w:ins w:id="13591" w:author="Nick.Tolimieri [2]" w:date="2022-09-16T09:26:00Z"/>
                    <w:del w:id="13592" w:author="Nick.Tolimieri" w:date="2022-09-19T13:19:00Z"/>
                    <w:rFonts w:ascii="Calibri" w:hAnsi="Calibri" w:cs="Calibri"/>
                    <w:color w:val="000000"/>
                    <w:sz w:val="22"/>
                    <w:szCs w:val="22"/>
                  </w:rPr>
                </w:rPrChange>
              </w:rPr>
              <w:pPrChange w:id="13593" w:author="Nick.Tolimieri [2]" w:date="2022-09-16T09:26:00Z">
                <w:pPr>
                  <w:jc w:val="right"/>
                </w:pPr>
              </w:pPrChange>
            </w:pPr>
            <w:ins w:id="13594" w:author="Nick.Tolimieri [2]" w:date="2022-09-16T09:26:00Z">
              <w:del w:id="13595" w:author="Nick.Tolimieri" w:date="2022-09-19T13:19:00Z">
                <w:r w:rsidRPr="00FC0F34" w:rsidDel="002F2C4B">
                  <w:rPr>
                    <w:rFonts w:asciiTheme="minorHAnsi" w:eastAsiaTheme="minorHAnsi" w:hAnsiTheme="minorHAnsi" w:cstheme="minorBidi"/>
                    <w:sz w:val="22"/>
                    <w:szCs w:val="22"/>
                    <w:rPrChange w:id="13596" w:author="Nick.Tolimieri [2]" w:date="2022-09-16T09:26:00Z">
                      <w:rPr>
                        <w:rFonts w:ascii="Calibri" w:hAnsi="Calibri" w:cs="Calibri"/>
                        <w:color w:val="000000"/>
                        <w:sz w:val="22"/>
                        <w:szCs w:val="22"/>
                      </w:rPr>
                    </w:rPrChange>
                  </w:rPr>
                  <w:delText>0</w:delText>
                </w:r>
              </w:del>
            </w:ins>
          </w:p>
        </w:tc>
        <w:tc>
          <w:tcPr>
            <w:tcW w:w="960" w:type="dxa"/>
            <w:noWrap/>
            <w:hideMark/>
            <w:tcPrChange w:id="1359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598" w:author="Nick.Tolimieri [2]" w:date="2022-09-16T09:26:00Z"/>
                <w:del w:id="13599" w:author="Nick.Tolimieri" w:date="2022-09-19T13:19:00Z"/>
                <w:rFonts w:asciiTheme="minorHAnsi" w:eastAsiaTheme="minorHAnsi" w:hAnsiTheme="minorHAnsi" w:cstheme="minorBidi"/>
                <w:sz w:val="22"/>
                <w:szCs w:val="22"/>
                <w:rPrChange w:id="13600" w:author="Nick.Tolimieri [2]" w:date="2022-09-16T09:26:00Z">
                  <w:rPr>
                    <w:ins w:id="13601" w:author="Nick.Tolimieri [2]" w:date="2022-09-16T09:26:00Z"/>
                    <w:del w:id="13602" w:author="Nick.Tolimieri" w:date="2022-09-19T13:19:00Z"/>
                    <w:rFonts w:ascii="Calibri" w:hAnsi="Calibri" w:cs="Calibri"/>
                    <w:color w:val="000000"/>
                    <w:sz w:val="22"/>
                    <w:szCs w:val="22"/>
                  </w:rPr>
                </w:rPrChange>
              </w:rPr>
              <w:pPrChange w:id="13603" w:author="Nick.Tolimieri [2]" w:date="2022-09-16T09:26:00Z">
                <w:pPr>
                  <w:jc w:val="right"/>
                </w:pPr>
              </w:pPrChange>
            </w:pPr>
            <w:ins w:id="13604" w:author="Nick.Tolimieri [2]" w:date="2022-09-16T09:26:00Z">
              <w:del w:id="13605" w:author="Nick.Tolimieri" w:date="2022-09-19T13:19:00Z">
                <w:r w:rsidRPr="00FC0F34" w:rsidDel="002F2C4B">
                  <w:rPr>
                    <w:rFonts w:asciiTheme="minorHAnsi" w:eastAsiaTheme="minorHAnsi" w:hAnsiTheme="minorHAnsi" w:cstheme="minorBidi"/>
                    <w:sz w:val="22"/>
                    <w:szCs w:val="22"/>
                    <w:rPrChange w:id="13606" w:author="Nick.Tolimieri [2]" w:date="2022-09-16T09:26:00Z">
                      <w:rPr>
                        <w:rFonts w:ascii="Calibri" w:hAnsi="Calibri" w:cs="Calibri"/>
                        <w:color w:val="000000"/>
                        <w:sz w:val="22"/>
                        <w:szCs w:val="22"/>
                      </w:rPr>
                    </w:rPrChange>
                  </w:rPr>
                  <w:delText>0</w:delText>
                </w:r>
              </w:del>
            </w:ins>
          </w:p>
        </w:tc>
        <w:tc>
          <w:tcPr>
            <w:tcW w:w="960" w:type="dxa"/>
            <w:noWrap/>
            <w:hideMark/>
            <w:tcPrChange w:id="1360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608" w:author="Nick.Tolimieri [2]" w:date="2022-09-16T09:26:00Z"/>
                <w:del w:id="13609" w:author="Nick.Tolimieri" w:date="2022-09-19T13:19:00Z"/>
                <w:rFonts w:asciiTheme="minorHAnsi" w:eastAsiaTheme="minorHAnsi" w:hAnsiTheme="minorHAnsi" w:cstheme="minorBidi"/>
                <w:sz w:val="22"/>
                <w:szCs w:val="22"/>
                <w:rPrChange w:id="13610" w:author="Nick.Tolimieri [2]" w:date="2022-09-16T09:26:00Z">
                  <w:rPr>
                    <w:ins w:id="13611" w:author="Nick.Tolimieri [2]" w:date="2022-09-16T09:26:00Z"/>
                    <w:del w:id="13612" w:author="Nick.Tolimieri" w:date="2022-09-19T13:19:00Z"/>
                    <w:rFonts w:ascii="Calibri" w:hAnsi="Calibri" w:cs="Calibri"/>
                    <w:color w:val="000000"/>
                    <w:sz w:val="22"/>
                    <w:szCs w:val="22"/>
                  </w:rPr>
                </w:rPrChange>
              </w:rPr>
              <w:pPrChange w:id="13613" w:author="Nick.Tolimieri [2]" w:date="2022-09-16T09:26:00Z">
                <w:pPr>
                  <w:jc w:val="right"/>
                </w:pPr>
              </w:pPrChange>
            </w:pPr>
            <w:ins w:id="13614" w:author="Nick.Tolimieri [2]" w:date="2022-09-16T09:26:00Z">
              <w:del w:id="13615" w:author="Nick.Tolimieri" w:date="2022-09-19T13:19:00Z">
                <w:r w:rsidRPr="00FC0F34" w:rsidDel="002F2C4B">
                  <w:rPr>
                    <w:rFonts w:asciiTheme="minorHAnsi" w:eastAsiaTheme="minorHAnsi" w:hAnsiTheme="minorHAnsi" w:cstheme="minorBidi"/>
                    <w:sz w:val="22"/>
                    <w:szCs w:val="22"/>
                    <w:rPrChange w:id="13616" w:author="Nick.Tolimieri [2]" w:date="2022-09-16T09:26:00Z">
                      <w:rPr>
                        <w:rFonts w:ascii="Calibri" w:hAnsi="Calibri" w:cs="Calibri"/>
                        <w:color w:val="000000"/>
                        <w:sz w:val="22"/>
                        <w:szCs w:val="22"/>
                      </w:rPr>
                    </w:rPrChange>
                  </w:rPr>
                  <w:delText>0</w:delText>
                </w:r>
              </w:del>
            </w:ins>
          </w:p>
        </w:tc>
        <w:tc>
          <w:tcPr>
            <w:tcW w:w="960" w:type="dxa"/>
            <w:noWrap/>
            <w:hideMark/>
            <w:tcPrChange w:id="1361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618" w:author="Nick.Tolimieri [2]" w:date="2022-09-16T09:26:00Z"/>
                <w:del w:id="13619" w:author="Nick.Tolimieri" w:date="2022-09-19T13:19:00Z"/>
                <w:rFonts w:asciiTheme="minorHAnsi" w:eastAsiaTheme="minorHAnsi" w:hAnsiTheme="minorHAnsi" w:cstheme="minorBidi"/>
                <w:sz w:val="22"/>
                <w:szCs w:val="22"/>
                <w:rPrChange w:id="13620" w:author="Nick.Tolimieri [2]" w:date="2022-09-16T09:26:00Z">
                  <w:rPr>
                    <w:ins w:id="13621" w:author="Nick.Tolimieri [2]" w:date="2022-09-16T09:26:00Z"/>
                    <w:del w:id="13622" w:author="Nick.Tolimieri" w:date="2022-09-19T13:19:00Z"/>
                    <w:rFonts w:ascii="Calibri" w:hAnsi="Calibri" w:cs="Calibri"/>
                    <w:color w:val="000000"/>
                    <w:sz w:val="22"/>
                    <w:szCs w:val="22"/>
                  </w:rPr>
                </w:rPrChange>
              </w:rPr>
              <w:pPrChange w:id="13623" w:author="Nick.Tolimieri [2]" w:date="2022-09-16T09:26:00Z">
                <w:pPr>
                  <w:jc w:val="right"/>
                </w:pPr>
              </w:pPrChange>
            </w:pPr>
            <w:ins w:id="13624" w:author="Nick.Tolimieri [2]" w:date="2022-09-16T09:26:00Z">
              <w:del w:id="13625" w:author="Nick.Tolimieri" w:date="2022-09-19T13:19:00Z">
                <w:r w:rsidRPr="00FC0F34" w:rsidDel="002F2C4B">
                  <w:rPr>
                    <w:rFonts w:asciiTheme="minorHAnsi" w:eastAsiaTheme="minorHAnsi" w:hAnsiTheme="minorHAnsi" w:cstheme="minorBidi"/>
                    <w:sz w:val="22"/>
                    <w:szCs w:val="22"/>
                    <w:rPrChange w:id="13626" w:author="Nick.Tolimieri [2]" w:date="2022-09-16T09:26:00Z">
                      <w:rPr>
                        <w:rFonts w:ascii="Calibri" w:hAnsi="Calibri" w:cs="Calibri"/>
                        <w:color w:val="000000"/>
                        <w:sz w:val="22"/>
                        <w:szCs w:val="22"/>
                      </w:rPr>
                    </w:rPrChange>
                  </w:rPr>
                  <w:delText>0</w:delText>
                </w:r>
              </w:del>
            </w:ins>
          </w:p>
        </w:tc>
        <w:tc>
          <w:tcPr>
            <w:tcW w:w="960" w:type="dxa"/>
            <w:noWrap/>
            <w:hideMark/>
            <w:tcPrChange w:id="1362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628" w:author="Nick.Tolimieri [2]" w:date="2022-09-16T09:26:00Z"/>
                <w:del w:id="13629" w:author="Nick.Tolimieri" w:date="2022-09-19T13:19:00Z"/>
                <w:rFonts w:asciiTheme="minorHAnsi" w:eastAsiaTheme="minorHAnsi" w:hAnsiTheme="minorHAnsi" w:cstheme="minorBidi"/>
                <w:sz w:val="22"/>
                <w:szCs w:val="22"/>
                <w:rPrChange w:id="13630" w:author="Nick.Tolimieri [2]" w:date="2022-09-16T09:26:00Z">
                  <w:rPr>
                    <w:ins w:id="13631" w:author="Nick.Tolimieri [2]" w:date="2022-09-16T09:26:00Z"/>
                    <w:del w:id="13632" w:author="Nick.Tolimieri" w:date="2022-09-19T13:19:00Z"/>
                    <w:rFonts w:ascii="Calibri" w:hAnsi="Calibri" w:cs="Calibri"/>
                    <w:color w:val="000000"/>
                    <w:sz w:val="22"/>
                    <w:szCs w:val="22"/>
                  </w:rPr>
                </w:rPrChange>
              </w:rPr>
              <w:pPrChange w:id="13633" w:author="Nick.Tolimieri [2]" w:date="2022-09-16T09:26:00Z">
                <w:pPr/>
              </w:pPrChange>
            </w:pPr>
            <w:ins w:id="13634" w:author="Nick.Tolimieri [2]" w:date="2022-09-16T09:26:00Z">
              <w:del w:id="13635" w:author="Nick.Tolimieri" w:date="2022-09-19T13:19:00Z">
                <w:r w:rsidRPr="00FC0F34" w:rsidDel="002F2C4B">
                  <w:rPr>
                    <w:rFonts w:asciiTheme="minorHAnsi" w:eastAsiaTheme="minorHAnsi" w:hAnsiTheme="minorHAnsi" w:cstheme="minorBidi"/>
                    <w:sz w:val="22"/>
                    <w:szCs w:val="22"/>
                    <w:rPrChange w:id="13636" w:author="Nick.Tolimieri [2]" w:date="2022-09-16T09:26:00Z">
                      <w:rPr>
                        <w:rFonts w:ascii="Calibri" w:hAnsi="Calibri" w:cs="Calibri"/>
                        <w:color w:val="000000"/>
                        <w:sz w:val="22"/>
                        <w:szCs w:val="22"/>
                      </w:rPr>
                    </w:rPrChange>
                  </w:rPr>
                  <w:delText>NA</w:delText>
                </w:r>
              </w:del>
            </w:ins>
          </w:p>
        </w:tc>
        <w:tc>
          <w:tcPr>
            <w:tcW w:w="960" w:type="dxa"/>
            <w:noWrap/>
            <w:hideMark/>
            <w:tcPrChange w:id="1363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638" w:author="Nick.Tolimieri [2]" w:date="2022-09-16T09:26:00Z"/>
                <w:del w:id="13639" w:author="Nick.Tolimieri" w:date="2022-09-19T13:19:00Z"/>
                <w:rFonts w:asciiTheme="minorHAnsi" w:eastAsiaTheme="minorHAnsi" w:hAnsiTheme="minorHAnsi" w:cstheme="minorBidi"/>
                <w:sz w:val="22"/>
                <w:szCs w:val="22"/>
                <w:rPrChange w:id="13640" w:author="Nick.Tolimieri [2]" w:date="2022-09-16T09:26:00Z">
                  <w:rPr>
                    <w:ins w:id="13641" w:author="Nick.Tolimieri [2]" w:date="2022-09-16T09:26:00Z"/>
                    <w:del w:id="13642" w:author="Nick.Tolimieri" w:date="2022-09-19T13:19:00Z"/>
                    <w:rFonts w:ascii="Calibri" w:hAnsi="Calibri" w:cs="Calibri"/>
                    <w:color w:val="000000"/>
                    <w:sz w:val="22"/>
                    <w:szCs w:val="22"/>
                  </w:rPr>
                </w:rPrChange>
              </w:rPr>
              <w:pPrChange w:id="13643" w:author="Nick.Tolimieri [2]" w:date="2022-09-16T09:26:00Z">
                <w:pPr/>
              </w:pPrChange>
            </w:pPr>
            <w:ins w:id="13644" w:author="Nick.Tolimieri [2]" w:date="2022-09-16T09:26:00Z">
              <w:del w:id="13645" w:author="Nick.Tolimieri" w:date="2022-09-19T13:19:00Z">
                <w:r w:rsidRPr="00FC0F34" w:rsidDel="002F2C4B">
                  <w:rPr>
                    <w:rFonts w:asciiTheme="minorHAnsi" w:eastAsiaTheme="minorHAnsi" w:hAnsiTheme="minorHAnsi" w:cstheme="minorBidi"/>
                    <w:sz w:val="22"/>
                    <w:szCs w:val="22"/>
                    <w:rPrChange w:id="13646" w:author="Nick.Tolimieri [2]" w:date="2022-09-16T09:26:00Z">
                      <w:rPr>
                        <w:rFonts w:ascii="Calibri" w:hAnsi="Calibri" w:cs="Calibri"/>
                        <w:color w:val="000000"/>
                        <w:sz w:val="22"/>
                        <w:szCs w:val="22"/>
                      </w:rPr>
                    </w:rPrChange>
                  </w:rPr>
                  <w:delText>NA</w:delText>
                </w:r>
              </w:del>
            </w:ins>
          </w:p>
        </w:tc>
        <w:tc>
          <w:tcPr>
            <w:tcW w:w="960" w:type="dxa"/>
            <w:noWrap/>
            <w:hideMark/>
            <w:tcPrChange w:id="1364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648" w:author="Nick.Tolimieri [2]" w:date="2022-09-16T09:26:00Z"/>
                <w:del w:id="13649" w:author="Nick.Tolimieri" w:date="2022-09-19T13:19:00Z"/>
                <w:rFonts w:asciiTheme="minorHAnsi" w:eastAsiaTheme="minorHAnsi" w:hAnsiTheme="minorHAnsi" w:cstheme="minorBidi"/>
                <w:sz w:val="22"/>
                <w:szCs w:val="22"/>
                <w:rPrChange w:id="13650" w:author="Nick.Tolimieri [2]" w:date="2022-09-16T09:26:00Z">
                  <w:rPr>
                    <w:ins w:id="13651" w:author="Nick.Tolimieri [2]" w:date="2022-09-16T09:26:00Z"/>
                    <w:del w:id="13652" w:author="Nick.Tolimieri" w:date="2022-09-19T13:19:00Z"/>
                    <w:rFonts w:ascii="Calibri" w:hAnsi="Calibri" w:cs="Calibri"/>
                    <w:color w:val="000000"/>
                    <w:sz w:val="22"/>
                    <w:szCs w:val="22"/>
                  </w:rPr>
                </w:rPrChange>
              </w:rPr>
              <w:pPrChange w:id="13653" w:author="Nick.Tolimieri [2]" w:date="2022-09-16T09:26:00Z">
                <w:pPr/>
              </w:pPrChange>
            </w:pPr>
            <w:ins w:id="13654" w:author="Nick.Tolimieri [2]" w:date="2022-09-16T09:26:00Z">
              <w:del w:id="13655" w:author="Nick.Tolimieri" w:date="2022-09-19T13:19:00Z">
                <w:r w:rsidRPr="00FC0F34" w:rsidDel="002F2C4B">
                  <w:rPr>
                    <w:rFonts w:asciiTheme="minorHAnsi" w:eastAsiaTheme="minorHAnsi" w:hAnsiTheme="minorHAnsi" w:cstheme="minorBidi"/>
                    <w:sz w:val="22"/>
                    <w:szCs w:val="22"/>
                    <w:rPrChange w:id="13656" w:author="Nick.Tolimieri [2]" w:date="2022-09-16T09:26:00Z">
                      <w:rPr>
                        <w:rFonts w:ascii="Calibri" w:hAnsi="Calibri" w:cs="Calibri"/>
                        <w:color w:val="000000"/>
                        <w:sz w:val="22"/>
                        <w:szCs w:val="22"/>
                      </w:rPr>
                    </w:rPrChange>
                  </w:rPr>
                  <w:delText>NA</w:delText>
                </w:r>
              </w:del>
            </w:ins>
          </w:p>
        </w:tc>
        <w:tc>
          <w:tcPr>
            <w:tcW w:w="960" w:type="dxa"/>
            <w:noWrap/>
            <w:hideMark/>
            <w:tcPrChange w:id="1365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658" w:author="Nick.Tolimieri [2]" w:date="2022-09-16T09:26:00Z"/>
                <w:del w:id="13659" w:author="Nick.Tolimieri" w:date="2022-09-19T13:19:00Z"/>
                <w:rFonts w:asciiTheme="minorHAnsi" w:eastAsiaTheme="minorHAnsi" w:hAnsiTheme="minorHAnsi" w:cstheme="minorBidi"/>
                <w:sz w:val="22"/>
                <w:szCs w:val="22"/>
                <w:rPrChange w:id="13660" w:author="Nick.Tolimieri [2]" w:date="2022-09-16T09:26:00Z">
                  <w:rPr>
                    <w:ins w:id="13661" w:author="Nick.Tolimieri [2]" w:date="2022-09-16T09:26:00Z"/>
                    <w:del w:id="13662" w:author="Nick.Tolimieri" w:date="2022-09-19T13:19:00Z"/>
                    <w:rFonts w:ascii="Calibri" w:hAnsi="Calibri" w:cs="Calibri"/>
                    <w:color w:val="000000"/>
                    <w:sz w:val="22"/>
                    <w:szCs w:val="22"/>
                  </w:rPr>
                </w:rPrChange>
              </w:rPr>
              <w:pPrChange w:id="13663" w:author="Nick.Tolimieri [2]" w:date="2022-09-16T09:26:00Z">
                <w:pPr/>
              </w:pPrChange>
            </w:pPr>
            <w:ins w:id="13664" w:author="Nick.Tolimieri [2]" w:date="2022-09-16T09:26:00Z">
              <w:del w:id="13665" w:author="Nick.Tolimieri" w:date="2022-09-19T13:19:00Z">
                <w:r w:rsidRPr="00FC0F34" w:rsidDel="002F2C4B">
                  <w:rPr>
                    <w:rFonts w:asciiTheme="minorHAnsi" w:eastAsiaTheme="minorHAnsi" w:hAnsiTheme="minorHAnsi" w:cstheme="minorBidi"/>
                    <w:sz w:val="22"/>
                    <w:szCs w:val="22"/>
                    <w:rPrChange w:id="13666" w:author="Nick.Tolimieri [2]" w:date="2022-09-16T09:26:00Z">
                      <w:rPr>
                        <w:rFonts w:ascii="Calibri" w:hAnsi="Calibri" w:cs="Calibri"/>
                        <w:color w:val="000000"/>
                        <w:sz w:val="22"/>
                        <w:szCs w:val="22"/>
                      </w:rPr>
                    </w:rPrChange>
                  </w:rPr>
                  <w:delText>NA</w:delText>
                </w:r>
              </w:del>
            </w:ins>
          </w:p>
        </w:tc>
      </w:tr>
      <w:tr w:rsidR="00FC0F34" w:rsidRPr="00FC0F34" w:rsidDel="002F2C4B" w:rsidTr="00FC0F34">
        <w:trPr>
          <w:divId w:val="1675451697"/>
          <w:trHeight w:val="300"/>
          <w:ins w:id="13667" w:author="Nick.Tolimieri [2]" w:date="2022-09-16T09:26:00Z"/>
          <w:del w:id="13668" w:author="Nick.Tolimieri" w:date="2022-09-19T13:19:00Z"/>
          <w:trPrChange w:id="13669" w:author="Nick.Tolimieri [2]" w:date="2022-09-16T09:26:00Z">
            <w:trPr>
              <w:divId w:val="1675451697"/>
              <w:trHeight w:val="300"/>
            </w:trPr>
          </w:trPrChange>
        </w:trPr>
        <w:tc>
          <w:tcPr>
            <w:tcW w:w="960" w:type="dxa"/>
            <w:noWrap/>
            <w:hideMark/>
            <w:tcPrChange w:id="1367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671" w:author="Nick.Tolimieri [2]" w:date="2022-09-16T09:26:00Z"/>
                <w:del w:id="13672" w:author="Nick.Tolimieri" w:date="2022-09-19T13:19:00Z"/>
                <w:rFonts w:asciiTheme="minorHAnsi" w:eastAsiaTheme="minorHAnsi" w:hAnsiTheme="minorHAnsi" w:cstheme="minorBidi"/>
                <w:sz w:val="22"/>
                <w:szCs w:val="22"/>
                <w:rPrChange w:id="13673" w:author="Nick.Tolimieri [2]" w:date="2022-09-16T09:26:00Z">
                  <w:rPr>
                    <w:ins w:id="13674" w:author="Nick.Tolimieri [2]" w:date="2022-09-16T09:26:00Z"/>
                    <w:del w:id="13675" w:author="Nick.Tolimieri" w:date="2022-09-19T13:19:00Z"/>
                    <w:rFonts w:ascii="Calibri" w:hAnsi="Calibri" w:cs="Calibri"/>
                    <w:color w:val="000000"/>
                    <w:sz w:val="22"/>
                    <w:szCs w:val="22"/>
                  </w:rPr>
                </w:rPrChange>
              </w:rPr>
              <w:pPrChange w:id="13676" w:author="Nick.Tolimieri [2]" w:date="2022-09-16T09:26:00Z">
                <w:pPr/>
              </w:pPrChange>
            </w:pPr>
            <w:ins w:id="13677" w:author="Nick.Tolimieri [2]" w:date="2022-09-16T09:26:00Z">
              <w:del w:id="13678" w:author="Nick.Tolimieri" w:date="2022-09-19T13:19:00Z">
                <w:r w:rsidRPr="00FC0F34" w:rsidDel="002F2C4B">
                  <w:rPr>
                    <w:rFonts w:asciiTheme="minorHAnsi" w:eastAsiaTheme="minorHAnsi" w:hAnsiTheme="minorHAnsi" w:cstheme="minorBidi"/>
                    <w:sz w:val="22"/>
                    <w:szCs w:val="22"/>
                    <w:rPrChange w:id="13679" w:author="Nick.Tolimieri [2]" w:date="2022-09-16T09:26:00Z">
                      <w:rPr>
                        <w:rFonts w:ascii="Calibri" w:hAnsi="Calibri" w:cs="Calibri"/>
                        <w:color w:val="000000"/>
                        <w:sz w:val="22"/>
                        <w:szCs w:val="22"/>
                      </w:rPr>
                    </w:rPrChange>
                  </w:rPr>
                  <w:delText>Cape Alava</w:delText>
                </w:r>
              </w:del>
            </w:ins>
          </w:p>
        </w:tc>
        <w:tc>
          <w:tcPr>
            <w:tcW w:w="960" w:type="dxa"/>
            <w:noWrap/>
            <w:hideMark/>
            <w:tcPrChange w:id="1368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681" w:author="Nick.Tolimieri [2]" w:date="2022-09-16T09:26:00Z"/>
                <w:del w:id="13682" w:author="Nick.Tolimieri" w:date="2022-09-19T13:19:00Z"/>
                <w:rFonts w:asciiTheme="minorHAnsi" w:eastAsiaTheme="minorHAnsi" w:hAnsiTheme="minorHAnsi" w:cstheme="minorBidi"/>
                <w:sz w:val="22"/>
                <w:szCs w:val="22"/>
                <w:rPrChange w:id="13683" w:author="Nick.Tolimieri [2]" w:date="2022-09-16T09:26:00Z">
                  <w:rPr>
                    <w:ins w:id="13684" w:author="Nick.Tolimieri [2]" w:date="2022-09-16T09:26:00Z"/>
                    <w:del w:id="13685" w:author="Nick.Tolimieri" w:date="2022-09-19T13:19:00Z"/>
                    <w:rFonts w:ascii="Calibri" w:hAnsi="Calibri" w:cs="Calibri"/>
                    <w:color w:val="000000"/>
                    <w:sz w:val="22"/>
                    <w:szCs w:val="22"/>
                  </w:rPr>
                </w:rPrChange>
              </w:rPr>
              <w:pPrChange w:id="13686" w:author="Nick.Tolimieri [2]" w:date="2022-09-16T09:26:00Z">
                <w:pPr>
                  <w:jc w:val="right"/>
                </w:pPr>
              </w:pPrChange>
            </w:pPr>
            <w:ins w:id="13687" w:author="Nick.Tolimieri [2]" w:date="2022-09-16T09:26:00Z">
              <w:del w:id="13688" w:author="Nick.Tolimieri" w:date="2022-09-19T13:19:00Z">
                <w:r w:rsidRPr="00FC0F34" w:rsidDel="002F2C4B">
                  <w:rPr>
                    <w:rFonts w:asciiTheme="minorHAnsi" w:eastAsiaTheme="minorHAnsi" w:hAnsiTheme="minorHAnsi" w:cstheme="minorBidi"/>
                    <w:sz w:val="22"/>
                    <w:szCs w:val="22"/>
                    <w:rPrChange w:id="13689" w:author="Nick.Tolimieri [2]" w:date="2022-09-16T09:26:00Z">
                      <w:rPr>
                        <w:rFonts w:ascii="Calibri" w:hAnsi="Calibri" w:cs="Calibri"/>
                        <w:color w:val="000000"/>
                        <w:sz w:val="22"/>
                        <w:szCs w:val="22"/>
                      </w:rPr>
                    </w:rPrChange>
                  </w:rPr>
                  <w:delText>2010</w:delText>
                </w:r>
              </w:del>
            </w:ins>
          </w:p>
        </w:tc>
        <w:tc>
          <w:tcPr>
            <w:tcW w:w="960" w:type="dxa"/>
            <w:noWrap/>
            <w:hideMark/>
            <w:tcPrChange w:id="1369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691" w:author="Nick.Tolimieri [2]" w:date="2022-09-16T09:26:00Z"/>
                <w:del w:id="13692" w:author="Nick.Tolimieri" w:date="2022-09-19T13:19:00Z"/>
                <w:rFonts w:asciiTheme="minorHAnsi" w:eastAsiaTheme="minorHAnsi" w:hAnsiTheme="minorHAnsi" w:cstheme="minorBidi"/>
                <w:sz w:val="22"/>
                <w:szCs w:val="22"/>
                <w:rPrChange w:id="13693" w:author="Nick.Tolimieri [2]" w:date="2022-09-16T09:26:00Z">
                  <w:rPr>
                    <w:ins w:id="13694" w:author="Nick.Tolimieri [2]" w:date="2022-09-16T09:26:00Z"/>
                    <w:del w:id="13695" w:author="Nick.Tolimieri" w:date="2022-09-19T13:19:00Z"/>
                    <w:rFonts w:ascii="Calibri" w:hAnsi="Calibri" w:cs="Calibri"/>
                    <w:color w:val="000000"/>
                    <w:sz w:val="22"/>
                    <w:szCs w:val="22"/>
                  </w:rPr>
                </w:rPrChange>
              </w:rPr>
              <w:pPrChange w:id="13696" w:author="Nick.Tolimieri [2]" w:date="2022-09-16T09:26:00Z">
                <w:pPr>
                  <w:jc w:val="right"/>
                </w:pPr>
              </w:pPrChange>
            </w:pPr>
            <w:ins w:id="13697" w:author="Nick.Tolimieri [2]" w:date="2022-09-16T09:26:00Z">
              <w:del w:id="13698" w:author="Nick.Tolimieri" w:date="2022-09-19T13:19:00Z">
                <w:r w:rsidRPr="00FC0F34" w:rsidDel="002F2C4B">
                  <w:rPr>
                    <w:rFonts w:asciiTheme="minorHAnsi" w:eastAsiaTheme="minorHAnsi" w:hAnsiTheme="minorHAnsi" w:cstheme="minorBidi"/>
                    <w:sz w:val="22"/>
                    <w:szCs w:val="22"/>
                    <w:rPrChange w:id="13699" w:author="Nick.Tolimieri [2]" w:date="2022-09-16T09:26:00Z">
                      <w:rPr>
                        <w:rFonts w:ascii="Calibri" w:hAnsi="Calibri" w:cs="Calibri"/>
                        <w:color w:val="000000"/>
                        <w:sz w:val="22"/>
                        <w:szCs w:val="22"/>
                      </w:rPr>
                    </w:rPrChange>
                  </w:rPr>
                  <w:delText>0</w:delText>
                </w:r>
              </w:del>
            </w:ins>
          </w:p>
        </w:tc>
        <w:tc>
          <w:tcPr>
            <w:tcW w:w="960" w:type="dxa"/>
            <w:noWrap/>
            <w:hideMark/>
            <w:tcPrChange w:id="1370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701" w:author="Nick.Tolimieri [2]" w:date="2022-09-16T09:26:00Z"/>
                <w:del w:id="13702" w:author="Nick.Tolimieri" w:date="2022-09-19T13:19:00Z"/>
                <w:rFonts w:asciiTheme="minorHAnsi" w:eastAsiaTheme="minorHAnsi" w:hAnsiTheme="minorHAnsi" w:cstheme="minorBidi"/>
                <w:sz w:val="22"/>
                <w:szCs w:val="22"/>
                <w:rPrChange w:id="13703" w:author="Nick.Tolimieri [2]" w:date="2022-09-16T09:26:00Z">
                  <w:rPr>
                    <w:ins w:id="13704" w:author="Nick.Tolimieri [2]" w:date="2022-09-16T09:26:00Z"/>
                    <w:del w:id="13705" w:author="Nick.Tolimieri" w:date="2022-09-19T13:19:00Z"/>
                    <w:rFonts w:ascii="Calibri" w:hAnsi="Calibri" w:cs="Calibri"/>
                    <w:color w:val="000000"/>
                    <w:sz w:val="22"/>
                    <w:szCs w:val="22"/>
                  </w:rPr>
                </w:rPrChange>
              </w:rPr>
              <w:pPrChange w:id="13706" w:author="Nick.Tolimieri [2]" w:date="2022-09-16T09:26:00Z">
                <w:pPr>
                  <w:jc w:val="right"/>
                </w:pPr>
              </w:pPrChange>
            </w:pPr>
            <w:ins w:id="13707" w:author="Nick.Tolimieri [2]" w:date="2022-09-16T09:26:00Z">
              <w:del w:id="13708" w:author="Nick.Tolimieri" w:date="2022-09-19T13:19:00Z">
                <w:r w:rsidRPr="00FC0F34" w:rsidDel="002F2C4B">
                  <w:rPr>
                    <w:rFonts w:asciiTheme="minorHAnsi" w:eastAsiaTheme="minorHAnsi" w:hAnsiTheme="minorHAnsi" w:cstheme="minorBidi"/>
                    <w:sz w:val="22"/>
                    <w:szCs w:val="22"/>
                    <w:rPrChange w:id="13709" w:author="Nick.Tolimieri [2]" w:date="2022-09-16T09:26:00Z">
                      <w:rPr>
                        <w:rFonts w:ascii="Calibri" w:hAnsi="Calibri" w:cs="Calibri"/>
                        <w:color w:val="000000"/>
                        <w:sz w:val="22"/>
                        <w:szCs w:val="22"/>
                      </w:rPr>
                    </w:rPrChange>
                  </w:rPr>
                  <w:delText>20</w:delText>
                </w:r>
              </w:del>
            </w:ins>
          </w:p>
        </w:tc>
        <w:tc>
          <w:tcPr>
            <w:tcW w:w="960" w:type="dxa"/>
            <w:noWrap/>
            <w:hideMark/>
            <w:tcPrChange w:id="1371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711" w:author="Nick.Tolimieri [2]" w:date="2022-09-16T09:26:00Z"/>
                <w:del w:id="13712" w:author="Nick.Tolimieri" w:date="2022-09-19T13:19:00Z"/>
                <w:rFonts w:asciiTheme="minorHAnsi" w:eastAsiaTheme="minorHAnsi" w:hAnsiTheme="minorHAnsi" w:cstheme="minorBidi"/>
                <w:sz w:val="22"/>
                <w:szCs w:val="22"/>
                <w:rPrChange w:id="13713" w:author="Nick.Tolimieri [2]" w:date="2022-09-16T09:26:00Z">
                  <w:rPr>
                    <w:ins w:id="13714" w:author="Nick.Tolimieri [2]" w:date="2022-09-16T09:26:00Z"/>
                    <w:del w:id="13715" w:author="Nick.Tolimieri" w:date="2022-09-19T13:19:00Z"/>
                    <w:rFonts w:ascii="Calibri" w:hAnsi="Calibri" w:cs="Calibri"/>
                    <w:color w:val="000000"/>
                    <w:sz w:val="22"/>
                    <w:szCs w:val="22"/>
                  </w:rPr>
                </w:rPrChange>
              </w:rPr>
              <w:pPrChange w:id="13716" w:author="Nick.Tolimieri [2]" w:date="2022-09-16T09:26:00Z">
                <w:pPr>
                  <w:jc w:val="right"/>
                </w:pPr>
              </w:pPrChange>
            </w:pPr>
            <w:ins w:id="13717" w:author="Nick.Tolimieri [2]" w:date="2022-09-16T09:26:00Z">
              <w:del w:id="13718" w:author="Nick.Tolimieri" w:date="2022-09-19T13:19:00Z">
                <w:r w:rsidRPr="00FC0F34" w:rsidDel="002F2C4B">
                  <w:rPr>
                    <w:rFonts w:asciiTheme="minorHAnsi" w:eastAsiaTheme="minorHAnsi" w:hAnsiTheme="minorHAnsi" w:cstheme="minorBidi"/>
                    <w:sz w:val="22"/>
                    <w:szCs w:val="22"/>
                    <w:rPrChange w:id="13719" w:author="Nick.Tolimieri [2]" w:date="2022-09-16T09:26:00Z">
                      <w:rPr>
                        <w:rFonts w:ascii="Calibri" w:hAnsi="Calibri" w:cs="Calibri"/>
                        <w:color w:val="000000"/>
                        <w:sz w:val="22"/>
                        <w:szCs w:val="22"/>
                      </w:rPr>
                    </w:rPrChange>
                  </w:rPr>
                  <w:delText>2</w:delText>
                </w:r>
              </w:del>
            </w:ins>
          </w:p>
        </w:tc>
        <w:tc>
          <w:tcPr>
            <w:tcW w:w="960" w:type="dxa"/>
            <w:noWrap/>
            <w:hideMark/>
            <w:tcPrChange w:id="1372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721" w:author="Nick.Tolimieri [2]" w:date="2022-09-16T09:26:00Z"/>
                <w:del w:id="13722" w:author="Nick.Tolimieri" w:date="2022-09-19T13:19:00Z"/>
                <w:rFonts w:asciiTheme="minorHAnsi" w:eastAsiaTheme="minorHAnsi" w:hAnsiTheme="minorHAnsi" w:cstheme="minorBidi"/>
                <w:sz w:val="22"/>
                <w:szCs w:val="22"/>
                <w:rPrChange w:id="13723" w:author="Nick.Tolimieri [2]" w:date="2022-09-16T09:26:00Z">
                  <w:rPr>
                    <w:ins w:id="13724" w:author="Nick.Tolimieri [2]" w:date="2022-09-16T09:26:00Z"/>
                    <w:del w:id="13725" w:author="Nick.Tolimieri" w:date="2022-09-19T13:19:00Z"/>
                    <w:rFonts w:ascii="Calibri" w:hAnsi="Calibri" w:cs="Calibri"/>
                    <w:color w:val="000000"/>
                    <w:sz w:val="22"/>
                    <w:szCs w:val="22"/>
                  </w:rPr>
                </w:rPrChange>
              </w:rPr>
              <w:pPrChange w:id="13726" w:author="Nick.Tolimieri [2]" w:date="2022-09-16T09:26:00Z">
                <w:pPr>
                  <w:jc w:val="right"/>
                </w:pPr>
              </w:pPrChange>
            </w:pPr>
            <w:ins w:id="13727" w:author="Nick.Tolimieri [2]" w:date="2022-09-16T09:26:00Z">
              <w:del w:id="13728" w:author="Nick.Tolimieri" w:date="2022-09-19T13:19:00Z">
                <w:r w:rsidRPr="00FC0F34" w:rsidDel="002F2C4B">
                  <w:rPr>
                    <w:rFonts w:asciiTheme="minorHAnsi" w:eastAsiaTheme="minorHAnsi" w:hAnsiTheme="minorHAnsi" w:cstheme="minorBidi"/>
                    <w:sz w:val="22"/>
                    <w:szCs w:val="22"/>
                    <w:rPrChange w:id="13729" w:author="Nick.Tolimieri [2]" w:date="2022-09-16T09:26:00Z">
                      <w:rPr>
                        <w:rFonts w:ascii="Calibri" w:hAnsi="Calibri" w:cs="Calibri"/>
                        <w:color w:val="000000"/>
                        <w:sz w:val="22"/>
                        <w:szCs w:val="22"/>
                      </w:rPr>
                    </w:rPrChange>
                  </w:rPr>
                  <w:delText>11</w:delText>
                </w:r>
              </w:del>
            </w:ins>
          </w:p>
        </w:tc>
        <w:tc>
          <w:tcPr>
            <w:tcW w:w="960" w:type="dxa"/>
            <w:noWrap/>
            <w:hideMark/>
            <w:tcPrChange w:id="1373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731" w:author="Nick.Tolimieri [2]" w:date="2022-09-16T09:26:00Z"/>
                <w:del w:id="13732" w:author="Nick.Tolimieri" w:date="2022-09-19T13:19:00Z"/>
                <w:rFonts w:asciiTheme="minorHAnsi" w:eastAsiaTheme="minorHAnsi" w:hAnsiTheme="minorHAnsi" w:cstheme="minorBidi"/>
                <w:sz w:val="22"/>
                <w:szCs w:val="22"/>
                <w:rPrChange w:id="13733" w:author="Nick.Tolimieri [2]" w:date="2022-09-16T09:26:00Z">
                  <w:rPr>
                    <w:ins w:id="13734" w:author="Nick.Tolimieri [2]" w:date="2022-09-16T09:26:00Z"/>
                    <w:del w:id="13735" w:author="Nick.Tolimieri" w:date="2022-09-19T13:19:00Z"/>
                    <w:rFonts w:ascii="Calibri" w:hAnsi="Calibri" w:cs="Calibri"/>
                    <w:color w:val="000000"/>
                    <w:sz w:val="22"/>
                    <w:szCs w:val="22"/>
                  </w:rPr>
                </w:rPrChange>
              </w:rPr>
              <w:pPrChange w:id="13736" w:author="Nick.Tolimieri [2]" w:date="2022-09-16T09:26:00Z">
                <w:pPr>
                  <w:jc w:val="right"/>
                </w:pPr>
              </w:pPrChange>
            </w:pPr>
            <w:ins w:id="13737" w:author="Nick.Tolimieri [2]" w:date="2022-09-16T09:26:00Z">
              <w:del w:id="13738" w:author="Nick.Tolimieri" w:date="2022-09-19T13:19:00Z">
                <w:r w:rsidRPr="00FC0F34" w:rsidDel="002F2C4B">
                  <w:rPr>
                    <w:rFonts w:asciiTheme="minorHAnsi" w:eastAsiaTheme="minorHAnsi" w:hAnsiTheme="minorHAnsi" w:cstheme="minorBidi"/>
                    <w:sz w:val="22"/>
                    <w:szCs w:val="22"/>
                    <w:rPrChange w:id="13739" w:author="Nick.Tolimieri [2]" w:date="2022-09-16T09:26:00Z">
                      <w:rPr>
                        <w:rFonts w:ascii="Calibri" w:hAnsi="Calibri" w:cs="Calibri"/>
                        <w:color w:val="000000"/>
                        <w:sz w:val="22"/>
                        <w:szCs w:val="22"/>
                      </w:rPr>
                    </w:rPrChange>
                  </w:rPr>
                  <w:delText>5</w:delText>
                </w:r>
              </w:del>
            </w:ins>
          </w:p>
        </w:tc>
        <w:tc>
          <w:tcPr>
            <w:tcW w:w="960" w:type="dxa"/>
            <w:noWrap/>
            <w:hideMark/>
            <w:tcPrChange w:id="1374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741" w:author="Nick.Tolimieri [2]" w:date="2022-09-16T09:26:00Z"/>
                <w:del w:id="13742" w:author="Nick.Tolimieri" w:date="2022-09-19T13:19:00Z"/>
                <w:rFonts w:asciiTheme="minorHAnsi" w:eastAsiaTheme="minorHAnsi" w:hAnsiTheme="minorHAnsi" w:cstheme="minorBidi"/>
                <w:sz w:val="22"/>
                <w:szCs w:val="22"/>
                <w:rPrChange w:id="13743" w:author="Nick.Tolimieri [2]" w:date="2022-09-16T09:26:00Z">
                  <w:rPr>
                    <w:ins w:id="13744" w:author="Nick.Tolimieri [2]" w:date="2022-09-16T09:26:00Z"/>
                    <w:del w:id="13745" w:author="Nick.Tolimieri" w:date="2022-09-19T13:19:00Z"/>
                    <w:rFonts w:ascii="Calibri" w:hAnsi="Calibri" w:cs="Calibri"/>
                    <w:color w:val="000000"/>
                    <w:sz w:val="22"/>
                    <w:szCs w:val="22"/>
                  </w:rPr>
                </w:rPrChange>
              </w:rPr>
              <w:pPrChange w:id="13746" w:author="Nick.Tolimieri [2]" w:date="2022-09-16T09:26:00Z">
                <w:pPr>
                  <w:jc w:val="right"/>
                </w:pPr>
              </w:pPrChange>
            </w:pPr>
            <w:ins w:id="13747" w:author="Nick.Tolimieri [2]" w:date="2022-09-16T09:26:00Z">
              <w:del w:id="13748" w:author="Nick.Tolimieri" w:date="2022-09-19T13:19:00Z">
                <w:r w:rsidRPr="00FC0F34" w:rsidDel="002F2C4B">
                  <w:rPr>
                    <w:rFonts w:asciiTheme="minorHAnsi" w:eastAsiaTheme="minorHAnsi" w:hAnsiTheme="minorHAnsi" w:cstheme="minorBidi"/>
                    <w:sz w:val="22"/>
                    <w:szCs w:val="22"/>
                    <w:rPrChange w:id="13749" w:author="Nick.Tolimieri [2]" w:date="2022-09-16T09:26:00Z">
                      <w:rPr>
                        <w:rFonts w:ascii="Calibri" w:hAnsi="Calibri" w:cs="Calibri"/>
                        <w:color w:val="000000"/>
                        <w:sz w:val="22"/>
                        <w:szCs w:val="22"/>
                      </w:rPr>
                    </w:rPrChange>
                  </w:rPr>
                  <w:delText>6</w:delText>
                </w:r>
              </w:del>
            </w:ins>
          </w:p>
        </w:tc>
        <w:tc>
          <w:tcPr>
            <w:tcW w:w="960" w:type="dxa"/>
            <w:noWrap/>
            <w:hideMark/>
            <w:tcPrChange w:id="1375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751" w:author="Nick.Tolimieri [2]" w:date="2022-09-16T09:26:00Z"/>
                <w:del w:id="13752" w:author="Nick.Tolimieri" w:date="2022-09-19T13:19:00Z"/>
                <w:rFonts w:asciiTheme="minorHAnsi" w:eastAsiaTheme="minorHAnsi" w:hAnsiTheme="minorHAnsi" w:cstheme="minorBidi"/>
                <w:sz w:val="22"/>
                <w:szCs w:val="22"/>
                <w:rPrChange w:id="13753" w:author="Nick.Tolimieri [2]" w:date="2022-09-16T09:26:00Z">
                  <w:rPr>
                    <w:ins w:id="13754" w:author="Nick.Tolimieri [2]" w:date="2022-09-16T09:26:00Z"/>
                    <w:del w:id="13755" w:author="Nick.Tolimieri" w:date="2022-09-19T13:19:00Z"/>
                    <w:rFonts w:ascii="Calibri" w:hAnsi="Calibri" w:cs="Calibri"/>
                    <w:color w:val="000000"/>
                    <w:sz w:val="22"/>
                    <w:szCs w:val="22"/>
                  </w:rPr>
                </w:rPrChange>
              </w:rPr>
              <w:pPrChange w:id="13756" w:author="Nick.Tolimieri [2]" w:date="2022-09-16T09:26:00Z">
                <w:pPr>
                  <w:jc w:val="right"/>
                </w:pPr>
              </w:pPrChange>
            </w:pPr>
            <w:ins w:id="13757" w:author="Nick.Tolimieri [2]" w:date="2022-09-16T09:26:00Z">
              <w:del w:id="13758" w:author="Nick.Tolimieri" w:date="2022-09-19T13:19:00Z">
                <w:r w:rsidRPr="00FC0F34" w:rsidDel="002F2C4B">
                  <w:rPr>
                    <w:rFonts w:asciiTheme="minorHAnsi" w:eastAsiaTheme="minorHAnsi" w:hAnsiTheme="minorHAnsi" w:cstheme="minorBidi"/>
                    <w:sz w:val="22"/>
                    <w:szCs w:val="22"/>
                    <w:rPrChange w:id="13759" w:author="Nick.Tolimieri [2]" w:date="2022-09-16T09:26:00Z">
                      <w:rPr>
                        <w:rFonts w:ascii="Calibri" w:hAnsi="Calibri" w:cs="Calibri"/>
                        <w:color w:val="000000"/>
                        <w:sz w:val="22"/>
                        <w:szCs w:val="22"/>
                      </w:rPr>
                    </w:rPrChange>
                  </w:rPr>
                  <w:delText>1.57</w:delText>
                </w:r>
              </w:del>
            </w:ins>
          </w:p>
        </w:tc>
        <w:tc>
          <w:tcPr>
            <w:tcW w:w="960" w:type="dxa"/>
            <w:noWrap/>
            <w:hideMark/>
            <w:tcPrChange w:id="1376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761" w:author="Nick.Tolimieri [2]" w:date="2022-09-16T09:26:00Z"/>
                <w:del w:id="13762" w:author="Nick.Tolimieri" w:date="2022-09-19T13:19:00Z"/>
                <w:rFonts w:asciiTheme="minorHAnsi" w:eastAsiaTheme="minorHAnsi" w:hAnsiTheme="minorHAnsi" w:cstheme="minorBidi"/>
                <w:sz w:val="22"/>
                <w:szCs w:val="22"/>
                <w:rPrChange w:id="13763" w:author="Nick.Tolimieri [2]" w:date="2022-09-16T09:26:00Z">
                  <w:rPr>
                    <w:ins w:id="13764" w:author="Nick.Tolimieri [2]" w:date="2022-09-16T09:26:00Z"/>
                    <w:del w:id="13765" w:author="Nick.Tolimieri" w:date="2022-09-19T13:19:00Z"/>
                    <w:rFonts w:ascii="Calibri" w:hAnsi="Calibri" w:cs="Calibri"/>
                    <w:color w:val="000000"/>
                    <w:sz w:val="22"/>
                    <w:szCs w:val="22"/>
                  </w:rPr>
                </w:rPrChange>
              </w:rPr>
              <w:pPrChange w:id="13766" w:author="Nick.Tolimieri [2]" w:date="2022-09-16T09:26:00Z">
                <w:pPr>
                  <w:jc w:val="right"/>
                </w:pPr>
              </w:pPrChange>
            </w:pPr>
            <w:ins w:id="13767" w:author="Nick.Tolimieri [2]" w:date="2022-09-16T09:26:00Z">
              <w:del w:id="13768" w:author="Nick.Tolimieri" w:date="2022-09-19T13:19:00Z">
                <w:r w:rsidRPr="00FC0F34" w:rsidDel="002F2C4B">
                  <w:rPr>
                    <w:rFonts w:asciiTheme="minorHAnsi" w:eastAsiaTheme="minorHAnsi" w:hAnsiTheme="minorHAnsi" w:cstheme="minorBidi"/>
                    <w:sz w:val="22"/>
                    <w:szCs w:val="22"/>
                    <w:rPrChange w:id="13769" w:author="Nick.Tolimieri [2]" w:date="2022-09-16T09:26:00Z">
                      <w:rPr>
                        <w:rFonts w:ascii="Calibri" w:hAnsi="Calibri" w:cs="Calibri"/>
                        <w:color w:val="000000"/>
                        <w:sz w:val="22"/>
                        <w:szCs w:val="22"/>
                      </w:rPr>
                    </w:rPrChange>
                  </w:rPr>
                  <w:delText>0.13</w:delText>
                </w:r>
              </w:del>
            </w:ins>
          </w:p>
        </w:tc>
      </w:tr>
      <w:tr w:rsidR="00FC0F34" w:rsidRPr="00FC0F34" w:rsidDel="002F2C4B" w:rsidTr="00FC0F34">
        <w:trPr>
          <w:divId w:val="1675451697"/>
          <w:trHeight w:val="300"/>
          <w:ins w:id="13770" w:author="Nick.Tolimieri [2]" w:date="2022-09-16T09:26:00Z"/>
          <w:del w:id="13771" w:author="Nick.Tolimieri" w:date="2022-09-19T13:19:00Z"/>
          <w:trPrChange w:id="13772" w:author="Nick.Tolimieri [2]" w:date="2022-09-16T09:26:00Z">
            <w:trPr>
              <w:divId w:val="1675451697"/>
              <w:trHeight w:val="300"/>
            </w:trPr>
          </w:trPrChange>
        </w:trPr>
        <w:tc>
          <w:tcPr>
            <w:tcW w:w="960" w:type="dxa"/>
            <w:noWrap/>
            <w:hideMark/>
            <w:tcPrChange w:id="1377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774" w:author="Nick.Tolimieri [2]" w:date="2022-09-16T09:26:00Z"/>
                <w:del w:id="13775" w:author="Nick.Tolimieri" w:date="2022-09-19T13:19:00Z"/>
                <w:rFonts w:asciiTheme="minorHAnsi" w:eastAsiaTheme="minorHAnsi" w:hAnsiTheme="minorHAnsi" w:cstheme="minorBidi"/>
                <w:sz w:val="22"/>
                <w:szCs w:val="22"/>
                <w:rPrChange w:id="13776" w:author="Nick.Tolimieri [2]" w:date="2022-09-16T09:26:00Z">
                  <w:rPr>
                    <w:ins w:id="13777" w:author="Nick.Tolimieri [2]" w:date="2022-09-16T09:26:00Z"/>
                    <w:del w:id="13778" w:author="Nick.Tolimieri" w:date="2022-09-19T13:19:00Z"/>
                    <w:rFonts w:ascii="Calibri" w:hAnsi="Calibri" w:cs="Calibri"/>
                    <w:color w:val="000000"/>
                    <w:sz w:val="22"/>
                    <w:szCs w:val="22"/>
                  </w:rPr>
                </w:rPrChange>
              </w:rPr>
              <w:pPrChange w:id="13779" w:author="Nick.Tolimieri [2]" w:date="2022-09-16T09:26:00Z">
                <w:pPr/>
              </w:pPrChange>
            </w:pPr>
            <w:ins w:id="13780" w:author="Nick.Tolimieri [2]" w:date="2022-09-16T09:26:00Z">
              <w:del w:id="13781" w:author="Nick.Tolimieri" w:date="2022-09-19T13:19:00Z">
                <w:r w:rsidRPr="00FC0F34" w:rsidDel="002F2C4B">
                  <w:rPr>
                    <w:rFonts w:asciiTheme="minorHAnsi" w:eastAsiaTheme="minorHAnsi" w:hAnsiTheme="minorHAnsi" w:cstheme="minorBidi"/>
                    <w:sz w:val="22"/>
                    <w:szCs w:val="22"/>
                    <w:rPrChange w:id="13782" w:author="Nick.Tolimieri [2]" w:date="2022-09-16T09:26:00Z">
                      <w:rPr>
                        <w:rFonts w:ascii="Calibri" w:hAnsi="Calibri" w:cs="Calibri"/>
                        <w:color w:val="000000"/>
                        <w:sz w:val="22"/>
                        <w:szCs w:val="22"/>
                      </w:rPr>
                    </w:rPrChange>
                  </w:rPr>
                  <w:delText>Cape Alava</w:delText>
                </w:r>
              </w:del>
            </w:ins>
          </w:p>
        </w:tc>
        <w:tc>
          <w:tcPr>
            <w:tcW w:w="960" w:type="dxa"/>
            <w:noWrap/>
            <w:hideMark/>
            <w:tcPrChange w:id="1378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784" w:author="Nick.Tolimieri [2]" w:date="2022-09-16T09:26:00Z"/>
                <w:del w:id="13785" w:author="Nick.Tolimieri" w:date="2022-09-19T13:19:00Z"/>
                <w:rFonts w:asciiTheme="minorHAnsi" w:eastAsiaTheme="minorHAnsi" w:hAnsiTheme="minorHAnsi" w:cstheme="minorBidi"/>
                <w:sz w:val="22"/>
                <w:szCs w:val="22"/>
                <w:rPrChange w:id="13786" w:author="Nick.Tolimieri [2]" w:date="2022-09-16T09:26:00Z">
                  <w:rPr>
                    <w:ins w:id="13787" w:author="Nick.Tolimieri [2]" w:date="2022-09-16T09:26:00Z"/>
                    <w:del w:id="13788" w:author="Nick.Tolimieri" w:date="2022-09-19T13:19:00Z"/>
                    <w:rFonts w:ascii="Calibri" w:hAnsi="Calibri" w:cs="Calibri"/>
                    <w:color w:val="000000"/>
                    <w:sz w:val="22"/>
                    <w:szCs w:val="22"/>
                  </w:rPr>
                </w:rPrChange>
              </w:rPr>
              <w:pPrChange w:id="13789" w:author="Nick.Tolimieri [2]" w:date="2022-09-16T09:26:00Z">
                <w:pPr>
                  <w:jc w:val="right"/>
                </w:pPr>
              </w:pPrChange>
            </w:pPr>
            <w:ins w:id="13790" w:author="Nick.Tolimieri [2]" w:date="2022-09-16T09:26:00Z">
              <w:del w:id="13791" w:author="Nick.Tolimieri" w:date="2022-09-19T13:19:00Z">
                <w:r w:rsidRPr="00FC0F34" w:rsidDel="002F2C4B">
                  <w:rPr>
                    <w:rFonts w:asciiTheme="minorHAnsi" w:eastAsiaTheme="minorHAnsi" w:hAnsiTheme="minorHAnsi" w:cstheme="minorBidi"/>
                    <w:sz w:val="22"/>
                    <w:szCs w:val="22"/>
                    <w:rPrChange w:id="13792" w:author="Nick.Tolimieri [2]" w:date="2022-09-16T09:26:00Z">
                      <w:rPr>
                        <w:rFonts w:ascii="Calibri" w:hAnsi="Calibri" w:cs="Calibri"/>
                        <w:color w:val="000000"/>
                        <w:sz w:val="22"/>
                        <w:szCs w:val="22"/>
                      </w:rPr>
                    </w:rPrChange>
                  </w:rPr>
                  <w:delText>2011</w:delText>
                </w:r>
              </w:del>
            </w:ins>
          </w:p>
        </w:tc>
        <w:tc>
          <w:tcPr>
            <w:tcW w:w="960" w:type="dxa"/>
            <w:noWrap/>
            <w:hideMark/>
            <w:tcPrChange w:id="1379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794" w:author="Nick.Tolimieri [2]" w:date="2022-09-16T09:26:00Z"/>
                <w:del w:id="13795" w:author="Nick.Tolimieri" w:date="2022-09-19T13:19:00Z"/>
                <w:rFonts w:asciiTheme="minorHAnsi" w:eastAsiaTheme="minorHAnsi" w:hAnsiTheme="minorHAnsi" w:cstheme="minorBidi"/>
                <w:sz w:val="22"/>
                <w:szCs w:val="22"/>
                <w:rPrChange w:id="13796" w:author="Nick.Tolimieri [2]" w:date="2022-09-16T09:26:00Z">
                  <w:rPr>
                    <w:ins w:id="13797" w:author="Nick.Tolimieri [2]" w:date="2022-09-16T09:26:00Z"/>
                    <w:del w:id="13798" w:author="Nick.Tolimieri" w:date="2022-09-19T13:19:00Z"/>
                    <w:rFonts w:ascii="Calibri" w:hAnsi="Calibri" w:cs="Calibri"/>
                    <w:color w:val="000000"/>
                    <w:sz w:val="22"/>
                    <w:szCs w:val="22"/>
                  </w:rPr>
                </w:rPrChange>
              </w:rPr>
              <w:pPrChange w:id="13799" w:author="Nick.Tolimieri [2]" w:date="2022-09-16T09:26:00Z">
                <w:pPr>
                  <w:jc w:val="right"/>
                </w:pPr>
              </w:pPrChange>
            </w:pPr>
            <w:ins w:id="13800" w:author="Nick.Tolimieri [2]" w:date="2022-09-16T09:26:00Z">
              <w:del w:id="13801" w:author="Nick.Tolimieri" w:date="2022-09-19T13:19:00Z">
                <w:r w:rsidRPr="00FC0F34" w:rsidDel="002F2C4B">
                  <w:rPr>
                    <w:rFonts w:asciiTheme="minorHAnsi" w:eastAsiaTheme="minorHAnsi" w:hAnsiTheme="minorHAnsi" w:cstheme="minorBidi"/>
                    <w:sz w:val="22"/>
                    <w:szCs w:val="22"/>
                    <w:rPrChange w:id="13802" w:author="Nick.Tolimieri [2]" w:date="2022-09-16T09:26:00Z">
                      <w:rPr>
                        <w:rFonts w:ascii="Calibri" w:hAnsi="Calibri" w:cs="Calibri"/>
                        <w:color w:val="000000"/>
                        <w:sz w:val="22"/>
                        <w:szCs w:val="22"/>
                      </w:rPr>
                    </w:rPrChange>
                  </w:rPr>
                  <w:delText>0</w:delText>
                </w:r>
              </w:del>
            </w:ins>
          </w:p>
        </w:tc>
        <w:tc>
          <w:tcPr>
            <w:tcW w:w="960" w:type="dxa"/>
            <w:noWrap/>
            <w:hideMark/>
            <w:tcPrChange w:id="1380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804" w:author="Nick.Tolimieri [2]" w:date="2022-09-16T09:26:00Z"/>
                <w:del w:id="13805" w:author="Nick.Tolimieri" w:date="2022-09-19T13:19:00Z"/>
                <w:rFonts w:asciiTheme="minorHAnsi" w:eastAsiaTheme="minorHAnsi" w:hAnsiTheme="minorHAnsi" w:cstheme="minorBidi"/>
                <w:sz w:val="22"/>
                <w:szCs w:val="22"/>
                <w:rPrChange w:id="13806" w:author="Nick.Tolimieri [2]" w:date="2022-09-16T09:26:00Z">
                  <w:rPr>
                    <w:ins w:id="13807" w:author="Nick.Tolimieri [2]" w:date="2022-09-16T09:26:00Z"/>
                    <w:del w:id="13808" w:author="Nick.Tolimieri" w:date="2022-09-19T13:19:00Z"/>
                    <w:rFonts w:ascii="Calibri" w:hAnsi="Calibri" w:cs="Calibri"/>
                    <w:color w:val="000000"/>
                    <w:sz w:val="22"/>
                    <w:szCs w:val="22"/>
                  </w:rPr>
                </w:rPrChange>
              </w:rPr>
              <w:pPrChange w:id="13809" w:author="Nick.Tolimieri [2]" w:date="2022-09-16T09:26:00Z">
                <w:pPr>
                  <w:jc w:val="right"/>
                </w:pPr>
              </w:pPrChange>
            </w:pPr>
            <w:ins w:id="13810" w:author="Nick.Tolimieri [2]" w:date="2022-09-16T09:26:00Z">
              <w:del w:id="13811" w:author="Nick.Tolimieri" w:date="2022-09-19T13:19:00Z">
                <w:r w:rsidRPr="00FC0F34" w:rsidDel="002F2C4B">
                  <w:rPr>
                    <w:rFonts w:asciiTheme="minorHAnsi" w:eastAsiaTheme="minorHAnsi" w:hAnsiTheme="minorHAnsi" w:cstheme="minorBidi"/>
                    <w:sz w:val="22"/>
                    <w:szCs w:val="22"/>
                    <w:rPrChange w:id="13812" w:author="Nick.Tolimieri [2]" w:date="2022-09-16T09:26:00Z">
                      <w:rPr>
                        <w:rFonts w:ascii="Calibri" w:hAnsi="Calibri" w:cs="Calibri"/>
                        <w:color w:val="000000"/>
                        <w:sz w:val="22"/>
                        <w:szCs w:val="22"/>
                      </w:rPr>
                    </w:rPrChange>
                  </w:rPr>
                  <w:delText>0</w:delText>
                </w:r>
              </w:del>
            </w:ins>
          </w:p>
        </w:tc>
        <w:tc>
          <w:tcPr>
            <w:tcW w:w="960" w:type="dxa"/>
            <w:noWrap/>
            <w:hideMark/>
            <w:tcPrChange w:id="1381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814" w:author="Nick.Tolimieri [2]" w:date="2022-09-16T09:26:00Z"/>
                <w:del w:id="13815" w:author="Nick.Tolimieri" w:date="2022-09-19T13:19:00Z"/>
                <w:rFonts w:asciiTheme="minorHAnsi" w:eastAsiaTheme="minorHAnsi" w:hAnsiTheme="minorHAnsi" w:cstheme="minorBidi"/>
                <w:sz w:val="22"/>
                <w:szCs w:val="22"/>
                <w:rPrChange w:id="13816" w:author="Nick.Tolimieri [2]" w:date="2022-09-16T09:26:00Z">
                  <w:rPr>
                    <w:ins w:id="13817" w:author="Nick.Tolimieri [2]" w:date="2022-09-16T09:26:00Z"/>
                    <w:del w:id="13818" w:author="Nick.Tolimieri" w:date="2022-09-19T13:19:00Z"/>
                    <w:rFonts w:ascii="Calibri" w:hAnsi="Calibri" w:cs="Calibri"/>
                    <w:color w:val="000000"/>
                    <w:sz w:val="22"/>
                    <w:szCs w:val="22"/>
                  </w:rPr>
                </w:rPrChange>
              </w:rPr>
              <w:pPrChange w:id="13819" w:author="Nick.Tolimieri [2]" w:date="2022-09-16T09:26:00Z">
                <w:pPr>
                  <w:jc w:val="right"/>
                </w:pPr>
              </w:pPrChange>
            </w:pPr>
            <w:ins w:id="13820" w:author="Nick.Tolimieri [2]" w:date="2022-09-16T09:26:00Z">
              <w:del w:id="13821" w:author="Nick.Tolimieri" w:date="2022-09-19T13:19:00Z">
                <w:r w:rsidRPr="00FC0F34" w:rsidDel="002F2C4B">
                  <w:rPr>
                    <w:rFonts w:asciiTheme="minorHAnsi" w:eastAsiaTheme="minorHAnsi" w:hAnsiTheme="minorHAnsi" w:cstheme="minorBidi"/>
                    <w:sz w:val="22"/>
                    <w:szCs w:val="22"/>
                    <w:rPrChange w:id="13822" w:author="Nick.Tolimieri [2]" w:date="2022-09-16T09:26:00Z">
                      <w:rPr>
                        <w:rFonts w:ascii="Calibri" w:hAnsi="Calibri" w:cs="Calibri"/>
                        <w:color w:val="000000"/>
                        <w:sz w:val="22"/>
                        <w:szCs w:val="22"/>
                      </w:rPr>
                    </w:rPrChange>
                  </w:rPr>
                  <w:delText>0</w:delText>
                </w:r>
              </w:del>
            </w:ins>
          </w:p>
        </w:tc>
        <w:tc>
          <w:tcPr>
            <w:tcW w:w="960" w:type="dxa"/>
            <w:noWrap/>
            <w:hideMark/>
            <w:tcPrChange w:id="1382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824" w:author="Nick.Tolimieri [2]" w:date="2022-09-16T09:26:00Z"/>
                <w:del w:id="13825" w:author="Nick.Tolimieri" w:date="2022-09-19T13:19:00Z"/>
                <w:rFonts w:asciiTheme="minorHAnsi" w:eastAsiaTheme="minorHAnsi" w:hAnsiTheme="minorHAnsi" w:cstheme="minorBidi"/>
                <w:sz w:val="22"/>
                <w:szCs w:val="22"/>
                <w:rPrChange w:id="13826" w:author="Nick.Tolimieri [2]" w:date="2022-09-16T09:26:00Z">
                  <w:rPr>
                    <w:ins w:id="13827" w:author="Nick.Tolimieri [2]" w:date="2022-09-16T09:26:00Z"/>
                    <w:del w:id="13828" w:author="Nick.Tolimieri" w:date="2022-09-19T13:19:00Z"/>
                    <w:rFonts w:ascii="Calibri" w:hAnsi="Calibri" w:cs="Calibri"/>
                    <w:color w:val="000000"/>
                    <w:sz w:val="22"/>
                    <w:szCs w:val="22"/>
                  </w:rPr>
                </w:rPrChange>
              </w:rPr>
              <w:pPrChange w:id="13829" w:author="Nick.Tolimieri [2]" w:date="2022-09-16T09:26:00Z">
                <w:pPr>
                  <w:jc w:val="right"/>
                </w:pPr>
              </w:pPrChange>
            </w:pPr>
            <w:ins w:id="13830" w:author="Nick.Tolimieri [2]" w:date="2022-09-16T09:26:00Z">
              <w:del w:id="13831" w:author="Nick.Tolimieri" w:date="2022-09-19T13:19:00Z">
                <w:r w:rsidRPr="00FC0F34" w:rsidDel="002F2C4B">
                  <w:rPr>
                    <w:rFonts w:asciiTheme="minorHAnsi" w:eastAsiaTheme="minorHAnsi" w:hAnsiTheme="minorHAnsi" w:cstheme="minorBidi"/>
                    <w:sz w:val="22"/>
                    <w:szCs w:val="22"/>
                    <w:rPrChange w:id="13832" w:author="Nick.Tolimieri [2]" w:date="2022-09-16T09:26:00Z">
                      <w:rPr>
                        <w:rFonts w:ascii="Calibri" w:hAnsi="Calibri" w:cs="Calibri"/>
                        <w:color w:val="000000"/>
                        <w:sz w:val="22"/>
                        <w:szCs w:val="22"/>
                      </w:rPr>
                    </w:rPrChange>
                  </w:rPr>
                  <w:delText>0</w:delText>
                </w:r>
              </w:del>
            </w:ins>
          </w:p>
        </w:tc>
        <w:tc>
          <w:tcPr>
            <w:tcW w:w="960" w:type="dxa"/>
            <w:noWrap/>
            <w:hideMark/>
            <w:tcPrChange w:id="1383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834" w:author="Nick.Tolimieri [2]" w:date="2022-09-16T09:26:00Z"/>
                <w:del w:id="13835" w:author="Nick.Tolimieri" w:date="2022-09-19T13:19:00Z"/>
                <w:rFonts w:asciiTheme="minorHAnsi" w:eastAsiaTheme="minorHAnsi" w:hAnsiTheme="minorHAnsi" w:cstheme="minorBidi"/>
                <w:sz w:val="22"/>
                <w:szCs w:val="22"/>
                <w:rPrChange w:id="13836" w:author="Nick.Tolimieri [2]" w:date="2022-09-16T09:26:00Z">
                  <w:rPr>
                    <w:ins w:id="13837" w:author="Nick.Tolimieri [2]" w:date="2022-09-16T09:26:00Z"/>
                    <w:del w:id="13838" w:author="Nick.Tolimieri" w:date="2022-09-19T13:19:00Z"/>
                    <w:rFonts w:ascii="Calibri" w:hAnsi="Calibri" w:cs="Calibri"/>
                    <w:color w:val="000000"/>
                    <w:sz w:val="22"/>
                    <w:szCs w:val="22"/>
                  </w:rPr>
                </w:rPrChange>
              </w:rPr>
              <w:pPrChange w:id="13839" w:author="Nick.Tolimieri [2]" w:date="2022-09-16T09:26:00Z">
                <w:pPr/>
              </w:pPrChange>
            </w:pPr>
            <w:ins w:id="13840" w:author="Nick.Tolimieri [2]" w:date="2022-09-16T09:26:00Z">
              <w:del w:id="13841" w:author="Nick.Tolimieri" w:date="2022-09-19T13:19:00Z">
                <w:r w:rsidRPr="00FC0F34" w:rsidDel="002F2C4B">
                  <w:rPr>
                    <w:rFonts w:asciiTheme="minorHAnsi" w:eastAsiaTheme="minorHAnsi" w:hAnsiTheme="minorHAnsi" w:cstheme="minorBidi"/>
                    <w:sz w:val="22"/>
                    <w:szCs w:val="22"/>
                    <w:rPrChange w:id="13842" w:author="Nick.Tolimieri [2]" w:date="2022-09-16T09:26:00Z">
                      <w:rPr>
                        <w:rFonts w:ascii="Calibri" w:hAnsi="Calibri" w:cs="Calibri"/>
                        <w:color w:val="000000"/>
                        <w:sz w:val="22"/>
                        <w:szCs w:val="22"/>
                      </w:rPr>
                    </w:rPrChange>
                  </w:rPr>
                  <w:delText>NA</w:delText>
                </w:r>
              </w:del>
            </w:ins>
          </w:p>
        </w:tc>
        <w:tc>
          <w:tcPr>
            <w:tcW w:w="960" w:type="dxa"/>
            <w:noWrap/>
            <w:hideMark/>
            <w:tcPrChange w:id="1384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844" w:author="Nick.Tolimieri [2]" w:date="2022-09-16T09:26:00Z"/>
                <w:del w:id="13845" w:author="Nick.Tolimieri" w:date="2022-09-19T13:19:00Z"/>
                <w:rFonts w:asciiTheme="minorHAnsi" w:eastAsiaTheme="minorHAnsi" w:hAnsiTheme="minorHAnsi" w:cstheme="minorBidi"/>
                <w:sz w:val="22"/>
                <w:szCs w:val="22"/>
                <w:rPrChange w:id="13846" w:author="Nick.Tolimieri [2]" w:date="2022-09-16T09:26:00Z">
                  <w:rPr>
                    <w:ins w:id="13847" w:author="Nick.Tolimieri [2]" w:date="2022-09-16T09:26:00Z"/>
                    <w:del w:id="13848" w:author="Nick.Tolimieri" w:date="2022-09-19T13:19:00Z"/>
                    <w:rFonts w:ascii="Calibri" w:hAnsi="Calibri" w:cs="Calibri"/>
                    <w:color w:val="000000"/>
                    <w:sz w:val="22"/>
                    <w:szCs w:val="22"/>
                  </w:rPr>
                </w:rPrChange>
              </w:rPr>
              <w:pPrChange w:id="13849" w:author="Nick.Tolimieri [2]" w:date="2022-09-16T09:26:00Z">
                <w:pPr/>
              </w:pPrChange>
            </w:pPr>
            <w:ins w:id="13850" w:author="Nick.Tolimieri [2]" w:date="2022-09-16T09:26:00Z">
              <w:del w:id="13851" w:author="Nick.Tolimieri" w:date="2022-09-19T13:19:00Z">
                <w:r w:rsidRPr="00FC0F34" w:rsidDel="002F2C4B">
                  <w:rPr>
                    <w:rFonts w:asciiTheme="minorHAnsi" w:eastAsiaTheme="minorHAnsi" w:hAnsiTheme="minorHAnsi" w:cstheme="minorBidi"/>
                    <w:sz w:val="22"/>
                    <w:szCs w:val="22"/>
                    <w:rPrChange w:id="13852" w:author="Nick.Tolimieri [2]" w:date="2022-09-16T09:26:00Z">
                      <w:rPr>
                        <w:rFonts w:ascii="Calibri" w:hAnsi="Calibri" w:cs="Calibri"/>
                        <w:color w:val="000000"/>
                        <w:sz w:val="22"/>
                        <w:szCs w:val="22"/>
                      </w:rPr>
                    </w:rPrChange>
                  </w:rPr>
                  <w:delText>NA</w:delText>
                </w:r>
              </w:del>
            </w:ins>
          </w:p>
        </w:tc>
        <w:tc>
          <w:tcPr>
            <w:tcW w:w="960" w:type="dxa"/>
            <w:noWrap/>
            <w:hideMark/>
            <w:tcPrChange w:id="1385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854" w:author="Nick.Tolimieri [2]" w:date="2022-09-16T09:26:00Z"/>
                <w:del w:id="13855" w:author="Nick.Tolimieri" w:date="2022-09-19T13:19:00Z"/>
                <w:rFonts w:asciiTheme="minorHAnsi" w:eastAsiaTheme="minorHAnsi" w:hAnsiTheme="minorHAnsi" w:cstheme="minorBidi"/>
                <w:sz w:val="22"/>
                <w:szCs w:val="22"/>
                <w:rPrChange w:id="13856" w:author="Nick.Tolimieri [2]" w:date="2022-09-16T09:26:00Z">
                  <w:rPr>
                    <w:ins w:id="13857" w:author="Nick.Tolimieri [2]" w:date="2022-09-16T09:26:00Z"/>
                    <w:del w:id="13858" w:author="Nick.Tolimieri" w:date="2022-09-19T13:19:00Z"/>
                    <w:rFonts w:ascii="Calibri" w:hAnsi="Calibri" w:cs="Calibri"/>
                    <w:color w:val="000000"/>
                    <w:sz w:val="22"/>
                    <w:szCs w:val="22"/>
                  </w:rPr>
                </w:rPrChange>
              </w:rPr>
              <w:pPrChange w:id="13859" w:author="Nick.Tolimieri [2]" w:date="2022-09-16T09:26:00Z">
                <w:pPr/>
              </w:pPrChange>
            </w:pPr>
            <w:ins w:id="13860" w:author="Nick.Tolimieri [2]" w:date="2022-09-16T09:26:00Z">
              <w:del w:id="13861" w:author="Nick.Tolimieri" w:date="2022-09-19T13:19:00Z">
                <w:r w:rsidRPr="00FC0F34" w:rsidDel="002F2C4B">
                  <w:rPr>
                    <w:rFonts w:asciiTheme="minorHAnsi" w:eastAsiaTheme="minorHAnsi" w:hAnsiTheme="minorHAnsi" w:cstheme="minorBidi"/>
                    <w:sz w:val="22"/>
                    <w:szCs w:val="22"/>
                    <w:rPrChange w:id="13862" w:author="Nick.Tolimieri [2]" w:date="2022-09-16T09:26:00Z">
                      <w:rPr>
                        <w:rFonts w:ascii="Calibri" w:hAnsi="Calibri" w:cs="Calibri"/>
                        <w:color w:val="000000"/>
                        <w:sz w:val="22"/>
                        <w:szCs w:val="22"/>
                      </w:rPr>
                    </w:rPrChange>
                  </w:rPr>
                  <w:delText>NA</w:delText>
                </w:r>
              </w:del>
            </w:ins>
          </w:p>
        </w:tc>
        <w:tc>
          <w:tcPr>
            <w:tcW w:w="960" w:type="dxa"/>
            <w:noWrap/>
            <w:hideMark/>
            <w:tcPrChange w:id="1386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864" w:author="Nick.Tolimieri [2]" w:date="2022-09-16T09:26:00Z"/>
                <w:del w:id="13865" w:author="Nick.Tolimieri" w:date="2022-09-19T13:19:00Z"/>
                <w:rFonts w:asciiTheme="minorHAnsi" w:eastAsiaTheme="minorHAnsi" w:hAnsiTheme="minorHAnsi" w:cstheme="minorBidi"/>
                <w:sz w:val="22"/>
                <w:szCs w:val="22"/>
                <w:rPrChange w:id="13866" w:author="Nick.Tolimieri [2]" w:date="2022-09-16T09:26:00Z">
                  <w:rPr>
                    <w:ins w:id="13867" w:author="Nick.Tolimieri [2]" w:date="2022-09-16T09:26:00Z"/>
                    <w:del w:id="13868" w:author="Nick.Tolimieri" w:date="2022-09-19T13:19:00Z"/>
                    <w:rFonts w:ascii="Calibri" w:hAnsi="Calibri" w:cs="Calibri"/>
                    <w:color w:val="000000"/>
                    <w:sz w:val="22"/>
                    <w:szCs w:val="22"/>
                  </w:rPr>
                </w:rPrChange>
              </w:rPr>
              <w:pPrChange w:id="13869" w:author="Nick.Tolimieri [2]" w:date="2022-09-16T09:26:00Z">
                <w:pPr/>
              </w:pPrChange>
            </w:pPr>
            <w:ins w:id="13870" w:author="Nick.Tolimieri [2]" w:date="2022-09-16T09:26:00Z">
              <w:del w:id="13871" w:author="Nick.Tolimieri" w:date="2022-09-19T13:19:00Z">
                <w:r w:rsidRPr="00FC0F34" w:rsidDel="002F2C4B">
                  <w:rPr>
                    <w:rFonts w:asciiTheme="minorHAnsi" w:eastAsiaTheme="minorHAnsi" w:hAnsiTheme="minorHAnsi" w:cstheme="minorBidi"/>
                    <w:sz w:val="22"/>
                    <w:szCs w:val="22"/>
                    <w:rPrChange w:id="13872" w:author="Nick.Tolimieri [2]" w:date="2022-09-16T09:26:00Z">
                      <w:rPr>
                        <w:rFonts w:ascii="Calibri" w:hAnsi="Calibri" w:cs="Calibri"/>
                        <w:color w:val="000000"/>
                        <w:sz w:val="22"/>
                        <w:szCs w:val="22"/>
                      </w:rPr>
                    </w:rPrChange>
                  </w:rPr>
                  <w:delText>NA</w:delText>
                </w:r>
              </w:del>
            </w:ins>
          </w:p>
        </w:tc>
      </w:tr>
      <w:tr w:rsidR="00FC0F34" w:rsidRPr="00FC0F34" w:rsidDel="002F2C4B" w:rsidTr="00FC0F34">
        <w:trPr>
          <w:divId w:val="1675451697"/>
          <w:trHeight w:val="300"/>
          <w:ins w:id="13873" w:author="Nick.Tolimieri [2]" w:date="2022-09-16T09:26:00Z"/>
          <w:del w:id="13874" w:author="Nick.Tolimieri" w:date="2022-09-19T13:19:00Z"/>
          <w:trPrChange w:id="13875" w:author="Nick.Tolimieri [2]" w:date="2022-09-16T09:26:00Z">
            <w:trPr>
              <w:divId w:val="1675451697"/>
              <w:trHeight w:val="300"/>
            </w:trPr>
          </w:trPrChange>
        </w:trPr>
        <w:tc>
          <w:tcPr>
            <w:tcW w:w="960" w:type="dxa"/>
            <w:noWrap/>
            <w:hideMark/>
            <w:tcPrChange w:id="1387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877" w:author="Nick.Tolimieri [2]" w:date="2022-09-16T09:26:00Z"/>
                <w:del w:id="13878" w:author="Nick.Tolimieri" w:date="2022-09-19T13:19:00Z"/>
                <w:rFonts w:asciiTheme="minorHAnsi" w:eastAsiaTheme="minorHAnsi" w:hAnsiTheme="minorHAnsi" w:cstheme="minorBidi"/>
                <w:sz w:val="22"/>
                <w:szCs w:val="22"/>
                <w:rPrChange w:id="13879" w:author="Nick.Tolimieri [2]" w:date="2022-09-16T09:26:00Z">
                  <w:rPr>
                    <w:ins w:id="13880" w:author="Nick.Tolimieri [2]" w:date="2022-09-16T09:26:00Z"/>
                    <w:del w:id="13881" w:author="Nick.Tolimieri" w:date="2022-09-19T13:19:00Z"/>
                    <w:rFonts w:ascii="Calibri" w:hAnsi="Calibri" w:cs="Calibri"/>
                    <w:color w:val="000000"/>
                    <w:sz w:val="22"/>
                    <w:szCs w:val="22"/>
                  </w:rPr>
                </w:rPrChange>
              </w:rPr>
              <w:pPrChange w:id="13882" w:author="Nick.Tolimieri [2]" w:date="2022-09-16T09:26:00Z">
                <w:pPr/>
              </w:pPrChange>
            </w:pPr>
            <w:ins w:id="13883" w:author="Nick.Tolimieri [2]" w:date="2022-09-16T09:26:00Z">
              <w:del w:id="13884" w:author="Nick.Tolimieri" w:date="2022-09-19T13:19:00Z">
                <w:r w:rsidRPr="00FC0F34" w:rsidDel="002F2C4B">
                  <w:rPr>
                    <w:rFonts w:asciiTheme="minorHAnsi" w:eastAsiaTheme="minorHAnsi" w:hAnsiTheme="minorHAnsi" w:cstheme="minorBidi"/>
                    <w:sz w:val="22"/>
                    <w:szCs w:val="22"/>
                    <w:rPrChange w:id="13885" w:author="Nick.Tolimieri [2]" w:date="2022-09-16T09:26:00Z">
                      <w:rPr>
                        <w:rFonts w:ascii="Calibri" w:hAnsi="Calibri" w:cs="Calibri"/>
                        <w:color w:val="000000"/>
                        <w:sz w:val="22"/>
                        <w:szCs w:val="22"/>
                      </w:rPr>
                    </w:rPrChange>
                  </w:rPr>
                  <w:delText>Cape Alava</w:delText>
                </w:r>
              </w:del>
            </w:ins>
          </w:p>
        </w:tc>
        <w:tc>
          <w:tcPr>
            <w:tcW w:w="960" w:type="dxa"/>
            <w:noWrap/>
            <w:hideMark/>
            <w:tcPrChange w:id="1388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887" w:author="Nick.Tolimieri [2]" w:date="2022-09-16T09:26:00Z"/>
                <w:del w:id="13888" w:author="Nick.Tolimieri" w:date="2022-09-19T13:19:00Z"/>
                <w:rFonts w:asciiTheme="minorHAnsi" w:eastAsiaTheme="minorHAnsi" w:hAnsiTheme="minorHAnsi" w:cstheme="minorBidi"/>
                <w:sz w:val="22"/>
                <w:szCs w:val="22"/>
                <w:rPrChange w:id="13889" w:author="Nick.Tolimieri [2]" w:date="2022-09-16T09:26:00Z">
                  <w:rPr>
                    <w:ins w:id="13890" w:author="Nick.Tolimieri [2]" w:date="2022-09-16T09:26:00Z"/>
                    <w:del w:id="13891" w:author="Nick.Tolimieri" w:date="2022-09-19T13:19:00Z"/>
                    <w:rFonts w:ascii="Calibri" w:hAnsi="Calibri" w:cs="Calibri"/>
                    <w:color w:val="000000"/>
                    <w:sz w:val="22"/>
                    <w:szCs w:val="22"/>
                  </w:rPr>
                </w:rPrChange>
              </w:rPr>
              <w:pPrChange w:id="13892" w:author="Nick.Tolimieri [2]" w:date="2022-09-16T09:26:00Z">
                <w:pPr>
                  <w:jc w:val="right"/>
                </w:pPr>
              </w:pPrChange>
            </w:pPr>
            <w:ins w:id="13893" w:author="Nick.Tolimieri [2]" w:date="2022-09-16T09:26:00Z">
              <w:del w:id="13894" w:author="Nick.Tolimieri" w:date="2022-09-19T13:19:00Z">
                <w:r w:rsidRPr="00FC0F34" w:rsidDel="002F2C4B">
                  <w:rPr>
                    <w:rFonts w:asciiTheme="minorHAnsi" w:eastAsiaTheme="minorHAnsi" w:hAnsiTheme="minorHAnsi" w:cstheme="minorBidi"/>
                    <w:sz w:val="22"/>
                    <w:szCs w:val="22"/>
                    <w:rPrChange w:id="13895" w:author="Nick.Tolimieri [2]" w:date="2022-09-16T09:26:00Z">
                      <w:rPr>
                        <w:rFonts w:ascii="Calibri" w:hAnsi="Calibri" w:cs="Calibri"/>
                        <w:color w:val="000000"/>
                        <w:sz w:val="22"/>
                        <w:szCs w:val="22"/>
                      </w:rPr>
                    </w:rPrChange>
                  </w:rPr>
                  <w:delText>2012</w:delText>
                </w:r>
              </w:del>
            </w:ins>
          </w:p>
        </w:tc>
        <w:tc>
          <w:tcPr>
            <w:tcW w:w="960" w:type="dxa"/>
            <w:noWrap/>
            <w:hideMark/>
            <w:tcPrChange w:id="1389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897" w:author="Nick.Tolimieri [2]" w:date="2022-09-16T09:26:00Z"/>
                <w:del w:id="13898" w:author="Nick.Tolimieri" w:date="2022-09-19T13:19:00Z"/>
                <w:rFonts w:asciiTheme="minorHAnsi" w:eastAsiaTheme="minorHAnsi" w:hAnsiTheme="minorHAnsi" w:cstheme="minorBidi"/>
                <w:sz w:val="22"/>
                <w:szCs w:val="22"/>
                <w:rPrChange w:id="13899" w:author="Nick.Tolimieri [2]" w:date="2022-09-16T09:26:00Z">
                  <w:rPr>
                    <w:ins w:id="13900" w:author="Nick.Tolimieri [2]" w:date="2022-09-16T09:26:00Z"/>
                    <w:del w:id="13901" w:author="Nick.Tolimieri" w:date="2022-09-19T13:19:00Z"/>
                    <w:rFonts w:ascii="Calibri" w:hAnsi="Calibri" w:cs="Calibri"/>
                    <w:color w:val="000000"/>
                    <w:sz w:val="22"/>
                    <w:szCs w:val="22"/>
                  </w:rPr>
                </w:rPrChange>
              </w:rPr>
              <w:pPrChange w:id="13902" w:author="Nick.Tolimieri [2]" w:date="2022-09-16T09:26:00Z">
                <w:pPr>
                  <w:jc w:val="right"/>
                </w:pPr>
              </w:pPrChange>
            </w:pPr>
            <w:ins w:id="13903" w:author="Nick.Tolimieri [2]" w:date="2022-09-16T09:26:00Z">
              <w:del w:id="13904" w:author="Nick.Tolimieri" w:date="2022-09-19T13:19:00Z">
                <w:r w:rsidRPr="00FC0F34" w:rsidDel="002F2C4B">
                  <w:rPr>
                    <w:rFonts w:asciiTheme="minorHAnsi" w:eastAsiaTheme="minorHAnsi" w:hAnsiTheme="minorHAnsi" w:cstheme="minorBidi"/>
                    <w:sz w:val="22"/>
                    <w:szCs w:val="22"/>
                    <w:rPrChange w:id="13905" w:author="Nick.Tolimieri [2]" w:date="2022-09-16T09:26:00Z">
                      <w:rPr>
                        <w:rFonts w:ascii="Calibri" w:hAnsi="Calibri" w:cs="Calibri"/>
                        <w:color w:val="000000"/>
                        <w:sz w:val="22"/>
                        <w:szCs w:val="22"/>
                      </w:rPr>
                    </w:rPrChange>
                  </w:rPr>
                  <w:delText>2</w:delText>
                </w:r>
              </w:del>
            </w:ins>
          </w:p>
        </w:tc>
        <w:tc>
          <w:tcPr>
            <w:tcW w:w="960" w:type="dxa"/>
            <w:noWrap/>
            <w:hideMark/>
            <w:tcPrChange w:id="1390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907" w:author="Nick.Tolimieri [2]" w:date="2022-09-16T09:26:00Z"/>
                <w:del w:id="13908" w:author="Nick.Tolimieri" w:date="2022-09-19T13:19:00Z"/>
                <w:rFonts w:asciiTheme="minorHAnsi" w:eastAsiaTheme="minorHAnsi" w:hAnsiTheme="minorHAnsi" w:cstheme="minorBidi"/>
                <w:sz w:val="22"/>
                <w:szCs w:val="22"/>
                <w:rPrChange w:id="13909" w:author="Nick.Tolimieri [2]" w:date="2022-09-16T09:26:00Z">
                  <w:rPr>
                    <w:ins w:id="13910" w:author="Nick.Tolimieri [2]" w:date="2022-09-16T09:26:00Z"/>
                    <w:del w:id="13911" w:author="Nick.Tolimieri" w:date="2022-09-19T13:19:00Z"/>
                    <w:rFonts w:ascii="Calibri" w:hAnsi="Calibri" w:cs="Calibri"/>
                    <w:color w:val="000000"/>
                    <w:sz w:val="22"/>
                    <w:szCs w:val="22"/>
                  </w:rPr>
                </w:rPrChange>
              </w:rPr>
              <w:pPrChange w:id="13912" w:author="Nick.Tolimieri [2]" w:date="2022-09-16T09:26:00Z">
                <w:pPr>
                  <w:jc w:val="right"/>
                </w:pPr>
              </w:pPrChange>
            </w:pPr>
            <w:ins w:id="13913" w:author="Nick.Tolimieri [2]" w:date="2022-09-16T09:26:00Z">
              <w:del w:id="13914" w:author="Nick.Tolimieri" w:date="2022-09-19T13:19:00Z">
                <w:r w:rsidRPr="00FC0F34" w:rsidDel="002F2C4B">
                  <w:rPr>
                    <w:rFonts w:asciiTheme="minorHAnsi" w:eastAsiaTheme="minorHAnsi" w:hAnsiTheme="minorHAnsi" w:cstheme="minorBidi"/>
                    <w:sz w:val="22"/>
                    <w:szCs w:val="22"/>
                    <w:rPrChange w:id="13915" w:author="Nick.Tolimieri [2]" w:date="2022-09-16T09:26:00Z">
                      <w:rPr>
                        <w:rFonts w:ascii="Calibri" w:hAnsi="Calibri" w:cs="Calibri"/>
                        <w:color w:val="000000"/>
                        <w:sz w:val="22"/>
                        <w:szCs w:val="22"/>
                      </w:rPr>
                    </w:rPrChange>
                  </w:rPr>
                  <w:delText>0</w:delText>
                </w:r>
              </w:del>
            </w:ins>
          </w:p>
        </w:tc>
        <w:tc>
          <w:tcPr>
            <w:tcW w:w="960" w:type="dxa"/>
            <w:noWrap/>
            <w:hideMark/>
            <w:tcPrChange w:id="1391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917" w:author="Nick.Tolimieri [2]" w:date="2022-09-16T09:26:00Z"/>
                <w:del w:id="13918" w:author="Nick.Tolimieri" w:date="2022-09-19T13:19:00Z"/>
                <w:rFonts w:asciiTheme="minorHAnsi" w:eastAsiaTheme="minorHAnsi" w:hAnsiTheme="minorHAnsi" w:cstheme="minorBidi"/>
                <w:sz w:val="22"/>
                <w:szCs w:val="22"/>
                <w:rPrChange w:id="13919" w:author="Nick.Tolimieri [2]" w:date="2022-09-16T09:26:00Z">
                  <w:rPr>
                    <w:ins w:id="13920" w:author="Nick.Tolimieri [2]" w:date="2022-09-16T09:26:00Z"/>
                    <w:del w:id="13921" w:author="Nick.Tolimieri" w:date="2022-09-19T13:19:00Z"/>
                    <w:rFonts w:ascii="Calibri" w:hAnsi="Calibri" w:cs="Calibri"/>
                    <w:color w:val="000000"/>
                    <w:sz w:val="22"/>
                    <w:szCs w:val="22"/>
                  </w:rPr>
                </w:rPrChange>
              </w:rPr>
              <w:pPrChange w:id="13922" w:author="Nick.Tolimieri [2]" w:date="2022-09-16T09:26:00Z">
                <w:pPr>
                  <w:jc w:val="right"/>
                </w:pPr>
              </w:pPrChange>
            </w:pPr>
            <w:ins w:id="13923" w:author="Nick.Tolimieri [2]" w:date="2022-09-16T09:26:00Z">
              <w:del w:id="13924" w:author="Nick.Tolimieri" w:date="2022-09-19T13:19:00Z">
                <w:r w:rsidRPr="00FC0F34" w:rsidDel="002F2C4B">
                  <w:rPr>
                    <w:rFonts w:asciiTheme="minorHAnsi" w:eastAsiaTheme="minorHAnsi" w:hAnsiTheme="minorHAnsi" w:cstheme="minorBidi"/>
                    <w:sz w:val="22"/>
                    <w:szCs w:val="22"/>
                    <w:rPrChange w:id="13925" w:author="Nick.Tolimieri [2]" w:date="2022-09-16T09:26:00Z">
                      <w:rPr>
                        <w:rFonts w:ascii="Calibri" w:hAnsi="Calibri" w:cs="Calibri"/>
                        <w:color w:val="000000"/>
                        <w:sz w:val="22"/>
                        <w:szCs w:val="22"/>
                      </w:rPr>
                    </w:rPrChange>
                  </w:rPr>
                  <w:delText>0</w:delText>
                </w:r>
              </w:del>
            </w:ins>
          </w:p>
        </w:tc>
        <w:tc>
          <w:tcPr>
            <w:tcW w:w="960" w:type="dxa"/>
            <w:noWrap/>
            <w:hideMark/>
            <w:tcPrChange w:id="1392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927" w:author="Nick.Tolimieri [2]" w:date="2022-09-16T09:26:00Z"/>
                <w:del w:id="13928" w:author="Nick.Tolimieri" w:date="2022-09-19T13:19:00Z"/>
                <w:rFonts w:asciiTheme="minorHAnsi" w:eastAsiaTheme="minorHAnsi" w:hAnsiTheme="minorHAnsi" w:cstheme="minorBidi"/>
                <w:sz w:val="22"/>
                <w:szCs w:val="22"/>
                <w:rPrChange w:id="13929" w:author="Nick.Tolimieri [2]" w:date="2022-09-16T09:26:00Z">
                  <w:rPr>
                    <w:ins w:id="13930" w:author="Nick.Tolimieri [2]" w:date="2022-09-16T09:26:00Z"/>
                    <w:del w:id="13931" w:author="Nick.Tolimieri" w:date="2022-09-19T13:19:00Z"/>
                    <w:rFonts w:ascii="Calibri" w:hAnsi="Calibri" w:cs="Calibri"/>
                    <w:color w:val="000000"/>
                    <w:sz w:val="22"/>
                    <w:szCs w:val="22"/>
                  </w:rPr>
                </w:rPrChange>
              </w:rPr>
              <w:pPrChange w:id="13932" w:author="Nick.Tolimieri [2]" w:date="2022-09-16T09:26:00Z">
                <w:pPr>
                  <w:jc w:val="right"/>
                </w:pPr>
              </w:pPrChange>
            </w:pPr>
            <w:ins w:id="13933" w:author="Nick.Tolimieri [2]" w:date="2022-09-16T09:26:00Z">
              <w:del w:id="13934" w:author="Nick.Tolimieri" w:date="2022-09-19T13:19:00Z">
                <w:r w:rsidRPr="00FC0F34" w:rsidDel="002F2C4B">
                  <w:rPr>
                    <w:rFonts w:asciiTheme="minorHAnsi" w:eastAsiaTheme="minorHAnsi" w:hAnsiTheme="minorHAnsi" w:cstheme="minorBidi"/>
                    <w:sz w:val="22"/>
                    <w:szCs w:val="22"/>
                    <w:rPrChange w:id="13935" w:author="Nick.Tolimieri [2]" w:date="2022-09-16T09:26:00Z">
                      <w:rPr>
                        <w:rFonts w:ascii="Calibri" w:hAnsi="Calibri" w:cs="Calibri"/>
                        <w:color w:val="000000"/>
                        <w:sz w:val="22"/>
                        <w:szCs w:val="22"/>
                      </w:rPr>
                    </w:rPrChange>
                  </w:rPr>
                  <w:delText>0</w:delText>
                </w:r>
              </w:del>
            </w:ins>
          </w:p>
        </w:tc>
        <w:tc>
          <w:tcPr>
            <w:tcW w:w="960" w:type="dxa"/>
            <w:noWrap/>
            <w:hideMark/>
            <w:tcPrChange w:id="1393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937" w:author="Nick.Tolimieri [2]" w:date="2022-09-16T09:26:00Z"/>
                <w:del w:id="13938" w:author="Nick.Tolimieri" w:date="2022-09-19T13:19:00Z"/>
                <w:rFonts w:asciiTheme="minorHAnsi" w:eastAsiaTheme="minorHAnsi" w:hAnsiTheme="minorHAnsi" w:cstheme="minorBidi"/>
                <w:sz w:val="22"/>
                <w:szCs w:val="22"/>
                <w:rPrChange w:id="13939" w:author="Nick.Tolimieri [2]" w:date="2022-09-16T09:26:00Z">
                  <w:rPr>
                    <w:ins w:id="13940" w:author="Nick.Tolimieri [2]" w:date="2022-09-16T09:26:00Z"/>
                    <w:del w:id="13941" w:author="Nick.Tolimieri" w:date="2022-09-19T13:19:00Z"/>
                    <w:rFonts w:ascii="Calibri" w:hAnsi="Calibri" w:cs="Calibri"/>
                    <w:color w:val="000000"/>
                    <w:sz w:val="22"/>
                    <w:szCs w:val="22"/>
                  </w:rPr>
                </w:rPrChange>
              </w:rPr>
              <w:pPrChange w:id="13942" w:author="Nick.Tolimieri [2]" w:date="2022-09-16T09:26:00Z">
                <w:pPr/>
              </w:pPrChange>
            </w:pPr>
            <w:ins w:id="13943" w:author="Nick.Tolimieri [2]" w:date="2022-09-16T09:26:00Z">
              <w:del w:id="13944" w:author="Nick.Tolimieri" w:date="2022-09-19T13:19:00Z">
                <w:r w:rsidRPr="00FC0F34" w:rsidDel="002F2C4B">
                  <w:rPr>
                    <w:rFonts w:asciiTheme="minorHAnsi" w:eastAsiaTheme="minorHAnsi" w:hAnsiTheme="minorHAnsi" w:cstheme="minorBidi"/>
                    <w:sz w:val="22"/>
                    <w:szCs w:val="22"/>
                    <w:rPrChange w:id="13945" w:author="Nick.Tolimieri [2]" w:date="2022-09-16T09:26:00Z">
                      <w:rPr>
                        <w:rFonts w:ascii="Calibri" w:hAnsi="Calibri" w:cs="Calibri"/>
                        <w:color w:val="000000"/>
                        <w:sz w:val="22"/>
                        <w:szCs w:val="22"/>
                      </w:rPr>
                    </w:rPrChange>
                  </w:rPr>
                  <w:delText>NA</w:delText>
                </w:r>
              </w:del>
            </w:ins>
          </w:p>
        </w:tc>
        <w:tc>
          <w:tcPr>
            <w:tcW w:w="960" w:type="dxa"/>
            <w:noWrap/>
            <w:hideMark/>
            <w:tcPrChange w:id="1394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947" w:author="Nick.Tolimieri [2]" w:date="2022-09-16T09:26:00Z"/>
                <w:del w:id="13948" w:author="Nick.Tolimieri" w:date="2022-09-19T13:19:00Z"/>
                <w:rFonts w:asciiTheme="minorHAnsi" w:eastAsiaTheme="minorHAnsi" w:hAnsiTheme="minorHAnsi" w:cstheme="minorBidi"/>
                <w:sz w:val="22"/>
                <w:szCs w:val="22"/>
                <w:rPrChange w:id="13949" w:author="Nick.Tolimieri [2]" w:date="2022-09-16T09:26:00Z">
                  <w:rPr>
                    <w:ins w:id="13950" w:author="Nick.Tolimieri [2]" w:date="2022-09-16T09:26:00Z"/>
                    <w:del w:id="13951" w:author="Nick.Tolimieri" w:date="2022-09-19T13:19:00Z"/>
                    <w:rFonts w:ascii="Calibri" w:hAnsi="Calibri" w:cs="Calibri"/>
                    <w:color w:val="000000"/>
                    <w:sz w:val="22"/>
                    <w:szCs w:val="22"/>
                  </w:rPr>
                </w:rPrChange>
              </w:rPr>
              <w:pPrChange w:id="13952" w:author="Nick.Tolimieri [2]" w:date="2022-09-16T09:26:00Z">
                <w:pPr/>
              </w:pPrChange>
            </w:pPr>
            <w:ins w:id="13953" w:author="Nick.Tolimieri [2]" w:date="2022-09-16T09:26:00Z">
              <w:del w:id="13954" w:author="Nick.Tolimieri" w:date="2022-09-19T13:19:00Z">
                <w:r w:rsidRPr="00FC0F34" w:rsidDel="002F2C4B">
                  <w:rPr>
                    <w:rFonts w:asciiTheme="minorHAnsi" w:eastAsiaTheme="minorHAnsi" w:hAnsiTheme="minorHAnsi" w:cstheme="minorBidi"/>
                    <w:sz w:val="22"/>
                    <w:szCs w:val="22"/>
                    <w:rPrChange w:id="13955" w:author="Nick.Tolimieri [2]" w:date="2022-09-16T09:26:00Z">
                      <w:rPr>
                        <w:rFonts w:ascii="Calibri" w:hAnsi="Calibri" w:cs="Calibri"/>
                        <w:color w:val="000000"/>
                        <w:sz w:val="22"/>
                        <w:szCs w:val="22"/>
                      </w:rPr>
                    </w:rPrChange>
                  </w:rPr>
                  <w:delText>NA</w:delText>
                </w:r>
              </w:del>
            </w:ins>
          </w:p>
        </w:tc>
        <w:tc>
          <w:tcPr>
            <w:tcW w:w="960" w:type="dxa"/>
            <w:noWrap/>
            <w:hideMark/>
            <w:tcPrChange w:id="1395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957" w:author="Nick.Tolimieri [2]" w:date="2022-09-16T09:26:00Z"/>
                <w:del w:id="13958" w:author="Nick.Tolimieri" w:date="2022-09-19T13:19:00Z"/>
                <w:rFonts w:asciiTheme="minorHAnsi" w:eastAsiaTheme="minorHAnsi" w:hAnsiTheme="minorHAnsi" w:cstheme="minorBidi"/>
                <w:sz w:val="22"/>
                <w:szCs w:val="22"/>
                <w:rPrChange w:id="13959" w:author="Nick.Tolimieri [2]" w:date="2022-09-16T09:26:00Z">
                  <w:rPr>
                    <w:ins w:id="13960" w:author="Nick.Tolimieri [2]" w:date="2022-09-16T09:26:00Z"/>
                    <w:del w:id="13961" w:author="Nick.Tolimieri" w:date="2022-09-19T13:19:00Z"/>
                    <w:rFonts w:ascii="Calibri" w:hAnsi="Calibri" w:cs="Calibri"/>
                    <w:color w:val="000000"/>
                    <w:sz w:val="22"/>
                    <w:szCs w:val="22"/>
                  </w:rPr>
                </w:rPrChange>
              </w:rPr>
              <w:pPrChange w:id="13962" w:author="Nick.Tolimieri [2]" w:date="2022-09-16T09:26:00Z">
                <w:pPr/>
              </w:pPrChange>
            </w:pPr>
            <w:ins w:id="13963" w:author="Nick.Tolimieri [2]" w:date="2022-09-16T09:26:00Z">
              <w:del w:id="13964" w:author="Nick.Tolimieri" w:date="2022-09-19T13:19:00Z">
                <w:r w:rsidRPr="00FC0F34" w:rsidDel="002F2C4B">
                  <w:rPr>
                    <w:rFonts w:asciiTheme="minorHAnsi" w:eastAsiaTheme="minorHAnsi" w:hAnsiTheme="minorHAnsi" w:cstheme="minorBidi"/>
                    <w:sz w:val="22"/>
                    <w:szCs w:val="22"/>
                    <w:rPrChange w:id="13965" w:author="Nick.Tolimieri [2]" w:date="2022-09-16T09:26:00Z">
                      <w:rPr>
                        <w:rFonts w:ascii="Calibri" w:hAnsi="Calibri" w:cs="Calibri"/>
                        <w:color w:val="000000"/>
                        <w:sz w:val="22"/>
                        <w:szCs w:val="22"/>
                      </w:rPr>
                    </w:rPrChange>
                  </w:rPr>
                  <w:delText>NA</w:delText>
                </w:r>
              </w:del>
            </w:ins>
          </w:p>
        </w:tc>
        <w:tc>
          <w:tcPr>
            <w:tcW w:w="960" w:type="dxa"/>
            <w:noWrap/>
            <w:hideMark/>
            <w:tcPrChange w:id="1396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967" w:author="Nick.Tolimieri [2]" w:date="2022-09-16T09:26:00Z"/>
                <w:del w:id="13968" w:author="Nick.Tolimieri" w:date="2022-09-19T13:19:00Z"/>
                <w:rFonts w:asciiTheme="minorHAnsi" w:eastAsiaTheme="minorHAnsi" w:hAnsiTheme="minorHAnsi" w:cstheme="minorBidi"/>
                <w:sz w:val="22"/>
                <w:szCs w:val="22"/>
                <w:rPrChange w:id="13969" w:author="Nick.Tolimieri [2]" w:date="2022-09-16T09:26:00Z">
                  <w:rPr>
                    <w:ins w:id="13970" w:author="Nick.Tolimieri [2]" w:date="2022-09-16T09:26:00Z"/>
                    <w:del w:id="13971" w:author="Nick.Tolimieri" w:date="2022-09-19T13:19:00Z"/>
                    <w:rFonts w:ascii="Calibri" w:hAnsi="Calibri" w:cs="Calibri"/>
                    <w:color w:val="000000"/>
                    <w:sz w:val="22"/>
                    <w:szCs w:val="22"/>
                  </w:rPr>
                </w:rPrChange>
              </w:rPr>
              <w:pPrChange w:id="13972" w:author="Nick.Tolimieri [2]" w:date="2022-09-16T09:26:00Z">
                <w:pPr/>
              </w:pPrChange>
            </w:pPr>
            <w:ins w:id="13973" w:author="Nick.Tolimieri [2]" w:date="2022-09-16T09:26:00Z">
              <w:del w:id="13974" w:author="Nick.Tolimieri" w:date="2022-09-19T13:19:00Z">
                <w:r w:rsidRPr="00FC0F34" w:rsidDel="002F2C4B">
                  <w:rPr>
                    <w:rFonts w:asciiTheme="minorHAnsi" w:eastAsiaTheme="minorHAnsi" w:hAnsiTheme="minorHAnsi" w:cstheme="minorBidi"/>
                    <w:sz w:val="22"/>
                    <w:szCs w:val="22"/>
                    <w:rPrChange w:id="13975" w:author="Nick.Tolimieri [2]" w:date="2022-09-16T09:26:00Z">
                      <w:rPr>
                        <w:rFonts w:ascii="Calibri" w:hAnsi="Calibri" w:cs="Calibri"/>
                        <w:color w:val="000000"/>
                        <w:sz w:val="22"/>
                        <w:szCs w:val="22"/>
                      </w:rPr>
                    </w:rPrChange>
                  </w:rPr>
                  <w:delText>NA</w:delText>
                </w:r>
              </w:del>
            </w:ins>
          </w:p>
        </w:tc>
      </w:tr>
      <w:tr w:rsidR="00FC0F34" w:rsidRPr="00FC0F34" w:rsidDel="002F2C4B" w:rsidTr="00FC0F34">
        <w:trPr>
          <w:divId w:val="1675451697"/>
          <w:trHeight w:val="300"/>
          <w:ins w:id="13976" w:author="Nick.Tolimieri [2]" w:date="2022-09-16T09:26:00Z"/>
          <w:del w:id="13977" w:author="Nick.Tolimieri" w:date="2022-09-19T13:19:00Z"/>
          <w:trPrChange w:id="13978" w:author="Nick.Tolimieri [2]" w:date="2022-09-16T09:26:00Z">
            <w:trPr>
              <w:divId w:val="1675451697"/>
              <w:trHeight w:val="300"/>
            </w:trPr>
          </w:trPrChange>
        </w:trPr>
        <w:tc>
          <w:tcPr>
            <w:tcW w:w="960" w:type="dxa"/>
            <w:noWrap/>
            <w:hideMark/>
            <w:tcPrChange w:id="1397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980" w:author="Nick.Tolimieri [2]" w:date="2022-09-16T09:26:00Z"/>
                <w:del w:id="13981" w:author="Nick.Tolimieri" w:date="2022-09-19T13:19:00Z"/>
                <w:rFonts w:asciiTheme="minorHAnsi" w:eastAsiaTheme="minorHAnsi" w:hAnsiTheme="minorHAnsi" w:cstheme="minorBidi"/>
                <w:sz w:val="22"/>
                <w:szCs w:val="22"/>
                <w:rPrChange w:id="13982" w:author="Nick.Tolimieri [2]" w:date="2022-09-16T09:26:00Z">
                  <w:rPr>
                    <w:ins w:id="13983" w:author="Nick.Tolimieri [2]" w:date="2022-09-16T09:26:00Z"/>
                    <w:del w:id="13984" w:author="Nick.Tolimieri" w:date="2022-09-19T13:19:00Z"/>
                    <w:rFonts w:ascii="Calibri" w:hAnsi="Calibri" w:cs="Calibri"/>
                    <w:color w:val="000000"/>
                    <w:sz w:val="22"/>
                    <w:szCs w:val="22"/>
                  </w:rPr>
                </w:rPrChange>
              </w:rPr>
              <w:pPrChange w:id="13985" w:author="Nick.Tolimieri [2]" w:date="2022-09-16T09:26:00Z">
                <w:pPr/>
              </w:pPrChange>
            </w:pPr>
            <w:ins w:id="13986" w:author="Nick.Tolimieri [2]" w:date="2022-09-16T09:26:00Z">
              <w:del w:id="13987" w:author="Nick.Tolimieri" w:date="2022-09-19T13:19:00Z">
                <w:r w:rsidRPr="00FC0F34" w:rsidDel="002F2C4B">
                  <w:rPr>
                    <w:rFonts w:asciiTheme="minorHAnsi" w:eastAsiaTheme="minorHAnsi" w:hAnsiTheme="minorHAnsi" w:cstheme="minorBidi"/>
                    <w:sz w:val="22"/>
                    <w:szCs w:val="22"/>
                    <w:rPrChange w:id="13988" w:author="Nick.Tolimieri [2]" w:date="2022-09-16T09:26:00Z">
                      <w:rPr>
                        <w:rFonts w:ascii="Calibri" w:hAnsi="Calibri" w:cs="Calibri"/>
                        <w:color w:val="000000"/>
                        <w:sz w:val="22"/>
                        <w:szCs w:val="22"/>
                      </w:rPr>
                    </w:rPrChange>
                  </w:rPr>
                  <w:delText>Cape Alava</w:delText>
                </w:r>
              </w:del>
            </w:ins>
          </w:p>
        </w:tc>
        <w:tc>
          <w:tcPr>
            <w:tcW w:w="960" w:type="dxa"/>
            <w:noWrap/>
            <w:hideMark/>
            <w:tcPrChange w:id="1398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3990" w:author="Nick.Tolimieri [2]" w:date="2022-09-16T09:26:00Z"/>
                <w:del w:id="13991" w:author="Nick.Tolimieri" w:date="2022-09-19T13:19:00Z"/>
                <w:rFonts w:asciiTheme="minorHAnsi" w:eastAsiaTheme="minorHAnsi" w:hAnsiTheme="minorHAnsi" w:cstheme="minorBidi"/>
                <w:sz w:val="22"/>
                <w:szCs w:val="22"/>
                <w:rPrChange w:id="13992" w:author="Nick.Tolimieri [2]" w:date="2022-09-16T09:26:00Z">
                  <w:rPr>
                    <w:ins w:id="13993" w:author="Nick.Tolimieri [2]" w:date="2022-09-16T09:26:00Z"/>
                    <w:del w:id="13994" w:author="Nick.Tolimieri" w:date="2022-09-19T13:19:00Z"/>
                    <w:rFonts w:ascii="Calibri" w:hAnsi="Calibri" w:cs="Calibri"/>
                    <w:color w:val="000000"/>
                    <w:sz w:val="22"/>
                    <w:szCs w:val="22"/>
                  </w:rPr>
                </w:rPrChange>
              </w:rPr>
              <w:pPrChange w:id="13995" w:author="Nick.Tolimieri [2]" w:date="2022-09-16T09:26:00Z">
                <w:pPr>
                  <w:jc w:val="right"/>
                </w:pPr>
              </w:pPrChange>
            </w:pPr>
            <w:ins w:id="13996" w:author="Nick.Tolimieri [2]" w:date="2022-09-16T09:26:00Z">
              <w:del w:id="13997" w:author="Nick.Tolimieri" w:date="2022-09-19T13:19:00Z">
                <w:r w:rsidRPr="00FC0F34" w:rsidDel="002F2C4B">
                  <w:rPr>
                    <w:rFonts w:asciiTheme="minorHAnsi" w:eastAsiaTheme="minorHAnsi" w:hAnsiTheme="minorHAnsi" w:cstheme="minorBidi"/>
                    <w:sz w:val="22"/>
                    <w:szCs w:val="22"/>
                    <w:rPrChange w:id="13998" w:author="Nick.Tolimieri [2]" w:date="2022-09-16T09:26:00Z">
                      <w:rPr>
                        <w:rFonts w:ascii="Calibri" w:hAnsi="Calibri" w:cs="Calibri"/>
                        <w:color w:val="000000"/>
                        <w:sz w:val="22"/>
                        <w:szCs w:val="22"/>
                      </w:rPr>
                    </w:rPrChange>
                  </w:rPr>
                  <w:delText>2013</w:delText>
                </w:r>
              </w:del>
            </w:ins>
          </w:p>
        </w:tc>
        <w:tc>
          <w:tcPr>
            <w:tcW w:w="960" w:type="dxa"/>
            <w:noWrap/>
            <w:hideMark/>
            <w:tcPrChange w:id="1399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4000" w:author="Nick.Tolimieri [2]" w:date="2022-09-16T09:26:00Z"/>
                <w:del w:id="14001" w:author="Nick.Tolimieri" w:date="2022-09-19T13:19:00Z"/>
                <w:rFonts w:asciiTheme="minorHAnsi" w:eastAsiaTheme="minorHAnsi" w:hAnsiTheme="minorHAnsi" w:cstheme="minorBidi"/>
                <w:sz w:val="22"/>
                <w:szCs w:val="22"/>
                <w:rPrChange w:id="14002" w:author="Nick.Tolimieri [2]" w:date="2022-09-16T09:26:00Z">
                  <w:rPr>
                    <w:ins w:id="14003" w:author="Nick.Tolimieri [2]" w:date="2022-09-16T09:26:00Z"/>
                    <w:del w:id="14004" w:author="Nick.Tolimieri" w:date="2022-09-19T13:19:00Z"/>
                    <w:rFonts w:ascii="Calibri" w:hAnsi="Calibri" w:cs="Calibri"/>
                    <w:color w:val="000000"/>
                    <w:sz w:val="22"/>
                    <w:szCs w:val="22"/>
                  </w:rPr>
                </w:rPrChange>
              </w:rPr>
              <w:pPrChange w:id="14005" w:author="Nick.Tolimieri [2]" w:date="2022-09-16T09:26:00Z">
                <w:pPr>
                  <w:jc w:val="right"/>
                </w:pPr>
              </w:pPrChange>
            </w:pPr>
            <w:ins w:id="14006" w:author="Nick.Tolimieri [2]" w:date="2022-09-16T09:26:00Z">
              <w:del w:id="14007" w:author="Nick.Tolimieri" w:date="2022-09-19T13:19:00Z">
                <w:r w:rsidRPr="00FC0F34" w:rsidDel="002F2C4B">
                  <w:rPr>
                    <w:rFonts w:asciiTheme="minorHAnsi" w:eastAsiaTheme="minorHAnsi" w:hAnsiTheme="minorHAnsi" w:cstheme="minorBidi"/>
                    <w:sz w:val="22"/>
                    <w:szCs w:val="22"/>
                    <w:rPrChange w:id="14008" w:author="Nick.Tolimieri [2]" w:date="2022-09-16T09:26:00Z">
                      <w:rPr>
                        <w:rFonts w:ascii="Calibri" w:hAnsi="Calibri" w:cs="Calibri"/>
                        <w:color w:val="000000"/>
                        <w:sz w:val="22"/>
                        <w:szCs w:val="22"/>
                      </w:rPr>
                    </w:rPrChange>
                  </w:rPr>
                  <w:delText>25</w:delText>
                </w:r>
              </w:del>
            </w:ins>
          </w:p>
        </w:tc>
        <w:tc>
          <w:tcPr>
            <w:tcW w:w="960" w:type="dxa"/>
            <w:noWrap/>
            <w:hideMark/>
            <w:tcPrChange w:id="1400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4010" w:author="Nick.Tolimieri [2]" w:date="2022-09-16T09:26:00Z"/>
                <w:del w:id="14011" w:author="Nick.Tolimieri" w:date="2022-09-19T13:19:00Z"/>
                <w:rFonts w:asciiTheme="minorHAnsi" w:eastAsiaTheme="minorHAnsi" w:hAnsiTheme="minorHAnsi" w:cstheme="minorBidi"/>
                <w:sz w:val="22"/>
                <w:szCs w:val="22"/>
                <w:rPrChange w:id="14012" w:author="Nick.Tolimieri [2]" w:date="2022-09-16T09:26:00Z">
                  <w:rPr>
                    <w:ins w:id="14013" w:author="Nick.Tolimieri [2]" w:date="2022-09-16T09:26:00Z"/>
                    <w:del w:id="14014" w:author="Nick.Tolimieri" w:date="2022-09-19T13:19:00Z"/>
                    <w:rFonts w:ascii="Calibri" w:hAnsi="Calibri" w:cs="Calibri"/>
                    <w:color w:val="000000"/>
                    <w:sz w:val="22"/>
                    <w:szCs w:val="22"/>
                  </w:rPr>
                </w:rPrChange>
              </w:rPr>
              <w:pPrChange w:id="14015" w:author="Nick.Tolimieri [2]" w:date="2022-09-16T09:26:00Z">
                <w:pPr>
                  <w:jc w:val="right"/>
                </w:pPr>
              </w:pPrChange>
            </w:pPr>
            <w:ins w:id="14016" w:author="Nick.Tolimieri [2]" w:date="2022-09-16T09:26:00Z">
              <w:del w:id="14017" w:author="Nick.Tolimieri" w:date="2022-09-19T13:19:00Z">
                <w:r w:rsidRPr="00FC0F34" w:rsidDel="002F2C4B">
                  <w:rPr>
                    <w:rFonts w:asciiTheme="minorHAnsi" w:eastAsiaTheme="minorHAnsi" w:hAnsiTheme="minorHAnsi" w:cstheme="minorBidi"/>
                    <w:sz w:val="22"/>
                    <w:szCs w:val="22"/>
                    <w:rPrChange w:id="14018" w:author="Nick.Tolimieri [2]" w:date="2022-09-16T09:26:00Z">
                      <w:rPr>
                        <w:rFonts w:ascii="Calibri" w:hAnsi="Calibri" w:cs="Calibri"/>
                        <w:color w:val="000000"/>
                        <w:sz w:val="22"/>
                        <w:szCs w:val="22"/>
                      </w:rPr>
                    </w:rPrChange>
                  </w:rPr>
                  <w:delText>35</w:delText>
                </w:r>
              </w:del>
            </w:ins>
          </w:p>
        </w:tc>
        <w:tc>
          <w:tcPr>
            <w:tcW w:w="960" w:type="dxa"/>
            <w:noWrap/>
            <w:hideMark/>
            <w:tcPrChange w:id="1401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4020" w:author="Nick.Tolimieri [2]" w:date="2022-09-16T09:26:00Z"/>
                <w:del w:id="14021" w:author="Nick.Tolimieri" w:date="2022-09-19T13:19:00Z"/>
                <w:rFonts w:asciiTheme="minorHAnsi" w:eastAsiaTheme="minorHAnsi" w:hAnsiTheme="minorHAnsi" w:cstheme="minorBidi"/>
                <w:sz w:val="22"/>
                <w:szCs w:val="22"/>
                <w:rPrChange w:id="14022" w:author="Nick.Tolimieri [2]" w:date="2022-09-16T09:26:00Z">
                  <w:rPr>
                    <w:ins w:id="14023" w:author="Nick.Tolimieri [2]" w:date="2022-09-16T09:26:00Z"/>
                    <w:del w:id="14024" w:author="Nick.Tolimieri" w:date="2022-09-19T13:19:00Z"/>
                    <w:rFonts w:ascii="Calibri" w:hAnsi="Calibri" w:cs="Calibri"/>
                    <w:color w:val="000000"/>
                    <w:sz w:val="22"/>
                    <w:szCs w:val="22"/>
                  </w:rPr>
                </w:rPrChange>
              </w:rPr>
              <w:pPrChange w:id="14025" w:author="Nick.Tolimieri [2]" w:date="2022-09-16T09:26:00Z">
                <w:pPr>
                  <w:jc w:val="right"/>
                </w:pPr>
              </w:pPrChange>
            </w:pPr>
            <w:ins w:id="14026" w:author="Nick.Tolimieri [2]" w:date="2022-09-16T09:26:00Z">
              <w:del w:id="14027" w:author="Nick.Tolimieri" w:date="2022-09-19T13:19:00Z">
                <w:r w:rsidRPr="00FC0F34" w:rsidDel="002F2C4B">
                  <w:rPr>
                    <w:rFonts w:asciiTheme="minorHAnsi" w:eastAsiaTheme="minorHAnsi" w:hAnsiTheme="minorHAnsi" w:cstheme="minorBidi"/>
                    <w:sz w:val="22"/>
                    <w:szCs w:val="22"/>
                    <w:rPrChange w:id="14028" w:author="Nick.Tolimieri [2]" w:date="2022-09-16T09:26:00Z">
                      <w:rPr>
                        <w:rFonts w:ascii="Calibri" w:hAnsi="Calibri" w:cs="Calibri"/>
                        <w:color w:val="000000"/>
                        <w:sz w:val="22"/>
                        <w:szCs w:val="22"/>
                      </w:rPr>
                    </w:rPrChange>
                  </w:rPr>
                  <w:delText>2</w:delText>
                </w:r>
              </w:del>
            </w:ins>
          </w:p>
        </w:tc>
        <w:tc>
          <w:tcPr>
            <w:tcW w:w="960" w:type="dxa"/>
            <w:noWrap/>
            <w:hideMark/>
            <w:tcPrChange w:id="1402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4030" w:author="Nick.Tolimieri [2]" w:date="2022-09-16T09:26:00Z"/>
                <w:del w:id="14031" w:author="Nick.Tolimieri" w:date="2022-09-19T13:19:00Z"/>
                <w:rFonts w:asciiTheme="minorHAnsi" w:eastAsiaTheme="minorHAnsi" w:hAnsiTheme="minorHAnsi" w:cstheme="minorBidi"/>
                <w:sz w:val="22"/>
                <w:szCs w:val="22"/>
                <w:rPrChange w:id="14032" w:author="Nick.Tolimieri [2]" w:date="2022-09-16T09:26:00Z">
                  <w:rPr>
                    <w:ins w:id="14033" w:author="Nick.Tolimieri [2]" w:date="2022-09-16T09:26:00Z"/>
                    <w:del w:id="14034" w:author="Nick.Tolimieri" w:date="2022-09-19T13:19:00Z"/>
                    <w:rFonts w:ascii="Calibri" w:hAnsi="Calibri" w:cs="Calibri"/>
                    <w:color w:val="000000"/>
                    <w:sz w:val="22"/>
                    <w:szCs w:val="22"/>
                  </w:rPr>
                </w:rPrChange>
              </w:rPr>
              <w:pPrChange w:id="14035" w:author="Nick.Tolimieri [2]" w:date="2022-09-16T09:26:00Z">
                <w:pPr>
                  <w:jc w:val="right"/>
                </w:pPr>
              </w:pPrChange>
            </w:pPr>
            <w:ins w:id="14036" w:author="Nick.Tolimieri [2]" w:date="2022-09-16T09:26:00Z">
              <w:del w:id="14037" w:author="Nick.Tolimieri" w:date="2022-09-19T13:19:00Z">
                <w:r w:rsidRPr="00FC0F34" w:rsidDel="002F2C4B">
                  <w:rPr>
                    <w:rFonts w:asciiTheme="minorHAnsi" w:eastAsiaTheme="minorHAnsi" w:hAnsiTheme="minorHAnsi" w:cstheme="minorBidi"/>
                    <w:sz w:val="22"/>
                    <w:szCs w:val="22"/>
                    <w:rPrChange w:id="14038" w:author="Nick.Tolimieri [2]" w:date="2022-09-16T09:26:00Z">
                      <w:rPr>
                        <w:rFonts w:ascii="Calibri" w:hAnsi="Calibri" w:cs="Calibri"/>
                        <w:color w:val="000000"/>
                        <w:sz w:val="22"/>
                        <w:szCs w:val="22"/>
                      </w:rPr>
                    </w:rPrChange>
                  </w:rPr>
                  <w:delText>30</w:delText>
                </w:r>
              </w:del>
            </w:ins>
          </w:p>
        </w:tc>
        <w:tc>
          <w:tcPr>
            <w:tcW w:w="960" w:type="dxa"/>
            <w:noWrap/>
            <w:hideMark/>
            <w:tcPrChange w:id="1403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4040" w:author="Nick.Tolimieri [2]" w:date="2022-09-16T09:26:00Z"/>
                <w:del w:id="14041" w:author="Nick.Tolimieri" w:date="2022-09-19T13:19:00Z"/>
                <w:rFonts w:asciiTheme="minorHAnsi" w:eastAsiaTheme="minorHAnsi" w:hAnsiTheme="minorHAnsi" w:cstheme="minorBidi"/>
                <w:sz w:val="22"/>
                <w:szCs w:val="22"/>
                <w:rPrChange w:id="14042" w:author="Nick.Tolimieri [2]" w:date="2022-09-16T09:26:00Z">
                  <w:rPr>
                    <w:ins w:id="14043" w:author="Nick.Tolimieri [2]" w:date="2022-09-16T09:26:00Z"/>
                    <w:del w:id="14044" w:author="Nick.Tolimieri" w:date="2022-09-19T13:19:00Z"/>
                    <w:rFonts w:ascii="Calibri" w:hAnsi="Calibri" w:cs="Calibri"/>
                    <w:color w:val="000000"/>
                    <w:sz w:val="22"/>
                    <w:szCs w:val="22"/>
                  </w:rPr>
                </w:rPrChange>
              </w:rPr>
              <w:pPrChange w:id="14045" w:author="Nick.Tolimieri [2]" w:date="2022-09-16T09:26:00Z">
                <w:pPr>
                  <w:jc w:val="right"/>
                </w:pPr>
              </w:pPrChange>
            </w:pPr>
            <w:ins w:id="14046" w:author="Nick.Tolimieri [2]" w:date="2022-09-16T09:26:00Z">
              <w:del w:id="14047" w:author="Nick.Tolimieri" w:date="2022-09-19T13:19:00Z">
                <w:r w:rsidRPr="00FC0F34" w:rsidDel="002F2C4B">
                  <w:rPr>
                    <w:rFonts w:asciiTheme="minorHAnsi" w:eastAsiaTheme="minorHAnsi" w:hAnsiTheme="minorHAnsi" w:cstheme="minorBidi"/>
                    <w:sz w:val="22"/>
                    <w:szCs w:val="22"/>
                    <w:rPrChange w:id="14048" w:author="Nick.Tolimieri [2]" w:date="2022-09-16T09:26:00Z">
                      <w:rPr>
                        <w:rFonts w:ascii="Calibri" w:hAnsi="Calibri" w:cs="Calibri"/>
                        <w:color w:val="000000"/>
                        <w:sz w:val="22"/>
                        <w:szCs w:val="22"/>
                      </w:rPr>
                    </w:rPrChange>
                  </w:rPr>
                  <w:delText>8</w:delText>
                </w:r>
              </w:del>
            </w:ins>
          </w:p>
        </w:tc>
        <w:tc>
          <w:tcPr>
            <w:tcW w:w="960" w:type="dxa"/>
            <w:noWrap/>
            <w:hideMark/>
            <w:tcPrChange w:id="1404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4050" w:author="Nick.Tolimieri [2]" w:date="2022-09-16T09:26:00Z"/>
                <w:del w:id="14051" w:author="Nick.Tolimieri" w:date="2022-09-19T13:19:00Z"/>
                <w:rFonts w:asciiTheme="minorHAnsi" w:eastAsiaTheme="minorHAnsi" w:hAnsiTheme="minorHAnsi" w:cstheme="minorBidi"/>
                <w:sz w:val="22"/>
                <w:szCs w:val="22"/>
                <w:rPrChange w:id="14052" w:author="Nick.Tolimieri [2]" w:date="2022-09-16T09:26:00Z">
                  <w:rPr>
                    <w:ins w:id="14053" w:author="Nick.Tolimieri [2]" w:date="2022-09-16T09:26:00Z"/>
                    <w:del w:id="14054" w:author="Nick.Tolimieri" w:date="2022-09-19T13:19:00Z"/>
                    <w:rFonts w:ascii="Calibri" w:hAnsi="Calibri" w:cs="Calibri"/>
                    <w:color w:val="000000"/>
                    <w:sz w:val="22"/>
                    <w:szCs w:val="22"/>
                  </w:rPr>
                </w:rPrChange>
              </w:rPr>
              <w:pPrChange w:id="14055" w:author="Nick.Tolimieri [2]" w:date="2022-09-16T09:26:00Z">
                <w:pPr>
                  <w:jc w:val="right"/>
                </w:pPr>
              </w:pPrChange>
            </w:pPr>
            <w:ins w:id="14056" w:author="Nick.Tolimieri [2]" w:date="2022-09-16T09:26:00Z">
              <w:del w:id="14057" w:author="Nick.Tolimieri" w:date="2022-09-19T13:19:00Z">
                <w:r w:rsidRPr="00FC0F34" w:rsidDel="002F2C4B">
                  <w:rPr>
                    <w:rFonts w:asciiTheme="minorHAnsi" w:eastAsiaTheme="minorHAnsi" w:hAnsiTheme="minorHAnsi" w:cstheme="minorBidi"/>
                    <w:sz w:val="22"/>
                    <w:szCs w:val="22"/>
                    <w:rPrChange w:id="14058" w:author="Nick.Tolimieri [2]" w:date="2022-09-16T09:26:00Z">
                      <w:rPr>
                        <w:rFonts w:ascii="Calibri" w:hAnsi="Calibri" w:cs="Calibri"/>
                        <w:color w:val="000000"/>
                        <w:sz w:val="22"/>
                        <w:szCs w:val="22"/>
                      </w:rPr>
                    </w:rPrChange>
                  </w:rPr>
                  <w:delText>22</w:delText>
                </w:r>
              </w:del>
            </w:ins>
          </w:p>
        </w:tc>
        <w:tc>
          <w:tcPr>
            <w:tcW w:w="960" w:type="dxa"/>
            <w:noWrap/>
            <w:hideMark/>
            <w:tcPrChange w:id="1405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4060" w:author="Nick.Tolimieri [2]" w:date="2022-09-16T09:26:00Z"/>
                <w:del w:id="14061" w:author="Nick.Tolimieri" w:date="2022-09-19T13:19:00Z"/>
                <w:rFonts w:asciiTheme="minorHAnsi" w:eastAsiaTheme="minorHAnsi" w:hAnsiTheme="minorHAnsi" w:cstheme="minorBidi"/>
                <w:sz w:val="22"/>
                <w:szCs w:val="22"/>
                <w:rPrChange w:id="14062" w:author="Nick.Tolimieri [2]" w:date="2022-09-16T09:26:00Z">
                  <w:rPr>
                    <w:ins w:id="14063" w:author="Nick.Tolimieri [2]" w:date="2022-09-16T09:26:00Z"/>
                    <w:del w:id="14064" w:author="Nick.Tolimieri" w:date="2022-09-19T13:19:00Z"/>
                    <w:rFonts w:ascii="Calibri" w:hAnsi="Calibri" w:cs="Calibri"/>
                    <w:color w:val="000000"/>
                    <w:sz w:val="22"/>
                    <w:szCs w:val="22"/>
                  </w:rPr>
                </w:rPrChange>
              </w:rPr>
              <w:pPrChange w:id="14065" w:author="Nick.Tolimieri [2]" w:date="2022-09-16T09:26:00Z">
                <w:pPr>
                  <w:jc w:val="right"/>
                </w:pPr>
              </w:pPrChange>
            </w:pPr>
            <w:ins w:id="14066" w:author="Nick.Tolimieri [2]" w:date="2022-09-16T09:26:00Z">
              <w:del w:id="14067" w:author="Nick.Tolimieri" w:date="2022-09-19T13:19:00Z">
                <w:r w:rsidRPr="00FC0F34" w:rsidDel="002F2C4B">
                  <w:rPr>
                    <w:rFonts w:asciiTheme="minorHAnsi" w:eastAsiaTheme="minorHAnsi" w:hAnsiTheme="minorHAnsi" w:cstheme="minorBidi"/>
                    <w:sz w:val="22"/>
                    <w:szCs w:val="22"/>
                    <w:rPrChange w:id="14068" w:author="Nick.Tolimieri [2]" w:date="2022-09-16T09:26:00Z">
                      <w:rPr>
                        <w:rFonts w:ascii="Calibri" w:hAnsi="Calibri" w:cs="Calibri"/>
                        <w:color w:val="000000"/>
                        <w:sz w:val="22"/>
                        <w:szCs w:val="22"/>
                      </w:rPr>
                    </w:rPrChange>
                  </w:rPr>
                  <w:delText>2.44</w:delText>
                </w:r>
              </w:del>
            </w:ins>
          </w:p>
        </w:tc>
        <w:tc>
          <w:tcPr>
            <w:tcW w:w="960" w:type="dxa"/>
            <w:noWrap/>
            <w:hideMark/>
            <w:tcPrChange w:id="1406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4070" w:author="Nick.Tolimieri [2]" w:date="2022-09-16T09:26:00Z"/>
                <w:del w:id="14071" w:author="Nick.Tolimieri" w:date="2022-09-19T13:19:00Z"/>
                <w:rFonts w:asciiTheme="minorHAnsi" w:eastAsiaTheme="minorHAnsi" w:hAnsiTheme="minorHAnsi" w:cstheme="minorBidi"/>
                <w:sz w:val="22"/>
                <w:szCs w:val="22"/>
                <w:rPrChange w:id="14072" w:author="Nick.Tolimieri [2]" w:date="2022-09-16T09:26:00Z">
                  <w:rPr>
                    <w:ins w:id="14073" w:author="Nick.Tolimieri [2]" w:date="2022-09-16T09:26:00Z"/>
                    <w:del w:id="14074" w:author="Nick.Tolimieri" w:date="2022-09-19T13:19:00Z"/>
                    <w:rFonts w:ascii="Calibri" w:hAnsi="Calibri" w:cs="Calibri"/>
                    <w:color w:val="000000"/>
                    <w:sz w:val="22"/>
                    <w:szCs w:val="22"/>
                  </w:rPr>
                </w:rPrChange>
              </w:rPr>
              <w:pPrChange w:id="14075" w:author="Nick.Tolimieri [2]" w:date="2022-09-16T09:26:00Z">
                <w:pPr>
                  <w:jc w:val="right"/>
                </w:pPr>
              </w:pPrChange>
            </w:pPr>
            <w:ins w:id="14076" w:author="Nick.Tolimieri [2]" w:date="2022-09-16T09:26:00Z">
              <w:del w:id="14077" w:author="Nick.Tolimieri" w:date="2022-09-19T13:19:00Z">
                <w:r w:rsidRPr="00FC0F34" w:rsidDel="002F2C4B">
                  <w:rPr>
                    <w:rFonts w:asciiTheme="minorHAnsi" w:eastAsiaTheme="minorHAnsi" w:hAnsiTheme="minorHAnsi" w:cstheme="minorBidi"/>
                    <w:sz w:val="22"/>
                    <w:szCs w:val="22"/>
                    <w:rPrChange w:id="14078" w:author="Nick.Tolimieri [2]" w:date="2022-09-16T09:26:00Z">
                      <w:rPr>
                        <w:rFonts w:ascii="Calibri" w:hAnsi="Calibri" w:cs="Calibri"/>
                        <w:color w:val="000000"/>
                        <w:sz w:val="22"/>
                        <w:szCs w:val="22"/>
                      </w:rPr>
                    </w:rPrChange>
                  </w:rPr>
                  <w:delText>0.5</w:delText>
                </w:r>
              </w:del>
            </w:ins>
          </w:p>
        </w:tc>
      </w:tr>
      <w:tr w:rsidR="00FC0F34" w:rsidRPr="00FC0F34" w:rsidDel="002F2C4B" w:rsidTr="00FC0F34">
        <w:trPr>
          <w:divId w:val="1675451697"/>
          <w:trHeight w:val="300"/>
          <w:ins w:id="14079" w:author="Nick.Tolimieri [2]" w:date="2022-09-16T09:26:00Z"/>
          <w:del w:id="14080" w:author="Nick.Tolimieri" w:date="2022-09-19T13:19:00Z"/>
          <w:trPrChange w:id="14081" w:author="Nick.Tolimieri [2]" w:date="2022-09-16T09:26:00Z">
            <w:trPr>
              <w:divId w:val="1675451697"/>
              <w:trHeight w:val="300"/>
            </w:trPr>
          </w:trPrChange>
        </w:trPr>
        <w:tc>
          <w:tcPr>
            <w:tcW w:w="960" w:type="dxa"/>
            <w:noWrap/>
            <w:hideMark/>
            <w:tcPrChange w:id="1408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4083" w:author="Nick.Tolimieri [2]" w:date="2022-09-16T09:26:00Z"/>
                <w:del w:id="14084" w:author="Nick.Tolimieri" w:date="2022-09-19T13:19:00Z"/>
                <w:rFonts w:asciiTheme="minorHAnsi" w:eastAsiaTheme="minorHAnsi" w:hAnsiTheme="minorHAnsi" w:cstheme="minorBidi"/>
                <w:sz w:val="22"/>
                <w:szCs w:val="22"/>
                <w:rPrChange w:id="14085" w:author="Nick.Tolimieri [2]" w:date="2022-09-16T09:26:00Z">
                  <w:rPr>
                    <w:ins w:id="14086" w:author="Nick.Tolimieri [2]" w:date="2022-09-16T09:26:00Z"/>
                    <w:del w:id="14087" w:author="Nick.Tolimieri" w:date="2022-09-19T13:19:00Z"/>
                    <w:rFonts w:ascii="Calibri" w:hAnsi="Calibri" w:cs="Calibri"/>
                    <w:color w:val="000000"/>
                    <w:sz w:val="22"/>
                    <w:szCs w:val="22"/>
                  </w:rPr>
                </w:rPrChange>
              </w:rPr>
              <w:pPrChange w:id="14088" w:author="Nick.Tolimieri [2]" w:date="2022-09-16T09:26:00Z">
                <w:pPr/>
              </w:pPrChange>
            </w:pPr>
            <w:ins w:id="14089" w:author="Nick.Tolimieri [2]" w:date="2022-09-16T09:26:00Z">
              <w:del w:id="14090" w:author="Nick.Tolimieri" w:date="2022-09-19T13:19:00Z">
                <w:r w:rsidRPr="00FC0F34" w:rsidDel="002F2C4B">
                  <w:rPr>
                    <w:rFonts w:asciiTheme="minorHAnsi" w:eastAsiaTheme="minorHAnsi" w:hAnsiTheme="minorHAnsi" w:cstheme="minorBidi"/>
                    <w:sz w:val="22"/>
                    <w:szCs w:val="22"/>
                    <w:rPrChange w:id="14091" w:author="Nick.Tolimieri [2]" w:date="2022-09-16T09:26:00Z">
                      <w:rPr>
                        <w:rFonts w:ascii="Calibri" w:hAnsi="Calibri" w:cs="Calibri"/>
                        <w:color w:val="000000"/>
                        <w:sz w:val="22"/>
                        <w:szCs w:val="22"/>
                      </w:rPr>
                    </w:rPrChange>
                  </w:rPr>
                  <w:delText>Cape Alava</w:delText>
                </w:r>
              </w:del>
            </w:ins>
          </w:p>
        </w:tc>
        <w:tc>
          <w:tcPr>
            <w:tcW w:w="960" w:type="dxa"/>
            <w:noWrap/>
            <w:hideMark/>
            <w:tcPrChange w:id="1409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4093" w:author="Nick.Tolimieri [2]" w:date="2022-09-16T09:26:00Z"/>
                <w:del w:id="14094" w:author="Nick.Tolimieri" w:date="2022-09-19T13:19:00Z"/>
                <w:rFonts w:asciiTheme="minorHAnsi" w:eastAsiaTheme="minorHAnsi" w:hAnsiTheme="minorHAnsi" w:cstheme="minorBidi"/>
                <w:sz w:val="22"/>
                <w:szCs w:val="22"/>
                <w:rPrChange w:id="14095" w:author="Nick.Tolimieri [2]" w:date="2022-09-16T09:26:00Z">
                  <w:rPr>
                    <w:ins w:id="14096" w:author="Nick.Tolimieri [2]" w:date="2022-09-16T09:26:00Z"/>
                    <w:del w:id="14097" w:author="Nick.Tolimieri" w:date="2022-09-19T13:19:00Z"/>
                    <w:rFonts w:ascii="Calibri" w:hAnsi="Calibri" w:cs="Calibri"/>
                    <w:color w:val="000000"/>
                    <w:sz w:val="22"/>
                    <w:szCs w:val="22"/>
                  </w:rPr>
                </w:rPrChange>
              </w:rPr>
              <w:pPrChange w:id="14098" w:author="Nick.Tolimieri [2]" w:date="2022-09-16T09:26:00Z">
                <w:pPr>
                  <w:jc w:val="right"/>
                </w:pPr>
              </w:pPrChange>
            </w:pPr>
            <w:ins w:id="14099" w:author="Nick.Tolimieri [2]" w:date="2022-09-16T09:26:00Z">
              <w:del w:id="14100" w:author="Nick.Tolimieri" w:date="2022-09-19T13:19:00Z">
                <w:r w:rsidRPr="00FC0F34" w:rsidDel="002F2C4B">
                  <w:rPr>
                    <w:rFonts w:asciiTheme="minorHAnsi" w:eastAsiaTheme="minorHAnsi" w:hAnsiTheme="minorHAnsi" w:cstheme="minorBidi"/>
                    <w:sz w:val="22"/>
                    <w:szCs w:val="22"/>
                    <w:rPrChange w:id="14101" w:author="Nick.Tolimieri [2]" w:date="2022-09-16T09:26:00Z">
                      <w:rPr>
                        <w:rFonts w:ascii="Calibri" w:hAnsi="Calibri" w:cs="Calibri"/>
                        <w:color w:val="000000"/>
                        <w:sz w:val="22"/>
                        <w:szCs w:val="22"/>
                      </w:rPr>
                    </w:rPrChange>
                  </w:rPr>
                  <w:delText>2014</w:delText>
                </w:r>
              </w:del>
            </w:ins>
          </w:p>
        </w:tc>
        <w:tc>
          <w:tcPr>
            <w:tcW w:w="960" w:type="dxa"/>
            <w:noWrap/>
            <w:hideMark/>
            <w:tcPrChange w:id="1410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4103" w:author="Nick.Tolimieri [2]" w:date="2022-09-16T09:26:00Z"/>
                <w:del w:id="14104" w:author="Nick.Tolimieri" w:date="2022-09-19T13:19:00Z"/>
                <w:rFonts w:asciiTheme="minorHAnsi" w:eastAsiaTheme="minorHAnsi" w:hAnsiTheme="minorHAnsi" w:cstheme="minorBidi"/>
                <w:sz w:val="22"/>
                <w:szCs w:val="22"/>
                <w:rPrChange w:id="14105" w:author="Nick.Tolimieri [2]" w:date="2022-09-16T09:26:00Z">
                  <w:rPr>
                    <w:ins w:id="14106" w:author="Nick.Tolimieri [2]" w:date="2022-09-16T09:26:00Z"/>
                    <w:del w:id="14107" w:author="Nick.Tolimieri" w:date="2022-09-19T13:19:00Z"/>
                    <w:rFonts w:ascii="Calibri" w:hAnsi="Calibri" w:cs="Calibri"/>
                    <w:color w:val="000000"/>
                    <w:sz w:val="22"/>
                    <w:szCs w:val="22"/>
                  </w:rPr>
                </w:rPrChange>
              </w:rPr>
              <w:pPrChange w:id="14108" w:author="Nick.Tolimieri [2]" w:date="2022-09-16T09:26:00Z">
                <w:pPr>
                  <w:jc w:val="right"/>
                </w:pPr>
              </w:pPrChange>
            </w:pPr>
            <w:ins w:id="14109" w:author="Nick.Tolimieri [2]" w:date="2022-09-16T09:26:00Z">
              <w:del w:id="14110" w:author="Nick.Tolimieri" w:date="2022-09-19T13:19:00Z">
                <w:r w:rsidRPr="00FC0F34" w:rsidDel="002F2C4B">
                  <w:rPr>
                    <w:rFonts w:asciiTheme="minorHAnsi" w:eastAsiaTheme="minorHAnsi" w:hAnsiTheme="minorHAnsi" w:cstheme="minorBidi"/>
                    <w:sz w:val="22"/>
                    <w:szCs w:val="22"/>
                    <w:rPrChange w:id="14111" w:author="Nick.Tolimieri [2]" w:date="2022-09-16T09:26:00Z">
                      <w:rPr>
                        <w:rFonts w:ascii="Calibri" w:hAnsi="Calibri" w:cs="Calibri"/>
                        <w:color w:val="000000"/>
                        <w:sz w:val="22"/>
                        <w:szCs w:val="22"/>
                      </w:rPr>
                    </w:rPrChange>
                  </w:rPr>
                  <w:delText>4</w:delText>
                </w:r>
              </w:del>
            </w:ins>
          </w:p>
        </w:tc>
        <w:tc>
          <w:tcPr>
            <w:tcW w:w="960" w:type="dxa"/>
            <w:noWrap/>
            <w:hideMark/>
            <w:tcPrChange w:id="1411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4113" w:author="Nick.Tolimieri [2]" w:date="2022-09-16T09:26:00Z"/>
                <w:del w:id="14114" w:author="Nick.Tolimieri" w:date="2022-09-19T13:19:00Z"/>
                <w:rFonts w:asciiTheme="minorHAnsi" w:eastAsiaTheme="minorHAnsi" w:hAnsiTheme="minorHAnsi" w:cstheme="minorBidi"/>
                <w:sz w:val="22"/>
                <w:szCs w:val="22"/>
                <w:rPrChange w:id="14115" w:author="Nick.Tolimieri [2]" w:date="2022-09-16T09:26:00Z">
                  <w:rPr>
                    <w:ins w:id="14116" w:author="Nick.Tolimieri [2]" w:date="2022-09-16T09:26:00Z"/>
                    <w:del w:id="14117" w:author="Nick.Tolimieri" w:date="2022-09-19T13:19:00Z"/>
                    <w:rFonts w:ascii="Calibri" w:hAnsi="Calibri" w:cs="Calibri"/>
                    <w:color w:val="000000"/>
                    <w:sz w:val="22"/>
                    <w:szCs w:val="22"/>
                  </w:rPr>
                </w:rPrChange>
              </w:rPr>
              <w:pPrChange w:id="14118" w:author="Nick.Tolimieri [2]" w:date="2022-09-16T09:26:00Z">
                <w:pPr>
                  <w:jc w:val="right"/>
                </w:pPr>
              </w:pPrChange>
            </w:pPr>
            <w:ins w:id="14119" w:author="Nick.Tolimieri [2]" w:date="2022-09-16T09:26:00Z">
              <w:del w:id="14120" w:author="Nick.Tolimieri" w:date="2022-09-19T13:19:00Z">
                <w:r w:rsidRPr="00FC0F34" w:rsidDel="002F2C4B">
                  <w:rPr>
                    <w:rFonts w:asciiTheme="minorHAnsi" w:eastAsiaTheme="minorHAnsi" w:hAnsiTheme="minorHAnsi" w:cstheme="minorBidi"/>
                    <w:sz w:val="22"/>
                    <w:szCs w:val="22"/>
                    <w:rPrChange w:id="14121" w:author="Nick.Tolimieri [2]" w:date="2022-09-16T09:26:00Z">
                      <w:rPr>
                        <w:rFonts w:ascii="Calibri" w:hAnsi="Calibri" w:cs="Calibri"/>
                        <w:color w:val="000000"/>
                        <w:sz w:val="22"/>
                        <w:szCs w:val="22"/>
                      </w:rPr>
                    </w:rPrChange>
                  </w:rPr>
                  <w:delText>97</w:delText>
                </w:r>
              </w:del>
            </w:ins>
          </w:p>
        </w:tc>
        <w:tc>
          <w:tcPr>
            <w:tcW w:w="960" w:type="dxa"/>
            <w:noWrap/>
            <w:hideMark/>
            <w:tcPrChange w:id="1412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4123" w:author="Nick.Tolimieri [2]" w:date="2022-09-16T09:26:00Z"/>
                <w:del w:id="14124" w:author="Nick.Tolimieri" w:date="2022-09-19T13:19:00Z"/>
                <w:rFonts w:asciiTheme="minorHAnsi" w:eastAsiaTheme="minorHAnsi" w:hAnsiTheme="minorHAnsi" w:cstheme="minorBidi"/>
                <w:sz w:val="22"/>
                <w:szCs w:val="22"/>
                <w:rPrChange w:id="14125" w:author="Nick.Tolimieri [2]" w:date="2022-09-16T09:26:00Z">
                  <w:rPr>
                    <w:ins w:id="14126" w:author="Nick.Tolimieri [2]" w:date="2022-09-16T09:26:00Z"/>
                    <w:del w:id="14127" w:author="Nick.Tolimieri" w:date="2022-09-19T13:19:00Z"/>
                    <w:rFonts w:ascii="Calibri" w:hAnsi="Calibri" w:cs="Calibri"/>
                    <w:color w:val="000000"/>
                    <w:sz w:val="22"/>
                    <w:szCs w:val="22"/>
                  </w:rPr>
                </w:rPrChange>
              </w:rPr>
              <w:pPrChange w:id="14128" w:author="Nick.Tolimieri [2]" w:date="2022-09-16T09:26:00Z">
                <w:pPr>
                  <w:jc w:val="right"/>
                </w:pPr>
              </w:pPrChange>
            </w:pPr>
            <w:ins w:id="14129" w:author="Nick.Tolimieri [2]" w:date="2022-09-16T09:26:00Z">
              <w:del w:id="14130" w:author="Nick.Tolimieri" w:date="2022-09-19T13:19:00Z">
                <w:r w:rsidRPr="00FC0F34" w:rsidDel="002F2C4B">
                  <w:rPr>
                    <w:rFonts w:asciiTheme="minorHAnsi" w:eastAsiaTheme="minorHAnsi" w:hAnsiTheme="minorHAnsi" w:cstheme="minorBidi"/>
                    <w:sz w:val="22"/>
                    <w:szCs w:val="22"/>
                    <w:rPrChange w:id="14131" w:author="Nick.Tolimieri [2]" w:date="2022-09-16T09:26:00Z">
                      <w:rPr>
                        <w:rFonts w:ascii="Calibri" w:hAnsi="Calibri" w:cs="Calibri"/>
                        <w:color w:val="000000"/>
                        <w:sz w:val="22"/>
                        <w:szCs w:val="22"/>
                      </w:rPr>
                    </w:rPrChange>
                  </w:rPr>
                  <w:delText>3</w:delText>
                </w:r>
              </w:del>
            </w:ins>
          </w:p>
        </w:tc>
        <w:tc>
          <w:tcPr>
            <w:tcW w:w="960" w:type="dxa"/>
            <w:noWrap/>
            <w:hideMark/>
            <w:tcPrChange w:id="1413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4133" w:author="Nick.Tolimieri [2]" w:date="2022-09-16T09:26:00Z"/>
                <w:del w:id="14134" w:author="Nick.Tolimieri" w:date="2022-09-19T13:19:00Z"/>
                <w:rFonts w:asciiTheme="minorHAnsi" w:eastAsiaTheme="minorHAnsi" w:hAnsiTheme="minorHAnsi" w:cstheme="minorBidi"/>
                <w:sz w:val="22"/>
                <w:szCs w:val="22"/>
                <w:rPrChange w:id="14135" w:author="Nick.Tolimieri [2]" w:date="2022-09-16T09:26:00Z">
                  <w:rPr>
                    <w:ins w:id="14136" w:author="Nick.Tolimieri [2]" w:date="2022-09-16T09:26:00Z"/>
                    <w:del w:id="14137" w:author="Nick.Tolimieri" w:date="2022-09-19T13:19:00Z"/>
                    <w:rFonts w:ascii="Calibri" w:hAnsi="Calibri" w:cs="Calibri"/>
                    <w:color w:val="000000"/>
                    <w:sz w:val="22"/>
                    <w:szCs w:val="22"/>
                  </w:rPr>
                </w:rPrChange>
              </w:rPr>
              <w:pPrChange w:id="14138" w:author="Nick.Tolimieri [2]" w:date="2022-09-16T09:26:00Z">
                <w:pPr>
                  <w:jc w:val="right"/>
                </w:pPr>
              </w:pPrChange>
            </w:pPr>
            <w:ins w:id="14139" w:author="Nick.Tolimieri [2]" w:date="2022-09-16T09:26:00Z">
              <w:del w:id="14140" w:author="Nick.Tolimieri" w:date="2022-09-19T13:19:00Z">
                <w:r w:rsidRPr="00FC0F34" w:rsidDel="002F2C4B">
                  <w:rPr>
                    <w:rFonts w:asciiTheme="minorHAnsi" w:eastAsiaTheme="minorHAnsi" w:hAnsiTheme="minorHAnsi" w:cstheme="minorBidi"/>
                    <w:sz w:val="22"/>
                    <w:szCs w:val="22"/>
                    <w:rPrChange w:id="14141" w:author="Nick.Tolimieri [2]" w:date="2022-09-16T09:26:00Z">
                      <w:rPr>
                        <w:rFonts w:ascii="Calibri" w:hAnsi="Calibri" w:cs="Calibri"/>
                        <w:color w:val="000000"/>
                        <w:sz w:val="22"/>
                        <w:szCs w:val="22"/>
                      </w:rPr>
                    </w:rPrChange>
                  </w:rPr>
                  <w:delText>95</w:delText>
                </w:r>
              </w:del>
            </w:ins>
          </w:p>
        </w:tc>
        <w:tc>
          <w:tcPr>
            <w:tcW w:w="960" w:type="dxa"/>
            <w:noWrap/>
            <w:hideMark/>
            <w:tcPrChange w:id="1414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4143" w:author="Nick.Tolimieri [2]" w:date="2022-09-16T09:26:00Z"/>
                <w:del w:id="14144" w:author="Nick.Tolimieri" w:date="2022-09-19T13:19:00Z"/>
                <w:rFonts w:asciiTheme="minorHAnsi" w:eastAsiaTheme="minorHAnsi" w:hAnsiTheme="minorHAnsi" w:cstheme="minorBidi"/>
                <w:sz w:val="22"/>
                <w:szCs w:val="22"/>
                <w:rPrChange w:id="14145" w:author="Nick.Tolimieri [2]" w:date="2022-09-16T09:26:00Z">
                  <w:rPr>
                    <w:ins w:id="14146" w:author="Nick.Tolimieri [2]" w:date="2022-09-16T09:26:00Z"/>
                    <w:del w:id="14147" w:author="Nick.Tolimieri" w:date="2022-09-19T13:19:00Z"/>
                    <w:rFonts w:ascii="Calibri" w:hAnsi="Calibri" w:cs="Calibri"/>
                    <w:color w:val="000000"/>
                    <w:sz w:val="22"/>
                    <w:szCs w:val="22"/>
                  </w:rPr>
                </w:rPrChange>
              </w:rPr>
              <w:pPrChange w:id="14148" w:author="Nick.Tolimieri [2]" w:date="2022-09-16T09:26:00Z">
                <w:pPr>
                  <w:jc w:val="right"/>
                </w:pPr>
              </w:pPrChange>
            </w:pPr>
            <w:ins w:id="14149" w:author="Nick.Tolimieri [2]" w:date="2022-09-16T09:26:00Z">
              <w:del w:id="14150" w:author="Nick.Tolimieri" w:date="2022-09-19T13:19:00Z">
                <w:r w:rsidRPr="00FC0F34" w:rsidDel="002F2C4B">
                  <w:rPr>
                    <w:rFonts w:asciiTheme="minorHAnsi" w:eastAsiaTheme="minorHAnsi" w:hAnsiTheme="minorHAnsi" w:cstheme="minorBidi"/>
                    <w:sz w:val="22"/>
                    <w:szCs w:val="22"/>
                    <w:rPrChange w:id="14151" w:author="Nick.Tolimieri [2]" w:date="2022-09-16T09:26:00Z">
                      <w:rPr>
                        <w:rFonts w:ascii="Calibri" w:hAnsi="Calibri" w:cs="Calibri"/>
                        <w:color w:val="000000"/>
                        <w:sz w:val="22"/>
                        <w:szCs w:val="22"/>
                      </w:rPr>
                    </w:rPrChange>
                  </w:rPr>
                  <w:delText>23</w:delText>
                </w:r>
              </w:del>
            </w:ins>
          </w:p>
        </w:tc>
        <w:tc>
          <w:tcPr>
            <w:tcW w:w="960" w:type="dxa"/>
            <w:noWrap/>
            <w:hideMark/>
            <w:tcPrChange w:id="1415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4153" w:author="Nick.Tolimieri [2]" w:date="2022-09-16T09:26:00Z"/>
                <w:del w:id="14154" w:author="Nick.Tolimieri" w:date="2022-09-19T13:19:00Z"/>
                <w:rFonts w:asciiTheme="minorHAnsi" w:eastAsiaTheme="minorHAnsi" w:hAnsiTheme="minorHAnsi" w:cstheme="minorBidi"/>
                <w:sz w:val="22"/>
                <w:szCs w:val="22"/>
                <w:rPrChange w:id="14155" w:author="Nick.Tolimieri [2]" w:date="2022-09-16T09:26:00Z">
                  <w:rPr>
                    <w:ins w:id="14156" w:author="Nick.Tolimieri [2]" w:date="2022-09-16T09:26:00Z"/>
                    <w:del w:id="14157" w:author="Nick.Tolimieri" w:date="2022-09-19T13:19:00Z"/>
                    <w:rFonts w:ascii="Calibri" w:hAnsi="Calibri" w:cs="Calibri"/>
                    <w:color w:val="000000"/>
                    <w:sz w:val="22"/>
                    <w:szCs w:val="22"/>
                  </w:rPr>
                </w:rPrChange>
              </w:rPr>
              <w:pPrChange w:id="14158" w:author="Nick.Tolimieri [2]" w:date="2022-09-16T09:26:00Z">
                <w:pPr>
                  <w:jc w:val="right"/>
                </w:pPr>
              </w:pPrChange>
            </w:pPr>
            <w:ins w:id="14159" w:author="Nick.Tolimieri [2]" w:date="2022-09-16T09:26:00Z">
              <w:del w:id="14160" w:author="Nick.Tolimieri" w:date="2022-09-19T13:19:00Z">
                <w:r w:rsidRPr="00FC0F34" w:rsidDel="002F2C4B">
                  <w:rPr>
                    <w:rFonts w:asciiTheme="minorHAnsi" w:eastAsiaTheme="minorHAnsi" w:hAnsiTheme="minorHAnsi" w:cstheme="minorBidi"/>
                    <w:sz w:val="22"/>
                    <w:szCs w:val="22"/>
                    <w:rPrChange w:id="14161" w:author="Nick.Tolimieri [2]" w:date="2022-09-16T09:26:00Z">
                      <w:rPr>
                        <w:rFonts w:ascii="Calibri" w:hAnsi="Calibri" w:cs="Calibri"/>
                        <w:color w:val="000000"/>
                        <w:sz w:val="22"/>
                        <w:szCs w:val="22"/>
                      </w:rPr>
                    </w:rPrChange>
                  </w:rPr>
                  <w:delText>47</w:delText>
                </w:r>
              </w:del>
            </w:ins>
          </w:p>
        </w:tc>
        <w:tc>
          <w:tcPr>
            <w:tcW w:w="960" w:type="dxa"/>
            <w:noWrap/>
            <w:hideMark/>
            <w:tcPrChange w:id="1416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4163" w:author="Nick.Tolimieri [2]" w:date="2022-09-16T09:26:00Z"/>
                <w:del w:id="14164" w:author="Nick.Tolimieri" w:date="2022-09-19T13:19:00Z"/>
                <w:rFonts w:asciiTheme="minorHAnsi" w:eastAsiaTheme="minorHAnsi" w:hAnsiTheme="minorHAnsi" w:cstheme="minorBidi"/>
                <w:sz w:val="22"/>
                <w:szCs w:val="22"/>
                <w:rPrChange w:id="14165" w:author="Nick.Tolimieri [2]" w:date="2022-09-16T09:26:00Z">
                  <w:rPr>
                    <w:ins w:id="14166" w:author="Nick.Tolimieri [2]" w:date="2022-09-16T09:26:00Z"/>
                    <w:del w:id="14167" w:author="Nick.Tolimieri" w:date="2022-09-19T13:19:00Z"/>
                    <w:rFonts w:ascii="Calibri" w:hAnsi="Calibri" w:cs="Calibri"/>
                    <w:color w:val="000000"/>
                    <w:sz w:val="22"/>
                    <w:szCs w:val="22"/>
                  </w:rPr>
                </w:rPrChange>
              </w:rPr>
              <w:pPrChange w:id="14168" w:author="Nick.Tolimieri [2]" w:date="2022-09-16T09:26:00Z">
                <w:pPr>
                  <w:jc w:val="right"/>
                </w:pPr>
              </w:pPrChange>
            </w:pPr>
            <w:ins w:id="14169" w:author="Nick.Tolimieri [2]" w:date="2022-09-16T09:26:00Z">
              <w:del w:id="14170" w:author="Nick.Tolimieri" w:date="2022-09-19T13:19:00Z">
                <w:r w:rsidRPr="00FC0F34" w:rsidDel="002F2C4B">
                  <w:rPr>
                    <w:rFonts w:asciiTheme="minorHAnsi" w:eastAsiaTheme="minorHAnsi" w:hAnsiTheme="minorHAnsi" w:cstheme="minorBidi"/>
                    <w:sz w:val="22"/>
                    <w:szCs w:val="22"/>
                    <w:rPrChange w:id="14171" w:author="Nick.Tolimieri [2]" w:date="2022-09-16T09:26:00Z">
                      <w:rPr>
                        <w:rFonts w:ascii="Calibri" w:hAnsi="Calibri" w:cs="Calibri"/>
                        <w:color w:val="000000"/>
                        <w:sz w:val="22"/>
                        <w:szCs w:val="22"/>
                      </w:rPr>
                    </w:rPrChange>
                  </w:rPr>
                  <w:delText>2.41</w:delText>
                </w:r>
              </w:del>
            </w:ins>
          </w:p>
        </w:tc>
        <w:tc>
          <w:tcPr>
            <w:tcW w:w="960" w:type="dxa"/>
            <w:noWrap/>
            <w:hideMark/>
            <w:tcPrChange w:id="1417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4173" w:author="Nick.Tolimieri [2]" w:date="2022-09-16T09:26:00Z"/>
                <w:del w:id="14174" w:author="Nick.Tolimieri" w:date="2022-09-19T13:19:00Z"/>
                <w:rFonts w:asciiTheme="minorHAnsi" w:eastAsiaTheme="minorHAnsi" w:hAnsiTheme="minorHAnsi" w:cstheme="minorBidi"/>
                <w:sz w:val="22"/>
                <w:szCs w:val="22"/>
                <w:rPrChange w:id="14175" w:author="Nick.Tolimieri [2]" w:date="2022-09-16T09:26:00Z">
                  <w:rPr>
                    <w:ins w:id="14176" w:author="Nick.Tolimieri [2]" w:date="2022-09-16T09:26:00Z"/>
                    <w:del w:id="14177" w:author="Nick.Tolimieri" w:date="2022-09-19T13:19:00Z"/>
                    <w:rFonts w:ascii="Calibri" w:hAnsi="Calibri" w:cs="Calibri"/>
                    <w:color w:val="000000"/>
                    <w:sz w:val="22"/>
                    <w:szCs w:val="22"/>
                  </w:rPr>
                </w:rPrChange>
              </w:rPr>
              <w:pPrChange w:id="14178" w:author="Nick.Tolimieri [2]" w:date="2022-09-16T09:26:00Z">
                <w:pPr>
                  <w:jc w:val="right"/>
                </w:pPr>
              </w:pPrChange>
            </w:pPr>
            <w:ins w:id="14179" w:author="Nick.Tolimieri [2]" w:date="2022-09-16T09:26:00Z">
              <w:del w:id="14180" w:author="Nick.Tolimieri" w:date="2022-09-19T13:19:00Z">
                <w:r w:rsidRPr="00FC0F34" w:rsidDel="002F2C4B">
                  <w:rPr>
                    <w:rFonts w:asciiTheme="minorHAnsi" w:eastAsiaTheme="minorHAnsi" w:hAnsiTheme="minorHAnsi" w:cstheme="minorBidi"/>
                    <w:sz w:val="22"/>
                    <w:szCs w:val="22"/>
                    <w:rPrChange w:id="14181" w:author="Nick.Tolimieri [2]" w:date="2022-09-16T09:26:00Z">
                      <w:rPr>
                        <w:rFonts w:ascii="Calibri" w:hAnsi="Calibri" w:cs="Calibri"/>
                        <w:color w:val="000000"/>
                        <w:sz w:val="22"/>
                        <w:szCs w:val="22"/>
                      </w:rPr>
                    </w:rPrChange>
                  </w:rPr>
                  <w:delText>0.56</w:delText>
                </w:r>
              </w:del>
            </w:ins>
          </w:p>
        </w:tc>
      </w:tr>
      <w:tr w:rsidR="00FC0F34" w:rsidRPr="00FC0F34" w:rsidDel="002F2C4B" w:rsidTr="00FC0F34">
        <w:trPr>
          <w:divId w:val="1675451697"/>
          <w:trHeight w:val="300"/>
          <w:ins w:id="14182" w:author="Nick.Tolimieri [2]" w:date="2022-09-16T09:26:00Z"/>
          <w:del w:id="14183" w:author="Nick.Tolimieri" w:date="2022-09-19T13:19:00Z"/>
          <w:trPrChange w:id="14184" w:author="Nick.Tolimieri [2]" w:date="2022-09-16T09:26:00Z">
            <w:trPr>
              <w:divId w:val="1675451697"/>
              <w:trHeight w:val="300"/>
            </w:trPr>
          </w:trPrChange>
        </w:trPr>
        <w:tc>
          <w:tcPr>
            <w:tcW w:w="960" w:type="dxa"/>
            <w:noWrap/>
            <w:hideMark/>
            <w:tcPrChange w:id="1418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4186" w:author="Nick.Tolimieri [2]" w:date="2022-09-16T09:26:00Z"/>
                <w:del w:id="14187" w:author="Nick.Tolimieri" w:date="2022-09-19T13:19:00Z"/>
                <w:rFonts w:asciiTheme="minorHAnsi" w:eastAsiaTheme="minorHAnsi" w:hAnsiTheme="minorHAnsi" w:cstheme="minorBidi"/>
                <w:sz w:val="22"/>
                <w:szCs w:val="22"/>
                <w:rPrChange w:id="14188" w:author="Nick.Tolimieri [2]" w:date="2022-09-16T09:26:00Z">
                  <w:rPr>
                    <w:ins w:id="14189" w:author="Nick.Tolimieri [2]" w:date="2022-09-16T09:26:00Z"/>
                    <w:del w:id="14190" w:author="Nick.Tolimieri" w:date="2022-09-19T13:19:00Z"/>
                    <w:rFonts w:ascii="Calibri" w:hAnsi="Calibri" w:cs="Calibri"/>
                    <w:color w:val="000000"/>
                    <w:sz w:val="22"/>
                    <w:szCs w:val="22"/>
                  </w:rPr>
                </w:rPrChange>
              </w:rPr>
              <w:pPrChange w:id="14191" w:author="Nick.Tolimieri [2]" w:date="2022-09-16T09:26:00Z">
                <w:pPr/>
              </w:pPrChange>
            </w:pPr>
            <w:ins w:id="14192" w:author="Nick.Tolimieri [2]" w:date="2022-09-16T09:26:00Z">
              <w:del w:id="14193" w:author="Nick.Tolimieri" w:date="2022-09-19T13:19:00Z">
                <w:r w:rsidRPr="00FC0F34" w:rsidDel="002F2C4B">
                  <w:rPr>
                    <w:rFonts w:asciiTheme="minorHAnsi" w:eastAsiaTheme="minorHAnsi" w:hAnsiTheme="minorHAnsi" w:cstheme="minorBidi"/>
                    <w:sz w:val="22"/>
                    <w:szCs w:val="22"/>
                    <w:rPrChange w:id="14194" w:author="Nick.Tolimieri [2]" w:date="2022-09-16T09:26:00Z">
                      <w:rPr>
                        <w:rFonts w:ascii="Calibri" w:hAnsi="Calibri" w:cs="Calibri"/>
                        <w:color w:val="000000"/>
                        <w:sz w:val="22"/>
                        <w:szCs w:val="22"/>
                      </w:rPr>
                    </w:rPrChange>
                  </w:rPr>
                  <w:delText>Cape Alava</w:delText>
                </w:r>
              </w:del>
            </w:ins>
          </w:p>
        </w:tc>
        <w:tc>
          <w:tcPr>
            <w:tcW w:w="960" w:type="dxa"/>
            <w:noWrap/>
            <w:hideMark/>
            <w:tcPrChange w:id="1419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4196" w:author="Nick.Tolimieri [2]" w:date="2022-09-16T09:26:00Z"/>
                <w:del w:id="14197" w:author="Nick.Tolimieri" w:date="2022-09-19T13:19:00Z"/>
                <w:rFonts w:asciiTheme="minorHAnsi" w:eastAsiaTheme="minorHAnsi" w:hAnsiTheme="minorHAnsi" w:cstheme="minorBidi"/>
                <w:sz w:val="22"/>
                <w:szCs w:val="22"/>
                <w:rPrChange w:id="14198" w:author="Nick.Tolimieri [2]" w:date="2022-09-16T09:26:00Z">
                  <w:rPr>
                    <w:ins w:id="14199" w:author="Nick.Tolimieri [2]" w:date="2022-09-16T09:26:00Z"/>
                    <w:del w:id="14200" w:author="Nick.Tolimieri" w:date="2022-09-19T13:19:00Z"/>
                    <w:rFonts w:ascii="Calibri" w:hAnsi="Calibri" w:cs="Calibri"/>
                    <w:color w:val="000000"/>
                    <w:sz w:val="22"/>
                    <w:szCs w:val="22"/>
                  </w:rPr>
                </w:rPrChange>
              </w:rPr>
              <w:pPrChange w:id="14201" w:author="Nick.Tolimieri [2]" w:date="2022-09-16T09:26:00Z">
                <w:pPr>
                  <w:jc w:val="right"/>
                </w:pPr>
              </w:pPrChange>
            </w:pPr>
            <w:ins w:id="14202" w:author="Nick.Tolimieri [2]" w:date="2022-09-16T09:26:00Z">
              <w:del w:id="14203" w:author="Nick.Tolimieri" w:date="2022-09-19T13:19:00Z">
                <w:r w:rsidRPr="00FC0F34" w:rsidDel="002F2C4B">
                  <w:rPr>
                    <w:rFonts w:asciiTheme="minorHAnsi" w:eastAsiaTheme="minorHAnsi" w:hAnsiTheme="minorHAnsi" w:cstheme="minorBidi"/>
                    <w:sz w:val="22"/>
                    <w:szCs w:val="22"/>
                    <w:rPrChange w:id="14204" w:author="Nick.Tolimieri [2]" w:date="2022-09-16T09:26:00Z">
                      <w:rPr>
                        <w:rFonts w:ascii="Calibri" w:hAnsi="Calibri" w:cs="Calibri"/>
                        <w:color w:val="000000"/>
                        <w:sz w:val="22"/>
                        <w:szCs w:val="22"/>
                      </w:rPr>
                    </w:rPrChange>
                  </w:rPr>
                  <w:delText>2015</w:delText>
                </w:r>
              </w:del>
            </w:ins>
          </w:p>
        </w:tc>
        <w:tc>
          <w:tcPr>
            <w:tcW w:w="960" w:type="dxa"/>
            <w:noWrap/>
            <w:hideMark/>
            <w:tcPrChange w:id="1420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4206" w:author="Nick.Tolimieri [2]" w:date="2022-09-16T09:26:00Z"/>
                <w:del w:id="14207" w:author="Nick.Tolimieri" w:date="2022-09-19T13:19:00Z"/>
                <w:rFonts w:asciiTheme="minorHAnsi" w:eastAsiaTheme="minorHAnsi" w:hAnsiTheme="minorHAnsi" w:cstheme="minorBidi"/>
                <w:sz w:val="22"/>
                <w:szCs w:val="22"/>
                <w:rPrChange w:id="14208" w:author="Nick.Tolimieri [2]" w:date="2022-09-16T09:26:00Z">
                  <w:rPr>
                    <w:ins w:id="14209" w:author="Nick.Tolimieri [2]" w:date="2022-09-16T09:26:00Z"/>
                    <w:del w:id="14210" w:author="Nick.Tolimieri" w:date="2022-09-19T13:19:00Z"/>
                    <w:rFonts w:ascii="Calibri" w:hAnsi="Calibri" w:cs="Calibri"/>
                    <w:color w:val="000000"/>
                    <w:sz w:val="22"/>
                    <w:szCs w:val="22"/>
                  </w:rPr>
                </w:rPrChange>
              </w:rPr>
              <w:pPrChange w:id="14211" w:author="Nick.Tolimieri [2]" w:date="2022-09-16T09:26:00Z">
                <w:pPr>
                  <w:jc w:val="right"/>
                </w:pPr>
              </w:pPrChange>
            </w:pPr>
            <w:ins w:id="14212" w:author="Nick.Tolimieri [2]" w:date="2022-09-16T09:26:00Z">
              <w:del w:id="14213" w:author="Nick.Tolimieri" w:date="2022-09-19T13:19:00Z">
                <w:r w:rsidRPr="00FC0F34" w:rsidDel="002F2C4B">
                  <w:rPr>
                    <w:rFonts w:asciiTheme="minorHAnsi" w:eastAsiaTheme="minorHAnsi" w:hAnsiTheme="minorHAnsi" w:cstheme="minorBidi"/>
                    <w:sz w:val="22"/>
                    <w:szCs w:val="22"/>
                    <w:rPrChange w:id="14214" w:author="Nick.Tolimieri [2]" w:date="2022-09-16T09:26:00Z">
                      <w:rPr>
                        <w:rFonts w:ascii="Calibri" w:hAnsi="Calibri" w:cs="Calibri"/>
                        <w:color w:val="000000"/>
                        <w:sz w:val="22"/>
                        <w:szCs w:val="22"/>
                      </w:rPr>
                    </w:rPrChange>
                  </w:rPr>
                  <w:delText>0</w:delText>
                </w:r>
              </w:del>
            </w:ins>
          </w:p>
        </w:tc>
        <w:tc>
          <w:tcPr>
            <w:tcW w:w="960" w:type="dxa"/>
            <w:noWrap/>
            <w:hideMark/>
            <w:tcPrChange w:id="1421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4216" w:author="Nick.Tolimieri [2]" w:date="2022-09-16T09:26:00Z"/>
                <w:del w:id="14217" w:author="Nick.Tolimieri" w:date="2022-09-19T13:19:00Z"/>
                <w:rFonts w:asciiTheme="minorHAnsi" w:eastAsiaTheme="minorHAnsi" w:hAnsiTheme="minorHAnsi" w:cstheme="minorBidi"/>
                <w:sz w:val="22"/>
                <w:szCs w:val="22"/>
                <w:rPrChange w:id="14218" w:author="Nick.Tolimieri [2]" w:date="2022-09-16T09:26:00Z">
                  <w:rPr>
                    <w:ins w:id="14219" w:author="Nick.Tolimieri [2]" w:date="2022-09-16T09:26:00Z"/>
                    <w:del w:id="14220" w:author="Nick.Tolimieri" w:date="2022-09-19T13:19:00Z"/>
                    <w:rFonts w:ascii="Calibri" w:hAnsi="Calibri" w:cs="Calibri"/>
                    <w:color w:val="000000"/>
                    <w:sz w:val="22"/>
                    <w:szCs w:val="22"/>
                  </w:rPr>
                </w:rPrChange>
              </w:rPr>
              <w:pPrChange w:id="14221" w:author="Nick.Tolimieri [2]" w:date="2022-09-16T09:26:00Z">
                <w:pPr>
                  <w:jc w:val="right"/>
                </w:pPr>
              </w:pPrChange>
            </w:pPr>
            <w:ins w:id="14222" w:author="Nick.Tolimieri [2]" w:date="2022-09-16T09:26:00Z">
              <w:del w:id="14223" w:author="Nick.Tolimieri" w:date="2022-09-19T13:19:00Z">
                <w:r w:rsidRPr="00FC0F34" w:rsidDel="002F2C4B">
                  <w:rPr>
                    <w:rFonts w:asciiTheme="minorHAnsi" w:eastAsiaTheme="minorHAnsi" w:hAnsiTheme="minorHAnsi" w:cstheme="minorBidi"/>
                    <w:sz w:val="22"/>
                    <w:szCs w:val="22"/>
                    <w:rPrChange w:id="14224" w:author="Nick.Tolimieri [2]" w:date="2022-09-16T09:26:00Z">
                      <w:rPr>
                        <w:rFonts w:ascii="Calibri" w:hAnsi="Calibri" w:cs="Calibri"/>
                        <w:color w:val="000000"/>
                        <w:sz w:val="22"/>
                        <w:szCs w:val="22"/>
                      </w:rPr>
                    </w:rPrChange>
                  </w:rPr>
                  <w:delText>137</w:delText>
                </w:r>
              </w:del>
            </w:ins>
          </w:p>
        </w:tc>
        <w:tc>
          <w:tcPr>
            <w:tcW w:w="960" w:type="dxa"/>
            <w:noWrap/>
            <w:hideMark/>
            <w:tcPrChange w:id="1422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4226" w:author="Nick.Tolimieri [2]" w:date="2022-09-16T09:26:00Z"/>
                <w:del w:id="14227" w:author="Nick.Tolimieri" w:date="2022-09-19T13:19:00Z"/>
                <w:rFonts w:asciiTheme="minorHAnsi" w:eastAsiaTheme="minorHAnsi" w:hAnsiTheme="minorHAnsi" w:cstheme="minorBidi"/>
                <w:sz w:val="22"/>
                <w:szCs w:val="22"/>
                <w:rPrChange w:id="14228" w:author="Nick.Tolimieri [2]" w:date="2022-09-16T09:26:00Z">
                  <w:rPr>
                    <w:ins w:id="14229" w:author="Nick.Tolimieri [2]" w:date="2022-09-16T09:26:00Z"/>
                    <w:del w:id="14230" w:author="Nick.Tolimieri" w:date="2022-09-19T13:19:00Z"/>
                    <w:rFonts w:ascii="Calibri" w:hAnsi="Calibri" w:cs="Calibri"/>
                    <w:color w:val="000000"/>
                    <w:sz w:val="22"/>
                    <w:szCs w:val="22"/>
                  </w:rPr>
                </w:rPrChange>
              </w:rPr>
              <w:pPrChange w:id="14231" w:author="Nick.Tolimieri [2]" w:date="2022-09-16T09:26:00Z">
                <w:pPr>
                  <w:jc w:val="right"/>
                </w:pPr>
              </w:pPrChange>
            </w:pPr>
            <w:ins w:id="14232" w:author="Nick.Tolimieri [2]" w:date="2022-09-16T09:26:00Z">
              <w:del w:id="14233" w:author="Nick.Tolimieri" w:date="2022-09-19T13:19:00Z">
                <w:r w:rsidRPr="00FC0F34" w:rsidDel="002F2C4B">
                  <w:rPr>
                    <w:rFonts w:asciiTheme="minorHAnsi" w:eastAsiaTheme="minorHAnsi" w:hAnsiTheme="minorHAnsi" w:cstheme="minorBidi"/>
                    <w:sz w:val="22"/>
                    <w:szCs w:val="22"/>
                    <w:rPrChange w:id="14234" w:author="Nick.Tolimieri [2]" w:date="2022-09-16T09:26:00Z">
                      <w:rPr>
                        <w:rFonts w:ascii="Calibri" w:hAnsi="Calibri" w:cs="Calibri"/>
                        <w:color w:val="000000"/>
                        <w:sz w:val="22"/>
                        <w:szCs w:val="22"/>
                      </w:rPr>
                    </w:rPrChange>
                  </w:rPr>
                  <w:delText>10</w:delText>
                </w:r>
              </w:del>
            </w:ins>
          </w:p>
        </w:tc>
        <w:tc>
          <w:tcPr>
            <w:tcW w:w="960" w:type="dxa"/>
            <w:noWrap/>
            <w:hideMark/>
            <w:tcPrChange w:id="1423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4236" w:author="Nick.Tolimieri [2]" w:date="2022-09-16T09:26:00Z"/>
                <w:del w:id="14237" w:author="Nick.Tolimieri" w:date="2022-09-19T13:19:00Z"/>
                <w:rFonts w:asciiTheme="minorHAnsi" w:eastAsiaTheme="minorHAnsi" w:hAnsiTheme="minorHAnsi" w:cstheme="minorBidi"/>
                <w:sz w:val="22"/>
                <w:szCs w:val="22"/>
                <w:rPrChange w:id="14238" w:author="Nick.Tolimieri [2]" w:date="2022-09-16T09:26:00Z">
                  <w:rPr>
                    <w:ins w:id="14239" w:author="Nick.Tolimieri [2]" w:date="2022-09-16T09:26:00Z"/>
                    <w:del w:id="14240" w:author="Nick.Tolimieri" w:date="2022-09-19T13:19:00Z"/>
                    <w:rFonts w:ascii="Calibri" w:hAnsi="Calibri" w:cs="Calibri"/>
                    <w:color w:val="000000"/>
                    <w:sz w:val="22"/>
                    <w:szCs w:val="22"/>
                  </w:rPr>
                </w:rPrChange>
              </w:rPr>
              <w:pPrChange w:id="14241" w:author="Nick.Tolimieri [2]" w:date="2022-09-16T09:26:00Z">
                <w:pPr>
                  <w:jc w:val="right"/>
                </w:pPr>
              </w:pPrChange>
            </w:pPr>
            <w:ins w:id="14242" w:author="Nick.Tolimieri [2]" w:date="2022-09-16T09:26:00Z">
              <w:del w:id="14243" w:author="Nick.Tolimieri" w:date="2022-09-19T13:19:00Z">
                <w:r w:rsidRPr="00FC0F34" w:rsidDel="002F2C4B">
                  <w:rPr>
                    <w:rFonts w:asciiTheme="minorHAnsi" w:eastAsiaTheme="minorHAnsi" w:hAnsiTheme="minorHAnsi" w:cstheme="minorBidi"/>
                    <w:sz w:val="22"/>
                    <w:szCs w:val="22"/>
                    <w:rPrChange w:id="14244" w:author="Nick.Tolimieri [2]" w:date="2022-09-16T09:26:00Z">
                      <w:rPr>
                        <w:rFonts w:ascii="Calibri" w:hAnsi="Calibri" w:cs="Calibri"/>
                        <w:color w:val="000000"/>
                        <w:sz w:val="22"/>
                        <w:szCs w:val="22"/>
                      </w:rPr>
                    </w:rPrChange>
                  </w:rPr>
                  <w:delText>114</w:delText>
                </w:r>
              </w:del>
            </w:ins>
          </w:p>
        </w:tc>
        <w:tc>
          <w:tcPr>
            <w:tcW w:w="960" w:type="dxa"/>
            <w:noWrap/>
            <w:hideMark/>
            <w:tcPrChange w:id="1424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4246" w:author="Nick.Tolimieri [2]" w:date="2022-09-16T09:26:00Z"/>
                <w:del w:id="14247" w:author="Nick.Tolimieri" w:date="2022-09-19T13:19:00Z"/>
                <w:rFonts w:asciiTheme="minorHAnsi" w:eastAsiaTheme="minorHAnsi" w:hAnsiTheme="minorHAnsi" w:cstheme="minorBidi"/>
                <w:sz w:val="22"/>
                <w:szCs w:val="22"/>
                <w:rPrChange w:id="14248" w:author="Nick.Tolimieri [2]" w:date="2022-09-16T09:26:00Z">
                  <w:rPr>
                    <w:ins w:id="14249" w:author="Nick.Tolimieri [2]" w:date="2022-09-16T09:26:00Z"/>
                    <w:del w:id="14250" w:author="Nick.Tolimieri" w:date="2022-09-19T13:19:00Z"/>
                    <w:rFonts w:ascii="Calibri" w:hAnsi="Calibri" w:cs="Calibri"/>
                    <w:color w:val="000000"/>
                    <w:sz w:val="22"/>
                    <w:szCs w:val="22"/>
                  </w:rPr>
                </w:rPrChange>
              </w:rPr>
              <w:pPrChange w:id="14251" w:author="Nick.Tolimieri [2]" w:date="2022-09-16T09:26:00Z">
                <w:pPr>
                  <w:jc w:val="right"/>
                </w:pPr>
              </w:pPrChange>
            </w:pPr>
            <w:ins w:id="14252" w:author="Nick.Tolimieri [2]" w:date="2022-09-16T09:26:00Z">
              <w:del w:id="14253" w:author="Nick.Tolimieri" w:date="2022-09-19T13:19:00Z">
                <w:r w:rsidRPr="00FC0F34" w:rsidDel="002F2C4B">
                  <w:rPr>
                    <w:rFonts w:asciiTheme="minorHAnsi" w:eastAsiaTheme="minorHAnsi" w:hAnsiTheme="minorHAnsi" w:cstheme="minorBidi"/>
                    <w:sz w:val="22"/>
                    <w:szCs w:val="22"/>
                    <w:rPrChange w:id="14254" w:author="Nick.Tolimieri [2]" w:date="2022-09-16T09:26:00Z">
                      <w:rPr>
                        <w:rFonts w:ascii="Calibri" w:hAnsi="Calibri" w:cs="Calibri"/>
                        <w:color w:val="000000"/>
                        <w:sz w:val="22"/>
                        <w:szCs w:val="22"/>
                      </w:rPr>
                    </w:rPrChange>
                  </w:rPr>
                  <w:delText>5</w:delText>
                </w:r>
              </w:del>
            </w:ins>
          </w:p>
        </w:tc>
        <w:tc>
          <w:tcPr>
            <w:tcW w:w="960" w:type="dxa"/>
            <w:noWrap/>
            <w:hideMark/>
            <w:tcPrChange w:id="1425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4256" w:author="Nick.Tolimieri [2]" w:date="2022-09-16T09:26:00Z"/>
                <w:del w:id="14257" w:author="Nick.Tolimieri" w:date="2022-09-19T13:19:00Z"/>
                <w:rFonts w:asciiTheme="minorHAnsi" w:eastAsiaTheme="minorHAnsi" w:hAnsiTheme="minorHAnsi" w:cstheme="minorBidi"/>
                <w:sz w:val="22"/>
                <w:szCs w:val="22"/>
                <w:rPrChange w:id="14258" w:author="Nick.Tolimieri [2]" w:date="2022-09-16T09:26:00Z">
                  <w:rPr>
                    <w:ins w:id="14259" w:author="Nick.Tolimieri [2]" w:date="2022-09-16T09:26:00Z"/>
                    <w:del w:id="14260" w:author="Nick.Tolimieri" w:date="2022-09-19T13:19:00Z"/>
                    <w:rFonts w:ascii="Calibri" w:hAnsi="Calibri" w:cs="Calibri"/>
                    <w:color w:val="000000"/>
                    <w:sz w:val="22"/>
                    <w:szCs w:val="22"/>
                  </w:rPr>
                </w:rPrChange>
              </w:rPr>
              <w:pPrChange w:id="14261" w:author="Nick.Tolimieri [2]" w:date="2022-09-16T09:26:00Z">
                <w:pPr>
                  <w:jc w:val="right"/>
                </w:pPr>
              </w:pPrChange>
            </w:pPr>
            <w:ins w:id="14262" w:author="Nick.Tolimieri [2]" w:date="2022-09-16T09:26:00Z">
              <w:del w:id="14263" w:author="Nick.Tolimieri" w:date="2022-09-19T13:19:00Z">
                <w:r w:rsidRPr="00FC0F34" w:rsidDel="002F2C4B">
                  <w:rPr>
                    <w:rFonts w:asciiTheme="minorHAnsi" w:eastAsiaTheme="minorHAnsi" w:hAnsiTheme="minorHAnsi" w:cstheme="minorBidi"/>
                    <w:sz w:val="22"/>
                    <w:szCs w:val="22"/>
                    <w:rPrChange w:id="14264" w:author="Nick.Tolimieri [2]" w:date="2022-09-16T09:26:00Z">
                      <w:rPr>
                        <w:rFonts w:ascii="Calibri" w:hAnsi="Calibri" w:cs="Calibri"/>
                        <w:color w:val="000000"/>
                        <w:sz w:val="22"/>
                        <w:szCs w:val="22"/>
                      </w:rPr>
                    </w:rPrChange>
                  </w:rPr>
                  <w:delText>36</w:delText>
                </w:r>
              </w:del>
            </w:ins>
          </w:p>
        </w:tc>
        <w:tc>
          <w:tcPr>
            <w:tcW w:w="960" w:type="dxa"/>
            <w:noWrap/>
            <w:hideMark/>
            <w:tcPrChange w:id="1426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4266" w:author="Nick.Tolimieri [2]" w:date="2022-09-16T09:26:00Z"/>
                <w:del w:id="14267" w:author="Nick.Tolimieri" w:date="2022-09-19T13:19:00Z"/>
                <w:rFonts w:asciiTheme="minorHAnsi" w:eastAsiaTheme="minorHAnsi" w:hAnsiTheme="minorHAnsi" w:cstheme="minorBidi"/>
                <w:sz w:val="22"/>
                <w:szCs w:val="22"/>
                <w:rPrChange w:id="14268" w:author="Nick.Tolimieri [2]" w:date="2022-09-16T09:26:00Z">
                  <w:rPr>
                    <w:ins w:id="14269" w:author="Nick.Tolimieri [2]" w:date="2022-09-16T09:26:00Z"/>
                    <w:del w:id="14270" w:author="Nick.Tolimieri" w:date="2022-09-19T13:19:00Z"/>
                    <w:rFonts w:ascii="Calibri" w:hAnsi="Calibri" w:cs="Calibri"/>
                    <w:color w:val="000000"/>
                    <w:sz w:val="22"/>
                    <w:szCs w:val="22"/>
                  </w:rPr>
                </w:rPrChange>
              </w:rPr>
              <w:pPrChange w:id="14271" w:author="Nick.Tolimieri [2]" w:date="2022-09-16T09:26:00Z">
                <w:pPr>
                  <w:jc w:val="right"/>
                </w:pPr>
              </w:pPrChange>
            </w:pPr>
            <w:ins w:id="14272" w:author="Nick.Tolimieri [2]" w:date="2022-09-16T09:26:00Z">
              <w:del w:id="14273" w:author="Nick.Tolimieri" w:date="2022-09-19T13:19:00Z">
                <w:r w:rsidRPr="00FC0F34" w:rsidDel="002F2C4B">
                  <w:rPr>
                    <w:rFonts w:asciiTheme="minorHAnsi" w:eastAsiaTheme="minorHAnsi" w:hAnsiTheme="minorHAnsi" w:cstheme="minorBidi"/>
                    <w:sz w:val="22"/>
                    <w:szCs w:val="22"/>
                    <w:rPrChange w:id="14274" w:author="Nick.Tolimieri [2]" w:date="2022-09-16T09:26:00Z">
                      <w:rPr>
                        <w:rFonts w:ascii="Calibri" w:hAnsi="Calibri" w:cs="Calibri"/>
                        <w:color w:val="000000"/>
                        <w:sz w:val="22"/>
                        <w:szCs w:val="22"/>
                      </w:rPr>
                    </w:rPrChange>
                  </w:rPr>
                  <w:delText>1.68</w:delText>
                </w:r>
              </w:del>
            </w:ins>
          </w:p>
        </w:tc>
        <w:tc>
          <w:tcPr>
            <w:tcW w:w="960" w:type="dxa"/>
            <w:noWrap/>
            <w:hideMark/>
            <w:tcPrChange w:id="1427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Del="002F2C4B" w:rsidRDefault="00FC0F34">
            <w:pPr>
              <w:ind w:firstLine="0"/>
              <w:rPr>
                <w:ins w:id="14276" w:author="Nick.Tolimieri [2]" w:date="2022-09-16T09:26:00Z"/>
                <w:del w:id="14277" w:author="Nick.Tolimieri" w:date="2022-09-19T13:19:00Z"/>
                <w:rFonts w:asciiTheme="minorHAnsi" w:eastAsiaTheme="minorHAnsi" w:hAnsiTheme="minorHAnsi" w:cstheme="minorBidi"/>
                <w:sz w:val="22"/>
                <w:szCs w:val="22"/>
                <w:rPrChange w:id="14278" w:author="Nick.Tolimieri [2]" w:date="2022-09-16T09:26:00Z">
                  <w:rPr>
                    <w:ins w:id="14279" w:author="Nick.Tolimieri [2]" w:date="2022-09-16T09:26:00Z"/>
                    <w:del w:id="14280" w:author="Nick.Tolimieri" w:date="2022-09-19T13:19:00Z"/>
                    <w:rFonts w:ascii="Calibri" w:hAnsi="Calibri" w:cs="Calibri"/>
                    <w:color w:val="000000"/>
                    <w:sz w:val="22"/>
                    <w:szCs w:val="22"/>
                  </w:rPr>
                </w:rPrChange>
              </w:rPr>
              <w:pPrChange w:id="14281" w:author="Nick.Tolimieri [2]" w:date="2022-09-16T09:26:00Z">
                <w:pPr>
                  <w:jc w:val="right"/>
                </w:pPr>
              </w:pPrChange>
            </w:pPr>
            <w:ins w:id="14282" w:author="Nick.Tolimieri [2]" w:date="2022-09-16T09:26:00Z">
              <w:del w:id="14283" w:author="Nick.Tolimieri" w:date="2022-09-19T13:19:00Z">
                <w:r w:rsidRPr="00FC0F34" w:rsidDel="002F2C4B">
                  <w:rPr>
                    <w:rFonts w:asciiTheme="minorHAnsi" w:eastAsiaTheme="minorHAnsi" w:hAnsiTheme="minorHAnsi" w:cstheme="minorBidi"/>
                    <w:sz w:val="22"/>
                    <w:szCs w:val="22"/>
                    <w:rPrChange w:id="14284" w:author="Nick.Tolimieri [2]" w:date="2022-09-16T09:26:00Z">
                      <w:rPr>
                        <w:rFonts w:ascii="Calibri" w:hAnsi="Calibri" w:cs="Calibri"/>
                        <w:color w:val="000000"/>
                        <w:sz w:val="22"/>
                        <w:szCs w:val="22"/>
                      </w:rPr>
                    </w:rPrChange>
                  </w:rPr>
                  <w:delText>0.22</w:delText>
                </w:r>
              </w:del>
            </w:ins>
          </w:p>
        </w:tc>
      </w:tr>
    </w:tbl>
    <w:p w:rsidR="00333E54" w:rsidDel="002F2C4B" w:rsidRDefault="00333E54">
      <w:pPr>
        <w:ind w:firstLine="0"/>
        <w:rPr>
          <w:del w:id="14285" w:author="Nick.Tolimieri" w:date="2022-09-19T13:19:00Z"/>
          <w:rFonts w:asciiTheme="minorHAnsi" w:eastAsiaTheme="minorHAnsi" w:hAnsiTheme="minorHAnsi" w:cstheme="minorBidi"/>
          <w:sz w:val="22"/>
          <w:szCs w:val="22"/>
          <w:lang w:val="en-US"/>
        </w:rPr>
        <w:pPrChange w:id="14286" w:author="Nick.Tolimieri [2]" w:date="2022-09-16T09:26:00Z">
          <w:pPr/>
        </w:pPrChange>
      </w:pPr>
    </w:p>
    <w:p w:rsidR="008A61D3" w:rsidDel="002F2C4B" w:rsidRDefault="008A61D3">
      <w:pPr>
        <w:ind w:firstLine="0"/>
        <w:rPr>
          <w:del w:id="14287" w:author="Nick.Tolimieri" w:date="2022-09-19T13:19:00Z"/>
          <w:rFonts w:asciiTheme="minorHAnsi" w:eastAsiaTheme="minorHAnsi" w:hAnsiTheme="minorHAnsi" w:cstheme="minorBidi"/>
          <w:sz w:val="22"/>
          <w:szCs w:val="22"/>
          <w:lang w:val="en-US"/>
        </w:rPr>
        <w:pPrChange w:id="14288" w:author="Nick.Tolimieri [2]" w:date="2022-09-15T08:36:00Z">
          <w:pPr/>
        </w:pPrChange>
      </w:pPr>
    </w:p>
    <w:p w:rsidR="00F87AA6" w:rsidDel="002F2C4B" w:rsidRDefault="00F87AA6">
      <w:pPr>
        <w:ind w:firstLine="0"/>
        <w:rPr>
          <w:del w:id="14289" w:author="Nick.Tolimieri" w:date="2022-09-19T13:19:00Z"/>
          <w:rFonts w:asciiTheme="minorHAnsi" w:eastAsiaTheme="minorHAnsi" w:hAnsiTheme="minorHAnsi" w:cstheme="minorBidi"/>
          <w:sz w:val="22"/>
          <w:szCs w:val="22"/>
          <w:lang w:val="en-US"/>
        </w:rPr>
        <w:pPrChange w:id="14290" w:author="Nick.Tolimieri [2]" w:date="2022-09-14T11:37:00Z">
          <w:pPr/>
        </w:pPrChange>
      </w:pPr>
    </w:p>
    <w:p w:rsidR="00207938" w:rsidDel="002F2C4B" w:rsidRDefault="00207938">
      <w:pPr>
        <w:ind w:firstLine="0"/>
        <w:rPr>
          <w:del w:id="14291" w:author="Nick.Tolimieri" w:date="2022-09-19T13:19:00Z"/>
          <w:rFonts w:asciiTheme="minorHAnsi" w:eastAsiaTheme="minorHAnsi" w:hAnsiTheme="minorHAnsi" w:cstheme="minorBidi"/>
          <w:sz w:val="22"/>
          <w:szCs w:val="22"/>
          <w:lang w:val="en-US"/>
        </w:rPr>
        <w:pPrChange w:id="14292" w:author="Nick.Tolimieri" w:date="2022-09-13T14:15:00Z">
          <w:pPr/>
        </w:pPrChange>
      </w:pPr>
    </w:p>
    <w:p w:rsidR="001255CF" w:rsidDel="002F2C4B" w:rsidRDefault="001255CF">
      <w:pPr>
        <w:ind w:firstLine="0"/>
        <w:rPr>
          <w:del w:id="14293" w:author="Nick.Tolimieri" w:date="2022-09-19T13:19:00Z"/>
          <w:rFonts w:asciiTheme="minorHAnsi" w:eastAsiaTheme="minorHAnsi" w:hAnsiTheme="minorHAnsi" w:cstheme="minorBidi"/>
          <w:sz w:val="22"/>
          <w:szCs w:val="22"/>
          <w:lang w:val="en-US"/>
        </w:rPr>
        <w:pPrChange w:id="14294" w:author="Nick.Tolimieri" w:date="2022-09-13T12:37:00Z">
          <w:pPr/>
        </w:pPrChange>
      </w:pPr>
    </w:p>
    <w:p w:rsidR="00AE199D" w:rsidDel="002F2C4B" w:rsidRDefault="00AE199D">
      <w:pPr>
        <w:ind w:firstLine="0"/>
        <w:rPr>
          <w:del w:id="14295" w:author="Nick.Tolimieri" w:date="2022-09-19T13:19:00Z"/>
          <w:rFonts w:asciiTheme="minorHAnsi" w:eastAsiaTheme="minorHAnsi" w:hAnsiTheme="minorHAnsi" w:cstheme="minorBidi"/>
          <w:sz w:val="22"/>
          <w:szCs w:val="22"/>
          <w:lang w:val="en-US"/>
        </w:rPr>
        <w:pPrChange w:id="14296" w:author="Nick.Tolimieri [2]" w:date="2022-09-09T12:38:00Z">
          <w:pPr/>
        </w:pPrChange>
      </w:pPr>
    </w:p>
    <w:p w:rsidR="001A7F6C" w:rsidDel="002F2C4B" w:rsidRDefault="001A7F6C">
      <w:pPr>
        <w:ind w:firstLine="0"/>
        <w:rPr>
          <w:del w:id="14297" w:author="Nick.Tolimieri" w:date="2022-09-19T13:19:00Z"/>
          <w:rFonts w:asciiTheme="minorHAnsi" w:eastAsiaTheme="minorHAnsi" w:hAnsiTheme="minorHAnsi" w:cstheme="minorBidi"/>
          <w:sz w:val="22"/>
          <w:szCs w:val="22"/>
          <w:lang w:val="en-US"/>
        </w:rPr>
      </w:pPr>
    </w:p>
    <w:p w:rsidR="00B7111A" w:rsidDel="002F2C4B" w:rsidRDefault="00B7111A">
      <w:pPr>
        <w:rPr>
          <w:del w:id="14298" w:author="Nick.Tolimieri" w:date="2022-09-19T13:19:00Z"/>
          <w:rFonts w:asciiTheme="minorHAnsi" w:eastAsiaTheme="minorHAnsi" w:hAnsiTheme="minorHAnsi" w:cstheme="minorBidi"/>
          <w:sz w:val="22"/>
          <w:szCs w:val="22"/>
          <w:lang w:val="en-US"/>
        </w:rPr>
      </w:pPr>
    </w:p>
    <w:p w:rsidR="00277D38" w:rsidRDefault="00B7111A" w:rsidP="00277D38">
      <w:pPr>
        <w:rPr>
          <w:ins w:id="14299" w:author="Nick.Tolimieri" w:date="2022-09-02T10:21:00Z"/>
        </w:rPr>
      </w:pPr>
      <w:ins w:id="14300" w:author="Nick.Tolimieri" w:date="2022-09-02T11:51:00Z">
        <w:r>
          <w:fldChar w:fldCharType="end"/>
        </w:r>
      </w:ins>
      <w:ins w:id="14301" w:author="Nick.Tolimieri" w:date="2022-09-02T10:21:00Z">
        <w:r w:rsidR="00277D38">
          <w:br w:type="page"/>
        </w:r>
      </w:ins>
    </w:p>
    <w:p w:rsidR="00277D38" w:rsidRPr="001255CF" w:rsidRDefault="00277D38">
      <w:pPr>
        <w:pPrChange w:id="14302" w:author="Nick.Tolimieri" w:date="2022-09-02T10:21:00Z">
          <w:pPr>
            <w:pStyle w:val="Heading2"/>
          </w:pPr>
        </w:pPrChange>
      </w:pPr>
    </w:p>
    <w:p w:rsidR="0038698C" w:rsidRDefault="0038698C" w:rsidP="0038698C">
      <w:pPr>
        <w:pStyle w:val="Heading5"/>
        <w:ind w:right="810"/>
      </w:pPr>
      <w:bookmarkStart w:id="14303" w:name="_4nmytzjag5o2" w:colFirst="0" w:colLast="0"/>
      <w:bookmarkEnd w:id="14303"/>
      <w:r>
        <w:t xml:space="preserve">Table </w:t>
      </w:r>
      <w:del w:id="14304" w:author="Nick.Tolimieri" w:date="2022-09-02T10:15:00Z">
        <w:r w:rsidDel="00B14AC6">
          <w:delText>S6</w:delText>
        </w:r>
      </w:del>
      <w:ins w:id="14305" w:author="Nick.Tolimieri" w:date="2022-09-02T10:15:00Z">
        <w:r w:rsidR="00B14AC6">
          <w:t>S7</w:t>
        </w:r>
      </w:ins>
      <w:r>
        <w:t xml:space="preserve">. Results of permutation-based multivariate analysis of variance </w:t>
      </w:r>
      <w:proofErr w:type="spellStart"/>
      <w:r>
        <w:t>PerMANOVA</w:t>
      </w:r>
      <w:proofErr w:type="spellEnd"/>
      <w:r>
        <w:t xml:space="preserve"> for kelp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5A68BC">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t>S</w:t>
            </w:r>
            <w:r w:rsidRPr="00D7682F">
              <w:t>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pPr>
            <w:r w:rsidRPr="00D7682F">
              <w:t>p-value</w:t>
            </w:r>
          </w:p>
        </w:tc>
      </w:tr>
      <w:tr w:rsidR="0038698C" w:rsidTr="005A68BC">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4.61</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0.10</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57.93</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Site</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12.35</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0.26</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38.80</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0.72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2.27</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0.007</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 x Site</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5.61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0.12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17.64</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 X 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0.71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2.02</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0.017</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Site X 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16</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2.12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1.67</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0.002</w:t>
            </w:r>
          </w:p>
        </w:tc>
      </w:tr>
      <w:tr w:rsidR="0038698C" w:rsidTr="005A68BC">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spacing w:line="240"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266</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21.16</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0.41</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pPr>
            <w:r>
              <w:t xml:space="preserve"> </w:t>
            </w:r>
          </w:p>
        </w:tc>
      </w:tr>
    </w:tbl>
    <w:p w:rsidR="0038698C" w:rsidRDefault="0038698C" w:rsidP="0038698C">
      <w:bookmarkStart w:id="14306" w:name="_pgddbdrpqrf3" w:colFirst="0" w:colLast="0"/>
      <w:bookmarkEnd w:id="14306"/>
    </w:p>
    <w:p w:rsidR="0038698C" w:rsidRDefault="0038698C" w:rsidP="0038698C">
      <w:pPr>
        <w:pStyle w:val="Heading5"/>
        <w:ind w:right="720"/>
      </w:pPr>
      <w:r>
        <w:t xml:space="preserve">Table </w:t>
      </w:r>
      <w:del w:id="14307" w:author="Nick.Tolimieri" w:date="2022-09-02T10:15:00Z">
        <w:r w:rsidDel="00B14AC6">
          <w:delText>S7</w:delText>
        </w:r>
      </w:del>
      <w:ins w:id="14308" w:author="Nick.Tolimieri" w:date="2022-09-02T10:15:00Z">
        <w:r w:rsidR="00B14AC6">
          <w:t>S8</w:t>
        </w:r>
      </w:ins>
      <w:r>
        <w:t xml:space="preserve">. Results of permutation-based multivariate analysis of variance </w:t>
      </w:r>
      <w:proofErr w:type="spellStart"/>
      <w:r>
        <w:t>PerMANOVA</w:t>
      </w:r>
      <w:proofErr w:type="spellEnd"/>
      <w:r>
        <w:t xml:space="preserve"> for invertebrate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845"/>
        <w:gridCol w:w="795"/>
        <w:gridCol w:w="1160"/>
        <w:gridCol w:w="1160"/>
        <w:gridCol w:w="1160"/>
        <w:gridCol w:w="1160"/>
      </w:tblGrid>
      <w:tr w:rsidR="0038698C" w:rsidRPr="00D7682F" w:rsidTr="005A68BC">
        <w:trPr>
          <w:trHeight w:val="500"/>
        </w:trPr>
        <w:tc>
          <w:tcPr>
            <w:tcW w:w="18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 xml:space="preserve"> </w:t>
            </w:r>
          </w:p>
        </w:tc>
        <w:tc>
          <w:tcPr>
            <w:tcW w:w="7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p-value</w:t>
            </w:r>
          </w:p>
        </w:tc>
      </w:tr>
      <w:tr w:rsidR="0038698C" w:rsidTr="005A68BC">
        <w:trPr>
          <w:trHeight w:val="20"/>
        </w:trPr>
        <w:tc>
          <w:tcPr>
            <w:tcW w:w="184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w:t>
            </w:r>
          </w:p>
        </w:tc>
        <w:tc>
          <w:tcPr>
            <w:tcW w:w="795"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0.63</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6.80</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23.26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0.41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62.64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1.91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5.14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Site</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2.18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5.87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1.83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0.022</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 X 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4.07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Residual</w:t>
            </w:r>
          </w:p>
        </w:tc>
        <w:tc>
          <w:tcPr>
            <w:tcW w:w="795"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260</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24.13</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0.42</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pPr>
        <w:pStyle w:val="Heading2"/>
      </w:pPr>
      <w:bookmarkStart w:id="14309" w:name="_2scs6bp8gdub" w:colFirst="0" w:colLast="0"/>
      <w:bookmarkEnd w:id="14309"/>
      <w:r>
        <w:br w:type="page"/>
      </w:r>
    </w:p>
    <w:p w:rsidR="0038698C" w:rsidRDefault="0038698C" w:rsidP="0038698C">
      <w:pPr>
        <w:pStyle w:val="Heading5"/>
        <w:ind w:right="900"/>
      </w:pPr>
      <w:bookmarkStart w:id="14310" w:name="_pq9iyiy0gnbe" w:colFirst="0" w:colLast="0"/>
      <w:bookmarkEnd w:id="14310"/>
      <w:r>
        <w:lastRenderedPageBreak/>
        <w:t xml:space="preserve">Table </w:t>
      </w:r>
      <w:del w:id="14311" w:author="Nick.Tolimieri" w:date="2022-09-02T10:15:00Z">
        <w:r w:rsidDel="00B14AC6">
          <w:delText>S8</w:delText>
        </w:r>
      </w:del>
      <w:ins w:id="14312" w:author="Nick.Tolimieri" w:date="2022-09-02T10:15:00Z">
        <w:r w:rsidR="00B14AC6">
          <w:t>S9</w:t>
        </w:r>
      </w:ins>
      <w:r>
        <w:t xml:space="preserve">. Results of permutation-based multivariate analysis of variance </w:t>
      </w:r>
      <w:proofErr w:type="spellStart"/>
      <w:r>
        <w:t>PerMANOVA</w:t>
      </w:r>
      <w:proofErr w:type="spellEnd"/>
      <w:r>
        <w:t xml:space="preserve"> for fish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5A68BC">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R2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p-value</w:t>
            </w:r>
          </w:p>
        </w:tc>
      </w:tr>
      <w:tr w:rsidR="0038698C" w:rsidTr="005A68BC">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0.92</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0.03</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11.68</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3.74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0.12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11.94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1.23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3.91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1.49</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0.05</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4.76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2.38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0.018</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15</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2.02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1.72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r>
      <w:tr w:rsidR="0038698C" w:rsidTr="005A68BC">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269</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21.08</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0.68</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pPr>
        <w:rPr>
          <w:ins w:id="14313" w:author="Nick.Tolimieri" w:date="2022-09-02T10:09:00Z"/>
        </w:rPr>
      </w:pPr>
      <w:bookmarkStart w:id="14314" w:name="_7mx6lcdim2sk" w:colFirst="0" w:colLast="0"/>
      <w:bookmarkEnd w:id="14314"/>
    </w:p>
    <w:p w:rsidR="003F5DC5" w:rsidRDefault="003F5DC5" w:rsidP="0038698C"/>
    <w:p w:rsidR="0038698C" w:rsidDel="003F5DC5" w:rsidRDefault="0038698C" w:rsidP="0038698C">
      <w:pPr>
        <w:pStyle w:val="Heading5"/>
        <w:ind w:right="900"/>
        <w:rPr>
          <w:del w:id="14315" w:author="Nick.Tolimieri" w:date="2022-09-02T10:09:00Z"/>
        </w:rPr>
      </w:pPr>
      <w:bookmarkStart w:id="14316" w:name="_q9i8fb532wt5" w:colFirst="0" w:colLast="0"/>
      <w:bookmarkEnd w:id="14316"/>
      <w:r>
        <w:t xml:space="preserve">Table </w:t>
      </w:r>
      <w:del w:id="14317" w:author="Nick.Tolimieri" w:date="2022-09-02T10:15:00Z">
        <w:r w:rsidDel="00B14AC6">
          <w:delText>S9</w:delText>
        </w:r>
      </w:del>
      <w:ins w:id="14318" w:author="Nick.Tolimieri" w:date="2022-09-02T10:15:00Z">
        <w:r w:rsidR="00B14AC6">
          <w:t>S10</w:t>
        </w:r>
      </w:ins>
      <w:r>
        <w:t xml:space="preserve">. Results of permutation-based multivariate analysis of variance </w:t>
      </w:r>
      <w:proofErr w:type="spellStart"/>
      <w:r>
        <w:t>PerMANOVA</w:t>
      </w:r>
      <w:proofErr w:type="spellEnd"/>
      <w:r>
        <w:t xml:space="preserve"> for rockfish </w:t>
      </w:r>
      <w:r>
        <w:rPr>
          <w:i/>
        </w:rPr>
        <w:t>Sebastes</w:t>
      </w:r>
      <w:r>
        <w:t xml:space="preserve"> </w:t>
      </w:r>
      <w:proofErr w:type="spellStart"/>
      <w:r>
        <w:t>spp</w:t>
      </w:r>
      <w:proofErr w:type="spellEnd"/>
      <w:r>
        <w:t xml:space="preserve"> young of year assemblage structure at five sites along the Washington coast at two depths (5-m, 10-m) from 2016-2021.</w:t>
      </w:r>
    </w:p>
    <w:p w:rsidR="0038698C" w:rsidRDefault="0038698C">
      <w:pPr>
        <w:pStyle w:val="NoSpacing"/>
        <w:pPrChange w:id="14319" w:author="Nick.Tolimieri" w:date="2022-09-06T14:04:00Z">
          <w:pPr/>
        </w:pPrChange>
      </w:pP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5A68BC">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R2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p-value</w:t>
            </w:r>
          </w:p>
        </w:tc>
      </w:tr>
      <w:tr w:rsidR="0038698C" w:rsidTr="005A68BC">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0.22</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2.62</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0.064</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1.37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4.13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11.33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0.29</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34.18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0.82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2.48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0.40</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1.21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0.254</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15</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2.89</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2.33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269</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22.30</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0.57</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r>
        <w:br w:type="page"/>
      </w:r>
    </w:p>
    <w:p w:rsidR="0038698C" w:rsidRDefault="0038698C" w:rsidP="0038698C">
      <w:pPr>
        <w:ind w:firstLine="0"/>
      </w:pPr>
    </w:p>
    <w:p w:rsidR="0038698C" w:rsidRPr="00075AD8" w:rsidRDefault="0038698C" w:rsidP="0038698C">
      <w:pPr>
        <w:pStyle w:val="Heading5"/>
        <w:rPr>
          <w:i/>
        </w:rPr>
      </w:pPr>
      <w:bookmarkStart w:id="14320" w:name="_qq89hmytn47d" w:colFirst="0" w:colLast="0"/>
      <w:bookmarkEnd w:id="14320"/>
      <w:r>
        <w:t xml:space="preserve">Table </w:t>
      </w:r>
      <w:del w:id="14321" w:author="Nick.Tolimieri" w:date="2022-09-02T10:15:00Z">
        <w:r w:rsidDel="00B14AC6">
          <w:delText>S10</w:delText>
        </w:r>
      </w:del>
      <w:ins w:id="14322" w:author="Nick.Tolimieri" w:date="2022-09-02T10:15:00Z">
        <w:r w:rsidR="00B14AC6">
          <w:t>S11</w:t>
        </w:r>
      </w:ins>
      <w:r>
        <w:t xml:space="preserve">. Results of model selection for binomial models predicting the probability of occurrence of juvenile rockfishes. Table shows the coefficient for terms present in the model. All models include Site and Year as random, fixed effects. Data were summarized by Site x Depth x Area x Year bins prior to analysis. Total kelp is the sum of all </w:t>
      </w:r>
      <w:proofErr w:type="spellStart"/>
      <w:r>
        <w:t>stipitate</w:t>
      </w:r>
      <w:proofErr w:type="spellEnd"/>
      <w:r>
        <w:t xml:space="preserve"> kelps, surface canopy is the sum of </w:t>
      </w:r>
      <w:r w:rsidRPr="00075AD8">
        <w:rPr>
          <w:i/>
        </w:rPr>
        <w:t>Macro</w:t>
      </w:r>
      <w:r>
        <w:t xml:space="preserve"> and </w:t>
      </w:r>
      <w:proofErr w:type="spellStart"/>
      <w:r w:rsidRPr="00075AD8">
        <w:rPr>
          <w:i/>
        </w:rPr>
        <w:t>Nereo</w:t>
      </w:r>
      <w:proofErr w:type="spellEnd"/>
      <w:r>
        <w:t xml:space="preserve">, </w:t>
      </w:r>
      <w:r>
        <w:rPr>
          <w:i/>
        </w:rPr>
        <w:t xml:space="preserve">Macro = </w:t>
      </w:r>
      <w:proofErr w:type="spellStart"/>
      <w:r>
        <w:rPr>
          <w:i/>
        </w:rPr>
        <w:t>Macrocystis</w:t>
      </w:r>
      <w:proofErr w:type="spellEnd"/>
      <w:r>
        <w:rPr>
          <w:i/>
        </w:rPr>
        <w:t xml:space="preserve">, </w:t>
      </w:r>
      <w:proofErr w:type="spellStart"/>
      <w:r>
        <w:rPr>
          <w:i/>
        </w:rPr>
        <w:t>Nereo</w:t>
      </w:r>
      <w:proofErr w:type="spellEnd"/>
      <w:r>
        <w:rPr>
          <w:i/>
        </w:rPr>
        <w:t xml:space="preserve"> = </w:t>
      </w:r>
      <w:proofErr w:type="spellStart"/>
      <w:r>
        <w:rPr>
          <w:i/>
        </w:rPr>
        <w:t>Nereocystis</w:t>
      </w:r>
      <w:proofErr w:type="spellEnd"/>
      <w:r>
        <w:rPr>
          <w:i/>
        </w:rPr>
        <w:t xml:space="preserve">, </w:t>
      </w:r>
      <w:proofErr w:type="spellStart"/>
      <w:r>
        <w:rPr>
          <w:i/>
        </w:rPr>
        <w:t>Ptery</w:t>
      </w:r>
      <w:proofErr w:type="spellEnd"/>
      <w:r>
        <w:rPr>
          <w:i/>
        </w:rPr>
        <w:t xml:space="preserve"> = </w:t>
      </w:r>
      <w:proofErr w:type="spellStart"/>
      <w:r>
        <w:rPr>
          <w:i/>
        </w:rPr>
        <w:t>Pterygophora</w:t>
      </w:r>
      <w:proofErr w:type="spellEnd"/>
      <w:r>
        <w:rPr>
          <w:i/>
        </w:rPr>
        <w:t xml:space="preserve">. </w:t>
      </w:r>
      <w:r w:rsidRPr="00175D23">
        <w:t>Canopy kelps</w:t>
      </w:r>
      <w:r>
        <w:t xml:space="preserve"> is the sum of </w:t>
      </w:r>
      <w:proofErr w:type="spellStart"/>
      <w:r>
        <w:rPr>
          <w:i/>
        </w:rPr>
        <w:t>Macrocystis</w:t>
      </w:r>
      <w:proofErr w:type="spellEnd"/>
      <w:r w:rsidRPr="00912CF7">
        <w:t xml:space="preserve"> and </w:t>
      </w:r>
      <w:proofErr w:type="spellStart"/>
      <w:r>
        <w:rPr>
          <w:i/>
        </w:rPr>
        <w:t>Nereocystis</w:t>
      </w:r>
      <w:proofErr w:type="spellEnd"/>
      <w:r>
        <w:rPr>
          <w:i/>
        </w:rPr>
        <w:t xml:space="preserve">. </w:t>
      </w:r>
      <w:r>
        <w:t xml:space="preserve">Other is the sum of remaining </w:t>
      </w:r>
      <w:proofErr w:type="spellStart"/>
      <w:r>
        <w:t>stipiate</w:t>
      </w:r>
      <w:proofErr w:type="spellEnd"/>
      <w:r>
        <w:t xml:space="preserve"> kelps. Kelps were included as continuous variables, Year and Site and random factors and included in all models.</w:t>
      </w:r>
    </w:p>
    <w:p w:rsidR="0038698C" w:rsidRPr="009A0781" w:rsidRDefault="0038698C" w:rsidP="0038698C"/>
    <w:tbl>
      <w:tblPr>
        <w:tblW w:w="8040" w:type="dxa"/>
        <w:tblLook w:val="04A0" w:firstRow="1" w:lastRow="0" w:firstColumn="1" w:lastColumn="0" w:noHBand="0" w:noVBand="1"/>
      </w:tblPr>
      <w:tblGrid>
        <w:gridCol w:w="927"/>
        <w:gridCol w:w="693"/>
        <w:gridCol w:w="990"/>
        <w:gridCol w:w="750"/>
        <w:gridCol w:w="792"/>
        <w:gridCol w:w="666"/>
        <w:gridCol w:w="954"/>
        <w:gridCol w:w="383"/>
        <w:gridCol w:w="960"/>
        <w:gridCol w:w="960"/>
      </w:tblGrid>
      <w:tr w:rsidR="0038698C" w:rsidRPr="009A0781" w:rsidTr="005A68BC">
        <w:trPr>
          <w:trHeight w:val="300"/>
        </w:trPr>
        <w:tc>
          <w:tcPr>
            <w:tcW w:w="927"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Intercept</w:t>
            </w:r>
          </w:p>
        </w:tc>
        <w:tc>
          <w:tcPr>
            <w:tcW w:w="693"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Total kelp</w:t>
            </w:r>
          </w:p>
        </w:tc>
        <w:tc>
          <w:tcPr>
            <w:tcW w:w="99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Surface canopy</w:t>
            </w:r>
          </w:p>
        </w:tc>
        <w:tc>
          <w:tcPr>
            <w:tcW w:w="738"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r w:rsidRPr="009A0781">
              <w:rPr>
                <w:i/>
                <w:color w:val="000000"/>
                <w:sz w:val="20"/>
                <w:szCs w:val="20"/>
                <w:lang w:val="en-US"/>
              </w:rPr>
              <w:t>Macro</w:t>
            </w:r>
          </w:p>
        </w:tc>
        <w:tc>
          <w:tcPr>
            <w:tcW w:w="792"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proofErr w:type="spellStart"/>
            <w:r w:rsidRPr="009A0781">
              <w:rPr>
                <w:i/>
                <w:color w:val="000000"/>
                <w:sz w:val="20"/>
                <w:szCs w:val="20"/>
                <w:lang w:val="en-US"/>
              </w:rPr>
              <w:t>Nereo</w:t>
            </w:r>
            <w:proofErr w:type="spellEnd"/>
          </w:p>
        </w:tc>
        <w:tc>
          <w:tcPr>
            <w:tcW w:w="666"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proofErr w:type="spellStart"/>
            <w:r w:rsidRPr="009A0781">
              <w:rPr>
                <w:i/>
                <w:color w:val="000000"/>
                <w:sz w:val="20"/>
                <w:szCs w:val="20"/>
                <w:lang w:val="en-US"/>
              </w:rPr>
              <w:t>Ptery</w:t>
            </w:r>
            <w:proofErr w:type="spellEnd"/>
          </w:p>
        </w:tc>
        <w:tc>
          <w:tcPr>
            <w:tcW w:w="954"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Other</w:t>
            </w:r>
          </w:p>
        </w:tc>
        <w:tc>
          <w:tcPr>
            <w:tcW w:w="3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df</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AICc</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proofErr w:type="spellStart"/>
            <w:r>
              <w:rPr>
                <w:color w:val="000000"/>
                <w:sz w:val="20"/>
                <w:szCs w:val="20"/>
                <w:lang w:val="en-US"/>
              </w:rPr>
              <w:t>ΔAICc</w:t>
            </w:r>
            <w:proofErr w:type="spellEnd"/>
          </w:p>
        </w:tc>
      </w:tr>
      <w:tr w:rsidR="0038698C" w:rsidRPr="009A0781" w:rsidTr="005A68BC">
        <w:trPr>
          <w:trHeight w:val="300"/>
        </w:trPr>
        <w:tc>
          <w:tcPr>
            <w:tcW w:w="927"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-0.274</w:t>
            </w:r>
          </w:p>
        </w:tc>
        <w:tc>
          <w:tcPr>
            <w:tcW w:w="693"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2.553</w:t>
            </w:r>
          </w:p>
        </w:tc>
        <w:tc>
          <w:tcPr>
            <w:tcW w:w="738"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71.00</w:t>
            </w:r>
          </w:p>
        </w:tc>
        <w:tc>
          <w:tcPr>
            <w:tcW w:w="9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0.00</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-1.154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1.409</w:t>
            </w: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72.39</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-0.586</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2.494</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0.446</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72.74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1.74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-0.380</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2.552</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0.360</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73.14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2.14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-0.272</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2.517</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2.570</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73.27</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2.27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-0.978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2.487</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0.652</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0.797</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74.58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3.58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-0.655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1.839</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2.785</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0.582</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74.88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3.88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-0.379</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2.535</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2.560</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0.359</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75.48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4.47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-0.488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2.807</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1.017</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76.02</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5.02</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-1.235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2.965</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1.335</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1.413</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76.60</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5.59</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-1.123</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1.646</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2.877</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0.851</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0.911</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76.66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5.66</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0.461</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2.494</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76.94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5.94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0.254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2.496</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0.649</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78.74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7.73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0.568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1.983</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1.022</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84.13</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13.13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0.874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1.838</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84.49</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13.48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0.005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1.538</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0.735</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1.313</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84.58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13.57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0.047</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1.061</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1.565</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84.66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13.65</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0.523</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1.551</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0.577</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84.93</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0.737</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0.840</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85.92</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14.91</w:t>
            </w:r>
          </w:p>
        </w:tc>
      </w:tr>
      <w:tr w:rsidR="0038698C" w:rsidRPr="009A0781" w:rsidTr="005A68BC">
        <w:trPr>
          <w:trHeight w:val="300"/>
        </w:trPr>
        <w:tc>
          <w:tcPr>
            <w:tcW w:w="927"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1.037</w:t>
            </w:r>
          </w:p>
        </w:tc>
        <w:tc>
          <w:tcPr>
            <w:tcW w:w="693"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1.125</w:t>
            </w:r>
          </w:p>
        </w:tc>
        <w:tc>
          <w:tcPr>
            <w:tcW w:w="3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86.78</w:t>
            </w:r>
          </w:p>
        </w:tc>
        <w:tc>
          <w:tcPr>
            <w:tcW w:w="9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15.78</w:t>
            </w:r>
          </w:p>
        </w:tc>
      </w:tr>
      <w:tr w:rsidR="0038698C" w:rsidRPr="009A0781" w:rsidTr="005A68BC">
        <w:trPr>
          <w:trHeight w:val="300"/>
        </w:trPr>
        <w:tc>
          <w:tcPr>
            <w:tcW w:w="927"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1.393</w:t>
            </w:r>
          </w:p>
        </w:tc>
        <w:tc>
          <w:tcPr>
            <w:tcW w:w="693"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w:t>
            </w:r>
          </w:p>
        </w:tc>
        <w:tc>
          <w:tcPr>
            <w:tcW w:w="9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88.01</w:t>
            </w:r>
          </w:p>
        </w:tc>
        <w:tc>
          <w:tcPr>
            <w:tcW w:w="9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17.01</w:t>
            </w:r>
          </w:p>
        </w:tc>
      </w:tr>
    </w:tbl>
    <w:p w:rsidR="0038698C" w:rsidRDefault="0038698C" w:rsidP="0038698C">
      <w:pPr>
        <w:ind w:firstLine="0"/>
      </w:pPr>
    </w:p>
    <w:p w:rsidR="0038698C" w:rsidRDefault="0038698C" w:rsidP="0038698C">
      <w:pPr>
        <w:pStyle w:val="Heading5"/>
      </w:pPr>
      <w:bookmarkStart w:id="14323" w:name="_huqsuo4qvcle" w:colFirst="0" w:colLast="0"/>
      <w:bookmarkEnd w:id="14323"/>
      <w:r>
        <w:br w:type="page"/>
      </w:r>
      <w:r>
        <w:lastRenderedPageBreak/>
        <w:t xml:space="preserve">Table </w:t>
      </w:r>
      <w:del w:id="14324" w:author="Nick.Tolimieri" w:date="2022-09-02T10:15:00Z">
        <w:r w:rsidDel="00B14AC6">
          <w:delText>S11</w:delText>
        </w:r>
      </w:del>
      <w:ins w:id="14325" w:author="Nick.Tolimieri" w:date="2022-09-02T10:15:00Z">
        <w:r w:rsidR="00B14AC6">
          <w:t>S12</w:t>
        </w:r>
      </w:ins>
      <w:r>
        <w:t xml:space="preserve">. Model coefficients for a) the best-fit binomial model: summed canopy kelp, b) the binomial model including </w:t>
      </w:r>
      <w:proofErr w:type="spellStart"/>
      <w:r w:rsidRPr="00CD14A9">
        <w:rPr>
          <w:i/>
        </w:rPr>
        <w:t>Macrocystis</w:t>
      </w:r>
      <w:proofErr w:type="spellEnd"/>
      <w:r>
        <w:t xml:space="preserve"> and </w:t>
      </w:r>
      <w:proofErr w:type="spellStart"/>
      <w:r w:rsidRPr="00CD14A9">
        <w:rPr>
          <w:i/>
        </w:rPr>
        <w:t>Nereocystis</w:t>
      </w:r>
      <w:proofErr w:type="spellEnd"/>
      <w:r w:rsidRPr="00CD14A9">
        <w:rPr>
          <w:i/>
        </w:rPr>
        <w:t xml:space="preserve"> </w:t>
      </w:r>
      <w:r>
        <w:t>as predictors, and c) the best-fit  positive abundance model.</w:t>
      </w:r>
    </w:p>
    <w:p w:rsidR="0038698C" w:rsidRPr="00EB252F" w:rsidRDefault="0038698C" w:rsidP="0038698C">
      <w:pPr>
        <w:pStyle w:val="ListParagraph"/>
        <w:numPr>
          <w:ilvl w:val="0"/>
          <w:numId w:val="5"/>
        </w:numPr>
        <w:ind w:left="0" w:firstLine="0"/>
      </w:pPr>
      <w:r>
        <w:t>Canopy kelp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5.33</w:t>
            </w:r>
          </w:p>
        </w:tc>
        <w:tc>
          <w:tcPr>
            <w:tcW w:w="990" w:type="dxa"/>
            <w:tcBorders>
              <w:top w:val="single" w:sz="4" w:space="0" w:color="auto"/>
            </w:tcBorders>
          </w:tcPr>
          <w:p w:rsidR="0038698C" w:rsidRDefault="0038698C" w:rsidP="005A68BC">
            <w:pPr>
              <w:ind w:firstLine="0"/>
              <w:jc w:val="center"/>
            </w:pPr>
            <w:r>
              <w:t>2.31</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Pr>
          <w:p w:rsidR="0038698C" w:rsidRDefault="0038698C" w:rsidP="005A68BC">
            <w:pPr>
              <w:ind w:firstLine="0"/>
            </w:pPr>
            <w:r>
              <w:t>Site</w:t>
            </w:r>
          </w:p>
        </w:tc>
        <w:tc>
          <w:tcPr>
            <w:tcW w:w="1260" w:type="dxa"/>
          </w:tcPr>
          <w:p w:rsidR="0038698C" w:rsidRDefault="0038698C" w:rsidP="005A68BC">
            <w:pPr>
              <w:ind w:firstLine="0"/>
              <w:jc w:val="center"/>
            </w:pPr>
            <w:r>
              <w:t>3.25</w:t>
            </w:r>
          </w:p>
        </w:tc>
        <w:tc>
          <w:tcPr>
            <w:tcW w:w="990" w:type="dxa"/>
          </w:tcPr>
          <w:p w:rsidR="0038698C" w:rsidRDefault="0038698C" w:rsidP="005A68BC">
            <w:pPr>
              <w:ind w:firstLine="0"/>
              <w:jc w:val="center"/>
            </w:pPr>
            <w:r>
              <w:t>1.80</w:t>
            </w:r>
          </w:p>
        </w:tc>
        <w:tc>
          <w:tcPr>
            <w:tcW w:w="1080" w:type="dxa"/>
          </w:tcPr>
          <w:p w:rsidR="0038698C" w:rsidRDefault="0038698C" w:rsidP="005A68BC">
            <w:pPr>
              <w:ind w:firstLine="0"/>
            </w:pPr>
          </w:p>
        </w:tc>
        <w:tc>
          <w:tcPr>
            <w:tcW w:w="990" w:type="dxa"/>
          </w:tcPr>
          <w:p w:rsidR="0038698C" w:rsidRDefault="0038698C" w:rsidP="005A68BC">
            <w:pPr>
              <w:ind w:firstLine="0"/>
            </w:pPr>
          </w:p>
        </w:tc>
      </w:tr>
      <w:tr w:rsidR="0038698C" w:rsidDel="00300B3A" w:rsidTr="005A68BC">
        <w:trPr>
          <w:del w:id="14326" w:author="Nick.Tolimieri" w:date="2022-09-02T10:10:00Z"/>
        </w:trPr>
        <w:tc>
          <w:tcPr>
            <w:tcW w:w="2335" w:type="dxa"/>
            <w:tcBorders>
              <w:bottom w:val="single" w:sz="4" w:space="0" w:color="auto"/>
            </w:tcBorders>
          </w:tcPr>
          <w:p w:rsidR="0038698C" w:rsidDel="00300B3A" w:rsidRDefault="0038698C" w:rsidP="005A68BC">
            <w:pPr>
              <w:ind w:firstLine="0"/>
              <w:rPr>
                <w:del w:id="14327" w:author="Nick.Tolimieri" w:date="2022-09-02T10:10:00Z"/>
              </w:rPr>
            </w:pPr>
          </w:p>
        </w:tc>
        <w:tc>
          <w:tcPr>
            <w:tcW w:w="1260" w:type="dxa"/>
            <w:tcBorders>
              <w:bottom w:val="single" w:sz="4" w:space="0" w:color="auto"/>
            </w:tcBorders>
          </w:tcPr>
          <w:p w:rsidR="0038698C" w:rsidDel="00300B3A" w:rsidRDefault="0038698C" w:rsidP="005A68BC">
            <w:pPr>
              <w:ind w:firstLine="0"/>
              <w:rPr>
                <w:del w:id="14328" w:author="Nick.Tolimieri" w:date="2022-09-02T10:10:00Z"/>
              </w:rPr>
            </w:pPr>
          </w:p>
        </w:tc>
        <w:tc>
          <w:tcPr>
            <w:tcW w:w="990" w:type="dxa"/>
            <w:tcBorders>
              <w:bottom w:val="single" w:sz="4" w:space="0" w:color="auto"/>
            </w:tcBorders>
          </w:tcPr>
          <w:p w:rsidR="0038698C" w:rsidDel="00300B3A" w:rsidRDefault="0038698C" w:rsidP="005A68BC">
            <w:pPr>
              <w:ind w:firstLine="0"/>
              <w:rPr>
                <w:del w:id="14329" w:author="Nick.Tolimieri" w:date="2022-09-02T10:10:00Z"/>
              </w:rPr>
            </w:pPr>
          </w:p>
        </w:tc>
        <w:tc>
          <w:tcPr>
            <w:tcW w:w="1080" w:type="dxa"/>
            <w:tcBorders>
              <w:bottom w:val="single" w:sz="4" w:space="0" w:color="auto"/>
            </w:tcBorders>
          </w:tcPr>
          <w:p w:rsidR="0038698C" w:rsidDel="00300B3A" w:rsidRDefault="0038698C" w:rsidP="005A68BC">
            <w:pPr>
              <w:ind w:firstLine="0"/>
              <w:rPr>
                <w:del w:id="14330" w:author="Nick.Tolimieri" w:date="2022-09-02T10:10:00Z"/>
              </w:rPr>
            </w:pPr>
          </w:p>
        </w:tc>
        <w:tc>
          <w:tcPr>
            <w:tcW w:w="990" w:type="dxa"/>
            <w:tcBorders>
              <w:bottom w:val="single" w:sz="4" w:space="0" w:color="auto"/>
            </w:tcBorders>
          </w:tcPr>
          <w:p w:rsidR="0038698C" w:rsidDel="00300B3A" w:rsidRDefault="0038698C" w:rsidP="005A68BC">
            <w:pPr>
              <w:ind w:firstLine="0"/>
              <w:rPr>
                <w:del w:id="14331" w:author="Nick.Tolimieri" w:date="2022-09-02T10:10:00Z"/>
              </w:rPr>
            </w:pPr>
          </w:p>
        </w:tc>
      </w:tr>
      <w:tr w:rsidR="0038698C" w:rsidTr="005A68BC">
        <w:tc>
          <w:tcPr>
            <w:tcW w:w="2335" w:type="dxa"/>
            <w:tcBorders>
              <w:top w:val="single" w:sz="4" w:space="0" w:color="auto"/>
              <w:bottom w:val="single" w:sz="4" w:space="0" w:color="auto"/>
            </w:tcBorders>
          </w:tcPr>
          <w:p w:rsidR="0038698C" w:rsidRDefault="0038698C" w:rsidP="005A68BC">
            <w:pPr>
              <w:ind w:firstLine="0"/>
            </w:pPr>
            <w:r>
              <w:t>Fixed effect</w:t>
            </w:r>
          </w:p>
        </w:tc>
        <w:tc>
          <w:tcPr>
            <w:tcW w:w="1260" w:type="dxa"/>
            <w:tcBorders>
              <w:top w:val="single" w:sz="4" w:space="0" w:color="auto"/>
              <w:bottom w:val="single" w:sz="4" w:space="0" w:color="auto"/>
            </w:tcBorders>
          </w:tcPr>
          <w:p w:rsidR="0038698C" w:rsidRDefault="0038698C" w:rsidP="005A68BC">
            <w:pPr>
              <w:ind w:firstLine="0"/>
            </w:pPr>
            <w:r>
              <w:t>Estimate</w:t>
            </w:r>
          </w:p>
        </w:tc>
        <w:tc>
          <w:tcPr>
            <w:tcW w:w="990" w:type="dxa"/>
            <w:tcBorders>
              <w:top w:val="single" w:sz="4" w:space="0" w:color="auto"/>
              <w:bottom w:val="single" w:sz="4" w:space="0" w:color="auto"/>
            </w:tcBorders>
          </w:tcPr>
          <w:p w:rsidR="0038698C" w:rsidRDefault="0038698C" w:rsidP="005A68BC">
            <w:pPr>
              <w:ind w:firstLine="0"/>
            </w:pPr>
            <w:r>
              <w:t>SE</w:t>
            </w:r>
          </w:p>
        </w:tc>
        <w:tc>
          <w:tcPr>
            <w:tcW w:w="1080" w:type="dxa"/>
            <w:tcBorders>
              <w:top w:val="single" w:sz="4" w:space="0" w:color="auto"/>
              <w:bottom w:val="single" w:sz="4" w:space="0" w:color="auto"/>
            </w:tcBorders>
          </w:tcPr>
          <w:p w:rsidR="0038698C" w:rsidRDefault="0038698C" w:rsidP="005A68BC">
            <w:pPr>
              <w:ind w:firstLine="0"/>
            </w:pPr>
            <w:r>
              <w:t>z-value</w:t>
            </w:r>
          </w:p>
        </w:tc>
        <w:tc>
          <w:tcPr>
            <w:tcW w:w="990" w:type="dxa"/>
            <w:tcBorders>
              <w:top w:val="single" w:sz="4" w:space="0" w:color="auto"/>
              <w:bottom w:val="single" w:sz="4" w:space="0" w:color="auto"/>
            </w:tcBorders>
          </w:tcPr>
          <w:p w:rsidR="0038698C" w:rsidRDefault="0038698C" w:rsidP="005A68BC">
            <w:pPr>
              <w:ind w:firstLine="0"/>
              <w:jc w:val="center"/>
            </w:pPr>
            <w:r>
              <w:t>P</w:t>
            </w:r>
          </w:p>
        </w:tc>
      </w:tr>
      <w:tr w:rsidR="0038698C" w:rsidTr="005A68BC">
        <w:tc>
          <w:tcPr>
            <w:tcW w:w="2335" w:type="dxa"/>
            <w:tcBorders>
              <w:top w:val="single" w:sz="4" w:space="0" w:color="auto"/>
            </w:tcBorders>
          </w:tcPr>
          <w:p w:rsidR="0038698C" w:rsidRDefault="0038698C" w:rsidP="005A68BC">
            <w:pPr>
              <w:ind w:firstLine="0"/>
            </w:pPr>
            <w:r>
              <w:t>Intercept</w:t>
            </w:r>
          </w:p>
        </w:tc>
        <w:tc>
          <w:tcPr>
            <w:tcW w:w="1260" w:type="dxa"/>
            <w:tcBorders>
              <w:top w:val="single" w:sz="4" w:space="0" w:color="auto"/>
            </w:tcBorders>
          </w:tcPr>
          <w:p w:rsidR="0038698C" w:rsidRDefault="0038698C" w:rsidP="005A68BC">
            <w:pPr>
              <w:ind w:firstLine="0"/>
              <w:jc w:val="right"/>
            </w:pPr>
            <w:r>
              <w:t>-0.274</w:t>
            </w:r>
          </w:p>
        </w:tc>
        <w:tc>
          <w:tcPr>
            <w:tcW w:w="990" w:type="dxa"/>
            <w:tcBorders>
              <w:top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1.447</w:t>
            </w:r>
          </w:p>
        </w:tc>
        <w:tc>
          <w:tcPr>
            <w:tcW w:w="1080" w:type="dxa"/>
            <w:tcBorders>
              <w:top w:val="single" w:sz="4" w:space="0" w:color="auto"/>
            </w:tcBorders>
          </w:tcPr>
          <w:p w:rsidR="0038698C" w:rsidRDefault="0038698C" w:rsidP="005A68BC">
            <w:pPr>
              <w:ind w:firstLine="0"/>
              <w:jc w:val="right"/>
            </w:pPr>
            <w:r>
              <w:t>-0.189</w:t>
            </w:r>
          </w:p>
        </w:tc>
        <w:tc>
          <w:tcPr>
            <w:tcW w:w="990" w:type="dxa"/>
            <w:tcBorders>
              <w:top w:val="single" w:sz="4" w:space="0" w:color="auto"/>
            </w:tcBorders>
          </w:tcPr>
          <w:p w:rsidR="0038698C" w:rsidRDefault="0038698C" w:rsidP="005A68BC">
            <w:pPr>
              <w:ind w:firstLine="0"/>
              <w:jc w:val="center"/>
            </w:pPr>
            <w:r>
              <w:t>0.850</w:t>
            </w:r>
          </w:p>
        </w:tc>
      </w:tr>
      <w:tr w:rsidR="0038698C" w:rsidTr="005A68BC">
        <w:tc>
          <w:tcPr>
            <w:tcW w:w="2335" w:type="dxa"/>
            <w:tcBorders>
              <w:bottom w:val="single" w:sz="4" w:space="0" w:color="auto"/>
            </w:tcBorders>
          </w:tcPr>
          <w:p w:rsidR="0038698C" w:rsidRDefault="0038698C" w:rsidP="005A68BC">
            <w:pPr>
              <w:ind w:firstLine="0"/>
            </w:pPr>
            <w:r>
              <w:t>Canopy kelp summed</w:t>
            </w:r>
          </w:p>
        </w:tc>
        <w:tc>
          <w:tcPr>
            <w:tcW w:w="1260" w:type="dxa"/>
            <w:tcBorders>
              <w:bottom w:val="single" w:sz="4" w:space="0" w:color="auto"/>
            </w:tcBorders>
          </w:tcPr>
          <w:p w:rsidR="0038698C" w:rsidRDefault="0038698C" w:rsidP="005A68BC">
            <w:pPr>
              <w:ind w:firstLine="0"/>
              <w:jc w:val="right"/>
            </w:pPr>
            <w:r>
              <w:t>2.553</w:t>
            </w:r>
          </w:p>
        </w:tc>
        <w:tc>
          <w:tcPr>
            <w:tcW w:w="990" w:type="dxa"/>
            <w:tcBorders>
              <w:bottom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w:t>
            </w:r>
            <w:r>
              <w:rPr>
                <w:color w:val="000000" w:themeColor="text1"/>
              </w:rPr>
              <w:t>009</w:t>
            </w:r>
          </w:p>
        </w:tc>
        <w:tc>
          <w:tcPr>
            <w:tcW w:w="1080" w:type="dxa"/>
            <w:tcBorders>
              <w:bottom w:val="single" w:sz="4" w:space="0" w:color="auto"/>
            </w:tcBorders>
          </w:tcPr>
          <w:p w:rsidR="0038698C" w:rsidRDefault="0038698C" w:rsidP="005A68BC">
            <w:pPr>
              <w:ind w:firstLine="0"/>
              <w:jc w:val="right"/>
            </w:pPr>
            <w:r>
              <w:t>2.531</w:t>
            </w:r>
          </w:p>
        </w:tc>
        <w:tc>
          <w:tcPr>
            <w:tcW w:w="990" w:type="dxa"/>
            <w:tcBorders>
              <w:bottom w:val="single" w:sz="4" w:space="0" w:color="auto"/>
            </w:tcBorders>
          </w:tcPr>
          <w:p w:rsidR="0038698C" w:rsidRDefault="0038698C" w:rsidP="005A68BC">
            <w:pPr>
              <w:ind w:firstLine="0"/>
              <w:jc w:val="center"/>
            </w:pPr>
            <w:r>
              <w:t>0.011</w:t>
            </w:r>
          </w:p>
        </w:tc>
      </w:tr>
    </w:tbl>
    <w:p w:rsidR="0038698C" w:rsidRDefault="0038698C" w:rsidP="0038698C"/>
    <w:p w:rsidR="0038698C" w:rsidRPr="00EB252F" w:rsidRDefault="0038698C" w:rsidP="0038698C">
      <w:pPr>
        <w:pStyle w:val="ListParagraph"/>
        <w:numPr>
          <w:ilvl w:val="0"/>
          <w:numId w:val="5"/>
        </w:numPr>
        <w:ind w:left="0" w:firstLine="0"/>
      </w:pPr>
      <w:proofErr w:type="spellStart"/>
      <w:r w:rsidRPr="009F593A">
        <w:rPr>
          <w:i/>
        </w:rPr>
        <w:t>Macrocystis</w:t>
      </w:r>
      <w:proofErr w:type="spellEnd"/>
      <w:r>
        <w:t xml:space="preserve"> and </w:t>
      </w:r>
      <w:proofErr w:type="spellStart"/>
      <w:r w:rsidRPr="009F593A">
        <w:rPr>
          <w:i/>
        </w:rPr>
        <w:t>Nereocystis</w:t>
      </w:r>
      <w:proofErr w:type="spellEnd"/>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5.31</w:t>
            </w:r>
          </w:p>
        </w:tc>
        <w:tc>
          <w:tcPr>
            <w:tcW w:w="990" w:type="dxa"/>
            <w:tcBorders>
              <w:top w:val="single" w:sz="4" w:space="0" w:color="auto"/>
            </w:tcBorders>
          </w:tcPr>
          <w:p w:rsidR="0038698C" w:rsidRDefault="0038698C" w:rsidP="005A68BC">
            <w:pPr>
              <w:ind w:firstLine="0"/>
              <w:jc w:val="center"/>
            </w:pPr>
            <w:r>
              <w:t>2.30</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Pr>
          <w:p w:rsidR="0038698C" w:rsidRDefault="0038698C" w:rsidP="005A68BC">
            <w:pPr>
              <w:ind w:firstLine="0"/>
            </w:pPr>
            <w:r>
              <w:t>Site</w:t>
            </w:r>
          </w:p>
        </w:tc>
        <w:tc>
          <w:tcPr>
            <w:tcW w:w="1260" w:type="dxa"/>
          </w:tcPr>
          <w:p w:rsidR="0038698C" w:rsidRDefault="0038698C" w:rsidP="005A68BC">
            <w:pPr>
              <w:ind w:firstLine="0"/>
              <w:jc w:val="center"/>
            </w:pPr>
            <w:r>
              <w:t>3.28</w:t>
            </w:r>
          </w:p>
        </w:tc>
        <w:tc>
          <w:tcPr>
            <w:tcW w:w="990" w:type="dxa"/>
          </w:tcPr>
          <w:p w:rsidR="0038698C" w:rsidRDefault="0038698C" w:rsidP="005A68BC">
            <w:pPr>
              <w:ind w:firstLine="0"/>
              <w:jc w:val="center"/>
            </w:pPr>
            <w:r>
              <w:t>1.81</w:t>
            </w:r>
          </w:p>
        </w:tc>
        <w:tc>
          <w:tcPr>
            <w:tcW w:w="1080" w:type="dxa"/>
          </w:tcPr>
          <w:p w:rsidR="0038698C" w:rsidRDefault="0038698C" w:rsidP="005A68BC">
            <w:pPr>
              <w:ind w:firstLine="0"/>
            </w:pPr>
          </w:p>
        </w:tc>
        <w:tc>
          <w:tcPr>
            <w:tcW w:w="990" w:type="dxa"/>
          </w:tcPr>
          <w:p w:rsidR="0038698C" w:rsidRDefault="0038698C" w:rsidP="005A68BC">
            <w:pPr>
              <w:ind w:firstLine="0"/>
            </w:pPr>
          </w:p>
        </w:tc>
      </w:tr>
      <w:tr w:rsidR="0038698C" w:rsidDel="00300B3A" w:rsidTr="005A68BC">
        <w:trPr>
          <w:del w:id="14332" w:author="Nick.Tolimieri" w:date="2022-09-02T10:10:00Z"/>
        </w:trPr>
        <w:tc>
          <w:tcPr>
            <w:tcW w:w="2335" w:type="dxa"/>
            <w:tcBorders>
              <w:bottom w:val="single" w:sz="4" w:space="0" w:color="auto"/>
            </w:tcBorders>
          </w:tcPr>
          <w:p w:rsidR="0038698C" w:rsidDel="00300B3A" w:rsidRDefault="0038698C" w:rsidP="005A68BC">
            <w:pPr>
              <w:ind w:firstLine="0"/>
              <w:rPr>
                <w:del w:id="14333" w:author="Nick.Tolimieri" w:date="2022-09-02T10:10:00Z"/>
              </w:rPr>
            </w:pPr>
          </w:p>
        </w:tc>
        <w:tc>
          <w:tcPr>
            <w:tcW w:w="1260" w:type="dxa"/>
            <w:tcBorders>
              <w:bottom w:val="single" w:sz="4" w:space="0" w:color="auto"/>
            </w:tcBorders>
          </w:tcPr>
          <w:p w:rsidR="0038698C" w:rsidDel="00300B3A" w:rsidRDefault="0038698C" w:rsidP="005A68BC">
            <w:pPr>
              <w:ind w:firstLine="0"/>
              <w:rPr>
                <w:del w:id="14334" w:author="Nick.Tolimieri" w:date="2022-09-02T10:10:00Z"/>
              </w:rPr>
            </w:pPr>
          </w:p>
        </w:tc>
        <w:tc>
          <w:tcPr>
            <w:tcW w:w="990" w:type="dxa"/>
            <w:tcBorders>
              <w:bottom w:val="single" w:sz="4" w:space="0" w:color="auto"/>
            </w:tcBorders>
          </w:tcPr>
          <w:p w:rsidR="0038698C" w:rsidDel="00300B3A" w:rsidRDefault="0038698C" w:rsidP="005A68BC">
            <w:pPr>
              <w:ind w:firstLine="0"/>
              <w:rPr>
                <w:del w:id="14335" w:author="Nick.Tolimieri" w:date="2022-09-02T10:10:00Z"/>
              </w:rPr>
            </w:pPr>
          </w:p>
        </w:tc>
        <w:tc>
          <w:tcPr>
            <w:tcW w:w="1080" w:type="dxa"/>
            <w:tcBorders>
              <w:bottom w:val="single" w:sz="4" w:space="0" w:color="auto"/>
            </w:tcBorders>
          </w:tcPr>
          <w:p w:rsidR="0038698C" w:rsidDel="00300B3A" w:rsidRDefault="0038698C" w:rsidP="005A68BC">
            <w:pPr>
              <w:ind w:firstLine="0"/>
              <w:rPr>
                <w:del w:id="14336" w:author="Nick.Tolimieri" w:date="2022-09-02T10:10:00Z"/>
              </w:rPr>
            </w:pPr>
          </w:p>
        </w:tc>
        <w:tc>
          <w:tcPr>
            <w:tcW w:w="990" w:type="dxa"/>
            <w:tcBorders>
              <w:bottom w:val="single" w:sz="4" w:space="0" w:color="auto"/>
            </w:tcBorders>
          </w:tcPr>
          <w:p w:rsidR="0038698C" w:rsidDel="00300B3A" w:rsidRDefault="0038698C" w:rsidP="005A68BC">
            <w:pPr>
              <w:ind w:firstLine="0"/>
              <w:rPr>
                <w:del w:id="14337" w:author="Nick.Tolimieri" w:date="2022-09-02T10:10:00Z"/>
              </w:rPr>
            </w:pPr>
          </w:p>
        </w:tc>
      </w:tr>
      <w:tr w:rsidR="0038698C" w:rsidTr="005A68BC">
        <w:tc>
          <w:tcPr>
            <w:tcW w:w="2335" w:type="dxa"/>
            <w:tcBorders>
              <w:top w:val="single" w:sz="4" w:space="0" w:color="auto"/>
              <w:bottom w:val="single" w:sz="4" w:space="0" w:color="auto"/>
            </w:tcBorders>
          </w:tcPr>
          <w:p w:rsidR="0038698C" w:rsidRDefault="0038698C" w:rsidP="005A68BC">
            <w:pPr>
              <w:ind w:firstLine="0"/>
            </w:pPr>
            <w:r>
              <w:t>Fixed effect</w:t>
            </w:r>
          </w:p>
        </w:tc>
        <w:tc>
          <w:tcPr>
            <w:tcW w:w="1260" w:type="dxa"/>
            <w:tcBorders>
              <w:top w:val="single" w:sz="4" w:space="0" w:color="auto"/>
              <w:bottom w:val="single" w:sz="4" w:space="0" w:color="auto"/>
            </w:tcBorders>
          </w:tcPr>
          <w:p w:rsidR="0038698C" w:rsidRDefault="0038698C" w:rsidP="005A68BC">
            <w:pPr>
              <w:ind w:firstLine="0"/>
            </w:pPr>
            <w:r>
              <w:t>Estimate</w:t>
            </w:r>
          </w:p>
        </w:tc>
        <w:tc>
          <w:tcPr>
            <w:tcW w:w="990" w:type="dxa"/>
            <w:tcBorders>
              <w:top w:val="single" w:sz="4" w:space="0" w:color="auto"/>
              <w:bottom w:val="single" w:sz="4" w:space="0" w:color="auto"/>
            </w:tcBorders>
          </w:tcPr>
          <w:p w:rsidR="0038698C" w:rsidRDefault="0038698C" w:rsidP="005A68BC">
            <w:pPr>
              <w:ind w:firstLine="0"/>
            </w:pPr>
            <w:r>
              <w:t>SE</w:t>
            </w:r>
          </w:p>
        </w:tc>
        <w:tc>
          <w:tcPr>
            <w:tcW w:w="1080" w:type="dxa"/>
            <w:tcBorders>
              <w:top w:val="single" w:sz="4" w:space="0" w:color="auto"/>
              <w:bottom w:val="single" w:sz="4" w:space="0" w:color="auto"/>
            </w:tcBorders>
          </w:tcPr>
          <w:p w:rsidR="0038698C" w:rsidRDefault="0038698C" w:rsidP="005A68BC">
            <w:pPr>
              <w:ind w:firstLine="0"/>
            </w:pPr>
            <w:r>
              <w:t>z-value</w:t>
            </w:r>
          </w:p>
        </w:tc>
        <w:tc>
          <w:tcPr>
            <w:tcW w:w="990" w:type="dxa"/>
            <w:tcBorders>
              <w:top w:val="single" w:sz="4" w:space="0" w:color="auto"/>
              <w:bottom w:val="single" w:sz="4" w:space="0" w:color="auto"/>
            </w:tcBorders>
          </w:tcPr>
          <w:p w:rsidR="0038698C" w:rsidRDefault="0038698C" w:rsidP="005A68BC">
            <w:pPr>
              <w:ind w:firstLine="0"/>
              <w:jc w:val="center"/>
            </w:pPr>
            <w:r>
              <w:t>P</w:t>
            </w:r>
          </w:p>
        </w:tc>
      </w:tr>
      <w:tr w:rsidR="0038698C" w:rsidTr="005A68BC">
        <w:tc>
          <w:tcPr>
            <w:tcW w:w="2335" w:type="dxa"/>
            <w:tcBorders>
              <w:top w:val="single" w:sz="4" w:space="0" w:color="auto"/>
            </w:tcBorders>
          </w:tcPr>
          <w:p w:rsidR="0038698C" w:rsidRDefault="0038698C" w:rsidP="005A68BC">
            <w:pPr>
              <w:ind w:firstLine="0"/>
            </w:pPr>
            <w:r>
              <w:t>Intercept</w:t>
            </w:r>
          </w:p>
        </w:tc>
        <w:tc>
          <w:tcPr>
            <w:tcW w:w="1260" w:type="dxa"/>
            <w:tcBorders>
              <w:top w:val="single" w:sz="4" w:space="0" w:color="auto"/>
            </w:tcBorders>
          </w:tcPr>
          <w:p w:rsidR="0038698C" w:rsidRDefault="0038698C" w:rsidP="005A68BC">
            <w:pPr>
              <w:ind w:firstLine="0"/>
              <w:jc w:val="right"/>
            </w:pPr>
            <w:r>
              <w:t>-0.272</w:t>
            </w:r>
          </w:p>
        </w:tc>
        <w:tc>
          <w:tcPr>
            <w:tcW w:w="990" w:type="dxa"/>
            <w:tcBorders>
              <w:top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1.44</w:t>
            </w:r>
            <w:r>
              <w:rPr>
                <w:color w:val="000000" w:themeColor="text1"/>
              </w:rPr>
              <w:t>9</w:t>
            </w:r>
          </w:p>
        </w:tc>
        <w:tc>
          <w:tcPr>
            <w:tcW w:w="1080" w:type="dxa"/>
            <w:tcBorders>
              <w:top w:val="single" w:sz="4" w:space="0" w:color="auto"/>
            </w:tcBorders>
          </w:tcPr>
          <w:p w:rsidR="0038698C" w:rsidRDefault="0038698C" w:rsidP="005A68BC">
            <w:pPr>
              <w:ind w:firstLine="0"/>
              <w:jc w:val="right"/>
            </w:pPr>
            <w:r>
              <w:t>-0.188</w:t>
            </w:r>
          </w:p>
        </w:tc>
        <w:tc>
          <w:tcPr>
            <w:tcW w:w="990" w:type="dxa"/>
            <w:tcBorders>
              <w:top w:val="single" w:sz="4" w:space="0" w:color="auto"/>
            </w:tcBorders>
          </w:tcPr>
          <w:p w:rsidR="0038698C" w:rsidRDefault="0038698C" w:rsidP="005A68BC">
            <w:pPr>
              <w:ind w:firstLine="0"/>
              <w:jc w:val="center"/>
            </w:pPr>
            <w:r>
              <w:t>0.851</w:t>
            </w:r>
          </w:p>
        </w:tc>
      </w:tr>
      <w:tr w:rsidR="0038698C" w:rsidTr="005A68BC">
        <w:tc>
          <w:tcPr>
            <w:tcW w:w="2335" w:type="dxa"/>
          </w:tcPr>
          <w:p w:rsidR="0038698C" w:rsidRPr="009F593A" w:rsidRDefault="0038698C" w:rsidP="005A68BC">
            <w:pPr>
              <w:ind w:firstLine="0"/>
              <w:rPr>
                <w:i/>
              </w:rPr>
            </w:pPr>
            <w:proofErr w:type="spellStart"/>
            <w:r w:rsidRPr="009F593A">
              <w:rPr>
                <w:i/>
              </w:rPr>
              <w:t>Macrocystis</w:t>
            </w:r>
            <w:proofErr w:type="spellEnd"/>
          </w:p>
        </w:tc>
        <w:tc>
          <w:tcPr>
            <w:tcW w:w="1260" w:type="dxa"/>
          </w:tcPr>
          <w:p w:rsidR="0038698C" w:rsidRDefault="0038698C" w:rsidP="005A68BC">
            <w:pPr>
              <w:ind w:firstLine="0"/>
              <w:jc w:val="right"/>
            </w:pPr>
            <w:r>
              <w:t>2.517</w:t>
            </w:r>
          </w:p>
        </w:tc>
        <w:tc>
          <w:tcPr>
            <w:tcW w:w="990" w:type="dxa"/>
            <w:shd w:val="clear" w:color="auto" w:fill="auto"/>
          </w:tcPr>
          <w:p w:rsidR="0038698C" w:rsidRPr="00EB252F" w:rsidRDefault="0038698C" w:rsidP="005A68BC">
            <w:pPr>
              <w:ind w:firstLine="0"/>
              <w:rPr>
                <w:color w:val="000000" w:themeColor="text1"/>
              </w:rPr>
            </w:pPr>
            <w:r>
              <w:rPr>
                <w:color w:val="000000" w:themeColor="text1"/>
              </w:rPr>
              <w:t>1.608</w:t>
            </w:r>
          </w:p>
        </w:tc>
        <w:tc>
          <w:tcPr>
            <w:tcW w:w="1080" w:type="dxa"/>
          </w:tcPr>
          <w:p w:rsidR="0038698C" w:rsidRDefault="0038698C" w:rsidP="005A68BC">
            <w:pPr>
              <w:ind w:firstLine="0"/>
              <w:jc w:val="right"/>
            </w:pPr>
            <w:r>
              <w:t>1.565</w:t>
            </w:r>
          </w:p>
        </w:tc>
        <w:tc>
          <w:tcPr>
            <w:tcW w:w="990" w:type="dxa"/>
          </w:tcPr>
          <w:p w:rsidR="0038698C" w:rsidRDefault="0038698C" w:rsidP="005A68BC">
            <w:pPr>
              <w:ind w:firstLine="0"/>
              <w:jc w:val="center"/>
            </w:pPr>
            <w:r>
              <w:t>0.117</w:t>
            </w:r>
          </w:p>
        </w:tc>
      </w:tr>
      <w:tr w:rsidR="0038698C" w:rsidTr="005A68BC">
        <w:tc>
          <w:tcPr>
            <w:tcW w:w="2335" w:type="dxa"/>
            <w:tcBorders>
              <w:bottom w:val="single" w:sz="4" w:space="0" w:color="auto"/>
            </w:tcBorders>
          </w:tcPr>
          <w:p w:rsidR="0038698C" w:rsidRPr="009F593A" w:rsidRDefault="0038698C" w:rsidP="005A68BC">
            <w:pPr>
              <w:ind w:firstLine="0"/>
              <w:rPr>
                <w:i/>
              </w:rPr>
            </w:pPr>
            <w:proofErr w:type="spellStart"/>
            <w:r w:rsidRPr="009F593A">
              <w:rPr>
                <w:i/>
              </w:rPr>
              <w:t>Nereocystis</w:t>
            </w:r>
            <w:proofErr w:type="spellEnd"/>
          </w:p>
        </w:tc>
        <w:tc>
          <w:tcPr>
            <w:tcW w:w="1260" w:type="dxa"/>
            <w:tcBorders>
              <w:bottom w:val="single" w:sz="4" w:space="0" w:color="auto"/>
            </w:tcBorders>
          </w:tcPr>
          <w:p w:rsidR="0038698C" w:rsidRDefault="0038698C" w:rsidP="005A68BC">
            <w:pPr>
              <w:ind w:firstLine="0"/>
              <w:jc w:val="right"/>
            </w:pPr>
            <w:r>
              <w:t>2.570</w:t>
            </w:r>
          </w:p>
        </w:tc>
        <w:tc>
          <w:tcPr>
            <w:tcW w:w="990" w:type="dxa"/>
            <w:tcBorders>
              <w:bottom w:val="single" w:sz="4" w:space="0" w:color="auto"/>
            </w:tcBorders>
            <w:shd w:val="clear" w:color="auto" w:fill="auto"/>
          </w:tcPr>
          <w:p w:rsidR="0038698C" w:rsidRPr="00EB252F" w:rsidRDefault="0038698C" w:rsidP="005A68BC">
            <w:pPr>
              <w:ind w:firstLine="0"/>
              <w:rPr>
                <w:color w:val="000000" w:themeColor="text1"/>
              </w:rPr>
            </w:pPr>
            <w:r>
              <w:rPr>
                <w:color w:val="000000" w:themeColor="text1"/>
              </w:rPr>
              <w:t>1.174</w:t>
            </w:r>
          </w:p>
        </w:tc>
        <w:tc>
          <w:tcPr>
            <w:tcW w:w="1080" w:type="dxa"/>
            <w:tcBorders>
              <w:bottom w:val="single" w:sz="4" w:space="0" w:color="auto"/>
            </w:tcBorders>
          </w:tcPr>
          <w:p w:rsidR="0038698C" w:rsidRDefault="0038698C" w:rsidP="005A68BC">
            <w:pPr>
              <w:ind w:firstLine="0"/>
              <w:jc w:val="right"/>
            </w:pPr>
            <w:r>
              <w:t>2.189</w:t>
            </w:r>
          </w:p>
        </w:tc>
        <w:tc>
          <w:tcPr>
            <w:tcW w:w="990" w:type="dxa"/>
            <w:tcBorders>
              <w:bottom w:val="single" w:sz="4" w:space="0" w:color="auto"/>
            </w:tcBorders>
          </w:tcPr>
          <w:p w:rsidR="0038698C" w:rsidRDefault="0038698C" w:rsidP="005A68BC">
            <w:pPr>
              <w:ind w:firstLine="0"/>
              <w:jc w:val="center"/>
            </w:pPr>
            <w:r>
              <w:t>0.027</w:t>
            </w:r>
          </w:p>
        </w:tc>
      </w:tr>
    </w:tbl>
    <w:p w:rsidR="0038698C" w:rsidRDefault="0038698C" w:rsidP="0038698C">
      <w:pPr>
        <w:spacing w:line="240" w:lineRule="auto"/>
      </w:pPr>
    </w:p>
    <w:p w:rsidR="0038698C" w:rsidRPr="00EB252F" w:rsidRDefault="0038698C" w:rsidP="0038698C">
      <w:pPr>
        <w:pStyle w:val="ListParagraph"/>
        <w:numPr>
          <w:ilvl w:val="0"/>
          <w:numId w:val="5"/>
        </w:numPr>
        <w:ind w:left="0" w:firstLine="0"/>
      </w:pPr>
      <w:proofErr w:type="spellStart"/>
      <w:r w:rsidRPr="009F593A">
        <w:rPr>
          <w:i/>
        </w:rPr>
        <w:t>Macrocystis</w:t>
      </w:r>
      <w:proofErr w:type="spellEnd"/>
      <w:r>
        <w:t xml:space="preserve"> and </w:t>
      </w:r>
      <w:proofErr w:type="spellStart"/>
      <w:r w:rsidRPr="009F593A">
        <w:rPr>
          <w:i/>
        </w:rPr>
        <w:t>Nereocystis</w:t>
      </w:r>
      <w:proofErr w:type="spellEnd"/>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1.965</w:t>
            </w:r>
          </w:p>
        </w:tc>
        <w:tc>
          <w:tcPr>
            <w:tcW w:w="990" w:type="dxa"/>
            <w:tcBorders>
              <w:top w:val="single" w:sz="4" w:space="0" w:color="auto"/>
            </w:tcBorders>
          </w:tcPr>
          <w:p w:rsidR="0038698C" w:rsidRDefault="0038698C" w:rsidP="005A68BC">
            <w:pPr>
              <w:ind w:firstLine="0"/>
              <w:jc w:val="center"/>
            </w:pPr>
            <w:r>
              <w:t>1.402</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Borders>
              <w:bottom w:val="single" w:sz="4" w:space="0" w:color="auto"/>
            </w:tcBorders>
          </w:tcPr>
          <w:p w:rsidR="0038698C" w:rsidRDefault="0038698C" w:rsidP="005A68BC">
            <w:pPr>
              <w:ind w:firstLine="0"/>
            </w:pPr>
            <w:r>
              <w:t>Residual</w:t>
            </w:r>
          </w:p>
        </w:tc>
        <w:tc>
          <w:tcPr>
            <w:tcW w:w="1260" w:type="dxa"/>
            <w:tcBorders>
              <w:bottom w:val="single" w:sz="4" w:space="0" w:color="auto"/>
            </w:tcBorders>
          </w:tcPr>
          <w:p w:rsidR="0038698C" w:rsidRDefault="0038698C" w:rsidP="005A68BC">
            <w:pPr>
              <w:ind w:firstLine="0"/>
              <w:jc w:val="center"/>
            </w:pPr>
            <w:r>
              <w:t>1.770</w:t>
            </w:r>
          </w:p>
        </w:tc>
        <w:tc>
          <w:tcPr>
            <w:tcW w:w="990" w:type="dxa"/>
            <w:tcBorders>
              <w:bottom w:val="single" w:sz="4" w:space="0" w:color="auto"/>
            </w:tcBorders>
          </w:tcPr>
          <w:p w:rsidR="0038698C" w:rsidRDefault="0038698C" w:rsidP="005A68BC">
            <w:pPr>
              <w:ind w:firstLine="0"/>
              <w:jc w:val="center"/>
            </w:pPr>
            <w:r>
              <w:t>1.330</w:t>
            </w:r>
          </w:p>
        </w:tc>
        <w:tc>
          <w:tcPr>
            <w:tcW w:w="1080" w:type="dxa"/>
            <w:tcBorders>
              <w:bottom w:val="single" w:sz="4" w:space="0" w:color="auto"/>
            </w:tcBorders>
          </w:tcPr>
          <w:p w:rsidR="0038698C" w:rsidRDefault="0038698C" w:rsidP="005A68BC">
            <w:pPr>
              <w:ind w:firstLine="0"/>
            </w:pPr>
          </w:p>
        </w:tc>
        <w:tc>
          <w:tcPr>
            <w:tcW w:w="990" w:type="dxa"/>
            <w:tcBorders>
              <w:bottom w:val="single" w:sz="4" w:space="0" w:color="auto"/>
            </w:tcBorders>
          </w:tcPr>
          <w:p w:rsidR="0038698C" w:rsidRDefault="0038698C" w:rsidP="005A68BC">
            <w:pPr>
              <w:ind w:firstLine="0"/>
            </w:pPr>
          </w:p>
        </w:tc>
      </w:tr>
      <w:tr w:rsidR="0038698C" w:rsidDel="008F7981" w:rsidTr="005A68BC">
        <w:trPr>
          <w:del w:id="14338" w:author="Nick.Tolimieri" w:date="2022-09-02T10:10:00Z"/>
        </w:trPr>
        <w:tc>
          <w:tcPr>
            <w:tcW w:w="2335" w:type="dxa"/>
            <w:tcBorders>
              <w:top w:val="single" w:sz="4" w:space="0" w:color="auto"/>
            </w:tcBorders>
          </w:tcPr>
          <w:p w:rsidR="0038698C" w:rsidDel="008F7981" w:rsidRDefault="0038698C" w:rsidP="005A68BC">
            <w:pPr>
              <w:ind w:firstLine="0"/>
              <w:rPr>
                <w:del w:id="14339" w:author="Nick.Tolimieri" w:date="2022-09-02T10:10:00Z"/>
              </w:rPr>
            </w:pPr>
          </w:p>
        </w:tc>
        <w:tc>
          <w:tcPr>
            <w:tcW w:w="1260" w:type="dxa"/>
            <w:tcBorders>
              <w:top w:val="single" w:sz="4" w:space="0" w:color="auto"/>
            </w:tcBorders>
          </w:tcPr>
          <w:p w:rsidR="0038698C" w:rsidDel="008F7981" w:rsidRDefault="0038698C" w:rsidP="005A68BC">
            <w:pPr>
              <w:ind w:firstLine="0"/>
              <w:rPr>
                <w:del w:id="14340" w:author="Nick.Tolimieri" w:date="2022-09-02T10:10:00Z"/>
              </w:rPr>
            </w:pPr>
          </w:p>
        </w:tc>
        <w:tc>
          <w:tcPr>
            <w:tcW w:w="990" w:type="dxa"/>
            <w:tcBorders>
              <w:top w:val="single" w:sz="4" w:space="0" w:color="auto"/>
            </w:tcBorders>
          </w:tcPr>
          <w:p w:rsidR="0038698C" w:rsidDel="008F7981" w:rsidRDefault="0038698C" w:rsidP="005A68BC">
            <w:pPr>
              <w:ind w:firstLine="0"/>
              <w:rPr>
                <w:del w:id="14341" w:author="Nick.Tolimieri" w:date="2022-09-02T10:10:00Z"/>
              </w:rPr>
            </w:pPr>
          </w:p>
        </w:tc>
        <w:tc>
          <w:tcPr>
            <w:tcW w:w="1080" w:type="dxa"/>
            <w:tcBorders>
              <w:top w:val="single" w:sz="4" w:space="0" w:color="auto"/>
            </w:tcBorders>
          </w:tcPr>
          <w:p w:rsidR="0038698C" w:rsidDel="008F7981" w:rsidRDefault="0038698C" w:rsidP="005A68BC">
            <w:pPr>
              <w:ind w:firstLine="0"/>
              <w:rPr>
                <w:del w:id="14342" w:author="Nick.Tolimieri" w:date="2022-09-02T10:10:00Z"/>
              </w:rPr>
            </w:pPr>
          </w:p>
        </w:tc>
        <w:tc>
          <w:tcPr>
            <w:tcW w:w="990" w:type="dxa"/>
            <w:tcBorders>
              <w:top w:val="single" w:sz="4" w:space="0" w:color="auto"/>
            </w:tcBorders>
          </w:tcPr>
          <w:p w:rsidR="0038698C" w:rsidDel="008F7981" w:rsidRDefault="0038698C" w:rsidP="005A68BC">
            <w:pPr>
              <w:ind w:firstLine="0"/>
              <w:rPr>
                <w:del w:id="14343" w:author="Nick.Tolimieri" w:date="2022-09-02T10:10:00Z"/>
              </w:rPr>
            </w:pPr>
          </w:p>
        </w:tc>
      </w:tr>
    </w:tbl>
    <w:p w:rsidR="0038698C" w:rsidRDefault="0038698C" w:rsidP="0038698C">
      <w:pPr>
        <w:spacing w:line="240" w:lineRule="auto"/>
      </w:pPr>
    </w:p>
    <w:p w:rsidR="0038698C" w:rsidRDefault="0038698C" w:rsidP="0038698C">
      <w:pPr>
        <w:pStyle w:val="Heading5"/>
        <w:ind w:right="3510"/>
      </w:pPr>
      <w:bookmarkStart w:id="14344" w:name="_wkii9gu6o2fl" w:colFirst="0" w:colLast="0"/>
      <w:bookmarkEnd w:id="14344"/>
      <w:r>
        <w:br w:type="page"/>
      </w:r>
    </w:p>
    <w:p w:rsidR="0038698C" w:rsidRPr="00075AD8" w:rsidRDefault="0038698C" w:rsidP="0038698C">
      <w:pPr>
        <w:pStyle w:val="Heading5"/>
        <w:rPr>
          <w:i/>
        </w:rPr>
      </w:pPr>
      <w:r>
        <w:lastRenderedPageBreak/>
        <w:t xml:space="preserve">Table </w:t>
      </w:r>
      <w:del w:id="14345" w:author="Nick.Tolimieri" w:date="2022-09-02T10:15:00Z">
        <w:r w:rsidDel="00B14AC6">
          <w:delText>S12</w:delText>
        </w:r>
      </w:del>
      <w:ins w:id="14346" w:author="Nick.Tolimieri" w:date="2022-09-02T10:15:00Z">
        <w:r w:rsidR="00B14AC6">
          <w:t>S13</w:t>
        </w:r>
      </w:ins>
      <w:r>
        <w:t>.</w:t>
      </w:r>
      <w:r w:rsidRPr="00C81551">
        <w:t xml:space="preserve"> </w:t>
      </w:r>
      <w:r>
        <w:t xml:space="preserve">Results of model selection for positive abundance models predicting the density of juvenile rockfishes. </w:t>
      </w:r>
      <w:bookmarkStart w:id="14347" w:name="_wevhoo6kd9g5" w:colFirst="0" w:colLast="0"/>
      <w:bookmarkEnd w:id="14347"/>
      <w:r>
        <w:t xml:space="preserve">Table shows the coefficient for terms present in the model. All models include Site and Year as random, fixed effects. Data were summarized by Site x Depth x Area x Year bins prior to analysis. Total kelp is the sum of all </w:t>
      </w:r>
      <w:proofErr w:type="spellStart"/>
      <w:r>
        <w:t>stipitate</w:t>
      </w:r>
      <w:proofErr w:type="spellEnd"/>
      <w:r>
        <w:t xml:space="preserve"> kelps, surface canopy is the sum of </w:t>
      </w:r>
      <w:r w:rsidRPr="00075AD8">
        <w:rPr>
          <w:i/>
        </w:rPr>
        <w:t>Macro</w:t>
      </w:r>
      <w:r>
        <w:t xml:space="preserve"> and </w:t>
      </w:r>
      <w:proofErr w:type="spellStart"/>
      <w:r w:rsidRPr="00075AD8">
        <w:rPr>
          <w:i/>
        </w:rPr>
        <w:t>Nereo</w:t>
      </w:r>
      <w:proofErr w:type="spellEnd"/>
      <w:r>
        <w:t xml:space="preserve">, </w:t>
      </w:r>
      <w:r>
        <w:rPr>
          <w:i/>
        </w:rPr>
        <w:t xml:space="preserve">Macro = </w:t>
      </w:r>
      <w:proofErr w:type="spellStart"/>
      <w:r>
        <w:rPr>
          <w:i/>
        </w:rPr>
        <w:t>Macrocystis</w:t>
      </w:r>
      <w:proofErr w:type="spellEnd"/>
      <w:r>
        <w:rPr>
          <w:i/>
        </w:rPr>
        <w:t xml:space="preserve">, </w:t>
      </w:r>
      <w:proofErr w:type="spellStart"/>
      <w:r>
        <w:rPr>
          <w:i/>
        </w:rPr>
        <w:t>Nereo</w:t>
      </w:r>
      <w:proofErr w:type="spellEnd"/>
      <w:r>
        <w:rPr>
          <w:i/>
        </w:rPr>
        <w:t xml:space="preserve"> = </w:t>
      </w:r>
      <w:proofErr w:type="spellStart"/>
      <w:r>
        <w:rPr>
          <w:i/>
        </w:rPr>
        <w:t>Nereocystis</w:t>
      </w:r>
      <w:proofErr w:type="spellEnd"/>
      <w:r>
        <w:rPr>
          <w:i/>
        </w:rPr>
        <w:t xml:space="preserve">, </w:t>
      </w:r>
      <w:proofErr w:type="spellStart"/>
      <w:r>
        <w:rPr>
          <w:i/>
        </w:rPr>
        <w:t>Ptery</w:t>
      </w:r>
      <w:proofErr w:type="spellEnd"/>
      <w:r>
        <w:rPr>
          <w:i/>
        </w:rPr>
        <w:t xml:space="preserve"> = </w:t>
      </w:r>
      <w:proofErr w:type="spellStart"/>
      <w:r>
        <w:rPr>
          <w:i/>
        </w:rPr>
        <w:t>Pterygophora</w:t>
      </w:r>
      <w:proofErr w:type="spellEnd"/>
      <w:r>
        <w:rPr>
          <w:i/>
        </w:rPr>
        <w:t xml:space="preserve">. </w:t>
      </w:r>
      <w:r w:rsidRPr="00175D23">
        <w:t>Canopy kelps</w:t>
      </w:r>
      <w:r>
        <w:t xml:space="preserve"> is the sum of </w:t>
      </w:r>
      <w:proofErr w:type="spellStart"/>
      <w:r>
        <w:rPr>
          <w:i/>
        </w:rPr>
        <w:t>Macrocystis</w:t>
      </w:r>
      <w:proofErr w:type="spellEnd"/>
      <w:r w:rsidRPr="00912CF7">
        <w:t xml:space="preserve"> and </w:t>
      </w:r>
      <w:proofErr w:type="spellStart"/>
      <w:r>
        <w:rPr>
          <w:i/>
        </w:rPr>
        <w:t>Nereocystis</w:t>
      </w:r>
      <w:proofErr w:type="spellEnd"/>
      <w:r>
        <w:rPr>
          <w:i/>
        </w:rPr>
        <w:t xml:space="preserve">. </w:t>
      </w:r>
      <w:r>
        <w:t xml:space="preserve">Other is the sum of remaining </w:t>
      </w:r>
      <w:proofErr w:type="spellStart"/>
      <w:r>
        <w:t>stipiate</w:t>
      </w:r>
      <w:proofErr w:type="spellEnd"/>
      <w:r>
        <w:t xml:space="preserve"> kelps. Kelps were included as continuous variables, Year and Site and random factors and included in all models.</w:t>
      </w:r>
    </w:p>
    <w:tbl>
      <w:tblPr>
        <w:tblW w:w="8220" w:type="dxa"/>
        <w:tblLook w:val="04A0" w:firstRow="1" w:lastRow="0" w:firstColumn="1" w:lastColumn="0" w:noHBand="0" w:noVBand="1"/>
      </w:tblPr>
      <w:tblGrid>
        <w:gridCol w:w="1069"/>
        <w:gridCol w:w="821"/>
        <w:gridCol w:w="827"/>
        <w:gridCol w:w="793"/>
        <w:gridCol w:w="705"/>
        <w:gridCol w:w="735"/>
        <w:gridCol w:w="720"/>
        <w:gridCol w:w="630"/>
        <w:gridCol w:w="960"/>
        <w:gridCol w:w="960"/>
      </w:tblGrid>
      <w:tr w:rsidR="0038698C" w:rsidRPr="00BA56C3" w:rsidTr="005A68BC">
        <w:trPr>
          <w:trHeight w:val="300"/>
        </w:trPr>
        <w:tc>
          <w:tcPr>
            <w:tcW w:w="1069"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Intercept</w:t>
            </w:r>
          </w:p>
        </w:tc>
        <w:tc>
          <w:tcPr>
            <w:tcW w:w="821"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Total kelp</w:t>
            </w:r>
          </w:p>
        </w:tc>
        <w:tc>
          <w:tcPr>
            <w:tcW w:w="827"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Surface canopy</w:t>
            </w:r>
          </w:p>
        </w:tc>
        <w:tc>
          <w:tcPr>
            <w:tcW w:w="793"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i/>
                <w:color w:val="000000"/>
                <w:sz w:val="20"/>
                <w:szCs w:val="20"/>
                <w:lang w:val="en-US"/>
              </w:rPr>
              <w:t>Macro</w:t>
            </w:r>
          </w:p>
        </w:tc>
        <w:tc>
          <w:tcPr>
            <w:tcW w:w="705"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i/>
                <w:color w:val="000000"/>
                <w:sz w:val="20"/>
                <w:szCs w:val="20"/>
                <w:lang w:val="en-US"/>
              </w:rPr>
              <w:t>Nereo</w:t>
            </w:r>
            <w:proofErr w:type="spellEnd"/>
          </w:p>
        </w:tc>
        <w:tc>
          <w:tcPr>
            <w:tcW w:w="735"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i/>
                <w:color w:val="000000"/>
                <w:sz w:val="20"/>
                <w:szCs w:val="20"/>
                <w:lang w:val="en-US"/>
              </w:rPr>
              <w:t>Ptery</w:t>
            </w:r>
            <w:proofErr w:type="spellEnd"/>
          </w:p>
        </w:tc>
        <w:tc>
          <w:tcPr>
            <w:tcW w:w="72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Other</w:t>
            </w:r>
          </w:p>
        </w:tc>
        <w:tc>
          <w:tcPr>
            <w:tcW w:w="63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df</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AICc</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BA56C3">
              <w:rPr>
                <w:color w:val="000000"/>
                <w:sz w:val="20"/>
                <w:szCs w:val="20"/>
                <w:lang w:val="en-US"/>
              </w:rPr>
              <w:t>ΔAICc</w:t>
            </w:r>
            <w:proofErr w:type="spellEnd"/>
          </w:p>
        </w:tc>
      </w:tr>
      <w:tr w:rsidR="0038698C" w:rsidRPr="00BA56C3" w:rsidTr="005A68BC">
        <w:trPr>
          <w:trHeight w:val="300"/>
        </w:trPr>
        <w:tc>
          <w:tcPr>
            <w:tcW w:w="1069"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1.378</w:t>
            </w:r>
          </w:p>
        </w:tc>
        <w:tc>
          <w:tcPr>
            <w:tcW w:w="821"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238.19</w:t>
            </w:r>
          </w:p>
        </w:tc>
        <w:tc>
          <w:tcPr>
            <w:tcW w:w="96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1.499</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-0.206</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240.42</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2.23</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1.335</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241.67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3.49</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-0.046</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242.63</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4.44</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1.290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0.075</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242.73</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4.54</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1.444</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-0.038</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243.30</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5.11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1.442</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-0.212</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243.87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5.68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1.446</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-0.018</w:t>
            </w: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244.38</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6.20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1.547</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-0.205</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-0.035</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244.99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6.81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1.447</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-0.195</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0.041</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245.36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7.17</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1.400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-0.069</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0.111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245.95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7.77</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1.288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0.070</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0.015</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246.24</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8.05</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1.399</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-0.060</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0.131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246.49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8.30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1.388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0.103</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-0.097</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246.76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8.58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1.472</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-0.031</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-0.028</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247.71</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9.53</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1.503</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-0.211</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-0.062</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0.134</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248.29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10.10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1.423</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-0.204</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0.025</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0.079</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248.80</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10.61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1.508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-0.187</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0.064</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-0.068</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249.67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11.48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1.374</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0.096</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-0.104</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0.053</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250.25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12.06</w:t>
            </w:r>
          </w:p>
        </w:tc>
      </w:tr>
      <w:tr w:rsidR="0038698C" w:rsidRPr="00BA56C3" w:rsidTr="005A68BC">
        <w:trPr>
          <w:trHeight w:val="300"/>
        </w:trPr>
        <w:tc>
          <w:tcPr>
            <w:tcW w:w="1069"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1.437</w:t>
            </w:r>
          </w:p>
        </w:tc>
        <w:tc>
          <w:tcPr>
            <w:tcW w:w="821"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-0.050</w:t>
            </w:r>
          </w:p>
        </w:tc>
        <w:tc>
          <w:tcPr>
            <w:tcW w:w="793"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-0.050</w:t>
            </w:r>
          </w:p>
        </w:tc>
        <w:tc>
          <w:tcPr>
            <w:tcW w:w="72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0.148</w:t>
            </w:r>
          </w:p>
        </w:tc>
        <w:tc>
          <w:tcPr>
            <w:tcW w:w="63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250.88</w:t>
            </w:r>
          </w:p>
        </w:tc>
        <w:tc>
          <w:tcPr>
            <w:tcW w:w="96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12.69</w:t>
            </w:r>
          </w:p>
        </w:tc>
      </w:tr>
      <w:tr w:rsidR="0038698C" w:rsidRPr="00BA56C3" w:rsidTr="005A68BC">
        <w:trPr>
          <w:trHeight w:val="300"/>
        </w:trPr>
        <w:tc>
          <w:tcPr>
            <w:tcW w:w="1069"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1.486</w:t>
            </w:r>
          </w:p>
        </w:tc>
        <w:tc>
          <w:tcPr>
            <w:tcW w:w="821"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-0.197</w:t>
            </w:r>
          </w:p>
        </w:tc>
        <w:tc>
          <w:tcPr>
            <w:tcW w:w="705"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0.047</w:t>
            </w:r>
          </w:p>
        </w:tc>
        <w:tc>
          <w:tcPr>
            <w:tcW w:w="735"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-0.080</w:t>
            </w:r>
          </w:p>
        </w:tc>
        <w:tc>
          <w:tcPr>
            <w:tcW w:w="72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0.100</w:t>
            </w:r>
          </w:p>
        </w:tc>
        <w:tc>
          <w:tcPr>
            <w:tcW w:w="63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w:t>
            </w:r>
          </w:p>
        </w:tc>
        <w:tc>
          <w:tcPr>
            <w:tcW w:w="96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253.09</w:t>
            </w:r>
          </w:p>
        </w:tc>
        <w:tc>
          <w:tcPr>
            <w:tcW w:w="96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14.90</w:t>
            </w:r>
          </w:p>
        </w:tc>
      </w:tr>
    </w:tbl>
    <w:p w:rsidR="0038698C" w:rsidRDefault="0038698C">
      <w:pPr>
        <w:pStyle w:val="NoSpacing"/>
        <w:pPrChange w:id="14348" w:author="Nick.Tolimieri" w:date="2022-09-06T14:04:00Z">
          <w:pPr>
            <w:pStyle w:val="Heading5"/>
          </w:pPr>
        </w:pPrChange>
      </w:pPr>
    </w:p>
    <w:p w:rsidR="0038698C" w:rsidRDefault="0038698C" w:rsidP="0038698C">
      <w:pPr>
        <w:pStyle w:val="Heading2"/>
      </w:pPr>
      <w:bookmarkStart w:id="14349" w:name="_rsiltnns0pnj" w:colFirst="0" w:colLast="0"/>
      <w:bookmarkEnd w:id="14349"/>
      <w:r>
        <w:br w:type="page"/>
      </w:r>
    </w:p>
    <w:p w:rsidR="0038698C" w:rsidRDefault="0038698C" w:rsidP="0038698C">
      <w:pPr>
        <w:pStyle w:val="Heading2"/>
      </w:pPr>
      <w:bookmarkStart w:id="14350" w:name="_vvknb4n4tpdq" w:colFirst="0" w:colLast="0"/>
      <w:bookmarkEnd w:id="14350"/>
      <w:r>
        <w:lastRenderedPageBreak/>
        <w:t>Supplement Figures</w:t>
      </w:r>
    </w:p>
    <w:p w:rsidR="0038698C" w:rsidRDefault="0038698C" w:rsidP="0038698C">
      <w:pPr>
        <w:ind w:firstLine="0"/>
        <w:jc w:val="center"/>
      </w:pPr>
      <w:r>
        <w:rPr>
          <w:noProof/>
          <w:lang w:val="en-US"/>
        </w:rPr>
        <w:drawing>
          <wp:inline distT="0" distB="0" distL="0" distR="0" wp14:anchorId="1ABE6931" wp14:editId="15D62A36">
            <wp:extent cx="4572000" cy="3244132"/>
            <wp:effectExtent l="0" t="0" r="0" b="0"/>
            <wp:docPr id="9" name="Substrate-w-tatoo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rate-w-tatoosh.jpg"/>
                    <pic:cNvPicPr/>
                  </pic:nvPicPr>
                  <pic:blipFill rotWithShape="1">
                    <a:blip r:embed="rId8" cstate="print">
                      <a:extLst>
                        <a:ext uri="{28A0092B-C50C-407E-A947-70E740481C1C}">
                          <a14:useLocalDpi xmlns:a14="http://schemas.microsoft.com/office/drawing/2010/main" val="0"/>
                        </a:ext>
                      </a:extLst>
                    </a:blip>
                    <a:srcRect t="29044"/>
                    <a:stretch>
                      <a:fillRect/>
                    </a:stretch>
                  </pic:blipFill>
                  <pic:spPr bwMode="auto">
                    <a:xfrm>
                      <a:off x="0" y="0"/>
                      <a:ext cx="4572000" cy="3244132"/>
                    </a:xfrm>
                    <a:prstGeom prst="rect">
                      <a:avLst/>
                    </a:prstGeom>
                    <a:ln>
                      <a:noFill/>
                    </a:ln>
                    <a:extLst>
                      <a:ext uri="{53640926-AAD7-44D8-BBD7-CCE9431645EC}">
                        <a14:shadowObscured xmlns:a14="http://schemas.microsoft.com/office/drawing/2010/main"/>
                      </a:ext>
                    </a:extLst>
                  </pic:spPr>
                </pic:pic>
              </a:graphicData>
            </a:graphic>
          </wp:inline>
        </w:drawing>
      </w:r>
    </w:p>
    <w:p w:rsidR="0038698C" w:rsidRDefault="0038698C" w:rsidP="0038698C">
      <w:pPr>
        <w:pStyle w:val="Heading5"/>
      </w:pPr>
      <w:bookmarkStart w:id="14351" w:name="_jmvonyj6prg1" w:colFirst="0" w:colLast="0"/>
      <w:bookmarkEnd w:id="14351"/>
      <w:r>
        <w:t xml:space="preserve">Figure S1. Substrate and relief at the five sites: DI = Destruction Island, CJ = Cape Johnson, CA = Cape Alava, TI = </w:t>
      </w:r>
      <w:proofErr w:type="spellStart"/>
      <w:r>
        <w:t>Tatoosh</w:t>
      </w:r>
      <w:proofErr w:type="spellEnd"/>
      <w:r>
        <w:t xml:space="preserve"> Island, NB = </w:t>
      </w:r>
      <w:proofErr w:type="spellStart"/>
      <w:r>
        <w:t>Neah</w:t>
      </w:r>
      <w:proofErr w:type="spellEnd"/>
      <w:r>
        <w:t xml:space="preserve"> Bay and at two depths (5 and 10 m) for </w:t>
      </w:r>
      <w:proofErr w:type="spellStart"/>
      <w:r>
        <w:t>Tatoosh</w:t>
      </w:r>
      <w:proofErr w:type="spellEnd"/>
      <w:r>
        <w:t xml:space="preserve"> Island. Relief categories measure the change in elevation across the width of the 2-m transect.</w:t>
      </w:r>
    </w:p>
    <w:p w:rsidR="0038698C" w:rsidRDefault="0038698C" w:rsidP="0038698C"/>
    <w:p w:rsidR="0038698C" w:rsidRDefault="0038698C" w:rsidP="0038698C"/>
    <w:p w:rsidR="0038698C" w:rsidRDefault="0038698C" w:rsidP="0038698C">
      <w:r>
        <w:br w:type="page"/>
      </w:r>
    </w:p>
    <w:p w:rsidR="0038698C" w:rsidRDefault="0038698C" w:rsidP="0038698C">
      <w:bookmarkStart w:id="14352" w:name="_si5p3bles54l" w:colFirst="0" w:colLast="0"/>
      <w:bookmarkEnd w:id="14352"/>
    </w:p>
    <w:p w:rsidR="0038698C" w:rsidDel="00AC752A" w:rsidRDefault="00AC752A">
      <w:pPr>
        <w:ind w:firstLine="0"/>
        <w:jc w:val="center"/>
        <w:rPr>
          <w:del w:id="14353" w:author="Nick.Tolimieri" w:date="2022-09-06T11:31:00Z"/>
        </w:rPr>
        <w:pPrChange w:id="14354" w:author="Nick.Tolimieri" w:date="2022-09-06T11:31:00Z">
          <w:pPr/>
        </w:pPrChange>
      </w:pPr>
      <w:bookmarkStart w:id="14355" w:name="_qdmblj59vhf1" w:colFirst="0" w:colLast="0"/>
      <w:bookmarkEnd w:id="14355"/>
      <w:ins w:id="14356" w:author="Nick.Tolimieri" w:date="2022-09-06T11:31:00Z">
        <w:r>
          <w:rPr>
            <w:noProof/>
            <w:lang w:val="en-US"/>
          </w:rPr>
          <w:drawing>
            <wp:inline distT="0" distB="0" distL="0" distR="0">
              <wp:extent cx="3200407" cy="2743206"/>
              <wp:effectExtent l="0" t="0" r="0" b="0"/>
              <wp:docPr id="8" name="Mean-sst-warmest-month-by-site-30-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an-sst-warmest-month-by-site-30-year.png"/>
                      <pic:cNvPicPr/>
                    </pic:nvPicPr>
                    <pic:blipFill>
                      <a:blip r:embed="rId9" r:link="rId10" cstate="print">
                        <a:extLst>
                          <a:ext uri="{28A0092B-C50C-407E-A947-70E740481C1C}">
                            <a14:useLocalDpi xmlns:a14="http://schemas.microsoft.com/office/drawing/2010/main" val="0"/>
                          </a:ext>
                        </a:extLst>
                      </a:blip>
                      <a:stretch>
                        <a:fillRect/>
                      </a:stretch>
                    </pic:blipFill>
                    <pic:spPr>
                      <a:xfrm>
                        <a:off x="0" y="0"/>
                        <a:ext cx="3200407" cy="2743206"/>
                      </a:xfrm>
                      <a:prstGeom prst="rect">
                        <a:avLst/>
                      </a:prstGeom>
                    </pic:spPr>
                  </pic:pic>
                </a:graphicData>
              </a:graphic>
            </wp:inline>
          </w:drawing>
        </w:r>
      </w:ins>
    </w:p>
    <w:p w:rsidR="0038698C" w:rsidRDefault="0038698C">
      <w:pPr>
        <w:ind w:firstLine="0"/>
        <w:jc w:val="center"/>
        <w:pPrChange w:id="14357" w:author="Nick.Tolimieri" w:date="2022-09-06T11:31:00Z">
          <w:pPr/>
        </w:pPrChange>
      </w:pPr>
      <w:bookmarkStart w:id="14358" w:name="_1bplmm5dhi9t" w:colFirst="0" w:colLast="0"/>
      <w:bookmarkEnd w:id="14358"/>
      <w:del w:id="14359" w:author="Nick.Tolimieri" w:date="2022-09-06T11:31:00Z">
        <w:r w:rsidDel="00AC752A">
          <w:rPr>
            <w:noProof/>
            <w:lang w:val="en-US"/>
          </w:rPr>
          <w:drawing>
            <wp:inline distT="114300" distB="114300" distL="114300" distR="114300" wp14:anchorId="541E0FF0" wp14:editId="20565E7A">
              <wp:extent cx="5486400" cy="364261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486400" cy="3642610"/>
                      </a:xfrm>
                      <a:prstGeom prst="rect">
                        <a:avLst/>
                      </a:prstGeom>
                      <a:ln/>
                    </pic:spPr>
                  </pic:pic>
                </a:graphicData>
              </a:graphic>
            </wp:inline>
          </w:drawing>
        </w:r>
      </w:del>
    </w:p>
    <w:p w:rsidR="0038698C" w:rsidRDefault="0038698C" w:rsidP="0038698C">
      <w:pPr>
        <w:pStyle w:val="Heading5"/>
        <w:rPr>
          <w:ins w:id="14360" w:author="Nick.Tolimieri" w:date="2022-09-13T12:38:00Z"/>
        </w:rPr>
      </w:pPr>
      <w:bookmarkStart w:id="14361" w:name="_3tpj4zpm8qe5" w:colFirst="0" w:colLast="0"/>
      <w:bookmarkEnd w:id="14361"/>
      <w:r>
        <w:t xml:space="preserve">Figure S2. Mean </w:t>
      </w:r>
      <w:ins w:id="14362" w:author="Nick.Tolimieri" w:date="2022-09-06T11:32:00Z">
        <w:r w:rsidR="00AC752A">
          <w:t xml:space="preserve">maximum </w:t>
        </w:r>
      </w:ins>
      <w:ins w:id="14363" w:author="Nick.Tolimieri" w:date="2022-09-06T11:38:00Z">
        <w:r w:rsidR="005A68BC">
          <w:t xml:space="preserve">monthly </w:t>
        </w:r>
      </w:ins>
      <w:r>
        <w:t xml:space="preserve">SST at the five sites (5-day smooth) from </w:t>
      </w:r>
      <w:del w:id="14364" w:author="Nick.Tolimieri" w:date="2022-09-06T11:32:00Z">
        <w:r w:rsidDel="00AC752A">
          <w:delText>2003</w:delText>
        </w:r>
      </w:del>
      <w:ins w:id="14365" w:author="Nick.Tolimieri" w:date="2022-09-06T11:32:00Z">
        <w:r w:rsidR="00AC752A">
          <w:t>1992</w:t>
        </w:r>
      </w:ins>
      <w:r>
        <w:t xml:space="preserve">-2021. Note </w:t>
      </w:r>
      <w:proofErr w:type="spellStart"/>
      <w:r>
        <w:t>Tatoosh</w:t>
      </w:r>
      <w:proofErr w:type="spellEnd"/>
      <w:r>
        <w:t xml:space="preserve"> Island and </w:t>
      </w:r>
      <w:proofErr w:type="spellStart"/>
      <w:r>
        <w:t>Neah</w:t>
      </w:r>
      <w:proofErr w:type="spellEnd"/>
      <w:r>
        <w:t xml:space="preserve"> Bay are in the same interpolated grid cell and combined</w:t>
      </w:r>
      <w:del w:id="14366" w:author="Nick.Tolimieri" w:date="2022-09-06T11:32:00Z">
        <w:r w:rsidDel="00622209">
          <w:delText xml:space="preserve"> in pane 1</w:delText>
        </w:r>
      </w:del>
      <w:r>
        <w:t>.</w:t>
      </w:r>
    </w:p>
    <w:p w:rsidR="00AC752A" w:rsidRDefault="00AC752A" w:rsidP="002F2C4B">
      <w:pPr>
        <w:ind w:firstLine="0"/>
        <w:rPr>
          <w:ins w:id="14367" w:author="Nick.Tolimieri" w:date="2022-09-06T11:31:00Z"/>
        </w:rPr>
        <w:pPrChange w:id="14368" w:author="Nick.Tolimieri" w:date="2022-09-19T13:20:00Z">
          <w:pPr/>
        </w:pPrChange>
      </w:pPr>
      <w:ins w:id="14369" w:author="Nick.Tolimieri" w:date="2022-09-06T11:31:00Z">
        <w:r>
          <w:br w:type="page"/>
        </w:r>
      </w:ins>
    </w:p>
    <w:p w:rsidR="00AC752A" w:rsidRPr="001255CF" w:rsidDel="003C4645" w:rsidRDefault="00AC752A">
      <w:pPr>
        <w:rPr>
          <w:del w:id="14370" w:author="Nick.Tolimieri" w:date="2022-09-06T11:34:00Z"/>
        </w:rPr>
        <w:pPrChange w:id="14371" w:author="Nick.Tolimieri" w:date="2022-09-06T11:31:00Z">
          <w:pPr>
            <w:pStyle w:val="Heading5"/>
          </w:pPr>
        </w:pPrChange>
      </w:pPr>
    </w:p>
    <w:p w:rsidR="0038698C" w:rsidDel="003C4645" w:rsidRDefault="0038698C" w:rsidP="0038698C">
      <w:pPr>
        <w:rPr>
          <w:del w:id="14372" w:author="Nick.Tolimieri" w:date="2022-09-06T11:34:00Z"/>
        </w:rPr>
      </w:pPr>
    </w:p>
    <w:p w:rsidR="0038698C" w:rsidRDefault="0038698C">
      <w:pPr>
        <w:ind w:firstLine="0"/>
      </w:pPr>
      <w:del w:id="14373" w:author="Nick.Tolimieri" w:date="2022-09-06T11:15:00Z">
        <w:r w:rsidDel="002D0433">
          <w:rPr>
            <w:noProof/>
            <w:lang w:val="en-US"/>
          </w:rPr>
          <w:drawing>
            <wp:inline distT="114300" distB="114300" distL="114300" distR="114300" wp14:anchorId="2C734490" wp14:editId="5D1A24C6">
              <wp:extent cx="5943600" cy="64008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6400800"/>
                      </a:xfrm>
                      <a:prstGeom prst="rect">
                        <a:avLst/>
                      </a:prstGeom>
                      <a:ln/>
                    </pic:spPr>
                  </pic:pic>
                </a:graphicData>
              </a:graphic>
            </wp:inline>
          </w:drawing>
        </w:r>
      </w:del>
      <w:ins w:id="14374" w:author="Nick.Tolimieri" w:date="2022-09-06T11:16:00Z">
        <w:r w:rsidR="002D0433">
          <w:rPr>
            <w:noProof/>
            <w:lang w:val="en-US"/>
          </w:rPr>
          <w:drawing>
            <wp:inline distT="0" distB="0" distL="0" distR="0">
              <wp:extent cx="5943612" cy="6400813"/>
              <wp:effectExtent l="0" t="0" r="0" b="0"/>
              <wp:docPr id="1" name="SST-MHW-years-vs-pr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T-MHW-years-vs-prior.png"/>
                      <pic:cNvPicPr/>
                    </pic:nvPicPr>
                    <pic:blipFill>
                      <a:blip r:embed="rId13" r:link="rId14"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ins>
    </w:p>
    <w:p w:rsidR="00134D32" w:rsidRDefault="0038698C" w:rsidP="002F2C4B">
      <w:pPr>
        <w:pStyle w:val="Heading5"/>
        <w:rPr>
          <w:ins w:id="14375" w:author="Nick.Tolimieri" w:date="2022-09-19T13:20:00Z"/>
        </w:rPr>
      </w:pPr>
      <w:bookmarkStart w:id="14376" w:name="_sllb5lz8o67m" w:colFirst="0" w:colLast="0"/>
      <w:bookmarkEnd w:id="14376"/>
      <w:r w:rsidRPr="00A617BD">
        <w:t xml:space="preserve">Figure S3. Yearly progression of SST for </w:t>
      </w:r>
      <w:del w:id="14377" w:author="Nick.Tolimieri" w:date="2022-09-06T11:15:00Z">
        <w:r w:rsidRPr="00A617BD" w:rsidDel="002D0433">
          <w:delText>2013</w:delText>
        </w:r>
      </w:del>
      <w:ins w:id="14378" w:author="Nick.Tolimieri" w:date="2022-09-06T11:15:00Z">
        <w:r w:rsidR="002D0433" w:rsidRPr="00A617BD">
          <w:t>2012</w:t>
        </w:r>
      </w:ins>
      <w:r w:rsidRPr="00A617BD">
        <w:t xml:space="preserve">-2021 compared to the average of </w:t>
      </w:r>
      <w:del w:id="14379" w:author="Nick.Tolimieri" w:date="2022-09-06T11:27:00Z">
        <w:r w:rsidRPr="00A617BD" w:rsidDel="00206AD3">
          <w:delText>2003</w:delText>
        </w:r>
      </w:del>
      <w:ins w:id="14380" w:author="Nick.Tolimieri" w:date="2022-09-06T11:27:00Z">
        <w:r w:rsidR="00206AD3" w:rsidRPr="00A617BD">
          <w:t>1992</w:t>
        </w:r>
      </w:ins>
      <w:r w:rsidRPr="00A617BD">
        <w:t>-2012</w:t>
      </w:r>
      <w:r w:rsidR="009E77F2" w:rsidRPr="00A617BD">
        <w:t>. Red line is</w:t>
      </w:r>
      <w:ins w:id="14381" w:author="Nick.Tolimieri" w:date="2022-09-13T12:51:00Z">
        <w:r w:rsidR="009A5BFE">
          <w:t xml:space="preserve"> </w:t>
        </w:r>
      </w:ins>
      <w:del w:id="14382" w:author="Nick.Tolimieri" w:date="2022-09-13T12:51:00Z">
        <w:r w:rsidR="009E77F2" w:rsidRPr="00A617BD" w:rsidDel="009A5BFE">
          <w:delText xml:space="preserve"> </w:delText>
        </w:r>
      </w:del>
      <w:r w:rsidR="009E77F2" w:rsidRPr="00A617BD">
        <w:t>the average across the four sites for each year.</w:t>
      </w:r>
      <w:ins w:id="14383" w:author="Nick.Tolimieri" w:date="2022-09-13T15:29:00Z">
        <w:r w:rsidR="009A2B41">
          <w:t xml:space="preserve"> Envelopes represent 1.0 </w:t>
        </w:r>
        <w:proofErr w:type="spellStart"/>
        <w:r w:rsidR="009A2B41">
          <w:t>s.d.</w:t>
        </w:r>
        <w:proofErr w:type="spellEnd"/>
        <w:r w:rsidR="009A2B41">
          <w:t xml:space="preserve"> </w:t>
        </w:r>
      </w:ins>
    </w:p>
    <w:p w:rsidR="002F2C4B" w:rsidRDefault="002F2C4B" w:rsidP="00134D32">
      <w:pPr>
        <w:rPr>
          <w:ins w:id="14384" w:author="Nick.Tolimieri" w:date="2022-09-19T13:20:00Z"/>
        </w:rPr>
        <w:pPrChange w:id="14385" w:author="Nick.Tolimieri" w:date="2022-09-19T13:20:00Z">
          <w:pPr>
            <w:pStyle w:val="Heading5"/>
          </w:pPr>
        </w:pPrChange>
      </w:pPr>
      <w:bookmarkStart w:id="14386" w:name="_GoBack"/>
      <w:bookmarkEnd w:id="14386"/>
      <w:ins w:id="14387" w:author="Nick.Tolimieri" w:date="2022-09-19T13:20:00Z">
        <w:r>
          <w:br w:type="page"/>
        </w:r>
      </w:ins>
    </w:p>
    <w:p w:rsidR="009E77F2" w:rsidRPr="00A617BD" w:rsidDel="00A617BD" w:rsidRDefault="009E77F2" w:rsidP="002F2C4B">
      <w:pPr>
        <w:pStyle w:val="Heading5"/>
        <w:rPr>
          <w:del w:id="14388" w:author="Nick.Tolimieri" w:date="2022-09-06T14:03:00Z"/>
        </w:rPr>
        <w:pPrChange w:id="14389" w:author="Nick.Tolimieri" w:date="2022-09-19T13:20:00Z">
          <w:pPr>
            <w:pStyle w:val="Heading5"/>
          </w:pPr>
        </w:pPrChange>
      </w:pPr>
      <w:del w:id="14390" w:author="Nick.Tolimieri" w:date="2022-09-13T12:50:00Z">
        <w:r w:rsidRPr="00A617BD" w:rsidDel="009A5BFE">
          <w:lastRenderedPageBreak/>
          <w:delText xml:space="preserve">  </w:delText>
        </w:r>
      </w:del>
    </w:p>
    <w:p w:rsidR="009E77F2" w:rsidDel="002F2C4B" w:rsidRDefault="009E77F2" w:rsidP="002F2C4B">
      <w:pPr>
        <w:pStyle w:val="Heading5"/>
        <w:rPr>
          <w:del w:id="14391" w:author="Nick.Tolimieri" w:date="2022-09-19T13:19:00Z"/>
        </w:rPr>
        <w:pPrChange w:id="14392" w:author="Nick.Tolimieri" w:date="2022-09-19T13:20:00Z">
          <w:pPr>
            <w:pStyle w:val="Heading5"/>
          </w:pPr>
        </w:pPrChange>
      </w:pPr>
    </w:p>
    <w:p w:rsidR="009E77F2" w:rsidRDefault="009E77F2" w:rsidP="002F2C4B">
      <w:pPr>
        <w:pStyle w:val="Heading5"/>
        <w:pPrChange w:id="14393" w:author="Nick.Tolimieri" w:date="2022-09-19T13:20:00Z">
          <w:pPr>
            <w:pStyle w:val="Heading5"/>
          </w:pPr>
        </w:pPrChange>
      </w:pPr>
      <w:del w:id="14394" w:author="Nick.Tolimieri" w:date="2022-09-19T13:19:00Z">
        <w:r w:rsidDel="002F2C4B">
          <w:br w:type="page"/>
        </w:r>
      </w:del>
    </w:p>
    <w:p w:rsidR="00B00E92" w:rsidRDefault="009E77F2">
      <w:pPr>
        <w:pStyle w:val="NoSpacing"/>
        <w:pPrChange w:id="14395" w:author="Nick.Tolimieri" w:date="2022-09-06T14:04:00Z">
          <w:pPr>
            <w:pStyle w:val="Heading5"/>
            <w:jc w:val="center"/>
          </w:pPr>
        </w:pPrChange>
      </w:pPr>
      <w:r>
        <w:rPr>
          <w:noProof/>
          <w:lang w:val="en-US"/>
        </w:rPr>
        <w:drawing>
          <wp:inline distT="0" distB="0" distL="0" distR="0">
            <wp:extent cx="4572009" cy="6400813"/>
            <wp:effectExtent l="0" t="0" r="0" b="0"/>
            <wp:docPr id="7" name="MH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HW-1.png"/>
                    <pic:cNvPicPr/>
                  </pic:nvPicPr>
                  <pic:blipFill>
                    <a:blip r:embed="rId15" r:link="rId16" cstate="print">
                      <a:extLst>
                        <a:ext uri="{28A0092B-C50C-407E-A947-70E740481C1C}">
                          <a14:useLocalDpi xmlns:a14="http://schemas.microsoft.com/office/drawing/2010/main" val="0"/>
                        </a:ext>
                      </a:extLst>
                    </a:blip>
                    <a:stretch>
                      <a:fillRect/>
                    </a:stretch>
                  </pic:blipFill>
                  <pic:spPr>
                    <a:xfrm>
                      <a:off x="0" y="0"/>
                      <a:ext cx="4572009" cy="6400813"/>
                    </a:xfrm>
                    <a:prstGeom prst="rect">
                      <a:avLst/>
                    </a:prstGeom>
                  </pic:spPr>
                </pic:pic>
              </a:graphicData>
            </a:graphic>
          </wp:inline>
        </w:drawing>
      </w:r>
    </w:p>
    <w:p w:rsidR="00B00E92" w:rsidDel="00A3619C" w:rsidRDefault="00B00E92" w:rsidP="009E77F2">
      <w:pPr>
        <w:pStyle w:val="Heading5"/>
        <w:jc w:val="center"/>
        <w:rPr>
          <w:del w:id="14396" w:author="Nick.Tolimieri" w:date="2022-09-06T14:04:00Z"/>
        </w:rPr>
      </w:pPr>
    </w:p>
    <w:p w:rsidR="00B00E92" w:rsidRPr="00B00E92" w:rsidRDefault="00B00E92" w:rsidP="006D256D">
      <w:pPr>
        <w:pStyle w:val="Heading5"/>
      </w:pPr>
      <w:r w:rsidRPr="00B00E92">
        <w:t>Figure S</w:t>
      </w:r>
      <w:r>
        <w:t>4</w:t>
      </w:r>
      <w:r w:rsidRPr="00B00E92">
        <w:t xml:space="preserve">. </w:t>
      </w:r>
      <w:ins w:id="14397" w:author="Nick.Tolimieri" w:date="2022-09-13T15:33:00Z">
        <w:r w:rsidR="005A7654">
          <w:t>Occurrence of m</w:t>
        </w:r>
      </w:ins>
      <w:del w:id="14398" w:author="Nick.Tolimieri" w:date="2022-09-13T15:33:00Z">
        <w:r w:rsidR="006D256D" w:rsidDel="005A7654">
          <w:delText>M</w:delText>
        </w:r>
      </w:del>
      <w:r w:rsidR="006D256D">
        <w:t>arine heatwave</w:t>
      </w:r>
      <w:ins w:id="14399" w:author="Nick.Tolimieri" w:date="2022-09-13T15:33:00Z">
        <w:r w:rsidR="005A7654">
          <w:t>s</w:t>
        </w:r>
      </w:ins>
      <w:del w:id="14400" w:author="Nick.Tolimieri" w:date="2022-09-13T15:33:00Z">
        <w:r w:rsidR="006D256D" w:rsidDel="005A7654">
          <w:delText xml:space="preserve"> statistics </w:delText>
        </w:r>
      </w:del>
      <w:ins w:id="14401" w:author="Nick.Tolimieri" w:date="2022-09-13T15:33:00Z">
        <w:r w:rsidR="005A7654">
          <w:t xml:space="preserve"> </w:t>
        </w:r>
      </w:ins>
      <w:r w:rsidR="006D256D">
        <w:t xml:space="preserve">for four locations along the Washington coast from </w:t>
      </w:r>
      <w:del w:id="14402" w:author="Nick.Tolimieri" w:date="2022-09-13T15:13:00Z">
        <w:r w:rsidR="006D256D" w:rsidDel="006D379C">
          <w:delText xml:space="preserve">2012 </w:delText>
        </w:r>
      </w:del>
      <w:ins w:id="14403" w:author="Nick.Tolimieri" w:date="2022-09-13T15:13:00Z">
        <w:r w:rsidR="006D379C">
          <w:t xml:space="preserve">2013 </w:t>
        </w:r>
      </w:ins>
      <w:r w:rsidR="006D256D">
        <w:t xml:space="preserve">through </w:t>
      </w:r>
      <w:del w:id="14404" w:author="Nick.Tolimieri" w:date="2022-09-06T09:57:00Z">
        <w:r w:rsidR="006D256D" w:rsidDel="001A7F6C">
          <w:delText>20XX</w:delText>
        </w:r>
      </w:del>
      <w:ins w:id="14405" w:author="Nick.Tolimieri" w:date="2022-09-06T09:57:00Z">
        <w:r w:rsidR="001A7F6C">
          <w:t>20</w:t>
        </w:r>
      </w:ins>
      <w:ins w:id="14406" w:author="Nick.Tolimieri" w:date="2022-09-13T15:13:00Z">
        <w:r w:rsidR="006D379C">
          <w:t>16</w:t>
        </w:r>
      </w:ins>
      <w:r w:rsidR="006D256D">
        <w:t xml:space="preserve">.  </w:t>
      </w:r>
      <w:r w:rsidR="00C41F65">
        <w:t>Grey line (temp) indicates observed</w:t>
      </w:r>
      <w:r w:rsidR="00C41F65" w:rsidRPr="00DB61B2">
        <w:t xml:space="preserve">, daily </w:t>
      </w:r>
      <w:r w:rsidR="00C41F65" w:rsidRPr="00DB61B2">
        <w:rPr>
          <w:rPrChange w:id="14407" w:author="Nick.Tolimieri" w:date="2022-09-06T10:26:00Z">
            <w:rPr>
              <w:highlight w:val="yellow"/>
            </w:rPr>
          </w:rPrChange>
        </w:rPr>
        <w:t>mean</w:t>
      </w:r>
      <w:r w:rsidR="00C41F65" w:rsidRPr="00DB61B2">
        <w:t xml:space="preserve"> te</w:t>
      </w:r>
      <w:r w:rsidR="00C41F65">
        <w:t xml:space="preserve">mperature; blue line indicates the 30-year </w:t>
      </w:r>
      <w:ins w:id="14408" w:author="Nick.Tolimieri" w:date="2022-09-06T09:57:00Z">
        <w:r w:rsidR="001A7F6C">
          <w:t xml:space="preserve">(1992-20221) </w:t>
        </w:r>
      </w:ins>
      <w:r w:rsidR="00C41F65">
        <w:t xml:space="preserve">climatological mean by day of year; red line indicates the </w:t>
      </w:r>
      <w:del w:id="14409" w:author="Nick.Tolimieri" w:date="2022-09-06T10:27:00Z">
        <w:r w:rsidR="00C41F65" w:rsidDel="00DB61B2">
          <w:delText>95</w:delText>
        </w:r>
      </w:del>
      <w:ins w:id="14410" w:author="Nick.Tolimieri" w:date="2022-09-06T10:27:00Z">
        <w:r w:rsidR="00DB61B2">
          <w:t>90</w:t>
        </w:r>
      </w:ins>
      <w:r w:rsidR="00C41F65">
        <w:t xml:space="preserve">% threshold; filled areas represent marine heatwaves with 5+ consecutive days above the threshold </w:t>
      </w:r>
      <w:r w:rsidR="00C41F65">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41F65">
        <w:instrText xml:space="preserve"> ADDIN EN.CITE </w:instrText>
      </w:r>
      <w:r w:rsidR="00C41F65">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41F65">
        <w:instrText xml:space="preserve"> ADDIN EN.CITE.DATA </w:instrText>
      </w:r>
      <w:r w:rsidR="00C41F65">
        <w:fldChar w:fldCharType="end"/>
      </w:r>
      <w:r w:rsidR="00C41F65">
        <w:fldChar w:fldCharType="separate"/>
      </w:r>
      <w:r w:rsidR="00C41F65">
        <w:rPr>
          <w:noProof/>
        </w:rPr>
        <w:t>(Hobday et al. 2016)</w:t>
      </w:r>
      <w:r w:rsidR="00C41F65">
        <w:fldChar w:fldCharType="end"/>
      </w:r>
      <w:r w:rsidR="00C41F65">
        <w:t xml:space="preserve">.    </w:t>
      </w:r>
    </w:p>
    <w:p w:rsidR="0038698C" w:rsidRDefault="0038698C" w:rsidP="009E77F2">
      <w:pPr>
        <w:pStyle w:val="Heading5"/>
        <w:jc w:val="center"/>
      </w:pPr>
      <w:r>
        <w:br w:type="page"/>
      </w:r>
    </w:p>
    <w:p w:rsidR="0038698C" w:rsidRDefault="0038698C" w:rsidP="0038698C">
      <w:pPr>
        <w:jc w:val="center"/>
      </w:pPr>
      <w:r>
        <w:rPr>
          <w:noProof/>
          <w:lang w:val="en-US"/>
        </w:rPr>
        <w:lastRenderedPageBreak/>
        <w:drawing>
          <wp:inline distT="114300" distB="114300" distL="114300" distR="114300" wp14:anchorId="4F019F50" wp14:editId="0C49A2AC">
            <wp:extent cx="5486400" cy="5486400"/>
            <wp:effectExtent l="0" t="0" r="0" b="0"/>
            <wp:docPr id="1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7"/>
                    <a:srcRect/>
                    <a:stretch>
                      <a:fillRect/>
                    </a:stretch>
                  </pic:blipFill>
                  <pic:spPr>
                    <a:xfrm>
                      <a:off x="0" y="0"/>
                      <a:ext cx="5486400" cy="5486400"/>
                    </a:xfrm>
                    <a:prstGeom prst="rect">
                      <a:avLst/>
                    </a:prstGeom>
                    <a:ln/>
                  </pic:spPr>
                </pic:pic>
              </a:graphicData>
            </a:graphic>
          </wp:inline>
        </w:drawing>
      </w:r>
    </w:p>
    <w:p w:rsidR="0038698C" w:rsidRDefault="0038698C" w:rsidP="0038698C">
      <w:pPr>
        <w:pStyle w:val="Heading5"/>
      </w:pPr>
      <w:bookmarkStart w:id="14411" w:name="_j0sxv6xvznze" w:colFirst="0" w:colLast="0"/>
      <w:bookmarkEnd w:id="14411"/>
      <w:r>
        <w:t>Figure S</w:t>
      </w:r>
      <w:r w:rsidR="00B00E92">
        <w:t>5</w:t>
      </w:r>
      <w:r>
        <w:t xml:space="preserve">. Canopy area of </w:t>
      </w:r>
      <w:proofErr w:type="spellStart"/>
      <w:r>
        <w:rPr>
          <w:i/>
        </w:rPr>
        <w:t>Nereocystis</w:t>
      </w:r>
      <w:proofErr w:type="spellEnd"/>
      <w:r>
        <w:rPr>
          <w:i/>
        </w:rPr>
        <w:t xml:space="preserve"> </w:t>
      </w:r>
      <w:r>
        <w:t>and</w:t>
      </w:r>
      <w:r>
        <w:rPr>
          <w:i/>
        </w:rPr>
        <w:t xml:space="preserve"> </w:t>
      </w:r>
      <w:proofErr w:type="spellStart"/>
      <w:r>
        <w:rPr>
          <w:i/>
        </w:rPr>
        <w:t>Macrocystis</w:t>
      </w:r>
      <w:proofErr w:type="spellEnd"/>
      <w:r>
        <w:rPr>
          <w:i/>
        </w:rPr>
        <w:t xml:space="preserve"> </w:t>
      </w:r>
      <w:r>
        <w:t xml:space="preserve">from 1989 to 2020 </w:t>
      </w:r>
      <w:proofErr w:type="spellStart"/>
      <w:r>
        <w:t>coastwide</w:t>
      </w:r>
      <w:proofErr w:type="spellEnd"/>
      <w:r>
        <w:t xml:space="preserve"> and at five sites along the Washington coast. Canopy area is the spatial extent of kelp blades, stipes and bulbs floating on the water surface (Van </w:t>
      </w:r>
      <w:proofErr w:type="spellStart"/>
      <w:r>
        <w:t>Wagenen</w:t>
      </w:r>
      <w:proofErr w:type="spellEnd"/>
      <w:r>
        <w:t xml:space="preserve"> 2015). Note, there was no </w:t>
      </w:r>
      <w:proofErr w:type="spellStart"/>
      <w:r>
        <w:rPr>
          <w:i/>
        </w:rPr>
        <w:t>Macrocystis</w:t>
      </w:r>
      <w:proofErr w:type="spellEnd"/>
      <w:r>
        <w:rPr>
          <w:i/>
        </w:rPr>
        <w:t xml:space="preserve"> </w:t>
      </w:r>
      <w:r>
        <w:t xml:space="preserve">at </w:t>
      </w:r>
      <w:proofErr w:type="spellStart"/>
      <w:r>
        <w:t>Tatoosh</w:t>
      </w:r>
      <w:proofErr w:type="spellEnd"/>
      <w:r>
        <w:t xml:space="preserve"> Island, so the Total and </w:t>
      </w:r>
      <w:proofErr w:type="spellStart"/>
      <w:r>
        <w:rPr>
          <w:i/>
        </w:rPr>
        <w:t>Nereocystis</w:t>
      </w:r>
      <w:proofErr w:type="spellEnd"/>
      <w:r>
        <w:rPr>
          <w:i/>
        </w:rPr>
        <w:t xml:space="preserve"> </w:t>
      </w:r>
      <w:r>
        <w:t>values overlap.</w:t>
      </w:r>
      <w:r>
        <w:br w:type="page"/>
      </w:r>
    </w:p>
    <w:p w:rsidR="0038698C" w:rsidRDefault="0038698C" w:rsidP="0038698C"/>
    <w:p w:rsidR="0038698C" w:rsidDel="00775EFE" w:rsidRDefault="0038698C" w:rsidP="0038698C">
      <w:pPr>
        <w:rPr>
          <w:del w:id="14412" w:author="Nick.Tolimieri" w:date="2022-09-02T10:11:00Z"/>
        </w:rPr>
      </w:pPr>
    </w:p>
    <w:p w:rsidR="0038698C" w:rsidDel="00775EFE" w:rsidRDefault="0038698C" w:rsidP="0038698C">
      <w:pPr>
        <w:rPr>
          <w:del w:id="14413" w:author="Nick.Tolimieri" w:date="2022-09-02T10:11:00Z"/>
        </w:rPr>
      </w:pPr>
    </w:p>
    <w:p w:rsidR="0038698C" w:rsidRDefault="0038698C" w:rsidP="0038698C"/>
    <w:p w:rsidR="0038698C" w:rsidRDefault="0038698C" w:rsidP="0038698C">
      <w:pPr>
        <w:jc w:val="center"/>
      </w:pPr>
      <w:r>
        <w:rPr>
          <w:noProof/>
          <w:lang w:val="en-US"/>
        </w:rPr>
        <w:drawing>
          <wp:inline distT="0" distB="0" distL="0" distR="0" wp14:anchorId="7FF25575" wp14:editId="0EC55375">
            <wp:extent cx="5486411" cy="4114808"/>
            <wp:effectExtent l="0" t="0" r="0" b="0"/>
            <wp:docPr id="13" name="bi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g3-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11" cy="4114808"/>
                    </a:xfrm>
                    <a:prstGeom prst="rect">
                      <a:avLst/>
                    </a:prstGeom>
                  </pic:spPr>
                </pic:pic>
              </a:graphicData>
            </a:graphic>
          </wp:inline>
        </w:drawing>
      </w:r>
    </w:p>
    <w:p w:rsidR="0038698C" w:rsidRDefault="0038698C" w:rsidP="0038698C">
      <w:pPr>
        <w:pStyle w:val="Heading5"/>
      </w:pPr>
      <w:bookmarkStart w:id="14414" w:name="_8tjttts9le8n" w:colFirst="0" w:colLast="0"/>
      <w:bookmarkEnd w:id="14414"/>
      <w:r>
        <w:t>Figure S</w:t>
      </w:r>
      <w:r w:rsidR="00B00E92">
        <w:t>6</w:t>
      </w:r>
      <w:r>
        <w:t xml:space="preserve">. Stipe density for the three primary kelps and the sum of other </w:t>
      </w:r>
      <w:proofErr w:type="spellStart"/>
      <w:r>
        <w:t>stipitate</w:t>
      </w:r>
      <w:proofErr w:type="spellEnd"/>
      <w:r>
        <w:t xml:space="preserve"> kelps at five sites and two depths from 2015-2021.</w:t>
      </w:r>
    </w:p>
    <w:p w:rsidR="0038698C" w:rsidRDefault="0038698C" w:rsidP="0038698C"/>
    <w:p w:rsidR="0038698C" w:rsidRDefault="0038698C" w:rsidP="0038698C">
      <w:pPr>
        <w:jc w:val="center"/>
      </w:pPr>
      <w:r>
        <w:br w:type="page"/>
      </w:r>
    </w:p>
    <w:p w:rsidR="0038698C" w:rsidRDefault="0038698C" w:rsidP="0038698C">
      <w:pPr>
        <w:rPr>
          <w:i/>
        </w:rPr>
      </w:pPr>
    </w:p>
    <w:p w:rsidR="0038698C" w:rsidRDefault="0038698C" w:rsidP="0038698C">
      <w:pPr>
        <w:rPr>
          <w:i/>
        </w:rPr>
      </w:pPr>
    </w:p>
    <w:p w:rsidR="0038698C" w:rsidRDefault="0038698C" w:rsidP="0038698C"/>
    <w:p w:rsidR="0038698C" w:rsidRDefault="0038698C" w:rsidP="0038698C">
      <w:pPr>
        <w:jc w:val="center"/>
      </w:pPr>
      <w:r>
        <w:rPr>
          <w:noProof/>
          <w:lang w:val="en-US"/>
        </w:rPr>
        <w:drawing>
          <wp:inline distT="114300" distB="114300" distL="114300" distR="114300" wp14:anchorId="431F5CFC" wp14:editId="253F1334">
            <wp:extent cx="5943600" cy="36576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3657600"/>
                    </a:xfrm>
                    <a:prstGeom prst="rect">
                      <a:avLst/>
                    </a:prstGeom>
                    <a:ln/>
                  </pic:spPr>
                </pic:pic>
              </a:graphicData>
            </a:graphic>
          </wp:inline>
        </w:drawing>
      </w:r>
    </w:p>
    <w:p w:rsidR="0038698C" w:rsidRDefault="0038698C" w:rsidP="0038698C">
      <w:pPr>
        <w:pStyle w:val="Heading5"/>
      </w:pPr>
      <w:bookmarkStart w:id="14415" w:name="_32vg8hmw5u0g" w:colFirst="0" w:colLast="0"/>
      <w:bookmarkEnd w:id="14415"/>
      <w:r>
        <w:t>Figure S</w:t>
      </w:r>
      <w:r w:rsidR="00B00E92">
        <w:t>7</w:t>
      </w:r>
      <w:r>
        <w:t>. Abundance of urchins at five sites and two depths from 2015-2021.</w:t>
      </w:r>
    </w:p>
    <w:p w:rsidR="0038698C" w:rsidRDefault="0038698C" w:rsidP="0038698C"/>
    <w:p w:rsidR="0038698C" w:rsidRDefault="0038698C" w:rsidP="0038698C">
      <w:r>
        <w:br w:type="page"/>
      </w:r>
    </w:p>
    <w:p w:rsidR="0038698C" w:rsidRDefault="0038698C" w:rsidP="0038698C">
      <w:pPr>
        <w:jc w:val="center"/>
      </w:pPr>
      <w:r>
        <w:rPr>
          <w:noProof/>
          <w:lang w:val="en-US"/>
        </w:rPr>
        <w:lastRenderedPageBreak/>
        <w:drawing>
          <wp:inline distT="114300" distB="114300" distL="114300" distR="114300" wp14:anchorId="7FD07BB1" wp14:editId="7C263247">
            <wp:extent cx="5212080" cy="624551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212080" cy="6245510"/>
                    </a:xfrm>
                    <a:prstGeom prst="rect">
                      <a:avLst/>
                    </a:prstGeom>
                    <a:ln/>
                  </pic:spPr>
                </pic:pic>
              </a:graphicData>
            </a:graphic>
          </wp:inline>
        </w:drawing>
      </w:r>
    </w:p>
    <w:p w:rsidR="0038698C" w:rsidRDefault="0038698C" w:rsidP="0038698C">
      <w:pPr>
        <w:pStyle w:val="Heading5"/>
      </w:pPr>
      <w:bookmarkStart w:id="14416" w:name="_9398cubh7527" w:colFirst="0" w:colLast="0"/>
      <w:bookmarkEnd w:id="14416"/>
      <w:r>
        <w:t>Figure S</w:t>
      </w:r>
      <w:r w:rsidR="00B00E92">
        <w:t>8</w:t>
      </w:r>
      <w:r>
        <w:t>. Abundance of seven fish species at five sites from 2015-2021.</w:t>
      </w:r>
    </w:p>
    <w:p w:rsidR="0038698C" w:rsidRDefault="0038698C" w:rsidP="0038698C"/>
    <w:p w:rsidR="0038698C" w:rsidRDefault="0038698C" w:rsidP="0038698C">
      <w:r>
        <w:br w:type="page"/>
      </w:r>
    </w:p>
    <w:p w:rsidR="0038698C" w:rsidRDefault="0038698C" w:rsidP="0038698C">
      <w:pPr>
        <w:jc w:val="center"/>
      </w:pPr>
      <w:r>
        <w:rPr>
          <w:noProof/>
          <w:lang w:val="en-US"/>
        </w:rPr>
        <w:lastRenderedPageBreak/>
        <w:drawing>
          <wp:inline distT="0" distB="0" distL="0" distR="0" wp14:anchorId="6063CD18" wp14:editId="6FC002EF">
            <wp:extent cx="4572009" cy="5486411"/>
            <wp:effectExtent l="0" t="0" r="0" b="0"/>
            <wp:docPr id="5" name="supplement-yoy-site-ye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plement-yoy-site-year-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9" cy="5486411"/>
                    </a:xfrm>
                    <a:prstGeom prst="rect">
                      <a:avLst/>
                    </a:prstGeom>
                  </pic:spPr>
                </pic:pic>
              </a:graphicData>
            </a:graphic>
          </wp:inline>
        </w:drawing>
      </w:r>
    </w:p>
    <w:p w:rsidR="0038698C" w:rsidRDefault="0038698C" w:rsidP="0038698C">
      <w:pPr>
        <w:pStyle w:val="Heading5"/>
      </w:pPr>
      <w:bookmarkStart w:id="14417" w:name="_4d6dqq7x59qj" w:colFirst="0" w:colLast="0"/>
      <w:bookmarkEnd w:id="14417"/>
      <w:r>
        <w:t>Figure S</w:t>
      </w:r>
      <w:r w:rsidR="00B00E92">
        <w:t>9</w:t>
      </w:r>
      <w:r>
        <w:t>. Abundance of rockfish young-of-year at five sites from 2015-2021. Note the scales on the y-axes differ. YTB = yellowtail and black rockfishes. CQB = copper, quillback, and brown rockfishes.</w:t>
      </w:r>
    </w:p>
    <w:p w:rsidR="0038698C" w:rsidRDefault="0038698C" w:rsidP="0038698C"/>
    <w:p w:rsidR="0038698C" w:rsidRDefault="00716BDE" w:rsidP="008706B8">
      <w:pPr>
        <w:pStyle w:val="Heading1"/>
      </w:pPr>
      <w:r>
        <w:t>Literature Cited</w:t>
      </w:r>
    </w:p>
    <w:p w:rsidR="00C41F65" w:rsidRPr="00C41F65" w:rsidRDefault="00716BDE" w:rsidP="00C41F65">
      <w:pPr>
        <w:pStyle w:val="EndNoteBibliography"/>
        <w:ind w:left="720" w:hanging="720"/>
      </w:pPr>
      <w:r>
        <w:fldChar w:fldCharType="begin"/>
      </w:r>
      <w:r>
        <w:instrText xml:space="preserve"> ADDIN EN.REFLIST </w:instrText>
      </w:r>
      <w:r>
        <w:fldChar w:fldCharType="separate"/>
      </w:r>
      <w:r w:rsidR="00C41F65" w:rsidRPr="00C41F65">
        <w:t>Hobday AJ, Alexander LV, Perkins SE, Smale DA, Straub SC, Oliver ECJ, Benthuysen JA, Burrows MT, Donat MG, Peng M, Holbrook NJ, Moore PJ, Scannell HA, Sen Gupta A, Wernberg T (2016) A hierarchical approach to defining marine heatwaves. Progress in Oceanography 141:227-238</w:t>
      </w:r>
    </w:p>
    <w:p w:rsidR="00C41F65" w:rsidRPr="00C41F65" w:rsidRDefault="00C41F65" w:rsidP="00C41F65">
      <w:pPr>
        <w:pStyle w:val="EndNoteBibliography"/>
        <w:ind w:left="720" w:hanging="720"/>
      </w:pPr>
      <w:r w:rsidRPr="00C41F65">
        <w:lastRenderedPageBreak/>
        <w:t>Malone DP, Davis K, Lonhart SI, Parsons-Field A, Caselle JE, Carr MH (2022) Large scale, multi-decade monitoring data from kelp forest ecosystems in California and Oregon (USA). Ecology n/a:e3630</w:t>
      </w:r>
    </w:p>
    <w:p w:rsidR="00C41F65" w:rsidRPr="00C41F65" w:rsidRDefault="00C41F65" w:rsidP="00C41F65">
      <w:pPr>
        <w:pStyle w:val="EndNoteBibliography"/>
        <w:ind w:left="720" w:hanging="720"/>
      </w:pPr>
      <w:r w:rsidRPr="00C41F65">
        <w:t>Pearcy WG, Stein DL, Hixon MA, Pikitch EK, Barss WH, Starr RM (1989) Submersible observations of deep-reef fishes of Heceta Bank Oregon USA. Fishery Bulletin 87:955-966</w:t>
      </w:r>
    </w:p>
    <w:p w:rsidR="00C41F65" w:rsidRPr="00C41F65" w:rsidRDefault="00C41F65" w:rsidP="00C41F65">
      <w:pPr>
        <w:pStyle w:val="EndNoteBibliography"/>
        <w:ind w:left="720" w:hanging="720"/>
      </w:pPr>
      <w:r w:rsidRPr="00C41F65">
        <w:t>Stein DL, Tissot BN, Hixon MA, Barss W (1992) Fish-habitat associations on a deep reef at the edge of the Oregon continental-shelf. Fishery Bulletin 90:540-551</w:t>
      </w:r>
    </w:p>
    <w:p w:rsidR="007417F2" w:rsidRDefault="00716BDE">
      <w:r>
        <w:fldChar w:fldCharType="end"/>
      </w:r>
    </w:p>
    <w:sectPr w:rsidR="007417F2" w:rsidSect="005A68BC">
      <w:footerReference w:type="default" r:id="rId22"/>
      <w:pgSz w:w="12240" w:h="15840"/>
      <w:pgMar w:top="1440" w:right="1440" w:bottom="1440" w:left="1440" w:header="720" w:footer="720"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2B5C" w:rsidRDefault="00AD2B5C">
      <w:pPr>
        <w:spacing w:line="240" w:lineRule="auto"/>
      </w:pPr>
      <w:r>
        <w:separator/>
      </w:r>
    </w:p>
  </w:endnote>
  <w:endnote w:type="continuationSeparator" w:id="0">
    <w:p w:rsidR="00AD2B5C" w:rsidRDefault="00AD2B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ungsuh">
    <w:altName w:val="Malgun Gothic"/>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rsidR="00FC0F34" w:rsidRDefault="00FC0F34">
        <w:pPr>
          <w:pStyle w:val="Footer"/>
          <w:jc w:val="center"/>
        </w:pPr>
        <w:r>
          <w:fldChar w:fldCharType="begin"/>
        </w:r>
        <w:r>
          <w:instrText xml:space="preserve"> PAGE   \* MERGEFORMAT </w:instrText>
        </w:r>
        <w:r>
          <w:fldChar w:fldCharType="separate"/>
        </w:r>
        <w:r w:rsidR="00134D32">
          <w:rPr>
            <w:noProof/>
          </w:rPr>
          <w:t>34</w:t>
        </w:r>
        <w:r>
          <w:rPr>
            <w:noProof/>
          </w:rPr>
          <w:fldChar w:fldCharType="end"/>
        </w:r>
      </w:p>
    </w:sdtContent>
  </w:sdt>
  <w:p w:rsidR="00FC0F34" w:rsidRDefault="00FC0F34">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2B5C" w:rsidRDefault="00AD2B5C">
      <w:pPr>
        <w:spacing w:line="240" w:lineRule="auto"/>
      </w:pPr>
      <w:r>
        <w:separator/>
      </w:r>
    </w:p>
  </w:footnote>
  <w:footnote w:type="continuationSeparator" w:id="0">
    <w:p w:rsidR="00AD2B5C" w:rsidRDefault="00AD2B5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4"/>
  </w:num>
  <w:num w:numId="2">
    <w:abstractNumId w:val="2"/>
  </w:num>
  <w:num w:numId="3">
    <w:abstractNumId w:val="1"/>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AD" w15:userId="S-1-5-21-1625102663-4013227018-1311561448-10512"/>
  </w15:person>
  <w15:person w15:author="Nick.Tolimieri [2]">
    <w15:presenceInfo w15:providerId="None" w15:userId="Nick.Tolimie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7"/>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505&lt;/item&gt;&lt;item&gt;5114&lt;/item&gt;&lt;item&gt;8682&lt;/item&gt;&lt;item&gt;9167&lt;/item&gt;&lt;/record-ids&gt;&lt;/item&gt;&lt;/Libraries&gt;"/>
  </w:docVars>
  <w:rsids>
    <w:rsidRoot w:val="0038698C"/>
    <w:rsid w:val="000525A6"/>
    <w:rsid w:val="00055F7E"/>
    <w:rsid w:val="00085D23"/>
    <w:rsid w:val="000E0D45"/>
    <w:rsid w:val="00111693"/>
    <w:rsid w:val="001255CF"/>
    <w:rsid w:val="00134D32"/>
    <w:rsid w:val="00144504"/>
    <w:rsid w:val="0015220B"/>
    <w:rsid w:val="00161CEB"/>
    <w:rsid w:val="001A7F6C"/>
    <w:rsid w:val="001B15B8"/>
    <w:rsid w:val="00206AD3"/>
    <w:rsid w:val="00207938"/>
    <w:rsid w:val="00233132"/>
    <w:rsid w:val="00277D38"/>
    <w:rsid w:val="00280B28"/>
    <w:rsid w:val="002860FA"/>
    <w:rsid w:val="002D0433"/>
    <w:rsid w:val="002F2C4B"/>
    <w:rsid w:val="00300B3A"/>
    <w:rsid w:val="00333E54"/>
    <w:rsid w:val="003561DB"/>
    <w:rsid w:val="0038698C"/>
    <w:rsid w:val="003C4645"/>
    <w:rsid w:val="003F5DC5"/>
    <w:rsid w:val="004162AB"/>
    <w:rsid w:val="0043413B"/>
    <w:rsid w:val="004717E2"/>
    <w:rsid w:val="0048438B"/>
    <w:rsid w:val="004C5EBF"/>
    <w:rsid w:val="00511AFB"/>
    <w:rsid w:val="005A68BC"/>
    <w:rsid w:val="005A7654"/>
    <w:rsid w:val="005C1637"/>
    <w:rsid w:val="005C3928"/>
    <w:rsid w:val="00622209"/>
    <w:rsid w:val="006C35F0"/>
    <w:rsid w:val="006D256D"/>
    <w:rsid w:val="006D379C"/>
    <w:rsid w:val="006D7C96"/>
    <w:rsid w:val="006F5856"/>
    <w:rsid w:val="00716BDE"/>
    <w:rsid w:val="00731687"/>
    <w:rsid w:val="007417F2"/>
    <w:rsid w:val="00775EFE"/>
    <w:rsid w:val="007B3552"/>
    <w:rsid w:val="008706B8"/>
    <w:rsid w:val="008A61D3"/>
    <w:rsid w:val="008B5DB0"/>
    <w:rsid w:val="008E6C62"/>
    <w:rsid w:val="008F7981"/>
    <w:rsid w:val="00977427"/>
    <w:rsid w:val="00986EF3"/>
    <w:rsid w:val="009A2B41"/>
    <w:rsid w:val="009A5BFE"/>
    <w:rsid w:val="009D113D"/>
    <w:rsid w:val="009E77F2"/>
    <w:rsid w:val="00A3619C"/>
    <w:rsid w:val="00A617BD"/>
    <w:rsid w:val="00AB3881"/>
    <w:rsid w:val="00AB6821"/>
    <w:rsid w:val="00AC752A"/>
    <w:rsid w:val="00AD2B5C"/>
    <w:rsid w:val="00AE199D"/>
    <w:rsid w:val="00B00E92"/>
    <w:rsid w:val="00B14AC6"/>
    <w:rsid w:val="00B7111A"/>
    <w:rsid w:val="00B956DF"/>
    <w:rsid w:val="00BA46D0"/>
    <w:rsid w:val="00BB700B"/>
    <w:rsid w:val="00C41F65"/>
    <w:rsid w:val="00C71710"/>
    <w:rsid w:val="00C95242"/>
    <w:rsid w:val="00C97A89"/>
    <w:rsid w:val="00CB6232"/>
    <w:rsid w:val="00CC2848"/>
    <w:rsid w:val="00D74037"/>
    <w:rsid w:val="00DA090B"/>
    <w:rsid w:val="00DA5CFE"/>
    <w:rsid w:val="00DB61B2"/>
    <w:rsid w:val="00DE1D4F"/>
    <w:rsid w:val="00E25C93"/>
    <w:rsid w:val="00E92348"/>
    <w:rsid w:val="00E93FE8"/>
    <w:rsid w:val="00EB5CE3"/>
    <w:rsid w:val="00EC111B"/>
    <w:rsid w:val="00ED6D4C"/>
    <w:rsid w:val="00F55A8C"/>
    <w:rsid w:val="00F87AA6"/>
    <w:rsid w:val="00FA3A81"/>
    <w:rsid w:val="00FB591D"/>
    <w:rsid w:val="00FC0F34"/>
    <w:rsid w:val="00FF5C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300C9"/>
  <w15:chartTrackingRefBased/>
  <w15:docId w15:val="{9B7B3FE5-F309-4435-9574-36C7DD9E4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8698C"/>
    <w:pPr>
      <w:spacing w:after="0" w:line="480" w:lineRule="auto"/>
      <w:ind w:firstLine="720"/>
    </w:pPr>
    <w:rPr>
      <w:rFonts w:ascii="Times New Roman" w:eastAsia="Times New Roman" w:hAnsi="Times New Roman" w:cs="Times New Roman"/>
      <w:sz w:val="24"/>
      <w:szCs w:val="24"/>
      <w:lang w:val="en"/>
    </w:rPr>
  </w:style>
  <w:style w:type="paragraph" w:styleId="Heading1">
    <w:name w:val="heading 1"/>
    <w:basedOn w:val="Normal"/>
    <w:next w:val="Normal"/>
    <w:link w:val="Heading1Char"/>
    <w:autoRedefine/>
    <w:qFormat/>
    <w:rsid w:val="008706B8"/>
    <w:pPr>
      <w:keepNext/>
      <w:keepLines/>
      <w:spacing w:before="360"/>
      <w:ind w:firstLine="0"/>
      <w:outlineLvl w:val="0"/>
    </w:pPr>
    <w:rPr>
      <w:rFonts w:eastAsiaTheme="majorEastAsia" w:cstheme="majorBidi"/>
      <w:b/>
      <w:sz w:val="32"/>
      <w:szCs w:val="32"/>
    </w:rPr>
  </w:style>
  <w:style w:type="paragraph" w:styleId="Heading2">
    <w:name w:val="heading 2"/>
    <w:basedOn w:val="Normal"/>
    <w:next w:val="Normal"/>
    <w:link w:val="Heading2Char"/>
    <w:unhideWhenUsed/>
    <w:qFormat/>
    <w:rsid w:val="00ED6D4C"/>
    <w:pPr>
      <w:keepNext/>
      <w:keepLines/>
      <w:spacing w:before="280" w:after="240"/>
      <w:outlineLvl w:val="1"/>
    </w:pPr>
    <w:rPr>
      <w:rFonts w:eastAsiaTheme="majorEastAsia" w:cstheme="majorBidi"/>
      <w:b/>
      <w:i/>
      <w:sz w:val="28"/>
      <w:szCs w:val="26"/>
    </w:rPr>
  </w:style>
  <w:style w:type="paragraph" w:styleId="Heading3">
    <w:name w:val="heading 3"/>
    <w:basedOn w:val="Normal"/>
    <w:next w:val="Normal"/>
    <w:link w:val="Heading3Char"/>
    <w:unhideWhenUsed/>
    <w:qFormat/>
    <w:rsid w:val="00ED6D4C"/>
    <w:pPr>
      <w:keepNext/>
      <w:keepLines/>
      <w:spacing w:before="240" w:after="120"/>
      <w:outlineLvl w:val="2"/>
    </w:pPr>
    <w:rPr>
      <w:rFonts w:eastAsiaTheme="majorEastAsia" w:cstheme="majorBidi"/>
      <w:i/>
      <w:u w:val="single"/>
    </w:rPr>
  </w:style>
  <w:style w:type="paragraph" w:styleId="Heading4">
    <w:name w:val="heading 4"/>
    <w:basedOn w:val="Normal"/>
    <w:next w:val="Normal"/>
    <w:link w:val="Heading4Char"/>
    <w:rsid w:val="0038698C"/>
    <w:pPr>
      <w:keepNext/>
      <w:keepLines/>
      <w:spacing w:before="280" w:after="80"/>
      <w:ind w:firstLine="0"/>
      <w:outlineLvl w:val="3"/>
    </w:pPr>
    <w:rPr>
      <w:color w:val="666666"/>
    </w:rPr>
  </w:style>
  <w:style w:type="paragraph" w:styleId="Heading5">
    <w:name w:val="heading 5"/>
    <w:basedOn w:val="Normal"/>
    <w:next w:val="Normal"/>
    <w:link w:val="Heading5Char"/>
    <w:rsid w:val="0038698C"/>
    <w:pPr>
      <w:keepNext/>
      <w:keepLines/>
      <w:spacing w:before="240" w:after="80" w:line="240" w:lineRule="auto"/>
      <w:ind w:firstLine="0"/>
      <w:outlineLvl w:val="4"/>
    </w:pPr>
    <w:rPr>
      <w:color w:val="666666"/>
      <w:sz w:val="22"/>
      <w:szCs w:val="22"/>
    </w:rPr>
  </w:style>
  <w:style w:type="paragraph" w:styleId="Heading6">
    <w:name w:val="heading 6"/>
    <w:basedOn w:val="Normal"/>
    <w:next w:val="Normal"/>
    <w:link w:val="Heading6Char"/>
    <w:rsid w:val="0038698C"/>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706B8"/>
    <w:rPr>
      <w:rFonts w:ascii="Times New Roman" w:eastAsiaTheme="majorEastAsia" w:hAnsi="Times New Roman" w:cstheme="majorBidi"/>
      <w:b/>
      <w:sz w:val="32"/>
      <w:szCs w:val="32"/>
      <w:lang w:val="en"/>
    </w:rPr>
  </w:style>
  <w:style w:type="character" w:customStyle="1" w:styleId="Heading2Char">
    <w:name w:val="Heading 2 Char"/>
    <w:basedOn w:val="DefaultParagraphFont"/>
    <w:link w:val="Heading2"/>
    <w:uiPriority w:val="9"/>
    <w:rsid w:val="00ED6D4C"/>
    <w:rPr>
      <w:rFonts w:ascii="Cambria" w:eastAsiaTheme="majorEastAsia" w:hAnsi="Cambria" w:cstheme="majorBidi"/>
      <w:b/>
      <w:i/>
      <w:sz w:val="28"/>
      <w:szCs w:val="26"/>
    </w:rPr>
  </w:style>
  <w:style w:type="character" w:customStyle="1" w:styleId="Heading3Char">
    <w:name w:val="Heading 3 Char"/>
    <w:basedOn w:val="DefaultParagraphFont"/>
    <w:link w:val="Heading3"/>
    <w:uiPriority w:val="9"/>
    <w:rsid w:val="00ED6D4C"/>
    <w:rPr>
      <w:rFonts w:ascii="Cambria" w:eastAsiaTheme="majorEastAsia" w:hAnsi="Cambria" w:cstheme="majorBidi"/>
      <w:i/>
      <w:sz w:val="24"/>
      <w:szCs w:val="24"/>
      <w:u w:val="single"/>
    </w:rPr>
  </w:style>
  <w:style w:type="character" w:customStyle="1" w:styleId="Heading4Char">
    <w:name w:val="Heading 4 Char"/>
    <w:basedOn w:val="DefaultParagraphFont"/>
    <w:link w:val="Heading4"/>
    <w:rsid w:val="0038698C"/>
    <w:rPr>
      <w:rFonts w:ascii="Times New Roman" w:eastAsia="Times New Roman" w:hAnsi="Times New Roman" w:cs="Times New Roman"/>
      <w:color w:val="666666"/>
      <w:sz w:val="24"/>
      <w:szCs w:val="24"/>
      <w:lang w:val="en"/>
    </w:rPr>
  </w:style>
  <w:style w:type="character" w:customStyle="1" w:styleId="Heading5Char">
    <w:name w:val="Heading 5 Char"/>
    <w:basedOn w:val="DefaultParagraphFont"/>
    <w:link w:val="Heading5"/>
    <w:rsid w:val="0038698C"/>
    <w:rPr>
      <w:rFonts w:ascii="Times New Roman" w:eastAsia="Times New Roman" w:hAnsi="Times New Roman" w:cs="Times New Roman"/>
      <w:color w:val="666666"/>
      <w:lang w:val="en"/>
    </w:rPr>
  </w:style>
  <w:style w:type="character" w:customStyle="1" w:styleId="Heading6Char">
    <w:name w:val="Heading 6 Char"/>
    <w:basedOn w:val="DefaultParagraphFont"/>
    <w:link w:val="Heading6"/>
    <w:rsid w:val="0038698C"/>
    <w:rPr>
      <w:rFonts w:ascii="Times New Roman" w:eastAsia="Times New Roman" w:hAnsi="Times New Roman" w:cs="Times New Roman"/>
      <w:i/>
      <w:color w:val="666666"/>
      <w:lang w:val="en"/>
    </w:rPr>
  </w:style>
  <w:style w:type="paragraph" w:styleId="Caption">
    <w:name w:val="caption"/>
    <w:basedOn w:val="Normal"/>
    <w:next w:val="Normal"/>
    <w:uiPriority w:val="35"/>
    <w:unhideWhenUsed/>
    <w:qFormat/>
    <w:rsid w:val="00280B28"/>
    <w:pPr>
      <w:spacing w:after="240" w:line="240" w:lineRule="auto"/>
    </w:pPr>
    <w:rPr>
      <w:i/>
      <w:iCs/>
      <w:color w:val="44546A" w:themeColor="text2"/>
      <w:sz w:val="20"/>
      <w:szCs w:val="18"/>
    </w:rPr>
  </w:style>
  <w:style w:type="paragraph" w:customStyle="1" w:styleId="References">
    <w:name w:val="References"/>
    <w:basedOn w:val="Normal"/>
    <w:qFormat/>
    <w:rsid w:val="00CB6232"/>
    <w:pPr>
      <w:ind w:left="720" w:hanging="720"/>
    </w:pPr>
  </w:style>
  <w:style w:type="paragraph" w:styleId="Title">
    <w:name w:val="Title"/>
    <w:basedOn w:val="Normal"/>
    <w:next w:val="Normal"/>
    <w:link w:val="TitleChar"/>
    <w:rsid w:val="0038698C"/>
    <w:pPr>
      <w:keepNext/>
      <w:keepLines/>
      <w:spacing w:after="60"/>
    </w:pPr>
    <w:rPr>
      <w:sz w:val="52"/>
      <w:szCs w:val="52"/>
    </w:rPr>
  </w:style>
  <w:style w:type="character" w:customStyle="1" w:styleId="TitleChar">
    <w:name w:val="Title Char"/>
    <w:basedOn w:val="DefaultParagraphFont"/>
    <w:link w:val="Title"/>
    <w:rsid w:val="0038698C"/>
    <w:rPr>
      <w:rFonts w:ascii="Times New Roman" w:eastAsia="Times New Roman" w:hAnsi="Times New Roman" w:cs="Times New Roman"/>
      <w:sz w:val="52"/>
      <w:szCs w:val="52"/>
      <w:lang w:val="en"/>
    </w:rPr>
  </w:style>
  <w:style w:type="paragraph" w:styleId="Subtitle">
    <w:name w:val="Subtitle"/>
    <w:basedOn w:val="Normal"/>
    <w:next w:val="Normal"/>
    <w:link w:val="SubtitleChar"/>
    <w:rsid w:val="0038698C"/>
    <w:pPr>
      <w:keepNext/>
      <w:keepLines/>
      <w:spacing w:after="320"/>
    </w:pPr>
    <w:rPr>
      <w:rFonts w:ascii="Arial" w:eastAsia="Arial" w:hAnsi="Arial" w:cs="Arial"/>
      <w:color w:val="666666"/>
      <w:sz w:val="30"/>
      <w:szCs w:val="30"/>
    </w:rPr>
  </w:style>
  <w:style w:type="character" w:customStyle="1" w:styleId="SubtitleChar">
    <w:name w:val="Subtitle Char"/>
    <w:basedOn w:val="DefaultParagraphFont"/>
    <w:link w:val="Subtitle"/>
    <w:rsid w:val="0038698C"/>
    <w:rPr>
      <w:rFonts w:ascii="Arial" w:eastAsia="Arial" w:hAnsi="Arial" w:cs="Arial"/>
      <w:color w:val="666666"/>
      <w:sz w:val="30"/>
      <w:szCs w:val="30"/>
      <w:lang w:val="en"/>
    </w:rPr>
  </w:style>
  <w:style w:type="paragraph" w:styleId="CommentText">
    <w:name w:val="annotation text"/>
    <w:basedOn w:val="Normal"/>
    <w:link w:val="CommentTextChar"/>
    <w:uiPriority w:val="99"/>
    <w:unhideWhenUsed/>
    <w:rsid w:val="0038698C"/>
    <w:pPr>
      <w:spacing w:line="240" w:lineRule="auto"/>
    </w:pPr>
    <w:rPr>
      <w:sz w:val="20"/>
      <w:szCs w:val="20"/>
    </w:rPr>
  </w:style>
  <w:style w:type="character" w:customStyle="1" w:styleId="CommentTextChar">
    <w:name w:val="Comment Text Char"/>
    <w:basedOn w:val="DefaultParagraphFont"/>
    <w:link w:val="CommentText"/>
    <w:uiPriority w:val="99"/>
    <w:rsid w:val="0038698C"/>
    <w:rPr>
      <w:rFonts w:ascii="Times New Roman" w:eastAsia="Times New Roman" w:hAnsi="Times New Roman" w:cs="Times New Roman"/>
      <w:sz w:val="20"/>
      <w:szCs w:val="20"/>
      <w:lang w:val="en"/>
    </w:rPr>
  </w:style>
  <w:style w:type="character" w:styleId="CommentReference">
    <w:name w:val="annotation reference"/>
    <w:basedOn w:val="DefaultParagraphFont"/>
    <w:uiPriority w:val="99"/>
    <w:semiHidden/>
    <w:unhideWhenUsed/>
    <w:rsid w:val="0038698C"/>
    <w:rPr>
      <w:sz w:val="16"/>
      <w:szCs w:val="16"/>
    </w:rPr>
  </w:style>
  <w:style w:type="paragraph" w:styleId="BalloonText">
    <w:name w:val="Balloon Text"/>
    <w:basedOn w:val="Normal"/>
    <w:link w:val="BalloonTextChar"/>
    <w:uiPriority w:val="99"/>
    <w:semiHidden/>
    <w:unhideWhenUsed/>
    <w:rsid w:val="0038698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698C"/>
    <w:rPr>
      <w:rFonts w:ascii="Segoe UI" w:eastAsia="Times New Roman" w:hAnsi="Segoe UI" w:cs="Segoe UI"/>
      <w:sz w:val="18"/>
      <w:szCs w:val="18"/>
      <w:lang w:val="en"/>
    </w:rPr>
  </w:style>
  <w:style w:type="paragraph" w:styleId="CommentSubject">
    <w:name w:val="annotation subject"/>
    <w:basedOn w:val="CommentText"/>
    <w:next w:val="CommentText"/>
    <w:link w:val="CommentSubjectChar"/>
    <w:uiPriority w:val="99"/>
    <w:semiHidden/>
    <w:unhideWhenUsed/>
    <w:rsid w:val="0038698C"/>
    <w:rPr>
      <w:b/>
      <w:bCs/>
    </w:rPr>
  </w:style>
  <w:style w:type="character" w:customStyle="1" w:styleId="CommentSubjectChar">
    <w:name w:val="Comment Subject Char"/>
    <w:basedOn w:val="CommentTextChar"/>
    <w:link w:val="CommentSubject"/>
    <w:uiPriority w:val="99"/>
    <w:semiHidden/>
    <w:rsid w:val="0038698C"/>
    <w:rPr>
      <w:rFonts w:ascii="Times New Roman" w:eastAsia="Times New Roman" w:hAnsi="Times New Roman" w:cs="Times New Roman"/>
      <w:b/>
      <w:bCs/>
      <w:sz w:val="20"/>
      <w:szCs w:val="20"/>
      <w:lang w:val="en"/>
    </w:rPr>
  </w:style>
  <w:style w:type="paragraph" w:customStyle="1" w:styleId="EndNoteBibliographyTitle">
    <w:name w:val="EndNote Bibliography Title"/>
    <w:basedOn w:val="Normal"/>
    <w:link w:val="EndNoteBibliographyTitleChar"/>
    <w:rsid w:val="0038698C"/>
    <w:pPr>
      <w:jc w:val="center"/>
    </w:pPr>
    <w:rPr>
      <w:noProof/>
      <w:lang w:val="en-US"/>
    </w:rPr>
  </w:style>
  <w:style w:type="character" w:customStyle="1" w:styleId="EndNoteBibliographyTitleChar">
    <w:name w:val="EndNote Bibliography Title Char"/>
    <w:basedOn w:val="DefaultParagraphFont"/>
    <w:link w:val="EndNoteBibliographyTitle"/>
    <w:rsid w:val="0038698C"/>
    <w:rPr>
      <w:rFonts w:ascii="Times New Roman" w:eastAsia="Times New Roman" w:hAnsi="Times New Roman" w:cs="Times New Roman"/>
      <w:noProof/>
      <w:sz w:val="24"/>
      <w:szCs w:val="24"/>
    </w:rPr>
  </w:style>
  <w:style w:type="paragraph" w:customStyle="1" w:styleId="EndNoteBibliography">
    <w:name w:val="EndNote Bibliography"/>
    <w:basedOn w:val="Normal"/>
    <w:link w:val="EndNoteBibliographyChar"/>
    <w:rsid w:val="0038698C"/>
    <w:pPr>
      <w:spacing w:line="240" w:lineRule="auto"/>
    </w:pPr>
    <w:rPr>
      <w:noProof/>
      <w:lang w:val="en-US"/>
    </w:rPr>
  </w:style>
  <w:style w:type="character" w:customStyle="1" w:styleId="EndNoteBibliographyChar">
    <w:name w:val="EndNote Bibliography Char"/>
    <w:basedOn w:val="DefaultParagraphFont"/>
    <w:link w:val="EndNoteBibliography"/>
    <w:rsid w:val="0038698C"/>
    <w:rPr>
      <w:rFonts w:ascii="Times New Roman" w:eastAsia="Times New Roman" w:hAnsi="Times New Roman" w:cs="Times New Roman"/>
      <w:noProof/>
      <w:sz w:val="24"/>
      <w:szCs w:val="24"/>
    </w:rPr>
  </w:style>
  <w:style w:type="character" w:styleId="Hyperlink">
    <w:name w:val="Hyperlink"/>
    <w:basedOn w:val="DefaultParagraphFont"/>
    <w:uiPriority w:val="99"/>
    <w:unhideWhenUsed/>
    <w:rsid w:val="0038698C"/>
    <w:rPr>
      <w:color w:val="0563C1" w:themeColor="hyperlink"/>
      <w:u w:val="single"/>
    </w:rPr>
  </w:style>
  <w:style w:type="paragraph" w:styleId="NoSpacing">
    <w:name w:val="No Spacing"/>
    <w:uiPriority w:val="1"/>
    <w:qFormat/>
    <w:rsid w:val="0038698C"/>
    <w:pPr>
      <w:spacing w:after="0" w:line="240" w:lineRule="auto"/>
      <w:ind w:firstLine="720"/>
    </w:pPr>
    <w:rPr>
      <w:rFonts w:ascii="Times New Roman" w:eastAsia="Times New Roman" w:hAnsi="Times New Roman" w:cs="Times New Roman"/>
      <w:sz w:val="24"/>
      <w:szCs w:val="24"/>
      <w:lang w:val="en"/>
    </w:rPr>
  </w:style>
  <w:style w:type="table" w:styleId="TableGrid">
    <w:name w:val="Table Grid"/>
    <w:basedOn w:val="TableNormal"/>
    <w:uiPriority w:val="39"/>
    <w:rsid w:val="0038698C"/>
    <w:pPr>
      <w:spacing w:after="0" w:line="240" w:lineRule="auto"/>
      <w:ind w:firstLine="720"/>
    </w:pPr>
    <w:rPr>
      <w:rFonts w:ascii="Times New Roman" w:eastAsia="Times New Roman" w:hAnsi="Times New Roman" w:cs="Times New Roman"/>
      <w:sz w:val="24"/>
      <w:szCs w:val="24"/>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698C"/>
    <w:pPr>
      <w:ind w:left="720"/>
      <w:contextualSpacing/>
    </w:pPr>
  </w:style>
  <w:style w:type="character" w:styleId="LineNumber">
    <w:name w:val="line number"/>
    <w:basedOn w:val="DefaultParagraphFont"/>
    <w:uiPriority w:val="99"/>
    <w:semiHidden/>
    <w:unhideWhenUsed/>
    <w:rsid w:val="0038698C"/>
  </w:style>
  <w:style w:type="paragraph" w:styleId="Header">
    <w:name w:val="header"/>
    <w:basedOn w:val="Normal"/>
    <w:link w:val="HeaderChar"/>
    <w:uiPriority w:val="99"/>
    <w:unhideWhenUsed/>
    <w:rsid w:val="0038698C"/>
    <w:pPr>
      <w:tabs>
        <w:tab w:val="center" w:pos="4680"/>
        <w:tab w:val="right" w:pos="9360"/>
      </w:tabs>
      <w:spacing w:line="240" w:lineRule="auto"/>
    </w:pPr>
  </w:style>
  <w:style w:type="character" w:customStyle="1" w:styleId="HeaderChar">
    <w:name w:val="Header Char"/>
    <w:basedOn w:val="DefaultParagraphFont"/>
    <w:link w:val="Header"/>
    <w:uiPriority w:val="99"/>
    <w:rsid w:val="0038698C"/>
    <w:rPr>
      <w:rFonts w:ascii="Times New Roman" w:eastAsia="Times New Roman" w:hAnsi="Times New Roman" w:cs="Times New Roman"/>
      <w:sz w:val="24"/>
      <w:szCs w:val="24"/>
      <w:lang w:val="en"/>
    </w:rPr>
  </w:style>
  <w:style w:type="paragraph" w:styleId="Footer">
    <w:name w:val="footer"/>
    <w:basedOn w:val="Normal"/>
    <w:link w:val="FooterChar"/>
    <w:uiPriority w:val="99"/>
    <w:unhideWhenUsed/>
    <w:rsid w:val="0038698C"/>
    <w:pPr>
      <w:tabs>
        <w:tab w:val="center" w:pos="4680"/>
        <w:tab w:val="right" w:pos="9360"/>
      </w:tabs>
      <w:spacing w:line="240" w:lineRule="auto"/>
    </w:pPr>
  </w:style>
  <w:style w:type="character" w:customStyle="1" w:styleId="FooterChar">
    <w:name w:val="Footer Char"/>
    <w:basedOn w:val="DefaultParagraphFont"/>
    <w:link w:val="Footer"/>
    <w:uiPriority w:val="99"/>
    <w:rsid w:val="0038698C"/>
    <w:rPr>
      <w:rFonts w:ascii="Times New Roman" w:eastAsia="Times New Roman" w:hAnsi="Times New Roman" w:cs="Times New Roman"/>
      <w:sz w:val="24"/>
      <w:szCs w:val="24"/>
      <w:lang w:val="en"/>
    </w:rPr>
  </w:style>
  <w:style w:type="character" w:customStyle="1" w:styleId="UnresolvedMention">
    <w:name w:val="Unresolved Mention"/>
    <w:basedOn w:val="DefaultParagraphFont"/>
    <w:uiPriority w:val="99"/>
    <w:semiHidden/>
    <w:unhideWhenUsed/>
    <w:rsid w:val="0038698C"/>
    <w:rPr>
      <w:color w:val="605E5C"/>
      <w:shd w:val="clear" w:color="auto" w:fill="E1DFDD"/>
    </w:rPr>
  </w:style>
  <w:style w:type="paragraph" w:styleId="NormalWeb">
    <w:name w:val="Normal (Web)"/>
    <w:basedOn w:val="Normal"/>
    <w:uiPriority w:val="99"/>
    <w:semiHidden/>
    <w:unhideWhenUsed/>
    <w:rsid w:val="0038698C"/>
    <w:pPr>
      <w:spacing w:before="100" w:beforeAutospacing="1" w:after="100" w:afterAutospacing="1" w:line="240" w:lineRule="auto"/>
      <w:ind w:firstLine="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135201">
      <w:bodyDiv w:val="1"/>
      <w:marLeft w:val="0"/>
      <w:marRight w:val="0"/>
      <w:marTop w:val="0"/>
      <w:marBottom w:val="0"/>
      <w:divBdr>
        <w:top w:val="none" w:sz="0" w:space="0" w:color="auto"/>
        <w:left w:val="none" w:sz="0" w:space="0" w:color="auto"/>
        <w:bottom w:val="none" w:sz="0" w:space="0" w:color="auto"/>
        <w:right w:val="none" w:sz="0" w:space="0" w:color="auto"/>
      </w:divBdr>
    </w:div>
    <w:div w:id="365297945">
      <w:bodyDiv w:val="1"/>
      <w:marLeft w:val="0"/>
      <w:marRight w:val="0"/>
      <w:marTop w:val="0"/>
      <w:marBottom w:val="0"/>
      <w:divBdr>
        <w:top w:val="none" w:sz="0" w:space="0" w:color="auto"/>
        <w:left w:val="none" w:sz="0" w:space="0" w:color="auto"/>
        <w:bottom w:val="none" w:sz="0" w:space="0" w:color="auto"/>
        <w:right w:val="none" w:sz="0" w:space="0" w:color="auto"/>
      </w:divBdr>
    </w:div>
    <w:div w:id="615064299">
      <w:bodyDiv w:val="1"/>
      <w:marLeft w:val="0"/>
      <w:marRight w:val="0"/>
      <w:marTop w:val="0"/>
      <w:marBottom w:val="0"/>
      <w:divBdr>
        <w:top w:val="none" w:sz="0" w:space="0" w:color="auto"/>
        <w:left w:val="none" w:sz="0" w:space="0" w:color="auto"/>
        <w:bottom w:val="none" w:sz="0" w:space="0" w:color="auto"/>
        <w:right w:val="none" w:sz="0" w:space="0" w:color="auto"/>
      </w:divBdr>
    </w:div>
    <w:div w:id="685598015">
      <w:bodyDiv w:val="1"/>
      <w:marLeft w:val="0"/>
      <w:marRight w:val="0"/>
      <w:marTop w:val="0"/>
      <w:marBottom w:val="0"/>
      <w:divBdr>
        <w:top w:val="none" w:sz="0" w:space="0" w:color="auto"/>
        <w:left w:val="none" w:sz="0" w:space="0" w:color="auto"/>
        <w:bottom w:val="none" w:sz="0" w:space="0" w:color="auto"/>
        <w:right w:val="none" w:sz="0" w:space="0" w:color="auto"/>
      </w:divBdr>
    </w:div>
    <w:div w:id="770588215">
      <w:bodyDiv w:val="1"/>
      <w:marLeft w:val="0"/>
      <w:marRight w:val="0"/>
      <w:marTop w:val="0"/>
      <w:marBottom w:val="0"/>
      <w:divBdr>
        <w:top w:val="none" w:sz="0" w:space="0" w:color="auto"/>
        <w:left w:val="none" w:sz="0" w:space="0" w:color="auto"/>
        <w:bottom w:val="none" w:sz="0" w:space="0" w:color="auto"/>
        <w:right w:val="none" w:sz="0" w:space="0" w:color="auto"/>
      </w:divBdr>
    </w:div>
    <w:div w:id="780762831">
      <w:bodyDiv w:val="1"/>
      <w:marLeft w:val="0"/>
      <w:marRight w:val="0"/>
      <w:marTop w:val="0"/>
      <w:marBottom w:val="0"/>
      <w:divBdr>
        <w:top w:val="none" w:sz="0" w:space="0" w:color="auto"/>
        <w:left w:val="none" w:sz="0" w:space="0" w:color="auto"/>
        <w:bottom w:val="none" w:sz="0" w:space="0" w:color="auto"/>
        <w:right w:val="none" w:sz="0" w:space="0" w:color="auto"/>
      </w:divBdr>
    </w:div>
    <w:div w:id="1164515014">
      <w:bodyDiv w:val="1"/>
      <w:marLeft w:val="0"/>
      <w:marRight w:val="0"/>
      <w:marTop w:val="0"/>
      <w:marBottom w:val="0"/>
      <w:divBdr>
        <w:top w:val="none" w:sz="0" w:space="0" w:color="auto"/>
        <w:left w:val="none" w:sz="0" w:space="0" w:color="auto"/>
        <w:bottom w:val="none" w:sz="0" w:space="0" w:color="auto"/>
        <w:right w:val="none" w:sz="0" w:space="0" w:color="auto"/>
      </w:divBdr>
    </w:div>
    <w:div w:id="1288657551">
      <w:bodyDiv w:val="1"/>
      <w:marLeft w:val="0"/>
      <w:marRight w:val="0"/>
      <w:marTop w:val="0"/>
      <w:marBottom w:val="0"/>
      <w:divBdr>
        <w:top w:val="none" w:sz="0" w:space="0" w:color="auto"/>
        <w:left w:val="none" w:sz="0" w:space="0" w:color="auto"/>
        <w:bottom w:val="none" w:sz="0" w:space="0" w:color="auto"/>
        <w:right w:val="none" w:sz="0" w:space="0" w:color="auto"/>
      </w:divBdr>
    </w:div>
    <w:div w:id="1429738465">
      <w:bodyDiv w:val="1"/>
      <w:marLeft w:val="0"/>
      <w:marRight w:val="0"/>
      <w:marTop w:val="0"/>
      <w:marBottom w:val="0"/>
      <w:divBdr>
        <w:top w:val="none" w:sz="0" w:space="0" w:color="auto"/>
        <w:left w:val="none" w:sz="0" w:space="0" w:color="auto"/>
        <w:bottom w:val="none" w:sz="0" w:space="0" w:color="auto"/>
        <w:right w:val="none" w:sz="0" w:space="0" w:color="auto"/>
      </w:divBdr>
    </w:div>
    <w:div w:id="1438646499">
      <w:bodyDiv w:val="1"/>
      <w:marLeft w:val="0"/>
      <w:marRight w:val="0"/>
      <w:marTop w:val="0"/>
      <w:marBottom w:val="0"/>
      <w:divBdr>
        <w:top w:val="none" w:sz="0" w:space="0" w:color="auto"/>
        <w:left w:val="none" w:sz="0" w:space="0" w:color="auto"/>
        <w:bottom w:val="none" w:sz="0" w:space="0" w:color="auto"/>
        <w:right w:val="none" w:sz="0" w:space="0" w:color="auto"/>
      </w:divBdr>
    </w:div>
    <w:div w:id="1463889113">
      <w:bodyDiv w:val="1"/>
      <w:marLeft w:val="0"/>
      <w:marRight w:val="0"/>
      <w:marTop w:val="0"/>
      <w:marBottom w:val="0"/>
      <w:divBdr>
        <w:top w:val="none" w:sz="0" w:space="0" w:color="auto"/>
        <w:left w:val="none" w:sz="0" w:space="0" w:color="auto"/>
        <w:bottom w:val="none" w:sz="0" w:space="0" w:color="auto"/>
        <w:right w:val="none" w:sz="0" w:space="0" w:color="auto"/>
      </w:divBdr>
    </w:div>
    <w:div w:id="1675451697">
      <w:bodyDiv w:val="1"/>
      <w:marLeft w:val="0"/>
      <w:marRight w:val="0"/>
      <w:marTop w:val="0"/>
      <w:marBottom w:val="0"/>
      <w:divBdr>
        <w:top w:val="none" w:sz="0" w:space="0" w:color="auto"/>
        <w:left w:val="none" w:sz="0" w:space="0" w:color="auto"/>
        <w:bottom w:val="none" w:sz="0" w:space="0" w:color="auto"/>
        <w:right w:val="none" w:sz="0" w:space="0" w:color="auto"/>
      </w:divBdr>
    </w:div>
    <w:div w:id="1702248301">
      <w:bodyDiv w:val="1"/>
      <w:marLeft w:val="0"/>
      <w:marRight w:val="0"/>
      <w:marTop w:val="0"/>
      <w:marBottom w:val="0"/>
      <w:divBdr>
        <w:top w:val="none" w:sz="0" w:space="0" w:color="auto"/>
        <w:left w:val="none" w:sz="0" w:space="0" w:color="auto"/>
        <w:bottom w:val="none" w:sz="0" w:space="0" w:color="auto"/>
        <w:right w:val="none" w:sz="0" w:space="0" w:color="auto"/>
      </w:divBdr>
    </w:div>
    <w:div w:id="1703289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file:///C:\Users\nick.tolimieri\Documents\GitHub\OCNMS\Flagstone%20paper\Plots\MHW-1.png"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file:///C:\Users\nick.tolimieri\Documents\GitHub\OCNMS\Flagstone%20paper\Plots\Mean-sst-warmest-month-by-site-30-year.png"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file:///C:\Users\nick.tolimieri\Documents\GitHub\OCNMS\Flagstone%20paper\Plots\SST-MHW-years-vs-prior.png"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625275-9FA3-4C46-BA4C-DA6760164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34</Pages>
  <Words>5089</Words>
  <Characters>29009</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34030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Nick.Tolimieri</dc:creator>
  <cp:keywords/>
  <dc:description/>
  <cp:lastModifiedBy>Nick.Tolimieri</cp:lastModifiedBy>
  <cp:revision>65</cp:revision>
  <dcterms:created xsi:type="dcterms:W3CDTF">2022-05-04T15:58:00Z</dcterms:created>
  <dcterms:modified xsi:type="dcterms:W3CDTF">2022-09-19T20:20:00Z</dcterms:modified>
</cp:coreProperties>
</file>