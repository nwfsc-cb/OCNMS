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4" w:author="Nick.Tolimieri"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5">
          <w:tblGrid>
            <w:gridCol w:w="1005"/>
            <w:gridCol w:w="1980"/>
            <w:gridCol w:w="720"/>
            <w:gridCol w:w="2355"/>
          </w:tblGrid>
        </w:tblGridChange>
      </w:tblGrid>
      <w:tr w:rsidR="0038698C" w:rsidTr="008E6C62">
        <w:trPr>
          <w:trHeight w:val="20"/>
          <w:trPrChange w:id="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8" w:author="Nick.Tolimieri"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9" w:author="Nick.Tolimieri"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0" w:author="Nick.Tolimieri"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1" w:author="Nick.Tolimieri"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2" w:author="Nick.Tolimieri"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3" w:author="Nick.Tolimieri"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4" w:author="Nick.Tolimieri"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5" w:author="Nick.Tolimieri"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1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2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3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7</w:t>
            </w:r>
          </w:p>
        </w:tc>
      </w:tr>
      <w:tr w:rsidR="0038698C" w:rsidTr="008E6C62">
        <w:trPr>
          <w:trHeight w:val="20"/>
          <w:trPrChange w:id="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4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9</w:t>
            </w:r>
          </w:p>
        </w:tc>
      </w:tr>
      <w:tr w:rsidR="0038698C" w:rsidTr="008E6C62">
        <w:trPr>
          <w:trHeight w:val="20"/>
          <w:trPrChange w:id="5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5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6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7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8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8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9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0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1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2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3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3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4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5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58" w:author="Nick.Tolimieri"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59" w:author="Nick.Tolimieri"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0" w:author="Nick.Tolimieri"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1" w:author="Nick.Tolimieri" w:date="2022-09-02T10:08:00Z"/>
        </w:rPr>
      </w:pPr>
    </w:p>
    <w:p w:rsidR="0038698C" w:rsidRDefault="0038698C" w:rsidP="0038698C">
      <w:pPr>
        <w:pStyle w:val="Heading5"/>
      </w:pPr>
      <w:bookmarkStart w:id="162" w:name="_r9nsv8bfn4i1" w:colFirst="0" w:colLast="0"/>
      <w:bookmarkEnd w:id="162"/>
      <w:r>
        <w:br w:type="page"/>
      </w:r>
    </w:p>
    <w:p w:rsidR="0038698C" w:rsidRDefault="0038698C" w:rsidP="0038698C">
      <w:pPr>
        <w:pStyle w:val="Heading5"/>
        <w:ind w:right="3240"/>
      </w:pPr>
      <w:bookmarkStart w:id="163" w:name="_oqaids1n23wr" w:colFirst="0" w:colLast="0"/>
      <w:bookmarkEnd w:id="163"/>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E22E4E">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E22E4E">
            <w:pPr>
              <w:spacing w:line="240" w:lineRule="auto"/>
              <w:ind w:right="-231" w:hanging="19"/>
              <w:jc w:val="center"/>
            </w:pPr>
            <w:r>
              <w:t>Multivariate designation</w:t>
            </w:r>
          </w:p>
        </w:tc>
      </w:tr>
      <w:tr w:rsidR="0038698C" w:rsidTr="00E22E4E">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E22E4E">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E22E4E">
            <w:pPr>
              <w:spacing w:line="240" w:lineRule="auto"/>
              <w:ind w:right="-231" w:hanging="19"/>
              <w:jc w:val="center"/>
            </w:pPr>
            <w:r>
              <w:t>1.38</w:t>
            </w:r>
          </w:p>
        </w:tc>
        <w:tc>
          <w:tcPr>
            <w:tcW w:w="1275" w:type="dxa"/>
            <w:tcBorders>
              <w:top w:val="single" w:sz="8" w:space="0" w:color="000000"/>
            </w:tcBorders>
          </w:tcPr>
          <w:p w:rsidR="0038698C" w:rsidRPr="00A03DC6" w:rsidRDefault="0038698C" w:rsidP="00E22E4E">
            <w:pPr>
              <w:spacing w:line="240" w:lineRule="auto"/>
              <w:ind w:right="-231" w:hanging="19"/>
              <w:jc w:val="center"/>
              <w:rPr>
                <w:i/>
              </w:rPr>
            </w:pPr>
            <w:proofErr w:type="spellStart"/>
            <w:r w:rsidRPr="00A03DC6">
              <w:rPr>
                <w:i/>
              </w:rPr>
              <w:t>Ptery</w:t>
            </w:r>
            <w:proofErr w:type="spellEnd"/>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0.87</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1.70</w:t>
            </w:r>
          </w:p>
        </w:tc>
        <w:tc>
          <w:tcPr>
            <w:tcW w:w="1275" w:type="dxa"/>
          </w:tcPr>
          <w:p w:rsidR="0038698C" w:rsidRPr="00A03DC6" w:rsidRDefault="0038698C" w:rsidP="00E22E4E">
            <w:pPr>
              <w:spacing w:line="240" w:lineRule="auto"/>
              <w:ind w:right="-231" w:hanging="19"/>
              <w:jc w:val="center"/>
              <w:rPr>
                <w:i/>
              </w:rPr>
            </w:pPr>
            <w:proofErr w:type="spellStart"/>
            <w:r w:rsidRPr="00A03DC6">
              <w:rPr>
                <w:i/>
              </w:rPr>
              <w:t>Nereo</w:t>
            </w:r>
            <w:proofErr w:type="spellEnd"/>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0.55</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1.37</w:t>
            </w:r>
          </w:p>
        </w:tc>
        <w:tc>
          <w:tcPr>
            <w:tcW w:w="1275" w:type="dxa"/>
          </w:tcPr>
          <w:p w:rsidR="0038698C" w:rsidRPr="00A03DC6" w:rsidRDefault="0038698C" w:rsidP="00E22E4E">
            <w:pPr>
              <w:spacing w:line="240" w:lineRule="auto"/>
              <w:ind w:right="-231" w:hanging="19"/>
              <w:jc w:val="center"/>
              <w:rPr>
                <w:i/>
              </w:rPr>
            </w:pPr>
            <w:r w:rsidRPr="00A03DC6">
              <w:rPr>
                <w:i/>
              </w:rPr>
              <w:t>Macro</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0.13</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0.40</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0.09</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0.29</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0.09</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0.31</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0.07</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0.21</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0.06</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0.17</w:t>
            </w:r>
          </w:p>
        </w:tc>
        <w:tc>
          <w:tcPr>
            <w:tcW w:w="1275" w:type="dxa"/>
          </w:tcPr>
          <w:p w:rsidR="0038698C" w:rsidRDefault="0038698C" w:rsidP="00E22E4E">
            <w:pPr>
              <w:spacing w:line="240" w:lineRule="auto"/>
              <w:ind w:right="-231" w:hanging="19"/>
              <w:jc w:val="center"/>
            </w:pPr>
            <w:r>
              <w:t>Other</w:t>
            </w:r>
          </w:p>
        </w:tc>
      </w:tr>
      <w:tr w:rsidR="0038698C" w:rsidRPr="00626D51"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E22E4E">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E22E4E">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E22E4E">
            <w:pPr>
              <w:spacing w:line="240" w:lineRule="auto"/>
              <w:ind w:right="-231" w:hanging="19"/>
              <w:jc w:val="center"/>
            </w:pPr>
            <w:r w:rsidRPr="00436810">
              <w:t>0.22</w:t>
            </w:r>
          </w:p>
        </w:tc>
        <w:tc>
          <w:tcPr>
            <w:tcW w:w="1275" w:type="dxa"/>
          </w:tcPr>
          <w:p w:rsidR="0038698C" w:rsidRPr="00436810" w:rsidRDefault="0038698C" w:rsidP="00E22E4E">
            <w:pPr>
              <w:spacing w:line="240" w:lineRule="auto"/>
              <w:ind w:right="-231" w:hanging="19"/>
              <w:jc w:val="center"/>
            </w:pPr>
            <w:r w:rsidRPr="00436810">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0.01</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0.06</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0.00</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0.02</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right="-231" w:hanging="19"/>
              <w:jc w:val="center"/>
            </w:pPr>
            <w:r>
              <w:t>0.04</w:t>
            </w:r>
          </w:p>
        </w:tc>
        <w:tc>
          <w:tcPr>
            <w:tcW w:w="1275" w:type="dxa"/>
            <w:tcBorders>
              <w:bottom w:val="single" w:sz="8" w:space="0" w:color="808080"/>
            </w:tcBorders>
          </w:tcPr>
          <w:p w:rsidR="0038698C" w:rsidRDefault="0038698C" w:rsidP="00E22E4E">
            <w:pPr>
              <w:spacing w:line="240" w:lineRule="auto"/>
              <w:ind w:right="-231" w:hanging="19"/>
              <w:jc w:val="center"/>
            </w:pPr>
            <w:r>
              <w:t>Other</w:t>
            </w:r>
          </w:p>
        </w:tc>
      </w:tr>
    </w:tbl>
    <w:p w:rsidR="0038698C" w:rsidRDefault="0038698C" w:rsidP="0038698C">
      <w:bookmarkStart w:id="164" w:name="_xjuj7385wg2e" w:colFirst="0" w:colLast="0"/>
      <w:bookmarkEnd w:id="164"/>
    </w:p>
    <w:p w:rsidR="0038698C" w:rsidRDefault="0038698C" w:rsidP="0038698C">
      <w:pPr>
        <w:pStyle w:val="Heading5"/>
      </w:pPr>
      <w:bookmarkStart w:id="165" w:name="_skv4plpry6w1" w:colFirst="0" w:colLast="0"/>
      <w:bookmarkEnd w:id="165"/>
      <w:r>
        <w:br w:type="page"/>
      </w:r>
    </w:p>
    <w:p w:rsidR="0038698C" w:rsidRDefault="0038698C" w:rsidP="0038698C">
      <w:pPr>
        <w:pStyle w:val="Heading5"/>
      </w:pPr>
      <w:bookmarkStart w:id="166" w:name="_hwx622owzuun" w:colFirst="0" w:colLast="0"/>
      <w:bookmarkEnd w:id="166"/>
      <w:r>
        <w:lastRenderedPageBreak/>
        <w:t xml:space="preserve">Table </w:t>
      </w:r>
      <w:del w:id="167" w:author="Nick.Tolimieri" w:date="2022-09-02T10:14:00Z">
        <w:r w:rsidDel="00B14AC6">
          <w:delText>S3</w:delText>
        </w:r>
      </w:del>
      <w:ins w:id="168" w:author="Nick.Tolimieri" w:date="2022-09-02T10:14:00Z">
        <w:r w:rsidR="00B14AC6">
          <w:t>S</w:t>
        </w:r>
      </w:ins>
      <w:ins w:id="169" w:author="Nick.Tolimieri"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E22E4E">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E22E4E">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E22E4E">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purple urchin</w:t>
            </w:r>
          </w:p>
        </w:tc>
        <w:tc>
          <w:tcPr>
            <w:tcW w:w="1520" w:type="dxa"/>
            <w:tcMar>
              <w:top w:w="58" w:type="dxa"/>
              <w:left w:w="100" w:type="dxa"/>
              <w:bottom w:w="58" w:type="dxa"/>
              <w:right w:w="100" w:type="dxa"/>
            </w:tcMar>
          </w:tcPr>
          <w:p w:rsidR="0038698C" w:rsidRDefault="0038698C" w:rsidP="00E22E4E">
            <w:pPr>
              <w:spacing w:line="240" w:lineRule="auto"/>
              <w:ind w:firstLine="0"/>
            </w:pPr>
            <w:r>
              <w:t>0.71</w:t>
            </w:r>
          </w:p>
        </w:tc>
        <w:tc>
          <w:tcPr>
            <w:tcW w:w="1520" w:type="dxa"/>
            <w:tcMar>
              <w:top w:w="58" w:type="dxa"/>
              <w:left w:w="100" w:type="dxa"/>
              <w:bottom w:w="58" w:type="dxa"/>
              <w:right w:w="100" w:type="dxa"/>
            </w:tcMar>
          </w:tcPr>
          <w:p w:rsidR="0038698C" w:rsidRDefault="0038698C" w:rsidP="00E22E4E">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0.29</w:t>
            </w:r>
          </w:p>
        </w:tc>
        <w:tc>
          <w:tcPr>
            <w:tcW w:w="1520" w:type="dxa"/>
            <w:tcMar>
              <w:top w:w="58" w:type="dxa"/>
              <w:left w:w="100" w:type="dxa"/>
              <w:bottom w:w="58" w:type="dxa"/>
              <w:right w:w="100" w:type="dxa"/>
            </w:tcMar>
          </w:tcPr>
          <w:p w:rsidR="0038698C" w:rsidRDefault="0038698C" w:rsidP="00E22E4E">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red urchin</w:t>
            </w:r>
          </w:p>
        </w:tc>
        <w:tc>
          <w:tcPr>
            <w:tcW w:w="1520" w:type="dxa"/>
            <w:tcMar>
              <w:top w:w="58" w:type="dxa"/>
              <w:left w:w="100" w:type="dxa"/>
              <w:bottom w:w="58" w:type="dxa"/>
              <w:right w:w="100" w:type="dxa"/>
            </w:tcMar>
          </w:tcPr>
          <w:p w:rsidR="0038698C" w:rsidRDefault="0038698C" w:rsidP="00E22E4E">
            <w:pPr>
              <w:spacing w:line="240" w:lineRule="auto"/>
              <w:ind w:firstLine="0"/>
            </w:pPr>
            <w:r>
              <w:t>0.16</w:t>
            </w:r>
          </w:p>
        </w:tc>
        <w:tc>
          <w:tcPr>
            <w:tcW w:w="1520" w:type="dxa"/>
            <w:tcMar>
              <w:top w:w="58" w:type="dxa"/>
              <w:left w:w="100" w:type="dxa"/>
              <w:bottom w:w="58" w:type="dxa"/>
              <w:right w:w="100" w:type="dxa"/>
            </w:tcMar>
          </w:tcPr>
          <w:p w:rsidR="0038698C" w:rsidRDefault="0038698C" w:rsidP="00E22E4E">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cucumber</w:t>
            </w:r>
          </w:p>
        </w:tc>
        <w:tc>
          <w:tcPr>
            <w:tcW w:w="1520" w:type="dxa"/>
            <w:tcMar>
              <w:top w:w="58" w:type="dxa"/>
              <w:left w:w="100" w:type="dxa"/>
              <w:bottom w:w="58" w:type="dxa"/>
              <w:right w:w="100" w:type="dxa"/>
            </w:tcMar>
          </w:tcPr>
          <w:p w:rsidR="0038698C" w:rsidRDefault="0038698C" w:rsidP="00E22E4E">
            <w:pPr>
              <w:spacing w:line="240" w:lineRule="auto"/>
              <w:ind w:firstLine="0"/>
            </w:pPr>
            <w:r>
              <w:t>0.11</w:t>
            </w:r>
          </w:p>
        </w:tc>
        <w:tc>
          <w:tcPr>
            <w:tcW w:w="1520" w:type="dxa"/>
            <w:tcMar>
              <w:top w:w="58" w:type="dxa"/>
              <w:left w:w="100" w:type="dxa"/>
              <w:bottom w:w="58" w:type="dxa"/>
              <w:right w:w="100" w:type="dxa"/>
            </w:tcMar>
          </w:tcPr>
          <w:p w:rsidR="0038698C" w:rsidRDefault="0038698C" w:rsidP="00E22E4E">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E22E4E">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E22E4E">
            <w:pPr>
              <w:spacing w:line="240" w:lineRule="auto"/>
              <w:ind w:hanging="10"/>
            </w:pPr>
            <w:r>
              <w:t>blood star</w:t>
            </w:r>
          </w:p>
        </w:tc>
        <w:tc>
          <w:tcPr>
            <w:tcW w:w="1520" w:type="dxa"/>
            <w:tcMar>
              <w:top w:w="58" w:type="dxa"/>
              <w:left w:w="100" w:type="dxa"/>
              <w:bottom w:w="58" w:type="dxa"/>
              <w:right w:w="100" w:type="dxa"/>
            </w:tcMar>
          </w:tcPr>
          <w:p w:rsidR="0038698C" w:rsidRDefault="0038698C" w:rsidP="00E22E4E">
            <w:pPr>
              <w:spacing w:line="240" w:lineRule="auto"/>
              <w:ind w:firstLine="0"/>
            </w:pPr>
            <w:r>
              <w:t>0.10</w:t>
            </w:r>
          </w:p>
        </w:tc>
        <w:tc>
          <w:tcPr>
            <w:tcW w:w="1520" w:type="dxa"/>
            <w:tcMar>
              <w:top w:w="58" w:type="dxa"/>
              <w:left w:w="100" w:type="dxa"/>
              <w:bottom w:w="58" w:type="dxa"/>
              <w:right w:w="100" w:type="dxa"/>
            </w:tcMar>
          </w:tcPr>
          <w:p w:rsidR="0038698C" w:rsidRDefault="0038698C" w:rsidP="00E22E4E">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tunicate</w:t>
            </w:r>
          </w:p>
        </w:tc>
        <w:tc>
          <w:tcPr>
            <w:tcW w:w="1520" w:type="dxa"/>
            <w:tcMar>
              <w:top w:w="58" w:type="dxa"/>
              <w:left w:w="100" w:type="dxa"/>
              <w:bottom w:w="58" w:type="dxa"/>
              <w:right w:w="100" w:type="dxa"/>
            </w:tcMar>
          </w:tcPr>
          <w:p w:rsidR="0038698C" w:rsidRDefault="0038698C" w:rsidP="00E22E4E">
            <w:pPr>
              <w:spacing w:line="240" w:lineRule="auto"/>
              <w:ind w:firstLine="0"/>
            </w:pPr>
            <w:r>
              <w:t>0.09</w:t>
            </w:r>
          </w:p>
        </w:tc>
        <w:tc>
          <w:tcPr>
            <w:tcW w:w="1520" w:type="dxa"/>
            <w:tcMar>
              <w:top w:w="58" w:type="dxa"/>
              <w:left w:w="100" w:type="dxa"/>
              <w:bottom w:w="58" w:type="dxa"/>
              <w:right w:w="100" w:type="dxa"/>
            </w:tcMar>
          </w:tcPr>
          <w:p w:rsidR="0038698C" w:rsidRDefault="0038698C" w:rsidP="00E22E4E">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green urchin</w:t>
            </w:r>
          </w:p>
        </w:tc>
        <w:tc>
          <w:tcPr>
            <w:tcW w:w="1520" w:type="dxa"/>
            <w:tcMar>
              <w:top w:w="58" w:type="dxa"/>
              <w:left w:w="100" w:type="dxa"/>
              <w:bottom w:w="58" w:type="dxa"/>
              <w:right w:w="100" w:type="dxa"/>
            </w:tcMar>
          </w:tcPr>
          <w:p w:rsidR="0038698C" w:rsidRDefault="0038698C" w:rsidP="00E22E4E">
            <w:pPr>
              <w:spacing w:line="240" w:lineRule="auto"/>
              <w:ind w:firstLine="0"/>
            </w:pPr>
            <w:r>
              <w:t>0.06</w:t>
            </w:r>
          </w:p>
        </w:tc>
        <w:tc>
          <w:tcPr>
            <w:tcW w:w="1520" w:type="dxa"/>
            <w:tcMar>
              <w:top w:w="58" w:type="dxa"/>
              <w:left w:w="100" w:type="dxa"/>
              <w:bottom w:w="58" w:type="dxa"/>
              <w:right w:w="100" w:type="dxa"/>
            </w:tcMar>
          </w:tcPr>
          <w:p w:rsidR="0038698C" w:rsidRDefault="0038698C" w:rsidP="00E22E4E">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leather star</w:t>
            </w:r>
          </w:p>
        </w:tc>
        <w:tc>
          <w:tcPr>
            <w:tcW w:w="1520" w:type="dxa"/>
            <w:tcMar>
              <w:top w:w="58" w:type="dxa"/>
              <w:left w:w="100" w:type="dxa"/>
              <w:bottom w:w="58" w:type="dxa"/>
              <w:right w:w="100" w:type="dxa"/>
            </w:tcMar>
          </w:tcPr>
          <w:p w:rsidR="0038698C" w:rsidRDefault="0038698C" w:rsidP="00E22E4E">
            <w:pPr>
              <w:spacing w:line="240" w:lineRule="auto"/>
              <w:ind w:firstLine="0"/>
            </w:pPr>
            <w:r>
              <w:t>0.06</w:t>
            </w:r>
          </w:p>
        </w:tc>
        <w:tc>
          <w:tcPr>
            <w:tcW w:w="1520" w:type="dxa"/>
            <w:tcMar>
              <w:top w:w="58" w:type="dxa"/>
              <w:left w:w="100" w:type="dxa"/>
              <w:bottom w:w="58" w:type="dxa"/>
              <w:right w:w="100" w:type="dxa"/>
            </w:tcMar>
          </w:tcPr>
          <w:p w:rsidR="0038698C" w:rsidRDefault="0038698C" w:rsidP="00E22E4E">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0.05</w:t>
            </w:r>
          </w:p>
        </w:tc>
        <w:tc>
          <w:tcPr>
            <w:tcW w:w="1520" w:type="dxa"/>
            <w:tcMar>
              <w:top w:w="58" w:type="dxa"/>
              <w:left w:w="100" w:type="dxa"/>
              <w:bottom w:w="58" w:type="dxa"/>
              <w:right w:w="100" w:type="dxa"/>
            </w:tcMar>
          </w:tcPr>
          <w:p w:rsidR="0038698C" w:rsidRDefault="0038698C" w:rsidP="00E22E4E">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bivalve</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c>
          <w:tcPr>
            <w:tcW w:w="1520" w:type="dxa"/>
            <w:tcMar>
              <w:top w:w="58" w:type="dxa"/>
              <w:left w:w="100" w:type="dxa"/>
              <w:bottom w:w="58" w:type="dxa"/>
              <w:right w:w="100" w:type="dxa"/>
            </w:tcMar>
          </w:tcPr>
          <w:p w:rsidR="0038698C" w:rsidRDefault="0038698C" w:rsidP="00E22E4E">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c>
          <w:tcPr>
            <w:tcW w:w="1520" w:type="dxa"/>
            <w:tcMar>
              <w:top w:w="58" w:type="dxa"/>
              <w:left w:w="100" w:type="dxa"/>
              <w:bottom w:w="58" w:type="dxa"/>
              <w:right w:w="100" w:type="dxa"/>
            </w:tcMar>
          </w:tcPr>
          <w:p w:rsidR="0038698C" w:rsidRDefault="0038698C" w:rsidP="00E22E4E">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E22E4E">
            <w:pPr>
              <w:spacing w:line="240" w:lineRule="auto"/>
              <w:ind w:hanging="10"/>
            </w:pPr>
            <w:r>
              <w:t>brood star</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c>
          <w:tcPr>
            <w:tcW w:w="1520" w:type="dxa"/>
            <w:tcMar>
              <w:top w:w="58" w:type="dxa"/>
              <w:left w:w="100" w:type="dxa"/>
              <w:bottom w:w="58" w:type="dxa"/>
              <w:right w:w="100" w:type="dxa"/>
            </w:tcMar>
          </w:tcPr>
          <w:p w:rsidR="0038698C" w:rsidRDefault="0038698C" w:rsidP="00E22E4E">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c>
          <w:tcPr>
            <w:tcW w:w="1520" w:type="dxa"/>
            <w:tcMar>
              <w:top w:w="58" w:type="dxa"/>
              <w:left w:w="100" w:type="dxa"/>
              <w:bottom w:w="58" w:type="dxa"/>
              <w:right w:w="100" w:type="dxa"/>
            </w:tcMar>
          </w:tcPr>
          <w:p w:rsidR="0038698C" w:rsidRDefault="0038698C" w:rsidP="00E22E4E">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E22E4E">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c>
          <w:tcPr>
            <w:tcW w:w="1520" w:type="dxa"/>
            <w:tcMar>
              <w:top w:w="58" w:type="dxa"/>
              <w:left w:w="100" w:type="dxa"/>
              <w:bottom w:w="58" w:type="dxa"/>
              <w:right w:w="100" w:type="dxa"/>
            </w:tcMar>
          </w:tcPr>
          <w:p w:rsidR="0038698C" w:rsidRDefault="0038698C" w:rsidP="00E22E4E">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cucumber</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E22E4E">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E22E4E">
            <w:pPr>
              <w:spacing w:line="240" w:lineRule="auto"/>
              <w:ind w:hanging="10"/>
            </w:pPr>
            <w:r>
              <w:t>chiton</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medium star</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large star</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large star</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chiton</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pPr>
            <w:r>
              <w:t>sea star recruits</w:t>
            </w:r>
          </w:p>
        </w:tc>
        <w:tc>
          <w:tcPr>
            <w:tcW w:w="2235" w:type="dxa"/>
            <w:tcMar>
              <w:top w:w="58" w:type="dxa"/>
              <w:left w:w="100" w:type="dxa"/>
              <w:bottom w:w="58" w:type="dxa"/>
              <w:right w:w="100" w:type="dxa"/>
            </w:tcMar>
          </w:tcPr>
          <w:p w:rsidR="0038698C" w:rsidRDefault="0038698C" w:rsidP="00E22E4E">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E22E4E">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E22E4E">
            <w:pPr>
              <w:spacing w:line="240" w:lineRule="auto"/>
              <w:ind w:hanging="10"/>
            </w:pPr>
            <w:r>
              <w:t>sponge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cucumber</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kelp crab</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mussel</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kelp crab</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E22E4E">
            <w:pPr>
              <w:spacing w:line="240" w:lineRule="auto"/>
              <w:ind w:hanging="10"/>
            </w:pPr>
            <w:r>
              <w:t>bivalve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large star</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medium star</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E22E4E">
            <w:pPr>
              <w:spacing w:line="240" w:lineRule="auto"/>
              <w:ind w:hanging="10"/>
            </w:pPr>
            <w:r>
              <w:t>Pycnopodia</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E22E4E">
            <w:pPr>
              <w:spacing w:line="240" w:lineRule="auto"/>
              <w:ind w:hanging="10"/>
            </w:pPr>
            <w:r>
              <w:t>bivalve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E22E4E">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E22E4E">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E22E4E">
            <w:pPr>
              <w:spacing w:line="240" w:lineRule="auto"/>
              <w:ind w:firstLine="0"/>
            </w:pPr>
            <w:r>
              <w:t>0.00</w:t>
            </w:r>
          </w:p>
        </w:tc>
      </w:tr>
    </w:tbl>
    <w:p w:rsidR="0038698C" w:rsidRDefault="0038698C" w:rsidP="0038698C">
      <w:pPr>
        <w:pStyle w:val="Heading5"/>
      </w:pPr>
      <w:bookmarkStart w:id="170" w:name="_jevyb6ayauur" w:colFirst="0" w:colLast="0"/>
      <w:bookmarkEnd w:id="170"/>
      <w:r>
        <w:br w:type="page"/>
      </w:r>
    </w:p>
    <w:p w:rsidR="0038698C" w:rsidRDefault="0038698C" w:rsidP="0038698C">
      <w:pPr>
        <w:pStyle w:val="Heading5"/>
      </w:pPr>
      <w:bookmarkStart w:id="171" w:name="_hbmkrdb4vkpx" w:colFirst="0" w:colLast="0"/>
      <w:bookmarkEnd w:id="171"/>
      <w:r>
        <w:lastRenderedPageBreak/>
        <w:t xml:space="preserve">Table </w:t>
      </w:r>
      <w:del w:id="172" w:author="Nick.Tolimieri" w:date="2022-09-02T10:14:00Z">
        <w:r w:rsidDel="00B14AC6">
          <w:delText>S4</w:delText>
        </w:r>
      </w:del>
      <w:ins w:id="173" w:author="Nick.Tolimieri" w:date="2022-09-02T10:14:00Z">
        <w:r w:rsidR="00B14AC6">
          <w:t>S</w:t>
        </w:r>
      </w:ins>
      <w:ins w:id="174" w:author="Nick.Tolimieri"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5" w:name="_q6022ym9txhx" w:colFirst="0" w:colLast="0"/>
      <w:bookmarkEnd w:id="175"/>
    </w:p>
    <w:p w:rsidR="0038698C" w:rsidRDefault="0038698C" w:rsidP="0038698C">
      <w:bookmarkStart w:id="176" w:name="_c1i22ejfw50x" w:colFirst="0" w:colLast="0"/>
      <w:bookmarkEnd w:id="176"/>
    </w:p>
    <w:p w:rsidR="0038698C" w:rsidRDefault="0038698C" w:rsidP="0038698C"/>
    <w:p w:rsidR="0038698C" w:rsidRDefault="0038698C" w:rsidP="0038698C">
      <w:pPr>
        <w:pStyle w:val="Heading5"/>
        <w:ind w:right="900"/>
      </w:pPr>
      <w:r>
        <w:t xml:space="preserve">Table </w:t>
      </w:r>
      <w:del w:id="177" w:author="Nick.Tolimieri" w:date="2022-09-02T10:15:00Z">
        <w:r w:rsidDel="00B14AC6">
          <w:delText>S5</w:delText>
        </w:r>
      </w:del>
      <w:ins w:id="178" w:author="Nick.Tolimieri" w:date="2022-09-02T10:15:00Z">
        <w:r w:rsidR="00B14AC6">
          <w:t>S</w:t>
        </w:r>
      </w:ins>
      <w:ins w:id="179" w:author="Nick.Tolimieri"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E22E4E">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Total</w:t>
            </w:r>
          </w:p>
        </w:tc>
      </w:tr>
      <w:tr w:rsidR="0038698C" w:rsidTr="00E22E4E">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E22E4E">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E22E4E">
            <w:pPr>
              <w:spacing w:line="240" w:lineRule="auto"/>
              <w:ind w:firstLine="0"/>
            </w:pPr>
            <w:r>
              <w:t>3544</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E22E4E">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E22E4E">
            <w:pPr>
              <w:spacing w:line="240" w:lineRule="auto"/>
              <w:ind w:firstLine="0"/>
            </w:pPr>
            <w:r>
              <w:t>199</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E22E4E">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E22E4E">
            <w:pPr>
              <w:spacing w:line="240" w:lineRule="auto"/>
              <w:ind w:firstLine="0"/>
            </w:pPr>
            <w:r>
              <w:t>141</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E22E4E">
            <w:pPr>
              <w:spacing w:line="240" w:lineRule="auto"/>
              <w:ind w:firstLine="0"/>
            </w:pPr>
            <w:r>
              <w:t>canary rockfish</w:t>
            </w:r>
          </w:p>
        </w:tc>
        <w:tc>
          <w:tcPr>
            <w:tcW w:w="870" w:type="dxa"/>
            <w:tcMar>
              <w:top w:w="100" w:type="dxa"/>
              <w:left w:w="100" w:type="dxa"/>
              <w:bottom w:w="100" w:type="dxa"/>
              <w:right w:w="100" w:type="dxa"/>
            </w:tcMar>
          </w:tcPr>
          <w:p w:rsidR="0038698C" w:rsidRDefault="0038698C" w:rsidP="00E22E4E">
            <w:pPr>
              <w:spacing w:line="240" w:lineRule="auto"/>
              <w:ind w:firstLine="0"/>
            </w:pPr>
            <w:r>
              <w:t>103</w:t>
            </w:r>
          </w:p>
        </w:tc>
      </w:tr>
      <w:tr w:rsidR="0038698C" w:rsidTr="00E22E4E">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36</w:t>
            </w:r>
          </w:p>
        </w:tc>
      </w:tr>
      <w:tr w:rsidR="0038698C" w:rsidTr="00E22E4E">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E22E4E">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E22E4E">
            <w:pPr>
              <w:spacing w:line="240" w:lineRule="auto"/>
              <w:ind w:firstLine="0"/>
            </w:pPr>
          </w:p>
        </w:tc>
      </w:tr>
      <w:tr w:rsidR="0038698C" w:rsidTr="00E22E4E">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
        </w:tc>
        <w:tc>
          <w:tcPr>
            <w:tcW w:w="3180" w:type="dxa"/>
            <w:tcMar>
              <w:top w:w="100" w:type="dxa"/>
              <w:left w:w="100" w:type="dxa"/>
              <w:bottom w:w="100" w:type="dxa"/>
              <w:right w:w="100" w:type="dxa"/>
            </w:tcMar>
          </w:tcPr>
          <w:p w:rsidR="0038698C" w:rsidRDefault="0038698C" w:rsidP="00E22E4E">
            <w:pPr>
              <w:spacing w:line="240" w:lineRule="auto"/>
              <w:ind w:firstLine="0"/>
            </w:pPr>
          </w:p>
        </w:tc>
        <w:tc>
          <w:tcPr>
            <w:tcW w:w="870" w:type="dxa"/>
            <w:tcMar>
              <w:top w:w="100" w:type="dxa"/>
              <w:left w:w="100" w:type="dxa"/>
              <w:bottom w:w="100" w:type="dxa"/>
              <w:right w:w="100" w:type="dxa"/>
            </w:tcMar>
          </w:tcPr>
          <w:p w:rsidR="0038698C" w:rsidRDefault="0038698C" w:rsidP="00E22E4E">
            <w:pPr>
              <w:spacing w:line="240" w:lineRule="auto"/>
              <w:ind w:firstLine="0"/>
            </w:pPr>
          </w:p>
        </w:tc>
      </w:tr>
    </w:tbl>
    <w:p w:rsidR="0038698C" w:rsidRDefault="0038698C" w:rsidP="0038698C">
      <w:pPr>
        <w:pStyle w:val="Heading2"/>
        <w:rPr>
          <w:ins w:id="180" w:author="Nick.Tolimieri" w:date="2022-09-02T10:21:00Z"/>
        </w:rPr>
      </w:pPr>
      <w:bookmarkStart w:id="181" w:name="_ki29orrn0w1t" w:colFirst="0" w:colLast="0"/>
      <w:bookmarkEnd w:id="181"/>
      <w:r>
        <w:br w:type="page"/>
      </w:r>
    </w:p>
    <w:p w:rsidR="00277D38" w:rsidRDefault="00277D38">
      <w:pPr>
        <w:rPr>
          <w:ins w:id="182" w:author="Nick.Tolimieri" w:date="2022-09-02T10:21:00Z"/>
        </w:rPr>
        <w:pPrChange w:id="183" w:author="Nick.Tolimieri" w:date="2022-09-02T10:21:00Z">
          <w:pPr>
            <w:pStyle w:val="Heading2"/>
          </w:pPr>
        </w:pPrChange>
      </w:pPr>
      <w:ins w:id="184" w:author="Nick.Tolimieri" w:date="2022-09-02T10:21:00Z">
        <w:r>
          <w:lastRenderedPageBreak/>
          <w:t xml:space="preserve">Table S6. </w:t>
        </w:r>
      </w:ins>
      <w:proofErr w:type="spellStart"/>
      <w:ins w:id="185" w:author="Nick.Tolimieri" w:date="2022-09-02T10:28:00Z">
        <w:r>
          <w:t>PlaceHolder</w:t>
        </w:r>
        <w:proofErr w:type="spellEnd"/>
        <w:r>
          <w:t xml:space="preserve">.  </w:t>
        </w:r>
      </w:ins>
    </w:p>
    <w:bookmarkStart w:id="186" w:name="_GoBack"/>
    <w:bookmarkEnd w:id="186"/>
    <w:p w:rsidR="00B7111A" w:rsidRDefault="00B7111A" w:rsidP="00277D38">
      <w:pPr>
        <w:rPr>
          <w:rFonts w:asciiTheme="minorHAnsi" w:eastAsiaTheme="minorHAnsi" w:hAnsiTheme="minorHAnsi" w:cstheme="minorBidi"/>
          <w:sz w:val="22"/>
          <w:szCs w:val="22"/>
          <w:lang w:val="en-US"/>
        </w:rPr>
      </w:pPr>
      <w:ins w:id="187" w:author="Nick.Tolimieri" w:date="2022-09-02T11:51:00Z">
        <w:r>
          <w:fldChar w:fldCharType="begin"/>
        </w:r>
        <w:r>
          <w:instrText xml:space="preserve"> LINK Excel.SheetBinaryMacroEnabled.12 "C:\\Users\\nick.tolimieri\\Documents\\GitHub\\OCNMS\\Flagstone paper\\Plots\\Table_MHW_Intensity.csv" "Table_MHW_Intensity!R1C1:R55C10" \a \f 5 \h </w:instrText>
        </w:r>
      </w:ins>
      <w:r>
        <w:instrText xml:space="preserve"> \* MERGEFORMAT </w:instrText>
      </w:r>
      <w:ins w:id="188" w:author="Nick.Tolimieri" w:date="2022-09-02T11:51:00Z">
        <w:r>
          <w:fldChar w:fldCharType="separate"/>
        </w:r>
      </w:ins>
    </w:p>
    <w:p w:rsidR="00277D38" w:rsidRDefault="00B7111A" w:rsidP="00277D38">
      <w:pPr>
        <w:rPr>
          <w:ins w:id="189" w:author="Nick.Tolimieri" w:date="2022-09-02T10:21:00Z"/>
        </w:rPr>
      </w:pPr>
      <w:ins w:id="190" w:author="Nick.Tolimieri" w:date="2022-09-02T11:51:00Z">
        <w:r>
          <w:fldChar w:fldCharType="end"/>
        </w:r>
      </w:ins>
      <w:ins w:id="191" w:author="Nick.Tolimieri" w:date="2022-09-02T10:21:00Z">
        <w:r w:rsidR="00277D38">
          <w:br w:type="page"/>
        </w:r>
      </w:ins>
    </w:p>
    <w:p w:rsidR="00277D38" w:rsidRPr="00277D38" w:rsidRDefault="00277D38">
      <w:pPr>
        <w:rPr>
          <w:rPrChange w:id="192" w:author="Nick.Tolimieri" w:date="2022-09-02T10:21:00Z">
            <w:rPr/>
          </w:rPrChange>
        </w:rPr>
        <w:pPrChange w:id="193" w:author="Nick.Tolimieri" w:date="2022-09-02T10:21:00Z">
          <w:pPr>
            <w:pStyle w:val="Heading2"/>
          </w:pPr>
        </w:pPrChange>
      </w:pPr>
    </w:p>
    <w:p w:rsidR="0038698C" w:rsidRDefault="0038698C" w:rsidP="0038698C">
      <w:pPr>
        <w:pStyle w:val="Heading5"/>
        <w:ind w:right="810"/>
      </w:pPr>
      <w:bookmarkStart w:id="194" w:name="_4nmytzjag5o2" w:colFirst="0" w:colLast="0"/>
      <w:bookmarkEnd w:id="194"/>
      <w:r>
        <w:t xml:space="preserve">Table </w:t>
      </w:r>
      <w:del w:id="195" w:author="Nick.Tolimieri" w:date="2022-09-02T10:15:00Z">
        <w:r w:rsidDel="00B14AC6">
          <w:delText>S6</w:delText>
        </w:r>
      </w:del>
      <w:ins w:id="196" w:author="Nick.Tolimieri"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Site</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0.007</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 x Site</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 X 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0.017</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Site X 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16</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0.002</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pPr>
            <w:r>
              <w:t xml:space="preserve"> </w:t>
            </w:r>
          </w:p>
        </w:tc>
      </w:tr>
    </w:tbl>
    <w:p w:rsidR="0038698C" w:rsidRDefault="0038698C" w:rsidP="0038698C">
      <w:bookmarkStart w:id="197" w:name="_pgddbdrpqrf3" w:colFirst="0" w:colLast="0"/>
      <w:bookmarkEnd w:id="197"/>
    </w:p>
    <w:p w:rsidR="0038698C" w:rsidRDefault="0038698C" w:rsidP="0038698C">
      <w:pPr>
        <w:pStyle w:val="Heading5"/>
        <w:ind w:right="720"/>
      </w:pPr>
      <w:r>
        <w:t xml:space="preserve">Table </w:t>
      </w:r>
      <w:del w:id="198" w:author="Nick.Tolimieri" w:date="2022-09-02T10:15:00Z">
        <w:r w:rsidDel="00B14AC6">
          <w:delText>S7</w:delText>
        </w:r>
      </w:del>
      <w:ins w:id="199" w:author="Nick.Tolimieri"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E22E4E">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0.022</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200" w:name="_2scs6bp8gdub" w:colFirst="0" w:colLast="0"/>
      <w:bookmarkEnd w:id="200"/>
      <w:r>
        <w:br w:type="page"/>
      </w:r>
    </w:p>
    <w:p w:rsidR="0038698C" w:rsidRDefault="0038698C" w:rsidP="0038698C">
      <w:pPr>
        <w:pStyle w:val="Heading5"/>
        <w:ind w:right="900"/>
      </w:pPr>
      <w:bookmarkStart w:id="201" w:name="_pq9iyiy0gnbe" w:colFirst="0" w:colLast="0"/>
      <w:bookmarkEnd w:id="201"/>
      <w:r>
        <w:lastRenderedPageBreak/>
        <w:t xml:space="preserve">Table </w:t>
      </w:r>
      <w:del w:id="202" w:author="Nick.Tolimieri" w:date="2022-09-02T10:15:00Z">
        <w:r w:rsidDel="00B14AC6">
          <w:delText>S8</w:delText>
        </w:r>
      </w:del>
      <w:ins w:id="203" w:author="Nick.Tolimieri"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0.018</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204" w:author="Nick.Tolimieri" w:date="2022-09-02T10:09:00Z"/>
        </w:rPr>
      </w:pPr>
      <w:bookmarkStart w:id="205" w:name="_7mx6lcdim2sk" w:colFirst="0" w:colLast="0"/>
      <w:bookmarkEnd w:id="205"/>
    </w:p>
    <w:p w:rsidR="003F5DC5" w:rsidRDefault="003F5DC5" w:rsidP="0038698C"/>
    <w:p w:rsidR="0038698C" w:rsidDel="003F5DC5" w:rsidRDefault="0038698C" w:rsidP="0038698C">
      <w:pPr>
        <w:pStyle w:val="Heading5"/>
        <w:ind w:right="900"/>
        <w:rPr>
          <w:del w:id="206" w:author="Nick.Tolimieri" w:date="2022-09-02T10:09:00Z"/>
        </w:rPr>
      </w:pPr>
      <w:bookmarkStart w:id="207" w:name="_q9i8fb532wt5" w:colFirst="0" w:colLast="0"/>
      <w:bookmarkEnd w:id="207"/>
      <w:r>
        <w:t xml:space="preserve">Table </w:t>
      </w:r>
      <w:del w:id="208" w:author="Nick.Tolimieri" w:date="2022-09-02T10:15:00Z">
        <w:r w:rsidDel="00B14AC6">
          <w:delText>S9</w:delText>
        </w:r>
      </w:del>
      <w:ins w:id="209" w:author="Nick.Tolimieri" w:date="2022-09-02T10:15:00Z">
        <w:r w:rsidR="00B14AC6">
          <w:t>S10</w:t>
        </w:r>
      </w:ins>
      <w:r>
        <w:t xml:space="preserve">.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rsidR="0038698C" w:rsidRDefault="0038698C">
      <w:pPr>
        <w:pStyle w:val="Heading5"/>
        <w:ind w:right="900"/>
        <w:pPrChange w:id="210" w:author="Nick.Tolimieri" w:date="2022-09-02T10:09: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0.064</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0.254</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211" w:name="_qq89hmytn47d" w:colFirst="0" w:colLast="0"/>
      <w:bookmarkEnd w:id="211"/>
      <w:r>
        <w:t xml:space="preserve">Table </w:t>
      </w:r>
      <w:del w:id="212" w:author="Nick.Tolimieri" w:date="2022-09-02T10:15:00Z">
        <w:r w:rsidDel="00B14AC6">
          <w:delText>S10</w:delText>
        </w:r>
      </w:del>
      <w:ins w:id="213" w:author="Nick.Tolimieri" w:date="2022-09-02T10:15:00Z">
        <w:r w:rsidR="00B14AC6">
          <w:t>S11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E22E4E">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E22E4E">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E22E4E">
        <w:trPr>
          <w:trHeight w:val="300"/>
        </w:trPr>
        <w:tc>
          <w:tcPr>
            <w:tcW w:w="927"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E22E4E">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214" w:name="_huqsuo4qvcle" w:colFirst="0" w:colLast="0"/>
      <w:bookmarkEnd w:id="214"/>
      <w:r>
        <w:br w:type="page"/>
      </w:r>
      <w:r>
        <w:lastRenderedPageBreak/>
        <w:t xml:space="preserve">Table </w:t>
      </w:r>
      <w:del w:id="215" w:author="Nick.Tolimieri" w:date="2022-09-02T10:15:00Z">
        <w:r w:rsidDel="00B14AC6">
          <w:delText>S11</w:delText>
        </w:r>
      </w:del>
      <w:ins w:id="216" w:author="Nick.Tolimieri" w:date="2022-09-02T10:15:00Z">
        <w:r w:rsidR="00B14AC6">
          <w:t>S12</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5.33</w:t>
            </w:r>
          </w:p>
        </w:tc>
        <w:tc>
          <w:tcPr>
            <w:tcW w:w="990" w:type="dxa"/>
            <w:tcBorders>
              <w:top w:val="single" w:sz="4" w:space="0" w:color="auto"/>
            </w:tcBorders>
          </w:tcPr>
          <w:p w:rsidR="0038698C" w:rsidRDefault="0038698C" w:rsidP="00E22E4E">
            <w:pPr>
              <w:ind w:firstLine="0"/>
              <w:jc w:val="center"/>
            </w:pPr>
            <w:r>
              <w:t>2.31</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Pr>
          <w:p w:rsidR="0038698C" w:rsidRDefault="0038698C" w:rsidP="00E22E4E">
            <w:pPr>
              <w:ind w:firstLine="0"/>
            </w:pPr>
            <w:r>
              <w:t>Site</w:t>
            </w:r>
          </w:p>
        </w:tc>
        <w:tc>
          <w:tcPr>
            <w:tcW w:w="1260" w:type="dxa"/>
          </w:tcPr>
          <w:p w:rsidR="0038698C" w:rsidRDefault="0038698C" w:rsidP="00E22E4E">
            <w:pPr>
              <w:ind w:firstLine="0"/>
              <w:jc w:val="center"/>
            </w:pPr>
            <w:r>
              <w:t>3.25</w:t>
            </w:r>
          </w:p>
        </w:tc>
        <w:tc>
          <w:tcPr>
            <w:tcW w:w="990" w:type="dxa"/>
          </w:tcPr>
          <w:p w:rsidR="0038698C" w:rsidRDefault="0038698C" w:rsidP="00E22E4E">
            <w:pPr>
              <w:ind w:firstLine="0"/>
              <w:jc w:val="center"/>
            </w:pPr>
            <w:r>
              <w:t>1.80</w:t>
            </w:r>
          </w:p>
        </w:tc>
        <w:tc>
          <w:tcPr>
            <w:tcW w:w="1080" w:type="dxa"/>
          </w:tcPr>
          <w:p w:rsidR="0038698C" w:rsidRDefault="0038698C" w:rsidP="00E22E4E">
            <w:pPr>
              <w:ind w:firstLine="0"/>
            </w:pPr>
          </w:p>
        </w:tc>
        <w:tc>
          <w:tcPr>
            <w:tcW w:w="990" w:type="dxa"/>
          </w:tcPr>
          <w:p w:rsidR="0038698C" w:rsidRDefault="0038698C" w:rsidP="00E22E4E">
            <w:pPr>
              <w:ind w:firstLine="0"/>
            </w:pPr>
          </w:p>
        </w:tc>
      </w:tr>
      <w:tr w:rsidR="0038698C" w:rsidDel="00300B3A" w:rsidTr="00E22E4E">
        <w:trPr>
          <w:del w:id="217" w:author="Nick.Tolimieri" w:date="2022-09-02T10:10:00Z"/>
        </w:trPr>
        <w:tc>
          <w:tcPr>
            <w:tcW w:w="2335" w:type="dxa"/>
            <w:tcBorders>
              <w:bottom w:val="single" w:sz="4" w:space="0" w:color="auto"/>
            </w:tcBorders>
          </w:tcPr>
          <w:p w:rsidR="0038698C" w:rsidDel="00300B3A" w:rsidRDefault="0038698C" w:rsidP="00E22E4E">
            <w:pPr>
              <w:ind w:firstLine="0"/>
              <w:rPr>
                <w:del w:id="218" w:author="Nick.Tolimieri" w:date="2022-09-02T10:10:00Z"/>
              </w:rPr>
            </w:pPr>
          </w:p>
        </w:tc>
        <w:tc>
          <w:tcPr>
            <w:tcW w:w="1260" w:type="dxa"/>
            <w:tcBorders>
              <w:bottom w:val="single" w:sz="4" w:space="0" w:color="auto"/>
            </w:tcBorders>
          </w:tcPr>
          <w:p w:rsidR="0038698C" w:rsidDel="00300B3A" w:rsidRDefault="0038698C" w:rsidP="00E22E4E">
            <w:pPr>
              <w:ind w:firstLine="0"/>
              <w:rPr>
                <w:del w:id="219" w:author="Nick.Tolimieri" w:date="2022-09-02T10:10:00Z"/>
              </w:rPr>
            </w:pPr>
          </w:p>
        </w:tc>
        <w:tc>
          <w:tcPr>
            <w:tcW w:w="990" w:type="dxa"/>
            <w:tcBorders>
              <w:bottom w:val="single" w:sz="4" w:space="0" w:color="auto"/>
            </w:tcBorders>
          </w:tcPr>
          <w:p w:rsidR="0038698C" w:rsidDel="00300B3A" w:rsidRDefault="0038698C" w:rsidP="00E22E4E">
            <w:pPr>
              <w:ind w:firstLine="0"/>
              <w:rPr>
                <w:del w:id="220" w:author="Nick.Tolimieri" w:date="2022-09-02T10:10:00Z"/>
              </w:rPr>
            </w:pPr>
          </w:p>
        </w:tc>
        <w:tc>
          <w:tcPr>
            <w:tcW w:w="1080" w:type="dxa"/>
            <w:tcBorders>
              <w:bottom w:val="single" w:sz="4" w:space="0" w:color="auto"/>
            </w:tcBorders>
          </w:tcPr>
          <w:p w:rsidR="0038698C" w:rsidDel="00300B3A" w:rsidRDefault="0038698C" w:rsidP="00E22E4E">
            <w:pPr>
              <w:ind w:firstLine="0"/>
              <w:rPr>
                <w:del w:id="221" w:author="Nick.Tolimieri" w:date="2022-09-02T10:10:00Z"/>
              </w:rPr>
            </w:pPr>
          </w:p>
        </w:tc>
        <w:tc>
          <w:tcPr>
            <w:tcW w:w="990" w:type="dxa"/>
            <w:tcBorders>
              <w:bottom w:val="single" w:sz="4" w:space="0" w:color="auto"/>
            </w:tcBorders>
          </w:tcPr>
          <w:p w:rsidR="0038698C" w:rsidDel="00300B3A" w:rsidRDefault="0038698C" w:rsidP="00E22E4E">
            <w:pPr>
              <w:ind w:firstLine="0"/>
              <w:rPr>
                <w:del w:id="222" w:author="Nick.Tolimieri" w:date="2022-09-02T10:10:00Z"/>
              </w:rPr>
            </w:pPr>
          </w:p>
        </w:tc>
      </w:tr>
      <w:tr w:rsidR="0038698C" w:rsidTr="00E22E4E">
        <w:tc>
          <w:tcPr>
            <w:tcW w:w="2335" w:type="dxa"/>
            <w:tcBorders>
              <w:top w:val="single" w:sz="4" w:space="0" w:color="auto"/>
              <w:bottom w:val="single" w:sz="4" w:space="0" w:color="auto"/>
            </w:tcBorders>
          </w:tcPr>
          <w:p w:rsidR="0038698C" w:rsidRDefault="0038698C" w:rsidP="00E22E4E">
            <w:pPr>
              <w:ind w:firstLine="0"/>
            </w:pPr>
            <w:r>
              <w:t>Fixed effect</w:t>
            </w:r>
          </w:p>
        </w:tc>
        <w:tc>
          <w:tcPr>
            <w:tcW w:w="1260" w:type="dxa"/>
            <w:tcBorders>
              <w:top w:val="single" w:sz="4" w:space="0" w:color="auto"/>
              <w:bottom w:val="single" w:sz="4" w:space="0" w:color="auto"/>
            </w:tcBorders>
          </w:tcPr>
          <w:p w:rsidR="0038698C" w:rsidRDefault="0038698C" w:rsidP="00E22E4E">
            <w:pPr>
              <w:ind w:firstLine="0"/>
            </w:pPr>
            <w:r>
              <w:t>Estimate</w:t>
            </w:r>
          </w:p>
        </w:tc>
        <w:tc>
          <w:tcPr>
            <w:tcW w:w="990" w:type="dxa"/>
            <w:tcBorders>
              <w:top w:val="single" w:sz="4" w:space="0" w:color="auto"/>
              <w:bottom w:val="single" w:sz="4" w:space="0" w:color="auto"/>
            </w:tcBorders>
          </w:tcPr>
          <w:p w:rsidR="0038698C" w:rsidRDefault="0038698C" w:rsidP="00E22E4E">
            <w:pPr>
              <w:ind w:firstLine="0"/>
            </w:pPr>
            <w:r>
              <w:t>SE</w:t>
            </w:r>
          </w:p>
        </w:tc>
        <w:tc>
          <w:tcPr>
            <w:tcW w:w="1080" w:type="dxa"/>
            <w:tcBorders>
              <w:top w:val="single" w:sz="4" w:space="0" w:color="auto"/>
              <w:bottom w:val="single" w:sz="4" w:space="0" w:color="auto"/>
            </w:tcBorders>
          </w:tcPr>
          <w:p w:rsidR="0038698C" w:rsidRDefault="0038698C" w:rsidP="00E22E4E">
            <w:pPr>
              <w:ind w:firstLine="0"/>
            </w:pPr>
            <w:r>
              <w:t>z-value</w:t>
            </w:r>
          </w:p>
        </w:tc>
        <w:tc>
          <w:tcPr>
            <w:tcW w:w="990" w:type="dxa"/>
            <w:tcBorders>
              <w:top w:val="single" w:sz="4" w:space="0" w:color="auto"/>
              <w:bottom w:val="single" w:sz="4" w:space="0" w:color="auto"/>
            </w:tcBorders>
          </w:tcPr>
          <w:p w:rsidR="0038698C" w:rsidRDefault="0038698C" w:rsidP="00E22E4E">
            <w:pPr>
              <w:ind w:firstLine="0"/>
              <w:jc w:val="center"/>
            </w:pPr>
            <w:r>
              <w:t>P</w:t>
            </w:r>
          </w:p>
        </w:tc>
      </w:tr>
      <w:tr w:rsidR="0038698C" w:rsidTr="00E22E4E">
        <w:tc>
          <w:tcPr>
            <w:tcW w:w="2335" w:type="dxa"/>
            <w:tcBorders>
              <w:top w:val="single" w:sz="4" w:space="0" w:color="auto"/>
            </w:tcBorders>
          </w:tcPr>
          <w:p w:rsidR="0038698C" w:rsidRDefault="0038698C" w:rsidP="00E22E4E">
            <w:pPr>
              <w:ind w:firstLine="0"/>
            </w:pPr>
            <w:r>
              <w:t>Intercept</w:t>
            </w:r>
          </w:p>
        </w:tc>
        <w:tc>
          <w:tcPr>
            <w:tcW w:w="1260" w:type="dxa"/>
            <w:tcBorders>
              <w:top w:val="single" w:sz="4" w:space="0" w:color="auto"/>
            </w:tcBorders>
          </w:tcPr>
          <w:p w:rsidR="0038698C" w:rsidRDefault="0038698C" w:rsidP="00E22E4E">
            <w:pPr>
              <w:ind w:firstLine="0"/>
              <w:jc w:val="right"/>
            </w:pPr>
            <w:r>
              <w:t>-0.274</w:t>
            </w:r>
          </w:p>
        </w:tc>
        <w:tc>
          <w:tcPr>
            <w:tcW w:w="990" w:type="dxa"/>
            <w:tcBorders>
              <w:top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E22E4E">
            <w:pPr>
              <w:ind w:firstLine="0"/>
              <w:jc w:val="right"/>
            </w:pPr>
            <w:r>
              <w:t>-0.189</w:t>
            </w:r>
          </w:p>
        </w:tc>
        <w:tc>
          <w:tcPr>
            <w:tcW w:w="990" w:type="dxa"/>
            <w:tcBorders>
              <w:top w:val="single" w:sz="4" w:space="0" w:color="auto"/>
            </w:tcBorders>
          </w:tcPr>
          <w:p w:rsidR="0038698C" w:rsidRDefault="0038698C" w:rsidP="00E22E4E">
            <w:pPr>
              <w:ind w:firstLine="0"/>
              <w:jc w:val="center"/>
            </w:pPr>
            <w:r>
              <w:t>0.850</w:t>
            </w:r>
          </w:p>
        </w:tc>
      </w:tr>
      <w:tr w:rsidR="0038698C" w:rsidTr="00E22E4E">
        <w:tc>
          <w:tcPr>
            <w:tcW w:w="2335" w:type="dxa"/>
            <w:tcBorders>
              <w:bottom w:val="single" w:sz="4" w:space="0" w:color="auto"/>
            </w:tcBorders>
          </w:tcPr>
          <w:p w:rsidR="0038698C" w:rsidRDefault="0038698C" w:rsidP="00E22E4E">
            <w:pPr>
              <w:ind w:firstLine="0"/>
            </w:pPr>
            <w:r>
              <w:t>Canopy kelp summed</w:t>
            </w:r>
          </w:p>
        </w:tc>
        <w:tc>
          <w:tcPr>
            <w:tcW w:w="1260" w:type="dxa"/>
            <w:tcBorders>
              <w:bottom w:val="single" w:sz="4" w:space="0" w:color="auto"/>
            </w:tcBorders>
          </w:tcPr>
          <w:p w:rsidR="0038698C" w:rsidRDefault="0038698C" w:rsidP="00E22E4E">
            <w:pPr>
              <w:ind w:firstLine="0"/>
              <w:jc w:val="right"/>
            </w:pPr>
            <w:r>
              <w:t>2.553</w:t>
            </w:r>
          </w:p>
        </w:tc>
        <w:tc>
          <w:tcPr>
            <w:tcW w:w="990" w:type="dxa"/>
            <w:tcBorders>
              <w:bottom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E22E4E">
            <w:pPr>
              <w:ind w:firstLine="0"/>
              <w:jc w:val="right"/>
            </w:pPr>
            <w:r>
              <w:t>2.531</w:t>
            </w:r>
          </w:p>
        </w:tc>
        <w:tc>
          <w:tcPr>
            <w:tcW w:w="990" w:type="dxa"/>
            <w:tcBorders>
              <w:bottom w:val="single" w:sz="4" w:space="0" w:color="auto"/>
            </w:tcBorders>
          </w:tcPr>
          <w:p w:rsidR="0038698C" w:rsidRDefault="0038698C" w:rsidP="00E22E4E">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5.31</w:t>
            </w:r>
          </w:p>
        </w:tc>
        <w:tc>
          <w:tcPr>
            <w:tcW w:w="990" w:type="dxa"/>
            <w:tcBorders>
              <w:top w:val="single" w:sz="4" w:space="0" w:color="auto"/>
            </w:tcBorders>
          </w:tcPr>
          <w:p w:rsidR="0038698C" w:rsidRDefault="0038698C" w:rsidP="00E22E4E">
            <w:pPr>
              <w:ind w:firstLine="0"/>
              <w:jc w:val="center"/>
            </w:pPr>
            <w:r>
              <w:t>2.30</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Pr>
          <w:p w:rsidR="0038698C" w:rsidRDefault="0038698C" w:rsidP="00E22E4E">
            <w:pPr>
              <w:ind w:firstLine="0"/>
            </w:pPr>
            <w:r>
              <w:t>Site</w:t>
            </w:r>
          </w:p>
        </w:tc>
        <w:tc>
          <w:tcPr>
            <w:tcW w:w="1260" w:type="dxa"/>
          </w:tcPr>
          <w:p w:rsidR="0038698C" w:rsidRDefault="0038698C" w:rsidP="00E22E4E">
            <w:pPr>
              <w:ind w:firstLine="0"/>
              <w:jc w:val="center"/>
            </w:pPr>
            <w:r>
              <w:t>3.28</w:t>
            </w:r>
          </w:p>
        </w:tc>
        <w:tc>
          <w:tcPr>
            <w:tcW w:w="990" w:type="dxa"/>
          </w:tcPr>
          <w:p w:rsidR="0038698C" w:rsidRDefault="0038698C" w:rsidP="00E22E4E">
            <w:pPr>
              <w:ind w:firstLine="0"/>
              <w:jc w:val="center"/>
            </w:pPr>
            <w:r>
              <w:t>1.81</w:t>
            </w:r>
          </w:p>
        </w:tc>
        <w:tc>
          <w:tcPr>
            <w:tcW w:w="1080" w:type="dxa"/>
          </w:tcPr>
          <w:p w:rsidR="0038698C" w:rsidRDefault="0038698C" w:rsidP="00E22E4E">
            <w:pPr>
              <w:ind w:firstLine="0"/>
            </w:pPr>
          </w:p>
        </w:tc>
        <w:tc>
          <w:tcPr>
            <w:tcW w:w="990" w:type="dxa"/>
          </w:tcPr>
          <w:p w:rsidR="0038698C" w:rsidRDefault="0038698C" w:rsidP="00E22E4E">
            <w:pPr>
              <w:ind w:firstLine="0"/>
            </w:pPr>
          </w:p>
        </w:tc>
      </w:tr>
      <w:tr w:rsidR="0038698C" w:rsidDel="00300B3A" w:rsidTr="00E22E4E">
        <w:trPr>
          <w:del w:id="223" w:author="Nick.Tolimieri" w:date="2022-09-02T10:10:00Z"/>
        </w:trPr>
        <w:tc>
          <w:tcPr>
            <w:tcW w:w="2335" w:type="dxa"/>
            <w:tcBorders>
              <w:bottom w:val="single" w:sz="4" w:space="0" w:color="auto"/>
            </w:tcBorders>
          </w:tcPr>
          <w:p w:rsidR="0038698C" w:rsidDel="00300B3A" w:rsidRDefault="0038698C" w:rsidP="00E22E4E">
            <w:pPr>
              <w:ind w:firstLine="0"/>
              <w:rPr>
                <w:del w:id="224" w:author="Nick.Tolimieri" w:date="2022-09-02T10:10:00Z"/>
              </w:rPr>
            </w:pPr>
          </w:p>
        </w:tc>
        <w:tc>
          <w:tcPr>
            <w:tcW w:w="1260" w:type="dxa"/>
            <w:tcBorders>
              <w:bottom w:val="single" w:sz="4" w:space="0" w:color="auto"/>
            </w:tcBorders>
          </w:tcPr>
          <w:p w:rsidR="0038698C" w:rsidDel="00300B3A" w:rsidRDefault="0038698C" w:rsidP="00E22E4E">
            <w:pPr>
              <w:ind w:firstLine="0"/>
              <w:rPr>
                <w:del w:id="225" w:author="Nick.Tolimieri" w:date="2022-09-02T10:10:00Z"/>
              </w:rPr>
            </w:pPr>
          </w:p>
        </w:tc>
        <w:tc>
          <w:tcPr>
            <w:tcW w:w="990" w:type="dxa"/>
            <w:tcBorders>
              <w:bottom w:val="single" w:sz="4" w:space="0" w:color="auto"/>
            </w:tcBorders>
          </w:tcPr>
          <w:p w:rsidR="0038698C" w:rsidDel="00300B3A" w:rsidRDefault="0038698C" w:rsidP="00E22E4E">
            <w:pPr>
              <w:ind w:firstLine="0"/>
              <w:rPr>
                <w:del w:id="226" w:author="Nick.Tolimieri" w:date="2022-09-02T10:10:00Z"/>
              </w:rPr>
            </w:pPr>
          </w:p>
        </w:tc>
        <w:tc>
          <w:tcPr>
            <w:tcW w:w="1080" w:type="dxa"/>
            <w:tcBorders>
              <w:bottom w:val="single" w:sz="4" w:space="0" w:color="auto"/>
            </w:tcBorders>
          </w:tcPr>
          <w:p w:rsidR="0038698C" w:rsidDel="00300B3A" w:rsidRDefault="0038698C" w:rsidP="00E22E4E">
            <w:pPr>
              <w:ind w:firstLine="0"/>
              <w:rPr>
                <w:del w:id="227" w:author="Nick.Tolimieri" w:date="2022-09-02T10:10:00Z"/>
              </w:rPr>
            </w:pPr>
          </w:p>
        </w:tc>
        <w:tc>
          <w:tcPr>
            <w:tcW w:w="990" w:type="dxa"/>
            <w:tcBorders>
              <w:bottom w:val="single" w:sz="4" w:space="0" w:color="auto"/>
            </w:tcBorders>
          </w:tcPr>
          <w:p w:rsidR="0038698C" w:rsidDel="00300B3A" w:rsidRDefault="0038698C" w:rsidP="00E22E4E">
            <w:pPr>
              <w:ind w:firstLine="0"/>
              <w:rPr>
                <w:del w:id="228" w:author="Nick.Tolimieri" w:date="2022-09-02T10:10:00Z"/>
              </w:rPr>
            </w:pPr>
          </w:p>
        </w:tc>
      </w:tr>
      <w:tr w:rsidR="0038698C" w:rsidTr="00E22E4E">
        <w:tc>
          <w:tcPr>
            <w:tcW w:w="2335" w:type="dxa"/>
            <w:tcBorders>
              <w:top w:val="single" w:sz="4" w:space="0" w:color="auto"/>
              <w:bottom w:val="single" w:sz="4" w:space="0" w:color="auto"/>
            </w:tcBorders>
          </w:tcPr>
          <w:p w:rsidR="0038698C" w:rsidRDefault="0038698C" w:rsidP="00E22E4E">
            <w:pPr>
              <w:ind w:firstLine="0"/>
            </w:pPr>
            <w:r>
              <w:t>Fixed effect</w:t>
            </w:r>
          </w:p>
        </w:tc>
        <w:tc>
          <w:tcPr>
            <w:tcW w:w="1260" w:type="dxa"/>
            <w:tcBorders>
              <w:top w:val="single" w:sz="4" w:space="0" w:color="auto"/>
              <w:bottom w:val="single" w:sz="4" w:space="0" w:color="auto"/>
            </w:tcBorders>
          </w:tcPr>
          <w:p w:rsidR="0038698C" w:rsidRDefault="0038698C" w:rsidP="00E22E4E">
            <w:pPr>
              <w:ind w:firstLine="0"/>
            </w:pPr>
            <w:r>
              <w:t>Estimate</w:t>
            </w:r>
          </w:p>
        </w:tc>
        <w:tc>
          <w:tcPr>
            <w:tcW w:w="990" w:type="dxa"/>
            <w:tcBorders>
              <w:top w:val="single" w:sz="4" w:space="0" w:color="auto"/>
              <w:bottom w:val="single" w:sz="4" w:space="0" w:color="auto"/>
            </w:tcBorders>
          </w:tcPr>
          <w:p w:rsidR="0038698C" w:rsidRDefault="0038698C" w:rsidP="00E22E4E">
            <w:pPr>
              <w:ind w:firstLine="0"/>
            </w:pPr>
            <w:r>
              <w:t>SE</w:t>
            </w:r>
          </w:p>
        </w:tc>
        <w:tc>
          <w:tcPr>
            <w:tcW w:w="1080" w:type="dxa"/>
            <w:tcBorders>
              <w:top w:val="single" w:sz="4" w:space="0" w:color="auto"/>
              <w:bottom w:val="single" w:sz="4" w:space="0" w:color="auto"/>
            </w:tcBorders>
          </w:tcPr>
          <w:p w:rsidR="0038698C" w:rsidRDefault="0038698C" w:rsidP="00E22E4E">
            <w:pPr>
              <w:ind w:firstLine="0"/>
            </w:pPr>
            <w:r>
              <w:t>z-value</w:t>
            </w:r>
          </w:p>
        </w:tc>
        <w:tc>
          <w:tcPr>
            <w:tcW w:w="990" w:type="dxa"/>
            <w:tcBorders>
              <w:top w:val="single" w:sz="4" w:space="0" w:color="auto"/>
              <w:bottom w:val="single" w:sz="4" w:space="0" w:color="auto"/>
            </w:tcBorders>
          </w:tcPr>
          <w:p w:rsidR="0038698C" w:rsidRDefault="0038698C" w:rsidP="00E22E4E">
            <w:pPr>
              <w:ind w:firstLine="0"/>
              <w:jc w:val="center"/>
            </w:pPr>
            <w:r>
              <w:t>P</w:t>
            </w:r>
          </w:p>
        </w:tc>
      </w:tr>
      <w:tr w:rsidR="0038698C" w:rsidTr="00E22E4E">
        <w:tc>
          <w:tcPr>
            <w:tcW w:w="2335" w:type="dxa"/>
            <w:tcBorders>
              <w:top w:val="single" w:sz="4" w:space="0" w:color="auto"/>
            </w:tcBorders>
          </w:tcPr>
          <w:p w:rsidR="0038698C" w:rsidRDefault="0038698C" w:rsidP="00E22E4E">
            <w:pPr>
              <w:ind w:firstLine="0"/>
            </w:pPr>
            <w:r>
              <w:t>Intercept</w:t>
            </w:r>
          </w:p>
        </w:tc>
        <w:tc>
          <w:tcPr>
            <w:tcW w:w="1260" w:type="dxa"/>
            <w:tcBorders>
              <w:top w:val="single" w:sz="4" w:space="0" w:color="auto"/>
            </w:tcBorders>
          </w:tcPr>
          <w:p w:rsidR="0038698C" w:rsidRDefault="0038698C" w:rsidP="00E22E4E">
            <w:pPr>
              <w:ind w:firstLine="0"/>
              <w:jc w:val="right"/>
            </w:pPr>
            <w:r>
              <w:t>-0.272</w:t>
            </w:r>
          </w:p>
        </w:tc>
        <w:tc>
          <w:tcPr>
            <w:tcW w:w="990" w:type="dxa"/>
            <w:tcBorders>
              <w:top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E22E4E">
            <w:pPr>
              <w:ind w:firstLine="0"/>
              <w:jc w:val="right"/>
            </w:pPr>
            <w:r>
              <w:t>-0.188</w:t>
            </w:r>
          </w:p>
        </w:tc>
        <w:tc>
          <w:tcPr>
            <w:tcW w:w="990" w:type="dxa"/>
            <w:tcBorders>
              <w:top w:val="single" w:sz="4" w:space="0" w:color="auto"/>
            </w:tcBorders>
          </w:tcPr>
          <w:p w:rsidR="0038698C" w:rsidRDefault="0038698C" w:rsidP="00E22E4E">
            <w:pPr>
              <w:ind w:firstLine="0"/>
              <w:jc w:val="center"/>
            </w:pPr>
            <w:r>
              <w:t>0.851</w:t>
            </w:r>
          </w:p>
        </w:tc>
      </w:tr>
      <w:tr w:rsidR="0038698C" w:rsidTr="00E22E4E">
        <w:tc>
          <w:tcPr>
            <w:tcW w:w="2335" w:type="dxa"/>
          </w:tcPr>
          <w:p w:rsidR="0038698C" w:rsidRPr="009F593A" w:rsidRDefault="0038698C" w:rsidP="00E22E4E">
            <w:pPr>
              <w:ind w:firstLine="0"/>
              <w:rPr>
                <w:i/>
              </w:rPr>
            </w:pPr>
            <w:proofErr w:type="spellStart"/>
            <w:r w:rsidRPr="009F593A">
              <w:rPr>
                <w:i/>
              </w:rPr>
              <w:t>Macrocystis</w:t>
            </w:r>
            <w:proofErr w:type="spellEnd"/>
          </w:p>
        </w:tc>
        <w:tc>
          <w:tcPr>
            <w:tcW w:w="1260" w:type="dxa"/>
          </w:tcPr>
          <w:p w:rsidR="0038698C" w:rsidRDefault="0038698C" w:rsidP="00E22E4E">
            <w:pPr>
              <w:ind w:firstLine="0"/>
              <w:jc w:val="right"/>
            </w:pPr>
            <w:r>
              <w:t>2.517</w:t>
            </w:r>
          </w:p>
        </w:tc>
        <w:tc>
          <w:tcPr>
            <w:tcW w:w="990" w:type="dxa"/>
            <w:shd w:val="clear" w:color="auto" w:fill="auto"/>
          </w:tcPr>
          <w:p w:rsidR="0038698C" w:rsidRPr="00EB252F" w:rsidRDefault="0038698C" w:rsidP="00E22E4E">
            <w:pPr>
              <w:ind w:firstLine="0"/>
              <w:rPr>
                <w:color w:val="000000" w:themeColor="text1"/>
              </w:rPr>
            </w:pPr>
            <w:r>
              <w:rPr>
                <w:color w:val="000000" w:themeColor="text1"/>
              </w:rPr>
              <w:t>1.608</w:t>
            </w:r>
          </w:p>
        </w:tc>
        <w:tc>
          <w:tcPr>
            <w:tcW w:w="1080" w:type="dxa"/>
          </w:tcPr>
          <w:p w:rsidR="0038698C" w:rsidRDefault="0038698C" w:rsidP="00E22E4E">
            <w:pPr>
              <w:ind w:firstLine="0"/>
              <w:jc w:val="right"/>
            </w:pPr>
            <w:r>
              <w:t>1.565</w:t>
            </w:r>
          </w:p>
        </w:tc>
        <w:tc>
          <w:tcPr>
            <w:tcW w:w="990" w:type="dxa"/>
          </w:tcPr>
          <w:p w:rsidR="0038698C" w:rsidRDefault="0038698C" w:rsidP="00E22E4E">
            <w:pPr>
              <w:ind w:firstLine="0"/>
              <w:jc w:val="center"/>
            </w:pPr>
            <w:r>
              <w:t>0.117</w:t>
            </w:r>
          </w:p>
        </w:tc>
      </w:tr>
      <w:tr w:rsidR="0038698C" w:rsidTr="00E22E4E">
        <w:tc>
          <w:tcPr>
            <w:tcW w:w="2335" w:type="dxa"/>
            <w:tcBorders>
              <w:bottom w:val="single" w:sz="4" w:space="0" w:color="auto"/>
            </w:tcBorders>
          </w:tcPr>
          <w:p w:rsidR="0038698C" w:rsidRPr="009F593A" w:rsidRDefault="0038698C" w:rsidP="00E22E4E">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E22E4E">
            <w:pPr>
              <w:ind w:firstLine="0"/>
              <w:jc w:val="right"/>
            </w:pPr>
            <w:r>
              <w:t>2.570</w:t>
            </w:r>
          </w:p>
        </w:tc>
        <w:tc>
          <w:tcPr>
            <w:tcW w:w="990" w:type="dxa"/>
            <w:tcBorders>
              <w:bottom w:val="single" w:sz="4" w:space="0" w:color="auto"/>
            </w:tcBorders>
            <w:shd w:val="clear" w:color="auto" w:fill="auto"/>
          </w:tcPr>
          <w:p w:rsidR="0038698C" w:rsidRPr="00EB252F" w:rsidRDefault="0038698C" w:rsidP="00E22E4E">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E22E4E">
            <w:pPr>
              <w:ind w:firstLine="0"/>
              <w:jc w:val="right"/>
            </w:pPr>
            <w:r>
              <w:t>2.189</w:t>
            </w:r>
          </w:p>
        </w:tc>
        <w:tc>
          <w:tcPr>
            <w:tcW w:w="990" w:type="dxa"/>
            <w:tcBorders>
              <w:bottom w:val="single" w:sz="4" w:space="0" w:color="auto"/>
            </w:tcBorders>
          </w:tcPr>
          <w:p w:rsidR="0038698C" w:rsidRDefault="0038698C" w:rsidP="00E22E4E">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1.965</w:t>
            </w:r>
          </w:p>
        </w:tc>
        <w:tc>
          <w:tcPr>
            <w:tcW w:w="990" w:type="dxa"/>
            <w:tcBorders>
              <w:top w:val="single" w:sz="4" w:space="0" w:color="auto"/>
            </w:tcBorders>
          </w:tcPr>
          <w:p w:rsidR="0038698C" w:rsidRDefault="0038698C" w:rsidP="00E22E4E">
            <w:pPr>
              <w:ind w:firstLine="0"/>
              <w:jc w:val="center"/>
            </w:pPr>
            <w:r>
              <w:t>1.402</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Borders>
              <w:bottom w:val="single" w:sz="4" w:space="0" w:color="auto"/>
            </w:tcBorders>
          </w:tcPr>
          <w:p w:rsidR="0038698C" w:rsidRDefault="0038698C" w:rsidP="00E22E4E">
            <w:pPr>
              <w:ind w:firstLine="0"/>
            </w:pPr>
            <w:r>
              <w:t>Residual</w:t>
            </w:r>
          </w:p>
        </w:tc>
        <w:tc>
          <w:tcPr>
            <w:tcW w:w="1260" w:type="dxa"/>
            <w:tcBorders>
              <w:bottom w:val="single" w:sz="4" w:space="0" w:color="auto"/>
            </w:tcBorders>
          </w:tcPr>
          <w:p w:rsidR="0038698C" w:rsidRDefault="0038698C" w:rsidP="00E22E4E">
            <w:pPr>
              <w:ind w:firstLine="0"/>
              <w:jc w:val="center"/>
            </w:pPr>
            <w:r>
              <w:t>1.770</w:t>
            </w:r>
          </w:p>
        </w:tc>
        <w:tc>
          <w:tcPr>
            <w:tcW w:w="990" w:type="dxa"/>
            <w:tcBorders>
              <w:bottom w:val="single" w:sz="4" w:space="0" w:color="auto"/>
            </w:tcBorders>
          </w:tcPr>
          <w:p w:rsidR="0038698C" w:rsidRDefault="0038698C" w:rsidP="00E22E4E">
            <w:pPr>
              <w:ind w:firstLine="0"/>
              <w:jc w:val="center"/>
            </w:pPr>
            <w:r>
              <w:t>1.330</w:t>
            </w:r>
          </w:p>
        </w:tc>
        <w:tc>
          <w:tcPr>
            <w:tcW w:w="1080" w:type="dxa"/>
            <w:tcBorders>
              <w:bottom w:val="single" w:sz="4" w:space="0" w:color="auto"/>
            </w:tcBorders>
          </w:tcPr>
          <w:p w:rsidR="0038698C" w:rsidRDefault="0038698C" w:rsidP="00E22E4E">
            <w:pPr>
              <w:ind w:firstLine="0"/>
            </w:pPr>
          </w:p>
        </w:tc>
        <w:tc>
          <w:tcPr>
            <w:tcW w:w="990" w:type="dxa"/>
            <w:tcBorders>
              <w:bottom w:val="single" w:sz="4" w:space="0" w:color="auto"/>
            </w:tcBorders>
          </w:tcPr>
          <w:p w:rsidR="0038698C" w:rsidRDefault="0038698C" w:rsidP="00E22E4E">
            <w:pPr>
              <w:ind w:firstLine="0"/>
            </w:pPr>
          </w:p>
        </w:tc>
      </w:tr>
      <w:tr w:rsidR="0038698C" w:rsidDel="008F7981" w:rsidTr="00E22E4E">
        <w:trPr>
          <w:del w:id="229" w:author="Nick.Tolimieri" w:date="2022-09-02T10:10:00Z"/>
        </w:trPr>
        <w:tc>
          <w:tcPr>
            <w:tcW w:w="2335" w:type="dxa"/>
            <w:tcBorders>
              <w:top w:val="single" w:sz="4" w:space="0" w:color="auto"/>
            </w:tcBorders>
          </w:tcPr>
          <w:p w:rsidR="0038698C" w:rsidDel="008F7981" w:rsidRDefault="0038698C" w:rsidP="00E22E4E">
            <w:pPr>
              <w:ind w:firstLine="0"/>
              <w:rPr>
                <w:del w:id="230" w:author="Nick.Tolimieri" w:date="2022-09-02T10:10:00Z"/>
              </w:rPr>
            </w:pPr>
          </w:p>
        </w:tc>
        <w:tc>
          <w:tcPr>
            <w:tcW w:w="1260" w:type="dxa"/>
            <w:tcBorders>
              <w:top w:val="single" w:sz="4" w:space="0" w:color="auto"/>
            </w:tcBorders>
          </w:tcPr>
          <w:p w:rsidR="0038698C" w:rsidDel="008F7981" w:rsidRDefault="0038698C" w:rsidP="00E22E4E">
            <w:pPr>
              <w:ind w:firstLine="0"/>
              <w:rPr>
                <w:del w:id="231" w:author="Nick.Tolimieri" w:date="2022-09-02T10:10:00Z"/>
              </w:rPr>
            </w:pPr>
          </w:p>
        </w:tc>
        <w:tc>
          <w:tcPr>
            <w:tcW w:w="990" w:type="dxa"/>
            <w:tcBorders>
              <w:top w:val="single" w:sz="4" w:space="0" w:color="auto"/>
            </w:tcBorders>
          </w:tcPr>
          <w:p w:rsidR="0038698C" w:rsidDel="008F7981" w:rsidRDefault="0038698C" w:rsidP="00E22E4E">
            <w:pPr>
              <w:ind w:firstLine="0"/>
              <w:rPr>
                <w:del w:id="232" w:author="Nick.Tolimieri" w:date="2022-09-02T10:10:00Z"/>
              </w:rPr>
            </w:pPr>
          </w:p>
        </w:tc>
        <w:tc>
          <w:tcPr>
            <w:tcW w:w="1080" w:type="dxa"/>
            <w:tcBorders>
              <w:top w:val="single" w:sz="4" w:space="0" w:color="auto"/>
            </w:tcBorders>
          </w:tcPr>
          <w:p w:rsidR="0038698C" w:rsidDel="008F7981" w:rsidRDefault="0038698C" w:rsidP="00E22E4E">
            <w:pPr>
              <w:ind w:firstLine="0"/>
              <w:rPr>
                <w:del w:id="233" w:author="Nick.Tolimieri" w:date="2022-09-02T10:10:00Z"/>
              </w:rPr>
            </w:pPr>
          </w:p>
        </w:tc>
        <w:tc>
          <w:tcPr>
            <w:tcW w:w="990" w:type="dxa"/>
            <w:tcBorders>
              <w:top w:val="single" w:sz="4" w:space="0" w:color="auto"/>
            </w:tcBorders>
          </w:tcPr>
          <w:p w:rsidR="0038698C" w:rsidDel="008F7981" w:rsidRDefault="0038698C" w:rsidP="00E22E4E">
            <w:pPr>
              <w:ind w:firstLine="0"/>
              <w:rPr>
                <w:del w:id="234" w:author="Nick.Tolimieri" w:date="2022-09-02T10:10:00Z"/>
              </w:rPr>
            </w:pPr>
          </w:p>
        </w:tc>
      </w:tr>
    </w:tbl>
    <w:p w:rsidR="0038698C" w:rsidRDefault="0038698C" w:rsidP="0038698C">
      <w:pPr>
        <w:spacing w:line="240" w:lineRule="auto"/>
      </w:pPr>
    </w:p>
    <w:p w:rsidR="0038698C" w:rsidRDefault="0038698C" w:rsidP="0038698C">
      <w:pPr>
        <w:pStyle w:val="Heading5"/>
        <w:ind w:right="3510"/>
      </w:pPr>
      <w:bookmarkStart w:id="235" w:name="_wkii9gu6o2fl" w:colFirst="0" w:colLast="0"/>
      <w:bookmarkEnd w:id="235"/>
      <w:r>
        <w:br w:type="page"/>
      </w:r>
    </w:p>
    <w:p w:rsidR="0038698C" w:rsidRPr="00075AD8" w:rsidRDefault="0038698C" w:rsidP="0038698C">
      <w:pPr>
        <w:pStyle w:val="Heading5"/>
        <w:rPr>
          <w:i/>
        </w:rPr>
      </w:pPr>
      <w:r>
        <w:lastRenderedPageBreak/>
        <w:t xml:space="preserve">Table </w:t>
      </w:r>
      <w:del w:id="236" w:author="Nick.Tolimieri" w:date="2022-09-02T10:15:00Z">
        <w:r w:rsidDel="00B14AC6">
          <w:delText>S12</w:delText>
        </w:r>
      </w:del>
      <w:ins w:id="237" w:author="Nick.Tolimieri" w:date="2022-09-02T10:15:00Z">
        <w:r w:rsidR="00B14AC6">
          <w:t>S13</w:t>
        </w:r>
      </w:ins>
      <w:r>
        <w:t>.</w:t>
      </w:r>
      <w:r w:rsidRPr="00C81551">
        <w:t xml:space="preserve"> </w:t>
      </w:r>
      <w:r>
        <w:t xml:space="preserve">Results of model selection for positive abundance models predicting the density of juvenile rockfishes. </w:t>
      </w:r>
      <w:bookmarkStart w:id="238" w:name="_wevhoo6kd9g5" w:colFirst="0" w:colLast="0"/>
      <w:bookmarkEnd w:id="238"/>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E22E4E">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E22E4E">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E22E4E">
        <w:trPr>
          <w:trHeight w:val="300"/>
        </w:trPr>
        <w:tc>
          <w:tcPr>
            <w:tcW w:w="1069"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E22E4E">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rsidP="0038698C">
      <w:pPr>
        <w:pStyle w:val="Heading5"/>
      </w:pPr>
    </w:p>
    <w:p w:rsidR="0038698C" w:rsidRDefault="0038698C" w:rsidP="0038698C">
      <w:pPr>
        <w:pStyle w:val="Heading2"/>
      </w:pPr>
      <w:bookmarkStart w:id="239" w:name="_rsiltnns0pnj" w:colFirst="0" w:colLast="0"/>
      <w:bookmarkEnd w:id="239"/>
      <w:r>
        <w:br w:type="page"/>
      </w:r>
    </w:p>
    <w:p w:rsidR="0038698C" w:rsidRDefault="0038698C" w:rsidP="0038698C">
      <w:pPr>
        <w:pStyle w:val="Heading2"/>
      </w:pPr>
      <w:bookmarkStart w:id="240" w:name="_vvknb4n4tpdq" w:colFirst="0" w:colLast="0"/>
      <w:bookmarkEnd w:id="240"/>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7"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241" w:name="_jmvonyj6prg1" w:colFirst="0" w:colLast="0"/>
      <w:bookmarkEnd w:id="241"/>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242" w:name="_si5p3bles54l" w:colFirst="0" w:colLast="0"/>
      <w:bookmarkEnd w:id="242"/>
    </w:p>
    <w:p w:rsidR="0038698C" w:rsidRDefault="0038698C" w:rsidP="0038698C">
      <w:bookmarkStart w:id="243" w:name="_qdmblj59vhf1" w:colFirst="0" w:colLast="0"/>
      <w:bookmarkEnd w:id="243"/>
    </w:p>
    <w:p w:rsidR="0038698C" w:rsidRDefault="0038698C" w:rsidP="0038698C">
      <w:bookmarkStart w:id="244" w:name="_1bplmm5dhi9t" w:colFirst="0" w:colLast="0"/>
      <w:bookmarkEnd w:id="244"/>
      <w:r>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486400" cy="3642610"/>
                    </a:xfrm>
                    <a:prstGeom prst="rect">
                      <a:avLst/>
                    </a:prstGeom>
                    <a:ln/>
                  </pic:spPr>
                </pic:pic>
              </a:graphicData>
            </a:graphic>
          </wp:inline>
        </w:drawing>
      </w:r>
    </w:p>
    <w:p w:rsidR="0038698C" w:rsidRDefault="0038698C" w:rsidP="0038698C">
      <w:pPr>
        <w:pStyle w:val="Heading5"/>
      </w:pPr>
      <w:bookmarkStart w:id="245" w:name="_3tpj4zpm8qe5" w:colFirst="0" w:colLast="0"/>
      <w:bookmarkEnd w:id="245"/>
      <w:r>
        <w:t xml:space="preserve">Figure S2. Mean SST at the five sites (5-day smooth) from 2003-2021. Note </w:t>
      </w:r>
      <w:proofErr w:type="spellStart"/>
      <w:r>
        <w:t>Tatoosh</w:t>
      </w:r>
      <w:proofErr w:type="spellEnd"/>
      <w:r>
        <w:t xml:space="preserve"> Island and </w:t>
      </w:r>
      <w:proofErr w:type="spellStart"/>
      <w:r>
        <w:t>Neah</w:t>
      </w:r>
      <w:proofErr w:type="spellEnd"/>
      <w:r>
        <w:t xml:space="preserve"> Bay are in the same interpolated grid cell and combined in pane 1.</w:t>
      </w:r>
    </w:p>
    <w:p w:rsidR="0038698C" w:rsidRDefault="0038698C" w:rsidP="0038698C"/>
    <w:p w:rsidR="0038698C" w:rsidRDefault="0038698C" w:rsidP="0038698C">
      <w:pPr>
        <w:ind w:firstLine="0"/>
      </w:pPr>
      <w:r>
        <w:rPr>
          <w:noProof/>
          <w:lang w:val="en-US"/>
        </w:rPr>
        <w:lastRenderedPageBreak/>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6400800"/>
                    </a:xfrm>
                    <a:prstGeom prst="rect">
                      <a:avLst/>
                    </a:prstGeom>
                    <a:ln/>
                  </pic:spPr>
                </pic:pic>
              </a:graphicData>
            </a:graphic>
          </wp:inline>
        </w:drawing>
      </w:r>
    </w:p>
    <w:p w:rsidR="009E77F2" w:rsidRDefault="0038698C" w:rsidP="0038698C">
      <w:pPr>
        <w:pStyle w:val="Heading5"/>
      </w:pPr>
      <w:bookmarkStart w:id="246" w:name="_sllb5lz8o67m" w:colFirst="0" w:colLast="0"/>
      <w:bookmarkEnd w:id="246"/>
      <w:r>
        <w:t>Figure S3. Yearly progression of SST for 2013-2021 compared to the average of 2003-2012</w:t>
      </w:r>
      <w:r w:rsidR="009E77F2">
        <w:t xml:space="preserve">. Red line is the average across the four sites for each year.  </w:t>
      </w:r>
    </w:p>
    <w:p w:rsidR="009E77F2" w:rsidRDefault="009E77F2" w:rsidP="0038698C">
      <w:pPr>
        <w:pStyle w:val="Heading5"/>
      </w:pPr>
    </w:p>
    <w:p w:rsidR="009E77F2" w:rsidRDefault="009E77F2" w:rsidP="0038698C">
      <w:pPr>
        <w:pStyle w:val="Heading5"/>
      </w:pPr>
      <w:r>
        <w:br w:type="page"/>
      </w:r>
    </w:p>
    <w:p w:rsidR="00B00E92" w:rsidRDefault="009E77F2" w:rsidP="009E77F2">
      <w:pPr>
        <w:pStyle w:val="Heading5"/>
        <w:jc w:val="center"/>
      </w:pPr>
      <w:r>
        <w:rPr>
          <w:noProof/>
          <w:lang w:val="en-US"/>
        </w:rPr>
        <w:lastRenderedPageBreak/>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RDefault="00B00E92" w:rsidP="009E77F2">
      <w:pPr>
        <w:pStyle w:val="Heading5"/>
        <w:jc w:val="center"/>
      </w:pPr>
    </w:p>
    <w:p w:rsidR="00B00E92" w:rsidRPr="00B00E92" w:rsidRDefault="00B00E92" w:rsidP="006D256D">
      <w:pPr>
        <w:pStyle w:val="Heading5"/>
      </w:pPr>
      <w:r w:rsidRPr="00B00E92">
        <w:t>Figure S</w:t>
      </w:r>
      <w:r>
        <w:t>4</w:t>
      </w:r>
      <w:r w:rsidRPr="00B00E92">
        <w:t xml:space="preserve">. </w:t>
      </w:r>
      <w:r w:rsidR="006D256D">
        <w:t xml:space="preserve">Marine heatwave statistics for four locations along the Washington coast from 2012 through 20XX.  </w:t>
      </w:r>
      <w:r w:rsidR="00C41F65">
        <w:t xml:space="preserve">Grey line (temp) indicates observed, daily </w:t>
      </w:r>
      <w:r w:rsidR="00C41F65" w:rsidRPr="00C41F65">
        <w:rPr>
          <w:highlight w:val="yellow"/>
        </w:rPr>
        <w:t>mean</w:t>
      </w:r>
      <w:r w:rsidR="00C41F65">
        <w:t xml:space="preserve"> temperature; blue line indicates the 30-year climatological mean by day of year; red line indicates the 95%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247" w:name="_j0sxv6xvznze" w:colFirst="0" w:colLast="0"/>
      <w:bookmarkEnd w:id="247"/>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248" w:author="Nick.Tolimieri" w:date="2022-09-02T10:11:00Z"/>
        </w:rPr>
      </w:pPr>
    </w:p>
    <w:p w:rsidR="0038698C" w:rsidDel="00775EFE" w:rsidRDefault="0038698C" w:rsidP="0038698C">
      <w:pPr>
        <w:rPr>
          <w:del w:id="249" w:author="Nick.Tolimieri"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250" w:name="_8tjttts9le8n" w:colFirst="0" w:colLast="0"/>
      <w:bookmarkEnd w:id="250"/>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251" w:name="_32vg8hmw5u0g" w:colFirst="0" w:colLast="0"/>
      <w:bookmarkEnd w:id="251"/>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252" w:name="_9398cubh7527" w:colFirst="0" w:colLast="0"/>
      <w:bookmarkEnd w:id="252"/>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253" w:name="_4d6dqq7x59qj" w:colFirst="0" w:colLast="0"/>
      <w:bookmarkEnd w:id="253"/>
      <w:r>
        <w:t>Figure S</w:t>
      </w:r>
      <w:r w:rsidR="00B00E92">
        <w:t>9</w:t>
      </w:r>
      <w:r>
        <w:t>.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lastRenderedPageBreak/>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1E59A3">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90B" w:rsidRDefault="00DA090B">
      <w:pPr>
        <w:spacing w:line="240" w:lineRule="auto"/>
      </w:pPr>
      <w:r>
        <w:separator/>
      </w:r>
    </w:p>
  </w:endnote>
  <w:endnote w:type="continuationSeparator" w:id="0">
    <w:p w:rsidR="00DA090B" w:rsidRDefault="00DA09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A377BE" w:rsidRDefault="008706B8">
        <w:pPr>
          <w:pStyle w:val="Footer"/>
          <w:jc w:val="center"/>
        </w:pPr>
        <w:r>
          <w:fldChar w:fldCharType="begin"/>
        </w:r>
        <w:r>
          <w:instrText xml:space="preserve"> PAGE   \* MERGEFORMAT </w:instrText>
        </w:r>
        <w:r>
          <w:fldChar w:fldCharType="separate"/>
        </w:r>
        <w:r w:rsidR="00B7111A">
          <w:rPr>
            <w:noProof/>
          </w:rPr>
          <w:t>22</w:t>
        </w:r>
        <w:r>
          <w:rPr>
            <w:noProof/>
          </w:rPr>
          <w:fldChar w:fldCharType="end"/>
        </w:r>
      </w:p>
    </w:sdtContent>
  </w:sdt>
  <w:p w:rsidR="00A377BE" w:rsidRDefault="00DA090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90B" w:rsidRDefault="00DA090B">
      <w:pPr>
        <w:spacing w:line="240" w:lineRule="auto"/>
      </w:pPr>
      <w:r>
        <w:separator/>
      </w:r>
    </w:p>
  </w:footnote>
  <w:footnote w:type="continuationSeparator" w:id="0">
    <w:p w:rsidR="00DA090B" w:rsidRDefault="00DA09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E0D45"/>
    <w:rsid w:val="00161CEB"/>
    <w:rsid w:val="00233132"/>
    <w:rsid w:val="00277D38"/>
    <w:rsid w:val="00280B28"/>
    <w:rsid w:val="00300B3A"/>
    <w:rsid w:val="0038698C"/>
    <w:rsid w:val="003F5DC5"/>
    <w:rsid w:val="005C1637"/>
    <w:rsid w:val="006D256D"/>
    <w:rsid w:val="006D7C96"/>
    <w:rsid w:val="006F5856"/>
    <w:rsid w:val="00716BDE"/>
    <w:rsid w:val="007417F2"/>
    <w:rsid w:val="00775EFE"/>
    <w:rsid w:val="007B3552"/>
    <w:rsid w:val="008706B8"/>
    <w:rsid w:val="008E6C62"/>
    <w:rsid w:val="008F7981"/>
    <w:rsid w:val="00977427"/>
    <w:rsid w:val="00986EF3"/>
    <w:rsid w:val="009E77F2"/>
    <w:rsid w:val="00AB3881"/>
    <w:rsid w:val="00AB6821"/>
    <w:rsid w:val="00B00E92"/>
    <w:rsid w:val="00B14AC6"/>
    <w:rsid w:val="00B7111A"/>
    <w:rsid w:val="00BA46D0"/>
    <w:rsid w:val="00BB700B"/>
    <w:rsid w:val="00C41F65"/>
    <w:rsid w:val="00CB6232"/>
    <w:rsid w:val="00D74037"/>
    <w:rsid w:val="00DA090B"/>
    <w:rsid w:val="00E25C93"/>
    <w:rsid w:val="00E92348"/>
    <w:rsid w:val="00E93FE8"/>
    <w:rsid w:val="00EC111B"/>
    <w:rsid w:val="00ED6D4C"/>
    <w:rsid w:val="00FA3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paragraph" w:customStyle="1" w:styleId="References">
    <w:name w:val="References"/>
    <w:basedOn w:val="Normal"/>
    <w:qFormat/>
    <w:rsid w:val="00CB6232"/>
    <w:pPr>
      <w:ind w:left="720" w:hanging="720"/>
    </w:p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file:///C:\Users\nick.tolimieri\Documents\GitHub\OCNMS\Flagstone%20paper\Plots\MHW-1.png"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3340</Words>
  <Characters>19041</Characters>
  <Application>Microsoft Office Word</Application>
  <DocSecurity>0</DocSecurity>
  <Lines>158</Lines>
  <Paragraphs>44</Paragraphs>
  <ScaleCrop>false</ScaleCrop>
  <Company>NWFSC</Company>
  <LinksUpToDate>false</LinksUpToDate>
  <CharactersWithSpaces>22337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23</cp:revision>
  <dcterms:created xsi:type="dcterms:W3CDTF">2022-05-04T15:58:00Z</dcterms:created>
  <dcterms:modified xsi:type="dcterms:W3CDTF">2022-09-02T18:54:00Z</dcterms:modified>
</cp:coreProperties>
</file>