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BD66B6" w14:textId="5B94C2FC" w:rsidR="0038698C" w:rsidRPr="00236D78" w:rsidRDefault="0034334F" w:rsidP="0034334F">
      <w:pPr>
        <w:pStyle w:val="Heading2"/>
        <w:adjustRightInd w:val="0"/>
        <w:snapToGrid w:val="0"/>
        <w:spacing w:before="0" w:after="0" w:line="240" w:lineRule="auto"/>
        <w:ind w:right="4" w:firstLine="0"/>
        <w:contextualSpacing/>
        <w:jc w:val="both"/>
        <w:rPr>
          <w:rFonts w:cs="Times New Roman"/>
          <w:i w:val="0"/>
          <w:iCs/>
          <w:color w:val="000000" w:themeColor="text1"/>
          <w:sz w:val="21"/>
          <w:szCs w:val="21"/>
        </w:rPr>
      </w:pPr>
      <w:bookmarkStart w:id="0" w:name="_qzsq8nqamq8w" w:colFirst="0" w:colLast="0"/>
      <w:bookmarkEnd w:id="0"/>
      <w:r>
        <w:rPr>
          <w:rFonts w:cs="Times New Roman"/>
          <w:i w:val="0"/>
          <w:iCs/>
          <w:color w:val="000000" w:themeColor="text1"/>
          <w:sz w:val="21"/>
          <w:szCs w:val="21"/>
        </w:rPr>
        <w:t xml:space="preserve">Text S1. </w:t>
      </w:r>
      <w:r w:rsidR="0038698C" w:rsidRPr="00236D78">
        <w:rPr>
          <w:rFonts w:cs="Times New Roman"/>
          <w:i w:val="0"/>
          <w:iCs/>
          <w:color w:val="000000" w:themeColor="text1"/>
          <w:sz w:val="21"/>
          <w:szCs w:val="21"/>
        </w:rPr>
        <w:t>Additional methods description</w:t>
      </w:r>
    </w:p>
    <w:p w14:paraId="431A5C0A"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rsidRPr="00971F64">
        <w:rPr>
          <w:color w:val="000000" w:themeColor="text1"/>
          <w:sz w:val="21"/>
          <w:szCs w:val="21"/>
        </w:rPr>
        <w:t>etc</w:t>
      </w:r>
      <w:proofErr w:type="spellEnd"/>
      <w:r w:rsidRPr="00971F64">
        <w:rPr>
          <w:color w:val="000000" w:themeColor="text1"/>
          <w:sz w:val="21"/>
          <w:szCs w:val="21"/>
        </w:rPr>
        <w:t xml:space="preserve">) </w:t>
      </w:r>
      <w:r w:rsidRPr="00971F64">
        <w:rPr>
          <w:color w:val="000000" w:themeColor="text1"/>
          <w:sz w:val="21"/>
          <w:szCs w:val="21"/>
        </w:rPr>
        <w:fldChar w:fldCharType="begin"/>
      </w:r>
      <w:r w:rsidRPr="00971F64">
        <w:rPr>
          <w:color w:val="000000" w:themeColor="text1"/>
          <w:sz w:val="21"/>
          <w:szCs w:val="21"/>
        </w:rP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Pr="00971F64">
        <w:rPr>
          <w:color w:val="000000" w:themeColor="text1"/>
          <w:sz w:val="21"/>
          <w:szCs w:val="21"/>
        </w:rPr>
        <w:fldChar w:fldCharType="separate"/>
      </w:r>
      <w:r w:rsidRPr="00971F64">
        <w:rPr>
          <w:noProof/>
          <w:color w:val="000000" w:themeColor="text1"/>
          <w:sz w:val="21"/>
          <w:szCs w:val="21"/>
        </w:rPr>
        <w:t>(modified from Malone et al. 2022)</w:t>
      </w:r>
      <w:r w:rsidRPr="00971F64">
        <w:rPr>
          <w:color w:val="000000" w:themeColor="text1"/>
          <w:sz w:val="21"/>
          <w:szCs w:val="21"/>
        </w:rPr>
        <w:fldChar w:fldCharType="end"/>
      </w:r>
      <w:r w:rsidRPr="00971F64">
        <w:rPr>
          <w:color w:val="000000" w:themeColor="text1"/>
          <w:sz w:val="21"/>
          <w:szCs w:val="21"/>
        </w:rPr>
        <w:fldChar w:fldCharType="begin"/>
      </w:r>
      <w:r w:rsidRPr="00971F64">
        <w:rPr>
          <w:color w:val="000000" w:themeColor="text1"/>
          <w:sz w:val="21"/>
          <w:szCs w:val="21"/>
        </w:rPr>
        <w:instrText xml:space="preserve"> </w:instrText>
      </w:r>
      <w:r w:rsidRPr="00971F64">
        <w:rPr>
          <w:color w:val="000000" w:themeColor="text1"/>
          <w:sz w:val="21"/>
          <w:szCs w:val="21"/>
        </w:rPr>
        <w:fldChar w:fldCharType="end"/>
      </w:r>
      <w:r w:rsidRPr="00971F64">
        <w:rPr>
          <w:color w:val="000000" w:themeColor="text1"/>
          <w:sz w:val="21"/>
          <w:szCs w:val="21"/>
        </w:rPr>
        <w:t>. Kelp and invertebrates were surveyed along a 2-m wide swath (60 m</w:t>
      </w:r>
      <w:r w:rsidRPr="00971F64">
        <w:rPr>
          <w:color w:val="000000" w:themeColor="text1"/>
          <w:sz w:val="21"/>
          <w:szCs w:val="21"/>
          <w:vertAlign w:val="superscript"/>
        </w:rPr>
        <w:t>2</w:t>
      </w:r>
      <w:r w:rsidRPr="00971F64">
        <w:rPr>
          <w:color w:val="000000" w:themeColor="text1"/>
          <w:sz w:val="21"/>
          <w:szCs w:val="21"/>
        </w:rPr>
        <w:t>), while fishes were counted within a 2-m x 2-m box along the transect (120 m</w:t>
      </w:r>
      <w:r w:rsidRPr="00971F64">
        <w:rPr>
          <w:color w:val="000000" w:themeColor="text1"/>
          <w:sz w:val="21"/>
          <w:szCs w:val="21"/>
          <w:vertAlign w:val="superscript"/>
        </w:rPr>
        <w:t>3</w:t>
      </w:r>
      <w:r w:rsidRPr="00971F64">
        <w:rPr>
          <w:color w:val="000000" w:themeColor="text1"/>
          <w:sz w:val="21"/>
          <w:szCs w:val="21"/>
        </w:rP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14:paraId="6549B24A" w14:textId="3E05B9CC"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t xml:space="preserve">We counted canopy-forming kelp species within a 2-m swath along the 30-m transect (Table S2). For </w:t>
      </w:r>
      <w:proofErr w:type="spellStart"/>
      <w:r w:rsidRPr="00971F64">
        <w:rPr>
          <w:i/>
          <w:color w:val="000000" w:themeColor="text1"/>
          <w:sz w:val="21"/>
          <w:szCs w:val="21"/>
        </w:rPr>
        <w:t>Macrocystis</w:t>
      </w:r>
      <w:proofErr w:type="spellEnd"/>
      <w:r w:rsidRPr="00971F64">
        <w:rPr>
          <w:i/>
          <w:color w:val="000000" w:themeColor="text1"/>
          <w:sz w:val="21"/>
          <w:szCs w:val="21"/>
        </w:rPr>
        <w:t xml:space="preserve"> </w:t>
      </w:r>
      <w:proofErr w:type="spellStart"/>
      <w:r w:rsidRPr="00971F64">
        <w:rPr>
          <w:i/>
          <w:color w:val="000000" w:themeColor="text1"/>
          <w:sz w:val="21"/>
          <w:szCs w:val="21"/>
        </w:rPr>
        <w:t>pyrifera</w:t>
      </w:r>
      <w:proofErr w:type="spellEnd"/>
      <w:r w:rsidRPr="00971F64">
        <w:rPr>
          <w:i/>
          <w:color w:val="000000" w:themeColor="text1"/>
          <w:sz w:val="21"/>
          <w:szCs w:val="21"/>
        </w:rPr>
        <w:t>,</w:t>
      </w:r>
      <w:r w:rsidRPr="00971F64">
        <w:rPr>
          <w:color w:val="000000" w:themeColor="text1"/>
          <w:sz w:val="21"/>
          <w:szCs w:val="21"/>
        </w:rPr>
        <w:t xml:space="preserve"> we counted stipes greater than 1.0 m in height from the base of the holdfast. For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proofErr w:type="spellStart"/>
      <w:r w:rsidRPr="00971F64">
        <w:rPr>
          <w:i/>
          <w:color w:val="000000" w:themeColor="text1"/>
          <w:sz w:val="21"/>
          <w:szCs w:val="21"/>
        </w:rPr>
        <w:t>luetkeana</w:t>
      </w:r>
      <w:proofErr w:type="spellEnd"/>
      <w:r w:rsidRPr="00971F64">
        <w:rPr>
          <w:color w:val="000000" w:themeColor="text1"/>
          <w:sz w:val="21"/>
          <w:szCs w:val="21"/>
        </w:rPr>
        <w:t xml:space="preserve"> and</w:t>
      </w:r>
      <w:r w:rsidRPr="00971F64">
        <w:rPr>
          <w:i/>
          <w:color w:val="000000" w:themeColor="text1"/>
          <w:sz w:val="21"/>
          <w:szCs w:val="21"/>
        </w:rPr>
        <w:t xml:space="preserve"> </w:t>
      </w:r>
      <w:proofErr w:type="spellStart"/>
      <w:r w:rsidRPr="00971F64">
        <w:rPr>
          <w:i/>
          <w:color w:val="000000" w:themeColor="text1"/>
          <w:sz w:val="21"/>
          <w:szCs w:val="21"/>
        </w:rPr>
        <w:t>Pterygophora</w:t>
      </w:r>
      <w:proofErr w:type="spellEnd"/>
      <w:r w:rsidRPr="00971F64">
        <w:rPr>
          <w:i/>
          <w:color w:val="000000" w:themeColor="text1"/>
          <w:sz w:val="21"/>
          <w:szCs w:val="21"/>
        </w:rPr>
        <w:t xml:space="preserve"> californica</w:t>
      </w:r>
      <w:r w:rsidRPr="00971F64">
        <w:rPr>
          <w:color w:val="000000" w:themeColor="text1"/>
          <w:sz w:val="21"/>
          <w:szCs w:val="21"/>
        </w:rPr>
        <w:t xml:space="preserve"> plants with stipes &gt; 30</w:t>
      </w:r>
      <w:r w:rsidR="00A11A28" w:rsidRPr="00971F64">
        <w:rPr>
          <w:color w:val="000000" w:themeColor="text1"/>
          <w:sz w:val="21"/>
          <w:szCs w:val="21"/>
        </w:rPr>
        <w:t> </w:t>
      </w:r>
      <w:r w:rsidRPr="00971F64">
        <w:rPr>
          <w:color w:val="000000" w:themeColor="text1"/>
          <w:sz w:val="21"/>
          <w:szCs w:val="21"/>
        </w:rPr>
        <w:t>cm in height were included, along with other brown algae species &gt; 30</w:t>
      </w:r>
      <w:r w:rsidR="00A11A28" w:rsidRPr="00971F64">
        <w:rPr>
          <w:color w:val="000000" w:themeColor="text1"/>
          <w:sz w:val="21"/>
          <w:szCs w:val="21"/>
        </w:rPr>
        <w:t> </w:t>
      </w:r>
      <w:r w:rsidRPr="00971F64">
        <w:rPr>
          <w:color w:val="000000" w:themeColor="text1"/>
          <w:sz w:val="21"/>
          <w:szCs w:val="21"/>
        </w:rPr>
        <w:t xml:space="preserve">cm in overall length. We used the segment subsampling for abundant species described in </w:t>
      </w:r>
      <w:r w:rsidRPr="00971F64">
        <w:rPr>
          <w:color w:val="000000" w:themeColor="text1"/>
          <w:sz w:val="21"/>
          <w:szCs w:val="21"/>
        </w:rPr>
        <w:fldChar w:fldCharType="begin"/>
      </w:r>
      <w:r w:rsidRPr="00971F64">
        <w:rPr>
          <w:color w:val="000000" w:themeColor="text1"/>
          <w:sz w:val="21"/>
          <w:szCs w:val="21"/>
        </w:rP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Pr="00971F64">
        <w:rPr>
          <w:color w:val="000000" w:themeColor="text1"/>
          <w:sz w:val="21"/>
          <w:szCs w:val="21"/>
        </w:rPr>
        <w:fldChar w:fldCharType="separate"/>
      </w:r>
      <w:r w:rsidRPr="00971F64">
        <w:rPr>
          <w:noProof/>
          <w:color w:val="000000" w:themeColor="text1"/>
          <w:sz w:val="21"/>
          <w:szCs w:val="21"/>
        </w:rPr>
        <w:t>Malone et al. (2022)</w:t>
      </w:r>
      <w:r w:rsidRPr="00971F64">
        <w:rPr>
          <w:color w:val="000000" w:themeColor="text1"/>
          <w:sz w:val="21"/>
          <w:szCs w:val="21"/>
        </w:rPr>
        <w:fldChar w:fldCharType="end"/>
      </w:r>
      <w:r w:rsidRPr="00971F64">
        <w:rPr>
          <w:color w:val="000000" w:themeColor="text1"/>
          <w:sz w:val="21"/>
          <w:szCs w:val="21"/>
        </w:rPr>
        <w:t xml:space="preserve"> for invertebrate species (and see below Urchin and Kelp Segment Expansion). </w:t>
      </w:r>
    </w:p>
    <w:p w14:paraId="5749A5BC" w14:textId="06CA4AE0"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t>Large mobile invertebrates were enumerated on the same transects as kelp (Table S3). We counted individuals greater than 2.5</w:t>
      </w:r>
      <w:r w:rsidR="00A11A28" w:rsidRPr="00971F64">
        <w:rPr>
          <w:color w:val="000000" w:themeColor="text1"/>
          <w:sz w:val="21"/>
          <w:szCs w:val="21"/>
        </w:rPr>
        <w:t> </w:t>
      </w:r>
      <w:r w:rsidRPr="00971F64">
        <w:rPr>
          <w:color w:val="000000" w:themeColor="text1"/>
          <w:sz w:val="21"/>
          <w:szCs w:val="21"/>
        </w:rPr>
        <w:t xml:space="preserve">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14:paraId="3F6809DE" w14:textId="5B085E28"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t>We counted and estimated the size (total length) of all fishes we observed within a 2-m wide swatch along the transect and within 2 m of the bottom (Table S4). We counted fishes &gt; 5</w:t>
      </w:r>
      <w:r w:rsidR="00A11A28" w:rsidRPr="00971F64">
        <w:rPr>
          <w:color w:val="000000" w:themeColor="text1"/>
          <w:sz w:val="21"/>
          <w:szCs w:val="21"/>
        </w:rPr>
        <w:t> </w:t>
      </w:r>
      <w:r w:rsidRPr="00971F64">
        <w:rPr>
          <w:color w:val="000000" w:themeColor="text1"/>
          <w:sz w:val="21"/>
          <w:szCs w:val="21"/>
        </w:rPr>
        <w:t>cm total length, except young-of-the-year rockfishes (</w:t>
      </w:r>
      <w:r w:rsidRPr="00971F64">
        <w:rPr>
          <w:i/>
          <w:color w:val="000000" w:themeColor="text1"/>
          <w:sz w:val="21"/>
          <w:szCs w:val="21"/>
        </w:rPr>
        <w:t>Sebastes</w:t>
      </w:r>
      <w:r w:rsidRPr="00971F64">
        <w:rPr>
          <w:rFonts w:eastAsia="Gungsuh"/>
          <w:color w:val="000000" w:themeColor="text1"/>
          <w:sz w:val="21"/>
          <w:szCs w:val="21"/>
        </w:rPr>
        <w:t xml:space="preserve"> spp.), which we estimated sizes for all individuals, since we were interested in monitoring rockfish recruitment. Individuals ≤ 10</w:t>
      </w:r>
      <w:r w:rsidR="00A11A28" w:rsidRPr="00971F64">
        <w:rPr>
          <w:rFonts w:eastAsia="Gungsuh"/>
          <w:color w:val="000000" w:themeColor="text1"/>
          <w:sz w:val="21"/>
          <w:szCs w:val="21"/>
        </w:rPr>
        <w:t> </w:t>
      </w:r>
      <w:r w:rsidRPr="00971F64">
        <w:rPr>
          <w:rFonts w:eastAsia="Gungsuh"/>
          <w:color w:val="000000" w:themeColor="text1"/>
          <w:sz w:val="21"/>
          <w:szCs w:val="21"/>
        </w:rPr>
        <w:t xml:space="preserve">cm were considered juveniles (Table S5). Divers estimated visibility on each transect by determining the distance at which the lead diver could see the fingers of their buddy. Transects with visibility less than 2.0 m were excluded from the analyses including fishes. </w:t>
      </w:r>
    </w:p>
    <w:p w14:paraId="154F6B0F"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rsidRPr="00971F64">
        <w:rPr>
          <w:color w:val="000000" w:themeColor="text1"/>
          <w:sz w:val="21"/>
          <w:szCs w:val="21"/>
        </w:rPr>
        <w:t>surfgrass</w:t>
      </w:r>
      <w:proofErr w:type="spellEnd"/>
      <w:r w:rsidRPr="00971F64">
        <w:rPr>
          <w:color w:val="000000" w:themeColor="text1"/>
          <w:sz w:val="21"/>
          <w:szCs w:val="21"/>
        </w:rPr>
        <w:t>, or non-living substratum (rock/sand). However, these percent cover data are not used in the present study but are discussed here to clarify diver sampling responsibilities.</w:t>
      </w:r>
    </w:p>
    <w:p w14:paraId="22CAD706" w14:textId="5DD2A89F"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t xml:space="preserve">We classified abiotic habitat (substratum) based on a simplified version of a system used extensively on the U.S. West Coast </w:t>
      </w:r>
      <w:r w:rsidRPr="00971F64">
        <w:rPr>
          <w:color w:val="000000" w:themeColor="text1"/>
          <w:sz w:val="21"/>
          <w:szCs w:val="21"/>
        </w:rP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rsidRPr="00971F64">
        <w:rPr>
          <w:color w:val="000000" w:themeColor="text1"/>
          <w:sz w:val="21"/>
          <w:szCs w:val="21"/>
        </w:rPr>
        <w:instrText xml:space="preserve"> ADDIN EN.CITE </w:instrText>
      </w:r>
      <w:r w:rsidRPr="00971F64">
        <w:rPr>
          <w:color w:val="000000" w:themeColor="text1"/>
          <w:sz w:val="21"/>
          <w:szCs w:val="21"/>
        </w:rP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rsidRPr="00971F64">
        <w:rPr>
          <w:color w:val="000000" w:themeColor="text1"/>
          <w:sz w:val="21"/>
          <w:szCs w:val="21"/>
        </w:rPr>
        <w:instrText xml:space="preserve"> ADDIN EN.CITE.DATA </w:instrText>
      </w:r>
      <w:r w:rsidRPr="00971F64">
        <w:rPr>
          <w:color w:val="000000" w:themeColor="text1"/>
          <w:sz w:val="21"/>
          <w:szCs w:val="21"/>
        </w:rPr>
      </w:r>
      <w:r w:rsidRPr="00971F64">
        <w:rPr>
          <w:color w:val="000000" w:themeColor="text1"/>
          <w:sz w:val="21"/>
          <w:szCs w:val="21"/>
        </w:rPr>
        <w:fldChar w:fldCharType="end"/>
      </w:r>
      <w:r w:rsidRPr="00971F64">
        <w:rPr>
          <w:color w:val="000000" w:themeColor="text1"/>
          <w:sz w:val="21"/>
          <w:szCs w:val="21"/>
        </w:rPr>
      </w:r>
      <w:r w:rsidRPr="00971F64">
        <w:rPr>
          <w:color w:val="000000" w:themeColor="text1"/>
          <w:sz w:val="21"/>
          <w:szCs w:val="21"/>
        </w:rPr>
        <w:fldChar w:fldCharType="separate"/>
      </w:r>
      <w:r w:rsidRPr="00971F64">
        <w:rPr>
          <w:noProof/>
          <w:color w:val="000000" w:themeColor="text1"/>
          <w:sz w:val="21"/>
          <w:szCs w:val="21"/>
        </w:rPr>
        <w:t>(Pearcy et al. 1989, Stein et al. 1992, Malone et al. 2022)</w:t>
      </w:r>
      <w:r w:rsidRPr="00971F64">
        <w:rPr>
          <w:color w:val="000000" w:themeColor="text1"/>
          <w:sz w:val="21"/>
          <w:szCs w:val="21"/>
        </w:rPr>
        <w:fldChar w:fldCharType="end"/>
      </w:r>
      <w:r w:rsidRPr="00971F64">
        <w:rPr>
          <w:color w:val="000000" w:themeColor="text1"/>
          <w:sz w:val="21"/>
          <w:szCs w:val="21"/>
        </w:rPr>
        <w:t>: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w:t>
      </w:r>
      <w:r w:rsidR="00A11A28" w:rsidRPr="00971F64">
        <w:rPr>
          <w:color w:val="000000" w:themeColor="text1"/>
          <w:sz w:val="21"/>
          <w:szCs w:val="21"/>
        </w:rPr>
        <w:t> </w:t>
      </w:r>
      <w:r w:rsidRPr="00971F64">
        <w:rPr>
          <w:color w:val="000000" w:themeColor="text1"/>
          <w:sz w:val="21"/>
          <w:szCs w:val="21"/>
        </w:rPr>
        <w:t>cm, 10-100</w:t>
      </w:r>
      <w:r w:rsidR="00A11A28" w:rsidRPr="00971F64">
        <w:rPr>
          <w:color w:val="000000" w:themeColor="text1"/>
          <w:sz w:val="21"/>
          <w:szCs w:val="21"/>
        </w:rPr>
        <w:t> </w:t>
      </w:r>
      <w:r w:rsidRPr="00971F64">
        <w:rPr>
          <w:color w:val="000000" w:themeColor="text1"/>
          <w:sz w:val="21"/>
          <w:szCs w:val="21"/>
        </w:rPr>
        <w:t xml:space="preserve">cm, 1-2 m, or &gt;2 m. </w:t>
      </w:r>
    </w:p>
    <w:p w14:paraId="5AA7B9F9" w14:textId="77777777" w:rsidR="007654F7" w:rsidRPr="00971F64" w:rsidRDefault="007654F7" w:rsidP="00971F64">
      <w:pPr>
        <w:pStyle w:val="Heading2"/>
        <w:adjustRightInd w:val="0"/>
        <w:snapToGrid w:val="0"/>
        <w:spacing w:before="0" w:after="0" w:line="240" w:lineRule="auto"/>
        <w:ind w:right="4"/>
        <w:contextualSpacing/>
        <w:jc w:val="both"/>
        <w:rPr>
          <w:rFonts w:cs="Times New Roman"/>
          <w:color w:val="000000" w:themeColor="text1"/>
          <w:sz w:val="21"/>
          <w:szCs w:val="21"/>
        </w:rPr>
      </w:pPr>
      <w:bookmarkStart w:id="1" w:name="_jp468p2oc9iz" w:colFirst="0" w:colLast="0"/>
      <w:bookmarkStart w:id="2" w:name="_j5x39n4vczlu" w:colFirst="0" w:colLast="0"/>
      <w:bookmarkEnd w:id="1"/>
      <w:bookmarkEnd w:id="2"/>
      <w:r w:rsidRPr="00971F64">
        <w:rPr>
          <w:rFonts w:cs="Times New Roman"/>
          <w:color w:val="000000" w:themeColor="text1"/>
          <w:sz w:val="21"/>
          <w:szCs w:val="21"/>
        </w:rPr>
        <w:br w:type="page"/>
      </w:r>
    </w:p>
    <w:p w14:paraId="7AC0CB04" w14:textId="4FFC59E6"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3" w:name="_dsu0wlp4dfo" w:colFirst="0" w:colLast="0"/>
      <w:bookmarkEnd w:id="3"/>
      <w:r w:rsidRPr="00971F64">
        <w:rPr>
          <w:color w:val="000000" w:themeColor="text1"/>
          <w:sz w:val="21"/>
          <w:szCs w:val="21"/>
        </w:rPr>
        <w:lastRenderedPageBreak/>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p w14:paraId="1F11A9FE" w14:textId="77777777" w:rsidR="009F4E1D" w:rsidRPr="00971F64" w:rsidRDefault="009F4E1D" w:rsidP="00971F64">
      <w:pPr>
        <w:adjustRightInd w:val="0"/>
        <w:snapToGrid w:val="0"/>
        <w:spacing w:line="240" w:lineRule="auto"/>
        <w:ind w:right="4"/>
        <w:contextualSpacing/>
        <w:jc w:val="both"/>
        <w:rPr>
          <w:sz w:val="21"/>
          <w:szCs w:val="21"/>
        </w:rPr>
      </w:pP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B83FDB" w:rsidRPr="00971F64" w14:paraId="1B171D02" w14:textId="77777777"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14:paraId="5139414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1980" w:type="dxa"/>
            <w:tcBorders>
              <w:top w:val="nil"/>
              <w:left w:val="nil"/>
              <w:bottom w:val="single" w:sz="8" w:space="0" w:color="000000"/>
              <w:right w:val="nil"/>
            </w:tcBorders>
            <w:tcMar>
              <w:top w:w="29" w:type="dxa"/>
              <w:left w:w="100" w:type="dxa"/>
              <w:bottom w:w="29" w:type="dxa"/>
              <w:right w:w="100" w:type="dxa"/>
            </w:tcMar>
          </w:tcPr>
          <w:p w14:paraId="1C8A1F2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720" w:type="dxa"/>
            <w:tcBorders>
              <w:top w:val="nil"/>
              <w:left w:val="nil"/>
              <w:bottom w:val="single" w:sz="8" w:space="0" w:color="000000"/>
              <w:right w:val="nil"/>
            </w:tcBorders>
            <w:tcMar>
              <w:top w:w="29" w:type="dxa"/>
              <w:left w:w="100" w:type="dxa"/>
              <w:bottom w:w="29" w:type="dxa"/>
              <w:right w:w="100" w:type="dxa"/>
            </w:tcMar>
          </w:tcPr>
          <w:p w14:paraId="79D902C3"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Fish</w:t>
            </w:r>
          </w:p>
        </w:tc>
        <w:tc>
          <w:tcPr>
            <w:tcW w:w="2355" w:type="dxa"/>
            <w:tcBorders>
              <w:top w:val="nil"/>
              <w:left w:val="nil"/>
              <w:bottom w:val="single" w:sz="8" w:space="0" w:color="000000"/>
              <w:right w:val="nil"/>
            </w:tcBorders>
            <w:tcMar>
              <w:top w:w="29" w:type="dxa"/>
              <w:left w:w="100" w:type="dxa"/>
              <w:bottom w:w="29" w:type="dxa"/>
              <w:right w:w="100" w:type="dxa"/>
            </w:tcMar>
          </w:tcPr>
          <w:p w14:paraId="154BE183" w14:textId="0234D55C"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Kelp/</w:t>
            </w:r>
            <w:r w:rsidR="00236D78">
              <w:rPr>
                <w:color w:val="000000" w:themeColor="text1"/>
                <w:sz w:val="21"/>
                <w:szCs w:val="21"/>
              </w:rPr>
              <w:br/>
            </w:r>
            <w:r w:rsidRPr="00971F64">
              <w:rPr>
                <w:color w:val="000000" w:themeColor="text1"/>
                <w:sz w:val="21"/>
                <w:szCs w:val="21"/>
              </w:rPr>
              <w:t>Invertebrates</w:t>
            </w:r>
          </w:p>
        </w:tc>
      </w:tr>
      <w:tr w:rsidR="00B83FDB" w:rsidRPr="00971F64" w14:paraId="45DC5328" w14:textId="77777777" w:rsidTr="008439B6">
        <w:trPr>
          <w:trHeight w:val="20"/>
        </w:trPr>
        <w:tc>
          <w:tcPr>
            <w:tcW w:w="1005" w:type="dxa"/>
            <w:tcBorders>
              <w:top w:val="single" w:sz="8" w:space="0" w:color="000000"/>
              <w:left w:val="nil"/>
              <w:bottom w:val="nil"/>
              <w:right w:val="nil"/>
            </w:tcBorders>
            <w:tcMar>
              <w:top w:w="29" w:type="dxa"/>
              <w:left w:w="100" w:type="dxa"/>
              <w:bottom w:w="29" w:type="dxa"/>
              <w:right w:w="100" w:type="dxa"/>
            </w:tcMar>
          </w:tcPr>
          <w:p w14:paraId="60C094F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2015</w:t>
            </w:r>
          </w:p>
        </w:tc>
        <w:tc>
          <w:tcPr>
            <w:tcW w:w="1980" w:type="dxa"/>
            <w:tcBorders>
              <w:top w:val="single" w:sz="8" w:space="0" w:color="000000"/>
            </w:tcBorders>
            <w:tcMar>
              <w:top w:w="29" w:type="dxa"/>
              <w:left w:w="100" w:type="dxa"/>
              <w:bottom w:w="29" w:type="dxa"/>
              <w:right w:w="100" w:type="dxa"/>
            </w:tcMar>
          </w:tcPr>
          <w:p w14:paraId="571FAD4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Johnson</w:t>
            </w:r>
          </w:p>
        </w:tc>
        <w:tc>
          <w:tcPr>
            <w:tcW w:w="720" w:type="dxa"/>
            <w:tcBorders>
              <w:top w:val="single" w:sz="8" w:space="0" w:color="000000"/>
            </w:tcBorders>
            <w:tcMar>
              <w:top w:w="29" w:type="dxa"/>
              <w:left w:w="100" w:type="dxa"/>
              <w:bottom w:w="29" w:type="dxa"/>
              <w:right w:w="100" w:type="dxa"/>
            </w:tcMar>
          </w:tcPr>
          <w:p w14:paraId="75469B88"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c>
          <w:tcPr>
            <w:tcW w:w="2355" w:type="dxa"/>
            <w:tcBorders>
              <w:top w:val="single" w:sz="8" w:space="0" w:color="000000"/>
            </w:tcBorders>
            <w:tcMar>
              <w:top w:w="29" w:type="dxa"/>
              <w:left w:w="100" w:type="dxa"/>
              <w:bottom w:w="29" w:type="dxa"/>
              <w:right w:w="100" w:type="dxa"/>
            </w:tcMar>
          </w:tcPr>
          <w:p w14:paraId="30C9B974"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r>
      <w:tr w:rsidR="00B83FDB" w:rsidRPr="00971F64" w14:paraId="6406DC9C"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306F125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2015</w:t>
            </w:r>
          </w:p>
        </w:tc>
        <w:tc>
          <w:tcPr>
            <w:tcW w:w="1980" w:type="dxa"/>
            <w:tcMar>
              <w:top w:w="29" w:type="dxa"/>
              <w:left w:w="100" w:type="dxa"/>
              <w:bottom w:w="29" w:type="dxa"/>
              <w:right w:w="100" w:type="dxa"/>
            </w:tcMar>
          </w:tcPr>
          <w:p w14:paraId="301EF07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Alava</w:t>
            </w:r>
          </w:p>
        </w:tc>
        <w:tc>
          <w:tcPr>
            <w:tcW w:w="720" w:type="dxa"/>
            <w:tcMar>
              <w:top w:w="29" w:type="dxa"/>
              <w:left w:w="100" w:type="dxa"/>
              <w:bottom w:w="29" w:type="dxa"/>
              <w:right w:w="100" w:type="dxa"/>
            </w:tcMar>
          </w:tcPr>
          <w:p w14:paraId="2DFBD7C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c>
          <w:tcPr>
            <w:tcW w:w="2355" w:type="dxa"/>
            <w:tcMar>
              <w:top w:w="29" w:type="dxa"/>
              <w:left w:w="100" w:type="dxa"/>
              <w:bottom w:w="29" w:type="dxa"/>
              <w:right w:w="100" w:type="dxa"/>
            </w:tcMar>
          </w:tcPr>
          <w:p w14:paraId="3192B3C2"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r>
      <w:tr w:rsidR="00B83FDB" w:rsidRPr="00971F64" w14:paraId="300C5620"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764A434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2015</w:t>
            </w:r>
          </w:p>
        </w:tc>
        <w:tc>
          <w:tcPr>
            <w:tcW w:w="1980" w:type="dxa"/>
            <w:tcMar>
              <w:top w:w="29" w:type="dxa"/>
              <w:left w:w="100" w:type="dxa"/>
              <w:bottom w:w="29" w:type="dxa"/>
              <w:right w:w="100" w:type="dxa"/>
            </w:tcMar>
          </w:tcPr>
          <w:p w14:paraId="1A040F9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Tatoosh</w:t>
            </w:r>
            <w:proofErr w:type="spellEnd"/>
            <w:r w:rsidRPr="00971F64">
              <w:rPr>
                <w:color w:val="000000" w:themeColor="text1"/>
                <w:sz w:val="21"/>
                <w:szCs w:val="21"/>
              </w:rPr>
              <w:t xml:space="preserve"> Island</w:t>
            </w:r>
          </w:p>
        </w:tc>
        <w:tc>
          <w:tcPr>
            <w:tcW w:w="720" w:type="dxa"/>
            <w:tcMar>
              <w:top w:w="29" w:type="dxa"/>
              <w:left w:w="100" w:type="dxa"/>
              <w:bottom w:w="29" w:type="dxa"/>
              <w:right w:w="100" w:type="dxa"/>
            </w:tcMar>
          </w:tcPr>
          <w:p w14:paraId="28D756E5"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c>
          <w:tcPr>
            <w:tcW w:w="2355" w:type="dxa"/>
            <w:tcMar>
              <w:top w:w="29" w:type="dxa"/>
              <w:left w:w="100" w:type="dxa"/>
              <w:bottom w:w="29" w:type="dxa"/>
              <w:right w:w="100" w:type="dxa"/>
            </w:tcMar>
          </w:tcPr>
          <w:p w14:paraId="682D61C3"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r>
      <w:tr w:rsidR="00B83FDB" w:rsidRPr="00971F64" w14:paraId="0BE3FB0C"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6450CCC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2015</w:t>
            </w:r>
          </w:p>
        </w:tc>
        <w:tc>
          <w:tcPr>
            <w:tcW w:w="1980" w:type="dxa"/>
            <w:tcMar>
              <w:top w:w="29" w:type="dxa"/>
              <w:left w:w="100" w:type="dxa"/>
              <w:bottom w:w="29" w:type="dxa"/>
              <w:right w:w="100" w:type="dxa"/>
            </w:tcMar>
          </w:tcPr>
          <w:p w14:paraId="0ACC251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Neah Bay</w:t>
            </w:r>
          </w:p>
        </w:tc>
        <w:tc>
          <w:tcPr>
            <w:tcW w:w="720" w:type="dxa"/>
            <w:tcMar>
              <w:top w:w="29" w:type="dxa"/>
              <w:left w:w="100" w:type="dxa"/>
              <w:bottom w:w="29" w:type="dxa"/>
              <w:right w:w="100" w:type="dxa"/>
            </w:tcMar>
          </w:tcPr>
          <w:p w14:paraId="54B7AB70"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c>
          <w:tcPr>
            <w:tcW w:w="2355" w:type="dxa"/>
            <w:tcMar>
              <w:top w:w="29" w:type="dxa"/>
              <w:left w:w="100" w:type="dxa"/>
              <w:bottom w:w="29" w:type="dxa"/>
              <w:right w:w="100" w:type="dxa"/>
            </w:tcMar>
          </w:tcPr>
          <w:p w14:paraId="2538B77D"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r>
      <w:tr w:rsidR="00B83FDB" w:rsidRPr="00971F64" w14:paraId="1DE209BC"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4422BD8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2015</w:t>
            </w:r>
          </w:p>
        </w:tc>
        <w:tc>
          <w:tcPr>
            <w:tcW w:w="1980" w:type="dxa"/>
            <w:tcMar>
              <w:top w:w="29" w:type="dxa"/>
              <w:left w:w="100" w:type="dxa"/>
              <w:bottom w:w="29" w:type="dxa"/>
              <w:right w:w="100" w:type="dxa"/>
            </w:tcMar>
          </w:tcPr>
          <w:p w14:paraId="03CD801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Destruction Island</w:t>
            </w:r>
          </w:p>
        </w:tc>
        <w:tc>
          <w:tcPr>
            <w:tcW w:w="720" w:type="dxa"/>
            <w:tcMar>
              <w:top w:w="29" w:type="dxa"/>
              <w:left w:w="100" w:type="dxa"/>
              <w:bottom w:w="29" w:type="dxa"/>
              <w:right w:w="100" w:type="dxa"/>
            </w:tcMar>
          </w:tcPr>
          <w:p w14:paraId="7DB6E377"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NA</w:t>
            </w:r>
          </w:p>
        </w:tc>
        <w:tc>
          <w:tcPr>
            <w:tcW w:w="2355" w:type="dxa"/>
            <w:tcMar>
              <w:top w:w="29" w:type="dxa"/>
              <w:left w:w="100" w:type="dxa"/>
              <w:bottom w:w="29" w:type="dxa"/>
              <w:right w:w="100" w:type="dxa"/>
            </w:tcMar>
          </w:tcPr>
          <w:p w14:paraId="6C413D85"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w:t>
            </w:r>
          </w:p>
        </w:tc>
      </w:tr>
      <w:tr w:rsidR="00B83FDB" w:rsidRPr="00971F64" w14:paraId="4F7827B8"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39C32D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2016</w:t>
            </w:r>
          </w:p>
        </w:tc>
        <w:tc>
          <w:tcPr>
            <w:tcW w:w="1980" w:type="dxa"/>
            <w:tcMar>
              <w:top w:w="29" w:type="dxa"/>
              <w:left w:w="100" w:type="dxa"/>
              <w:bottom w:w="29" w:type="dxa"/>
              <w:right w:w="100" w:type="dxa"/>
            </w:tcMar>
          </w:tcPr>
          <w:p w14:paraId="1A57F94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Destruction Island</w:t>
            </w:r>
          </w:p>
        </w:tc>
        <w:tc>
          <w:tcPr>
            <w:tcW w:w="720" w:type="dxa"/>
            <w:tcMar>
              <w:top w:w="29" w:type="dxa"/>
              <w:left w:w="100" w:type="dxa"/>
              <w:bottom w:w="29" w:type="dxa"/>
              <w:right w:w="100" w:type="dxa"/>
            </w:tcMar>
          </w:tcPr>
          <w:p w14:paraId="3C035DC8"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3</w:t>
            </w:r>
          </w:p>
        </w:tc>
        <w:tc>
          <w:tcPr>
            <w:tcW w:w="2355" w:type="dxa"/>
            <w:tcMar>
              <w:top w:w="29" w:type="dxa"/>
              <w:left w:w="100" w:type="dxa"/>
              <w:bottom w:w="29" w:type="dxa"/>
              <w:right w:w="100" w:type="dxa"/>
            </w:tcMar>
          </w:tcPr>
          <w:p w14:paraId="68318996"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7</w:t>
            </w:r>
          </w:p>
        </w:tc>
      </w:tr>
      <w:tr w:rsidR="00B83FDB" w:rsidRPr="00971F64" w14:paraId="3B9E02BC"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4F988AB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2016</w:t>
            </w:r>
          </w:p>
        </w:tc>
        <w:tc>
          <w:tcPr>
            <w:tcW w:w="1980" w:type="dxa"/>
            <w:tcMar>
              <w:top w:w="29" w:type="dxa"/>
              <w:left w:w="100" w:type="dxa"/>
              <w:bottom w:w="29" w:type="dxa"/>
              <w:right w:w="100" w:type="dxa"/>
            </w:tcMar>
          </w:tcPr>
          <w:p w14:paraId="2A0E9C9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Johnson</w:t>
            </w:r>
          </w:p>
        </w:tc>
        <w:tc>
          <w:tcPr>
            <w:tcW w:w="720" w:type="dxa"/>
            <w:tcMar>
              <w:top w:w="29" w:type="dxa"/>
              <w:left w:w="100" w:type="dxa"/>
              <w:bottom w:w="29" w:type="dxa"/>
              <w:right w:w="100" w:type="dxa"/>
            </w:tcMar>
          </w:tcPr>
          <w:p w14:paraId="0D9B4932"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10</w:t>
            </w:r>
          </w:p>
        </w:tc>
        <w:tc>
          <w:tcPr>
            <w:tcW w:w="2355" w:type="dxa"/>
            <w:tcMar>
              <w:top w:w="29" w:type="dxa"/>
              <w:left w:w="100" w:type="dxa"/>
              <w:bottom w:w="29" w:type="dxa"/>
              <w:right w:w="100" w:type="dxa"/>
            </w:tcMar>
          </w:tcPr>
          <w:p w14:paraId="1953B6F1"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w:t>
            </w:r>
          </w:p>
        </w:tc>
      </w:tr>
      <w:tr w:rsidR="00B83FDB" w:rsidRPr="00971F64" w14:paraId="28EC35E2"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37DBAF3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2016</w:t>
            </w:r>
          </w:p>
        </w:tc>
        <w:tc>
          <w:tcPr>
            <w:tcW w:w="1980" w:type="dxa"/>
            <w:tcMar>
              <w:top w:w="29" w:type="dxa"/>
              <w:left w:w="100" w:type="dxa"/>
              <w:bottom w:w="29" w:type="dxa"/>
              <w:right w:w="100" w:type="dxa"/>
            </w:tcMar>
          </w:tcPr>
          <w:p w14:paraId="01DD2D9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Alava</w:t>
            </w:r>
          </w:p>
        </w:tc>
        <w:tc>
          <w:tcPr>
            <w:tcW w:w="720" w:type="dxa"/>
            <w:tcMar>
              <w:top w:w="29" w:type="dxa"/>
              <w:left w:w="100" w:type="dxa"/>
              <w:bottom w:w="29" w:type="dxa"/>
              <w:right w:w="100" w:type="dxa"/>
            </w:tcMar>
          </w:tcPr>
          <w:p w14:paraId="1D2BC411"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c>
          <w:tcPr>
            <w:tcW w:w="2355" w:type="dxa"/>
            <w:tcMar>
              <w:top w:w="29" w:type="dxa"/>
              <w:left w:w="100" w:type="dxa"/>
              <w:bottom w:w="29" w:type="dxa"/>
              <w:right w:w="100" w:type="dxa"/>
            </w:tcMar>
          </w:tcPr>
          <w:p w14:paraId="330D8676"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10</w:t>
            </w:r>
          </w:p>
        </w:tc>
      </w:tr>
      <w:tr w:rsidR="00B83FDB" w:rsidRPr="00971F64" w14:paraId="3FDB8679"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8DBF0D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2016</w:t>
            </w:r>
          </w:p>
        </w:tc>
        <w:tc>
          <w:tcPr>
            <w:tcW w:w="1980" w:type="dxa"/>
            <w:tcMar>
              <w:top w:w="29" w:type="dxa"/>
              <w:left w:w="100" w:type="dxa"/>
              <w:bottom w:w="29" w:type="dxa"/>
              <w:right w:w="100" w:type="dxa"/>
            </w:tcMar>
          </w:tcPr>
          <w:p w14:paraId="78B3953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Tatoosh</w:t>
            </w:r>
            <w:proofErr w:type="spellEnd"/>
            <w:r w:rsidRPr="00971F64">
              <w:rPr>
                <w:color w:val="000000" w:themeColor="text1"/>
                <w:sz w:val="21"/>
                <w:szCs w:val="21"/>
              </w:rPr>
              <w:t xml:space="preserve"> Island</w:t>
            </w:r>
          </w:p>
        </w:tc>
        <w:tc>
          <w:tcPr>
            <w:tcW w:w="720" w:type="dxa"/>
            <w:tcMar>
              <w:top w:w="29" w:type="dxa"/>
              <w:left w:w="100" w:type="dxa"/>
              <w:bottom w:w="29" w:type="dxa"/>
              <w:right w:w="100" w:type="dxa"/>
            </w:tcMar>
          </w:tcPr>
          <w:p w14:paraId="1C6F42E8"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8</w:t>
            </w:r>
          </w:p>
        </w:tc>
        <w:tc>
          <w:tcPr>
            <w:tcW w:w="2355" w:type="dxa"/>
            <w:tcMar>
              <w:top w:w="29" w:type="dxa"/>
              <w:left w:w="100" w:type="dxa"/>
              <w:bottom w:w="29" w:type="dxa"/>
              <w:right w:w="100" w:type="dxa"/>
            </w:tcMar>
          </w:tcPr>
          <w:p w14:paraId="73668A7B"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9</w:t>
            </w:r>
          </w:p>
        </w:tc>
      </w:tr>
      <w:tr w:rsidR="00B83FDB" w:rsidRPr="00971F64" w14:paraId="07CB772A"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63C2981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2016</w:t>
            </w:r>
          </w:p>
        </w:tc>
        <w:tc>
          <w:tcPr>
            <w:tcW w:w="1980" w:type="dxa"/>
            <w:tcMar>
              <w:top w:w="29" w:type="dxa"/>
              <w:left w:w="100" w:type="dxa"/>
              <w:bottom w:w="29" w:type="dxa"/>
              <w:right w:w="100" w:type="dxa"/>
            </w:tcMar>
          </w:tcPr>
          <w:p w14:paraId="3B52674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Neah Bay</w:t>
            </w:r>
          </w:p>
        </w:tc>
        <w:tc>
          <w:tcPr>
            <w:tcW w:w="720" w:type="dxa"/>
            <w:tcMar>
              <w:top w:w="29" w:type="dxa"/>
              <w:left w:w="100" w:type="dxa"/>
              <w:bottom w:w="29" w:type="dxa"/>
              <w:right w:w="100" w:type="dxa"/>
            </w:tcMar>
          </w:tcPr>
          <w:p w14:paraId="6351DBD9"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10</w:t>
            </w:r>
          </w:p>
        </w:tc>
        <w:tc>
          <w:tcPr>
            <w:tcW w:w="2355" w:type="dxa"/>
            <w:tcMar>
              <w:top w:w="29" w:type="dxa"/>
              <w:left w:w="100" w:type="dxa"/>
              <w:bottom w:w="29" w:type="dxa"/>
              <w:right w:w="100" w:type="dxa"/>
            </w:tcMar>
          </w:tcPr>
          <w:p w14:paraId="566BFCBB"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10</w:t>
            </w:r>
          </w:p>
        </w:tc>
      </w:tr>
      <w:tr w:rsidR="00B83FDB" w:rsidRPr="00971F64" w14:paraId="7B1FDD29"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23A748F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2017</w:t>
            </w:r>
          </w:p>
        </w:tc>
        <w:tc>
          <w:tcPr>
            <w:tcW w:w="1980" w:type="dxa"/>
            <w:tcMar>
              <w:top w:w="29" w:type="dxa"/>
              <w:left w:w="100" w:type="dxa"/>
              <w:bottom w:w="29" w:type="dxa"/>
              <w:right w:w="100" w:type="dxa"/>
            </w:tcMar>
          </w:tcPr>
          <w:p w14:paraId="63A638B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Destruction Island</w:t>
            </w:r>
          </w:p>
        </w:tc>
        <w:tc>
          <w:tcPr>
            <w:tcW w:w="720" w:type="dxa"/>
            <w:tcMar>
              <w:top w:w="29" w:type="dxa"/>
              <w:left w:w="100" w:type="dxa"/>
              <w:bottom w:w="29" w:type="dxa"/>
              <w:right w:w="100" w:type="dxa"/>
            </w:tcMar>
          </w:tcPr>
          <w:p w14:paraId="7ADAA549"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4</w:t>
            </w:r>
          </w:p>
        </w:tc>
        <w:tc>
          <w:tcPr>
            <w:tcW w:w="2355" w:type="dxa"/>
            <w:tcMar>
              <w:top w:w="29" w:type="dxa"/>
              <w:left w:w="100" w:type="dxa"/>
              <w:bottom w:w="29" w:type="dxa"/>
              <w:right w:w="100" w:type="dxa"/>
            </w:tcMar>
          </w:tcPr>
          <w:p w14:paraId="3103D56F"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r>
      <w:tr w:rsidR="00B83FDB" w:rsidRPr="00971F64" w14:paraId="436B2D4B"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107465E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2017</w:t>
            </w:r>
          </w:p>
        </w:tc>
        <w:tc>
          <w:tcPr>
            <w:tcW w:w="1980" w:type="dxa"/>
            <w:tcMar>
              <w:top w:w="29" w:type="dxa"/>
              <w:left w:w="100" w:type="dxa"/>
              <w:bottom w:w="29" w:type="dxa"/>
              <w:right w:w="100" w:type="dxa"/>
            </w:tcMar>
          </w:tcPr>
          <w:p w14:paraId="5C77350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Johnson</w:t>
            </w:r>
          </w:p>
        </w:tc>
        <w:tc>
          <w:tcPr>
            <w:tcW w:w="720" w:type="dxa"/>
            <w:tcMar>
              <w:top w:w="29" w:type="dxa"/>
              <w:left w:w="100" w:type="dxa"/>
              <w:bottom w:w="29" w:type="dxa"/>
              <w:right w:w="100" w:type="dxa"/>
            </w:tcMar>
          </w:tcPr>
          <w:p w14:paraId="64391D29"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9</w:t>
            </w:r>
          </w:p>
        </w:tc>
        <w:tc>
          <w:tcPr>
            <w:tcW w:w="2355" w:type="dxa"/>
            <w:tcMar>
              <w:top w:w="29" w:type="dxa"/>
              <w:left w:w="100" w:type="dxa"/>
              <w:bottom w:w="29" w:type="dxa"/>
              <w:right w:w="100" w:type="dxa"/>
            </w:tcMar>
          </w:tcPr>
          <w:p w14:paraId="7E2097C4"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w:t>
            </w:r>
          </w:p>
        </w:tc>
      </w:tr>
      <w:tr w:rsidR="00B83FDB" w:rsidRPr="00971F64" w14:paraId="26C022F5"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1B5701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2017</w:t>
            </w:r>
          </w:p>
        </w:tc>
        <w:tc>
          <w:tcPr>
            <w:tcW w:w="1980" w:type="dxa"/>
            <w:tcMar>
              <w:top w:w="29" w:type="dxa"/>
              <w:left w:w="100" w:type="dxa"/>
              <w:bottom w:w="29" w:type="dxa"/>
              <w:right w:w="100" w:type="dxa"/>
            </w:tcMar>
          </w:tcPr>
          <w:p w14:paraId="2899CDA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Alava</w:t>
            </w:r>
          </w:p>
        </w:tc>
        <w:tc>
          <w:tcPr>
            <w:tcW w:w="720" w:type="dxa"/>
            <w:tcMar>
              <w:top w:w="29" w:type="dxa"/>
              <w:left w:w="100" w:type="dxa"/>
              <w:bottom w:w="29" w:type="dxa"/>
              <w:right w:w="100" w:type="dxa"/>
            </w:tcMar>
          </w:tcPr>
          <w:p w14:paraId="2F73CC27"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18</w:t>
            </w:r>
          </w:p>
        </w:tc>
        <w:tc>
          <w:tcPr>
            <w:tcW w:w="2355" w:type="dxa"/>
            <w:tcMar>
              <w:top w:w="29" w:type="dxa"/>
              <w:left w:w="100" w:type="dxa"/>
              <w:bottom w:w="29" w:type="dxa"/>
              <w:right w:w="100" w:type="dxa"/>
            </w:tcMar>
          </w:tcPr>
          <w:p w14:paraId="086BB309"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1F9A6EC9"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3409DDC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2017</w:t>
            </w:r>
          </w:p>
        </w:tc>
        <w:tc>
          <w:tcPr>
            <w:tcW w:w="1980" w:type="dxa"/>
            <w:tcMar>
              <w:top w:w="29" w:type="dxa"/>
              <w:left w:w="100" w:type="dxa"/>
              <w:bottom w:w="29" w:type="dxa"/>
              <w:right w:w="100" w:type="dxa"/>
            </w:tcMar>
          </w:tcPr>
          <w:p w14:paraId="798F08A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Tatoosh</w:t>
            </w:r>
            <w:proofErr w:type="spellEnd"/>
            <w:r w:rsidRPr="00971F64">
              <w:rPr>
                <w:color w:val="000000" w:themeColor="text1"/>
                <w:sz w:val="21"/>
                <w:szCs w:val="21"/>
              </w:rPr>
              <w:t xml:space="preserve"> Island</w:t>
            </w:r>
          </w:p>
        </w:tc>
        <w:tc>
          <w:tcPr>
            <w:tcW w:w="720" w:type="dxa"/>
            <w:tcMar>
              <w:top w:w="29" w:type="dxa"/>
              <w:left w:w="100" w:type="dxa"/>
              <w:bottom w:w="29" w:type="dxa"/>
              <w:right w:w="100" w:type="dxa"/>
            </w:tcMar>
          </w:tcPr>
          <w:p w14:paraId="7F4B6F7D"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w:t>
            </w:r>
          </w:p>
        </w:tc>
        <w:tc>
          <w:tcPr>
            <w:tcW w:w="2355" w:type="dxa"/>
            <w:tcMar>
              <w:top w:w="29" w:type="dxa"/>
              <w:left w:w="100" w:type="dxa"/>
              <w:bottom w:w="29" w:type="dxa"/>
              <w:right w:w="100" w:type="dxa"/>
            </w:tcMar>
          </w:tcPr>
          <w:p w14:paraId="0C010E9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11</w:t>
            </w:r>
          </w:p>
        </w:tc>
      </w:tr>
      <w:tr w:rsidR="00B83FDB" w:rsidRPr="00971F64" w14:paraId="3336C0C8"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298CF0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2017</w:t>
            </w:r>
          </w:p>
        </w:tc>
        <w:tc>
          <w:tcPr>
            <w:tcW w:w="1980" w:type="dxa"/>
            <w:tcMar>
              <w:top w:w="29" w:type="dxa"/>
              <w:left w:w="100" w:type="dxa"/>
              <w:bottom w:w="29" w:type="dxa"/>
              <w:right w:w="100" w:type="dxa"/>
            </w:tcMar>
          </w:tcPr>
          <w:p w14:paraId="3B4A968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Neah Bay</w:t>
            </w:r>
          </w:p>
        </w:tc>
        <w:tc>
          <w:tcPr>
            <w:tcW w:w="720" w:type="dxa"/>
            <w:tcMar>
              <w:top w:w="29" w:type="dxa"/>
              <w:left w:w="100" w:type="dxa"/>
              <w:bottom w:w="29" w:type="dxa"/>
              <w:right w:w="100" w:type="dxa"/>
            </w:tcMar>
          </w:tcPr>
          <w:p w14:paraId="377EB814"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w:t>
            </w:r>
          </w:p>
        </w:tc>
        <w:tc>
          <w:tcPr>
            <w:tcW w:w="2355" w:type="dxa"/>
            <w:tcMar>
              <w:top w:w="29" w:type="dxa"/>
              <w:left w:w="100" w:type="dxa"/>
              <w:bottom w:w="29" w:type="dxa"/>
              <w:right w:w="100" w:type="dxa"/>
            </w:tcMar>
          </w:tcPr>
          <w:p w14:paraId="1368B6BA"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r>
      <w:tr w:rsidR="00B83FDB" w:rsidRPr="00971F64" w14:paraId="370D8F78"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568E8FD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2018</w:t>
            </w:r>
          </w:p>
        </w:tc>
        <w:tc>
          <w:tcPr>
            <w:tcW w:w="1980" w:type="dxa"/>
            <w:tcMar>
              <w:top w:w="29" w:type="dxa"/>
              <w:left w:w="100" w:type="dxa"/>
              <w:bottom w:w="29" w:type="dxa"/>
              <w:right w:w="100" w:type="dxa"/>
            </w:tcMar>
          </w:tcPr>
          <w:p w14:paraId="36324856"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Johnson</w:t>
            </w:r>
          </w:p>
        </w:tc>
        <w:tc>
          <w:tcPr>
            <w:tcW w:w="720" w:type="dxa"/>
            <w:tcMar>
              <w:top w:w="29" w:type="dxa"/>
              <w:left w:w="100" w:type="dxa"/>
              <w:bottom w:w="29" w:type="dxa"/>
              <w:right w:w="100" w:type="dxa"/>
            </w:tcMar>
          </w:tcPr>
          <w:p w14:paraId="420DDB6A"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7</w:t>
            </w:r>
          </w:p>
        </w:tc>
        <w:tc>
          <w:tcPr>
            <w:tcW w:w="2355" w:type="dxa"/>
            <w:tcMar>
              <w:top w:w="29" w:type="dxa"/>
              <w:left w:w="100" w:type="dxa"/>
              <w:bottom w:w="29" w:type="dxa"/>
              <w:right w:w="100" w:type="dxa"/>
            </w:tcMar>
          </w:tcPr>
          <w:p w14:paraId="28A758FC"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r>
      <w:tr w:rsidR="00B83FDB" w:rsidRPr="00971F64" w14:paraId="23622FEC"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1E45B2D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2018</w:t>
            </w:r>
          </w:p>
        </w:tc>
        <w:tc>
          <w:tcPr>
            <w:tcW w:w="1980" w:type="dxa"/>
            <w:tcMar>
              <w:top w:w="29" w:type="dxa"/>
              <w:left w:w="100" w:type="dxa"/>
              <w:bottom w:w="29" w:type="dxa"/>
              <w:right w:w="100" w:type="dxa"/>
            </w:tcMar>
          </w:tcPr>
          <w:p w14:paraId="72EB413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Alava</w:t>
            </w:r>
          </w:p>
        </w:tc>
        <w:tc>
          <w:tcPr>
            <w:tcW w:w="720" w:type="dxa"/>
            <w:tcMar>
              <w:top w:w="29" w:type="dxa"/>
              <w:left w:w="100" w:type="dxa"/>
              <w:bottom w:w="29" w:type="dxa"/>
              <w:right w:w="100" w:type="dxa"/>
            </w:tcMar>
          </w:tcPr>
          <w:p w14:paraId="4632BE84"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w:t>
            </w:r>
          </w:p>
        </w:tc>
        <w:tc>
          <w:tcPr>
            <w:tcW w:w="2355" w:type="dxa"/>
            <w:tcMar>
              <w:top w:w="29" w:type="dxa"/>
              <w:left w:w="100" w:type="dxa"/>
              <w:bottom w:w="29" w:type="dxa"/>
              <w:right w:w="100" w:type="dxa"/>
            </w:tcMar>
          </w:tcPr>
          <w:p w14:paraId="23C3A373"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r>
      <w:tr w:rsidR="00B83FDB" w:rsidRPr="00971F64" w14:paraId="3009B20F"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8D52C9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2018</w:t>
            </w:r>
          </w:p>
        </w:tc>
        <w:tc>
          <w:tcPr>
            <w:tcW w:w="1980" w:type="dxa"/>
            <w:tcMar>
              <w:top w:w="29" w:type="dxa"/>
              <w:left w:w="100" w:type="dxa"/>
              <w:bottom w:w="29" w:type="dxa"/>
              <w:right w:w="100" w:type="dxa"/>
            </w:tcMar>
          </w:tcPr>
          <w:p w14:paraId="751CEEC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Tatoosh</w:t>
            </w:r>
            <w:proofErr w:type="spellEnd"/>
            <w:r w:rsidRPr="00971F64">
              <w:rPr>
                <w:color w:val="000000" w:themeColor="text1"/>
                <w:sz w:val="21"/>
                <w:szCs w:val="21"/>
              </w:rPr>
              <w:t xml:space="preserve"> Island</w:t>
            </w:r>
          </w:p>
        </w:tc>
        <w:tc>
          <w:tcPr>
            <w:tcW w:w="720" w:type="dxa"/>
            <w:tcMar>
              <w:top w:w="29" w:type="dxa"/>
              <w:left w:w="100" w:type="dxa"/>
              <w:bottom w:w="29" w:type="dxa"/>
              <w:right w:w="100" w:type="dxa"/>
            </w:tcMar>
          </w:tcPr>
          <w:p w14:paraId="72022D06"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15</w:t>
            </w:r>
          </w:p>
        </w:tc>
        <w:tc>
          <w:tcPr>
            <w:tcW w:w="2355" w:type="dxa"/>
            <w:tcMar>
              <w:top w:w="29" w:type="dxa"/>
              <w:left w:w="100" w:type="dxa"/>
              <w:bottom w:w="29" w:type="dxa"/>
              <w:right w:w="100" w:type="dxa"/>
            </w:tcMar>
          </w:tcPr>
          <w:p w14:paraId="58863770"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r>
      <w:tr w:rsidR="00B83FDB" w:rsidRPr="00971F64" w14:paraId="2A6DF564"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7F00B24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2018</w:t>
            </w:r>
          </w:p>
        </w:tc>
        <w:tc>
          <w:tcPr>
            <w:tcW w:w="1980" w:type="dxa"/>
            <w:tcMar>
              <w:top w:w="29" w:type="dxa"/>
              <w:left w:w="100" w:type="dxa"/>
              <w:bottom w:w="29" w:type="dxa"/>
              <w:right w:w="100" w:type="dxa"/>
            </w:tcMar>
          </w:tcPr>
          <w:p w14:paraId="58C43CE9"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Neah Bay</w:t>
            </w:r>
          </w:p>
        </w:tc>
        <w:tc>
          <w:tcPr>
            <w:tcW w:w="720" w:type="dxa"/>
            <w:tcMar>
              <w:top w:w="29" w:type="dxa"/>
              <w:left w:w="100" w:type="dxa"/>
              <w:bottom w:w="29" w:type="dxa"/>
              <w:right w:w="100" w:type="dxa"/>
            </w:tcMar>
          </w:tcPr>
          <w:p w14:paraId="7B619ED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15</w:t>
            </w:r>
          </w:p>
        </w:tc>
        <w:tc>
          <w:tcPr>
            <w:tcW w:w="2355" w:type="dxa"/>
            <w:tcMar>
              <w:top w:w="29" w:type="dxa"/>
              <w:left w:w="100" w:type="dxa"/>
              <w:bottom w:w="29" w:type="dxa"/>
              <w:right w:w="100" w:type="dxa"/>
            </w:tcMar>
          </w:tcPr>
          <w:p w14:paraId="6B189DE3"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11B65A00"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576BD4C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2018</w:t>
            </w:r>
          </w:p>
        </w:tc>
        <w:tc>
          <w:tcPr>
            <w:tcW w:w="1980" w:type="dxa"/>
            <w:tcMar>
              <w:top w:w="29" w:type="dxa"/>
              <w:left w:w="100" w:type="dxa"/>
              <w:bottom w:w="29" w:type="dxa"/>
              <w:right w:w="100" w:type="dxa"/>
            </w:tcMar>
          </w:tcPr>
          <w:p w14:paraId="5ECE626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Destruction Island</w:t>
            </w:r>
          </w:p>
        </w:tc>
        <w:tc>
          <w:tcPr>
            <w:tcW w:w="720" w:type="dxa"/>
            <w:tcMar>
              <w:top w:w="29" w:type="dxa"/>
              <w:left w:w="100" w:type="dxa"/>
              <w:bottom w:w="29" w:type="dxa"/>
              <w:right w:w="100" w:type="dxa"/>
            </w:tcMar>
          </w:tcPr>
          <w:p w14:paraId="2EA30023"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NA</w:t>
            </w:r>
          </w:p>
        </w:tc>
        <w:tc>
          <w:tcPr>
            <w:tcW w:w="2355" w:type="dxa"/>
            <w:tcMar>
              <w:top w:w="29" w:type="dxa"/>
              <w:left w:w="100" w:type="dxa"/>
              <w:bottom w:w="29" w:type="dxa"/>
              <w:right w:w="100" w:type="dxa"/>
            </w:tcMar>
          </w:tcPr>
          <w:p w14:paraId="3E4900F4"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1C275D76"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1BA75EC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2019</w:t>
            </w:r>
          </w:p>
        </w:tc>
        <w:tc>
          <w:tcPr>
            <w:tcW w:w="1980" w:type="dxa"/>
            <w:tcMar>
              <w:top w:w="29" w:type="dxa"/>
              <w:left w:w="100" w:type="dxa"/>
              <w:bottom w:w="29" w:type="dxa"/>
              <w:right w:w="100" w:type="dxa"/>
            </w:tcMar>
          </w:tcPr>
          <w:p w14:paraId="7EECF68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Destruction Island</w:t>
            </w:r>
          </w:p>
        </w:tc>
        <w:tc>
          <w:tcPr>
            <w:tcW w:w="720" w:type="dxa"/>
            <w:tcMar>
              <w:top w:w="29" w:type="dxa"/>
              <w:left w:w="100" w:type="dxa"/>
              <w:bottom w:w="29" w:type="dxa"/>
              <w:right w:w="100" w:type="dxa"/>
            </w:tcMar>
          </w:tcPr>
          <w:p w14:paraId="63B97B64"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w:t>
            </w:r>
          </w:p>
        </w:tc>
        <w:tc>
          <w:tcPr>
            <w:tcW w:w="2355" w:type="dxa"/>
            <w:tcMar>
              <w:top w:w="29" w:type="dxa"/>
              <w:left w:w="100" w:type="dxa"/>
              <w:bottom w:w="29" w:type="dxa"/>
              <w:right w:w="100" w:type="dxa"/>
            </w:tcMar>
          </w:tcPr>
          <w:p w14:paraId="5DBFA4EF"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11</w:t>
            </w:r>
          </w:p>
        </w:tc>
      </w:tr>
      <w:tr w:rsidR="00B83FDB" w:rsidRPr="00971F64" w14:paraId="3D6F3B16"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2D393C4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2019</w:t>
            </w:r>
          </w:p>
        </w:tc>
        <w:tc>
          <w:tcPr>
            <w:tcW w:w="1980" w:type="dxa"/>
            <w:tcMar>
              <w:top w:w="29" w:type="dxa"/>
              <w:left w:w="100" w:type="dxa"/>
              <w:bottom w:w="29" w:type="dxa"/>
              <w:right w:w="100" w:type="dxa"/>
            </w:tcMar>
          </w:tcPr>
          <w:p w14:paraId="07CA436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Johnson</w:t>
            </w:r>
          </w:p>
        </w:tc>
        <w:tc>
          <w:tcPr>
            <w:tcW w:w="720" w:type="dxa"/>
            <w:tcMar>
              <w:top w:w="29" w:type="dxa"/>
              <w:left w:w="100" w:type="dxa"/>
              <w:bottom w:w="29" w:type="dxa"/>
              <w:right w:w="100" w:type="dxa"/>
            </w:tcMar>
          </w:tcPr>
          <w:p w14:paraId="75890841"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15</w:t>
            </w:r>
          </w:p>
        </w:tc>
        <w:tc>
          <w:tcPr>
            <w:tcW w:w="2355" w:type="dxa"/>
            <w:tcMar>
              <w:top w:w="29" w:type="dxa"/>
              <w:left w:w="100" w:type="dxa"/>
              <w:bottom w:w="29" w:type="dxa"/>
              <w:right w:w="100" w:type="dxa"/>
            </w:tcMar>
          </w:tcPr>
          <w:p w14:paraId="250EA225"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52AA31CA"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6F3A861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2019</w:t>
            </w:r>
          </w:p>
        </w:tc>
        <w:tc>
          <w:tcPr>
            <w:tcW w:w="1980" w:type="dxa"/>
            <w:tcMar>
              <w:top w:w="29" w:type="dxa"/>
              <w:left w:w="100" w:type="dxa"/>
              <w:bottom w:w="29" w:type="dxa"/>
              <w:right w:w="100" w:type="dxa"/>
            </w:tcMar>
          </w:tcPr>
          <w:p w14:paraId="33363A8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Alava</w:t>
            </w:r>
          </w:p>
        </w:tc>
        <w:tc>
          <w:tcPr>
            <w:tcW w:w="720" w:type="dxa"/>
            <w:tcMar>
              <w:top w:w="29" w:type="dxa"/>
              <w:left w:w="100" w:type="dxa"/>
              <w:bottom w:w="29" w:type="dxa"/>
              <w:right w:w="100" w:type="dxa"/>
            </w:tcMar>
          </w:tcPr>
          <w:p w14:paraId="42702CBA"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w:t>
            </w:r>
          </w:p>
        </w:tc>
        <w:tc>
          <w:tcPr>
            <w:tcW w:w="2355" w:type="dxa"/>
            <w:tcMar>
              <w:top w:w="29" w:type="dxa"/>
              <w:left w:w="100" w:type="dxa"/>
              <w:bottom w:w="29" w:type="dxa"/>
              <w:right w:w="100" w:type="dxa"/>
            </w:tcMar>
          </w:tcPr>
          <w:p w14:paraId="6470B3AF"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6AE9CBF2"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6644FDD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2019</w:t>
            </w:r>
          </w:p>
        </w:tc>
        <w:tc>
          <w:tcPr>
            <w:tcW w:w="1980" w:type="dxa"/>
            <w:tcMar>
              <w:top w:w="29" w:type="dxa"/>
              <w:left w:w="100" w:type="dxa"/>
              <w:bottom w:w="29" w:type="dxa"/>
              <w:right w:w="100" w:type="dxa"/>
            </w:tcMar>
          </w:tcPr>
          <w:p w14:paraId="7FCA99F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Tatoosh</w:t>
            </w:r>
            <w:proofErr w:type="spellEnd"/>
            <w:r w:rsidRPr="00971F64">
              <w:rPr>
                <w:color w:val="000000" w:themeColor="text1"/>
                <w:sz w:val="21"/>
                <w:szCs w:val="21"/>
              </w:rPr>
              <w:t xml:space="preserve"> Island</w:t>
            </w:r>
          </w:p>
        </w:tc>
        <w:tc>
          <w:tcPr>
            <w:tcW w:w="720" w:type="dxa"/>
            <w:tcMar>
              <w:top w:w="29" w:type="dxa"/>
              <w:left w:w="100" w:type="dxa"/>
              <w:bottom w:w="29" w:type="dxa"/>
              <w:right w:w="100" w:type="dxa"/>
            </w:tcMar>
          </w:tcPr>
          <w:p w14:paraId="1A824EF0"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c>
          <w:tcPr>
            <w:tcW w:w="2355" w:type="dxa"/>
            <w:tcMar>
              <w:top w:w="29" w:type="dxa"/>
              <w:left w:w="100" w:type="dxa"/>
              <w:bottom w:w="29" w:type="dxa"/>
              <w:right w:w="100" w:type="dxa"/>
            </w:tcMar>
          </w:tcPr>
          <w:p w14:paraId="141B005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9</w:t>
            </w:r>
          </w:p>
        </w:tc>
      </w:tr>
      <w:tr w:rsidR="00B83FDB" w:rsidRPr="00971F64" w14:paraId="7A4B886E"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2641ECC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2019</w:t>
            </w:r>
          </w:p>
        </w:tc>
        <w:tc>
          <w:tcPr>
            <w:tcW w:w="1980" w:type="dxa"/>
            <w:tcMar>
              <w:top w:w="29" w:type="dxa"/>
              <w:left w:w="100" w:type="dxa"/>
              <w:bottom w:w="29" w:type="dxa"/>
              <w:right w:w="100" w:type="dxa"/>
            </w:tcMar>
          </w:tcPr>
          <w:p w14:paraId="4A25CE2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Neah Bay</w:t>
            </w:r>
          </w:p>
        </w:tc>
        <w:tc>
          <w:tcPr>
            <w:tcW w:w="720" w:type="dxa"/>
            <w:tcMar>
              <w:top w:w="29" w:type="dxa"/>
              <w:left w:w="100" w:type="dxa"/>
              <w:bottom w:w="29" w:type="dxa"/>
              <w:right w:w="100" w:type="dxa"/>
            </w:tcMar>
          </w:tcPr>
          <w:p w14:paraId="2763C1E2"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15</w:t>
            </w:r>
          </w:p>
        </w:tc>
        <w:tc>
          <w:tcPr>
            <w:tcW w:w="2355" w:type="dxa"/>
            <w:tcMar>
              <w:top w:w="29" w:type="dxa"/>
              <w:left w:w="100" w:type="dxa"/>
              <w:bottom w:w="29" w:type="dxa"/>
              <w:right w:w="100" w:type="dxa"/>
            </w:tcMar>
          </w:tcPr>
          <w:p w14:paraId="3911C8A7"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12CADAA8"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3EBDD50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2021</w:t>
            </w:r>
          </w:p>
        </w:tc>
        <w:tc>
          <w:tcPr>
            <w:tcW w:w="1980" w:type="dxa"/>
            <w:tcMar>
              <w:top w:w="29" w:type="dxa"/>
              <w:left w:w="100" w:type="dxa"/>
              <w:bottom w:w="29" w:type="dxa"/>
              <w:right w:w="100" w:type="dxa"/>
            </w:tcMar>
          </w:tcPr>
          <w:p w14:paraId="13A24B2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Destruction Island</w:t>
            </w:r>
          </w:p>
        </w:tc>
        <w:tc>
          <w:tcPr>
            <w:tcW w:w="720" w:type="dxa"/>
            <w:tcMar>
              <w:top w:w="29" w:type="dxa"/>
              <w:left w:w="100" w:type="dxa"/>
              <w:bottom w:w="29" w:type="dxa"/>
              <w:right w:w="100" w:type="dxa"/>
            </w:tcMar>
          </w:tcPr>
          <w:p w14:paraId="542905C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10</w:t>
            </w:r>
          </w:p>
        </w:tc>
        <w:tc>
          <w:tcPr>
            <w:tcW w:w="2355" w:type="dxa"/>
            <w:tcMar>
              <w:top w:w="29" w:type="dxa"/>
              <w:left w:w="100" w:type="dxa"/>
              <w:bottom w:w="29" w:type="dxa"/>
              <w:right w:w="100" w:type="dxa"/>
            </w:tcMar>
          </w:tcPr>
          <w:p w14:paraId="44D0A15A"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11</w:t>
            </w:r>
          </w:p>
        </w:tc>
      </w:tr>
      <w:tr w:rsidR="00B83FDB" w:rsidRPr="00971F64" w14:paraId="248B3AF3"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B331429"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2021</w:t>
            </w:r>
          </w:p>
        </w:tc>
        <w:tc>
          <w:tcPr>
            <w:tcW w:w="1980" w:type="dxa"/>
            <w:tcMar>
              <w:top w:w="29" w:type="dxa"/>
              <w:left w:w="100" w:type="dxa"/>
              <w:bottom w:w="29" w:type="dxa"/>
              <w:right w:w="100" w:type="dxa"/>
            </w:tcMar>
          </w:tcPr>
          <w:p w14:paraId="4199140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Johnson</w:t>
            </w:r>
          </w:p>
        </w:tc>
        <w:tc>
          <w:tcPr>
            <w:tcW w:w="720" w:type="dxa"/>
            <w:tcMar>
              <w:top w:w="29" w:type="dxa"/>
              <w:left w:w="100" w:type="dxa"/>
              <w:bottom w:w="29" w:type="dxa"/>
              <w:right w:w="100" w:type="dxa"/>
            </w:tcMar>
          </w:tcPr>
          <w:p w14:paraId="28A3288A"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w:t>
            </w:r>
          </w:p>
        </w:tc>
        <w:tc>
          <w:tcPr>
            <w:tcW w:w="2355" w:type="dxa"/>
            <w:tcMar>
              <w:top w:w="29" w:type="dxa"/>
              <w:left w:w="100" w:type="dxa"/>
              <w:bottom w:w="29" w:type="dxa"/>
              <w:right w:w="100" w:type="dxa"/>
            </w:tcMar>
          </w:tcPr>
          <w:p w14:paraId="16570C9A"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r>
      <w:tr w:rsidR="00B83FDB" w:rsidRPr="00971F64" w14:paraId="2D05209D"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0C614F4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2021</w:t>
            </w:r>
          </w:p>
        </w:tc>
        <w:tc>
          <w:tcPr>
            <w:tcW w:w="1980" w:type="dxa"/>
            <w:tcMar>
              <w:top w:w="29" w:type="dxa"/>
              <w:left w:w="100" w:type="dxa"/>
              <w:bottom w:w="29" w:type="dxa"/>
              <w:right w:w="100" w:type="dxa"/>
            </w:tcMar>
          </w:tcPr>
          <w:p w14:paraId="0C2BFA5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Cape Alava</w:t>
            </w:r>
          </w:p>
        </w:tc>
        <w:tc>
          <w:tcPr>
            <w:tcW w:w="720" w:type="dxa"/>
            <w:tcMar>
              <w:top w:w="29" w:type="dxa"/>
              <w:left w:w="100" w:type="dxa"/>
              <w:bottom w:w="29" w:type="dxa"/>
              <w:right w:w="100" w:type="dxa"/>
            </w:tcMar>
          </w:tcPr>
          <w:p w14:paraId="0E2FAC62"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c>
          <w:tcPr>
            <w:tcW w:w="2355" w:type="dxa"/>
            <w:tcMar>
              <w:top w:w="29" w:type="dxa"/>
              <w:left w:w="100" w:type="dxa"/>
              <w:bottom w:w="29" w:type="dxa"/>
              <w:right w:w="100" w:type="dxa"/>
            </w:tcMar>
          </w:tcPr>
          <w:p w14:paraId="55F4D7BC"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12</w:t>
            </w:r>
          </w:p>
        </w:tc>
      </w:tr>
      <w:tr w:rsidR="00B83FDB" w:rsidRPr="00971F64" w14:paraId="3D6F8210" w14:textId="77777777" w:rsidTr="008439B6">
        <w:trPr>
          <w:trHeight w:val="20"/>
        </w:trPr>
        <w:tc>
          <w:tcPr>
            <w:tcW w:w="1005" w:type="dxa"/>
            <w:tcBorders>
              <w:top w:val="nil"/>
              <w:left w:val="nil"/>
              <w:bottom w:val="nil"/>
              <w:right w:val="nil"/>
            </w:tcBorders>
            <w:tcMar>
              <w:top w:w="29" w:type="dxa"/>
              <w:left w:w="100" w:type="dxa"/>
              <w:bottom w:w="29" w:type="dxa"/>
              <w:right w:w="100" w:type="dxa"/>
            </w:tcMar>
          </w:tcPr>
          <w:p w14:paraId="38C0EE4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2021</w:t>
            </w:r>
          </w:p>
        </w:tc>
        <w:tc>
          <w:tcPr>
            <w:tcW w:w="1980" w:type="dxa"/>
            <w:tcMar>
              <w:top w:w="29" w:type="dxa"/>
              <w:left w:w="100" w:type="dxa"/>
              <w:bottom w:w="29" w:type="dxa"/>
              <w:right w:w="100" w:type="dxa"/>
            </w:tcMar>
          </w:tcPr>
          <w:p w14:paraId="5C82831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Tatoosh</w:t>
            </w:r>
            <w:proofErr w:type="spellEnd"/>
            <w:r w:rsidRPr="00971F64">
              <w:rPr>
                <w:color w:val="000000" w:themeColor="text1"/>
                <w:sz w:val="21"/>
                <w:szCs w:val="21"/>
              </w:rPr>
              <w:t xml:space="preserve"> Island</w:t>
            </w:r>
          </w:p>
        </w:tc>
        <w:tc>
          <w:tcPr>
            <w:tcW w:w="720" w:type="dxa"/>
            <w:tcMar>
              <w:top w:w="29" w:type="dxa"/>
              <w:left w:w="100" w:type="dxa"/>
              <w:bottom w:w="29" w:type="dxa"/>
              <w:right w:w="100" w:type="dxa"/>
            </w:tcMar>
          </w:tcPr>
          <w:p w14:paraId="15ED07D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w:t>
            </w:r>
          </w:p>
        </w:tc>
        <w:tc>
          <w:tcPr>
            <w:tcW w:w="2355" w:type="dxa"/>
            <w:tcMar>
              <w:top w:w="29" w:type="dxa"/>
              <w:left w:w="100" w:type="dxa"/>
              <w:bottom w:w="29" w:type="dxa"/>
              <w:right w:w="100" w:type="dxa"/>
            </w:tcMar>
          </w:tcPr>
          <w:p w14:paraId="41538DB0"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w:t>
            </w:r>
          </w:p>
        </w:tc>
      </w:tr>
      <w:tr w:rsidR="00B83FDB" w:rsidRPr="00971F64" w14:paraId="3FD9160A" w14:textId="77777777"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14:paraId="79DD739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2021</w:t>
            </w:r>
          </w:p>
        </w:tc>
        <w:tc>
          <w:tcPr>
            <w:tcW w:w="1980" w:type="dxa"/>
            <w:tcBorders>
              <w:bottom w:val="single" w:sz="8" w:space="0" w:color="808080"/>
            </w:tcBorders>
            <w:tcMar>
              <w:top w:w="29" w:type="dxa"/>
              <w:left w:w="100" w:type="dxa"/>
              <w:bottom w:w="29" w:type="dxa"/>
              <w:right w:w="100" w:type="dxa"/>
            </w:tcMar>
          </w:tcPr>
          <w:p w14:paraId="3FA7F7D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Neah Bay</w:t>
            </w:r>
          </w:p>
        </w:tc>
        <w:tc>
          <w:tcPr>
            <w:tcW w:w="720" w:type="dxa"/>
            <w:tcBorders>
              <w:bottom w:val="single" w:sz="8" w:space="0" w:color="808080"/>
            </w:tcBorders>
            <w:tcMar>
              <w:top w:w="29" w:type="dxa"/>
              <w:left w:w="100" w:type="dxa"/>
              <w:bottom w:w="29" w:type="dxa"/>
              <w:right w:w="100" w:type="dxa"/>
            </w:tcMar>
          </w:tcPr>
          <w:p w14:paraId="29DADAEE"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w:t>
            </w:r>
          </w:p>
        </w:tc>
        <w:tc>
          <w:tcPr>
            <w:tcW w:w="2355" w:type="dxa"/>
            <w:tcBorders>
              <w:bottom w:val="single" w:sz="8" w:space="0" w:color="808080"/>
            </w:tcBorders>
            <w:tcMar>
              <w:top w:w="29" w:type="dxa"/>
              <w:left w:w="100" w:type="dxa"/>
              <w:bottom w:w="29" w:type="dxa"/>
              <w:right w:w="100" w:type="dxa"/>
            </w:tcMar>
          </w:tcPr>
          <w:p w14:paraId="4C0D934F" w14:textId="77777777" w:rsidR="0038698C" w:rsidRPr="00971F64" w:rsidRDefault="0038698C" w:rsidP="00236D78">
            <w:pPr>
              <w:widowControl w:val="0"/>
              <w:pBdr>
                <w:top w:val="nil"/>
                <w:left w:val="nil"/>
                <w:bottom w:val="nil"/>
                <w:right w:val="nil"/>
                <w:between w:val="nil"/>
              </w:pBd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w:t>
            </w:r>
          </w:p>
        </w:tc>
      </w:tr>
    </w:tbl>
    <w:p w14:paraId="062F5D65"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4" w:name="_r9nsv8bfn4i1" w:colFirst="0" w:colLast="0"/>
      <w:bookmarkEnd w:id="4"/>
      <w:r w:rsidRPr="00971F64">
        <w:rPr>
          <w:color w:val="000000" w:themeColor="text1"/>
          <w:sz w:val="21"/>
          <w:szCs w:val="21"/>
        </w:rPr>
        <w:br w:type="page"/>
      </w:r>
    </w:p>
    <w:p w14:paraId="621EA469" w14:textId="415E9C98"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5" w:name="_oqaids1n23wr" w:colFirst="0" w:colLast="0"/>
      <w:bookmarkEnd w:id="5"/>
      <w:r w:rsidRPr="00971F64">
        <w:rPr>
          <w:color w:val="000000" w:themeColor="text1"/>
          <w:sz w:val="21"/>
          <w:szCs w:val="21"/>
        </w:rPr>
        <w:lastRenderedPageBreak/>
        <w:t>Table S2. Macroalgae species observed on transects from 2015-2021 across all sites. Mean density is stipes per m</w:t>
      </w:r>
      <w:r w:rsidRPr="00971F64">
        <w:rPr>
          <w:color w:val="000000" w:themeColor="text1"/>
          <w:sz w:val="21"/>
          <w:szCs w:val="21"/>
          <w:vertAlign w:val="superscript"/>
        </w:rPr>
        <w:t>2</w:t>
      </w:r>
      <w:r w:rsidRPr="00971F64">
        <w:rPr>
          <w:color w:val="000000" w:themeColor="text1"/>
          <w:sz w:val="21"/>
          <w:szCs w:val="21"/>
        </w:rPr>
        <w:t xml:space="preserve"> averaged across all sites and years. </w:t>
      </w:r>
    </w:p>
    <w:p w14:paraId="65AA43EA" w14:textId="77777777" w:rsidR="009F4E1D" w:rsidRPr="00971F64" w:rsidRDefault="009F4E1D" w:rsidP="00971F64">
      <w:pPr>
        <w:adjustRightInd w:val="0"/>
        <w:snapToGrid w:val="0"/>
        <w:spacing w:line="240" w:lineRule="auto"/>
        <w:ind w:right="4"/>
        <w:contextualSpacing/>
        <w:jc w:val="both"/>
        <w:rPr>
          <w:sz w:val="21"/>
          <w:szCs w:val="21"/>
        </w:rPr>
      </w:pPr>
    </w:p>
    <w:tbl>
      <w:tblPr>
        <w:tblW w:w="0" w:type="auto"/>
        <w:tblBorders>
          <w:top w:val="nil"/>
          <w:left w:val="nil"/>
          <w:bottom w:val="nil"/>
          <w:right w:val="nil"/>
          <w:insideH w:val="nil"/>
          <w:insideV w:val="nil"/>
        </w:tblBorders>
        <w:tblLook w:val="0600" w:firstRow="0" w:lastRow="0" w:firstColumn="0" w:lastColumn="0" w:noHBand="1" w:noVBand="1"/>
      </w:tblPr>
      <w:tblGrid>
        <w:gridCol w:w="2440"/>
        <w:gridCol w:w="951"/>
        <w:gridCol w:w="658"/>
        <w:gridCol w:w="2365"/>
      </w:tblGrid>
      <w:tr w:rsidR="00971F64" w:rsidRPr="00971F64" w14:paraId="16C92F44" w14:textId="77777777" w:rsidTr="00A11A28">
        <w:trPr>
          <w:trHeight w:val="20"/>
        </w:trPr>
        <w:tc>
          <w:tcPr>
            <w:tcW w:w="0" w:type="auto"/>
            <w:tcBorders>
              <w:top w:val="nil"/>
              <w:left w:val="nil"/>
              <w:bottom w:val="single" w:sz="8" w:space="0" w:color="000000"/>
              <w:right w:val="nil"/>
            </w:tcBorders>
            <w:tcMar>
              <w:top w:w="100" w:type="dxa"/>
              <w:left w:w="100" w:type="dxa"/>
              <w:bottom w:w="100" w:type="dxa"/>
              <w:right w:w="100" w:type="dxa"/>
            </w:tcMar>
          </w:tcPr>
          <w:p w14:paraId="4C963D3D" w14:textId="77777777" w:rsidR="0038698C" w:rsidRPr="00971F64" w:rsidRDefault="0038698C" w:rsidP="00971F64">
            <w:pPr>
              <w:adjustRightInd w:val="0"/>
              <w:snapToGrid w:val="0"/>
              <w:spacing w:line="240" w:lineRule="auto"/>
              <w:ind w:right="4" w:hanging="10"/>
              <w:contextualSpacing/>
              <w:jc w:val="both"/>
              <w:rPr>
                <w:color w:val="000000" w:themeColor="text1"/>
                <w:sz w:val="21"/>
                <w:szCs w:val="21"/>
              </w:rPr>
            </w:pPr>
            <w:r w:rsidRPr="00971F64">
              <w:rPr>
                <w:color w:val="000000" w:themeColor="text1"/>
                <w:sz w:val="21"/>
                <w:szCs w:val="21"/>
              </w:rPr>
              <w:t>Species</w:t>
            </w:r>
          </w:p>
        </w:tc>
        <w:tc>
          <w:tcPr>
            <w:tcW w:w="0" w:type="auto"/>
            <w:tcBorders>
              <w:top w:val="nil"/>
              <w:left w:val="nil"/>
              <w:bottom w:val="single" w:sz="8" w:space="0" w:color="000000"/>
              <w:right w:val="nil"/>
            </w:tcBorders>
            <w:tcMar>
              <w:top w:w="100" w:type="dxa"/>
              <w:left w:w="100" w:type="dxa"/>
              <w:bottom w:w="100" w:type="dxa"/>
              <w:right w:w="100" w:type="dxa"/>
            </w:tcMar>
          </w:tcPr>
          <w:p w14:paraId="3AB838FC"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Density</w:t>
            </w:r>
          </w:p>
        </w:tc>
        <w:tc>
          <w:tcPr>
            <w:tcW w:w="0" w:type="auto"/>
            <w:tcBorders>
              <w:top w:val="nil"/>
              <w:left w:val="nil"/>
              <w:bottom w:val="single" w:sz="8" w:space="0" w:color="000000"/>
              <w:right w:val="nil"/>
            </w:tcBorders>
            <w:tcMar>
              <w:top w:w="100" w:type="dxa"/>
              <w:left w:w="100" w:type="dxa"/>
              <w:bottom w:w="100" w:type="dxa"/>
              <w:right w:w="100" w:type="dxa"/>
            </w:tcMar>
          </w:tcPr>
          <w:p w14:paraId="486EDDA2"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SD</w:t>
            </w:r>
          </w:p>
        </w:tc>
        <w:tc>
          <w:tcPr>
            <w:tcW w:w="0" w:type="auto"/>
            <w:tcBorders>
              <w:top w:val="nil"/>
              <w:left w:val="nil"/>
              <w:bottom w:val="single" w:sz="8" w:space="0" w:color="000000"/>
              <w:right w:val="nil"/>
            </w:tcBorders>
          </w:tcPr>
          <w:p w14:paraId="603971A2"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Multivariate designation</w:t>
            </w:r>
          </w:p>
        </w:tc>
      </w:tr>
      <w:tr w:rsidR="00971F64" w:rsidRPr="00971F64" w14:paraId="22DABAE8" w14:textId="77777777" w:rsidTr="00A11A28">
        <w:trPr>
          <w:trHeight w:val="20"/>
        </w:trPr>
        <w:tc>
          <w:tcPr>
            <w:tcW w:w="0" w:type="auto"/>
            <w:tcBorders>
              <w:top w:val="single" w:sz="8" w:space="0" w:color="000000"/>
              <w:left w:val="nil"/>
              <w:bottom w:val="nil"/>
              <w:right w:val="nil"/>
            </w:tcBorders>
            <w:tcMar>
              <w:top w:w="100" w:type="dxa"/>
              <w:left w:w="100" w:type="dxa"/>
              <w:bottom w:w="100" w:type="dxa"/>
              <w:right w:w="100" w:type="dxa"/>
            </w:tcMar>
          </w:tcPr>
          <w:p w14:paraId="3F270E42"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Pterygophora</w:t>
            </w:r>
            <w:proofErr w:type="spellEnd"/>
            <w:r w:rsidRPr="00971F64">
              <w:rPr>
                <w:i/>
                <w:color w:val="000000" w:themeColor="text1"/>
                <w:sz w:val="21"/>
                <w:szCs w:val="21"/>
              </w:rPr>
              <w:t xml:space="preserve"> </w:t>
            </w:r>
            <w:proofErr w:type="spellStart"/>
            <w:r w:rsidRPr="00971F64">
              <w:rPr>
                <w:i/>
                <w:color w:val="000000" w:themeColor="text1"/>
                <w:sz w:val="21"/>
                <w:szCs w:val="21"/>
              </w:rPr>
              <w:t>californica</w:t>
            </w:r>
            <w:proofErr w:type="spellEnd"/>
          </w:p>
        </w:tc>
        <w:tc>
          <w:tcPr>
            <w:tcW w:w="0" w:type="auto"/>
            <w:tcBorders>
              <w:top w:val="single" w:sz="8" w:space="0" w:color="000000"/>
            </w:tcBorders>
            <w:tcMar>
              <w:top w:w="100" w:type="dxa"/>
              <w:left w:w="100" w:type="dxa"/>
              <w:bottom w:w="100" w:type="dxa"/>
              <w:right w:w="100" w:type="dxa"/>
            </w:tcMar>
          </w:tcPr>
          <w:p w14:paraId="585AC98D"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1.11</w:t>
            </w:r>
          </w:p>
        </w:tc>
        <w:tc>
          <w:tcPr>
            <w:tcW w:w="0" w:type="auto"/>
            <w:tcBorders>
              <w:top w:val="single" w:sz="8" w:space="0" w:color="000000"/>
            </w:tcBorders>
            <w:tcMar>
              <w:top w:w="100" w:type="dxa"/>
              <w:left w:w="100" w:type="dxa"/>
              <w:bottom w:w="100" w:type="dxa"/>
              <w:right w:w="100" w:type="dxa"/>
            </w:tcMar>
          </w:tcPr>
          <w:p w14:paraId="2DF2FC51"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1.38</w:t>
            </w:r>
          </w:p>
        </w:tc>
        <w:tc>
          <w:tcPr>
            <w:tcW w:w="0" w:type="auto"/>
            <w:tcBorders>
              <w:top w:val="single" w:sz="8" w:space="0" w:color="000000"/>
            </w:tcBorders>
          </w:tcPr>
          <w:p w14:paraId="5DC67DF3" w14:textId="77777777" w:rsidR="0038698C" w:rsidRPr="00971F64" w:rsidRDefault="0038698C" w:rsidP="00236D78">
            <w:pPr>
              <w:adjustRightInd w:val="0"/>
              <w:snapToGrid w:val="0"/>
              <w:spacing w:line="240" w:lineRule="auto"/>
              <w:ind w:right="4" w:hanging="19"/>
              <w:contextualSpacing/>
              <w:jc w:val="center"/>
              <w:rPr>
                <w:i/>
                <w:color w:val="000000" w:themeColor="text1"/>
                <w:sz w:val="21"/>
                <w:szCs w:val="21"/>
              </w:rPr>
            </w:pPr>
            <w:proofErr w:type="spellStart"/>
            <w:r w:rsidRPr="00971F64">
              <w:rPr>
                <w:i/>
                <w:color w:val="000000" w:themeColor="text1"/>
                <w:sz w:val="21"/>
                <w:szCs w:val="21"/>
              </w:rPr>
              <w:t>Ptery</w:t>
            </w:r>
            <w:proofErr w:type="spellEnd"/>
          </w:p>
        </w:tc>
      </w:tr>
      <w:tr w:rsidR="00971F64" w:rsidRPr="00971F64" w14:paraId="0AD45891"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3C4111C6"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proofErr w:type="spellStart"/>
            <w:r w:rsidRPr="00971F64">
              <w:rPr>
                <w:i/>
                <w:color w:val="000000" w:themeColor="text1"/>
                <w:sz w:val="21"/>
                <w:szCs w:val="21"/>
              </w:rPr>
              <w:t>luetkeana</w:t>
            </w:r>
            <w:proofErr w:type="spellEnd"/>
          </w:p>
        </w:tc>
        <w:tc>
          <w:tcPr>
            <w:tcW w:w="0" w:type="auto"/>
            <w:tcMar>
              <w:top w:w="100" w:type="dxa"/>
              <w:left w:w="100" w:type="dxa"/>
              <w:bottom w:w="100" w:type="dxa"/>
              <w:right w:w="100" w:type="dxa"/>
            </w:tcMar>
          </w:tcPr>
          <w:p w14:paraId="2753BB50"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0.87</w:t>
            </w:r>
          </w:p>
        </w:tc>
        <w:tc>
          <w:tcPr>
            <w:tcW w:w="0" w:type="auto"/>
            <w:tcMar>
              <w:top w:w="100" w:type="dxa"/>
              <w:left w:w="100" w:type="dxa"/>
              <w:bottom w:w="100" w:type="dxa"/>
              <w:right w:w="100" w:type="dxa"/>
            </w:tcMar>
          </w:tcPr>
          <w:p w14:paraId="5245B27F"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1.70</w:t>
            </w:r>
          </w:p>
        </w:tc>
        <w:tc>
          <w:tcPr>
            <w:tcW w:w="0" w:type="auto"/>
          </w:tcPr>
          <w:p w14:paraId="56DD8216" w14:textId="77777777" w:rsidR="0038698C" w:rsidRPr="00971F64" w:rsidRDefault="0038698C" w:rsidP="00236D78">
            <w:pPr>
              <w:adjustRightInd w:val="0"/>
              <w:snapToGrid w:val="0"/>
              <w:spacing w:line="240" w:lineRule="auto"/>
              <w:ind w:right="4" w:hanging="19"/>
              <w:contextualSpacing/>
              <w:jc w:val="center"/>
              <w:rPr>
                <w:i/>
                <w:color w:val="000000" w:themeColor="text1"/>
                <w:sz w:val="21"/>
                <w:szCs w:val="21"/>
              </w:rPr>
            </w:pPr>
            <w:proofErr w:type="spellStart"/>
            <w:r w:rsidRPr="00971F64">
              <w:rPr>
                <w:i/>
                <w:color w:val="000000" w:themeColor="text1"/>
                <w:sz w:val="21"/>
                <w:szCs w:val="21"/>
              </w:rPr>
              <w:t>Nereo</w:t>
            </w:r>
            <w:proofErr w:type="spellEnd"/>
          </w:p>
        </w:tc>
      </w:tr>
      <w:tr w:rsidR="00971F64" w:rsidRPr="00971F64" w14:paraId="235FCAC6"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0F566C99"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Macrocystis</w:t>
            </w:r>
            <w:proofErr w:type="spellEnd"/>
            <w:r w:rsidRPr="00971F64">
              <w:rPr>
                <w:i/>
                <w:color w:val="000000" w:themeColor="text1"/>
                <w:sz w:val="21"/>
                <w:szCs w:val="21"/>
              </w:rPr>
              <w:t xml:space="preserve"> </w:t>
            </w:r>
            <w:proofErr w:type="spellStart"/>
            <w:r w:rsidRPr="00971F64">
              <w:rPr>
                <w:i/>
                <w:color w:val="000000" w:themeColor="text1"/>
                <w:sz w:val="21"/>
                <w:szCs w:val="21"/>
              </w:rPr>
              <w:t>pyrifera</w:t>
            </w:r>
            <w:proofErr w:type="spellEnd"/>
          </w:p>
        </w:tc>
        <w:tc>
          <w:tcPr>
            <w:tcW w:w="0" w:type="auto"/>
            <w:tcMar>
              <w:top w:w="100" w:type="dxa"/>
              <w:left w:w="100" w:type="dxa"/>
              <w:bottom w:w="100" w:type="dxa"/>
              <w:right w:w="100" w:type="dxa"/>
            </w:tcMar>
          </w:tcPr>
          <w:p w14:paraId="0190ECB9"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0.55</w:t>
            </w:r>
          </w:p>
        </w:tc>
        <w:tc>
          <w:tcPr>
            <w:tcW w:w="0" w:type="auto"/>
            <w:tcMar>
              <w:top w:w="100" w:type="dxa"/>
              <w:left w:w="100" w:type="dxa"/>
              <w:bottom w:w="100" w:type="dxa"/>
              <w:right w:w="100" w:type="dxa"/>
            </w:tcMar>
          </w:tcPr>
          <w:p w14:paraId="2FD61F18"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1.37</w:t>
            </w:r>
          </w:p>
        </w:tc>
        <w:tc>
          <w:tcPr>
            <w:tcW w:w="0" w:type="auto"/>
          </w:tcPr>
          <w:p w14:paraId="4473A3CD" w14:textId="77777777" w:rsidR="0038698C" w:rsidRPr="00971F64" w:rsidRDefault="0038698C" w:rsidP="00236D78">
            <w:pPr>
              <w:adjustRightInd w:val="0"/>
              <w:snapToGrid w:val="0"/>
              <w:spacing w:line="240" w:lineRule="auto"/>
              <w:ind w:right="4" w:hanging="19"/>
              <w:contextualSpacing/>
              <w:jc w:val="center"/>
              <w:rPr>
                <w:i/>
                <w:color w:val="000000" w:themeColor="text1"/>
                <w:sz w:val="21"/>
                <w:szCs w:val="21"/>
              </w:rPr>
            </w:pPr>
            <w:r w:rsidRPr="00971F64">
              <w:rPr>
                <w:i/>
                <w:color w:val="000000" w:themeColor="text1"/>
                <w:sz w:val="21"/>
                <w:szCs w:val="21"/>
              </w:rPr>
              <w:t>Macro</w:t>
            </w:r>
          </w:p>
        </w:tc>
      </w:tr>
      <w:tr w:rsidR="00971F64" w:rsidRPr="00971F64" w14:paraId="2060582C"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2CF2E140"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Laminaria</w:t>
            </w:r>
            <w:proofErr w:type="spellEnd"/>
            <w:r w:rsidRPr="00971F64">
              <w:rPr>
                <w:i/>
                <w:color w:val="000000" w:themeColor="text1"/>
                <w:sz w:val="21"/>
                <w:szCs w:val="21"/>
              </w:rPr>
              <w:t xml:space="preserve"> </w:t>
            </w:r>
            <w:proofErr w:type="spellStart"/>
            <w:r w:rsidRPr="00971F64">
              <w:rPr>
                <w:i/>
                <w:color w:val="000000" w:themeColor="text1"/>
                <w:sz w:val="21"/>
                <w:szCs w:val="21"/>
              </w:rPr>
              <w:t>setchellii</w:t>
            </w:r>
            <w:proofErr w:type="spellEnd"/>
          </w:p>
        </w:tc>
        <w:tc>
          <w:tcPr>
            <w:tcW w:w="0" w:type="auto"/>
            <w:tcMar>
              <w:top w:w="100" w:type="dxa"/>
              <w:left w:w="100" w:type="dxa"/>
              <w:bottom w:w="100" w:type="dxa"/>
              <w:right w:w="100" w:type="dxa"/>
            </w:tcMar>
          </w:tcPr>
          <w:p w14:paraId="7CB82D7C"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0.13</w:t>
            </w:r>
          </w:p>
        </w:tc>
        <w:tc>
          <w:tcPr>
            <w:tcW w:w="0" w:type="auto"/>
            <w:tcMar>
              <w:top w:w="100" w:type="dxa"/>
              <w:left w:w="100" w:type="dxa"/>
              <w:bottom w:w="100" w:type="dxa"/>
              <w:right w:w="100" w:type="dxa"/>
            </w:tcMar>
          </w:tcPr>
          <w:p w14:paraId="40B5FB10"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0.40</w:t>
            </w:r>
          </w:p>
        </w:tc>
        <w:tc>
          <w:tcPr>
            <w:tcW w:w="0" w:type="auto"/>
          </w:tcPr>
          <w:p w14:paraId="206D68F6"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47047AF7"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2B23494E"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Saccharina</w:t>
            </w:r>
            <w:proofErr w:type="spellEnd"/>
            <w:r w:rsidRPr="00971F64">
              <w:rPr>
                <w:i/>
                <w:color w:val="000000" w:themeColor="text1"/>
                <w:sz w:val="21"/>
                <w:szCs w:val="21"/>
              </w:rPr>
              <w:t xml:space="preserve"> </w:t>
            </w:r>
            <w:proofErr w:type="spellStart"/>
            <w:r w:rsidRPr="00971F64">
              <w:rPr>
                <w:i/>
                <w:color w:val="000000" w:themeColor="text1"/>
                <w:sz w:val="21"/>
                <w:szCs w:val="21"/>
              </w:rPr>
              <w:t>dentigera</w:t>
            </w:r>
            <w:proofErr w:type="spellEnd"/>
          </w:p>
        </w:tc>
        <w:tc>
          <w:tcPr>
            <w:tcW w:w="0" w:type="auto"/>
            <w:tcMar>
              <w:top w:w="100" w:type="dxa"/>
              <w:left w:w="100" w:type="dxa"/>
              <w:bottom w:w="100" w:type="dxa"/>
              <w:right w:w="100" w:type="dxa"/>
            </w:tcMar>
          </w:tcPr>
          <w:p w14:paraId="03C00D75"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0.09</w:t>
            </w:r>
          </w:p>
        </w:tc>
        <w:tc>
          <w:tcPr>
            <w:tcW w:w="0" w:type="auto"/>
            <w:tcMar>
              <w:top w:w="100" w:type="dxa"/>
              <w:left w:w="100" w:type="dxa"/>
              <w:bottom w:w="100" w:type="dxa"/>
              <w:right w:w="100" w:type="dxa"/>
            </w:tcMar>
          </w:tcPr>
          <w:p w14:paraId="79D0E5FE"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0.29</w:t>
            </w:r>
          </w:p>
        </w:tc>
        <w:tc>
          <w:tcPr>
            <w:tcW w:w="0" w:type="auto"/>
          </w:tcPr>
          <w:p w14:paraId="5E142CB8"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70BB282F"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11EE33B2"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Pleurophycus</w:t>
            </w:r>
            <w:proofErr w:type="spellEnd"/>
            <w:r w:rsidRPr="00971F64">
              <w:rPr>
                <w:i/>
                <w:color w:val="000000" w:themeColor="text1"/>
                <w:sz w:val="21"/>
                <w:szCs w:val="21"/>
              </w:rPr>
              <w:t xml:space="preserve"> </w:t>
            </w:r>
            <w:proofErr w:type="spellStart"/>
            <w:r w:rsidRPr="00971F64">
              <w:rPr>
                <w:i/>
                <w:color w:val="000000" w:themeColor="text1"/>
                <w:sz w:val="21"/>
                <w:szCs w:val="21"/>
              </w:rPr>
              <w:t>gardneri</w:t>
            </w:r>
            <w:proofErr w:type="spellEnd"/>
          </w:p>
        </w:tc>
        <w:tc>
          <w:tcPr>
            <w:tcW w:w="0" w:type="auto"/>
            <w:tcMar>
              <w:top w:w="100" w:type="dxa"/>
              <w:left w:w="100" w:type="dxa"/>
              <w:bottom w:w="100" w:type="dxa"/>
              <w:right w:w="100" w:type="dxa"/>
            </w:tcMar>
          </w:tcPr>
          <w:p w14:paraId="7A41DE98"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0.09</w:t>
            </w:r>
          </w:p>
        </w:tc>
        <w:tc>
          <w:tcPr>
            <w:tcW w:w="0" w:type="auto"/>
            <w:tcMar>
              <w:top w:w="100" w:type="dxa"/>
              <w:left w:w="100" w:type="dxa"/>
              <w:bottom w:w="100" w:type="dxa"/>
              <w:right w:w="100" w:type="dxa"/>
            </w:tcMar>
          </w:tcPr>
          <w:p w14:paraId="4C05707E"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0.31</w:t>
            </w:r>
          </w:p>
        </w:tc>
        <w:tc>
          <w:tcPr>
            <w:tcW w:w="0" w:type="auto"/>
          </w:tcPr>
          <w:p w14:paraId="07B9749C"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4DF57D51"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57019706"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Desmarestia</w:t>
            </w:r>
            <w:proofErr w:type="spellEnd"/>
            <w:r w:rsidRPr="00971F64">
              <w:rPr>
                <w:i/>
                <w:color w:val="000000" w:themeColor="text1"/>
                <w:sz w:val="21"/>
                <w:szCs w:val="21"/>
              </w:rPr>
              <w:t xml:space="preserve"> </w:t>
            </w:r>
            <w:r w:rsidRPr="00971F64">
              <w:rPr>
                <w:color w:val="000000" w:themeColor="text1"/>
                <w:sz w:val="21"/>
                <w:szCs w:val="21"/>
              </w:rPr>
              <w:t>spp.</w:t>
            </w:r>
          </w:p>
        </w:tc>
        <w:tc>
          <w:tcPr>
            <w:tcW w:w="0" w:type="auto"/>
            <w:tcMar>
              <w:top w:w="100" w:type="dxa"/>
              <w:left w:w="100" w:type="dxa"/>
              <w:bottom w:w="100" w:type="dxa"/>
              <w:right w:w="100" w:type="dxa"/>
            </w:tcMar>
          </w:tcPr>
          <w:p w14:paraId="730B9612"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0.07</w:t>
            </w:r>
          </w:p>
        </w:tc>
        <w:tc>
          <w:tcPr>
            <w:tcW w:w="0" w:type="auto"/>
            <w:tcMar>
              <w:top w:w="100" w:type="dxa"/>
              <w:left w:w="100" w:type="dxa"/>
              <w:bottom w:w="100" w:type="dxa"/>
              <w:right w:w="100" w:type="dxa"/>
            </w:tcMar>
          </w:tcPr>
          <w:p w14:paraId="1E892907"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0.21</w:t>
            </w:r>
          </w:p>
        </w:tc>
        <w:tc>
          <w:tcPr>
            <w:tcW w:w="0" w:type="auto"/>
          </w:tcPr>
          <w:p w14:paraId="0EF7A805"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4AED3BE9"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5DD55A6D"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Costaria</w:t>
            </w:r>
            <w:proofErr w:type="spellEnd"/>
            <w:r w:rsidRPr="00971F64">
              <w:rPr>
                <w:i/>
                <w:color w:val="000000" w:themeColor="text1"/>
                <w:sz w:val="21"/>
                <w:szCs w:val="21"/>
              </w:rPr>
              <w:t xml:space="preserve"> </w:t>
            </w:r>
            <w:proofErr w:type="spellStart"/>
            <w:r w:rsidRPr="00971F64">
              <w:rPr>
                <w:i/>
                <w:color w:val="000000" w:themeColor="text1"/>
                <w:sz w:val="21"/>
                <w:szCs w:val="21"/>
              </w:rPr>
              <w:t>costata</w:t>
            </w:r>
            <w:proofErr w:type="spellEnd"/>
          </w:p>
        </w:tc>
        <w:tc>
          <w:tcPr>
            <w:tcW w:w="0" w:type="auto"/>
            <w:tcMar>
              <w:top w:w="100" w:type="dxa"/>
              <w:left w:w="100" w:type="dxa"/>
              <w:bottom w:w="100" w:type="dxa"/>
              <w:right w:w="100" w:type="dxa"/>
            </w:tcMar>
          </w:tcPr>
          <w:p w14:paraId="5CFAE4CF"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0.06</w:t>
            </w:r>
          </w:p>
        </w:tc>
        <w:tc>
          <w:tcPr>
            <w:tcW w:w="0" w:type="auto"/>
            <w:tcMar>
              <w:top w:w="100" w:type="dxa"/>
              <w:left w:w="100" w:type="dxa"/>
              <w:bottom w:w="100" w:type="dxa"/>
              <w:right w:w="100" w:type="dxa"/>
            </w:tcMar>
          </w:tcPr>
          <w:p w14:paraId="2028B18B"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0.17</w:t>
            </w:r>
          </w:p>
        </w:tc>
        <w:tc>
          <w:tcPr>
            <w:tcW w:w="0" w:type="auto"/>
          </w:tcPr>
          <w:p w14:paraId="542FDAE4"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4E4D70C3"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0A2046BE"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Saccharina</w:t>
            </w:r>
            <w:proofErr w:type="spellEnd"/>
            <w:r w:rsidRPr="00971F64">
              <w:rPr>
                <w:i/>
                <w:color w:val="000000" w:themeColor="text1"/>
                <w:sz w:val="21"/>
                <w:szCs w:val="21"/>
              </w:rPr>
              <w:t xml:space="preserve"> </w:t>
            </w:r>
            <w:proofErr w:type="spellStart"/>
            <w:r w:rsidRPr="00971F64">
              <w:rPr>
                <w:i/>
                <w:color w:val="000000" w:themeColor="text1"/>
                <w:sz w:val="21"/>
                <w:szCs w:val="21"/>
              </w:rPr>
              <w:t>latissima</w:t>
            </w:r>
            <w:proofErr w:type="spellEnd"/>
          </w:p>
        </w:tc>
        <w:tc>
          <w:tcPr>
            <w:tcW w:w="0" w:type="auto"/>
            <w:tcMar>
              <w:top w:w="100" w:type="dxa"/>
              <w:left w:w="100" w:type="dxa"/>
              <w:bottom w:w="100" w:type="dxa"/>
              <w:right w:w="100" w:type="dxa"/>
            </w:tcMar>
          </w:tcPr>
          <w:p w14:paraId="1346AC7C"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0.04</w:t>
            </w:r>
          </w:p>
        </w:tc>
        <w:tc>
          <w:tcPr>
            <w:tcW w:w="0" w:type="auto"/>
            <w:tcMar>
              <w:top w:w="100" w:type="dxa"/>
              <w:left w:w="100" w:type="dxa"/>
              <w:bottom w:w="100" w:type="dxa"/>
              <w:right w:w="100" w:type="dxa"/>
            </w:tcMar>
          </w:tcPr>
          <w:p w14:paraId="1953D323"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0.22</w:t>
            </w:r>
          </w:p>
        </w:tc>
        <w:tc>
          <w:tcPr>
            <w:tcW w:w="0" w:type="auto"/>
          </w:tcPr>
          <w:p w14:paraId="3FD7A122"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2D683E46"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0BEBD9C3"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Alaria</w:t>
            </w:r>
            <w:proofErr w:type="spellEnd"/>
            <w:r w:rsidRPr="00971F64">
              <w:rPr>
                <w:i/>
                <w:color w:val="000000" w:themeColor="text1"/>
                <w:sz w:val="21"/>
                <w:szCs w:val="21"/>
              </w:rPr>
              <w:t xml:space="preserve"> </w:t>
            </w:r>
            <w:proofErr w:type="spellStart"/>
            <w:r w:rsidRPr="00971F64">
              <w:rPr>
                <w:i/>
                <w:color w:val="000000" w:themeColor="text1"/>
                <w:sz w:val="21"/>
                <w:szCs w:val="21"/>
              </w:rPr>
              <w:t>marginata</w:t>
            </w:r>
            <w:proofErr w:type="spellEnd"/>
          </w:p>
        </w:tc>
        <w:tc>
          <w:tcPr>
            <w:tcW w:w="0" w:type="auto"/>
            <w:tcMar>
              <w:top w:w="100" w:type="dxa"/>
              <w:left w:w="100" w:type="dxa"/>
              <w:bottom w:w="100" w:type="dxa"/>
              <w:right w:w="100" w:type="dxa"/>
            </w:tcMar>
          </w:tcPr>
          <w:p w14:paraId="720DB70C"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0.01</w:t>
            </w:r>
          </w:p>
        </w:tc>
        <w:tc>
          <w:tcPr>
            <w:tcW w:w="0" w:type="auto"/>
            <w:tcMar>
              <w:top w:w="100" w:type="dxa"/>
              <w:left w:w="100" w:type="dxa"/>
              <w:bottom w:w="100" w:type="dxa"/>
              <w:right w:w="100" w:type="dxa"/>
            </w:tcMar>
          </w:tcPr>
          <w:p w14:paraId="133443D1"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0.06</w:t>
            </w:r>
          </w:p>
        </w:tc>
        <w:tc>
          <w:tcPr>
            <w:tcW w:w="0" w:type="auto"/>
          </w:tcPr>
          <w:p w14:paraId="571A7786"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971F64" w:rsidRPr="00971F64" w14:paraId="39547638" w14:textId="77777777" w:rsidTr="00A11A28">
        <w:trPr>
          <w:trHeight w:val="20"/>
        </w:trPr>
        <w:tc>
          <w:tcPr>
            <w:tcW w:w="0" w:type="auto"/>
            <w:tcBorders>
              <w:top w:val="nil"/>
              <w:left w:val="nil"/>
              <w:bottom w:val="nil"/>
              <w:right w:val="nil"/>
            </w:tcBorders>
            <w:tcMar>
              <w:top w:w="100" w:type="dxa"/>
              <w:left w:w="100" w:type="dxa"/>
              <w:bottom w:w="100" w:type="dxa"/>
              <w:right w:w="100" w:type="dxa"/>
            </w:tcMar>
          </w:tcPr>
          <w:p w14:paraId="1329E12B"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Cymathere</w:t>
            </w:r>
            <w:proofErr w:type="spellEnd"/>
            <w:r w:rsidRPr="00971F64">
              <w:rPr>
                <w:i/>
                <w:color w:val="000000" w:themeColor="text1"/>
                <w:sz w:val="21"/>
                <w:szCs w:val="21"/>
              </w:rPr>
              <w:t xml:space="preserve"> </w:t>
            </w:r>
            <w:proofErr w:type="spellStart"/>
            <w:r w:rsidRPr="00971F64">
              <w:rPr>
                <w:i/>
                <w:color w:val="000000" w:themeColor="text1"/>
                <w:sz w:val="21"/>
                <w:szCs w:val="21"/>
              </w:rPr>
              <w:t>triplicata</w:t>
            </w:r>
            <w:proofErr w:type="spellEnd"/>
          </w:p>
        </w:tc>
        <w:tc>
          <w:tcPr>
            <w:tcW w:w="0" w:type="auto"/>
            <w:tcMar>
              <w:top w:w="100" w:type="dxa"/>
              <w:left w:w="100" w:type="dxa"/>
              <w:bottom w:w="100" w:type="dxa"/>
              <w:right w:w="100" w:type="dxa"/>
            </w:tcMar>
          </w:tcPr>
          <w:p w14:paraId="48AFEB03"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0.00</w:t>
            </w:r>
          </w:p>
        </w:tc>
        <w:tc>
          <w:tcPr>
            <w:tcW w:w="0" w:type="auto"/>
            <w:tcMar>
              <w:top w:w="100" w:type="dxa"/>
              <w:left w:w="100" w:type="dxa"/>
              <w:bottom w:w="100" w:type="dxa"/>
              <w:right w:w="100" w:type="dxa"/>
            </w:tcMar>
          </w:tcPr>
          <w:p w14:paraId="1FD7BB5E"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0.02</w:t>
            </w:r>
          </w:p>
        </w:tc>
        <w:tc>
          <w:tcPr>
            <w:tcW w:w="0" w:type="auto"/>
          </w:tcPr>
          <w:p w14:paraId="323BC07E"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r w:rsidR="00A11A28" w:rsidRPr="00971F64" w14:paraId="6E9629D9" w14:textId="77777777" w:rsidTr="00A11A28">
        <w:trPr>
          <w:trHeight w:val="20"/>
        </w:trPr>
        <w:tc>
          <w:tcPr>
            <w:tcW w:w="0" w:type="auto"/>
            <w:tcBorders>
              <w:top w:val="nil"/>
              <w:left w:val="nil"/>
              <w:bottom w:val="single" w:sz="8" w:space="0" w:color="000000"/>
              <w:right w:val="nil"/>
            </w:tcBorders>
            <w:tcMar>
              <w:top w:w="100" w:type="dxa"/>
              <w:left w:w="100" w:type="dxa"/>
              <w:bottom w:w="100" w:type="dxa"/>
              <w:right w:w="100" w:type="dxa"/>
            </w:tcMar>
          </w:tcPr>
          <w:p w14:paraId="78481104" w14:textId="77777777" w:rsidR="0038698C" w:rsidRPr="00971F64" w:rsidRDefault="0038698C" w:rsidP="00971F64">
            <w:pPr>
              <w:adjustRightInd w:val="0"/>
              <w:snapToGrid w:val="0"/>
              <w:spacing w:line="240" w:lineRule="auto"/>
              <w:ind w:right="4" w:hanging="10"/>
              <w:contextualSpacing/>
              <w:jc w:val="both"/>
              <w:rPr>
                <w:i/>
                <w:color w:val="000000" w:themeColor="text1"/>
                <w:sz w:val="21"/>
                <w:szCs w:val="21"/>
              </w:rPr>
            </w:pPr>
            <w:proofErr w:type="spellStart"/>
            <w:r w:rsidRPr="00971F64">
              <w:rPr>
                <w:i/>
                <w:color w:val="000000" w:themeColor="text1"/>
                <w:sz w:val="21"/>
                <w:szCs w:val="21"/>
              </w:rPr>
              <w:t>Agarum</w:t>
            </w:r>
            <w:proofErr w:type="spellEnd"/>
            <w:r w:rsidRPr="00971F64">
              <w:rPr>
                <w:i/>
                <w:color w:val="000000" w:themeColor="text1"/>
                <w:sz w:val="21"/>
                <w:szCs w:val="21"/>
              </w:rPr>
              <w:t xml:space="preserve"> </w:t>
            </w:r>
            <w:proofErr w:type="spellStart"/>
            <w:r w:rsidRPr="00971F64">
              <w:rPr>
                <w:i/>
                <w:color w:val="000000" w:themeColor="text1"/>
                <w:sz w:val="21"/>
                <w:szCs w:val="21"/>
              </w:rPr>
              <w:t>fimbriatum</w:t>
            </w:r>
            <w:proofErr w:type="spellEnd"/>
          </w:p>
        </w:tc>
        <w:tc>
          <w:tcPr>
            <w:tcW w:w="0" w:type="auto"/>
            <w:tcBorders>
              <w:bottom w:val="single" w:sz="8" w:space="0" w:color="808080"/>
            </w:tcBorders>
            <w:tcMar>
              <w:top w:w="100" w:type="dxa"/>
              <w:left w:w="100" w:type="dxa"/>
              <w:bottom w:w="100" w:type="dxa"/>
              <w:right w:w="100" w:type="dxa"/>
            </w:tcMar>
          </w:tcPr>
          <w:p w14:paraId="7FC1BC03" w14:textId="77777777" w:rsidR="0038698C" w:rsidRPr="00971F64" w:rsidRDefault="0038698C" w:rsidP="00236D78">
            <w:pPr>
              <w:adjustRightInd w:val="0"/>
              <w:snapToGrid w:val="0"/>
              <w:spacing w:line="240" w:lineRule="auto"/>
              <w:ind w:right="4" w:hanging="12"/>
              <w:contextualSpacing/>
              <w:jc w:val="center"/>
              <w:rPr>
                <w:color w:val="000000" w:themeColor="text1"/>
                <w:sz w:val="21"/>
                <w:szCs w:val="21"/>
              </w:rPr>
            </w:pPr>
            <w:r w:rsidRPr="00971F64">
              <w:rPr>
                <w:color w:val="000000" w:themeColor="text1"/>
                <w:sz w:val="21"/>
                <w:szCs w:val="21"/>
              </w:rPr>
              <w:t>0.00</w:t>
            </w:r>
          </w:p>
        </w:tc>
        <w:tc>
          <w:tcPr>
            <w:tcW w:w="0" w:type="auto"/>
            <w:tcBorders>
              <w:bottom w:val="single" w:sz="8" w:space="0" w:color="808080"/>
            </w:tcBorders>
            <w:tcMar>
              <w:top w:w="100" w:type="dxa"/>
              <w:left w:w="100" w:type="dxa"/>
              <w:bottom w:w="100" w:type="dxa"/>
              <w:right w:w="100" w:type="dxa"/>
            </w:tcMar>
          </w:tcPr>
          <w:p w14:paraId="4656BF24"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0.04</w:t>
            </w:r>
          </w:p>
        </w:tc>
        <w:tc>
          <w:tcPr>
            <w:tcW w:w="0" w:type="auto"/>
            <w:tcBorders>
              <w:bottom w:val="single" w:sz="8" w:space="0" w:color="808080"/>
            </w:tcBorders>
          </w:tcPr>
          <w:p w14:paraId="08EFB241" w14:textId="77777777" w:rsidR="0038698C" w:rsidRPr="00971F64" w:rsidRDefault="0038698C" w:rsidP="00236D78">
            <w:pPr>
              <w:adjustRightInd w:val="0"/>
              <w:snapToGrid w:val="0"/>
              <w:spacing w:line="240" w:lineRule="auto"/>
              <w:ind w:right="4" w:hanging="19"/>
              <w:contextualSpacing/>
              <w:jc w:val="center"/>
              <w:rPr>
                <w:color w:val="000000" w:themeColor="text1"/>
                <w:sz w:val="21"/>
                <w:szCs w:val="21"/>
              </w:rPr>
            </w:pPr>
            <w:r w:rsidRPr="00971F64">
              <w:rPr>
                <w:color w:val="000000" w:themeColor="text1"/>
                <w:sz w:val="21"/>
                <w:szCs w:val="21"/>
              </w:rPr>
              <w:t>Other</w:t>
            </w:r>
          </w:p>
        </w:tc>
      </w:tr>
    </w:tbl>
    <w:p w14:paraId="01084979"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6" w:name="_xjuj7385wg2e" w:colFirst="0" w:colLast="0"/>
      <w:bookmarkStart w:id="7" w:name="_skv4plpry6w1" w:colFirst="0" w:colLast="0"/>
      <w:bookmarkEnd w:id="6"/>
      <w:bookmarkEnd w:id="7"/>
      <w:r w:rsidRPr="00971F64">
        <w:rPr>
          <w:color w:val="000000" w:themeColor="text1"/>
          <w:sz w:val="21"/>
          <w:szCs w:val="21"/>
        </w:rPr>
        <w:br w:type="page"/>
      </w:r>
    </w:p>
    <w:p w14:paraId="35F752DE" w14:textId="028B76CF"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8" w:name="_hwx622owzuun" w:colFirst="0" w:colLast="0"/>
      <w:bookmarkEnd w:id="8"/>
      <w:r w:rsidRPr="00971F64">
        <w:rPr>
          <w:color w:val="000000" w:themeColor="text1"/>
          <w:sz w:val="21"/>
          <w:szCs w:val="21"/>
        </w:rPr>
        <w:lastRenderedPageBreak/>
        <w:t xml:space="preserve">Table </w:t>
      </w:r>
      <w:r w:rsidR="00B14AC6" w:rsidRPr="00971F64">
        <w:rPr>
          <w:color w:val="000000" w:themeColor="text1"/>
          <w:sz w:val="21"/>
          <w:szCs w:val="21"/>
        </w:rPr>
        <w:t>S</w:t>
      </w:r>
      <w:r w:rsidR="00277D38" w:rsidRPr="00971F64">
        <w:rPr>
          <w:color w:val="000000" w:themeColor="text1"/>
          <w:sz w:val="21"/>
          <w:szCs w:val="21"/>
        </w:rPr>
        <w:t>3</w:t>
      </w:r>
      <w:r w:rsidRPr="00971F64">
        <w:rPr>
          <w:color w:val="000000" w:themeColor="text1"/>
          <w:sz w:val="21"/>
          <w:szCs w:val="21"/>
        </w:rPr>
        <w:t>. Invertebrate species showing group designation in the multivariate analyses. Density is the number per m</w:t>
      </w:r>
      <w:r w:rsidRPr="00971F64">
        <w:rPr>
          <w:color w:val="000000" w:themeColor="text1"/>
          <w:sz w:val="21"/>
          <w:szCs w:val="21"/>
          <w:vertAlign w:val="superscript"/>
        </w:rPr>
        <w:t>2</w:t>
      </w:r>
      <w:r w:rsidRPr="00971F64">
        <w:rPr>
          <w:color w:val="000000" w:themeColor="text1"/>
          <w:sz w:val="21"/>
          <w:szCs w:val="21"/>
        </w:rPr>
        <w:t xml:space="preserve"> across all sites and years. SD = 1.0 standard deviation. Values of 0.0 indicate density less than 0.01 per m</w:t>
      </w:r>
      <w:r w:rsidRPr="00971F64">
        <w:rPr>
          <w:color w:val="000000" w:themeColor="text1"/>
          <w:sz w:val="21"/>
          <w:szCs w:val="21"/>
          <w:vertAlign w:val="superscript"/>
        </w:rPr>
        <w:t>2</w:t>
      </w:r>
      <w:r w:rsidRPr="00971F64">
        <w:rPr>
          <w:color w:val="000000" w:themeColor="text1"/>
          <w:sz w:val="21"/>
          <w:szCs w:val="21"/>
        </w:rPr>
        <w:t xml:space="preserve">. The following groups were used in the multivariate analyses: anemone, blood star, brood star, chiton, crabs, cucumber, green urchin, hermit crabs, kelp crab, large star, leather star, medium star, nudibranch, </w:t>
      </w:r>
      <w:proofErr w:type="spellStart"/>
      <w:r w:rsidRPr="00971F64">
        <w:rPr>
          <w:i/>
          <w:color w:val="000000" w:themeColor="text1"/>
          <w:sz w:val="21"/>
          <w:szCs w:val="21"/>
        </w:rPr>
        <w:t>Pisaster</w:t>
      </w:r>
      <w:proofErr w:type="spellEnd"/>
      <w:r w:rsidRPr="00971F64">
        <w:rPr>
          <w:color w:val="000000" w:themeColor="text1"/>
          <w:sz w:val="21"/>
          <w:szCs w:val="21"/>
        </w:rPr>
        <w:t xml:space="preserve">, purple urchin, </w:t>
      </w:r>
      <w:r w:rsidRPr="00971F64">
        <w:rPr>
          <w:i/>
          <w:color w:val="000000" w:themeColor="text1"/>
          <w:sz w:val="21"/>
          <w:szCs w:val="21"/>
        </w:rPr>
        <w:t>Pycnopodia</w:t>
      </w:r>
      <w:r w:rsidRPr="00971F64">
        <w:rPr>
          <w:color w:val="000000" w:themeColor="text1"/>
          <w:sz w:val="21"/>
          <w:szCs w:val="21"/>
        </w:rPr>
        <w:t>, red urchin, shelled gastropod, sponge, and tunicate.</w:t>
      </w:r>
    </w:p>
    <w:p w14:paraId="3B598511" w14:textId="77777777" w:rsidR="002A151F" w:rsidRPr="00971F64" w:rsidRDefault="002A151F" w:rsidP="00971F64">
      <w:pPr>
        <w:adjustRightInd w:val="0"/>
        <w:snapToGrid w:val="0"/>
        <w:spacing w:line="240" w:lineRule="auto"/>
        <w:ind w:right="4"/>
        <w:contextualSpacing/>
        <w:jc w:val="both"/>
        <w:rPr>
          <w:sz w:val="21"/>
          <w:szCs w:val="21"/>
        </w:rPr>
      </w:pPr>
    </w:p>
    <w:tbl>
      <w:tblPr>
        <w:tblW w:w="0" w:type="auto"/>
        <w:tblBorders>
          <w:top w:val="nil"/>
          <w:left w:val="nil"/>
          <w:bottom w:val="nil"/>
          <w:right w:val="nil"/>
          <w:insideH w:val="nil"/>
          <w:insideV w:val="nil"/>
        </w:tblBorders>
        <w:tblLook w:val="0600" w:firstRow="0" w:lastRow="0" w:firstColumn="0" w:lastColumn="0" w:noHBand="1" w:noVBand="1"/>
      </w:tblPr>
      <w:tblGrid>
        <w:gridCol w:w="3127"/>
        <w:gridCol w:w="1927"/>
        <w:gridCol w:w="858"/>
        <w:gridCol w:w="572"/>
      </w:tblGrid>
      <w:tr w:rsidR="00B83FDB" w:rsidRPr="00971F64" w14:paraId="76C304FF" w14:textId="77777777" w:rsidTr="00995FF7">
        <w:trPr>
          <w:cantSplit/>
          <w:tblHeader/>
        </w:trPr>
        <w:tc>
          <w:tcPr>
            <w:tcW w:w="0" w:type="auto"/>
            <w:tcBorders>
              <w:top w:val="nil"/>
              <w:left w:val="nil"/>
              <w:bottom w:val="single" w:sz="8" w:space="0" w:color="000000"/>
              <w:right w:val="nil"/>
            </w:tcBorders>
            <w:tcMar>
              <w:top w:w="58" w:type="dxa"/>
              <w:left w:w="100" w:type="dxa"/>
              <w:bottom w:w="58" w:type="dxa"/>
              <w:right w:w="100" w:type="dxa"/>
            </w:tcMar>
          </w:tcPr>
          <w:p w14:paraId="6C32D30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Species</w:t>
            </w:r>
          </w:p>
        </w:tc>
        <w:tc>
          <w:tcPr>
            <w:tcW w:w="0" w:type="auto"/>
            <w:tcBorders>
              <w:top w:val="nil"/>
              <w:left w:val="nil"/>
              <w:bottom w:val="single" w:sz="8" w:space="0" w:color="000000"/>
              <w:right w:val="nil"/>
            </w:tcBorders>
            <w:tcMar>
              <w:top w:w="58" w:type="dxa"/>
              <w:left w:w="100" w:type="dxa"/>
              <w:bottom w:w="58" w:type="dxa"/>
              <w:right w:w="100" w:type="dxa"/>
            </w:tcMar>
          </w:tcPr>
          <w:p w14:paraId="74D7C588"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Multivariate Group</w:t>
            </w:r>
          </w:p>
        </w:tc>
        <w:tc>
          <w:tcPr>
            <w:tcW w:w="0" w:type="auto"/>
            <w:tcBorders>
              <w:top w:val="nil"/>
              <w:left w:val="nil"/>
              <w:bottom w:val="single" w:sz="8" w:space="0" w:color="000000"/>
              <w:right w:val="nil"/>
            </w:tcBorders>
            <w:tcMar>
              <w:top w:w="58" w:type="dxa"/>
              <w:left w:w="100" w:type="dxa"/>
              <w:bottom w:w="58" w:type="dxa"/>
              <w:right w:w="100" w:type="dxa"/>
            </w:tcMar>
          </w:tcPr>
          <w:p w14:paraId="14C1DF94"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Density</w:t>
            </w:r>
          </w:p>
        </w:tc>
        <w:tc>
          <w:tcPr>
            <w:tcW w:w="0" w:type="auto"/>
            <w:tcBorders>
              <w:top w:val="nil"/>
              <w:left w:val="nil"/>
              <w:bottom w:val="single" w:sz="8" w:space="0" w:color="000000"/>
              <w:right w:val="nil"/>
            </w:tcBorders>
            <w:tcMar>
              <w:top w:w="58" w:type="dxa"/>
              <w:left w:w="100" w:type="dxa"/>
              <w:bottom w:w="58" w:type="dxa"/>
              <w:right w:w="100" w:type="dxa"/>
            </w:tcMar>
          </w:tcPr>
          <w:p w14:paraId="6CAAFD44"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SD</w:t>
            </w:r>
          </w:p>
        </w:tc>
      </w:tr>
      <w:tr w:rsidR="00B83FDB" w:rsidRPr="00971F64" w14:paraId="368AB618" w14:textId="77777777" w:rsidTr="00995FF7">
        <w:trPr>
          <w:trHeight w:val="144"/>
        </w:trPr>
        <w:tc>
          <w:tcPr>
            <w:tcW w:w="0" w:type="auto"/>
            <w:tcBorders>
              <w:top w:val="single" w:sz="8" w:space="0" w:color="000000"/>
              <w:left w:val="nil"/>
              <w:bottom w:val="nil"/>
              <w:right w:val="nil"/>
            </w:tcBorders>
            <w:tcMar>
              <w:top w:w="58" w:type="dxa"/>
              <w:left w:w="100" w:type="dxa"/>
              <w:bottom w:w="58" w:type="dxa"/>
              <w:right w:w="100" w:type="dxa"/>
            </w:tcMar>
          </w:tcPr>
          <w:p w14:paraId="32A3AF09"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Balanus</w:t>
            </w:r>
            <w:proofErr w:type="spellEnd"/>
            <w:r w:rsidRPr="00971F64">
              <w:rPr>
                <w:i/>
                <w:color w:val="000000" w:themeColor="text1"/>
                <w:sz w:val="21"/>
                <w:szCs w:val="21"/>
              </w:rPr>
              <w:t xml:space="preserve"> </w:t>
            </w:r>
            <w:proofErr w:type="spellStart"/>
            <w:r w:rsidRPr="00971F64">
              <w:rPr>
                <w:i/>
                <w:color w:val="000000" w:themeColor="text1"/>
                <w:sz w:val="21"/>
                <w:szCs w:val="21"/>
              </w:rPr>
              <w:t>nubilus</w:t>
            </w:r>
            <w:proofErr w:type="spellEnd"/>
          </w:p>
        </w:tc>
        <w:tc>
          <w:tcPr>
            <w:tcW w:w="0" w:type="auto"/>
            <w:tcBorders>
              <w:top w:val="single" w:sz="8" w:space="0" w:color="000000"/>
            </w:tcBorders>
            <w:tcMar>
              <w:top w:w="58" w:type="dxa"/>
              <w:left w:w="100" w:type="dxa"/>
              <w:bottom w:w="58" w:type="dxa"/>
              <w:right w:w="100" w:type="dxa"/>
            </w:tcMar>
          </w:tcPr>
          <w:p w14:paraId="4C7EC49C"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barnacle</w:t>
            </w:r>
          </w:p>
        </w:tc>
        <w:tc>
          <w:tcPr>
            <w:tcW w:w="0" w:type="auto"/>
            <w:tcBorders>
              <w:top w:val="single" w:sz="8" w:space="0" w:color="000000"/>
            </w:tcBorders>
            <w:tcMar>
              <w:top w:w="58" w:type="dxa"/>
              <w:left w:w="100" w:type="dxa"/>
              <w:bottom w:w="58" w:type="dxa"/>
              <w:right w:w="100" w:type="dxa"/>
            </w:tcMar>
          </w:tcPr>
          <w:p w14:paraId="3649746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0.83</w:t>
            </w:r>
          </w:p>
        </w:tc>
        <w:tc>
          <w:tcPr>
            <w:tcW w:w="0" w:type="auto"/>
            <w:tcBorders>
              <w:top w:val="single" w:sz="8" w:space="0" w:color="000000"/>
            </w:tcBorders>
            <w:tcMar>
              <w:top w:w="58" w:type="dxa"/>
              <w:left w:w="100" w:type="dxa"/>
              <w:bottom w:w="58" w:type="dxa"/>
              <w:right w:w="100" w:type="dxa"/>
            </w:tcMar>
          </w:tcPr>
          <w:p w14:paraId="3B047F0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3.67</w:t>
            </w:r>
          </w:p>
        </w:tc>
      </w:tr>
      <w:tr w:rsidR="00B83FDB" w:rsidRPr="00971F64" w14:paraId="60D9805F"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02787C2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Strongylocentrotus</w:t>
            </w:r>
            <w:proofErr w:type="spellEnd"/>
            <w:r w:rsidRPr="00971F64">
              <w:rPr>
                <w:i/>
                <w:color w:val="000000" w:themeColor="text1"/>
                <w:sz w:val="21"/>
                <w:szCs w:val="21"/>
              </w:rPr>
              <w:t xml:space="preserve"> </w:t>
            </w:r>
            <w:proofErr w:type="spellStart"/>
            <w:r w:rsidRPr="00971F64">
              <w:rPr>
                <w:i/>
                <w:color w:val="000000" w:themeColor="text1"/>
                <w:sz w:val="21"/>
                <w:szCs w:val="21"/>
              </w:rPr>
              <w:t>purpuratus</w:t>
            </w:r>
            <w:proofErr w:type="spellEnd"/>
          </w:p>
        </w:tc>
        <w:tc>
          <w:tcPr>
            <w:tcW w:w="0" w:type="auto"/>
            <w:tcMar>
              <w:top w:w="58" w:type="dxa"/>
              <w:left w:w="100" w:type="dxa"/>
              <w:bottom w:w="58" w:type="dxa"/>
              <w:right w:w="100" w:type="dxa"/>
            </w:tcMar>
          </w:tcPr>
          <w:p w14:paraId="6340B2CC"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purple urchin</w:t>
            </w:r>
          </w:p>
        </w:tc>
        <w:tc>
          <w:tcPr>
            <w:tcW w:w="0" w:type="auto"/>
            <w:tcMar>
              <w:top w:w="58" w:type="dxa"/>
              <w:left w:w="100" w:type="dxa"/>
              <w:bottom w:w="58" w:type="dxa"/>
              <w:right w:w="100" w:type="dxa"/>
            </w:tcMar>
          </w:tcPr>
          <w:p w14:paraId="44181DE5"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0.71</w:t>
            </w:r>
          </w:p>
        </w:tc>
        <w:tc>
          <w:tcPr>
            <w:tcW w:w="0" w:type="auto"/>
            <w:tcMar>
              <w:top w:w="58" w:type="dxa"/>
              <w:left w:w="100" w:type="dxa"/>
              <w:bottom w:w="58" w:type="dxa"/>
              <w:right w:w="100" w:type="dxa"/>
            </w:tcMar>
          </w:tcPr>
          <w:p w14:paraId="6C3FA63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2.40</w:t>
            </w:r>
          </w:p>
        </w:tc>
      </w:tr>
      <w:tr w:rsidR="00B83FDB" w:rsidRPr="00971F64" w14:paraId="7ED1AF57"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31EB36D"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Nucella</w:t>
            </w:r>
            <w:proofErr w:type="spellEnd"/>
            <w:r w:rsidRPr="00971F64">
              <w:rPr>
                <w:i/>
                <w:color w:val="000000" w:themeColor="text1"/>
                <w:sz w:val="21"/>
                <w:szCs w:val="21"/>
              </w:rPr>
              <w:t xml:space="preserve"> </w:t>
            </w:r>
            <w:proofErr w:type="spellStart"/>
            <w:r w:rsidRPr="00971F64">
              <w:rPr>
                <w:i/>
                <w:color w:val="000000" w:themeColor="text1"/>
                <w:sz w:val="21"/>
                <w:szCs w:val="21"/>
              </w:rPr>
              <w:t>lamellosa</w:t>
            </w:r>
            <w:proofErr w:type="spellEnd"/>
          </w:p>
        </w:tc>
        <w:tc>
          <w:tcPr>
            <w:tcW w:w="0" w:type="auto"/>
            <w:tcMar>
              <w:top w:w="58" w:type="dxa"/>
              <w:left w:w="100" w:type="dxa"/>
              <w:bottom w:w="58" w:type="dxa"/>
              <w:right w:w="100" w:type="dxa"/>
            </w:tcMar>
          </w:tcPr>
          <w:p w14:paraId="1BD61A31"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gastropod</w:t>
            </w:r>
          </w:p>
        </w:tc>
        <w:tc>
          <w:tcPr>
            <w:tcW w:w="0" w:type="auto"/>
            <w:tcMar>
              <w:top w:w="58" w:type="dxa"/>
              <w:left w:w="100" w:type="dxa"/>
              <w:bottom w:w="58" w:type="dxa"/>
              <w:right w:w="100" w:type="dxa"/>
            </w:tcMar>
          </w:tcPr>
          <w:p w14:paraId="7FB7891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0.29</w:t>
            </w:r>
          </w:p>
        </w:tc>
        <w:tc>
          <w:tcPr>
            <w:tcW w:w="0" w:type="auto"/>
            <w:tcMar>
              <w:top w:w="58" w:type="dxa"/>
              <w:left w:w="100" w:type="dxa"/>
              <w:bottom w:w="58" w:type="dxa"/>
              <w:right w:w="100" w:type="dxa"/>
            </w:tcMar>
          </w:tcPr>
          <w:p w14:paraId="3F140A08"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1.36</w:t>
            </w:r>
          </w:p>
        </w:tc>
      </w:tr>
      <w:tr w:rsidR="00B83FDB" w:rsidRPr="00971F64" w14:paraId="506BB77C"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D40A606"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Mesocentrotus</w:t>
            </w:r>
            <w:proofErr w:type="spellEnd"/>
            <w:r w:rsidRPr="00971F64">
              <w:rPr>
                <w:i/>
                <w:color w:val="000000" w:themeColor="text1"/>
                <w:sz w:val="21"/>
                <w:szCs w:val="21"/>
              </w:rPr>
              <w:t xml:space="preserve"> </w:t>
            </w:r>
            <w:proofErr w:type="spellStart"/>
            <w:r w:rsidRPr="00971F64">
              <w:rPr>
                <w:i/>
                <w:color w:val="000000" w:themeColor="text1"/>
                <w:sz w:val="21"/>
                <w:szCs w:val="21"/>
              </w:rPr>
              <w:t>franciscanus</w:t>
            </w:r>
            <w:proofErr w:type="spellEnd"/>
          </w:p>
        </w:tc>
        <w:tc>
          <w:tcPr>
            <w:tcW w:w="0" w:type="auto"/>
            <w:tcMar>
              <w:top w:w="58" w:type="dxa"/>
              <w:left w:w="100" w:type="dxa"/>
              <w:bottom w:w="58" w:type="dxa"/>
              <w:right w:w="100" w:type="dxa"/>
            </w:tcMar>
          </w:tcPr>
          <w:p w14:paraId="442E131D"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red urchin</w:t>
            </w:r>
          </w:p>
        </w:tc>
        <w:tc>
          <w:tcPr>
            <w:tcW w:w="0" w:type="auto"/>
            <w:tcMar>
              <w:top w:w="58" w:type="dxa"/>
              <w:left w:w="100" w:type="dxa"/>
              <w:bottom w:w="58" w:type="dxa"/>
              <w:right w:w="100" w:type="dxa"/>
            </w:tcMar>
          </w:tcPr>
          <w:p w14:paraId="36A01EB2"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0.16</w:t>
            </w:r>
          </w:p>
        </w:tc>
        <w:tc>
          <w:tcPr>
            <w:tcW w:w="0" w:type="auto"/>
            <w:tcMar>
              <w:top w:w="58" w:type="dxa"/>
              <w:left w:w="100" w:type="dxa"/>
              <w:bottom w:w="58" w:type="dxa"/>
              <w:right w:w="100" w:type="dxa"/>
            </w:tcMar>
          </w:tcPr>
          <w:p w14:paraId="37C6605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0.60</w:t>
            </w:r>
          </w:p>
        </w:tc>
      </w:tr>
      <w:tr w:rsidR="00B83FDB" w:rsidRPr="00971F64" w14:paraId="1E3FD7D3"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F6AF8DF"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Cucumaria</w:t>
            </w:r>
            <w:proofErr w:type="spellEnd"/>
            <w:r w:rsidRPr="00971F64">
              <w:rPr>
                <w:i/>
                <w:color w:val="000000" w:themeColor="text1"/>
                <w:sz w:val="21"/>
                <w:szCs w:val="21"/>
              </w:rPr>
              <w:t xml:space="preserve"> </w:t>
            </w:r>
            <w:proofErr w:type="spellStart"/>
            <w:r w:rsidRPr="00971F64">
              <w:rPr>
                <w:i/>
                <w:color w:val="000000" w:themeColor="text1"/>
                <w:sz w:val="21"/>
                <w:szCs w:val="21"/>
              </w:rPr>
              <w:t>miniata</w:t>
            </w:r>
            <w:proofErr w:type="spellEnd"/>
          </w:p>
        </w:tc>
        <w:tc>
          <w:tcPr>
            <w:tcW w:w="0" w:type="auto"/>
            <w:tcMar>
              <w:top w:w="58" w:type="dxa"/>
              <w:left w:w="100" w:type="dxa"/>
              <w:bottom w:w="58" w:type="dxa"/>
              <w:right w:w="100" w:type="dxa"/>
            </w:tcMar>
          </w:tcPr>
          <w:p w14:paraId="55DA6145"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cucumber</w:t>
            </w:r>
          </w:p>
        </w:tc>
        <w:tc>
          <w:tcPr>
            <w:tcW w:w="0" w:type="auto"/>
            <w:tcMar>
              <w:top w:w="58" w:type="dxa"/>
              <w:left w:w="100" w:type="dxa"/>
              <w:bottom w:w="58" w:type="dxa"/>
              <w:right w:w="100" w:type="dxa"/>
            </w:tcMar>
          </w:tcPr>
          <w:p w14:paraId="35D2813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0.11</w:t>
            </w:r>
          </w:p>
        </w:tc>
        <w:tc>
          <w:tcPr>
            <w:tcW w:w="0" w:type="auto"/>
            <w:tcMar>
              <w:top w:w="58" w:type="dxa"/>
              <w:left w:w="100" w:type="dxa"/>
              <w:bottom w:w="58" w:type="dxa"/>
              <w:right w:w="100" w:type="dxa"/>
            </w:tcMar>
          </w:tcPr>
          <w:p w14:paraId="67B4CD9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0.16</w:t>
            </w:r>
          </w:p>
        </w:tc>
      </w:tr>
      <w:tr w:rsidR="00B83FDB" w:rsidRPr="00971F64" w14:paraId="75EA0F98"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2477573"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i/>
                <w:color w:val="000000" w:themeColor="text1"/>
                <w:sz w:val="21"/>
                <w:szCs w:val="21"/>
              </w:rPr>
              <w:t>Henricia</w:t>
            </w:r>
            <w:proofErr w:type="spellEnd"/>
            <w:r w:rsidRPr="00971F64">
              <w:rPr>
                <w:i/>
                <w:color w:val="000000" w:themeColor="text1"/>
                <w:sz w:val="21"/>
                <w:szCs w:val="21"/>
              </w:rPr>
              <w:t xml:space="preserve"> </w:t>
            </w:r>
            <w:r w:rsidRPr="00971F64">
              <w:rPr>
                <w:color w:val="000000" w:themeColor="text1"/>
                <w:sz w:val="21"/>
                <w:szCs w:val="21"/>
              </w:rPr>
              <w:t>spp.</w:t>
            </w:r>
          </w:p>
        </w:tc>
        <w:tc>
          <w:tcPr>
            <w:tcW w:w="0" w:type="auto"/>
            <w:tcMar>
              <w:top w:w="58" w:type="dxa"/>
              <w:left w:w="100" w:type="dxa"/>
              <w:bottom w:w="58" w:type="dxa"/>
              <w:right w:w="100" w:type="dxa"/>
            </w:tcMar>
          </w:tcPr>
          <w:p w14:paraId="5A716E4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blood star</w:t>
            </w:r>
          </w:p>
        </w:tc>
        <w:tc>
          <w:tcPr>
            <w:tcW w:w="0" w:type="auto"/>
            <w:tcMar>
              <w:top w:w="58" w:type="dxa"/>
              <w:left w:w="100" w:type="dxa"/>
              <w:bottom w:w="58" w:type="dxa"/>
              <w:right w:w="100" w:type="dxa"/>
            </w:tcMar>
          </w:tcPr>
          <w:p w14:paraId="4CA182A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0.10</w:t>
            </w:r>
          </w:p>
        </w:tc>
        <w:tc>
          <w:tcPr>
            <w:tcW w:w="0" w:type="auto"/>
            <w:tcMar>
              <w:top w:w="58" w:type="dxa"/>
              <w:left w:w="100" w:type="dxa"/>
              <w:bottom w:w="58" w:type="dxa"/>
              <w:right w:w="100" w:type="dxa"/>
            </w:tcMar>
          </w:tcPr>
          <w:p w14:paraId="6B1DEBC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0.09</w:t>
            </w:r>
          </w:p>
        </w:tc>
      </w:tr>
      <w:tr w:rsidR="00B83FDB" w:rsidRPr="00971F64" w14:paraId="02D0DD81"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F653B52"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Styela</w:t>
            </w:r>
            <w:proofErr w:type="spellEnd"/>
            <w:r w:rsidRPr="00971F64">
              <w:rPr>
                <w:i/>
                <w:color w:val="000000" w:themeColor="text1"/>
                <w:sz w:val="21"/>
                <w:szCs w:val="21"/>
              </w:rPr>
              <w:t xml:space="preserve"> </w:t>
            </w:r>
            <w:proofErr w:type="spellStart"/>
            <w:r w:rsidRPr="00971F64">
              <w:rPr>
                <w:i/>
                <w:color w:val="000000" w:themeColor="text1"/>
                <w:sz w:val="21"/>
                <w:szCs w:val="21"/>
              </w:rPr>
              <w:t>montereyensis</w:t>
            </w:r>
            <w:proofErr w:type="spellEnd"/>
          </w:p>
        </w:tc>
        <w:tc>
          <w:tcPr>
            <w:tcW w:w="0" w:type="auto"/>
            <w:tcMar>
              <w:top w:w="58" w:type="dxa"/>
              <w:left w:w="100" w:type="dxa"/>
              <w:bottom w:w="58" w:type="dxa"/>
              <w:right w:w="100" w:type="dxa"/>
            </w:tcMar>
          </w:tcPr>
          <w:p w14:paraId="59A1916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tunicate</w:t>
            </w:r>
          </w:p>
        </w:tc>
        <w:tc>
          <w:tcPr>
            <w:tcW w:w="0" w:type="auto"/>
            <w:tcMar>
              <w:top w:w="58" w:type="dxa"/>
              <w:left w:w="100" w:type="dxa"/>
              <w:bottom w:w="58" w:type="dxa"/>
              <w:right w:w="100" w:type="dxa"/>
            </w:tcMar>
          </w:tcPr>
          <w:p w14:paraId="2654FE3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0.09</w:t>
            </w:r>
          </w:p>
        </w:tc>
        <w:tc>
          <w:tcPr>
            <w:tcW w:w="0" w:type="auto"/>
            <w:tcMar>
              <w:top w:w="58" w:type="dxa"/>
              <w:left w:w="100" w:type="dxa"/>
              <w:bottom w:w="58" w:type="dxa"/>
              <w:right w:w="100" w:type="dxa"/>
            </w:tcMar>
          </w:tcPr>
          <w:p w14:paraId="25A9EC0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0.14</w:t>
            </w:r>
          </w:p>
        </w:tc>
      </w:tr>
      <w:tr w:rsidR="00B83FDB" w:rsidRPr="00971F64" w14:paraId="51FB736C"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1CE553D"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Strongylocentrotus</w:t>
            </w:r>
            <w:proofErr w:type="spellEnd"/>
            <w:r w:rsidRPr="00971F64">
              <w:rPr>
                <w:i/>
                <w:color w:val="000000" w:themeColor="text1"/>
                <w:sz w:val="21"/>
                <w:szCs w:val="21"/>
              </w:rPr>
              <w:t xml:space="preserve"> </w:t>
            </w:r>
            <w:proofErr w:type="spellStart"/>
            <w:r w:rsidRPr="00971F64">
              <w:rPr>
                <w:i/>
                <w:color w:val="000000" w:themeColor="text1"/>
                <w:sz w:val="21"/>
                <w:szCs w:val="21"/>
              </w:rPr>
              <w:t>droebachiensis</w:t>
            </w:r>
            <w:proofErr w:type="spellEnd"/>
          </w:p>
        </w:tc>
        <w:tc>
          <w:tcPr>
            <w:tcW w:w="0" w:type="auto"/>
            <w:tcMar>
              <w:top w:w="58" w:type="dxa"/>
              <w:left w:w="100" w:type="dxa"/>
              <w:bottom w:w="58" w:type="dxa"/>
              <w:right w:w="100" w:type="dxa"/>
            </w:tcMar>
          </w:tcPr>
          <w:p w14:paraId="03A8C18F"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green urchin</w:t>
            </w:r>
          </w:p>
        </w:tc>
        <w:tc>
          <w:tcPr>
            <w:tcW w:w="0" w:type="auto"/>
            <w:tcMar>
              <w:top w:w="58" w:type="dxa"/>
              <w:left w:w="100" w:type="dxa"/>
              <w:bottom w:w="58" w:type="dxa"/>
              <w:right w:w="100" w:type="dxa"/>
            </w:tcMar>
          </w:tcPr>
          <w:p w14:paraId="7C163E7F"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0.06</w:t>
            </w:r>
          </w:p>
        </w:tc>
        <w:tc>
          <w:tcPr>
            <w:tcW w:w="0" w:type="auto"/>
            <w:tcMar>
              <w:top w:w="58" w:type="dxa"/>
              <w:left w:w="100" w:type="dxa"/>
              <w:bottom w:w="58" w:type="dxa"/>
              <w:right w:w="100" w:type="dxa"/>
            </w:tcMar>
          </w:tcPr>
          <w:p w14:paraId="7C688D23"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0.31</w:t>
            </w:r>
          </w:p>
        </w:tc>
      </w:tr>
      <w:tr w:rsidR="00B83FDB" w:rsidRPr="00971F64" w14:paraId="2A9DB68C"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3687CBE1"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Dermasterias</w:t>
            </w:r>
            <w:proofErr w:type="spellEnd"/>
            <w:r w:rsidRPr="00971F64">
              <w:rPr>
                <w:i/>
                <w:color w:val="000000" w:themeColor="text1"/>
                <w:sz w:val="21"/>
                <w:szCs w:val="21"/>
              </w:rPr>
              <w:t xml:space="preserve"> </w:t>
            </w:r>
            <w:proofErr w:type="spellStart"/>
            <w:r w:rsidRPr="00971F64">
              <w:rPr>
                <w:i/>
                <w:color w:val="000000" w:themeColor="text1"/>
                <w:sz w:val="21"/>
                <w:szCs w:val="21"/>
              </w:rPr>
              <w:t>imbricata</w:t>
            </w:r>
            <w:proofErr w:type="spellEnd"/>
          </w:p>
        </w:tc>
        <w:tc>
          <w:tcPr>
            <w:tcW w:w="0" w:type="auto"/>
            <w:tcMar>
              <w:top w:w="58" w:type="dxa"/>
              <w:left w:w="100" w:type="dxa"/>
              <w:bottom w:w="58" w:type="dxa"/>
              <w:right w:w="100" w:type="dxa"/>
            </w:tcMar>
          </w:tcPr>
          <w:p w14:paraId="12A541D2"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leather star</w:t>
            </w:r>
          </w:p>
        </w:tc>
        <w:tc>
          <w:tcPr>
            <w:tcW w:w="0" w:type="auto"/>
            <w:tcMar>
              <w:top w:w="58" w:type="dxa"/>
              <w:left w:w="100" w:type="dxa"/>
              <w:bottom w:w="58" w:type="dxa"/>
              <w:right w:w="100" w:type="dxa"/>
            </w:tcMar>
          </w:tcPr>
          <w:p w14:paraId="68DAC8E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0.06</w:t>
            </w:r>
          </w:p>
        </w:tc>
        <w:tc>
          <w:tcPr>
            <w:tcW w:w="0" w:type="auto"/>
            <w:tcMar>
              <w:top w:w="58" w:type="dxa"/>
              <w:left w:w="100" w:type="dxa"/>
              <w:bottom w:w="58" w:type="dxa"/>
              <w:right w:w="100" w:type="dxa"/>
            </w:tcMar>
          </w:tcPr>
          <w:p w14:paraId="2C5A989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0.10</w:t>
            </w:r>
          </w:p>
        </w:tc>
      </w:tr>
      <w:tr w:rsidR="00B83FDB" w:rsidRPr="00971F64" w14:paraId="423CE539"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7F70E7D5"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Ceratostoma</w:t>
            </w:r>
            <w:proofErr w:type="spellEnd"/>
            <w:r w:rsidRPr="00971F64">
              <w:rPr>
                <w:i/>
                <w:color w:val="000000" w:themeColor="text1"/>
                <w:sz w:val="21"/>
                <w:szCs w:val="21"/>
              </w:rPr>
              <w:t xml:space="preserve"> </w:t>
            </w:r>
            <w:proofErr w:type="spellStart"/>
            <w:r w:rsidRPr="00971F64">
              <w:rPr>
                <w:i/>
                <w:color w:val="000000" w:themeColor="text1"/>
                <w:sz w:val="21"/>
                <w:szCs w:val="21"/>
              </w:rPr>
              <w:t>foliatum</w:t>
            </w:r>
            <w:proofErr w:type="spellEnd"/>
          </w:p>
        </w:tc>
        <w:tc>
          <w:tcPr>
            <w:tcW w:w="0" w:type="auto"/>
            <w:tcMar>
              <w:top w:w="58" w:type="dxa"/>
              <w:left w:w="100" w:type="dxa"/>
              <w:bottom w:w="58" w:type="dxa"/>
              <w:right w:w="100" w:type="dxa"/>
            </w:tcMar>
          </w:tcPr>
          <w:p w14:paraId="297AC174"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gastropod</w:t>
            </w:r>
          </w:p>
        </w:tc>
        <w:tc>
          <w:tcPr>
            <w:tcW w:w="0" w:type="auto"/>
            <w:tcMar>
              <w:top w:w="58" w:type="dxa"/>
              <w:left w:w="100" w:type="dxa"/>
              <w:bottom w:w="58" w:type="dxa"/>
              <w:right w:w="100" w:type="dxa"/>
            </w:tcMar>
          </w:tcPr>
          <w:p w14:paraId="655C4858"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0.05</w:t>
            </w:r>
          </w:p>
        </w:tc>
        <w:tc>
          <w:tcPr>
            <w:tcW w:w="0" w:type="auto"/>
            <w:tcMar>
              <w:top w:w="58" w:type="dxa"/>
              <w:left w:w="100" w:type="dxa"/>
              <w:bottom w:w="58" w:type="dxa"/>
              <w:right w:w="100" w:type="dxa"/>
            </w:tcMar>
          </w:tcPr>
          <w:p w14:paraId="20504391"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0.09</w:t>
            </w:r>
          </w:p>
        </w:tc>
      </w:tr>
      <w:tr w:rsidR="00B83FDB" w:rsidRPr="00971F64" w14:paraId="42E0FA24"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3532837D"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Crassadoma</w:t>
            </w:r>
            <w:proofErr w:type="spellEnd"/>
            <w:r w:rsidRPr="00971F64">
              <w:rPr>
                <w:i/>
                <w:color w:val="000000" w:themeColor="text1"/>
                <w:sz w:val="21"/>
                <w:szCs w:val="21"/>
              </w:rPr>
              <w:t xml:space="preserve"> </w:t>
            </w:r>
            <w:proofErr w:type="spellStart"/>
            <w:r w:rsidRPr="00971F64">
              <w:rPr>
                <w:i/>
                <w:color w:val="000000" w:themeColor="text1"/>
                <w:sz w:val="21"/>
                <w:szCs w:val="21"/>
              </w:rPr>
              <w:t>gigantea</w:t>
            </w:r>
            <w:proofErr w:type="spellEnd"/>
          </w:p>
        </w:tc>
        <w:tc>
          <w:tcPr>
            <w:tcW w:w="0" w:type="auto"/>
            <w:tcMar>
              <w:top w:w="58" w:type="dxa"/>
              <w:left w:w="100" w:type="dxa"/>
              <w:bottom w:w="58" w:type="dxa"/>
              <w:right w:w="100" w:type="dxa"/>
            </w:tcMar>
          </w:tcPr>
          <w:p w14:paraId="6DEB2CB2"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bivalve</w:t>
            </w:r>
          </w:p>
        </w:tc>
        <w:tc>
          <w:tcPr>
            <w:tcW w:w="0" w:type="auto"/>
            <w:tcMar>
              <w:top w:w="58" w:type="dxa"/>
              <w:left w:w="100" w:type="dxa"/>
              <w:bottom w:w="58" w:type="dxa"/>
              <w:right w:w="100" w:type="dxa"/>
            </w:tcMar>
          </w:tcPr>
          <w:p w14:paraId="721EA425"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0.03</w:t>
            </w:r>
          </w:p>
        </w:tc>
        <w:tc>
          <w:tcPr>
            <w:tcW w:w="0" w:type="auto"/>
            <w:tcMar>
              <w:top w:w="58" w:type="dxa"/>
              <w:left w:w="100" w:type="dxa"/>
              <w:bottom w:w="58" w:type="dxa"/>
              <w:right w:w="100" w:type="dxa"/>
            </w:tcMar>
          </w:tcPr>
          <w:p w14:paraId="1C8C0678"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0.08</w:t>
            </w:r>
          </w:p>
        </w:tc>
      </w:tr>
      <w:tr w:rsidR="00B83FDB" w:rsidRPr="00971F64" w14:paraId="791B3E5D"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BE91B08"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Diodora aspera</w:t>
            </w:r>
          </w:p>
        </w:tc>
        <w:tc>
          <w:tcPr>
            <w:tcW w:w="0" w:type="auto"/>
            <w:tcMar>
              <w:top w:w="58" w:type="dxa"/>
              <w:left w:w="100" w:type="dxa"/>
              <w:bottom w:w="58" w:type="dxa"/>
              <w:right w:w="100" w:type="dxa"/>
            </w:tcMar>
          </w:tcPr>
          <w:p w14:paraId="48BEE795"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gastropod</w:t>
            </w:r>
          </w:p>
        </w:tc>
        <w:tc>
          <w:tcPr>
            <w:tcW w:w="0" w:type="auto"/>
            <w:tcMar>
              <w:top w:w="58" w:type="dxa"/>
              <w:left w:w="100" w:type="dxa"/>
              <w:bottom w:w="58" w:type="dxa"/>
              <w:right w:w="100" w:type="dxa"/>
            </w:tcMar>
          </w:tcPr>
          <w:p w14:paraId="5EC72BA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c>
          <w:tcPr>
            <w:tcW w:w="0" w:type="auto"/>
            <w:tcMar>
              <w:top w:w="58" w:type="dxa"/>
              <w:left w:w="100" w:type="dxa"/>
              <w:bottom w:w="58" w:type="dxa"/>
              <w:right w:w="100" w:type="dxa"/>
            </w:tcMar>
          </w:tcPr>
          <w:p w14:paraId="19E17391"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0.05</w:t>
            </w:r>
          </w:p>
        </w:tc>
      </w:tr>
      <w:tr w:rsidR="00B83FDB" w:rsidRPr="00971F64" w14:paraId="4A8543CE"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5347AEF"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Leptasterias</w:t>
            </w:r>
            <w:proofErr w:type="spellEnd"/>
            <w:r w:rsidRPr="00971F64">
              <w:rPr>
                <w:i/>
                <w:color w:val="000000" w:themeColor="text1"/>
                <w:sz w:val="21"/>
                <w:szCs w:val="21"/>
              </w:rPr>
              <w:t xml:space="preserve"> </w:t>
            </w:r>
            <w:r w:rsidRPr="00971F64">
              <w:rPr>
                <w:color w:val="000000" w:themeColor="text1"/>
                <w:sz w:val="21"/>
                <w:szCs w:val="21"/>
              </w:rPr>
              <w:t>spp.</w:t>
            </w:r>
          </w:p>
        </w:tc>
        <w:tc>
          <w:tcPr>
            <w:tcW w:w="0" w:type="auto"/>
            <w:tcMar>
              <w:top w:w="58" w:type="dxa"/>
              <w:left w:w="100" w:type="dxa"/>
              <w:bottom w:w="58" w:type="dxa"/>
              <w:right w:w="100" w:type="dxa"/>
            </w:tcMar>
          </w:tcPr>
          <w:p w14:paraId="695CF41F"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brood star</w:t>
            </w:r>
          </w:p>
        </w:tc>
        <w:tc>
          <w:tcPr>
            <w:tcW w:w="0" w:type="auto"/>
            <w:tcMar>
              <w:top w:w="58" w:type="dxa"/>
              <w:left w:w="100" w:type="dxa"/>
              <w:bottom w:w="58" w:type="dxa"/>
              <w:right w:w="100" w:type="dxa"/>
            </w:tcMar>
          </w:tcPr>
          <w:p w14:paraId="2E0E262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c>
          <w:tcPr>
            <w:tcW w:w="0" w:type="auto"/>
            <w:tcMar>
              <w:top w:w="58" w:type="dxa"/>
              <w:left w:w="100" w:type="dxa"/>
              <w:bottom w:w="58" w:type="dxa"/>
              <w:right w:w="100" w:type="dxa"/>
            </w:tcMar>
          </w:tcPr>
          <w:p w14:paraId="6FDB48D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0.09</w:t>
            </w:r>
          </w:p>
        </w:tc>
      </w:tr>
      <w:tr w:rsidR="00B83FDB" w:rsidRPr="00971F64" w14:paraId="243F48E8"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75871391"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Urticina</w:t>
            </w:r>
            <w:proofErr w:type="spellEnd"/>
            <w:r w:rsidRPr="00971F64">
              <w:rPr>
                <w:i/>
                <w:color w:val="000000" w:themeColor="text1"/>
                <w:sz w:val="21"/>
                <w:szCs w:val="21"/>
              </w:rPr>
              <w:t xml:space="preserve"> </w:t>
            </w:r>
            <w:r w:rsidRPr="00971F64">
              <w:rPr>
                <w:color w:val="000000" w:themeColor="text1"/>
                <w:sz w:val="21"/>
                <w:szCs w:val="21"/>
              </w:rPr>
              <w:t>spp.</w:t>
            </w:r>
          </w:p>
        </w:tc>
        <w:tc>
          <w:tcPr>
            <w:tcW w:w="0" w:type="auto"/>
            <w:tcMar>
              <w:top w:w="58" w:type="dxa"/>
              <w:left w:w="100" w:type="dxa"/>
              <w:bottom w:w="58" w:type="dxa"/>
              <w:right w:w="100" w:type="dxa"/>
            </w:tcMar>
          </w:tcPr>
          <w:p w14:paraId="5A06AACB"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4CD3172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c>
          <w:tcPr>
            <w:tcW w:w="0" w:type="auto"/>
            <w:tcMar>
              <w:top w:w="58" w:type="dxa"/>
              <w:left w:w="100" w:type="dxa"/>
              <w:bottom w:w="58" w:type="dxa"/>
              <w:right w:w="100" w:type="dxa"/>
            </w:tcMar>
          </w:tcPr>
          <w:p w14:paraId="592CBC43"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0.04</w:t>
            </w:r>
          </w:p>
        </w:tc>
      </w:tr>
      <w:tr w:rsidR="00B83FDB" w:rsidRPr="00971F64" w14:paraId="14595676"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ADCBBB5"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Pisaster</w:t>
            </w:r>
            <w:proofErr w:type="spellEnd"/>
            <w:r w:rsidRPr="00971F64">
              <w:rPr>
                <w:i/>
                <w:color w:val="000000" w:themeColor="text1"/>
                <w:sz w:val="21"/>
                <w:szCs w:val="21"/>
              </w:rPr>
              <w:t xml:space="preserve"> </w:t>
            </w:r>
            <w:proofErr w:type="spellStart"/>
            <w:r w:rsidRPr="00971F64">
              <w:rPr>
                <w:i/>
                <w:color w:val="000000" w:themeColor="text1"/>
                <w:sz w:val="21"/>
                <w:szCs w:val="21"/>
              </w:rPr>
              <w:t>ochraceus</w:t>
            </w:r>
            <w:proofErr w:type="spellEnd"/>
          </w:p>
        </w:tc>
        <w:tc>
          <w:tcPr>
            <w:tcW w:w="0" w:type="auto"/>
            <w:tcMar>
              <w:top w:w="58" w:type="dxa"/>
              <w:left w:w="100" w:type="dxa"/>
              <w:bottom w:w="58" w:type="dxa"/>
              <w:right w:w="100" w:type="dxa"/>
            </w:tcMar>
          </w:tcPr>
          <w:p w14:paraId="7119D6E8" w14:textId="77777777" w:rsidR="0038698C" w:rsidRPr="00971F64" w:rsidRDefault="0038698C" w:rsidP="00995FF7">
            <w:pPr>
              <w:adjustRightInd w:val="0"/>
              <w:snapToGrid w:val="0"/>
              <w:spacing w:line="240" w:lineRule="auto"/>
              <w:ind w:right="4" w:hanging="10"/>
              <w:contextualSpacing/>
              <w:jc w:val="center"/>
              <w:rPr>
                <w:i/>
                <w:color w:val="000000" w:themeColor="text1"/>
                <w:sz w:val="21"/>
                <w:szCs w:val="21"/>
              </w:rPr>
            </w:pPr>
            <w:r w:rsidRPr="00971F64">
              <w:rPr>
                <w:i/>
                <w:color w:val="000000" w:themeColor="text1"/>
                <w:sz w:val="21"/>
                <w:szCs w:val="21"/>
              </w:rPr>
              <w:t>Pisaster</w:t>
            </w:r>
          </w:p>
        </w:tc>
        <w:tc>
          <w:tcPr>
            <w:tcW w:w="0" w:type="auto"/>
            <w:tcMar>
              <w:top w:w="58" w:type="dxa"/>
              <w:left w:w="100" w:type="dxa"/>
              <w:bottom w:w="58" w:type="dxa"/>
              <w:right w:w="100" w:type="dxa"/>
            </w:tcMar>
          </w:tcPr>
          <w:p w14:paraId="07567F6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c>
          <w:tcPr>
            <w:tcW w:w="0" w:type="auto"/>
            <w:tcMar>
              <w:top w:w="58" w:type="dxa"/>
              <w:left w:w="100" w:type="dxa"/>
              <w:bottom w:w="58" w:type="dxa"/>
              <w:right w:w="100" w:type="dxa"/>
            </w:tcMar>
          </w:tcPr>
          <w:p w14:paraId="1C62C62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0.06</w:t>
            </w:r>
          </w:p>
        </w:tc>
      </w:tr>
      <w:tr w:rsidR="00B83FDB" w:rsidRPr="00971F64" w14:paraId="30F3F40A"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256A37D"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Eupentacta</w:t>
            </w:r>
            <w:proofErr w:type="spellEnd"/>
            <w:r w:rsidRPr="00971F64">
              <w:rPr>
                <w:i/>
                <w:color w:val="000000" w:themeColor="text1"/>
                <w:sz w:val="21"/>
                <w:szCs w:val="21"/>
              </w:rPr>
              <w:t xml:space="preserve"> </w:t>
            </w:r>
            <w:proofErr w:type="spellStart"/>
            <w:r w:rsidRPr="00971F64">
              <w:rPr>
                <w:i/>
                <w:color w:val="000000" w:themeColor="text1"/>
                <w:sz w:val="21"/>
                <w:szCs w:val="21"/>
              </w:rPr>
              <w:t>quinquesemita</w:t>
            </w:r>
            <w:proofErr w:type="spellEnd"/>
          </w:p>
        </w:tc>
        <w:tc>
          <w:tcPr>
            <w:tcW w:w="0" w:type="auto"/>
            <w:tcMar>
              <w:top w:w="58" w:type="dxa"/>
              <w:left w:w="100" w:type="dxa"/>
              <w:bottom w:w="58" w:type="dxa"/>
              <w:right w:w="100" w:type="dxa"/>
            </w:tcMar>
          </w:tcPr>
          <w:p w14:paraId="10CADC36"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cucumber</w:t>
            </w:r>
          </w:p>
        </w:tc>
        <w:tc>
          <w:tcPr>
            <w:tcW w:w="0" w:type="auto"/>
            <w:tcMar>
              <w:top w:w="58" w:type="dxa"/>
              <w:left w:w="100" w:type="dxa"/>
              <w:bottom w:w="58" w:type="dxa"/>
              <w:right w:w="100" w:type="dxa"/>
            </w:tcMar>
          </w:tcPr>
          <w:p w14:paraId="516EC96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223045D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0.03</w:t>
            </w:r>
          </w:p>
        </w:tc>
      </w:tr>
      <w:tr w:rsidR="00B83FDB" w:rsidRPr="00971F64" w14:paraId="21766B9D"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9E6008C"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Anthopleura</w:t>
            </w:r>
            <w:proofErr w:type="spellEnd"/>
            <w:r w:rsidRPr="00971F64">
              <w:rPr>
                <w:i/>
                <w:color w:val="000000" w:themeColor="text1"/>
                <w:sz w:val="21"/>
                <w:szCs w:val="21"/>
              </w:rPr>
              <w:t xml:space="preserve"> </w:t>
            </w:r>
            <w:proofErr w:type="spellStart"/>
            <w:r w:rsidRPr="00971F64">
              <w:rPr>
                <w:i/>
                <w:color w:val="000000" w:themeColor="text1"/>
                <w:sz w:val="21"/>
                <w:szCs w:val="21"/>
              </w:rPr>
              <w:t>xanthogrammica</w:t>
            </w:r>
            <w:proofErr w:type="spellEnd"/>
          </w:p>
        </w:tc>
        <w:tc>
          <w:tcPr>
            <w:tcW w:w="0" w:type="auto"/>
            <w:tcMar>
              <w:top w:w="58" w:type="dxa"/>
              <w:left w:w="100" w:type="dxa"/>
              <w:bottom w:w="58" w:type="dxa"/>
              <w:right w:w="100" w:type="dxa"/>
            </w:tcMar>
          </w:tcPr>
          <w:p w14:paraId="27AFB754"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1B18DB6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23A58F47"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0.03</w:t>
            </w:r>
          </w:p>
        </w:tc>
      </w:tr>
      <w:tr w:rsidR="00B83FDB" w:rsidRPr="00971F64" w14:paraId="1011B041"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570B313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Peltodoris</w:t>
            </w:r>
            <w:proofErr w:type="spellEnd"/>
            <w:r w:rsidRPr="00971F64">
              <w:rPr>
                <w:i/>
                <w:color w:val="000000" w:themeColor="text1"/>
                <w:sz w:val="21"/>
                <w:szCs w:val="21"/>
              </w:rPr>
              <w:t xml:space="preserve"> </w:t>
            </w:r>
            <w:proofErr w:type="spellStart"/>
            <w:r w:rsidRPr="00971F64">
              <w:rPr>
                <w:i/>
                <w:color w:val="000000" w:themeColor="text1"/>
                <w:sz w:val="21"/>
                <w:szCs w:val="21"/>
              </w:rPr>
              <w:t>nobilis</w:t>
            </w:r>
            <w:proofErr w:type="spellEnd"/>
          </w:p>
        </w:tc>
        <w:tc>
          <w:tcPr>
            <w:tcW w:w="0" w:type="auto"/>
            <w:tcMar>
              <w:top w:w="58" w:type="dxa"/>
              <w:left w:w="100" w:type="dxa"/>
              <w:bottom w:w="58" w:type="dxa"/>
              <w:right w:w="100" w:type="dxa"/>
            </w:tcMar>
          </w:tcPr>
          <w:p w14:paraId="636ADF65"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nudibranch</w:t>
            </w:r>
          </w:p>
        </w:tc>
        <w:tc>
          <w:tcPr>
            <w:tcW w:w="0" w:type="auto"/>
            <w:tcMar>
              <w:top w:w="58" w:type="dxa"/>
              <w:left w:w="100" w:type="dxa"/>
              <w:bottom w:w="58" w:type="dxa"/>
              <w:right w:w="100" w:type="dxa"/>
            </w:tcMar>
          </w:tcPr>
          <w:p w14:paraId="1609012F"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727F133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7581CF3D"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1A35DC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small chitons</w:t>
            </w:r>
          </w:p>
        </w:tc>
        <w:tc>
          <w:tcPr>
            <w:tcW w:w="0" w:type="auto"/>
            <w:tcMar>
              <w:top w:w="58" w:type="dxa"/>
              <w:left w:w="100" w:type="dxa"/>
              <w:bottom w:w="58" w:type="dxa"/>
              <w:right w:w="100" w:type="dxa"/>
            </w:tcMar>
          </w:tcPr>
          <w:p w14:paraId="435206B8"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chiton</w:t>
            </w:r>
          </w:p>
        </w:tc>
        <w:tc>
          <w:tcPr>
            <w:tcW w:w="0" w:type="auto"/>
            <w:tcMar>
              <w:top w:w="58" w:type="dxa"/>
              <w:left w:w="100" w:type="dxa"/>
              <w:bottom w:w="58" w:type="dxa"/>
              <w:right w:w="100" w:type="dxa"/>
            </w:tcMar>
          </w:tcPr>
          <w:p w14:paraId="3CD88FB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5B0F502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4598E065"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0FF83B6B"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Patiria</w:t>
            </w:r>
            <w:proofErr w:type="spellEnd"/>
            <w:r w:rsidRPr="00971F64">
              <w:rPr>
                <w:i/>
                <w:color w:val="000000" w:themeColor="text1"/>
                <w:sz w:val="21"/>
                <w:szCs w:val="21"/>
              </w:rPr>
              <w:t xml:space="preserve"> </w:t>
            </w:r>
            <w:proofErr w:type="spellStart"/>
            <w:r w:rsidRPr="00971F64">
              <w:rPr>
                <w:i/>
                <w:color w:val="000000" w:themeColor="text1"/>
                <w:sz w:val="21"/>
                <w:szCs w:val="21"/>
              </w:rPr>
              <w:t>miniata</w:t>
            </w:r>
            <w:proofErr w:type="spellEnd"/>
          </w:p>
        </w:tc>
        <w:tc>
          <w:tcPr>
            <w:tcW w:w="0" w:type="auto"/>
            <w:tcMar>
              <w:top w:w="58" w:type="dxa"/>
              <w:left w:w="100" w:type="dxa"/>
              <w:bottom w:w="58" w:type="dxa"/>
              <w:right w:w="100" w:type="dxa"/>
            </w:tcMar>
          </w:tcPr>
          <w:p w14:paraId="410C2CD8"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medium star</w:t>
            </w:r>
          </w:p>
        </w:tc>
        <w:tc>
          <w:tcPr>
            <w:tcW w:w="0" w:type="auto"/>
            <w:tcMar>
              <w:top w:w="58" w:type="dxa"/>
              <w:left w:w="100" w:type="dxa"/>
              <w:bottom w:w="58" w:type="dxa"/>
              <w:right w:w="100" w:type="dxa"/>
            </w:tcMar>
          </w:tcPr>
          <w:p w14:paraId="0B21446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164A9092"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0.04</w:t>
            </w:r>
          </w:p>
        </w:tc>
      </w:tr>
      <w:tr w:rsidR="00B83FDB" w:rsidRPr="00971F64" w14:paraId="5B78135A"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4E554B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Evasterias</w:t>
            </w:r>
            <w:proofErr w:type="spellEnd"/>
            <w:r w:rsidRPr="00971F64">
              <w:rPr>
                <w:i/>
                <w:color w:val="000000" w:themeColor="text1"/>
                <w:sz w:val="21"/>
                <w:szCs w:val="21"/>
              </w:rPr>
              <w:t xml:space="preserve"> </w:t>
            </w:r>
            <w:proofErr w:type="spellStart"/>
            <w:r w:rsidRPr="00971F64">
              <w:rPr>
                <w:i/>
                <w:color w:val="000000" w:themeColor="text1"/>
                <w:sz w:val="21"/>
                <w:szCs w:val="21"/>
              </w:rPr>
              <w:t>troschelii</w:t>
            </w:r>
            <w:proofErr w:type="spellEnd"/>
          </w:p>
        </w:tc>
        <w:tc>
          <w:tcPr>
            <w:tcW w:w="0" w:type="auto"/>
            <w:tcMar>
              <w:top w:w="58" w:type="dxa"/>
              <w:left w:w="100" w:type="dxa"/>
              <w:bottom w:w="58" w:type="dxa"/>
              <w:right w:w="100" w:type="dxa"/>
            </w:tcMar>
          </w:tcPr>
          <w:p w14:paraId="3CF0AC87"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large star</w:t>
            </w:r>
          </w:p>
        </w:tc>
        <w:tc>
          <w:tcPr>
            <w:tcW w:w="0" w:type="auto"/>
            <w:tcMar>
              <w:top w:w="58" w:type="dxa"/>
              <w:left w:w="100" w:type="dxa"/>
              <w:bottom w:w="58" w:type="dxa"/>
              <w:right w:w="100" w:type="dxa"/>
            </w:tcMar>
          </w:tcPr>
          <w:p w14:paraId="7817970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3C09B52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279A31A4"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88B50A5"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Doris </w:t>
            </w:r>
            <w:proofErr w:type="spellStart"/>
            <w:r w:rsidRPr="00971F64">
              <w:rPr>
                <w:i/>
                <w:color w:val="000000" w:themeColor="text1"/>
                <w:sz w:val="21"/>
                <w:szCs w:val="21"/>
              </w:rPr>
              <w:t>odhneri</w:t>
            </w:r>
            <w:proofErr w:type="spellEnd"/>
          </w:p>
        </w:tc>
        <w:tc>
          <w:tcPr>
            <w:tcW w:w="0" w:type="auto"/>
            <w:tcMar>
              <w:top w:w="58" w:type="dxa"/>
              <w:left w:w="100" w:type="dxa"/>
              <w:bottom w:w="58" w:type="dxa"/>
              <w:right w:w="100" w:type="dxa"/>
            </w:tcMar>
          </w:tcPr>
          <w:p w14:paraId="03A18178"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nudibranch</w:t>
            </w:r>
          </w:p>
        </w:tc>
        <w:tc>
          <w:tcPr>
            <w:tcW w:w="0" w:type="auto"/>
            <w:tcMar>
              <w:top w:w="58" w:type="dxa"/>
              <w:left w:w="100" w:type="dxa"/>
              <w:bottom w:w="58" w:type="dxa"/>
              <w:right w:w="100" w:type="dxa"/>
            </w:tcMar>
          </w:tcPr>
          <w:p w14:paraId="65F07C8F"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55E75AF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2B38714E"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616F2DFA"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Scyra</w:t>
            </w:r>
            <w:proofErr w:type="spellEnd"/>
            <w:r w:rsidRPr="00971F64">
              <w:rPr>
                <w:i/>
                <w:color w:val="000000" w:themeColor="text1"/>
                <w:sz w:val="21"/>
                <w:szCs w:val="21"/>
              </w:rPr>
              <w:t xml:space="preserve"> </w:t>
            </w:r>
            <w:r w:rsidRPr="00971F64">
              <w:rPr>
                <w:color w:val="000000" w:themeColor="text1"/>
                <w:sz w:val="21"/>
                <w:szCs w:val="21"/>
              </w:rPr>
              <w:t>spp</w:t>
            </w:r>
            <w:r w:rsidRPr="00971F64">
              <w:rPr>
                <w:i/>
                <w:color w:val="000000" w:themeColor="text1"/>
                <w:sz w:val="21"/>
                <w:szCs w:val="21"/>
              </w:rPr>
              <w:t>.</w:t>
            </w:r>
          </w:p>
        </w:tc>
        <w:tc>
          <w:tcPr>
            <w:tcW w:w="0" w:type="auto"/>
            <w:tcMar>
              <w:top w:w="58" w:type="dxa"/>
              <w:left w:w="100" w:type="dxa"/>
              <w:bottom w:w="58" w:type="dxa"/>
              <w:right w:w="100" w:type="dxa"/>
            </w:tcMar>
          </w:tcPr>
          <w:p w14:paraId="0143C204"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crabs</w:t>
            </w:r>
          </w:p>
        </w:tc>
        <w:tc>
          <w:tcPr>
            <w:tcW w:w="0" w:type="auto"/>
            <w:tcMar>
              <w:top w:w="58" w:type="dxa"/>
              <w:left w:w="100" w:type="dxa"/>
              <w:bottom w:w="58" w:type="dxa"/>
              <w:right w:w="100" w:type="dxa"/>
            </w:tcMar>
          </w:tcPr>
          <w:p w14:paraId="1F76C00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29B1F60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1AC25A15"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F5F77B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Orthasterias</w:t>
            </w:r>
            <w:proofErr w:type="spellEnd"/>
            <w:r w:rsidRPr="00971F64">
              <w:rPr>
                <w:i/>
                <w:color w:val="000000" w:themeColor="text1"/>
                <w:sz w:val="21"/>
                <w:szCs w:val="21"/>
              </w:rPr>
              <w:t xml:space="preserve"> </w:t>
            </w:r>
            <w:proofErr w:type="spellStart"/>
            <w:r w:rsidRPr="00971F64">
              <w:rPr>
                <w:i/>
                <w:color w:val="000000" w:themeColor="text1"/>
                <w:sz w:val="21"/>
                <w:szCs w:val="21"/>
              </w:rPr>
              <w:t>koehleri</w:t>
            </w:r>
            <w:proofErr w:type="spellEnd"/>
          </w:p>
        </w:tc>
        <w:tc>
          <w:tcPr>
            <w:tcW w:w="0" w:type="auto"/>
            <w:tcMar>
              <w:top w:w="58" w:type="dxa"/>
              <w:left w:w="100" w:type="dxa"/>
              <w:bottom w:w="58" w:type="dxa"/>
              <w:right w:w="100" w:type="dxa"/>
            </w:tcMar>
          </w:tcPr>
          <w:p w14:paraId="7C819145"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large star</w:t>
            </w:r>
          </w:p>
        </w:tc>
        <w:tc>
          <w:tcPr>
            <w:tcW w:w="0" w:type="auto"/>
            <w:tcMar>
              <w:top w:w="58" w:type="dxa"/>
              <w:left w:w="100" w:type="dxa"/>
              <w:bottom w:w="58" w:type="dxa"/>
              <w:right w:w="100" w:type="dxa"/>
            </w:tcMar>
          </w:tcPr>
          <w:p w14:paraId="11AEF313"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7FAFEA74"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3F5E3AE6"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D068782"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Cryptochiton</w:t>
            </w:r>
            <w:proofErr w:type="spellEnd"/>
            <w:r w:rsidRPr="00971F64">
              <w:rPr>
                <w:i/>
                <w:color w:val="000000" w:themeColor="text1"/>
                <w:sz w:val="21"/>
                <w:szCs w:val="21"/>
              </w:rPr>
              <w:t xml:space="preserve"> </w:t>
            </w:r>
            <w:proofErr w:type="spellStart"/>
            <w:r w:rsidRPr="00971F64">
              <w:rPr>
                <w:i/>
                <w:color w:val="000000" w:themeColor="text1"/>
                <w:sz w:val="21"/>
                <w:szCs w:val="21"/>
              </w:rPr>
              <w:t>stelleri</w:t>
            </w:r>
            <w:proofErr w:type="spellEnd"/>
          </w:p>
        </w:tc>
        <w:tc>
          <w:tcPr>
            <w:tcW w:w="0" w:type="auto"/>
            <w:tcMar>
              <w:top w:w="58" w:type="dxa"/>
              <w:left w:w="100" w:type="dxa"/>
              <w:bottom w:w="58" w:type="dxa"/>
              <w:right w:w="100" w:type="dxa"/>
            </w:tcMar>
          </w:tcPr>
          <w:p w14:paraId="6E8962B0"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chiton</w:t>
            </w:r>
          </w:p>
        </w:tc>
        <w:tc>
          <w:tcPr>
            <w:tcW w:w="0" w:type="auto"/>
            <w:tcMar>
              <w:top w:w="58" w:type="dxa"/>
              <w:left w:w="100" w:type="dxa"/>
              <w:bottom w:w="58" w:type="dxa"/>
              <w:right w:w="100" w:type="dxa"/>
            </w:tcMar>
          </w:tcPr>
          <w:p w14:paraId="279BD953"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20ED017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202FB232"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D066F62"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Dirona</w:t>
            </w:r>
            <w:proofErr w:type="spellEnd"/>
            <w:r w:rsidRPr="00971F64">
              <w:rPr>
                <w:i/>
                <w:color w:val="000000" w:themeColor="text1"/>
                <w:sz w:val="21"/>
                <w:szCs w:val="21"/>
              </w:rPr>
              <w:t xml:space="preserve"> </w:t>
            </w:r>
            <w:proofErr w:type="spellStart"/>
            <w:r w:rsidRPr="00971F64">
              <w:rPr>
                <w:i/>
                <w:color w:val="000000" w:themeColor="text1"/>
                <w:sz w:val="21"/>
                <w:szCs w:val="21"/>
              </w:rPr>
              <w:t>albolineata</w:t>
            </w:r>
            <w:proofErr w:type="spellEnd"/>
          </w:p>
        </w:tc>
        <w:tc>
          <w:tcPr>
            <w:tcW w:w="0" w:type="auto"/>
            <w:tcMar>
              <w:top w:w="58" w:type="dxa"/>
              <w:left w:w="100" w:type="dxa"/>
              <w:bottom w:w="58" w:type="dxa"/>
              <w:right w:w="100" w:type="dxa"/>
            </w:tcMar>
          </w:tcPr>
          <w:p w14:paraId="1AEBD6AC"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nudibranch</w:t>
            </w:r>
          </w:p>
        </w:tc>
        <w:tc>
          <w:tcPr>
            <w:tcW w:w="0" w:type="auto"/>
            <w:tcMar>
              <w:top w:w="58" w:type="dxa"/>
              <w:left w:w="100" w:type="dxa"/>
              <w:bottom w:w="58" w:type="dxa"/>
              <w:right w:w="100" w:type="dxa"/>
            </w:tcMar>
          </w:tcPr>
          <w:p w14:paraId="649756A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c>
          <w:tcPr>
            <w:tcW w:w="0" w:type="auto"/>
            <w:tcMar>
              <w:top w:w="58" w:type="dxa"/>
              <w:left w:w="100" w:type="dxa"/>
              <w:bottom w:w="58" w:type="dxa"/>
              <w:right w:w="100" w:type="dxa"/>
            </w:tcMar>
          </w:tcPr>
          <w:p w14:paraId="1CE53505"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5CB7A122"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60D3F68A"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Acmaea</w:t>
            </w:r>
            <w:proofErr w:type="spellEnd"/>
            <w:r w:rsidRPr="00971F64">
              <w:rPr>
                <w:i/>
                <w:color w:val="000000" w:themeColor="text1"/>
                <w:sz w:val="21"/>
                <w:szCs w:val="21"/>
              </w:rPr>
              <w:t xml:space="preserve"> </w:t>
            </w:r>
            <w:proofErr w:type="spellStart"/>
            <w:r w:rsidRPr="00971F64">
              <w:rPr>
                <w:i/>
                <w:color w:val="000000" w:themeColor="text1"/>
                <w:sz w:val="21"/>
                <w:szCs w:val="21"/>
              </w:rPr>
              <w:t>mitra</w:t>
            </w:r>
            <w:proofErr w:type="spellEnd"/>
          </w:p>
        </w:tc>
        <w:tc>
          <w:tcPr>
            <w:tcW w:w="0" w:type="auto"/>
            <w:tcMar>
              <w:top w:w="58" w:type="dxa"/>
              <w:left w:w="100" w:type="dxa"/>
              <w:bottom w:w="58" w:type="dxa"/>
              <w:right w:w="100" w:type="dxa"/>
            </w:tcMar>
          </w:tcPr>
          <w:p w14:paraId="3EA5E5D3"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gastropod</w:t>
            </w:r>
          </w:p>
        </w:tc>
        <w:tc>
          <w:tcPr>
            <w:tcW w:w="0" w:type="auto"/>
            <w:tcMar>
              <w:top w:w="58" w:type="dxa"/>
              <w:left w:w="100" w:type="dxa"/>
              <w:bottom w:w="58" w:type="dxa"/>
              <w:right w:w="100" w:type="dxa"/>
            </w:tcMar>
          </w:tcPr>
          <w:p w14:paraId="7D6E9362"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16191E9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00A7F556"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0BAD6F1F"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Lirabuccinum</w:t>
            </w:r>
            <w:proofErr w:type="spellEnd"/>
            <w:r w:rsidRPr="00971F64">
              <w:rPr>
                <w:i/>
                <w:color w:val="000000" w:themeColor="text1"/>
                <w:sz w:val="21"/>
                <w:szCs w:val="21"/>
              </w:rPr>
              <w:t xml:space="preserve"> </w:t>
            </w:r>
            <w:proofErr w:type="spellStart"/>
            <w:r w:rsidRPr="00971F64">
              <w:rPr>
                <w:i/>
                <w:color w:val="000000" w:themeColor="text1"/>
                <w:sz w:val="21"/>
                <w:szCs w:val="21"/>
              </w:rPr>
              <w:t>dirum</w:t>
            </w:r>
            <w:proofErr w:type="spellEnd"/>
          </w:p>
        </w:tc>
        <w:tc>
          <w:tcPr>
            <w:tcW w:w="0" w:type="auto"/>
            <w:tcMar>
              <w:top w:w="58" w:type="dxa"/>
              <w:left w:w="100" w:type="dxa"/>
              <w:bottom w:w="58" w:type="dxa"/>
              <w:right w:w="100" w:type="dxa"/>
            </w:tcMar>
          </w:tcPr>
          <w:p w14:paraId="178C9C9B"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gastropod</w:t>
            </w:r>
          </w:p>
        </w:tc>
        <w:tc>
          <w:tcPr>
            <w:tcW w:w="0" w:type="auto"/>
            <w:tcMar>
              <w:top w:w="58" w:type="dxa"/>
              <w:left w:w="100" w:type="dxa"/>
              <w:bottom w:w="58" w:type="dxa"/>
              <w:right w:w="100" w:type="dxa"/>
            </w:tcMar>
          </w:tcPr>
          <w:p w14:paraId="08609D7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7D855F5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4228E323"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67B9E9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sea star recruits</w:t>
            </w:r>
          </w:p>
        </w:tc>
        <w:tc>
          <w:tcPr>
            <w:tcW w:w="0" w:type="auto"/>
            <w:tcMar>
              <w:top w:w="58" w:type="dxa"/>
              <w:left w:w="100" w:type="dxa"/>
              <w:bottom w:w="58" w:type="dxa"/>
              <w:right w:w="100" w:type="dxa"/>
            </w:tcMar>
          </w:tcPr>
          <w:p w14:paraId="0F80B39F"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proofErr w:type="spellStart"/>
            <w:r w:rsidRPr="00971F64">
              <w:rPr>
                <w:color w:val="000000" w:themeColor="text1"/>
                <w:sz w:val="21"/>
                <w:szCs w:val="21"/>
              </w:rPr>
              <w:t>sea_star_YOY</w:t>
            </w:r>
            <w:proofErr w:type="spellEnd"/>
          </w:p>
        </w:tc>
        <w:tc>
          <w:tcPr>
            <w:tcW w:w="0" w:type="auto"/>
            <w:tcMar>
              <w:top w:w="58" w:type="dxa"/>
              <w:left w:w="100" w:type="dxa"/>
              <w:bottom w:w="58" w:type="dxa"/>
              <w:right w:w="100" w:type="dxa"/>
            </w:tcMar>
          </w:tcPr>
          <w:p w14:paraId="57779DBF"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22EB911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0.03</w:t>
            </w:r>
          </w:p>
        </w:tc>
      </w:tr>
      <w:tr w:rsidR="00B83FDB" w:rsidRPr="00971F64" w14:paraId="00D07E7F"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359E84C4"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Epiactis</w:t>
            </w:r>
            <w:proofErr w:type="spellEnd"/>
            <w:r w:rsidRPr="00971F64">
              <w:rPr>
                <w:i/>
                <w:color w:val="000000" w:themeColor="text1"/>
                <w:sz w:val="21"/>
                <w:szCs w:val="21"/>
              </w:rPr>
              <w:t xml:space="preserve"> </w:t>
            </w:r>
            <w:proofErr w:type="spellStart"/>
            <w:r w:rsidRPr="00971F64">
              <w:rPr>
                <w:i/>
                <w:color w:val="000000" w:themeColor="text1"/>
                <w:sz w:val="21"/>
                <w:szCs w:val="21"/>
              </w:rPr>
              <w:t>prolifera</w:t>
            </w:r>
            <w:proofErr w:type="spellEnd"/>
          </w:p>
        </w:tc>
        <w:tc>
          <w:tcPr>
            <w:tcW w:w="0" w:type="auto"/>
            <w:tcMar>
              <w:top w:w="58" w:type="dxa"/>
              <w:left w:w="100" w:type="dxa"/>
              <w:bottom w:w="58" w:type="dxa"/>
              <w:right w:w="100" w:type="dxa"/>
            </w:tcMar>
          </w:tcPr>
          <w:p w14:paraId="1D581EE2"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58A5891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6189DC2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0.03</w:t>
            </w:r>
          </w:p>
        </w:tc>
      </w:tr>
      <w:tr w:rsidR="00B83FDB" w:rsidRPr="00971F64" w14:paraId="31D301D3"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599180F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lastRenderedPageBreak/>
              <w:t>Pagurus</w:t>
            </w:r>
            <w:proofErr w:type="spellEnd"/>
            <w:r w:rsidRPr="00971F64">
              <w:rPr>
                <w:i/>
                <w:color w:val="000000" w:themeColor="text1"/>
                <w:sz w:val="21"/>
                <w:szCs w:val="21"/>
              </w:rPr>
              <w:t xml:space="preserve"> </w:t>
            </w:r>
            <w:r w:rsidRPr="00971F64">
              <w:rPr>
                <w:color w:val="000000" w:themeColor="text1"/>
                <w:sz w:val="21"/>
                <w:szCs w:val="21"/>
              </w:rPr>
              <w:t>spp.</w:t>
            </w:r>
          </w:p>
        </w:tc>
        <w:tc>
          <w:tcPr>
            <w:tcW w:w="0" w:type="auto"/>
            <w:tcMar>
              <w:top w:w="58" w:type="dxa"/>
              <w:left w:w="100" w:type="dxa"/>
              <w:bottom w:w="58" w:type="dxa"/>
              <w:right w:w="100" w:type="dxa"/>
            </w:tcMar>
          </w:tcPr>
          <w:p w14:paraId="3E0C56DF"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proofErr w:type="spellStart"/>
            <w:r w:rsidRPr="00971F64">
              <w:rPr>
                <w:color w:val="000000" w:themeColor="text1"/>
                <w:sz w:val="21"/>
                <w:szCs w:val="21"/>
              </w:rPr>
              <w:t>hermit_crabs</w:t>
            </w:r>
            <w:proofErr w:type="spellEnd"/>
          </w:p>
        </w:tc>
        <w:tc>
          <w:tcPr>
            <w:tcW w:w="0" w:type="auto"/>
            <w:tcMar>
              <w:top w:w="58" w:type="dxa"/>
              <w:left w:w="100" w:type="dxa"/>
              <w:bottom w:w="58" w:type="dxa"/>
              <w:right w:w="100" w:type="dxa"/>
            </w:tcMar>
          </w:tcPr>
          <w:p w14:paraId="7A6D8C97"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57B7660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w:t>
            </w:r>
          </w:p>
        </w:tc>
      </w:tr>
      <w:tr w:rsidR="00B83FDB" w:rsidRPr="00971F64" w14:paraId="2542FF4B"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06F9D439"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Triopha</w:t>
            </w:r>
            <w:proofErr w:type="spellEnd"/>
            <w:r w:rsidRPr="00971F64">
              <w:rPr>
                <w:i/>
                <w:color w:val="000000" w:themeColor="text1"/>
                <w:sz w:val="21"/>
                <w:szCs w:val="21"/>
              </w:rPr>
              <w:t xml:space="preserve"> </w:t>
            </w:r>
            <w:proofErr w:type="spellStart"/>
            <w:r w:rsidRPr="00971F64">
              <w:rPr>
                <w:i/>
                <w:color w:val="000000" w:themeColor="text1"/>
                <w:sz w:val="21"/>
                <w:szCs w:val="21"/>
              </w:rPr>
              <w:t>catalinae</w:t>
            </w:r>
            <w:proofErr w:type="spellEnd"/>
          </w:p>
        </w:tc>
        <w:tc>
          <w:tcPr>
            <w:tcW w:w="0" w:type="auto"/>
            <w:tcMar>
              <w:top w:w="58" w:type="dxa"/>
              <w:left w:w="100" w:type="dxa"/>
              <w:bottom w:w="58" w:type="dxa"/>
              <w:right w:w="100" w:type="dxa"/>
            </w:tcMar>
          </w:tcPr>
          <w:p w14:paraId="394F36A5"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nudibranch</w:t>
            </w:r>
          </w:p>
        </w:tc>
        <w:tc>
          <w:tcPr>
            <w:tcW w:w="0" w:type="auto"/>
            <w:tcMar>
              <w:top w:w="58" w:type="dxa"/>
              <w:left w:w="100" w:type="dxa"/>
              <w:bottom w:w="58" w:type="dxa"/>
              <w:right w:w="100" w:type="dxa"/>
            </w:tcMar>
          </w:tcPr>
          <w:p w14:paraId="2EF02AA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4EA1839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6432AF10"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648B13F"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Cancer </w:t>
            </w:r>
            <w:r w:rsidRPr="00971F64">
              <w:rPr>
                <w:color w:val="000000" w:themeColor="text1"/>
                <w:sz w:val="21"/>
                <w:szCs w:val="21"/>
              </w:rPr>
              <w:t>spp</w:t>
            </w:r>
            <w:r w:rsidRPr="00971F64">
              <w:rPr>
                <w:i/>
                <w:color w:val="000000" w:themeColor="text1"/>
                <w:sz w:val="21"/>
                <w:szCs w:val="21"/>
              </w:rPr>
              <w:t>.</w:t>
            </w:r>
          </w:p>
        </w:tc>
        <w:tc>
          <w:tcPr>
            <w:tcW w:w="0" w:type="auto"/>
            <w:tcMar>
              <w:top w:w="58" w:type="dxa"/>
              <w:left w:w="100" w:type="dxa"/>
              <w:bottom w:w="58" w:type="dxa"/>
              <w:right w:w="100" w:type="dxa"/>
            </w:tcMar>
          </w:tcPr>
          <w:p w14:paraId="7DC47EEC"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crabs</w:t>
            </w:r>
          </w:p>
        </w:tc>
        <w:tc>
          <w:tcPr>
            <w:tcW w:w="0" w:type="auto"/>
            <w:tcMar>
              <w:top w:w="58" w:type="dxa"/>
              <w:left w:w="100" w:type="dxa"/>
              <w:bottom w:w="58" w:type="dxa"/>
              <w:right w:w="100" w:type="dxa"/>
            </w:tcMar>
          </w:tcPr>
          <w:p w14:paraId="7646170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79EF162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765BDBBF"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0772D64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Craniella</w:t>
            </w:r>
            <w:proofErr w:type="spellEnd"/>
            <w:r w:rsidRPr="00971F64">
              <w:rPr>
                <w:i/>
                <w:color w:val="000000" w:themeColor="text1"/>
                <w:sz w:val="21"/>
                <w:szCs w:val="21"/>
              </w:rPr>
              <w:t xml:space="preserve"> arb</w:t>
            </w:r>
          </w:p>
        </w:tc>
        <w:tc>
          <w:tcPr>
            <w:tcW w:w="0" w:type="auto"/>
            <w:tcMar>
              <w:top w:w="58" w:type="dxa"/>
              <w:left w:w="100" w:type="dxa"/>
              <w:bottom w:w="58" w:type="dxa"/>
              <w:right w:w="100" w:type="dxa"/>
            </w:tcMar>
          </w:tcPr>
          <w:p w14:paraId="5B921C21"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sponge</w:t>
            </w:r>
          </w:p>
        </w:tc>
        <w:tc>
          <w:tcPr>
            <w:tcW w:w="0" w:type="auto"/>
            <w:tcMar>
              <w:top w:w="58" w:type="dxa"/>
              <w:left w:w="100" w:type="dxa"/>
              <w:bottom w:w="58" w:type="dxa"/>
              <w:right w:w="100" w:type="dxa"/>
            </w:tcMar>
          </w:tcPr>
          <w:p w14:paraId="0F4E17C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41F1DA98"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777E4F71"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3D0A291F"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Janolus</w:t>
            </w:r>
            <w:proofErr w:type="spellEnd"/>
            <w:r w:rsidRPr="00971F64">
              <w:rPr>
                <w:i/>
                <w:color w:val="000000" w:themeColor="text1"/>
                <w:sz w:val="21"/>
                <w:szCs w:val="21"/>
              </w:rPr>
              <w:t xml:space="preserve"> </w:t>
            </w:r>
            <w:proofErr w:type="spellStart"/>
            <w:r w:rsidRPr="00971F64">
              <w:rPr>
                <w:i/>
                <w:color w:val="000000" w:themeColor="text1"/>
                <w:sz w:val="21"/>
                <w:szCs w:val="21"/>
              </w:rPr>
              <w:t>fuscus</w:t>
            </w:r>
            <w:proofErr w:type="spellEnd"/>
          </w:p>
        </w:tc>
        <w:tc>
          <w:tcPr>
            <w:tcW w:w="0" w:type="auto"/>
            <w:tcMar>
              <w:top w:w="58" w:type="dxa"/>
              <w:left w:w="100" w:type="dxa"/>
              <w:bottom w:w="58" w:type="dxa"/>
              <w:right w:w="100" w:type="dxa"/>
            </w:tcMar>
          </w:tcPr>
          <w:p w14:paraId="49D8521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nudibranch</w:t>
            </w:r>
          </w:p>
        </w:tc>
        <w:tc>
          <w:tcPr>
            <w:tcW w:w="0" w:type="auto"/>
            <w:tcMar>
              <w:top w:w="58" w:type="dxa"/>
              <w:left w:w="100" w:type="dxa"/>
              <w:bottom w:w="58" w:type="dxa"/>
              <w:right w:w="100" w:type="dxa"/>
            </w:tcMar>
          </w:tcPr>
          <w:p w14:paraId="0AD32A2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62051187"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12D68981"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3BA955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Acanthodoris</w:t>
            </w:r>
            <w:proofErr w:type="spellEnd"/>
            <w:r w:rsidRPr="00971F64">
              <w:rPr>
                <w:i/>
                <w:color w:val="000000" w:themeColor="text1"/>
                <w:sz w:val="21"/>
                <w:szCs w:val="21"/>
              </w:rPr>
              <w:t xml:space="preserve"> </w:t>
            </w:r>
            <w:proofErr w:type="spellStart"/>
            <w:r w:rsidRPr="00971F64">
              <w:rPr>
                <w:i/>
                <w:color w:val="000000" w:themeColor="text1"/>
                <w:sz w:val="21"/>
                <w:szCs w:val="21"/>
              </w:rPr>
              <w:t>hudsoni</w:t>
            </w:r>
            <w:proofErr w:type="spellEnd"/>
          </w:p>
        </w:tc>
        <w:tc>
          <w:tcPr>
            <w:tcW w:w="0" w:type="auto"/>
            <w:tcMar>
              <w:top w:w="58" w:type="dxa"/>
              <w:left w:w="100" w:type="dxa"/>
              <w:bottom w:w="58" w:type="dxa"/>
              <w:right w:w="100" w:type="dxa"/>
            </w:tcMar>
          </w:tcPr>
          <w:p w14:paraId="6800FF9A"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nudibranch</w:t>
            </w:r>
          </w:p>
        </w:tc>
        <w:tc>
          <w:tcPr>
            <w:tcW w:w="0" w:type="auto"/>
            <w:tcMar>
              <w:top w:w="58" w:type="dxa"/>
              <w:left w:w="100" w:type="dxa"/>
              <w:bottom w:w="58" w:type="dxa"/>
              <w:right w:w="100" w:type="dxa"/>
            </w:tcMar>
          </w:tcPr>
          <w:p w14:paraId="095AA997"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7628B5E2"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33D0AA71"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4B65CAA4"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Cancer </w:t>
            </w:r>
            <w:proofErr w:type="spellStart"/>
            <w:r w:rsidRPr="00971F64">
              <w:rPr>
                <w:i/>
                <w:color w:val="000000" w:themeColor="text1"/>
                <w:sz w:val="21"/>
                <w:szCs w:val="21"/>
              </w:rPr>
              <w:t>oregonensis</w:t>
            </w:r>
            <w:proofErr w:type="spellEnd"/>
          </w:p>
        </w:tc>
        <w:tc>
          <w:tcPr>
            <w:tcW w:w="0" w:type="auto"/>
            <w:tcMar>
              <w:top w:w="58" w:type="dxa"/>
              <w:left w:w="100" w:type="dxa"/>
              <w:bottom w:w="58" w:type="dxa"/>
              <w:right w:w="100" w:type="dxa"/>
            </w:tcMar>
          </w:tcPr>
          <w:p w14:paraId="1B1BD8F0"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crabs</w:t>
            </w:r>
          </w:p>
        </w:tc>
        <w:tc>
          <w:tcPr>
            <w:tcW w:w="0" w:type="auto"/>
            <w:tcMar>
              <w:top w:w="58" w:type="dxa"/>
              <w:left w:w="100" w:type="dxa"/>
              <w:bottom w:w="58" w:type="dxa"/>
              <w:right w:w="100" w:type="dxa"/>
            </w:tcMar>
          </w:tcPr>
          <w:p w14:paraId="165E1D1F"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338FEF0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18D37F1F"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672789EA"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Parastichopus</w:t>
            </w:r>
            <w:proofErr w:type="spellEnd"/>
            <w:r w:rsidRPr="00971F64">
              <w:rPr>
                <w:i/>
                <w:color w:val="000000" w:themeColor="text1"/>
                <w:sz w:val="21"/>
                <w:szCs w:val="21"/>
              </w:rPr>
              <w:t xml:space="preserve"> </w:t>
            </w:r>
            <w:proofErr w:type="spellStart"/>
            <w:r w:rsidRPr="00971F64">
              <w:rPr>
                <w:i/>
                <w:color w:val="000000" w:themeColor="text1"/>
                <w:sz w:val="21"/>
                <w:szCs w:val="21"/>
              </w:rPr>
              <w:t>californicus</w:t>
            </w:r>
            <w:proofErr w:type="spellEnd"/>
          </w:p>
        </w:tc>
        <w:tc>
          <w:tcPr>
            <w:tcW w:w="0" w:type="auto"/>
            <w:tcMar>
              <w:top w:w="58" w:type="dxa"/>
              <w:left w:w="100" w:type="dxa"/>
              <w:bottom w:w="58" w:type="dxa"/>
              <w:right w:w="100" w:type="dxa"/>
            </w:tcMar>
          </w:tcPr>
          <w:p w14:paraId="72E2C02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cucumber</w:t>
            </w:r>
          </w:p>
        </w:tc>
        <w:tc>
          <w:tcPr>
            <w:tcW w:w="0" w:type="auto"/>
            <w:tcMar>
              <w:top w:w="58" w:type="dxa"/>
              <w:left w:w="100" w:type="dxa"/>
              <w:bottom w:w="58" w:type="dxa"/>
              <w:right w:w="100" w:type="dxa"/>
            </w:tcMar>
          </w:tcPr>
          <w:p w14:paraId="7FF38D4F"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3D80FF6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63ED66BA"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04C0742C"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Pugettia</w:t>
            </w:r>
            <w:proofErr w:type="spellEnd"/>
            <w:r w:rsidRPr="00971F64">
              <w:rPr>
                <w:i/>
                <w:color w:val="000000" w:themeColor="text1"/>
                <w:sz w:val="21"/>
                <w:szCs w:val="21"/>
              </w:rPr>
              <w:t xml:space="preserve"> </w:t>
            </w:r>
            <w:proofErr w:type="spellStart"/>
            <w:r w:rsidRPr="00971F64">
              <w:rPr>
                <w:i/>
                <w:color w:val="000000" w:themeColor="text1"/>
                <w:sz w:val="21"/>
                <w:szCs w:val="21"/>
              </w:rPr>
              <w:t>producta</w:t>
            </w:r>
            <w:proofErr w:type="spellEnd"/>
          </w:p>
        </w:tc>
        <w:tc>
          <w:tcPr>
            <w:tcW w:w="0" w:type="auto"/>
            <w:tcMar>
              <w:top w:w="58" w:type="dxa"/>
              <w:left w:w="100" w:type="dxa"/>
              <w:bottom w:w="58" w:type="dxa"/>
              <w:right w:w="100" w:type="dxa"/>
            </w:tcMar>
          </w:tcPr>
          <w:p w14:paraId="66358064"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kelp crab</w:t>
            </w:r>
          </w:p>
        </w:tc>
        <w:tc>
          <w:tcPr>
            <w:tcW w:w="0" w:type="auto"/>
            <w:tcMar>
              <w:top w:w="58" w:type="dxa"/>
              <w:left w:w="100" w:type="dxa"/>
              <w:bottom w:w="58" w:type="dxa"/>
              <w:right w:w="100" w:type="dxa"/>
            </w:tcMar>
          </w:tcPr>
          <w:p w14:paraId="2D8B765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5A46A9D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57BA4BF2"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58AE96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Mytilus californianus</w:t>
            </w:r>
          </w:p>
        </w:tc>
        <w:tc>
          <w:tcPr>
            <w:tcW w:w="0" w:type="auto"/>
            <w:tcMar>
              <w:top w:w="58" w:type="dxa"/>
              <w:left w:w="100" w:type="dxa"/>
              <w:bottom w:w="58" w:type="dxa"/>
              <w:right w:w="100" w:type="dxa"/>
            </w:tcMar>
          </w:tcPr>
          <w:p w14:paraId="5D29DE1A"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mussel</w:t>
            </w:r>
          </w:p>
        </w:tc>
        <w:tc>
          <w:tcPr>
            <w:tcW w:w="0" w:type="auto"/>
            <w:tcMar>
              <w:top w:w="58" w:type="dxa"/>
              <w:left w:w="100" w:type="dxa"/>
              <w:bottom w:w="58" w:type="dxa"/>
              <w:right w:w="100" w:type="dxa"/>
            </w:tcMar>
          </w:tcPr>
          <w:p w14:paraId="2A3A6DAE"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1E8E64B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0257AAC9"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10054BD"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Pugettia</w:t>
            </w:r>
            <w:proofErr w:type="spellEnd"/>
            <w:r w:rsidRPr="00971F64">
              <w:rPr>
                <w:i/>
                <w:color w:val="000000" w:themeColor="text1"/>
                <w:sz w:val="21"/>
                <w:szCs w:val="21"/>
              </w:rPr>
              <w:t xml:space="preserve"> </w:t>
            </w:r>
            <w:proofErr w:type="spellStart"/>
            <w:r w:rsidRPr="00971F64">
              <w:rPr>
                <w:i/>
                <w:color w:val="000000" w:themeColor="text1"/>
                <w:sz w:val="21"/>
                <w:szCs w:val="21"/>
              </w:rPr>
              <w:t>gracilis</w:t>
            </w:r>
            <w:proofErr w:type="spellEnd"/>
          </w:p>
        </w:tc>
        <w:tc>
          <w:tcPr>
            <w:tcW w:w="0" w:type="auto"/>
            <w:tcMar>
              <w:top w:w="58" w:type="dxa"/>
              <w:left w:w="100" w:type="dxa"/>
              <w:bottom w:w="58" w:type="dxa"/>
              <w:right w:w="100" w:type="dxa"/>
            </w:tcMar>
          </w:tcPr>
          <w:p w14:paraId="24BF97A0"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kelp crab</w:t>
            </w:r>
          </w:p>
        </w:tc>
        <w:tc>
          <w:tcPr>
            <w:tcW w:w="0" w:type="auto"/>
            <w:tcMar>
              <w:top w:w="58" w:type="dxa"/>
              <w:left w:w="100" w:type="dxa"/>
              <w:bottom w:w="58" w:type="dxa"/>
              <w:right w:w="100" w:type="dxa"/>
            </w:tcMar>
          </w:tcPr>
          <w:p w14:paraId="65289B1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61D34DA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3842265F"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783F98B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Urticina</w:t>
            </w:r>
            <w:proofErr w:type="spellEnd"/>
            <w:r w:rsidRPr="00971F64">
              <w:rPr>
                <w:i/>
                <w:color w:val="000000" w:themeColor="text1"/>
                <w:sz w:val="21"/>
                <w:szCs w:val="21"/>
              </w:rPr>
              <w:t xml:space="preserve"> </w:t>
            </w:r>
            <w:proofErr w:type="spellStart"/>
            <w:r w:rsidRPr="00971F64">
              <w:rPr>
                <w:i/>
                <w:color w:val="000000" w:themeColor="text1"/>
                <w:sz w:val="21"/>
                <w:szCs w:val="21"/>
              </w:rPr>
              <w:t>crassicornis</w:t>
            </w:r>
            <w:proofErr w:type="spellEnd"/>
          </w:p>
        </w:tc>
        <w:tc>
          <w:tcPr>
            <w:tcW w:w="0" w:type="auto"/>
            <w:tcMar>
              <w:top w:w="58" w:type="dxa"/>
              <w:left w:w="100" w:type="dxa"/>
              <w:bottom w:w="58" w:type="dxa"/>
              <w:right w:w="100" w:type="dxa"/>
            </w:tcMar>
          </w:tcPr>
          <w:p w14:paraId="3AD19692"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158A288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70423D9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5A9BDCFE"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5CC6D3DD"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Pododesmus</w:t>
            </w:r>
            <w:proofErr w:type="spellEnd"/>
            <w:r w:rsidRPr="00971F64">
              <w:rPr>
                <w:i/>
                <w:color w:val="000000" w:themeColor="text1"/>
                <w:sz w:val="21"/>
                <w:szCs w:val="21"/>
              </w:rPr>
              <w:t xml:space="preserve"> </w:t>
            </w:r>
            <w:r w:rsidRPr="00971F64">
              <w:rPr>
                <w:color w:val="000000" w:themeColor="text1"/>
                <w:sz w:val="21"/>
                <w:szCs w:val="21"/>
              </w:rPr>
              <w:t xml:space="preserve">spp. </w:t>
            </w:r>
          </w:p>
        </w:tc>
        <w:tc>
          <w:tcPr>
            <w:tcW w:w="0" w:type="auto"/>
            <w:tcMar>
              <w:top w:w="58" w:type="dxa"/>
              <w:left w:w="100" w:type="dxa"/>
              <w:bottom w:w="58" w:type="dxa"/>
              <w:right w:w="100" w:type="dxa"/>
            </w:tcMar>
          </w:tcPr>
          <w:p w14:paraId="52BABED1"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bivalve</w:t>
            </w:r>
          </w:p>
        </w:tc>
        <w:tc>
          <w:tcPr>
            <w:tcW w:w="0" w:type="auto"/>
            <w:tcMar>
              <w:top w:w="58" w:type="dxa"/>
              <w:left w:w="100" w:type="dxa"/>
              <w:bottom w:w="58" w:type="dxa"/>
              <w:right w:w="100" w:type="dxa"/>
            </w:tcMar>
          </w:tcPr>
          <w:p w14:paraId="61374997"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210F14C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5F4B8C1B"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879F4E9"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Solaster</w:t>
            </w:r>
            <w:proofErr w:type="spellEnd"/>
            <w:r w:rsidRPr="00971F64">
              <w:rPr>
                <w:i/>
                <w:color w:val="000000" w:themeColor="text1"/>
                <w:sz w:val="21"/>
                <w:szCs w:val="21"/>
              </w:rPr>
              <w:t xml:space="preserve"> </w:t>
            </w:r>
            <w:proofErr w:type="spellStart"/>
            <w:r w:rsidRPr="00971F64">
              <w:rPr>
                <w:i/>
                <w:color w:val="000000" w:themeColor="text1"/>
                <w:sz w:val="21"/>
                <w:szCs w:val="21"/>
              </w:rPr>
              <w:t>stimpsoni</w:t>
            </w:r>
            <w:proofErr w:type="spellEnd"/>
          </w:p>
        </w:tc>
        <w:tc>
          <w:tcPr>
            <w:tcW w:w="0" w:type="auto"/>
            <w:tcMar>
              <w:top w:w="58" w:type="dxa"/>
              <w:left w:w="100" w:type="dxa"/>
              <w:bottom w:w="58" w:type="dxa"/>
              <w:right w:w="100" w:type="dxa"/>
            </w:tcMar>
          </w:tcPr>
          <w:p w14:paraId="69B5530D"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large star</w:t>
            </w:r>
          </w:p>
        </w:tc>
        <w:tc>
          <w:tcPr>
            <w:tcW w:w="0" w:type="auto"/>
            <w:tcMar>
              <w:top w:w="58" w:type="dxa"/>
              <w:left w:w="100" w:type="dxa"/>
              <w:bottom w:w="58" w:type="dxa"/>
              <w:right w:w="100" w:type="dxa"/>
            </w:tcMar>
          </w:tcPr>
          <w:p w14:paraId="6C4013B4"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7140D580"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44342E3B"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704AC458"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Cryptolithodes</w:t>
            </w:r>
            <w:proofErr w:type="spellEnd"/>
            <w:r w:rsidRPr="00971F64">
              <w:rPr>
                <w:i/>
                <w:color w:val="000000" w:themeColor="text1"/>
                <w:sz w:val="21"/>
                <w:szCs w:val="21"/>
              </w:rPr>
              <w:t xml:space="preserve"> </w:t>
            </w:r>
            <w:proofErr w:type="spellStart"/>
            <w:r w:rsidRPr="00971F64">
              <w:rPr>
                <w:i/>
                <w:color w:val="000000" w:themeColor="text1"/>
                <w:sz w:val="21"/>
                <w:szCs w:val="21"/>
              </w:rPr>
              <w:t>sitchensis</w:t>
            </w:r>
            <w:proofErr w:type="spellEnd"/>
          </w:p>
        </w:tc>
        <w:tc>
          <w:tcPr>
            <w:tcW w:w="0" w:type="auto"/>
            <w:tcMar>
              <w:top w:w="58" w:type="dxa"/>
              <w:left w:w="100" w:type="dxa"/>
              <w:bottom w:w="58" w:type="dxa"/>
              <w:right w:w="100" w:type="dxa"/>
            </w:tcMar>
          </w:tcPr>
          <w:p w14:paraId="7F5B4A51"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crabs</w:t>
            </w:r>
          </w:p>
        </w:tc>
        <w:tc>
          <w:tcPr>
            <w:tcW w:w="0" w:type="auto"/>
            <w:tcMar>
              <w:top w:w="58" w:type="dxa"/>
              <w:left w:w="100" w:type="dxa"/>
              <w:bottom w:w="58" w:type="dxa"/>
              <w:right w:w="100" w:type="dxa"/>
            </w:tcMar>
          </w:tcPr>
          <w:p w14:paraId="6C3F0A6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497FBAF5"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4EBE90C0"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20DE767C"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Urticina</w:t>
            </w:r>
            <w:proofErr w:type="spellEnd"/>
            <w:r w:rsidRPr="00971F64">
              <w:rPr>
                <w:i/>
                <w:color w:val="000000" w:themeColor="text1"/>
                <w:sz w:val="21"/>
                <w:szCs w:val="21"/>
              </w:rPr>
              <w:t xml:space="preserve"> </w:t>
            </w:r>
            <w:proofErr w:type="spellStart"/>
            <w:r w:rsidRPr="00971F64">
              <w:rPr>
                <w:i/>
                <w:color w:val="000000" w:themeColor="text1"/>
                <w:sz w:val="21"/>
                <w:szCs w:val="21"/>
              </w:rPr>
              <w:t>lofotensis</w:t>
            </w:r>
            <w:proofErr w:type="spellEnd"/>
          </w:p>
        </w:tc>
        <w:tc>
          <w:tcPr>
            <w:tcW w:w="0" w:type="auto"/>
            <w:tcMar>
              <w:top w:w="58" w:type="dxa"/>
              <w:left w:w="100" w:type="dxa"/>
              <w:bottom w:w="58" w:type="dxa"/>
              <w:right w:w="100" w:type="dxa"/>
            </w:tcMar>
          </w:tcPr>
          <w:p w14:paraId="11743FDA"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33C248A4"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3F698921"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w:t>
            </w:r>
          </w:p>
        </w:tc>
      </w:tr>
      <w:tr w:rsidR="00B83FDB" w:rsidRPr="00971F64" w14:paraId="31D5765D"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7FC406D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Mediaster</w:t>
            </w:r>
            <w:proofErr w:type="spellEnd"/>
            <w:r w:rsidRPr="00971F64">
              <w:rPr>
                <w:i/>
                <w:color w:val="000000" w:themeColor="text1"/>
                <w:sz w:val="21"/>
                <w:szCs w:val="21"/>
              </w:rPr>
              <w:t xml:space="preserve"> </w:t>
            </w:r>
            <w:proofErr w:type="spellStart"/>
            <w:r w:rsidRPr="00971F64">
              <w:rPr>
                <w:i/>
                <w:color w:val="000000" w:themeColor="text1"/>
                <w:sz w:val="21"/>
                <w:szCs w:val="21"/>
              </w:rPr>
              <w:t>aequalis</w:t>
            </w:r>
            <w:proofErr w:type="spellEnd"/>
          </w:p>
        </w:tc>
        <w:tc>
          <w:tcPr>
            <w:tcW w:w="0" w:type="auto"/>
            <w:tcMar>
              <w:top w:w="58" w:type="dxa"/>
              <w:left w:w="100" w:type="dxa"/>
              <w:bottom w:w="58" w:type="dxa"/>
              <w:right w:w="100" w:type="dxa"/>
            </w:tcMar>
          </w:tcPr>
          <w:p w14:paraId="1E465D70"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medium star</w:t>
            </w:r>
          </w:p>
        </w:tc>
        <w:tc>
          <w:tcPr>
            <w:tcW w:w="0" w:type="auto"/>
            <w:tcMar>
              <w:top w:w="58" w:type="dxa"/>
              <w:left w:w="100" w:type="dxa"/>
              <w:bottom w:w="58" w:type="dxa"/>
              <w:right w:w="100" w:type="dxa"/>
            </w:tcMar>
          </w:tcPr>
          <w:p w14:paraId="0C7B5F8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740D0067"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75936C26"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652AACD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Urticina</w:t>
            </w:r>
            <w:proofErr w:type="spellEnd"/>
            <w:r w:rsidRPr="00971F64">
              <w:rPr>
                <w:i/>
                <w:color w:val="000000" w:themeColor="text1"/>
                <w:sz w:val="21"/>
                <w:szCs w:val="21"/>
              </w:rPr>
              <w:t xml:space="preserve"> </w:t>
            </w:r>
            <w:proofErr w:type="spellStart"/>
            <w:r w:rsidRPr="00971F64">
              <w:rPr>
                <w:i/>
                <w:color w:val="000000" w:themeColor="text1"/>
                <w:sz w:val="21"/>
                <w:szCs w:val="21"/>
              </w:rPr>
              <w:t>piscivora</w:t>
            </w:r>
            <w:proofErr w:type="spellEnd"/>
          </w:p>
        </w:tc>
        <w:tc>
          <w:tcPr>
            <w:tcW w:w="0" w:type="auto"/>
            <w:tcMar>
              <w:top w:w="58" w:type="dxa"/>
              <w:left w:w="100" w:type="dxa"/>
              <w:bottom w:w="58" w:type="dxa"/>
              <w:right w:w="100" w:type="dxa"/>
            </w:tcMar>
          </w:tcPr>
          <w:p w14:paraId="3136ADBF"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19B43DD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32B56FE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4178D6D2"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33A8EF95"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Pycnopodia helianthoides</w:t>
            </w:r>
          </w:p>
        </w:tc>
        <w:tc>
          <w:tcPr>
            <w:tcW w:w="0" w:type="auto"/>
            <w:tcMar>
              <w:top w:w="58" w:type="dxa"/>
              <w:left w:w="100" w:type="dxa"/>
              <w:bottom w:w="58" w:type="dxa"/>
              <w:right w:w="100" w:type="dxa"/>
            </w:tcMar>
          </w:tcPr>
          <w:p w14:paraId="72FBF1A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Pycnopodia</w:t>
            </w:r>
          </w:p>
        </w:tc>
        <w:tc>
          <w:tcPr>
            <w:tcW w:w="0" w:type="auto"/>
            <w:tcMar>
              <w:top w:w="58" w:type="dxa"/>
              <w:left w:w="100" w:type="dxa"/>
              <w:bottom w:w="58" w:type="dxa"/>
              <w:right w:w="100" w:type="dxa"/>
            </w:tcMar>
          </w:tcPr>
          <w:p w14:paraId="46739626"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5B54060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49B301F2"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53D615AC"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Fusitriton</w:t>
            </w:r>
            <w:proofErr w:type="spellEnd"/>
            <w:r w:rsidRPr="00971F64">
              <w:rPr>
                <w:i/>
                <w:color w:val="000000" w:themeColor="text1"/>
                <w:sz w:val="21"/>
                <w:szCs w:val="21"/>
              </w:rPr>
              <w:t xml:space="preserve"> </w:t>
            </w:r>
            <w:proofErr w:type="spellStart"/>
            <w:r w:rsidRPr="00971F64">
              <w:rPr>
                <w:i/>
                <w:color w:val="000000" w:themeColor="text1"/>
                <w:sz w:val="21"/>
                <w:szCs w:val="21"/>
              </w:rPr>
              <w:t>oregonensis</w:t>
            </w:r>
            <w:proofErr w:type="spellEnd"/>
          </w:p>
        </w:tc>
        <w:tc>
          <w:tcPr>
            <w:tcW w:w="0" w:type="auto"/>
            <w:tcMar>
              <w:top w:w="58" w:type="dxa"/>
              <w:left w:w="100" w:type="dxa"/>
              <w:bottom w:w="58" w:type="dxa"/>
              <w:right w:w="100" w:type="dxa"/>
            </w:tcMar>
          </w:tcPr>
          <w:p w14:paraId="570A4A17"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shelled gastropod</w:t>
            </w:r>
          </w:p>
        </w:tc>
        <w:tc>
          <w:tcPr>
            <w:tcW w:w="0" w:type="auto"/>
            <w:tcMar>
              <w:top w:w="58" w:type="dxa"/>
              <w:left w:w="100" w:type="dxa"/>
              <w:bottom w:w="58" w:type="dxa"/>
              <w:right w:w="100" w:type="dxa"/>
            </w:tcMar>
          </w:tcPr>
          <w:p w14:paraId="40C92FB1"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01378341"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3087D6FE"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735E76A1"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Pisaster</w:t>
            </w:r>
            <w:proofErr w:type="spellEnd"/>
            <w:r w:rsidRPr="00971F64">
              <w:rPr>
                <w:i/>
                <w:color w:val="000000" w:themeColor="text1"/>
                <w:sz w:val="21"/>
                <w:szCs w:val="21"/>
              </w:rPr>
              <w:t xml:space="preserve"> </w:t>
            </w:r>
            <w:proofErr w:type="spellStart"/>
            <w:r w:rsidRPr="00971F64">
              <w:rPr>
                <w:i/>
                <w:color w:val="000000" w:themeColor="text1"/>
                <w:sz w:val="21"/>
                <w:szCs w:val="21"/>
              </w:rPr>
              <w:t>brevispinus</w:t>
            </w:r>
            <w:proofErr w:type="spellEnd"/>
          </w:p>
        </w:tc>
        <w:tc>
          <w:tcPr>
            <w:tcW w:w="0" w:type="auto"/>
            <w:tcMar>
              <w:top w:w="58" w:type="dxa"/>
              <w:left w:w="100" w:type="dxa"/>
              <w:bottom w:w="58" w:type="dxa"/>
              <w:right w:w="100" w:type="dxa"/>
            </w:tcMar>
          </w:tcPr>
          <w:p w14:paraId="09FA025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Pisaster</w:t>
            </w:r>
          </w:p>
        </w:tc>
        <w:tc>
          <w:tcPr>
            <w:tcW w:w="0" w:type="auto"/>
            <w:tcMar>
              <w:top w:w="58" w:type="dxa"/>
              <w:left w:w="100" w:type="dxa"/>
              <w:bottom w:w="58" w:type="dxa"/>
              <w:right w:w="100" w:type="dxa"/>
            </w:tcMar>
          </w:tcPr>
          <w:p w14:paraId="573977A2"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52AF777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477A45D6"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664FAD48"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Mimulus</w:t>
            </w:r>
            <w:proofErr w:type="spellEnd"/>
            <w:r w:rsidRPr="00971F64">
              <w:rPr>
                <w:i/>
                <w:color w:val="000000" w:themeColor="text1"/>
                <w:sz w:val="21"/>
                <w:szCs w:val="21"/>
              </w:rPr>
              <w:t xml:space="preserve"> </w:t>
            </w:r>
            <w:proofErr w:type="spellStart"/>
            <w:r w:rsidRPr="00971F64">
              <w:rPr>
                <w:i/>
                <w:color w:val="000000" w:themeColor="text1"/>
                <w:sz w:val="21"/>
                <w:szCs w:val="21"/>
              </w:rPr>
              <w:t>foliatus</w:t>
            </w:r>
            <w:proofErr w:type="spellEnd"/>
          </w:p>
        </w:tc>
        <w:tc>
          <w:tcPr>
            <w:tcW w:w="0" w:type="auto"/>
            <w:tcMar>
              <w:top w:w="58" w:type="dxa"/>
              <w:left w:w="100" w:type="dxa"/>
              <w:bottom w:w="58" w:type="dxa"/>
              <w:right w:w="100" w:type="dxa"/>
            </w:tcMar>
          </w:tcPr>
          <w:p w14:paraId="19B78949"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crabs</w:t>
            </w:r>
          </w:p>
        </w:tc>
        <w:tc>
          <w:tcPr>
            <w:tcW w:w="0" w:type="auto"/>
            <w:tcMar>
              <w:top w:w="58" w:type="dxa"/>
              <w:left w:w="100" w:type="dxa"/>
              <w:bottom w:w="58" w:type="dxa"/>
              <w:right w:w="100" w:type="dxa"/>
            </w:tcMar>
          </w:tcPr>
          <w:p w14:paraId="311A7F1A"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608ACA28"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5D11D6A4"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38D5EC6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misc</w:t>
            </w:r>
            <w:proofErr w:type="spellEnd"/>
            <w:r w:rsidRPr="00971F64">
              <w:rPr>
                <w:color w:val="000000" w:themeColor="text1"/>
                <w:sz w:val="21"/>
                <w:szCs w:val="21"/>
              </w:rPr>
              <w:t xml:space="preserve"> clams</w:t>
            </w:r>
          </w:p>
        </w:tc>
        <w:tc>
          <w:tcPr>
            <w:tcW w:w="0" w:type="auto"/>
            <w:tcMar>
              <w:top w:w="58" w:type="dxa"/>
              <w:left w:w="100" w:type="dxa"/>
              <w:bottom w:w="58" w:type="dxa"/>
              <w:right w:w="100" w:type="dxa"/>
            </w:tcMar>
          </w:tcPr>
          <w:p w14:paraId="01DACDBD"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bivalve</w:t>
            </w:r>
          </w:p>
        </w:tc>
        <w:tc>
          <w:tcPr>
            <w:tcW w:w="0" w:type="auto"/>
            <w:tcMar>
              <w:top w:w="58" w:type="dxa"/>
              <w:left w:w="100" w:type="dxa"/>
              <w:bottom w:w="58" w:type="dxa"/>
              <w:right w:w="100" w:type="dxa"/>
            </w:tcMar>
          </w:tcPr>
          <w:p w14:paraId="4213867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021AE6B8"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7971C501"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0643B75"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Metridium</w:t>
            </w:r>
            <w:proofErr w:type="spellEnd"/>
            <w:r w:rsidRPr="00971F64">
              <w:rPr>
                <w:i/>
                <w:color w:val="000000" w:themeColor="text1"/>
                <w:sz w:val="21"/>
                <w:szCs w:val="21"/>
              </w:rPr>
              <w:t xml:space="preserve"> </w:t>
            </w:r>
            <w:proofErr w:type="spellStart"/>
            <w:r w:rsidRPr="00971F64">
              <w:rPr>
                <w:i/>
                <w:color w:val="000000" w:themeColor="text1"/>
                <w:sz w:val="21"/>
                <w:szCs w:val="21"/>
              </w:rPr>
              <w:t>giganteum</w:t>
            </w:r>
            <w:proofErr w:type="spellEnd"/>
          </w:p>
        </w:tc>
        <w:tc>
          <w:tcPr>
            <w:tcW w:w="0" w:type="auto"/>
            <w:tcMar>
              <w:top w:w="58" w:type="dxa"/>
              <w:left w:w="100" w:type="dxa"/>
              <w:bottom w:w="58" w:type="dxa"/>
              <w:right w:w="100" w:type="dxa"/>
            </w:tcMar>
          </w:tcPr>
          <w:p w14:paraId="7049B4DE"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Mar>
              <w:top w:w="58" w:type="dxa"/>
              <w:left w:w="100" w:type="dxa"/>
              <w:bottom w:w="58" w:type="dxa"/>
              <w:right w:w="100" w:type="dxa"/>
            </w:tcMar>
          </w:tcPr>
          <w:p w14:paraId="56AC9FC9"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377AB4AB"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1442621C" w14:textId="77777777" w:rsidTr="00995FF7">
        <w:trPr>
          <w:trHeight w:val="144"/>
        </w:trPr>
        <w:tc>
          <w:tcPr>
            <w:tcW w:w="0" w:type="auto"/>
            <w:tcBorders>
              <w:top w:val="nil"/>
              <w:left w:val="nil"/>
              <w:bottom w:val="nil"/>
              <w:right w:val="nil"/>
            </w:tcBorders>
            <w:tcMar>
              <w:top w:w="58" w:type="dxa"/>
              <w:left w:w="100" w:type="dxa"/>
              <w:bottom w:w="58" w:type="dxa"/>
              <w:right w:w="100" w:type="dxa"/>
            </w:tcMar>
          </w:tcPr>
          <w:p w14:paraId="1C9FC31B"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Lopholithodes</w:t>
            </w:r>
            <w:proofErr w:type="spellEnd"/>
            <w:r w:rsidRPr="00971F64">
              <w:rPr>
                <w:i/>
                <w:color w:val="000000" w:themeColor="text1"/>
                <w:sz w:val="21"/>
                <w:szCs w:val="21"/>
              </w:rPr>
              <w:t xml:space="preserve"> </w:t>
            </w:r>
            <w:proofErr w:type="spellStart"/>
            <w:r w:rsidRPr="00971F64">
              <w:rPr>
                <w:i/>
                <w:color w:val="000000" w:themeColor="text1"/>
                <w:sz w:val="21"/>
                <w:szCs w:val="21"/>
              </w:rPr>
              <w:t>mandtii</w:t>
            </w:r>
            <w:proofErr w:type="spellEnd"/>
          </w:p>
        </w:tc>
        <w:tc>
          <w:tcPr>
            <w:tcW w:w="0" w:type="auto"/>
            <w:tcMar>
              <w:top w:w="58" w:type="dxa"/>
              <w:left w:w="100" w:type="dxa"/>
              <w:bottom w:w="58" w:type="dxa"/>
              <w:right w:w="100" w:type="dxa"/>
            </w:tcMar>
          </w:tcPr>
          <w:p w14:paraId="380CB382"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crabs</w:t>
            </w:r>
          </w:p>
        </w:tc>
        <w:tc>
          <w:tcPr>
            <w:tcW w:w="0" w:type="auto"/>
            <w:tcMar>
              <w:top w:w="58" w:type="dxa"/>
              <w:left w:w="100" w:type="dxa"/>
              <w:bottom w:w="58" w:type="dxa"/>
              <w:right w:w="100" w:type="dxa"/>
            </w:tcMar>
          </w:tcPr>
          <w:p w14:paraId="5A4F4DC1"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Mar>
              <w:top w:w="58" w:type="dxa"/>
              <w:left w:w="100" w:type="dxa"/>
              <w:bottom w:w="58" w:type="dxa"/>
              <w:right w:w="100" w:type="dxa"/>
            </w:tcMar>
          </w:tcPr>
          <w:p w14:paraId="2F66C28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r w:rsidR="00B83FDB" w:rsidRPr="00971F64" w14:paraId="00ACD55D" w14:textId="77777777" w:rsidTr="00995FF7">
        <w:trPr>
          <w:trHeight w:val="144"/>
        </w:trPr>
        <w:tc>
          <w:tcPr>
            <w:tcW w:w="0" w:type="auto"/>
            <w:tcBorders>
              <w:top w:val="nil"/>
              <w:left w:val="nil"/>
              <w:bottom w:val="single" w:sz="8" w:space="0" w:color="000000"/>
              <w:right w:val="nil"/>
            </w:tcBorders>
            <w:tcMar>
              <w:top w:w="58" w:type="dxa"/>
              <w:left w:w="100" w:type="dxa"/>
              <w:bottom w:w="58" w:type="dxa"/>
              <w:right w:w="100" w:type="dxa"/>
            </w:tcMar>
          </w:tcPr>
          <w:p w14:paraId="51BA7934"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Anthopleura</w:t>
            </w:r>
            <w:proofErr w:type="spellEnd"/>
            <w:r w:rsidRPr="00971F64">
              <w:rPr>
                <w:i/>
                <w:color w:val="000000" w:themeColor="text1"/>
                <w:sz w:val="21"/>
                <w:szCs w:val="21"/>
              </w:rPr>
              <w:t xml:space="preserve"> </w:t>
            </w:r>
            <w:proofErr w:type="spellStart"/>
            <w:r w:rsidRPr="00971F64">
              <w:rPr>
                <w:i/>
                <w:color w:val="000000" w:themeColor="text1"/>
                <w:sz w:val="21"/>
                <w:szCs w:val="21"/>
              </w:rPr>
              <w:t>elegantissima</w:t>
            </w:r>
            <w:proofErr w:type="spellEnd"/>
          </w:p>
        </w:tc>
        <w:tc>
          <w:tcPr>
            <w:tcW w:w="0" w:type="auto"/>
            <w:tcBorders>
              <w:bottom w:val="single" w:sz="8" w:space="0" w:color="808080"/>
            </w:tcBorders>
            <w:tcMar>
              <w:top w:w="58" w:type="dxa"/>
              <w:left w:w="100" w:type="dxa"/>
              <w:bottom w:w="58" w:type="dxa"/>
              <w:right w:w="100" w:type="dxa"/>
            </w:tcMar>
          </w:tcPr>
          <w:p w14:paraId="79C8A018" w14:textId="77777777" w:rsidR="0038698C" w:rsidRPr="00971F64" w:rsidRDefault="0038698C" w:rsidP="00995FF7">
            <w:pPr>
              <w:adjustRightInd w:val="0"/>
              <w:snapToGrid w:val="0"/>
              <w:spacing w:line="240" w:lineRule="auto"/>
              <w:ind w:right="4" w:hanging="10"/>
              <w:contextualSpacing/>
              <w:jc w:val="center"/>
              <w:rPr>
                <w:color w:val="000000" w:themeColor="text1"/>
                <w:sz w:val="21"/>
                <w:szCs w:val="21"/>
              </w:rPr>
            </w:pPr>
            <w:r w:rsidRPr="00971F64">
              <w:rPr>
                <w:color w:val="000000" w:themeColor="text1"/>
                <w:sz w:val="21"/>
                <w:szCs w:val="21"/>
              </w:rPr>
              <w:t>anemone</w:t>
            </w:r>
          </w:p>
        </w:tc>
        <w:tc>
          <w:tcPr>
            <w:tcW w:w="0" w:type="auto"/>
            <w:tcBorders>
              <w:bottom w:val="single" w:sz="8" w:space="0" w:color="808080"/>
            </w:tcBorders>
            <w:tcMar>
              <w:top w:w="58" w:type="dxa"/>
              <w:left w:w="100" w:type="dxa"/>
              <w:bottom w:w="58" w:type="dxa"/>
              <w:right w:w="100" w:type="dxa"/>
            </w:tcMar>
          </w:tcPr>
          <w:p w14:paraId="20B2C19D"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c>
          <w:tcPr>
            <w:tcW w:w="0" w:type="auto"/>
            <w:tcBorders>
              <w:bottom w:val="single" w:sz="8" w:space="0" w:color="808080"/>
            </w:tcBorders>
            <w:tcMar>
              <w:top w:w="58" w:type="dxa"/>
              <w:left w:w="100" w:type="dxa"/>
              <w:bottom w:w="58" w:type="dxa"/>
              <w:right w:w="100" w:type="dxa"/>
            </w:tcMar>
          </w:tcPr>
          <w:p w14:paraId="04BA787C" w14:textId="77777777" w:rsidR="0038698C" w:rsidRPr="00971F64" w:rsidRDefault="0038698C" w:rsidP="00995FF7">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0.00</w:t>
            </w:r>
          </w:p>
        </w:tc>
      </w:tr>
    </w:tbl>
    <w:p w14:paraId="0181F9A0"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9" w:name="_jevyb6ayauur" w:colFirst="0" w:colLast="0"/>
      <w:bookmarkEnd w:id="9"/>
      <w:r w:rsidRPr="00971F64">
        <w:rPr>
          <w:color w:val="000000" w:themeColor="text1"/>
          <w:sz w:val="21"/>
          <w:szCs w:val="21"/>
        </w:rPr>
        <w:br w:type="page"/>
      </w:r>
    </w:p>
    <w:p w14:paraId="72522260" w14:textId="03B33C29"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10" w:name="_hbmkrdb4vkpx" w:colFirst="0" w:colLast="0"/>
      <w:bookmarkEnd w:id="10"/>
      <w:r w:rsidRPr="00971F64">
        <w:rPr>
          <w:color w:val="000000" w:themeColor="text1"/>
          <w:sz w:val="21"/>
          <w:szCs w:val="21"/>
        </w:rPr>
        <w:lastRenderedPageBreak/>
        <w:t xml:space="preserve">Table </w:t>
      </w:r>
      <w:r w:rsidR="00B14AC6" w:rsidRPr="00971F64">
        <w:rPr>
          <w:color w:val="000000" w:themeColor="text1"/>
          <w:sz w:val="21"/>
          <w:szCs w:val="21"/>
        </w:rPr>
        <w:t>S</w:t>
      </w:r>
      <w:r w:rsidR="00277D38" w:rsidRPr="00971F64">
        <w:rPr>
          <w:color w:val="000000" w:themeColor="text1"/>
          <w:sz w:val="21"/>
          <w:szCs w:val="21"/>
        </w:rPr>
        <w:t>4</w:t>
      </w:r>
      <w:r w:rsidRPr="00971F64">
        <w:rPr>
          <w:color w:val="000000" w:themeColor="text1"/>
          <w:sz w:val="21"/>
          <w:szCs w:val="21"/>
        </w:rPr>
        <w:t xml:space="preserve">. Fish species observed during SCUBA surveys from 2015-2021. Observations with visibility below 2.0 m have been excluded. Greenling species were combined into one group for the multivariate analyses. Species in </w:t>
      </w:r>
      <w:r w:rsidRPr="00971F64">
        <w:rPr>
          <w:b/>
          <w:bCs/>
          <w:color w:val="000000" w:themeColor="text1"/>
          <w:sz w:val="21"/>
          <w:szCs w:val="21"/>
        </w:rPr>
        <w:t>bold</w:t>
      </w:r>
      <w:r w:rsidRPr="00971F64">
        <w:rPr>
          <w:color w:val="000000" w:themeColor="text1"/>
          <w:sz w:val="21"/>
          <w:szCs w:val="21"/>
        </w:rPr>
        <w:t xml:space="preserve"> were used in the multivariate analyses. </w:t>
      </w:r>
    </w:p>
    <w:p w14:paraId="0E179DEE" w14:textId="77777777" w:rsidR="009F4E1D" w:rsidRPr="00971F64" w:rsidRDefault="009F4E1D" w:rsidP="00971F64">
      <w:pPr>
        <w:adjustRightInd w:val="0"/>
        <w:snapToGrid w:val="0"/>
        <w:spacing w:line="240" w:lineRule="auto"/>
        <w:ind w:right="4"/>
        <w:contextualSpacing/>
        <w:jc w:val="both"/>
        <w:rPr>
          <w:sz w:val="21"/>
          <w:szCs w:val="21"/>
        </w:rPr>
      </w:pP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2754"/>
        <w:gridCol w:w="2240"/>
        <w:gridCol w:w="648"/>
      </w:tblGrid>
      <w:tr w:rsidR="00B83FDB" w:rsidRPr="00971F64" w14:paraId="30A04DF4" w14:textId="77777777" w:rsidTr="009F4E1D">
        <w:trPr>
          <w:trHeight w:val="20"/>
        </w:trPr>
        <w:tc>
          <w:tcPr>
            <w:tcW w:w="0" w:type="auto"/>
            <w:tcBorders>
              <w:top w:val="nil"/>
              <w:left w:val="nil"/>
              <w:bottom w:val="single" w:sz="8" w:space="0" w:color="000000"/>
              <w:right w:val="nil"/>
            </w:tcBorders>
            <w:tcMar>
              <w:top w:w="100" w:type="dxa"/>
              <w:left w:w="100" w:type="dxa"/>
              <w:bottom w:w="100" w:type="dxa"/>
              <w:right w:w="100" w:type="dxa"/>
            </w:tcMar>
          </w:tcPr>
          <w:p w14:paraId="53FDAB81" w14:textId="77777777" w:rsidR="0038698C" w:rsidRPr="00971F64" w:rsidRDefault="0038698C" w:rsidP="00971F64">
            <w:pPr>
              <w:adjustRightInd w:val="0"/>
              <w:snapToGrid w:val="0"/>
              <w:spacing w:line="240" w:lineRule="auto"/>
              <w:ind w:right="4" w:firstLine="0"/>
              <w:contextualSpacing/>
              <w:jc w:val="both"/>
              <w:rPr>
                <w:bCs/>
                <w:color w:val="000000" w:themeColor="text1"/>
                <w:sz w:val="21"/>
                <w:szCs w:val="21"/>
              </w:rPr>
            </w:pPr>
            <w:r w:rsidRPr="00971F64">
              <w:rPr>
                <w:bCs/>
                <w:color w:val="000000" w:themeColor="text1"/>
                <w:sz w:val="21"/>
                <w:szCs w:val="21"/>
              </w:rPr>
              <w:t>Species</w:t>
            </w:r>
          </w:p>
        </w:tc>
        <w:tc>
          <w:tcPr>
            <w:tcW w:w="0" w:type="auto"/>
            <w:tcBorders>
              <w:top w:val="nil"/>
              <w:left w:val="nil"/>
              <w:bottom w:val="single" w:sz="8" w:space="0" w:color="000000"/>
              <w:right w:val="nil"/>
            </w:tcBorders>
            <w:tcMar>
              <w:top w:w="100" w:type="dxa"/>
              <w:left w:w="100" w:type="dxa"/>
              <w:bottom w:w="100" w:type="dxa"/>
              <w:right w:w="100" w:type="dxa"/>
            </w:tcMar>
          </w:tcPr>
          <w:p w14:paraId="45A9514D" w14:textId="77777777" w:rsidR="0038698C" w:rsidRPr="00971F64" w:rsidRDefault="0038698C" w:rsidP="00971F64">
            <w:pPr>
              <w:adjustRightInd w:val="0"/>
              <w:snapToGrid w:val="0"/>
              <w:spacing w:line="240" w:lineRule="auto"/>
              <w:ind w:right="4" w:firstLine="0"/>
              <w:contextualSpacing/>
              <w:jc w:val="both"/>
              <w:rPr>
                <w:bCs/>
                <w:color w:val="000000" w:themeColor="text1"/>
                <w:sz w:val="21"/>
                <w:szCs w:val="21"/>
              </w:rPr>
            </w:pPr>
            <w:r w:rsidRPr="00971F64">
              <w:rPr>
                <w:bCs/>
                <w:color w:val="000000" w:themeColor="text1"/>
                <w:sz w:val="21"/>
                <w:szCs w:val="21"/>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14:paraId="0BA0BDDC" w14:textId="77777777" w:rsidR="0038698C" w:rsidRPr="00971F64" w:rsidRDefault="0038698C" w:rsidP="00971F64">
            <w:pPr>
              <w:adjustRightInd w:val="0"/>
              <w:snapToGrid w:val="0"/>
              <w:spacing w:line="240" w:lineRule="auto"/>
              <w:ind w:right="4" w:firstLine="0"/>
              <w:contextualSpacing/>
              <w:jc w:val="both"/>
              <w:rPr>
                <w:bCs/>
                <w:color w:val="000000" w:themeColor="text1"/>
                <w:sz w:val="21"/>
                <w:szCs w:val="21"/>
              </w:rPr>
            </w:pPr>
            <w:r w:rsidRPr="00971F64">
              <w:rPr>
                <w:bCs/>
                <w:color w:val="000000" w:themeColor="text1"/>
                <w:sz w:val="21"/>
                <w:szCs w:val="21"/>
              </w:rPr>
              <w:t>Total</w:t>
            </w:r>
          </w:p>
        </w:tc>
      </w:tr>
      <w:tr w:rsidR="00B83FDB" w:rsidRPr="00971F64" w14:paraId="6AE5E63C"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10DB69DA"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r w:rsidRPr="00971F64">
              <w:rPr>
                <w:b/>
                <w:i/>
                <w:color w:val="000000" w:themeColor="text1"/>
                <w:sz w:val="21"/>
                <w:szCs w:val="21"/>
              </w:rPr>
              <w:t xml:space="preserve">Sebastes </w:t>
            </w:r>
            <w:proofErr w:type="spellStart"/>
            <w:r w:rsidRPr="00971F64">
              <w:rPr>
                <w:b/>
                <w:i/>
                <w:color w:val="000000" w:themeColor="text1"/>
                <w:sz w:val="21"/>
                <w:szCs w:val="21"/>
              </w:rPr>
              <w:t>melanops</w:t>
            </w:r>
            <w:proofErr w:type="spellEnd"/>
          </w:p>
        </w:tc>
        <w:tc>
          <w:tcPr>
            <w:tcW w:w="0" w:type="auto"/>
            <w:tcMar>
              <w:top w:w="58" w:type="dxa"/>
              <w:left w:w="100" w:type="dxa"/>
              <w:bottom w:w="58" w:type="dxa"/>
              <w:right w:w="100" w:type="dxa"/>
            </w:tcMar>
          </w:tcPr>
          <w:p w14:paraId="4C788C5D"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black rockfish</w:t>
            </w:r>
          </w:p>
        </w:tc>
        <w:tc>
          <w:tcPr>
            <w:tcW w:w="0" w:type="auto"/>
            <w:tcMar>
              <w:top w:w="58" w:type="dxa"/>
              <w:left w:w="100" w:type="dxa"/>
              <w:bottom w:w="58" w:type="dxa"/>
              <w:right w:w="100" w:type="dxa"/>
            </w:tcMar>
            <w:vAlign w:val="center"/>
          </w:tcPr>
          <w:p w14:paraId="47ADA027"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1387</w:t>
            </w:r>
          </w:p>
        </w:tc>
      </w:tr>
      <w:tr w:rsidR="00B83FDB" w:rsidRPr="00971F64" w14:paraId="4C56B61C"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10BE857C"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proofErr w:type="spellStart"/>
            <w:r w:rsidRPr="00971F64">
              <w:rPr>
                <w:b/>
                <w:i/>
                <w:color w:val="000000" w:themeColor="text1"/>
                <w:sz w:val="21"/>
                <w:szCs w:val="21"/>
              </w:rPr>
              <w:t>Hexagrammos</w:t>
            </w:r>
            <w:proofErr w:type="spellEnd"/>
            <w:r w:rsidRPr="00971F64">
              <w:rPr>
                <w:b/>
                <w:i/>
                <w:color w:val="000000" w:themeColor="text1"/>
                <w:sz w:val="21"/>
                <w:szCs w:val="21"/>
              </w:rPr>
              <w:t xml:space="preserve"> </w:t>
            </w:r>
            <w:proofErr w:type="spellStart"/>
            <w:r w:rsidRPr="00971F64">
              <w:rPr>
                <w:b/>
                <w:i/>
                <w:color w:val="000000" w:themeColor="text1"/>
                <w:sz w:val="21"/>
                <w:szCs w:val="21"/>
              </w:rPr>
              <w:t>decagrammus</w:t>
            </w:r>
            <w:proofErr w:type="spellEnd"/>
          </w:p>
        </w:tc>
        <w:tc>
          <w:tcPr>
            <w:tcW w:w="0" w:type="auto"/>
            <w:tcMar>
              <w:top w:w="58" w:type="dxa"/>
              <w:left w:w="100" w:type="dxa"/>
              <w:bottom w:w="58" w:type="dxa"/>
              <w:right w:w="100" w:type="dxa"/>
            </w:tcMar>
          </w:tcPr>
          <w:p w14:paraId="781398EC"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kelp greenling</w:t>
            </w:r>
          </w:p>
        </w:tc>
        <w:tc>
          <w:tcPr>
            <w:tcW w:w="0" w:type="auto"/>
            <w:tcMar>
              <w:top w:w="58" w:type="dxa"/>
              <w:left w:w="100" w:type="dxa"/>
              <w:bottom w:w="58" w:type="dxa"/>
              <w:right w:w="100" w:type="dxa"/>
            </w:tcMar>
            <w:vAlign w:val="center"/>
          </w:tcPr>
          <w:p w14:paraId="22DE7C63"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522</w:t>
            </w:r>
          </w:p>
        </w:tc>
      </w:tr>
      <w:tr w:rsidR="00B83FDB" w:rsidRPr="00971F64" w14:paraId="11B393D6"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35952956"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Embiotoca</w:t>
            </w:r>
            <w:proofErr w:type="spellEnd"/>
            <w:r w:rsidRPr="00971F64">
              <w:rPr>
                <w:i/>
                <w:color w:val="000000" w:themeColor="text1"/>
                <w:sz w:val="21"/>
                <w:szCs w:val="21"/>
              </w:rPr>
              <w:t xml:space="preserve"> </w:t>
            </w:r>
            <w:proofErr w:type="spellStart"/>
            <w:r w:rsidRPr="00971F64">
              <w:rPr>
                <w:i/>
                <w:color w:val="000000" w:themeColor="text1"/>
                <w:sz w:val="21"/>
                <w:szCs w:val="21"/>
              </w:rPr>
              <w:t>lateralis</w:t>
            </w:r>
            <w:proofErr w:type="spellEnd"/>
          </w:p>
        </w:tc>
        <w:tc>
          <w:tcPr>
            <w:tcW w:w="0" w:type="auto"/>
            <w:tcMar>
              <w:top w:w="58" w:type="dxa"/>
              <w:left w:w="100" w:type="dxa"/>
              <w:bottom w:w="58" w:type="dxa"/>
              <w:right w:w="100" w:type="dxa"/>
            </w:tcMar>
          </w:tcPr>
          <w:p w14:paraId="365FA7E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striped surfperch</w:t>
            </w:r>
          </w:p>
        </w:tc>
        <w:tc>
          <w:tcPr>
            <w:tcW w:w="0" w:type="auto"/>
            <w:tcMar>
              <w:top w:w="58" w:type="dxa"/>
              <w:left w:w="100" w:type="dxa"/>
              <w:bottom w:w="58" w:type="dxa"/>
              <w:right w:w="100" w:type="dxa"/>
            </w:tcMar>
            <w:vAlign w:val="center"/>
          </w:tcPr>
          <w:p w14:paraId="0EBA0737"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470</w:t>
            </w:r>
          </w:p>
        </w:tc>
      </w:tr>
      <w:tr w:rsidR="00B83FDB" w:rsidRPr="00971F64" w14:paraId="20167859"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313B3DD4"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Aulorhynchus</w:t>
            </w:r>
            <w:proofErr w:type="spellEnd"/>
            <w:r w:rsidRPr="00971F64">
              <w:rPr>
                <w:i/>
                <w:color w:val="000000" w:themeColor="text1"/>
                <w:sz w:val="21"/>
                <w:szCs w:val="21"/>
              </w:rPr>
              <w:t xml:space="preserve"> </w:t>
            </w:r>
            <w:proofErr w:type="spellStart"/>
            <w:r w:rsidRPr="00971F64">
              <w:rPr>
                <w:i/>
                <w:color w:val="000000" w:themeColor="text1"/>
                <w:sz w:val="21"/>
                <w:szCs w:val="21"/>
              </w:rPr>
              <w:t>flavidus</w:t>
            </w:r>
            <w:proofErr w:type="spellEnd"/>
          </w:p>
        </w:tc>
        <w:tc>
          <w:tcPr>
            <w:tcW w:w="0" w:type="auto"/>
            <w:tcMar>
              <w:top w:w="58" w:type="dxa"/>
              <w:left w:w="100" w:type="dxa"/>
              <w:bottom w:w="58" w:type="dxa"/>
              <w:right w:w="100" w:type="dxa"/>
            </w:tcMar>
          </w:tcPr>
          <w:p w14:paraId="48BFB3A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tubesnout</w:t>
            </w:r>
            <w:proofErr w:type="spellEnd"/>
          </w:p>
        </w:tc>
        <w:tc>
          <w:tcPr>
            <w:tcW w:w="0" w:type="auto"/>
            <w:tcMar>
              <w:top w:w="58" w:type="dxa"/>
              <w:left w:w="100" w:type="dxa"/>
              <w:bottom w:w="58" w:type="dxa"/>
              <w:right w:w="100" w:type="dxa"/>
            </w:tcMar>
            <w:vAlign w:val="center"/>
          </w:tcPr>
          <w:p w14:paraId="7D5AD12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240</w:t>
            </w:r>
          </w:p>
        </w:tc>
      </w:tr>
      <w:tr w:rsidR="00B83FDB" w:rsidRPr="00971F64" w14:paraId="25202322"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1913A43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Forage fish</w:t>
            </w:r>
          </w:p>
        </w:tc>
        <w:tc>
          <w:tcPr>
            <w:tcW w:w="0" w:type="auto"/>
            <w:tcMar>
              <w:top w:w="58" w:type="dxa"/>
              <w:left w:w="100" w:type="dxa"/>
              <w:bottom w:w="58" w:type="dxa"/>
              <w:right w:w="100" w:type="dxa"/>
            </w:tcMar>
          </w:tcPr>
          <w:p w14:paraId="218F4FB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bait-sardines-anchovy</w:t>
            </w:r>
          </w:p>
        </w:tc>
        <w:tc>
          <w:tcPr>
            <w:tcW w:w="0" w:type="auto"/>
            <w:tcMar>
              <w:top w:w="58" w:type="dxa"/>
              <w:left w:w="100" w:type="dxa"/>
              <w:bottom w:w="58" w:type="dxa"/>
              <w:right w:w="100" w:type="dxa"/>
            </w:tcMar>
            <w:vAlign w:val="center"/>
          </w:tcPr>
          <w:p w14:paraId="11F2A7E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200</w:t>
            </w:r>
          </w:p>
        </w:tc>
      </w:tr>
      <w:tr w:rsidR="00B83FDB" w:rsidRPr="00971F64" w14:paraId="67F0F1EC"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5CF09D8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Clupeidae</w:t>
            </w:r>
            <w:proofErr w:type="spellEnd"/>
          </w:p>
        </w:tc>
        <w:tc>
          <w:tcPr>
            <w:tcW w:w="0" w:type="auto"/>
            <w:tcMar>
              <w:top w:w="58" w:type="dxa"/>
              <w:left w:w="100" w:type="dxa"/>
              <w:bottom w:w="58" w:type="dxa"/>
              <w:right w:w="100" w:type="dxa"/>
            </w:tcMar>
          </w:tcPr>
          <w:p w14:paraId="15D722A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herring</w:t>
            </w:r>
          </w:p>
        </w:tc>
        <w:tc>
          <w:tcPr>
            <w:tcW w:w="0" w:type="auto"/>
            <w:tcMar>
              <w:top w:w="58" w:type="dxa"/>
              <w:left w:w="100" w:type="dxa"/>
              <w:bottom w:w="58" w:type="dxa"/>
              <w:right w:w="100" w:type="dxa"/>
            </w:tcMar>
            <w:vAlign w:val="center"/>
          </w:tcPr>
          <w:p w14:paraId="79590A6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148</w:t>
            </w:r>
          </w:p>
        </w:tc>
      </w:tr>
      <w:tr w:rsidR="00B83FDB" w:rsidRPr="00971F64" w14:paraId="71D6CD7E"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217DE924"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r w:rsidRPr="00971F64">
              <w:rPr>
                <w:b/>
                <w:i/>
                <w:color w:val="000000" w:themeColor="text1"/>
                <w:sz w:val="21"/>
                <w:szCs w:val="21"/>
              </w:rPr>
              <w:t>Ophiodon elongatus</w:t>
            </w:r>
          </w:p>
        </w:tc>
        <w:tc>
          <w:tcPr>
            <w:tcW w:w="0" w:type="auto"/>
            <w:tcMar>
              <w:top w:w="58" w:type="dxa"/>
              <w:left w:w="100" w:type="dxa"/>
              <w:bottom w:w="58" w:type="dxa"/>
              <w:right w:w="100" w:type="dxa"/>
            </w:tcMar>
          </w:tcPr>
          <w:p w14:paraId="7665CDF6"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lingcod</w:t>
            </w:r>
          </w:p>
        </w:tc>
        <w:tc>
          <w:tcPr>
            <w:tcW w:w="0" w:type="auto"/>
            <w:tcMar>
              <w:top w:w="58" w:type="dxa"/>
              <w:left w:w="100" w:type="dxa"/>
              <w:bottom w:w="58" w:type="dxa"/>
              <w:right w:w="100" w:type="dxa"/>
            </w:tcMar>
            <w:vAlign w:val="center"/>
          </w:tcPr>
          <w:p w14:paraId="3A9B45F0"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45</w:t>
            </w:r>
          </w:p>
        </w:tc>
      </w:tr>
      <w:tr w:rsidR="00B83FDB" w:rsidRPr="00971F64" w14:paraId="59ED244E"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58965BA6"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Rhinogobiops</w:t>
            </w:r>
            <w:proofErr w:type="spellEnd"/>
            <w:r w:rsidRPr="00971F64">
              <w:rPr>
                <w:i/>
                <w:color w:val="000000" w:themeColor="text1"/>
                <w:sz w:val="21"/>
                <w:szCs w:val="21"/>
              </w:rPr>
              <w:t xml:space="preserve"> </w:t>
            </w:r>
            <w:proofErr w:type="spellStart"/>
            <w:r w:rsidRPr="00971F64">
              <w:rPr>
                <w:i/>
                <w:color w:val="000000" w:themeColor="text1"/>
                <w:sz w:val="21"/>
                <w:szCs w:val="21"/>
              </w:rPr>
              <w:t>nicholsii</w:t>
            </w:r>
            <w:proofErr w:type="spellEnd"/>
          </w:p>
        </w:tc>
        <w:tc>
          <w:tcPr>
            <w:tcW w:w="0" w:type="auto"/>
            <w:tcMar>
              <w:top w:w="58" w:type="dxa"/>
              <w:left w:w="100" w:type="dxa"/>
              <w:bottom w:w="58" w:type="dxa"/>
              <w:right w:w="100" w:type="dxa"/>
            </w:tcMar>
          </w:tcPr>
          <w:p w14:paraId="1B46D95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blackeye goby</w:t>
            </w:r>
          </w:p>
        </w:tc>
        <w:tc>
          <w:tcPr>
            <w:tcW w:w="0" w:type="auto"/>
            <w:tcMar>
              <w:top w:w="58" w:type="dxa"/>
              <w:left w:w="100" w:type="dxa"/>
              <w:bottom w:w="58" w:type="dxa"/>
              <w:right w:w="100" w:type="dxa"/>
            </w:tcMar>
          </w:tcPr>
          <w:p w14:paraId="080C462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28</w:t>
            </w:r>
          </w:p>
        </w:tc>
      </w:tr>
      <w:tr w:rsidR="00B83FDB" w:rsidRPr="00971F64" w14:paraId="2EE8BE18"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7996BD1E"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proofErr w:type="spellStart"/>
            <w:r w:rsidRPr="00971F64">
              <w:rPr>
                <w:b/>
                <w:i/>
                <w:color w:val="000000" w:themeColor="text1"/>
                <w:sz w:val="21"/>
                <w:szCs w:val="21"/>
              </w:rPr>
              <w:t>Scorpaenichthys</w:t>
            </w:r>
            <w:proofErr w:type="spellEnd"/>
            <w:r w:rsidRPr="00971F64">
              <w:rPr>
                <w:b/>
                <w:i/>
                <w:color w:val="000000" w:themeColor="text1"/>
                <w:sz w:val="21"/>
                <w:szCs w:val="21"/>
              </w:rPr>
              <w:t xml:space="preserve"> </w:t>
            </w:r>
            <w:proofErr w:type="spellStart"/>
            <w:r w:rsidRPr="00971F64">
              <w:rPr>
                <w:b/>
                <w:i/>
                <w:color w:val="000000" w:themeColor="text1"/>
                <w:sz w:val="21"/>
                <w:szCs w:val="21"/>
              </w:rPr>
              <w:t>marmoratus</w:t>
            </w:r>
            <w:proofErr w:type="spellEnd"/>
          </w:p>
        </w:tc>
        <w:tc>
          <w:tcPr>
            <w:tcW w:w="0" w:type="auto"/>
            <w:tcMar>
              <w:top w:w="58" w:type="dxa"/>
              <w:left w:w="100" w:type="dxa"/>
              <w:bottom w:w="58" w:type="dxa"/>
              <w:right w:w="100" w:type="dxa"/>
            </w:tcMar>
          </w:tcPr>
          <w:p w14:paraId="26E2209C"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cabezon</w:t>
            </w:r>
          </w:p>
        </w:tc>
        <w:tc>
          <w:tcPr>
            <w:tcW w:w="0" w:type="auto"/>
            <w:tcMar>
              <w:top w:w="58" w:type="dxa"/>
              <w:left w:w="100" w:type="dxa"/>
              <w:bottom w:w="58" w:type="dxa"/>
              <w:right w:w="100" w:type="dxa"/>
            </w:tcMar>
          </w:tcPr>
          <w:p w14:paraId="4C09CC20"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23</w:t>
            </w:r>
          </w:p>
        </w:tc>
      </w:tr>
      <w:tr w:rsidR="00B83FDB" w:rsidRPr="00971F64" w14:paraId="7A4B463E"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31D169B9"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r w:rsidRPr="00971F64">
              <w:rPr>
                <w:b/>
                <w:i/>
                <w:color w:val="000000" w:themeColor="text1"/>
                <w:sz w:val="21"/>
                <w:szCs w:val="21"/>
              </w:rPr>
              <w:t xml:space="preserve">Sebastes </w:t>
            </w:r>
            <w:proofErr w:type="spellStart"/>
            <w:r w:rsidRPr="00971F64">
              <w:rPr>
                <w:b/>
                <w:i/>
                <w:color w:val="000000" w:themeColor="text1"/>
                <w:sz w:val="21"/>
                <w:szCs w:val="21"/>
              </w:rPr>
              <w:t>caurinus</w:t>
            </w:r>
            <w:proofErr w:type="spellEnd"/>
          </w:p>
        </w:tc>
        <w:tc>
          <w:tcPr>
            <w:tcW w:w="0" w:type="auto"/>
            <w:tcMar>
              <w:top w:w="58" w:type="dxa"/>
              <w:left w:w="100" w:type="dxa"/>
              <w:bottom w:w="58" w:type="dxa"/>
              <w:right w:w="100" w:type="dxa"/>
            </w:tcMar>
          </w:tcPr>
          <w:p w14:paraId="49D1B13A"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copper rockfish</w:t>
            </w:r>
          </w:p>
        </w:tc>
        <w:tc>
          <w:tcPr>
            <w:tcW w:w="0" w:type="auto"/>
            <w:tcMar>
              <w:top w:w="58" w:type="dxa"/>
              <w:left w:w="100" w:type="dxa"/>
              <w:bottom w:w="58" w:type="dxa"/>
              <w:right w:w="100" w:type="dxa"/>
            </w:tcMar>
          </w:tcPr>
          <w:p w14:paraId="0C88E1CE"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20</w:t>
            </w:r>
          </w:p>
        </w:tc>
      </w:tr>
      <w:tr w:rsidR="00B83FDB" w:rsidRPr="00971F64" w14:paraId="22F9DD41"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34D2B162"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r w:rsidRPr="00971F64">
              <w:rPr>
                <w:b/>
                <w:i/>
                <w:color w:val="000000" w:themeColor="text1"/>
                <w:sz w:val="21"/>
                <w:szCs w:val="21"/>
              </w:rPr>
              <w:t xml:space="preserve">Sebastes </w:t>
            </w:r>
            <w:proofErr w:type="spellStart"/>
            <w:r w:rsidRPr="00971F64">
              <w:rPr>
                <w:b/>
                <w:i/>
                <w:color w:val="000000" w:themeColor="text1"/>
                <w:sz w:val="21"/>
                <w:szCs w:val="21"/>
              </w:rPr>
              <w:t>maliger</w:t>
            </w:r>
            <w:proofErr w:type="spellEnd"/>
          </w:p>
        </w:tc>
        <w:tc>
          <w:tcPr>
            <w:tcW w:w="0" w:type="auto"/>
            <w:tcMar>
              <w:top w:w="58" w:type="dxa"/>
              <w:left w:w="100" w:type="dxa"/>
              <w:bottom w:w="58" w:type="dxa"/>
              <w:right w:w="100" w:type="dxa"/>
            </w:tcMar>
          </w:tcPr>
          <w:p w14:paraId="11EBD5FF"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quillback rockfish</w:t>
            </w:r>
          </w:p>
        </w:tc>
        <w:tc>
          <w:tcPr>
            <w:tcW w:w="0" w:type="auto"/>
            <w:tcMar>
              <w:top w:w="58" w:type="dxa"/>
              <w:left w:w="100" w:type="dxa"/>
              <w:bottom w:w="58" w:type="dxa"/>
              <w:right w:w="100" w:type="dxa"/>
            </w:tcMar>
          </w:tcPr>
          <w:p w14:paraId="1F7D3F80"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19</w:t>
            </w:r>
          </w:p>
        </w:tc>
      </w:tr>
      <w:tr w:rsidR="00B83FDB" w:rsidRPr="00971F64" w14:paraId="1C4F485B"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66A9D297"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r w:rsidRPr="00971F64">
              <w:rPr>
                <w:b/>
                <w:i/>
                <w:color w:val="000000" w:themeColor="text1"/>
                <w:sz w:val="21"/>
                <w:szCs w:val="21"/>
              </w:rPr>
              <w:t>Sebastes nebulosus</w:t>
            </w:r>
          </w:p>
        </w:tc>
        <w:tc>
          <w:tcPr>
            <w:tcW w:w="0" w:type="auto"/>
            <w:tcMar>
              <w:top w:w="58" w:type="dxa"/>
              <w:left w:w="100" w:type="dxa"/>
              <w:bottom w:w="58" w:type="dxa"/>
              <w:right w:w="100" w:type="dxa"/>
            </w:tcMar>
          </w:tcPr>
          <w:p w14:paraId="1C00CBBE"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china rockfish</w:t>
            </w:r>
          </w:p>
        </w:tc>
        <w:tc>
          <w:tcPr>
            <w:tcW w:w="0" w:type="auto"/>
            <w:tcMar>
              <w:top w:w="58" w:type="dxa"/>
              <w:left w:w="100" w:type="dxa"/>
              <w:bottom w:w="58" w:type="dxa"/>
              <w:right w:w="100" w:type="dxa"/>
            </w:tcMar>
          </w:tcPr>
          <w:p w14:paraId="6594E62D"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17</w:t>
            </w:r>
          </w:p>
        </w:tc>
      </w:tr>
      <w:tr w:rsidR="00B83FDB" w:rsidRPr="00971F64" w14:paraId="41CF6C26"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28979623"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Artedius</w:t>
            </w:r>
            <w:proofErr w:type="spellEnd"/>
            <w:r w:rsidRPr="00971F64">
              <w:rPr>
                <w:i/>
                <w:color w:val="000000" w:themeColor="text1"/>
                <w:sz w:val="21"/>
                <w:szCs w:val="21"/>
              </w:rPr>
              <w:t xml:space="preserve"> </w:t>
            </w:r>
            <w:proofErr w:type="spellStart"/>
            <w:r w:rsidRPr="00971F64">
              <w:rPr>
                <w:i/>
                <w:color w:val="000000" w:themeColor="text1"/>
                <w:sz w:val="21"/>
                <w:szCs w:val="21"/>
              </w:rPr>
              <w:t>harringtoni</w:t>
            </w:r>
            <w:proofErr w:type="spellEnd"/>
          </w:p>
        </w:tc>
        <w:tc>
          <w:tcPr>
            <w:tcW w:w="0" w:type="auto"/>
            <w:tcMar>
              <w:top w:w="58" w:type="dxa"/>
              <w:left w:w="100" w:type="dxa"/>
              <w:bottom w:w="58" w:type="dxa"/>
              <w:right w:w="100" w:type="dxa"/>
            </w:tcMar>
          </w:tcPr>
          <w:p w14:paraId="5A6796B4"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scalyhead</w:t>
            </w:r>
            <w:proofErr w:type="spellEnd"/>
            <w:r w:rsidRPr="00971F64">
              <w:rPr>
                <w:color w:val="000000" w:themeColor="text1"/>
                <w:sz w:val="21"/>
                <w:szCs w:val="21"/>
              </w:rPr>
              <w:t xml:space="preserve"> sculpin</w:t>
            </w:r>
          </w:p>
        </w:tc>
        <w:tc>
          <w:tcPr>
            <w:tcW w:w="0" w:type="auto"/>
            <w:tcMar>
              <w:top w:w="58" w:type="dxa"/>
              <w:left w:w="100" w:type="dxa"/>
              <w:bottom w:w="58" w:type="dxa"/>
              <w:right w:w="100" w:type="dxa"/>
            </w:tcMar>
          </w:tcPr>
          <w:p w14:paraId="530D570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15</w:t>
            </w:r>
          </w:p>
        </w:tc>
      </w:tr>
      <w:tr w:rsidR="00B83FDB" w:rsidRPr="00971F64" w14:paraId="00339C6D"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4D74BCC7"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Rhacochilus</w:t>
            </w:r>
            <w:proofErr w:type="spellEnd"/>
            <w:r w:rsidRPr="00971F64">
              <w:rPr>
                <w:i/>
                <w:color w:val="000000" w:themeColor="text1"/>
                <w:sz w:val="21"/>
                <w:szCs w:val="21"/>
              </w:rPr>
              <w:t xml:space="preserve"> </w:t>
            </w:r>
            <w:proofErr w:type="spellStart"/>
            <w:r w:rsidRPr="00971F64">
              <w:rPr>
                <w:i/>
                <w:color w:val="000000" w:themeColor="text1"/>
                <w:sz w:val="21"/>
                <w:szCs w:val="21"/>
              </w:rPr>
              <w:t>vacca</w:t>
            </w:r>
            <w:proofErr w:type="spellEnd"/>
          </w:p>
        </w:tc>
        <w:tc>
          <w:tcPr>
            <w:tcW w:w="0" w:type="auto"/>
            <w:tcMar>
              <w:top w:w="58" w:type="dxa"/>
              <w:left w:w="100" w:type="dxa"/>
              <w:bottom w:w="58" w:type="dxa"/>
              <w:right w:w="100" w:type="dxa"/>
            </w:tcMar>
          </w:tcPr>
          <w:p w14:paraId="127B095E"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pile perch</w:t>
            </w:r>
          </w:p>
        </w:tc>
        <w:tc>
          <w:tcPr>
            <w:tcW w:w="0" w:type="auto"/>
            <w:tcMar>
              <w:top w:w="58" w:type="dxa"/>
              <w:left w:w="100" w:type="dxa"/>
              <w:bottom w:w="58" w:type="dxa"/>
              <w:right w:w="100" w:type="dxa"/>
            </w:tcMar>
          </w:tcPr>
          <w:p w14:paraId="1523244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11</w:t>
            </w:r>
          </w:p>
        </w:tc>
      </w:tr>
      <w:tr w:rsidR="00B83FDB" w:rsidRPr="00971F64" w14:paraId="7BE76E42"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5704B2E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Cottidae</w:t>
            </w:r>
            <w:proofErr w:type="spellEnd"/>
          </w:p>
        </w:tc>
        <w:tc>
          <w:tcPr>
            <w:tcW w:w="0" w:type="auto"/>
            <w:tcMar>
              <w:top w:w="58" w:type="dxa"/>
              <w:left w:w="100" w:type="dxa"/>
              <w:bottom w:w="58" w:type="dxa"/>
              <w:right w:w="100" w:type="dxa"/>
            </w:tcMar>
          </w:tcPr>
          <w:p w14:paraId="6A500F53"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sculpins</w:t>
            </w:r>
          </w:p>
        </w:tc>
        <w:tc>
          <w:tcPr>
            <w:tcW w:w="0" w:type="auto"/>
            <w:tcMar>
              <w:top w:w="58" w:type="dxa"/>
              <w:left w:w="100" w:type="dxa"/>
              <w:bottom w:w="58" w:type="dxa"/>
              <w:right w:w="100" w:type="dxa"/>
            </w:tcMar>
          </w:tcPr>
          <w:p w14:paraId="1C68CF5A"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7</w:t>
            </w:r>
          </w:p>
        </w:tc>
      </w:tr>
      <w:tr w:rsidR="00B83FDB" w:rsidRPr="00971F64" w14:paraId="2E2F2FE2"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787DCD83"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Hemilepidotus</w:t>
            </w:r>
            <w:proofErr w:type="spellEnd"/>
            <w:r w:rsidRPr="00971F64">
              <w:rPr>
                <w:i/>
                <w:color w:val="000000" w:themeColor="text1"/>
                <w:sz w:val="21"/>
                <w:szCs w:val="21"/>
              </w:rPr>
              <w:t xml:space="preserve"> </w:t>
            </w:r>
            <w:proofErr w:type="spellStart"/>
            <w:r w:rsidRPr="00971F64">
              <w:rPr>
                <w:i/>
                <w:color w:val="000000" w:themeColor="text1"/>
                <w:sz w:val="21"/>
                <w:szCs w:val="21"/>
              </w:rPr>
              <w:t>hemilepidotus</w:t>
            </w:r>
            <w:proofErr w:type="spellEnd"/>
          </w:p>
        </w:tc>
        <w:tc>
          <w:tcPr>
            <w:tcW w:w="0" w:type="auto"/>
            <w:tcMar>
              <w:top w:w="58" w:type="dxa"/>
              <w:left w:w="100" w:type="dxa"/>
              <w:bottom w:w="58" w:type="dxa"/>
              <w:right w:w="100" w:type="dxa"/>
            </w:tcMar>
          </w:tcPr>
          <w:p w14:paraId="0D421E64"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red Irish lord</w:t>
            </w:r>
          </w:p>
        </w:tc>
        <w:tc>
          <w:tcPr>
            <w:tcW w:w="0" w:type="auto"/>
            <w:tcMar>
              <w:top w:w="58" w:type="dxa"/>
              <w:left w:w="100" w:type="dxa"/>
              <w:bottom w:w="58" w:type="dxa"/>
              <w:right w:w="100" w:type="dxa"/>
            </w:tcMar>
          </w:tcPr>
          <w:p w14:paraId="3C94A949"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7</w:t>
            </w:r>
          </w:p>
        </w:tc>
      </w:tr>
      <w:tr w:rsidR="00B83FDB" w:rsidRPr="00971F64" w14:paraId="38CDE064"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634CCD30"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proofErr w:type="spellStart"/>
            <w:r w:rsidRPr="00971F64">
              <w:rPr>
                <w:b/>
                <w:i/>
                <w:color w:val="000000" w:themeColor="text1"/>
                <w:sz w:val="21"/>
                <w:szCs w:val="21"/>
              </w:rPr>
              <w:t>Oxylebius</w:t>
            </w:r>
            <w:proofErr w:type="spellEnd"/>
            <w:r w:rsidRPr="00971F64">
              <w:rPr>
                <w:b/>
                <w:i/>
                <w:color w:val="000000" w:themeColor="text1"/>
                <w:sz w:val="21"/>
                <w:szCs w:val="21"/>
              </w:rPr>
              <w:t xml:space="preserve"> </w:t>
            </w:r>
            <w:proofErr w:type="spellStart"/>
            <w:r w:rsidRPr="00971F64">
              <w:rPr>
                <w:b/>
                <w:i/>
                <w:color w:val="000000" w:themeColor="text1"/>
                <w:sz w:val="21"/>
                <w:szCs w:val="21"/>
              </w:rPr>
              <w:t>pictus</w:t>
            </w:r>
            <w:proofErr w:type="spellEnd"/>
          </w:p>
        </w:tc>
        <w:tc>
          <w:tcPr>
            <w:tcW w:w="0" w:type="auto"/>
            <w:tcMar>
              <w:top w:w="58" w:type="dxa"/>
              <w:left w:w="100" w:type="dxa"/>
              <w:bottom w:w="58" w:type="dxa"/>
              <w:right w:w="100" w:type="dxa"/>
            </w:tcMar>
          </w:tcPr>
          <w:p w14:paraId="14688D59"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painted greenling</w:t>
            </w:r>
          </w:p>
        </w:tc>
        <w:tc>
          <w:tcPr>
            <w:tcW w:w="0" w:type="auto"/>
            <w:tcMar>
              <w:top w:w="58" w:type="dxa"/>
              <w:left w:w="100" w:type="dxa"/>
              <w:bottom w:w="58" w:type="dxa"/>
              <w:right w:w="100" w:type="dxa"/>
            </w:tcMar>
          </w:tcPr>
          <w:p w14:paraId="0A0339D2"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7</w:t>
            </w:r>
          </w:p>
        </w:tc>
      </w:tr>
      <w:tr w:rsidR="00B83FDB" w:rsidRPr="00971F64" w14:paraId="0F3375DF"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4D26318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Embiotocidae</w:t>
            </w:r>
            <w:proofErr w:type="spellEnd"/>
          </w:p>
        </w:tc>
        <w:tc>
          <w:tcPr>
            <w:tcW w:w="0" w:type="auto"/>
            <w:tcMar>
              <w:top w:w="58" w:type="dxa"/>
              <w:left w:w="100" w:type="dxa"/>
              <w:bottom w:w="58" w:type="dxa"/>
              <w:right w:w="100" w:type="dxa"/>
            </w:tcMar>
          </w:tcPr>
          <w:p w14:paraId="4D46A95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surfperches</w:t>
            </w:r>
          </w:p>
        </w:tc>
        <w:tc>
          <w:tcPr>
            <w:tcW w:w="0" w:type="auto"/>
            <w:tcMar>
              <w:top w:w="58" w:type="dxa"/>
              <w:left w:w="100" w:type="dxa"/>
              <w:bottom w:w="58" w:type="dxa"/>
              <w:right w:w="100" w:type="dxa"/>
            </w:tcMar>
          </w:tcPr>
          <w:p w14:paraId="2ADA2E6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5</w:t>
            </w:r>
          </w:p>
        </w:tc>
      </w:tr>
      <w:tr w:rsidR="00B83FDB" w:rsidRPr="00971F64" w14:paraId="437E02B3"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443DABED"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proofErr w:type="spellStart"/>
            <w:r w:rsidRPr="00971F64">
              <w:rPr>
                <w:b/>
                <w:i/>
                <w:color w:val="000000" w:themeColor="text1"/>
                <w:sz w:val="21"/>
                <w:szCs w:val="21"/>
              </w:rPr>
              <w:t>Hexagrammos</w:t>
            </w:r>
            <w:proofErr w:type="spellEnd"/>
            <w:r w:rsidRPr="00971F64">
              <w:rPr>
                <w:b/>
                <w:i/>
                <w:color w:val="000000" w:themeColor="text1"/>
                <w:sz w:val="21"/>
                <w:szCs w:val="21"/>
              </w:rPr>
              <w:t xml:space="preserve"> </w:t>
            </w:r>
            <w:proofErr w:type="spellStart"/>
            <w:r w:rsidRPr="00971F64">
              <w:rPr>
                <w:b/>
                <w:i/>
                <w:color w:val="000000" w:themeColor="text1"/>
                <w:sz w:val="21"/>
                <w:szCs w:val="21"/>
              </w:rPr>
              <w:t>lagocephalus</w:t>
            </w:r>
            <w:proofErr w:type="spellEnd"/>
          </w:p>
        </w:tc>
        <w:tc>
          <w:tcPr>
            <w:tcW w:w="0" w:type="auto"/>
            <w:tcMar>
              <w:top w:w="58" w:type="dxa"/>
              <w:left w:w="100" w:type="dxa"/>
              <w:bottom w:w="58" w:type="dxa"/>
              <w:right w:w="100" w:type="dxa"/>
            </w:tcMar>
          </w:tcPr>
          <w:p w14:paraId="0CF97A9E"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rock greenling</w:t>
            </w:r>
          </w:p>
        </w:tc>
        <w:tc>
          <w:tcPr>
            <w:tcW w:w="0" w:type="auto"/>
            <w:tcMar>
              <w:top w:w="58" w:type="dxa"/>
              <w:left w:w="100" w:type="dxa"/>
              <w:bottom w:w="58" w:type="dxa"/>
              <w:right w:w="100" w:type="dxa"/>
            </w:tcMar>
          </w:tcPr>
          <w:p w14:paraId="59E1B8DE"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5</w:t>
            </w:r>
          </w:p>
        </w:tc>
      </w:tr>
      <w:tr w:rsidR="00B83FDB" w:rsidRPr="00971F64" w14:paraId="66DFF6E5"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543A760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Synchirus</w:t>
            </w:r>
            <w:proofErr w:type="spellEnd"/>
            <w:r w:rsidRPr="00971F64">
              <w:rPr>
                <w:i/>
                <w:color w:val="000000" w:themeColor="text1"/>
                <w:sz w:val="21"/>
                <w:szCs w:val="21"/>
              </w:rPr>
              <w:t xml:space="preserve"> </w:t>
            </w:r>
            <w:proofErr w:type="spellStart"/>
            <w:r w:rsidRPr="00971F64">
              <w:rPr>
                <w:i/>
                <w:color w:val="000000" w:themeColor="text1"/>
                <w:sz w:val="21"/>
                <w:szCs w:val="21"/>
              </w:rPr>
              <w:t>gilli</w:t>
            </w:r>
            <w:proofErr w:type="spellEnd"/>
          </w:p>
        </w:tc>
        <w:tc>
          <w:tcPr>
            <w:tcW w:w="0" w:type="auto"/>
            <w:tcMar>
              <w:top w:w="58" w:type="dxa"/>
              <w:left w:w="100" w:type="dxa"/>
              <w:bottom w:w="58" w:type="dxa"/>
              <w:right w:w="100" w:type="dxa"/>
            </w:tcMar>
          </w:tcPr>
          <w:p w14:paraId="61CDCA3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manacled sculpin</w:t>
            </w:r>
          </w:p>
        </w:tc>
        <w:tc>
          <w:tcPr>
            <w:tcW w:w="0" w:type="auto"/>
            <w:tcMar>
              <w:top w:w="58" w:type="dxa"/>
              <w:left w:w="100" w:type="dxa"/>
              <w:bottom w:w="58" w:type="dxa"/>
              <w:right w:w="100" w:type="dxa"/>
            </w:tcMar>
          </w:tcPr>
          <w:p w14:paraId="2ED2C51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5</w:t>
            </w:r>
          </w:p>
        </w:tc>
      </w:tr>
      <w:tr w:rsidR="00B83FDB" w:rsidRPr="00971F64" w14:paraId="7FD79214"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390F8C7A" w14:textId="77777777" w:rsidR="0038698C" w:rsidRPr="00971F64" w:rsidRDefault="0038698C" w:rsidP="00971F64">
            <w:pPr>
              <w:adjustRightInd w:val="0"/>
              <w:snapToGrid w:val="0"/>
              <w:spacing w:line="240" w:lineRule="auto"/>
              <w:ind w:right="4" w:firstLine="0"/>
              <w:contextualSpacing/>
              <w:jc w:val="both"/>
              <w:rPr>
                <w:b/>
                <w:i/>
                <w:color w:val="000000" w:themeColor="text1"/>
                <w:sz w:val="21"/>
                <w:szCs w:val="21"/>
              </w:rPr>
            </w:pPr>
            <w:proofErr w:type="spellStart"/>
            <w:r w:rsidRPr="00971F64">
              <w:rPr>
                <w:b/>
                <w:i/>
                <w:color w:val="000000" w:themeColor="text1"/>
                <w:sz w:val="21"/>
                <w:szCs w:val="21"/>
              </w:rPr>
              <w:t>Hexagrammos</w:t>
            </w:r>
            <w:proofErr w:type="spellEnd"/>
            <w:r w:rsidRPr="00971F64">
              <w:rPr>
                <w:b/>
                <w:i/>
                <w:color w:val="000000" w:themeColor="text1"/>
                <w:sz w:val="21"/>
                <w:szCs w:val="21"/>
              </w:rPr>
              <w:t xml:space="preserve"> </w:t>
            </w:r>
            <w:proofErr w:type="spellStart"/>
            <w:r w:rsidRPr="00971F64">
              <w:rPr>
                <w:b/>
                <w:i/>
                <w:color w:val="000000" w:themeColor="text1"/>
                <w:sz w:val="21"/>
                <w:szCs w:val="21"/>
              </w:rPr>
              <w:t>stelleri</w:t>
            </w:r>
            <w:proofErr w:type="spellEnd"/>
          </w:p>
        </w:tc>
        <w:tc>
          <w:tcPr>
            <w:tcW w:w="0" w:type="auto"/>
            <w:tcMar>
              <w:top w:w="58" w:type="dxa"/>
              <w:left w:w="100" w:type="dxa"/>
              <w:bottom w:w="58" w:type="dxa"/>
              <w:right w:w="100" w:type="dxa"/>
            </w:tcMar>
          </w:tcPr>
          <w:p w14:paraId="248D03A2"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proofErr w:type="spellStart"/>
            <w:r w:rsidRPr="00971F64">
              <w:rPr>
                <w:b/>
                <w:color w:val="000000" w:themeColor="text1"/>
                <w:sz w:val="21"/>
                <w:szCs w:val="21"/>
              </w:rPr>
              <w:t>whitespotted</w:t>
            </w:r>
            <w:proofErr w:type="spellEnd"/>
            <w:r w:rsidRPr="00971F64">
              <w:rPr>
                <w:b/>
                <w:color w:val="000000" w:themeColor="text1"/>
                <w:sz w:val="21"/>
                <w:szCs w:val="21"/>
              </w:rPr>
              <w:t xml:space="preserve"> greenling</w:t>
            </w:r>
          </w:p>
        </w:tc>
        <w:tc>
          <w:tcPr>
            <w:tcW w:w="0" w:type="auto"/>
            <w:tcMar>
              <w:top w:w="58" w:type="dxa"/>
              <w:left w:w="100" w:type="dxa"/>
              <w:bottom w:w="58" w:type="dxa"/>
              <w:right w:w="100" w:type="dxa"/>
            </w:tcMar>
          </w:tcPr>
          <w:p w14:paraId="50D11320" w14:textId="77777777" w:rsidR="0038698C" w:rsidRPr="00971F64" w:rsidRDefault="0038698C" w:rsidP="00971F64">
            <w:pPr>
              <w:adjustRightInd w:val="0"/>
              <w:snapToGrid w:val="0"/>
              <w:spacing w:line="240" w:lineRule="auto"/>
              <w:ind w:right="4" w:firstLine="0"/>
              <w:contextualSpacing/>
              <w:jc w:val="both"/>
              <w:rPr>
                <w:b/>
                <w:color w:val="000000" w:themeColor="text1"/>
                <w:sz w:val="21"/>
                <w:szCs w:val="21"/>
              </w:rPr>
            </w:pPr>
            <w:r w:rsidRPr="00971F64">
              <w:rPr>
                <w:b/>
                <w:color w:val="000000" w:themeColor="text1"/>
                <w:sz w:val="21"/>
                <w:szCs w:val="21"/>
              </w:rPr>
              <w:t>4</w:t>
            </w:r>
          </w:p>
        </w:tc>
      </w:tr>
      <w:tr w:rsidR="00B83FDB" w:rsidRPr="00971F64" w14:paraId="0A975F6B"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0C0C1935"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Jordania</w:t>
            </w:r>
            <w:proofErr w:type="spellEnd"/>
            <w:r w:rsidRPr="00971F64">
              <w:rPr>
                <w:i/>
                <w:color w:val="000000" w:themeColor="text1"/>
                <w:sz w:val="21"/>
                <w:szCs w:val="21"/>
              </w:rPr>
              <w:t xml:space="preserve"> </w:t>
            </w:r>
            <w:proofErr w:type="spellStart"/>
            <w:r w:rsidRPr="00971F64">
              <w:rPr>
                <w:i/>
                <w:color w:val="000000" w:themeColor="text1"/>
                <w:sz w:val="21"/>
                <w:szCs w:val="21"/>
              </w:rPr>
              <w:t>zonope</w:t>
            </w:r>
            <w:proofErr w:type="spellEnd"/>
          </w:p>
        </w:tc>
        <w:tc>
          <w:tcPr>
            <w:tcW w:w="0" w:type="auto"/>
            <w:tcMar>
              <w:top w:w="58" w:type="dxa"/>
              <w:left w:w="100" w:type="dxa"/>
              <w:bottom w:w="58" w:type="dxa"/>
              <w:right w:w="100" w:type="dxa"/>
            </w:tcMar>
          </w:tcPr>
          <w:p w14:paraId="472FB72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longfin sculpin</w:t>
            </w:r>
          </w:p>
        </w:tc>
        <w:tc>
          <w:tcPr>
            <w:tcW w:w="0" w:type="auto"/>
            <w:tcMar>
              <w:top w:w="58" w:type="dxa"/>
              <w:left w:w="100" w:type="dxa"/>
              <w:bottom w:w="58" w:type="dxa"/>
              <w:right w:w="100" w:type="dxa"/>
            </w:tcMar>
          </w:tcPr>
          <w:p w14:paraId="0C93510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r>
      <w:tr w:rsidR="00B83FDB" w:rsidRPr="00971F64" w14:paraId="0FCC7621"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6C344D5B"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Chirolophis</w:t>
            </w:r>
            <w:proofErr w:type="spellEnd"/>
            <w:r w:rsidRPr="00971F64">
              <w:rPr>
                <w:i/>
                <w:color w:val="000000" w:themeColor="text1"/>
                <w:sz w:val="21"/>
                <w:szCs w:val="21"/>
              </w:rPr>
              <w:t xml:space="preserve"> </w:t>
            </w:r>
            <w:proofErr w:type="spellStart"/>
            <w:r w:rsidRPr="00971F64">
              <w:rPr>
                <w:i/>
                <w:color w:val="000000" w:themeColor="text1"/>
                <w:sz w:val="21"/>
                <w:szCs w:val="21"/>
              </w:rPr>
              <w:t>nugator</w:t>
            </w:r>
            <w:proofErr w:type="spellEnd"/>
          </w:p>
        </w:tc>
        <w:tc>
          <w:tcPr>
            <w:tcW w:w="0" w:type="auto"/>
            <w:tcMar>
              <w:top w:w="58" w:type="dxa"/>
              <w:left w:w="100" w:type="dxa"/>
              <w:bottom w:w="58" w:type="dxa"/>
              <w:right w:w="100" w:type="dxa"/>
            </w:tcMar>
          </w:tcPr>
          <w:p w14:paraId="2D8892D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mosshead warbonnet</w:t>
            </w:r>
          </w:p>
        </w:tc>
        <w:tc>
          <w:tcPr>
            <w:tcW w:w="0" w:type="auto"/>
            <w:tcMar>
              <w:top w:w="58" w:type="dxa"/>
              <w:left w:w="100" w:type="dxa"/>
              <w:bottom w:w="58" w:type="dxa"/>
              <w:right w:w="100" w:type="dxa"/>
            </w:tcMar>
          </w:tcPr>
          <w:p w14:paraId="6B755861"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w:t>
            </w:r>
          </w:p>
        </w:tc>
      </w:tr>
      <w:tr w:rsidR="00B83FDB" w:rsidRPr="00971F64" w14:paraId="641F6A4E"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31DC9141"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Rimicola</w:t>
            </w:r>
            <w:proofErr w:type="spellEnd"/>
            <w:r w:rsidRPr="00971F64">
              <w:rPr>
                <w:i/>
                <w:color w:val="000000" w:themeColor="text1"/>
                <w:sz w:val="21"/>
                <w:szCs w:val="21"/>
              </w:rPr>
              <w:t xml:space="preserve"> </w:t>
            </w:r>
            <w:proofErr w:type="spellStart"/>
            <w:r w:rsidRPr="00971F64">
              <w:rPr>
                <w:i/>
                <w:color w:val="000000" w:themeColor="text1"/>
                <w:sz w:val="21"/>
                <w:szCs w:val="21"/>
              </w:rPr>
              <w:t>muscarum</w:t>
            </w:r>
            <w:proofErr w:type="spellEnd"/>
          </w:p>
        </w:tc>
        <w:tc>
          <w:tcPr>
            <w:tcW w:w="0" w:type="auto"/>
            <w:tcMar>
              <w:top w:w="58" w:type="dxa"/>
              <w:left w:w="100" w:type="dxa"/>
              <w:bottom w:w="58" w:type="dxa"/>
              <w:right w:w="100" w:type="dxa"/>
            </w:tcMar>
          </w:tcPr>
          <w:p w14:paraId="75BD261A"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kelp clingfish</w:t>
            </w:r>
          </w:p>
        </w:tc>
        <w:tc>
          <w:tcPr>
            <w:tcW w:w="0" w:type="auto"/>
            <w:tcMar>
              <w:top w:w="58" w:type="dxa"/>
              <w:left w:w="100" w:type="dxa"/>
              <w:bottom w:w="58" w:type="dxa"/>
              <w:right w:w="100" w:type="dxa"/>
            </w:tcMar>
          </w:tcPr>
          <w:p w14:paraId="746BBC3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w:t>
            </w:r>
          </w:p>
        </w:tc>
      </w:tr>
      <w:tr w:rsidR="00B83FDB" w:rsidRPr="00971F64" w14:paraId="454A2097"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243E2FB1"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Pholidae</w:t>
            </w:r>
            <w:proofErr w:type="spellEnd"/>
          </w:p>
        </w:tc>
        <w:tc>
          <w:tcPr>
            <w:tcW w:w="0" w:type="auto"/>
            <w:tcMar>
              <w:top w:w="58" w:type="dxa"/>
              <w:left w:w="100" w:type="dxa"/>
              <w:bottom w:w="58" w:type="dxa"/>
              <w:right w:w="100" w:type="dxa"/>
            </w:tcMar>
          </w:tcPr>
          <w:p w14:paraId="00B86EB9"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gunnels</w:t>
            </w:r>
          </w:p>
        </w:tc>
        <w:tc>
          <w:tcPr>
            <w:tcW w:w="0" w:type="auto"/>
            <w:tcMar>
              <w:top w:w="58" w:type="dxa"/>
              <w:left w:w="100" w:type="dxa"/>
              <w:bottom w:w="58" w:type="dxa"/>
              <w:right w:w="100" w:type="dxa"/>
            </w:tcMar>
          </w:tcPr>
          <w:p w14:paraId="3E7C6561"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r>
      <w:tr w:rsidR="00B83FDB" w:rsidRPr="00971F64" w14:paraId="37EB2CAC" w14:textId="77777777" w:rsidTr="009F4E1D">
        <w:trPr>
          <w:cantSplit/>
          <w:trHeight w:val="20"/>
        </w:trPr>
        <w:tc>
          <w:tcPr>
            <w:tcW w:w="0" w:type="auto"/>
            <w:tcBorders>
              <w:top w:val="nil"/>
              <w:left w:val="nil"/>
              <w:bottom w:val="nil"/>
              <w:right w:val="nil"/>
            </w:tcBorders>
            <w:tcMar>
              <w:top w:w="58" w:type="dxa"/>
              <w:left w:w="100" w:type="dxa"/>
              <w:bottom w:w="58" w:type="dxa"/>
              <w:right w:w="100" w:type="dxa"/>
            </w:tcMar>
          </w:tcPr>
          <w:p w14:paraId="47D12AC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Sebastes </w:t>
            </w:r>
            <w:proofErr w:type="spellStart"/>
            <w:r w:rsidRPr="00971F64">
              <w:rPr>
                <w:i/>
                <w:color w:val="000000" w:themeColor="text1"/>
                <w:sz w:val="21"/>
                <w:szCs w:val="21"/>
              </w:rPr>
              <w:t>flavidus</w:t>
            </w:r>
            <w:proofErr w:type="spellEnd"/>
          </w:p>
        </w:tc>
        <w:tc>
          <w:tcPr>
            <w:tcW w:w="0" w:type="auto"/>
            <w:tcMar>
              <w:top w:w="58" w:type="dxa"/>
              <w:left w:w="100" w:type="dxa"/>
              <w:bottom w:w="58" w:type="dxa"/>
              <w:right w:w="100" w:type="dxa"/>
            </w:tcMar>
          </w:tcPr>
          <w:p w14:paraId="3E63F48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yellowtail rockfish</w:t>
            </w:r>
          </w:p>
        </w:tc>
        <w:tc>
          <w:tcPr>
            <w:tcW w:w="0" w:type="auto"/>
            <w:tcMar>
              <w:top w:w="58" w:type="dxa"/>
              <w:left w:w="100" w:type="dxa"/>
              <w:bottom w:w="58" w:type="dxa"/>
              <w:right w:w="100" w:type="dxa"/>
            </w:tcMar>
          </w:tcPr>
          <w:p w14:paraId="1BA8DB2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r>
      <w:tr w:rsidR="009F4E1D" w:rsidRPr="00971F64" w14:paraId="2A7E867A" w14:textId="77777777" w:rsidTr="009F4E1D">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14:paraId="541D985A"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fish</w:t>
            </w:r>
          </w:p>
        </w:tc>
        <w:tc>
          <w:tcPr>
            <w:tcW w:w="0" w:type="auto"/>
            <w:tcBorders>
              <w:bottom w:val="single" w:sz="8" w:space="0" w:color="808080"/>
            </w:tcBorders>
            <w:tcMar>
              <w:top w:w="58" w:type="dxa"/>
              <w:left w:w="100" w:type="dxa"/>
              <w:bottom w:w="58" w:type="dxa"/>
              <w:right w:w="100" w:type="dxa"/>
            </w:tcMar>
          </w:tcPr>
          <w:p w14:paraId="0E6A94A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unidentified fish</w:t>
            </w:r>
          </w:p>
        </w:tc>
        <w:tc>
          <w:tcPr>
            <w:tcW w:w="0" w:type="auto"/>
            <w:tcBorders>
              <w:bottom w:val="single" w:sz="8" w:space="0" w:color="808080"/>
            </w:tcBorders>
            <w:tcMar>
              <w:top w:w="58" w:type="dxa"/>
              <w:left w:w="100" w:type="dxa"/>
              <w:bottom w:w="58" w:type="dxa"/>
              <w:right w:w="100" w:type="dxa"/>
            </w:tcMar>
          </w:tcPr>
          <w:p w14:paraId="29D6A4D7"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r>
    </w:tbl>
    <w:p w14:paraId="137BEBC5" w14:textId="77777777" w:rsidR="009F4E1D" w:rsidRPr="00971F64" w:rsidRDefault="009F4E1D" w:rsidP="00971F64">
      <w:pPr>
        <w:adjustRightInd w:val="0"/>
        <w:snapToGrid w:val="0"/>
        <w:spacing w:line="240" w:lineRule="auto"/>
        <w:ind w:right="4" w:firstLine="0"/>
        <w:contextualSpacing/>
        <w:jc w:val="both"/>
        <w:rPr>
          <w:color w:val="000000" w:themeColor="text1"/>
          <w:sz w:val="21"/>
          <w:szCs w:val="21"/>
        </w:rPr>
      </w:pPr>
      <w:bookmarkStart w:id="11" w:name="_q6022ym9txhx" w:colFirst="0" w:colLast="0"/>
      <w:bookmarkEnd w:id="11"/>
      <w:r w:rsidRPr="00971F64">
        <w:rPr>
          <w:color w:val="000000" w:themeColor="text1"/>
          <w:sz w:val="21"/>
          <w:szCs w:val="21"/>
        </w:rPr>
        <w:br w:type="page"/>
      </w:r>
    </w:p>
    <w:p w14:paraId="4DDCD04A" w14:textId="7C10AEFD"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lastRenderedPageBreak/>
        <w:t xml:space="preserve">Table </w:t>
      </w:r>
      <w:r w:rsidR="00B14AC6" w:rsidRPr="00971F64">
        <w:rPr>
          <w:color w:val="000000" w:themeColor="text1"/>
          <w:sz w:val="21"/>
          <w:szCs w:val="21"/>
        </w:rPr>
        <w:t>S</w:t>
      </w:r>
      <w:r w:rsidR="00277D38" w:rsidRPr="00971F64">
        <w:rPr>
          <w:color w:val="000000" w:themeColor="text1"/>
          <w:sz w:val="21"/>
          <w:szCs w:val="21"/>
        </w:rPr>
        <w:t>5</w:t>
      </w:r>
      <w:r w:rsidRPr="00971F64">
        <w:rPr>
          <w:color w:val="000000" w:themeColor="text1"/>
          <w:sz w:val="21"/>
          <w:szCs w:val="21"/>
        </w:rPr>
        <w:t>. Rockfish juveniles observed during SCUBA surveys from 2015-2021. Observations with visibility below 2.0 m were excluded.</w:t>
      </w:r>
    </w:p>
    <w:p w14:paraId="271609B6" w14:textId="77777777" w:rsidR="009F4E1D" w:rsidRPr="00971F64" w:rsidRDefault="009F4E1D" w:rsidP="00971F64">
      <w:pPr>
        <w:adjustRightInd w:val="0"/>
        <w:snapToGrid w:val="0"/>
        <w:spacing w:line="240" w:lineRule="auto"/>
        <w:ind w:right="4"/>
        <w:contextualSpacing/>
        <w:jc w:val="both"/>
        <w:rPr>
          <w:sz w:val="21"/>
          <w:szCs w:val="21"/>
        </w:rPr>
      </w:pP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B83FDB" w:rsidRPr="00971F64" w14:paraId="0A6E4E89" w14:textId="77777777" w:rsidTr="009F4E1D">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14:paraId="2B2F8957" w14:textId="77777777" w:rsidR="0038698C" w:rsidRPr="00971F64" w:rsidRDefault="0038698C" w:rsidP="00971F64">
            <w:pPr>
              <w:adjustRightInd w:val="0"/>
              <w:snapToGrid w:val="0"/>
              <w:spacing w:line="240" w:lineRule="auto"/>
              <w:ind w:right="4" w:firstLine="0"/>
              <w:contextualSpacing/>
              <w:jc w:val="both"/>
              <w:rPr>
                <w:bCs/>
                <w:color w:val="000000" w:themeColor="text1"/>
                <w:sz w:val="21"/>
                <w:szCs w:val="21"/>
              </w:rPr>
            </w:pPr>
            <w:r w:rsidRPr="00971F64">
              <w:rPr>
                <w:bCs/>
                <w:color w:val="000000" w:themeColor="text1"/>
                <w:sz w:val="21"/>
                <w:szCs w:val="21"/>
              </w:rPr>
              <w:t>Species</w:t>
            </w:r>
          </w:p>
        </w:tc>
        <w:tc>
          <w:tcPr>
            <w:tcW w:w="3180" w:type="dxa"/>
            <w:tcBorders>
              <w:top w:val="nil"/>
              <w:left w:val="nil"/>
              <w:bottom w:val="single" w:sz="8" w:space="0" w:color="000000"/>
              <w:right w:val="nil"/>
            </w:tcBorders>
            <w:tcMar>
              <w:top w:w="100" w:type="dxa"/>
              <w:left w:w="100" w:type="dxa"/>
              <w:bottom w:w="100" w:type="dxa"/>
              <w:right w:w="100" w:type="dxa"/>
            </w:tcMar>
          </w:tcPr>
          <w:p w14:paraId="59B49C01" w14:textId="77777777" w:rsidR="0038698C" w:rsidRPr="00971F64" w:rsidRDefault="0038698C" w:rsidP="00971F64">
            <w:pPr>
              <w:adjustRightInd w:val="0"/>
              <w:snapToGrid w:val="0"/>
              <w:spacing w:line="240" w:lineRule="auto"/>
              <w:ind w:right="4" w:firstLine="0"/>
              <w:contextualSpacing/>
              <w:jc w:val="both"/>
              <w:rPr>
                <w:bCs/>
                <w:color w:val="000000" w:themeColor="text1"/>
                <w:sz w:val="21"/>
                <w:szCs w:val="21"/>
              </w:rPr>
            </w:pPr>
            <w:r w:rsidRPr="00971F64">
              <w:rPr>
                <w:bCs/>
                <w:color w:val="000000" w:themeColor="text1"/>
                <w:sz w:val="21"/>
                <w:szCs w:val="21"/>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14:paraId="00D1C48F" w14:textId="77777777" w:rsidR="0038698C" w:rsidRPr="00971F64" w:rsidRDefault="0038698C" w:rsidP="00971F64">
            <w:pPr>
              <w:adjustRightInd w:val="0"/>
              <w:snapToGrid w:val="0"/>
              <w:spacing w:line="240" w:lineRule="auto"/>
              <w:ind w:right="4" w:firstLine="0"/>
              <w:contextualSpacing/>
              <w:jc w:val="both"/>
              <w:rPr>
                <w:bCs/>
                <w:color w:val="000000" w:themeColor="text1"/>
                <w:sz w:val="21"/>
                <w:szCs w:val="21"/>
              </w:rPr>
            </w:pPr>
            <w:r w:rsidRPr="00971F64">
              <w:rPr>
                <w:bCs/>
                <w:color w:val="000000" w:themeColor="text1"/>
                <w:sz w:val="21"/>
                <w:szCs w:val="21"/>
              </w:rPr>
              <w:t>Total</w:t>
            </w:r>
          </w:p>
        </w:tc>
      </w:tr>
      <w:tr w:rsidR="00B83FDB" w:rsidRPr="00971F64" w14:paraId="62536FE4" w14:textId="77777777" w:rsidTr="009F4E1D">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14:paraId="44C7942B"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Sebastes </w:t>
            </w:r>
            <w:proofErr w:type="spellStart"/>
            <w:r w:rsidRPr="00971F64">
              <w:rPr>
                <w:i/>
                <w:color w:val="000000" w:themeColor="text1"/>
                <w:sz w:val="21"/>
                <w:szCs w:val="21"/>
              </w:rPr>
              <w:t>melanops</w:t>
            </w:r>
            <w:proofErr w:type="spellEnd"/>
            <w:r w:rsidRPr="00971F64">
              <w:rPr>
                <w:i/>
                <w:color w:val="000000" w:themeColor="text1"/>
                <w:sz w:val="21"/>
                <w:szCs w:val="21"/>
              </w:rPr>
              <w:t>/</w:t>
            </w:r>
            <w:proofErr w:type="spellStart"/>
            <w:r w:rsidRPr="00971F64">
              <w:rPr>
                <w:i/>
                <w:color w:val="000000" w:themeColor="text1"/>
                <w:sz w:val="21"/>
                <w:szCs w:val="21"/>
              </w:rPr>
              <w:t>flavidus</w:t>
            </w:r>
            <w:proofErr w:type="spellEnd"/>
          </w:p>
        </w:tc>
        <w:tc>
          <w:tcPr>
            <w:tcW w:w="3180" w:type="dxa"/>
            <w:tcBorders>
              <w:top w:val="single" w:sz="8" w:space="0" w:color="000000"/>
            </w:tcBorders>
            <w:tcMar>
              <w:top w:w="100" w:type="dxa"/>
              <w:left w:w="100" w:type="dxa"/>
              <w:bottom w:w="100" w:type="dxa"/>
              <w:right w:w="100" w:type="dxa"/>
            </w:tcMar>
          </w:tcPr>
          <w:p w14:paraId="378C1604"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Yellowtail and black rockfish juveniles (YTB)</w:t>
            </w:r>
          </w:p>
        </w:tc>
        <w:tc>
          <w:tcPr>
            <w:tcW w:w="870" w:type="dxa"/>
            <w:tcBorders>
              <w:top w:val="single" w:sz="8" w:space="0" w:color="000000"/>
            </w:tcBorders>
            <w:tcMar>
              <w:top w:w="100" w:type="dxa"/>
              <w:left w:w="100" w:type="dxa"/>
              <w:bottom w:w="100" w:type="dxa"/>
              <w:right w:w="100" w:type="dxa"/>
            </w:tcMar>
          </w:tcPr>
          <w:p w14:paraId="14357843"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3544</w:t>
            </w:r>
          </w:p>
        </w:tc>
      </w:tr>
      <w:tr w:rsidR="00B83FDB" w:rsidRPr="00971F64" w14:paraId="2B2939BD" w14:textId="77777777" w:rsidTr="009F4E1D">
        <w:trPr>
          <w:trHeight w:val="20"/>
        </w:trPr>
        <w:tc>
          <w:tcPr>
            <w:tcW w:w="4035" w:type="dxa"/>
            <w:tcBorders>
              <w:top w:val="nil"/>
              <w:left w:val="nil"/>
              <w:bottom w:val="nil"/>
              <w:right w:val="nil"/>
            </w:tcBorders>
            <w:tcMar>
              <w:top w:w="100" w:type="dxa"/>
              <w:left w:w="100" w:type="dxa"/>
              <w:bottom w:w="100" w:type="dxa"/>
              <w:right w:w="100" w:type="dxa"/>
            </w:tcMar>
          </w:tcPr>
          <w:p w14:paraId="35F8579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i/>
                <w:color w:val="000000" w:themeColor="text1"/>
                <w:sz w:val="21"/>
                <w:szCs w:val="21"/>
              </w:rPr>
              <w:t>Sebastes</w:t>
            </w:r>
            <w:r w:rsidRPr="00971F64">
              <w:rPr>
                <w:color w:val="000000" w:themeColor="text1"/>
                <w:sz w:val="21"/>
                <w:szCs w:val="21"/>
              </w:rPr>
              <w:t xml:space="preserve"> spp. juveniles</w:t>
            </w:r>
          </w:p>
        </w:tc>
        <w:tc>
          <w:tcPr>
            <w:tcW w:w="3180" w:type="dxa"/>
            <w:tcMar>
              <w:top w:w="100" w:type="dxa"/>
              <w:left w:w="100" w:type="dxa"/>
              <w:bottom w:w="100" w:type="dxa"/>
              <w:right w:w="100" w:type="dxa"/>
            </w:tcMar>
          </w:tcPr>
          <w:p w14:paraId="13452CE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rockfish juveniles</w:t>
            </w:r>
          </w:p>
        </w:tc>
        <w:tc>
          <w:tcPr>
            <w:tcW w:w="870" w:type="dxa"/>
            <w:tcMar>
              <w:top w:w="100" w:type="dxa"/>
              <w:left w:w="100" w:type="dxa"/>
              <w:bottom w:w="100" w:type="dxa"/>
              <w:right w:w="100" w:type="dxa"/>
            </w:tcMar>
          </w:tcPr>
          <w:p w14:paraId="5FD9373E"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199</w:t>
            </w:r>
          </w:p>
        </w:tc>
      </w:tr>
      <w:tr w:rsidR="00B83FDB" w:rsidRPr="00971F64" w14:paraId="57CD7682" w14:textId="77777777" w:rsidTr="009F4E1D">
        <w:trPr>
          <w:trHeight w:val="20"/>
        </w:trPr>
        <w:tc>
          <w:tcPr>
            <w:tcW w:w="4035" w:type="dxa"/>
            <w:tcBorders>
              <w:top w:val="nil"/>
              <w:left w:val="nil"/>
              <w:bottom w:val="nil"/>
              <w:right w:val="nil"/>
            </w:tcBorders>
            <w:tcMar>
              <w:top w:w="100" w:type="dxa"/>
              <w:left w:w="100" w:type="dxa"/>
              <w:bottom w:w="100" w:type="dxa"/>
              <w:right w:w="100" w:type="dxa"/>
            </w:tcMar>
          </w:tcPr>
          <w:p w14:paraId="6798D6EF"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Sebastes </w:t>
            </w:r>
            <w:proofErr w:type="spellStart"/>
            <w:r w:rsidRPr="00971F64">
              <w:rPr>
                <w:i/>
                <w:color w:val="000000" w:themeColor="text1"/>
                <w:sz w:val="21"/>
                <w:szCs w:val="21"/>
              </w:rPr>
              <w:t>caurinus</w:t>
            </w:r>
            <w:proofErr w:type="spellEnd"/>
            <w:r w:rsidRPr="00971F64">
              <w:rPr>
                <w:i/>
                <w:color w:val="000000" w:themeColor="text1"/>
                <w:sz w:val="21"/>
                <w:szCs w:val="21"/>
              </w:rPr>
              <w:t>/</w:t>
            </w:r>
            <w:proofErr w:type="spellStart"/>
            <w:r w:rsidRPr="00971F64">
              <w:rPr>
                <w:i/>
                <w:color w:val="000000" w:themeColor="text1"/>
                <w:sz w:val="21"/>
                <w:szCs w:val="21"/>
              </w:rPr>
              <w:t>maliger</w:t>
            </w:r>
            <w:proofErr w:type="spellEnd"/>
            <w:r w:rsidRPr="00971F64">
              <w:rPr>
                <w:i/>
                <w:color w:val="000000" w:themeColor="text1"/>
                <w:sz w:val="21"/>
                <w:szCs w:val="21"/>
              </w:rPr>
              <w:t>/</w:t>
            </w:r>
            <w:proofErr w:type="spellStart"/>
            <w:r w:rsidRPr="00971F64">
              <w:rPr>
                <w:i/>
                <w:color w:val="000000" w:themeColor="text1"/>
                <w:sz w:val="21"/>
                <w:szCs w:val="21"/>
              </w:rPr>
              <w:t>auriculatus</w:t>
            </w:r>
            <w:proofErr w:type="spellEnd"/>
          </w:p>
        </w:tc>
        <w:tc>
          <w:tcPr>
            <w:tcW w:w="3180" w:type="dxa"/>
            <w:tcMar>
              <w:top w:w="100" w:type="dxa"/>
              <w:left w:w="100" w:type="dxa"/>
              <w:bottom w:w="100" w:type="dxa"/>
              <w:right w:w="100" w:type="dxa"/>
            </w:tcMar>
          </w:tcPr>
          <w:p w14:paraId="6D7A6F6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Copper, quillback, and brown rockfishes (CQB)</w:t>
            </w:r>
          </w:p>
        </w:tc>
        <w:tc>
          <w:tcPr>
            <w:tcW w:w="870" w:type="dxa"/>
            <w:tcMar>
              <w:top w:w="100" w:type="dxa"/>
              <w:left w:w="100" w:type="dxa"/>
              <w:bottom w:w="100" w:type="dxa"/>
              <w:right w:w="100" w:type="dxa"/>
            </w:tcMar>
          </w:tcPr>
          <w:p w14:paraId="0D10C7C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141</w:t>
            </w:r>
          </w:p>
        </w:tc>
      </w:tr>
      <w:tr w:rsidR="00B83FDB" w:rsidRPr="00971F64" w14:paraId="6F6EFD22" w14:textId="77777777" w:rsidTr="009F4E1D">
        <w:trPr>
          <w:trHeight w:val="20"/>
        </w:trPr>
        <w:tc>
          <w:tcPr>
            <w:tcW w:w="4035" w:type="dxa"/>
            <w:tcBorders>
              <w:top w:val="nil"/>
              <w:left w:val="nil"/>
              <w:bottom w:val="nil"/>
              <w:right w:val="nil"/>
            </w:tcBorders>
            <w:tcMar>
              <w:top w:w="100" w:type="dxa"/>
              <w:left w:w="100" w:type="dxa"/>
              <w:bottom w:w="100" w:type="dxa"/>
              <w:right w:w="100" w:type="dxa"/>
            </w:tcMar>
          </w:tcPr>
          <w:p w14:paraId="0048492C"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Sebastes </w:t>
            </w:r>
            <w:proofErr w:type="spellStart"/>
            <w:r w:rsidRPr="00971F64">
              <w:rPr>
                <w:i/>
                <w:color w:val="000000" w:themeColor="text1"/>
                <w:sz w:val="21"/>
                <w:szCs w:val="21"/>
              </w:rPr>
              <w:t>pinniger</w:t>
            </w:r>
            <w:proofErr w:type="spellEnd"/>
          </w:p>
        </w:tc>
        <w:tc>
          <w:tcPr>
            <w:tcW w:w="3180" w:type="dxa"/>
            <w:tcMar>
              <w:top w:w="100" w:type="dxa"/>
              <w:left w:w="100" w:type="dxa"/>
              <w:bottom w:w="100" w:type="dxa"/>
              <w:right w:w="100" w:type="dxa"/>
            </w:tcMar>
          </w:tcPr>
          <w:p w14:paraId="702BDEB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canary rockfish</w:t>
            </w:r>
          </w:p>
        </w:tc>
        <w:tc>
          <w:tcPr>
            <w:tcW w:w="870" w:type="dxa"/>
            <w:tcMar>
              <w:top w:w="100" w:type="dxa"/>
              <w:left w:w="100" w:type="dxa"/>
              <w:bottom w:w="100" w:type="dxa"/>
              <w:right w:w="100" w:type="dxa"/>
            </w:tcMar>
          </w:tcPr>
          <w:p w14:paraId="5E0B37F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103</w:t>
            </w:r>
          </w:p>
        </w:tc>
      </w:tr>
      <w:tr w:rsidR="00B83FDB" w:rsidRPr="00971F64" w14:paraId="3D5D3BBF" w14:textId="77777777" w:rsidTr="009F4E1D">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14:paraId="0FF1EB9A"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 xml:space="preserve">Sebastes </w:t>
            </w:r>
            <w:proofErr w:type="spellStart"/>
            <w:r w:rsidRPr="00971F64">
              <w:rPr>
                <w:i/>
                <w:color w:val="000000" w:themeColor="text1"/>
                <w:sz w:val="21"/>
                <w:szCs w:val="21"/>
              </w:rPr>
              <w:t>mystinus</w:t>
            </w:r>
            <w:proofErr w:type="spellEnd"/>
          </w:p>
        </w:tc>
        <w:tc>
          <w:tcPr>
            <w:tcW w:w="3180" w:type="dxa"/>
            <w:tcBorders>
              <w:bottom w:val="single" w:sz="8" w:space="0" w:color="808080"/>
            </w:tcBorders>
            <w:tcMar>
              <w:top w:w="100" w:type="dxa"/>
              <w:left w:w="100" w:type="dxa"/>
              <w:bottom w:w="100" w:type="dxa"/>
              <w:right w:w="100" w:type="dxa"/>
            </w:tcMar>
          </w:tcPr>
          <w:p w14:paraId="4EE83C4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blue rockfish</w:t>
            </w:r>
          </w:p>
        </w:tc>
        <w:tc>
          <w:tcPr>
            <w:tcW w:w="870" w:type="dxa"/>
            <w:tcBorders>
              <w:bottom w:val="single" w:sz="8" w:space="0" w:color="808080"/>
            </w:tcBorders>
            <w:tcMar>
              <w:top w:w="100" w:type="dxa"/>
              <w:left w:w="100" w:type="dxa"/>
              <w:bottom w:w="100" w:type="dxa"/>
              <w:right w:w="100" w:type="dxa"/>
            </w:tcMar>
          </w:tcPr>
          <w:p w14:paraId="3E5E292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36</w:t>
            </w:r>
          </w:p>
        </w:tc>
      </w:tr>
    </w:tbl>
    <w:p w14:paraId="4B4D65AD" w14:textId="77777777" w:rsidR="0038698C" w:rsidRPr="00971F64" w:rsidRDefault="0038698C" w:rsidP="00971F64">
      <w:pPr>
        <w:pStyle w:val="Heading2"/>
        <w:adjustRightInd w:val="0"/>
        <w:snapToGrid w:val="0"/>
        <w:spacing w:before="0" w:after="0" w:line="240" w:lineRule="auto"/>
        <w:ind w:right="4"/>
        <w:contextualSpacing/>
        <w:jc w:val="both"/>
        <w:rPr>
          <w:rFonts w:cs="Times New Roman"/>
          <w:color w:val="000000" w:themeColor="text1"/>
          <w:sz w:val="21"/>
          <w:szCs w:val="21"/>
        </w:rPr>
      </w:pPr>
      <w:bookmarkStart w:id="12" w:name="_ki29orrn0w1t" w:colFirst="0" w:colLast="0"/>
      <w:bookmarkEnd w:id="12"/>
      <w:r w:rsidRPr="00971F64">
        <w:rPr>
          <w:rFonts w:cs="Times New Roman"/>
          <w:color w:val="000000" w:themeColor="text1"/>
          <w:sz w:val="21"/>
          <w:szCs w:val="21"/>
        </w:rPr>
        <w:br w:type="page"/>
      </w:r>
    </w:p>
    <w:p w14:paraId="7342870B" w14:textId="3B126D4E" w:rsidR="00277D38" w:rsidRPr="00971F64" w:rsidRDefault="00277D38" w:rsidP="00687004">
      <w:pPr>
        <w:pStyle w:val="Heading5"/>
        <w:adjustRightInd w:val="0"/>
        <w:snapToGrid w:val="0"/>
        <w:spacing w:before="0" w:after="0"/>
        <w:ind w:left="-284" w:right="-279"/>
        <w:contextualSpacing/>
        <w:jc w:val="both"/>
        <w:rPr>
          <w:color w:val="000000" w:themeColor="text1"/>
          <w:sz w:val="21"/>
          <w:szCs w:val="21"/>
        </w:rPr>
      </w:pPr>
      <w:r w:rsidRPr="00971F64">
        <w:rPr>
          <w:color w:val="000000" w:themeColor="text1"/>
          <w:sz w:val="21"/>
          <w:szCs w:val="21"/>
        </w:rPr>
        <w:lastRenderedPageBreak/>
        <w:t xml:space="preserve">Table S6. </w:t>
      </w:r>
      <w:r w:rsidR="00CC2848" w:rsidRPr="00971F64">
        <w:rPr>
          <w:color w:val="000000" w:themeColor="text1"/>
          <w:sz w:val="21"/>
          <w:szCs w:val="21"/>
        </w:rPr>
        <w:t xml:space="preserve">Marine heatwave statistics for four </w:t>
      </w:r>
      <w:r w:rsidR="00DA5CFE" w:rsidRPr="00971F64">
        <w:rPr>
          <w:color w:val="000000" w:themeColor="text1"/>
          <w:sz w:val="21"/>
          <w:szCs w:val="21"/>
        </w:rPr>
        <w:t>locations</w:t>
      </w:r>
      <w:r w:rsidR="00CC2848" w:rsidRPr="00971F64">
        <w:rPr>
          <w:color w:val="000000" w:themeColor="text1"/>
          <w:sz w:val="21"/>
          <w:szCs w:val="21"/>
        </w:rPr>
        <w:t xml:space="preserve"> from 1992-2021. </w:t>
      </w:r>
      <w:proofErr w:type="gramStart"/>
      <w:r w:rsidR="004C5EBF" w:rsidRPr="00971F64">
        <w:rPr>
          <w:color w:val="000000" w:themeColor="text1"/>
          <w:sz w:val="21"/>
          <w:szCs w:val="21"/>
        </w:rPr>
        <w:t xml:space="preserve">Days </w:t>
      </w:r>
      <w:r w:rsidR="001F0846" w:rsidRPr="00971F64">
        <w:rPr>
          <w:color w:val="000000" w:themeColor="text1"/>
          <w:sz w:val="21"/>
          <w:szCs w:val="21"/>
        </w:rPr>
        <w:t>&gt;</w:t>
      </w:r>
      <w:r w:rsidR="004C5EBF" w:rsidRPr="00971F64">
        <w:rPr>
          <w:color w:val="000000" w:themeColor="text1"/>
          <w:sz w:val="21"/>
          <w:szCs w:val="21"/>
        </w:rPr>
        <w:t>90% indicate the total number of days above the 90</w:t>
      </w:r>
      <w:r w:rsidR="004C5EBF" w:rsidRPr="00971F64">
        <w:rPr>
          <w:color w:val="000000" w:themeColor="text1"/>
          <w:sz w:val="21"/>
          <w:szCs w:val="21"/>
          <w:vertAlign w:val="superscript"/>
        </w:rPr>
        <w:t>th</w:t>
      </w:r>
      <w:r w:rsidR="004C5EBF" w:rsidRPr="00971F64">
        <w:rPr>
          <w:color w:val="000000" w:themeColor="text1"/>
          <w:sz w:val="21"/>
          <w:szCs w:val="21"/>
        </w:rPr>
        <w:t xml:space="preserve"> percentile regardless of whether those days were within a 5+ day MHW; MHW events is the number of MHWs in a year, MHW days (5+) is the number of days </w:t>
      </w:r>
      <w:r w:rsidR="00731687" w:rsidRPr="00971F64">
        <w:rPr>
          <w:color w:val="000000" w:themeColor="text1"/>
          <w:sz w:val="21"/>
          <w:szCs w:val="21"/>
        </w:rPr>
        <w:t>within a MHW; Min and Max days are the length of individual MHWs. Mean intensity and other statistics are the intensity of the anomaly in °C.</w:t>
      </w:r>
      <w:proofErr w:type="gramEnd"/>
    </w:p>
    <w:p w14:paraId="4CF82BDE" w14:textId="77777777" w:rsidR="009F4E1D" w:rsidRPr="00971F64" w:rsidRDefault="009F4E1D" w:rsidP="00687004">
      <w:pPr>
        <w:adjustRightInd w:val="0"/>
        <w:snapToGrid w:val="0"/>
        <w:spacing w:line="240" w:lineRule="auto"/>
        <w:ind w:left="-284" w:right="-279"/>
        <w:contextualSpacing/>
        <w:jc w:val="both"/>
        <w:rPr>
          <w:sz w:val="21"/>
          <w:szCs w:val="21"/>
        </w:rPr>
      </w:pPr>
    </w:p>
    <w:tbl>
      <w:tblPr>
        <w:tblW w:w="5000" w:type="pct"/>
        <w:jc w:val="center"/>
        <w:tblCellMar>
          <w:left w:w="28" w:type="dxa"/>
          <w:right w:w="28" w:type="dxa"/>
        </w:tblCellMar>
        <w:tblLook w:val="04A0" w:firstRow="1" w:lastRow="0" w:firstColumn="1" w:lastColumn="0" w:noHBand="0" w:noVBand="1"/>
      </w:tblPr>
      <w:tblGrid>
        <w:gridCol w:w="2110"/>
        <w:gridCol w:w="640"/>
        <w:gridCol w:w="773"/>
        <w:gridCol w:w="724"/>
        <w:gridCol w:w="792"/>
        <w:gridCol w:w="893"/>
        <w:gridCol w:w="723"/>
        <w:gridCol w:w="762"/>
        <w:gridCol w:w="698"/>
        <w:gridCol w:w="588"/>
        <w:gridCol w:w="657"/>
      </w:tblGrid>
      <w:tr w:rsidR="007E7EEE" w:rsidRPr="00971F64" w14:paraId="5105A34D" w14:textId="77777777" w:rsidTr="002C2402">
        <w:trPr>
          <w:cantSplit/>
          <w:trHeight w:val="20"/>
          <w:tblHeader/>
          <w:jc w:val="center"/>
        </w:trPr>
        <w:tc>
          <w:tcPr>
            <w:tcW w:w="1127" w:type="pct"/>
            <w:tcBorders>
              <w:top w:val="nil"/>
              <w:left w:val="nil"/>
              <w:right w:val="nil"/>
            </w:tcBorders>
            <w:shd w:val="clear" w:color="auto" w:fill="auto"/>
            <w:hideMark/>
          </w:tcPr>
          <w:p w14:paraId="5A43B219" w14:textId="77777777" w:rsidR="00BB63AB" w:rsidRPr="00971F64" w:rsidRDefault="00BB63AB"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Site</w:t>
            </w:r>
          </w:p>
        </w:tc>
        <w:tc>
          <w:tcPr>
            <w:tcW w:w="342" w:type="pct"/>
            <w:tcBorders>
              <w:top w:val="nil"/>
              <w:left w:val="nil"/>
              <w:right w:val="nil"/>
            </w:tcBorders>
            <w:shd w:val="clear" w:color="auto" w:fill="auto"/>
            <w:hideMark/>
          </w:tcPr>
          <w:p w14:paraId="721441B8" w14:textId="77777777" w:rsidR="00BB63AB" w:rsidRPr="00971F64" w:rsidRDefault="00BB63AB"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Year</w:t>
            </w:r>
          </w:p>
        </w:tc>
        <w:tc>
          <w:tcPr>
            <w:tcW w:w="413" w:type="pct"/>
            <w:tcBorders>
              <w:top w:val="nil"/>
              <w:left w:val="nil"/>
              <w:right w:val="nil"/>
            </w:tcBorders>
            <w:shd w:val="clear" w:color="auto" w:fill="auto"/>
            <w:hideMark/>
          </w:tcPr>
          <w:p w14:paraId="0E2A2B7B" w14:textId="11AE4E99" w:rsidR="00BB63AB" w:rsidRPr="00971F64" w:rsidRDefault="00BB63AB"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Days</w:t>
            </w:r>
          </w:p>
        </w:tc>
        <w:tc>
          <w:tcPr>
            <w:tcW w:w="387" w:type="pct"/>
            <w:tcBorders>
              <w:top w:val="nil"/>
              <w:left w:val="nil"/>
              <w:right w:val="nil"/>
            </w:tcBorders>
            <w:shd w:val="clear" w:color="auto" w:fill="auto"/>
            <w:hideMark/>
          </w:tcPr>
          <w:p w14:paraId="02D2B613" w14:textId="670A0032" w:rsidR="00BB63AB" w:rsidRPr="00971F64" w:rsidRDefault="00BB63AB"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Days</w:t>
            </w:r>
          </w:p>
        </w:tc>
        <w:tc>
          <w:tcPr>
            <w:tcW w:w="900" w:type="pct"/>
            <w:gridSpan w:val="2"/>
            <w:tcBorders>
              <w:top w:val="nil"/>
              <w:left w:val="nil"/>
              <w:right w:val="nil"/>
            </w:tcBorders>
            <w:shd w:val="clear" w:color="auto" w:fill="auto"/>
            <w:hideMark/>
          </w:tcPr>
          <w:p w14:paraId="25090047" w14:textId="7670C249" w:rsidR="00BB63AB" w:rsidRPr="00971F64" w:rsidRDefault="00BB63AB"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MHWs</w:t>
            </w:r>
          </w:p>
        </w:tc>
        <w:tc>
          <w:tcPr>
            <w:tcW w:w="793" w:type="pct"/>
            <w:gridSpan w:val="2"/>
            <w:tcBorders>
              <w:top w:val="nil"/>
              <w:left w:val="nil"/>
              <w:right w:val="nil"/>
            </w:tcBorders>
            <w:shd w:val="clear" w:color="auto" w:fill="auto"/>
          </w:tcPr>
          <w:p w14:paraId="7A3175DA" w14:textId="3C7E0A06" w:rsidR="00BB63AB" w:rsidRPr="00971F64" w:rsidRDefault="00BB63AB"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MHW length (d)</w:t>
            </w:r>
          </w:p>
        </w:tc>
        <w:tc>
          <w:tcPr>
            <w:tcW w:w="1039" w:type="pct"/>
            <w:gridSpan w:val="3"/>
            <w:tcBorders>
              <w:top w:val="nil"/>
              <w:left w:val="nil"/>
              <w:right w:val="nil"/>
            </w:tcBorders>
            <w:shd w:val="clear" w:color="auto" w:fill="auto"/>
          </w:tcPr>
          <w:p w14:paraId="522ADA4D" w14:textId="1F4396A2" w:rsidR="00BB63AB" w:rsidRPr="00971F64" w:rsidRDefault="00BB63AB"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MHW intensity</w:t>
            </w:r>
          </w:p>
        </w:tc>
      </w:tr>
      <w:tr w:rsidR="007E7EEE" w:rsidRPr="00971F64" w14:paraId="0397C688" w14:textId="77777777" w:rsidTr="002C2402">
        <w:trPr>
          <w:cantSplit/>
          <w:trHeight w:val="20"/>
          <w:tblHeader/>
          <w:jc w:val="center"/>
        </w:trPr>
        <w:tc>
          <w:tcPr>
            <w:tcW w:w="1127" w:type="pct"/>
            <w:tcBorders>
              <w:left w:val="nil"/>
              <w:bottom w:val="single" w:sz="4" w:space="0" w:color="auto"/>
              <w:right w:val="nil"/>
            </w:tcBorders>
            <w:shd w:val="clear" w:color="auto" w:fill="auto"/>
          </w:tcPr>
          <w:p w14:paraId="0AE5371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
        </w:tc>
        <w:tc>
          <w:tcPr>
            <w:tcW w:w="342" w:type="pct"/>
            <w:tcBorders>
              <w:left w:val="nil"/>
              <w:bottom w:val="single" w:sz="4" w:space="0" w:color="auto"/>
              <w:right w:val="nil"/>
            </w:tcBorders>
            <w:shd w:val="clear" w:color="auto" w:fill="auto"/>
          </w:tcPr>
          <w:p w14:paraId="168055D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p>
        </w:tc>
        <w:tc>
          <w:tcPr>
            <w:tcW w:w="413" w:type="pct"/>
            <w:tcBorders>
              <w:left w:val="nil"/>
              <w:bottom w:val="single" w:sz="4" w:space="0" w:color="auto"/>
              <w:right w:val="nil"/>
            </w:tcBorders>
            <w:shd w:val="clear" w:color="auto" w:fill="auto"/>
          </w:tcPr>
          <w:p w14:paraId="5469C7B6" w14:textId="0893754E"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&gt;15</w:t>
            </w:r>
            <w:r w:rsidRPr="00971F64">
              <w:rPr>
                <w:color w:val="000000" w:themeColor="text1"/>
                <w:sz w:val="21"/>
                <w:szCs w:val="21"/>
              </w:rPr>
              <w:t>°</w:t>
            </w:r>
            <w:r w:rsidRPr="00971F64">
              <w:rPr>
                <w:color w:val="000000" w:themeColor="text1"/>
                <w:sz w:val="21"/>
                <w:szCs w:val="21"/>
                <w:lang w:val="en-US"/>
              </w:rPr>
              <w:t>C</w:t>
            </w:r>
          </w:p>
        </w:tc>
        <w:tc>
          <w:tcPr>
            <w:tcW w:w="387" w:type="pct"/>
            <w:tcBorders>
              <w:left w:val="nil"/>
              <w:bottom w:val="single" w:sz="4" w:space="0" w:color="auto"/>
              <w:right w:val="nil"/>
            </w:tcBorders>
            <w:shd w:val="clear" w:color="auto" w:fill="auto"/>
          </w:tcPr>
          <w:p w14:paraId="791F6A34" w14:textId="16C3ADB5"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&gt;90%</w:t>
            </w:r>
          </w:p>
        </w:tc>
        <w:tc>
          <w:tcPr>
            <w:tcW w:w="423" w:type="pct"/>
            <w:tcBorders>
              <w:left w:val="nil"/>
              <w:bottom w:val="single" w:sz="4" w:space="0" w:color="auto"/>
              <w:right w:val="nil"/>
            </w:tcBorders>
            <w:shd w:val="clear" w:color="auto" w:fill="auto"/>
          </w:tcPr>
          <w:p w14:paraId="453A4BF8" w14:textId="10F29D0C"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Events</w:t>
            </w:r>
          </w:p>
        </w:tc>
        <w:tc>
          <w:tcPr>
            <w:tcW w:w="476" w:type="pct"/>
            <w:tcBorders>
              <w:left w:val="nil"/>
              <w:bottom w:val="single" w:sz="4" w:space="0" w:color="auto"/>
              <w:right w:val="nil"/>
            </w:tcBorders>
            <w:shd w:val="clear" w:color="auto" w:fill="auto"/>
          </w:tcPr>
          <w:p w14:paraId="68814554" w14:textId="268EA175"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Days (5+)</w:t>
            </w:r>
          </w:p>
        </w:tc>
        <w:tc>
          <w:tcPr>
            <w:tcW w:w="386" w:type="pct"/>
            <w:tcBorders>
              <w:left w:val="nil"/>
              <w:bottom w:val="single" w:sz="4" w:space="0" w:color="auto"/>
              <w:right w:val="nil"/>
            </w:tcBorders>
            <w:shd w:val="clear" w:color="auto" w:fill="auto"/>
          </w:tcPr>
          <w:p w14:paraId="424D985C" w14:textId="78A570DC"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Min.</w:t>
            </w:r>
          </w:p>
        </w:tc>
        <w:tc>
          <w:tcPr>
            <w:tcW w:w="407" w:type="pct"/>
            <w:tcBorders>
              <w:left w:val="nil"/>
              <w:bottom w:val="single" w:sz="4" w:space="0" w:color="auto"/>
              <w:right w:val="nil"/>
            </w:tcBorders>
            <w:shd w:val="clear" w:color="auto" w:fill="auto"/>
          </w:tcPr>
          <w:p w14:paraId="35DACA07" w14:textId="3B5A8319"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Max.</w:t>
            </w:r>
          </w:p>
        </w:tc>
        <w:tc>
          <w:tcPr>
            <w:tcW w:w="373" w:type="pct"/>
            <w:tcBorders>
              <w:left w:val="nil"/>
              <w:bottom w:val="single" w:sz="4" w:space="0" w:color="auto"/>
              <w:right w:val="nil"/>
            </w:tcBorders>
            <w:shd w:val="clear" w:color="auto" w:fill="auto"/>
          </w:tcPr>
          <w:p w14:paraId="258548C2" w14:textId="05B67C59"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Mean</w:t>
            </w:r>
          </w:p>
        </w:tc>
        <w:tc>
          <w:tcPr>
            <w:tcW w:w="314" w:type="pct"/>
            <w:tcBorders>
              <w:left w:val="nil"/>
              <w:bottom w:val="single" w:sz="4" w:space="0" w:color="auto"/>
              <w:right w:val="nil"/>
            </w:tcBorders>
            <w:shd w:val="clear" w:color="auto" w:fill="auto"/>
          </w:tcPr>
          <w:p w14:paraId="054508A1" w14:textId="44CD1150"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Var.</w:t>
            </w:r>
          </w:p>
        </w:tc>
        <w:tc>
          <w:tcPr>
            <w:tcW w:w="351" w:type="pct"/>
            <w:tcBorders>
              <w:left w:val="nil"/>
              <w:bottom w:val="single" w:sz="4" w:space="0" w:color="auto"/>
              <w:right w:val="nil"/>
            </w:tcBorders>
            <w:shd w:val="clear" w:color="auto" w:fill="auto"/>
          </w:tcPr>
          <w:p w14:paraId="4468CD46" w14:textId="0A1DFFA2"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Max.</w:t>
            </w:r>
          </w:p>
        </w:tc>
      </w:tr>
      <w:tr w:rsidR="007E7EEE" w:rsidRPr="00971F64" w14:paraId="182D7AD1" w14:textId="77777777" w:rsidTr="002C2402">
        <w:trPr>
          <w:cantSplit/>
          <w:trHeight w:val="255"/>
          <w:jc w:val="center"/>
        </w:trPr>
        <w:tc>
          <w:tcPr>
            <w:tcW w:w="1127" w:type="pct"/>
            <w:tcBorders>
              <w:top w:val="single" w:sz="4" w:space="0" w:color="auto"/>
              <w:left w:val="nil"/>
              <w:bottom w:val="nil"/>
              <w:right w:val="nil"/>
            </w:tcBorders>
            <w:shd w:val="clear" w:color="auto" w:fill="auto"/>
            <w:hideMark/>
          </w:tcPr>
          <w:p w14:paraId="60569DF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single" w:sz="4" w:space="0" w:color="auto"/>
              <w:left w:val="nil"/>
              <w:bottom w:val="nil"/>
              <w:right w:val="nil"/>
            </w:tcBorders>
            <w:shd w:val="clear" w:color="auto" w:fill="auto"/>
            <w:hideMark/>
          </w:tcPr>
          <w:p w14:paraId="75F6A9C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1992</w:t>
            </w:r>
          </w:p>
        </w:tc>
        <w:tc>
          <w:tcPr>
            <w:tcW w:w="413" w:type="pct"/>
            <w:tcBorders>
              <w:top w:val="single" w:sz="4" w:space="0" w:color="auto"/>
              <w:left w:val="nil"/>
              <w:bottom w:val="nil"/>
              <w:right w:val="nil"/>
            </w:tcBorders>
            <w:shd w:val="clear" w:color="auto" w:fill="auto"/>
            <w:hideMark/>
          </w:tcPr>
          <w:p w14:paraId="12DD099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single" w:sz="4" w:space="0" w:color="auto"/>
              <w:left w:val="nil"/>
              <w:bottom w:val="nil"/>
              <w:right w:val="nil"/>
            </w:tcBorders>
            <w:shd w:val="clear" w:color="auto" w:fill="auto"/>
            <w:hideMark/>
          </w:tcPr>
          <w:p w14:paraId="44C5EA4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44</w:t>
            </w:r>
          </w:p>
        </w:tc>
        <w:tc>
          <w:tcPr>
            <w:tcW w:w="423" w:type="pct"/>
            <w:tcBorders>
              <w:top w:val="single" w:sz="4" w:space="0" w:color="auto"/>
              <w:left w:val="nil"/>
              <w:bottom w:val="nil"/>
              <w:right w:val="nil"/>
            </w:tcBorders>
            <w:shd w:val="clear" w:color="auto" w:fill="auto"/>
            <w:hideMark/>
          </w:tcPr>
          <w:p w14:paraId="77B897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single" w:sz="4" w:space="0" w:color="auto"/>
              <w:left w:val="nil"/>
              <w:bottom w:val="nil"/>
              <w:right w:val="nil"/>
            </w:tcBorders>
            <w:shd w:val="clear" w:color="auto" w:fill="auto"/>
            <w:hideMark/>
          </w:tcPr>
          <w:p w14:paraId="7FA76B8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33</w:t>
            </w:r>
          </w:p>
        </w:tc>
        <w:tc>
          <w:tcPr>
            <w:tcW w:w="386" w:type="pct"/>
            <w:tcBorders>
              <w:top w:val="single" w:sz="4" w:space="0" w:color="auto"/>
              <w:left w:val="nil"/>
              <w:bottom w:val="nil"/>
              <w:right w:val="nil"/>
            </w:tcBorders>
            <w:shd w:val="clear" w:color="auto" w:fill="auto"/>
            <w:hideMark/>
          </w:tcPr>
          <w:p w14:paraId="54D4FD5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single" w:sz="4" w:space="0" w:color="auto"/>
              <w:left w:val="nil"/>
              <w:bottom w:val="nil"/>
              <w:right w:val="nil"/>
            </w:tcBorders>
            <w:shd w:val="clear" w:color="auto" w:fill="auto"/>
            <w:hideMark/>
          </w:tcPr>
          <w:p w14:paraId="0A07268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73" w:type="pct"/>
            <w:tcBorders>
              <w:top w:val="single" w:sz="4" w:space="0" w:color="auto"/>
              <w:left w:val="nil"/>
              <w:bottom w:val="nil"/>
              <w:right w:val="nil"/>
            </w:tcBorders>
            <w:shd w:val="clear" w:color="auto" w:fill="auto"/>
            <w:hideMark/>
          </w:tcPr>
          <w:p w14:paraId="4F5EE16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2.03</w:t>
            </w:r>
          </w:p>
        </w:tc>
        <w:tc>
          <w:tcPr>
            <w:tcW w:w="314" w:type="pct"/>
            <w:tcBorders>
              <w:top w:val="single" w:sz="4" w:space="0" w:color="auto"/>
              <w:left w:val="nil"/>
              <w:bottom w:val="nil"/>
              <w:right w:val="nil"/>
            </w:tcBorders>
            <w:shd w:val="clear" w:color="auto" w:fill="auto"/>
            <w:hideMark/>
          </w:tcPr>
          <w:p w14:paraId="05FA727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w:t>
            </w:r>
          </w:p>
        </w:tc>
        <w:tc>
          <w:tcPr>
            <w:tcW w:w="351" w:type="pct"/>
            <w:tcBorders>
              <w:top w:val="single" w:sz="4" w:space="0" w:color="auto"/>
              <w:left w:val="nil"/>
              <w:bottom w:val="nil"/>
              <w:right w:val="nil"/>
            </w:tcBorders>
            <w:shd w:val="clear" w:color="auto" w:fill="auto"/>
            <w:hideMark/>
          </w:tcPr>
          <w:p w14:paraId="7405A8E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3.34</w:t>
            </w:r>
          </w:p>
        </w:tc>
      </w:tr>
      <w:tr w:rsidR="007E7EEE" w:rsidRPr="00971F64" w14:paraId="27B9BA40" w14:textId="77777777" w:rsidTr="002C2402">
        <w:trPr>
          <w:cantSplit/>
          <w:trHeight w:val="255"/>
          <w:jc w:val="center"/>
        </w:trPr>
        <w:tc>
          <w:tcPr>
            <w:tcW w:w="1127" w:type="pct"/>
            <w:tcBorders>
              <w:top w:val="nil"/>
              <w:left w:val="nil"/>
              <w:bottom w:val="nil"/>
              <w:right w:val="nil"/>
            </w:tcBorders>
            <w:shd w:val="clear" w:color="auto" w:fill="auto"/>
            <w:hideMark/>
          </w:tcPr>
          <w:p w14:paraId="23CD4FC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1679A94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1993</w:t>
            </w:r>
          </w:p>
        </w:tc>
        <w:tc>
          <w:tcPr>
            <w:tcW w:w="413" w:type="pct"/>
            <w:tcBorders>
              <w:top w:val="nil"/>
              <w:left w:val="nil"/>
              <w:bottom w:val="nil"/>
              <w:right w:val="nil"/>
            </w:tcBorders>
            <w:shd w:val="clear" w:color="auto" w:fill="auto"/>
            <w:hideMark/>
          </w:tcPr>
          <w:p w14:paraId="546006E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6</w:t>
            </w:r>
          </w:p>
        </w:tc>
        <w:tc>
          <w:tcPr>
            <w:tcW w:w="387" w:type="pct"/>
            <w:tcBorders>
              <w:top w:val="nil"/>
              <w:left w:val="nil"/>
              <w:bottom w:val="nil"/>
              <w:right w:val="nil"/>
            </w:tcBorders>
            <w:shd w:val="clear" w:color="auto" w:fill="auto"/>
            <w:hideMark/>
          </w:tcPr>
          <w:p w14:paraId="02F573E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42</w:t>
            </w:r>
          </w:p>
        </w:tc>
        <w:tc>
          <w:tcPr>
            <w:tcW w:w="423" w:type="pct"/>
            <w:tcBorders>
              <w:top w:val="nil"/>
              <w:left w:val="nil"/>
              <w:bottom w:val="nil"/>
              <w:right w:val="nil"/>
            </w:tcBorders>
            <w:shd w:val="clear" w:color="auto" w:fill="auto"/>
            <w:hideMark/>
          </w:tcPr>
          <w:p w14:paraId="1D6D4B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04E8DAE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w:t>
            </w:r>
          </w:p>
        </w:tc>
        <w:tc>
          <w:tcPr>
            <w:tcW w:w="386" w:type="pct"/>
            <w:tcBorders>
              <w:top w:val="nil"/>
              <w:left w:val="nil"/>
              <w:bottom w:val="nil"/>
              <w:right w:val="nil"/>
            </w:tcBorders>
            <w:shd w:val="clear" w:color="auto" w:fill="auto"/>
            <w:hideMark/>
          </w:tcPr>
          <w:p w14:paraId="7422C88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7574B3F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w:t>
            </w:r>
          </w:p>
        </w:tc>
        <w:tc>
          <w:tcPr>
            <w:tcW w:w="373" w:type="pct"/>
            <w:tcBorders>
              <w:top w:val="nil"/>
              <w:left w:val="nil"/>
              <w:bottom w:val="nil"/>
              <w:right w:val="nil"/>
            </w:tcBorders>
            <w:shd w:val="clear" w:color="auto" w:fill="auto"/>
            <w:hideMark/>
          </w:tcPr>
          <w:p w14:paraId="192A115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2.27</w:t>
            </w:r>
          </w:p>
        </w:tc>
        <w:tc>
          <w:tcPr>
            <w:tcW w:w="314" w:type="pct"/>
            <w:tcBorders>
              <w:top w:val="nil"/>
              <w:left w:val="nil"/>
              <w:bottom w:val="nil"/>
              <w:right w:val="nil"/>
            </w:tcBorders>
            <w:shd w:val="clear" w:color="auto" w:fill="auto"/>
            <w:hideMark/>
          </w:tcPr>
          <w:p w14:paraId="7DE7BFA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0.42</w:t>
            </w:r>
          </w:p>
        </w:tc>
        <w:tc>
          <w:tcPr>
            <w:tcW w:w="351" w:type="pct"/>
            <w:tcBorders>
              <w:top w:val="nil"/>
              <w:left w:val="nil"/>
              <w:bottom w:val="nil"/>
              <w:right w:val="nil"/>
            </w:tcBorders>
            <w:shd w:val="clear" w:color="auto" w:fill="auto"/>
            <w:hideMark/>
          </w:tcPr>
          <w:p w14:paraId="3EB1028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4.3</w:t>
            </w:r>
          </w:p>
        </w:tc>
      </w:tr>
      <w:tr w:rsidR="007E7EEE" w:rsidRPr="00971F64" w14:paraId="6E701E9D" w14:textId="77777777" w:rsidTr="002C2402">
        <w:trPr>
          <w:cantSplit/>
          <w:trHeight w:val="255"/>
          <w:jc w:val="center"/>
        </w:trPr>
        <w:tc>
          <w:tcPr>
            <w:tcW w:w="1127" w:type="pct"/>
            <w:tcBorders>
              <w:top w:val="nil"/>
              <w:left w:val="nil"/>
              <w:bottom w:val="nil"/>
              <w:right w:val="nil"/>
            </w:tcBorders>
            <w:shd w:val="clear" w:color="auto" w:fill="auto"/>
            <w:hideMark/>
          </w:tcPr>
          <w:p w14:paraId="1B2AE33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575CB1F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1994</w:t>
            </w:r>
          </w:p>
        </w:tc>
        <w:tc>
          <w:tcPr>
            <w:tcW w:w="413" w:type="pct"/>
            <w:tcBorders>
              <w:top w:val="nil"/>
              <w:left w:val="nil"/>
              <w:bottom w:val="nil"/>
              <w:right w:val="nil"/>
            </w:tcBorders>
            <w:shd w:val="clear" w:color="auto" w:fill="auto"/>
            <w:hideMark/>
          </w:tcPr>
          <w:p w14:paraId="1A252967"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14</w:t>
            </w:r>
          </w:p>
        </w:tc>
        <w:tc>
          <w:tcPr>
            <w:tcW w:w="387" w:type="pct"/>
            <w:tcBorders>
              <w:top w:val="nil"/>
              <w:left w:val="nil"/>
              <w:bottom w:val="nil"/>
              <w:right w:val="nil"/>
            </w:tcBorders>
            <w:shd w:val="clear" w:color="auto" w:fill="auto"/>
            <w:hideMark/>
          </w:tcPr>
          <w:p w14:paraId="1EB21CE0"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47</w:t>
            </w:r>
          </w:p>
        </w:tc>
        <w:tc>
          <w:tcPr>
            <w:tcW w:w="423" w:type="pct"/>
            <w:tcBorders>
              <w:top w:val="nil"/>
              <w:left w:val="nil"/>
              <w:bottom w:val="nil"/>
              <w:right w:val="nil"/>
            </w:tcBorders>
            <w:shd w:val="clear" w:color="auto" w:fill="auto"/>
            <w:hideMark/>
          </w:tcPr>
          <w:p w14:paraId="320A89A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594FA20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w:t>
            </w:r>
          </w:p>
        </w:tc>
        <w:tc>
          <w:tcPr>
            <w:tcW w:w="386" w:type="pct"/>
            <w:tcBorders>
              <w:top w:val="nil"/>
              <w:left w:val="nil"/>
              <w:bottom w:val="nil"/>
              <w:right w:val="nil"/>
            </w:tcBorders>
            <w:shd w:val="clear" w:color="auto" w:fill="auto"/>
            <w:hideMark/>
          </w:tcPr>
          <w:p w14:paraId="5F0903D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w:t>
            </w:r>
          </w:p>
        </w:tc>
        <w:tc>
          <w:tcPr>
            <w:tcW w:w="407" w:type="pct"/>
            <w:tcBorders>
              <w:top w:val="nil"/>
              <w:left w:val="nil"/>
              <w:bottom w:val="nil"/>
              <w:right w:val="nil"/>
            </w:tcBorders>
            <w:shd w:val="clear" w:color="auto" w:fill="auto"/>
            <w:hideMark/>
          </w:tcPr>
          <w:p w14:paraId="77E572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w:t>
            </w:r>
          </w:p>
        </w:tc>
        <w:tc>
          <w:tcPr>
            <w:tcW w:w="373" w:type="pct"/>
            <w:tcBorders>
              <w:top w:val="nil"/>
              <w:left w:val="nil"/>
              <w:bottom w:val="nil"/>
              <w:right w:val="nil"/>
            </w:tcBorders>
            <w:shd w:val="clear" w:color="auto" w:fill="auto"/>
            <w:hideMark/>
          </w:tcPr>
          <w:p w14:paraId="38789DD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2.64</w:t>
            </w:r>
          </w:p>
        </w:tc>
        <w:tc>
          <w:tcPr>
            <w:tcW w:w="314" w:type="pct"/>
            <w:tcBorders>
              <w:top w:val="nil"/>
              <w:left w:val="nil"/>
              <w:bottom w:val="nil"/>
              <w:right w:val="nil"/>
            </w:tcBorders>
            <w:shd w:val="clear" w:color="auto" w:fill="auto"/>
            <w:hideMark/>
          </w:tcPr>
          <w:p w14:paraId="064B090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0.71</w:t>
            </w:r>
          </w:p>
        </w:tc>
        <w:tc>
          <w:tcPr>
            <w:tcW w:w="351" w:type="pct"/>
            <w:tcBorders>
              <w:top w:val="nil"/>
              <w:left w:val="nil"/>
              <w:bottom w:val="nil"/>
              <w:right w:val="nil"/>
            </w:tcBorders>
            <w:shd w:val="clear" w:color="auto" w:fill="auto"/>
            <w:hideMark/>
          </w:tcPr>
          <w:p w14:paraId="07A560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4.14</w:t>
            </w:r>
          </w:p>
        </w:tc>
      </w:tr>
      <w:tr w:rsidR="007E7EEE" w:rsidRPr="00971F64" w14:paraId="47A2A037" w14:textId="77777777" w:rsidTr="002C2402">
        <w:trPr>
          <w:cantSplit/>
          <w:trHeight w:val="255"/>
          <w:jc w:val="center"/>
        </w:trPr>
        <w:tc>
          <w:tcPr>
            <w:tcW w:w="1127" w:type="pct"/>
            <w:tcBorders>
              <w:top w:val="nil"/>
              <w:left w:val="nil"/>
              <w:bottom w:val="nil"/>
              <w:right w:val="nil"/>
            </w:tcBorders>
            <w:shd w:val="clear" w:color="auto" w:fill="auto"/>
            <w:hideMark/>
          </w:tcPr>
          <w:p w14:paraId="5E536D0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4189EF38"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1995</w:t>
            </w:r>
          </w:p>
        </w:tc>
        <w:tc>
          <w:tcPr>
            <w:tcW w:w="413" w:type="pct"/>
            <w:tcBorders>
              <w:top w:val="nil"/>
              <w:left w:val="nil"/>
              <w:bottom w:val="nil"/>
              <w:right w:val="nil"/>
            </w:tcBorders>
            <w:shd w:val="clear" w:color="auto" w:fill="auto"/>
            <w:hideMark/>
          </w:tcPr>
          <w:p w14:paraId="63AB1D1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3688152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59</w:t>
            </w:r>
          </w:p>
        </w:tc>
        <w:tc>
          <w:tcPr>
            <w:tcW w:w="423" w:type="pct"/>
            <w:tcBorders>
              <w:top w:val="nil"/>
              <w:left w:val="nil"/>
              <w:bottom w:val="nil"/>
              <w:right w:val="nil"/>
            </w:tcBorders>
            <w:shd w:val="clear" w:color="auto" w:fill="auto"/>
            <w:hideMark/>
          </w:tcPr>
          <w:p w14:paraId="1DA1826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581419C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46</w:t>
            </w:r>
          </w:p>
        </w:tc>
        <w:tc>
          <w:tcPr>
            <w:tcW w:w="386" w:type="pct"/>
            <w:tcBorders>
              <w:top w:val="nil"/>
              <w:left w:val="nil"/>
              <w:bottom w:val="nil"/>
              <w:right w:val="nil"/>
            </w:tcBorders>
            <w:shd w:val="clear" w:color="auto" w:fill="auto"/>
            <w:hideMark/>
          </w:tcPr>
          <w:p w14:paraId="162D02B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7CEEFA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373" w:type="pct"/>
            <w:tcBorders>
              <w:top w:val="nil"/>
              <w:left w:val="nil"/>
              <w:bottom w:val="nil"/>
              <w:right w:val="nil"/>
            </w:tcBorders>
            <w:shd w:val="clear" w:color="auto" w:fill="auto"/>
            <w:hideMark/>
          </w:tcPr>
          <w:p w14:paraId="38CC3E6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2.14</w:t>
            </w:r>
          </w:p>
        </w:tc>
        <w:tc>
          <w:tcPr>
            <w:tcW w:w="314" w:type="pct"/>
            <w:tcBorders>
              <w:top w:val="nil"/>
              <w:left w:val="nil"/>
              <w:bottom w:val="nil"/>
              <w:right w:val="nil"/>
            </w:tcBorders>
            <w:shd w:val="clear" w:color="auto" w:fill="auto"/>
            <w:hideMark/>
          </w:tcPr>
          <w:p w14:paraId="0E827E0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0.47</w:t>
            </w:r>
          </w:p>
        </w:tc>
        <w:tc>
          <w:tcPr>
            <w:tcW w:w="351" w:type="pct"/>
            <w:tcBorders>
              <w:top w:val="nil"/>
              <w:left w:val="nil"/>
              <w:bottom w:val="nil"/>
              <w:right w:val="nil"/>
            </w:tcBorders>
            <w:shd w:val="clear" w:color="auto" w:fill="auto"/>
            <w:hideMark/>
          </w:tcPr>
          <w:p w14:paraId="3F29F4D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5.18</w:t>
            </w:r>
          </w:p>
        </w:tc>
      </w:tr>
      <w:tr w:rsidR="007E7EEE" w:rsidRPr="00971F64" w14:paraId="205522DE" w14:textId="77777777" w:rsidTr="002C2402">
        <w:trPr>
          <w:cantSplit/>
          <w:trHeight w:val="255"/>
          <w:jc w:val="center"/>
        </w:trPr>
        <w:tc>
          <w:tcPr>
            <w:tcW w:w="1127" w:type="pct"/>
            <w:tcBorders>
              <w:top w:val="nil"/>
              <w:left w:val="nil"/>
              <w:bottom w:val="nil"/>
              <w:right w:val="nil"/>
            </w:tcBorders>
            <w:shd w:val="clear" w:color="auto" w:fill="auto"/>
            <w:hideMark/>
          </w:tcPr>
          <w:p w14:paraId="44E93C1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42B31D9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1996</w:t>
            </w:r>
          </w:p>
        </w:tc>
        <w:tc>
          <w:tcPr>
            <w:tcW w:w="413" w:type="pct"/>
            <w:tcBorders>
              <w:top w:val="nil"/>
              <w:left w:val="nil"/>
              <w:bottom w:val="nil"/>
              <w:right w:val="nil"/>
            </w:tcBorders>
            <w:shd w:val="clear" w:color="auto" w:fill="auto"/>
            <w:hideMark/>
          </w:tcPr>
          <w:p w14:paraId="6C82FE86"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86B3E4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18</w:t>
            </w:r>
          </w:p>
        </w:tc>
        <w:tc>
          <w:tcPr>
            <w:tcW w:w="423" w:type="pct"/>
            <w:tcBorders>
              <w:top w:val="nil"/>
              <w:left w:val="nil"/>
              <w:bottom w:val="nil"/>
              <w:right w:val="nil"/>
            </w:tcBorders>
            <w:shd w:val="clear" w:color="auto" w:fill="auto"/>
            <w:hideMark/>
          </w:tcPr>
          <w:p w14:paraId="4540534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FC6A0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86" w:type="pct"/>
            <w:tcBorders>
              <w:top w:val="nil"/>
              <w:left w:val="nil"/>
              <w:bottom w:val="nil"/>
              <w:right w:val="nil"/>
            </w:tcBorders>
            <w:shd w:val="clear" w:color="auto" w:fill="auto"/>
            <w:hideMark/>
          </w:tcPr>
          <w:p w14:paraId="11F62E5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407" w:type="pct"/>
            <w:tcBorders>
              <w:top w:val="nil"/>
              <w:left w:val="nil"/>
              <w:bottom w:val="nil"/>
              <w:right w:val="nil"/>
            </w:tcBorders>
            <w:shd w:val="clear" w:color="auto" w:fill="auto"/>
            <w:hideMark/>
          </w:tcPr>
          <w:p w14:paraId="2C5BCA5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73" w:type="pct"/>
            <w:tcBorders>
              <w:top w:val="nil"/>
              <w:left w:val="nil"/>
              <w:bottom w:val="nil"/>
              <w:right w:val="nil"/>
            </w:tcBorders>
            <w:shd w:val="clear" w:color="auto" w:fill="auto"/>
            <w:hideMark/>
          </w:tcPr>
          <w:p w14:paraId="586E618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1.78</w:t>
            </w:r>
          </w:p>
        </w:tc>
        <w:tc>
          <w:tcPr>
            <w:tcW w:w="314" w:type="pct"/>
            <w:tcBorders>
              <w:top w:val="nil"/>
              <w:left w:val="nil"/>
              <w:bottom w:val="nil"/>
              <w:right w:val="nil"/>
            </w:tcBorders>
            <w:shd w:val="clear" w:color="auto" w:fill="auto"/>
            <w:hideMark/>
          </w:tcPr>
          <w:p w14:paraId="1DA0E79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0.16</w:t>
            </w:r>
          </w:p>
        </w:tc>
        <w:tc>
          <w:tcPr>
            <w:tcW w:w="351" w:type="pct"/>
            <w:tcBorders>
              <w:top w:val="nil"/>
              <w:left w:val="nil"/>
              <w:bottom w:val="nil"/>
              <w:right w:val="nil"/>
            </w:tcBorders>
            <w:shd w:val="clear" w:color="auto" w:fill="auto"/>
            <w:hideMark/>
          </w:tcPr>
          <w:p w14:paraId="40E15A6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1.98</w:t>
            </w:r>
          </w:p>
        </w:tc>
      </w:tr>
      <w:tr w:rsidR="007E7EEE" w:rsidRPr="00971F64" w14:paraId="5AD79B66" w14:textId="77777777" w:rsidTr="002C2402">
        <w:trPr>
          <w:cantSplit/>
          <w:trHeight w:val="255"/>
          <w:jc w:val="center"/>
        </w:trPr>
        <w:tc>
          <w:tcPr>
            <w:tcW w:w="1127" w:type="pct"/>
            <w:tcBorders>
              <w:top w:val="nil"/>
              <w:left w:val="nil"/>
              <w:bottom w:val="nil"/>
              <w:right w:val="nil"/>
            </w:tcBorders>
            <w:shd w:val="clear" w:color="auto" w:fill="auto"/>
            <w:hideMark/>
          </w:tcPr>
          <w:p w14:paraId="7D275A2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69B9F97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1997</w:t>
            </w:r>
          </w:p>
        </w:tc>
        <w:tc>
          <w:tcPr>
            <w:tcW w:w="413" w:type="pct"/>
            <w:tcBorders>
              <w:top w:val="nil"/>
              <w:left w:val="nil"/>
              <w:bottom w:val="nil"/>
              <w:right w:val="nil"/>
            </w:tcBorders>
            <w:shd w:val="clear" w:color="auto" w:fill="auto"/>
            <w:hideMark/>
          </w:tcPr>
          <w:p w14:paraId="1EA3EA6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30</w:t>
            </w:r>
          </w:p>
        </w:tc>
        <w:tc>
          <w:tcPr>
            <w:tcW w:w="387" w:type="pct"/>
            <w:tcBorders>
              <w:top w:val="nil"/>
              <w:left w:val="nil"/>
              <w:bottom w:val="nil"/>
              <w:right w:val="nil"/>
            </w:tcBorders>
            <w:shd w:val="clear" w:color="auto" w:fill="auto"/>
            <w:hideMark/>
          </w:tcPr>
          <w:p w14:paraId="11633BC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128</w:t>
            </w:r>
          </w:p>
        </w:tc>
        <w:tc>
          <w:tcPr>
            <w:tcW w:w="423" w:type="pct"/>
            <w:tcBorders>
              <w:top w:val="nil"/>
              <w:left w:val="nil"/>
              <w:bottom w:val="nil"/>
              <w:right w:val="nil"/>
            </w:tcBorders>
            <w:shd w:val="clear" w:color="auto" w:fill="auto"/>
            <w:hideMark/>
          </w:tcPr>
          <w:p w14:paraId="26F9A93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52DCC3D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114</w:t>
            </w:r>
          </w:p>
        </w:tc>
        <w:tc>
          <w:tcPr>
            <w:tcW w:w="386" w:type="pct"/>
            <w:tcBorders>
              <w:top w:val="nil"/>
              <w:left w:val="nil"/>
              <w:bottom w:val="nil"/>
              <w:right w:val="nil"/>
            </w:tcBorders>
            <w:shd w:val="clear" w:color="auto" w:fill="auto"/>
            <w:hideMark/>
          </w:tcPr>
          <w:p w14:paraId="7A51354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407" w:type="pct"/>
            <w:tcBorders>
              <w:top w:val="nil"/>
              <w:left w:val="nil"/>
              <w:bottom w:val="nil"/>
              <w:right w:val="nil"/>
            </w:tcBorders>
            <w:shd w:val="clear" w:color="auto" w:fill="auto"/>
            <w:hideMark/>
          </w:tcPr>
          <w:p w14:paraId="187553B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50</w:t>
            </w:r>
          </w:p>
        </w:tc>
        <w:tc>
          <w:tcPr>
            <w:tcW w:w="373" w:type="pct"/>
            <w:tcBorders>
              <w:top w:val="nil"/>
              <w:left w:val="nil"/>
              <w:bottom w:val="nil"/>
              <w:right w:val="nil"/>
            </w:tcBorders>
            <w:shd w:val="clear" w:color="auto" w:fill="auto"/>
            <w:hideMark/>
          </w:tcPr>
          <w:p w14:paraId="6819371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2.21</w:t>
            </w:r>
          </w:p>
        </w:tc>
        <w:tc>
          <w:tcPr>
            <w:tcW w:w="314" w:type="pct"/>
            <w:tcBorders>
              <w:top w:val="nil"/>
              <w:left w:val="nil"/>
              <w:bottom w:val="nil"/>
              <w:right w:val="nil"/>
            </w:tcBorders>
            <w:shd w:val="clear" w:color="auto" w:fill="auto"/>
            <w:hideMark/>
          </w:tcPr>
          <w:p w14:paraId="2A62921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0.48</w:t>
            </w:r>
          </w:p>
        </w:tc>
        <w:tc>
          <w:tcPr>
            <w:tcW w:w="351" w:type="pct"/>
            <w:tcBorders>
              <w:top w:val="nil"/>
              <w:left w:val="nil"/>
              <w:bottom w:val="nil"/>
              <w:right w:val="nil"/>
            </w:tcBorders>
            <w:shd w:val="clear" w:color="auto" w:fill="auto"/>
            <w:hideMark/>
          </w:tcPr>
          <w:p w14:paraId="228B736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4.25</w:t>
            </w:r>
          </w:p>
        </w:tc>
      </w:tr>
      <w:tr w:rsidR="007E7EEE" w:rsidRPr="00971F64" w14:paraId="4900F77E" w14:textId="77777777" w:rsidTr="002C2402">
        <w:trPr>
          <w:cantSplit/>
          <w:trHeight w:val="255"/>
          <w:jc w:val="center"/>
        </w:trPr>
        <w:tc>
          <w:tcPr>
            <w:tcW w:w="1127" w:type="pct"/>
            <w:tcBorders>
              <w:top w:val="nil"/>
              <w:left w:val="nil"/>
              <w:bottom w:val="nil"/>
              <w:right w:val="nil"/>
            </w:tcBorders>
            <w:shd w:val="clear" w:color="auto" w:fill="auto"/>
            <w:hideMark/>
          </w:tcPr>
          <w:p w14:paraId="1C71757E"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47B529A8"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1998</w:t>
            </w:r>
          </w:p>
        </w:tc>
        <w:tc>
          <w:tcPr>
            <w:tcW w:w="413" w:type="pct"/>
            <w:tcBorders>
              <w:top w:val="nil"/>
              <w:left w:val="nil"/>
              <w:bottom w:val="nil"/>
              <w:right w:val="nil"/>
            </w:tcBorders>
            <w:shd w:val="clear" w:color="auto" w:fill="auto"/>
            <w:hideMark/>
          </w:tcPr>
          <w:p w14:paraId="0C0BE56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14</w:t>
            </w:r>
          </w:p>
        </w:tc>
        <w:tc>
          <w:tcPr>
            <w:tcW w:w="387" w:type="pct"/>
            <w:tcBorders>
              <w:top w:val="nil"/>
              <w:left w:val="nil"/>
              <w:bottom w:val="nil"/>
              <w:right w:val="nil"/>
            </w:tcBorders>
            <w:shd w:val="clear" w:color="auto" w:fill="auto"/>
            <w:hideMark/>
          </w:tcPr>
          <w:p w14:paraId="3F6D66C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144</w:t>
            </w:r>
          </w:p>
        </w:tc>
        <w:tc>
          <w:tcPr>
            <w:tcW w:w="423" w:type="pct"/>
            <w:tcBorders>
              <w:top w:val="nil"/>
              <w:left w:val="nil"/>
              <w:bottom w:val="nil"/>
              <w:right w:val="nil"/>
            </w:tcBorders>
            <w:shd w:val="clear" w:color="auto" w:fill="auto"/>
            <w:hideMark/>
          </w:tcPr>
          <w:p w14:paraId="630DCF5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23D91D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135</w:t>
            </w:r>
          </w:p>
        </w:tc>
        <w:tc>
          <w:tcPr>
            <w:tcW w:w="386" w:type="pct"/>
            <w:tcBorders>
              <w:top w:val="nil"/>
              <w:left w:val="nil"/>
              <w:bottom w:val="nil"/>
              <w:right w:val="nil"/>
            </w:tcBorders>
            <w:shd w:val="clear" w:color="auto" w:fill="auto"/>
            <w:hideMark/>
          </w:tcPr>
          <w:p w14:paraId="5B4E3F0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63D49C8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40</w:t>
            </w:r>
          </w:p>
        </w:tc>
        <w:tc>
          <w:tcPr>
            <w:tcW w:w="373" w:type="pct"/>
            <w:tcBorders>
              <w:top w:val="nil"/>
              <w:left w:val="nil"/>
              <w:bottom w:val="nil"/>
              <w:right w:val="nil"/>
            </w:tcBorders>
            <w:shd w:val="clear" w:color="auto" w:fill="auto"/>
            <w:hideMark/>
          </w:tcPr>
          <w:p w14:paraId="6E84B3B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1.98</w:t>
            </w:r>
          </w:p>
        </w:tc>
        <w:tc>
          <w:tcPr>
            <w:tcW w:w="314" w:type="pct"/>
            <w:tcBorders>
              <w:top w:val="nil"/>
              <w:left w:val="nil"/>
              <w:bottom w:val="nil"/>
              <w:right w:val="nil"/>
            </w:tcBorders>
            <w:shd w:val="clear" w:color="auto" w:fill="auto"/>
            <w:hideMark/>
          </w:tcPr>
          <w:p w14:paraId="73F0404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0.39</w:t>
            </w:r>
          </w:p>
        </w:tc>
        <w:tc>
          <w:tcPr>
            <w:tcW w:w="351" w:type="pct"/>
            <w:tcBorders>
              <w:top w:val="nil"/>
              <w:left w:val="nil"/>
              <w:bottom w:val="nil"/>
              <w:right w:val="nil"/>
            </w:tcBorders>
            <w:shd w:val="clear" w:color="auto" w:fill="auto"/>
            <w:hideMark/>
          </w:tcPr>
          <w:p w14:paraId="62E0113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3.81</w:t>
            </w:r>
          </w:p>
        </w:tc>
      </w:tr>
      <w:tr w:rsidR="007E7EEE" w:rsidRPr="00971F64" w14:paraId="7728E04B" w14:textId="77777777" w:rsidTr="002C2402">
        <w:trPr>
          <w:cantSplit/>
          <w:trHeight w:val="255"/>
          <w:jc w:val="center"/>
        </w:trPr>
        <w:tc>
          <w:tcPr>
            <w:tcW w:w="1127" w:type="pct"/>
            <w:tcBorders>
              <w:top w:val="nil"/>
              <w:left w:val="nil"/>
              <w:bottom w:val="nil"/>
              <w:right w:val="nil"/>
            </w:tcBorders>
            <w:shd w:val="clear" w:color="auto" w:fill="auto"/>
            <w:hideMark/>
          </w:tcPr>
          <w:p w14:paraId="4523836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7E75C09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1999</w:t>
            </w:r>
          </w:p>
        </w:tc>
        <w:tc>
          <w:tcPr>
            <w:tcW w:w="413" w:type="pct"/>
            <w:tcBorders>
              <w:top w:val="nil"/>
              <w:left w:val="nil"/>
              <w:bottom w:val="nil"/>
              <w:right w:val="nil"/>
            </w:tcBorders>
            <w:shd w:val="clear" w:color="auto" w:fill="auto"/>
            <w:hideMark/>
          </w:tcPr>
          <w:p w14:paraId="066A527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37E9C75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E912BF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250C15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F1687F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0E6BDD2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5B0F549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762D0CA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94A6C4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14351476" w14:textId="77777777" w:rsidTr="002C2402">
        <w:trPr>
          <w:cantSplit/>
          <w:trHeight w:val="255"/>
          <w:jc w:val="center"/>
        </w:trPr>
        <w:tc>
          <w:tcPr>
            <w:tcW w:w="1127" w:type="pct"/>
            <w:tcBorders>
              <w:top w:val="nil"/>
              <w:left w:val="nil"/>
              <w:bottom w:val="nil"/>
              <w:right w:val="nil"/>
            </w:tcBorders>
            <w:shd w:val="clear" w:color="auto" w:fill="auto"/>
            <w:hideMark/>
          </w:tcPr>
          <w:p w14:paraId="76318AC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65A656C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2000</w:t>
            </w:r>
          </w:p>
        </w:tc>
        <w:tc>
          <w:tcPr>
            <w:tcW w:w="413" w:type="pct"/>
            <w:tcBorders>
              <w:top w:val="nil"/>
              <w:left w:val="nil"/>
              <w:bottom w:val="nil"/>
              <w:right w:val="nil"/>
            </w:tcBorders>
            <w:shd w:val="clear" w:color="auto" w:fill="auto"/>
            <w:hideMark/>
          </w:tcPr>
          <w:p w14:paraId="395CD43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3945D803"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477CAE0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152C17B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7964F3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3C69263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28EB681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6A0513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5FDBF43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6635C24D" w14:textId="77777777" w:rsidTr="002C2402">
        <w:trPr>
          <w:cantSplit/>
          <w:trHeight w:val="255"/>
          <w:jc w:val="center"/>
        </w:trPr>
        <w:tc>
          <w:tcPr>
            <w:tcW w:w="1127" w:type="pct"/>
            <w:tcBorders>
              <w:top w:val="nil"/>
              <w:left w:val="nil"/>
              <w:bottom w:val="nil"/>
              <w:right w:val="nil"/>
            </w:tcBorders>
            <w:shd w:val="clear" w:color="auto" w:fill="auto"/>
            <w:hideMark/>
          </w:tcPr>
          <w:p w14:paraId="535EBFF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74F7636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2001</w:t>
            </w:r>
          </w:p>
        </w:tc>
        <w:tc>
          <w:tcPr>
            <w:tcW w:w="413" w:type="pct"/>
            <w:tcBorders>
              <w:top w:val="nil"/>
              <w:left w:val="nil"/>
              <w:bottom w:val="nil"/>
              <w:right w:val="nil"/>
            </w:tcBorders>
            <w:shd w:val="clear" w:color="auto" w:fill="auto"/>
            <w:hideMark/>
          </w:tcPr>
          <w:p w14:paraId="51AD969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B7660B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576A1C9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1CD8605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33F5CBD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779AD5B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0A04E38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7899B88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C4961B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C85C5F7" w14:textId="77777777" w:rsidTr="002C2402">
        <w:trPr>
          <w:cantSplit/>
          <w:trHeight w:val="255"/>
          <w:jc w:val="center"/>
        </w:trPr>
        <w:tc>
          <w:tcPr>
            <w:tcW w:w="1127" w:type="pct"/>
            <w:tcBorders>
              <w:top w:val="nil"/>
              <w:left w:val="nil"/>
              <w:bottom w:val="nil"/>
              <w:right w:val="nil"/>
            </w:tcBorders>
            <w:shd w:val="clear" w:color="auto" w:fill="auto"/>
            <w:hideMark/>
          </w:tcPr>
          <w:p w14:paraId="376BFF9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4539ABE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2002</w:t>
            </w:r>
          </w:p>
        </w:tc>
        <w:tc>
          <w:tcPr>
            <w:tcW w:w="413" w:type="pct"/>
            <w:tcBorders>
              <w:top w:val="nil"/>
              <w:left w:val="nil"/>
              <w:bottom w:val="nil"/>
              <w:right w:val="nil"/>
            </w:tcBorders>
            <w:shd w:val="clear" w:color="auto" w:fill="auto"/>
            <w:hideMark/>
          </w:tcPr>
          <w:p w14:paraId="5084D1E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2745C1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12</w:t>
            </w:r>
          </w:p>
        </w:tc>
        <w:tc>
          <w:tcPr>
            <w:tcW w:w="423" w:type="pct"/>
            <w:tcBorders>
              <w:top w:val="nil"/>
              <w:left w:val="nil"/>
              <w:bottom w:val="nil"/>
              <w:right w:val="nil"/>
            </w:tcBorders>
            <w:shd w:val="clear" w:color="auto" w:fill="auto"/>
            <w:hideMark/>
          </w:tcPr>
          <w:p w14:paraId="14FE80E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02A4ED6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w:t>
            </w:r>
          </w:p>
        </w:tc>
        <w:tc>
          <w:tcPr>
            <w:tcW w:w="386" w:type="pct"/>
            <w:tcBorders>
              <w:top w:val="nil"/>
              <w:left w:val="nil"/>
              <w:bottom w:val="nil"/>
              <w:right w:val="nil"/>
            </w:tcBorders>
            <w:shd w:val="clear" w:color="auto" w:fill="auto"/>
            <w:hideMark/>
          </w:tcPr>
          <w:p w14:paraId="0C33373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w:t>
            </w:r>
          </w:p>
        </w:tc>
        <w:tc>
          <w:tcPr>
            <w:tcW w:w="407" w:type="pct"/>
            <w:tcBorders>
              <w:top w:val="nil"/>
              <w:left w:val="nil"/>
              <w:bottom w:val="nil"/>
              <w:right w:val="nil"/>
            </w:tcBorders>
            <w:shd w:val="clear" w:color="auto" w:fill="auto"/>
            <w:hideMark/>
          </w:tcPr>
          <w:p w14:paraId="23DA33C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w:t>
            </w:r>
          </w:p>
        </w:tc>
        <w:tc>
          <w:tcPr>
            <w:tcW w:w="373" w:type="pct"/>
            <w:tcBorders>
              <w:top w:val="nil"/>
              <w:left w:val="nil"/>
              <w:bottom w:val="nil"/>
              <w:right w:val="nil"/>
            </w:tcBorders>
            <w:shd w:val="clear" w:color="auto" w:fill="auto"/>
            <w:hideMark/>
          </w:tcPr>
          <w:p w14:paraId="0501B20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1.55</w:t>
            </w:r>
          </w:p>
        </w:tc>
        <w:tc>
          <w:tcPr>
            <w:tcW w:w="314" w:type="pct"/>
            <w:tcBorders>
              <w:top w:val="nil"/>
              <w:left w:val="nil"/>
              <w:bottom w:val="nil"/>
              <w:right w:val="nil"/>
            </w:tcBorders>
            <w:shd w:val="clear" w:color="auto" w:fill="auto"/>
            <w:hideMark/>
          </w:tcPr>
          <w:p w14:paraId="2D1879F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0.24</w:t>
            </w:r>
          </w:p>
        </w:tc>
        <w:tc>
          <w:tcPr>
            <w:tcW w:w="351" w:type="pct"/>
            <w:tcBorders>
              <w:top w:val="nil"/>
              <w:left w:val="nil"/>
              <w:bottom w:val="nil"/>
              <w:right w:val="nil"/>
            </w:tcBorders>
            <w:shd w:val="clear" w:color="auto" w:fill="auto"/>
            <w:hideMark/>
          </w:tcPr>
          <w:p w14:paraId="1F0C0E1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1.92</w:t>
            </w:r>
          </w:p>
        </w:tc>
      </w:tr>
      <w:tr w:rsidR="007E7EEE" w:rsidRPr="00971F64" w14:paraId="0EBC4567" w14:textId="77777777" w:rsidTr="002C2402">
        <w:trPr>
          <w:cantSplit/>
          <w:trHeight w:val="255"/>
          <w:jc w:val="center"/>
        </w:trPr>
        <w:tc>
          <w:tcPr>
            <w:tcW w:w="1127" w:type="pct"/>
            <w:tcBorders>
              <w:top w:val="nil"/>
              <w:left w:val="nil"/>
              <w:bottom w:val="nil"/>
              <w:right w:val="nil"/>
            </w:tcBorders>
            <w:shd w:val="clear" w:color="auto" w:fill="auto"/>
            <w:hideMark/>
          </w:tcPr>
          <w:p w14:paraId="23084DA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1097518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2003</w:t>
            </w:r>
          </w:p>
        </w:tc>
        <w:tc>
          <w:tcPr>
            <w:tcW w:w="413" w:type="pct"/>
            <w:tcBorders>
              <w:top w:val="nil"/>
              <w:left w:val="nil"/>
              <w:bottom w:val="nil"/>
              <w:right w:val="nil"/>
            </w:tcBorders>
            <w:shd w:val="clear" w:color="auto" w:fill="auto"/>
            <w:hideMark/>
          </w:tcPr>
          <w:p w14:paraId="18205C9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2C8BC356"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31</w:t>
            </w:r>
          </w:p>
        </w:tc>
        <w:tc>
          <w:tcPr>
            <w:tcW w:w="423" w:type="pct"/>
            <w:tcBorders>
              <w:top w:val="nil"/>
              <w:left w:val="nil"/>
              <w:bottom w:val="nil"/>
              <w:right w:val="nil"/>
            </w:tcBorders>
            <w:shd w:val="clear" w:color="auto" w:fill="auto"/>
            <w:hideMark/>
          </w:tcPr>
          <w:p w14:paraId="08D1933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6B09ACC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w:t>
            </w:r>
          </w:p>
        </w:tc>
        <w:tc>
          <w:tcPr>
            <w:tcW w:w="386" w:type="pct"/>
            <w:tcBorders>
              <w:top w:val="nil"/>
              <w:left w:val="nil"/>
              <w:bottom w:val="nil"/>
              <w:right w:val="nil"/>
            </w:tcBorders>
            <w:shd w:val="clear" w:color="auto" w:fill="auto"/>
            <w:hideMark/>
          </w:tcPr>
          <w:p w14:paraId="6D36909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6156EDB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373" w:type="pct"/>
            <w:tcBorders>
              <w:top w:val="nil"/>
              <w:left w:val="nil"/>
              <w:bottom w:val="nil"/>
              <w:right w:val="nil"/>
            </w:tcBorders>
            <w:shd w:val="clear" w:color="auto" w:fill="auto"/>
            <w:hideMark/>
          </w:tcPr>
          <w:p w14:paraId="5EEA6A1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1.67</w:t>
            </w:r>
          </w:p>
        </w:tc>
        <w:tc>
          <w:tcPr>
            <w:tcW w:w="314" w:type="pct"/>
            <w:tcBorders>
              <w:top w:val="nil"/>
              <w:left w:val="nil"/>
              <w:bottom w:val="nil"/>
              <w:right w:val="nil"/>
            </w:tcBorders>
            <w:shd w:val="clear" w:color="auto" w:fill="auto"/>
            <w:hideMark/>
          </w:tcPr>
          <w:p w14:paraId="61F58B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0.27</w:t>
            </w:r>
          </w:p>
        </w:tc>
        <w:tc>
          <w:tcPr>
            <w:tcW w:w="351" w:type="pct"/>
            <w:tcBorders>
              <w:top w:val="nil"/>
              <w:left w:val="nil"/>
              <w:bottom w:val="nil"/>
              <w:right w:val="nil"/>
            </w:tcBorders>
            <w:shd w:val="clear" w:color="auto" w:fill="auto"/>
            <w:hideMark/>
          </w:tcPr>
          <w:p w14:paraId="24027E8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2.51</w:t>
            </w:r>
          </w:p>
        </w:tc>
      </w:tr>
      <w:tr w:rsidR="007E7EEE" w:rsidRPr="00971F64" w14:paraId="7186F9BB" w14:textId="77777777" w:rsidTr="002C2402">
        <w:trPr>
          <w:cantSplit/>
          <w:trHeight w:val="255"/>
          <w:jc w:val="center"/>
        </w:trPr>
        <w:tc>
          <w:tcPr>
            <w:tcW w:w="1127" w:type="pct"/>
            <w:tcBorders>
              <w:top w:val="nil"/>
              <w:left w:val="nil"/>
              <w:bottom w:val="nil"/>
              <w:right w:val="nil"/>
            </w:tcBorders>
            <w:shd w:val="clear" w:color="auto" w:fill="auto"/>
            <w:hideMark/>
          </w:tcPr>
          <w:p w14:paraId="67BF43C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2F980E7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2004</w:t>
            </w:r>
          </w:p>
        </w:tc>
        <w:tc>
          <w:tcPr>
            <w:tcW w:w="413" w:type="pct"/>
            <w:tcBorders>
              <w:top w:val="nil"/>
              <w:left w:val="nil"/>
              <w:bottom w:val="nil"/>
              <w:right w:val="nil"/>
            </w:tcBorders>
            <w:shd w:val="clear" w:color="auto" w:fill="auto"/>
            <w:hideMark/>
          </w:tcPr>
          <w:p w14:paraId="776F0D7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A65920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25A129E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32D0944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06D42A3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464B7C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76EB3CC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3987CFA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2A35EB0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36F3EC8" w14:textId="77777777" w:rsidTr="002C2402">
        <w:trPr>
          <w:cantSplit/>
          <w:trHeight w:val="255"/>
          <w:jc w:val="center"/>
        </w:trPr>
        <w:tc>
          <w:tcPr>
            <w:tcW w:w="1127" w:type="pct"/>
            <w:tcBorders>
              <w:top w:val="nil"/>
              <w:left w:val="nil"/>
              <w:bottom w:val="nil"/>
              <w:right w:val="nil"/>
            </w:tcBorders>
            <w:shd w:val="clear" w:color="auto" w:fill="auto"/>
            <w:hideMark/>
          </w:tcPr>
          <w:p w14:paraId="62277AF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1FA5FFB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2005</w:t>
            </w:r>
          </w:p>
        </w:tc>
        <w:tc>
          <w:tcPr>
            <w:tcW w:w="413" w:type="pct"/>
            <w:tcBorders>
              <w:top w:val="nil"/>
              <w:left w:val="nil"/>
              <w:bottom w:val="nil"/>
              <w:right w:val="nil"/>
            </w:tcBorders>
            <w:shd w:val="clear" w:color="auto" w:fill="auto"/>
            <w:hideMark/>
          </w:tcPr>
          <w:p w14:paraId="3E501E7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22ACC4C5"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39</w:t>
            </w:r>
          </w:p>
        </w:tc>
        <w:tc>
          <w:tcPr>
            <w:tcW w:w="423" w:type="pct"/>
            <w:tcBorders>
              <w:top w:val="nil"/>
              <w:left w:val="nil"/>
              <w:bottom w:val="nil"/>
              <w:right w:val="nil"/>
            </w:tcBorders>
            <w:shd w:val="clear" w:color="auto" w:fill="auto"/>
            <w:hideMark/>
          </w:tcPr>
          <w:p w14:paraId="59058CB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4F4F9F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86" w:type="pct"/>
            <w:tcBorders>
              <w:top w:val="nil"/>
              <w:left w:val="nil"/>
              <w:bottom w:val="nil"/>
              <w:right w:val="nil"/>
            </w:tcBorders>
            <w:shd w:val="clear" w:color="auto" w:fill="auto"/>
            <w:hideMark/>
          </w:tcPr>
          <w:p w14:paraId="0526414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407" w:type="pct"/>
            <w:tcBorders>
              <w:top w:val="nil"/>
              <w:left w:val="nil"/>
              <w:bottom w:val="nil"/>
              <w:right w:val="nil"/>
            </w:tcBorders>
            <w:shd w:val="clear" w:color="auto" w:fill="auto"/>
            <w:hideMark/>
          </w:tcPr>
          <w:p w14:paraId="27A27A9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73" w:type="pct"/>
            <w:tcBorders>
              <w:top w:val="nil"/>
              <w:left w:val="nil"/>
              <w:bottom w:val="nil"/>
              <w:right w:val="nil"/>
            </w:tcBorders>
            <w:shd w:val="clear" w:color="auto" w:fill="auto"/>
            <w:hideMark/>
          </w:tcPr>
          <w:p w14:paraId="1F459EC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1.96</w:t>
            </w:r>
          </w:p>
        </w:tc>
        <w:tc>
          <w:tcPr>
            <w:tcW w:w="314" w:type="pct"/>
            <w:tcBorders>
              <w:top w:val="nil"/>
              <w:left w:val="nil"/>
              <w:bottom w:val="nil"/>
              <w:right w:val="nil"/>
            </w:tcBorders>
            <w:shd w:val="clear" w:color="auto" w:fill="auto"/>
            <w:hideMark/>
          </w:tcPr>
          <w:p w14:paraId="4CE8899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0.32</w:t>
            </w:r>
          </w:p>
        </w:tc>
        <w:tc>
          <w:tcPr>
            <w:tcW w:w="351" w:type="pct"/>
            <w:tcBorders>
              <w:top w:val="nil"/>
              <w:left w:val="nil"/>
              <w:bottom w:val="nil"/>
              <w:right w:val="nil"/>
            </w:tcBorders>
            <w:shd w:val="clear" w:color="auto" w:fill="auto"/>
            <w:hideMark/>
          </w:tcPr>
          <w:p w14:paraId="0FF41FA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2.58</w:t>
            </w:r>
          </w:p>
        </w:tc>
      </w:tr>
      <w:tr w:rsidR="007E7EEE" w:rsidRPr="00971F64" w14:paraId="0CDAEE02" w14:textId="77777777" w:rsidTr="002C2402">
        <w:trPr>
          <w:cantSplit/>
          <w:trHeight w:val="255"/>
          <w:jc w:val="center"/>
        </w:trPr>
        <w:tc>
          <w:tcPr>
            <w:tcW w:w="1127" w:type="pct"/>
            <w:tcBorders>
              <w:top w:val="nil"/>
              <w:left w:val="nil"/>
              <w:bottom w:val="nil"/>
              <w:right w:val="nil"/>
            </w:tcBorders>
            <w:shd w:val="clear" w:color="auto" w:fill="auto"/>
            <w:hideMark/>
          </w:tcPr>
          <w:p w14:paraId="7DC854D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096AF826"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2006</w:t>
            </w:r>
          </w:p>
        </w:tc>
        <w:tc>
          <w:tcPr>
            <w:tcW w:w="413" w:type="pct"/>
            <w:tcBorders>
              <w:top w:val="nil"/>
              <w:left w:val="nil"/>
              <w:bottom w:val="nil"/>
              <w:right w:val="nil"/>
            </w:tcBorders>
            <w:shd w:val="clear" w:color="auto" w:fill="auto"/>
            <w:hideMark/>
          </w:tcPr>
          <w:p w14:paraId="67BE870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34EB405"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22</w:t>
            </w:r>
          </w:p>
        </w:tc>
        <w:tc>
          <w:tcPr>
            <w:tcW w:w="423" w:type="pct"/>
            <w:tcBorders>
              <w:top w:val="nil"/>
              <w:left w:val="nil"/>
              <w:bottom w:val="nil"/>
              <w:right w:val="nil"/>
            </w:tcBorders>
            <w:shd w:val="clear" w:color="auto" w:fill="auto"/>
            <w:hideMark/>
          </w:tcPr>
          <w:p w14:paraId="4D5CD83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7DDEA85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86" w:type="pct"/>
            <w:tcBorders>
              <w:top w:val="nil"/>
              <w:left w:val="nil"/>
              <w:bottom w:val="nil"/>
              <w:right w:val="nil"/>
            </w:tcBorders>
            <w:shd w:val="clear" w:color="auto" w:fill="auto"/>
            <w:hideMark/>
          </w:tcPr>
          <w:p w14:paraId="61EDEC7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7F94CA9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73" w:type="pct"/>
            <w:tcBorders>
              <w:top w:val="nil"/>
              <w:left w:val="nil"/>
              <w:bottom w:val="nil"/>
              <w:right w:val="nil"/>
            </w:tcBorders>
            <w:shd w:val="clear" w:color="auto" w:fill="auto"/>
            <w:hideMark/>
          </w:tcPr>
          <w:p w14:paraId="0A2C383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14" w:type="pct"/>
            <w:tcBorders>
              <w:top w:val="nil"/>
              <w:left w:val="nil"/>
              <w:bottom w:val="nil"/>
              <w:right w:val="nil"/>
            </w:tcBorders>
            <w:shd w:val="clear" w:color="auto" w:fill="auto"/>
            <w:hideMark/>
          </w:tcPr>
          <w:p w14:paraId="5D75E63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0.29</w:t>
            </w:r>
          </w:p>
        </w:tc>
        <w:tc>
          <w:tcPr>
            <w:tcW w:w="351" w:type="pct"/>
            <w:tcBorders>
              <w:top w:val="nil"/>
              <w:left w:val="nil"/>
              <w:bottom w:val="nil"/>
              <w:right w:val="nil"/>
            </w:tcBorders>
            <w:shd w:val="clear" w:color="auto" w:fill="auto"/>
            <w:hideMark/>
          </w:tcPr>
          <w:p w14:paraId="0F0D50A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2.38</w:t>
            </w:r>
          </w:p>
        </w:tc>
      </w:tr>
      <w:tr w:rsidR="007E7EEE" w:rsidRPr="00971F64" w14:paraId="6049F919" w14:textId="77777777" w:rsidTr="002C2402">
        <w:trPr>
          <w:cantSplit/>
          <w:trHeight w:val="255"/>
          <w:jc w:val="center"/>
        </w:trPr>
        <w:tc>
          <w:tcPr>
            <w:tcW w:w="1127" w:type="pct"/>
            <w:tcBorders>
              <w:top w:val="nil"/>
              <w:left w:val="nil"/>
              <w:bottom w:val="nil"/>
              <w:right w:val="nil"/>
            </w:tcBorders>
            <w:shd w:val="clear" w:color="auto" w:fill="auto"/>
            <w:hideMark/>
          </w:tcPr>
          <w:p w14:paraId="45E97B1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29235228"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2007</w:t>
            </w:r>
          </w:p>
        </w:tc>
        <w:tc>
          <w:tcPr>
            <w:tcW w:w="413" w:type="pct"/>
            <w:tcBorders>
              <w:top w:val="nil"/>
              <w:left w:val="nil"/>
              <w:bottom w:val="nil"/>
              <w:right w:val="nil"/>
            </w:tcBorders>
            <w:shd w:val="clear" w:color="auto" w:fill="auto"/>
            <w:hideMark/>
          </w:tcPr>
          <w:p w14:paraId="4B13A29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5</w:t>
            </w:r>
          </w:p>
        </w:tc>
        <w:tc>
          <w:tcPr>
            <w:tcW w:w="387" w:type="pct"/>
            <w:tcBorders>
              <w:top w:val="nil"/>
              <w:left w:val="nil"/>
              <w:bottom w:val="nil"/>
              <w:right w:val="nil"/>
            </w:tcBorders>
            <w:shd w:val="clear" w:color="auto" w:fill="auto"/>
            <w:hideMark/>
          </w:tcPr>
          <w:p w14:paraId="4B5187C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8</w:t>
            </w:r>
          </w:p>
        </w:tc>
        <w:tc>
          <w:tcPr>
            <w:tcW w:w="423" w:type="pct"/>
            <w:tcBorders>
              <w:top w:val="nil"/>
              <w:left w:val="nil"/>
              <w:bottom w:val="nil"/>
              <w:right w:val="nil"/>
            </w:tcBorders>
            <w:shd w:val="clear" w:color="auto" w:fill="auto"/>
            <w:hideMark/>
          </w:tcPr>
          <w:p w14:paraId="11D36A2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769B901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86" w:type="pct"/>
            <w:tcBorders>
              <w:top w:val="nil"/>
              <w:left w:val="nil"/>
              <w:bottom w:val="nil"/>
              <w:right w:val="nil"/>
            </w:tcBorders>
            <w:shd w:val="clear" w:color="auto" w:fill="auto"/>
            <w:hideMark/>
          </w:tcPr>
          <w:p w14:paraId="48F29D5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1E8BD3D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73" w:type="pct"/>
            <w:tcBorders>
              <w:top w:val="nil"/>
              <w:left w:val="nil"/>
              <w:bottom w:val="nil"/>
              <w:right w:val="nil"/>
            </w:tcBorders>
            <w:shd w:val="clear" w:color="auto" w:fill="auto"/>
            <w:hideMark/>
          </w:tcPr>
          <w:p w14:paraId="754A13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2.58</w:t>
            </w:r>
          </w:p>
        </w:tc>
        <w:tc>
          <w:tcPr>
            <w:tcW w:w="314" w:type="pct"/>
            <w:tcBorders>
              <w:top w:val="nil"/>
              <w:left w:val="nil"/>
              <w:bottom w:val="nil"/>
              <w:right w:val="nil"/>
            </w:tcBorders>
            <w:shd w:val="clear" w:color="auto" w:fill="auto"/>
            <w:hideMark/>
          </w:tcPr>
          <w:p w14:paraId="35E3AAC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0.67</w:t>
            </w:r>
          </w:p>
        </w:tc>
        <w:tc>
          <w:tcPr>
            <w:tcW w:w="351" w:type="pct"/>
            <w:tcBorders>
              <w:top w:val="nil"/>
              <w:left w:val="nil"/>
              <w:bottom w:val="nil"/>
              <w:right w:val="nil"/>
            </w:tcBorders>
            <w:shd w:val="clear" w:color="auto" w:fill="auto"/>
            <w:hideMark/>
          </w:tcPr>
          <w:p w14:paraId="7A1A5C0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3.33</w:t>
            </w:r>
          </w:p>
        </w:tc>
      </w:tr>
      <w:tr w:rsidR="007E7EEE" w:rsidRPr="00971F64" w14:paraId="4E16F61F" w14:textId="77777777" w:rsidTr="002C2402">
        <w:trPr>
          <w:cantSplit/>
          <w:trHeight w:val="255"/>
          <w:jc w:val="center"/>
        </w:trPr>
        <w:tc>
          <w:tcPr>
            <w:tcW w:w="1127" w:type="pct"/>
            <w:tcBorders>
              <w:top w:val="nil"/>
              <w:left w:val="nil"/>
              <w:bottom w:val="nil"/>
              <w:right w:val="nil"/>
            </w:tcBorders>
            <w:shd w:val="clear" w:color="auto" w:fill="auto"/>
            <w:hideMark/>
          </w:tcPr>
          <w:p w14:paraId="10E60B8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6454EC8B"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2008</w:t>
            </w:r>
          </w:p>
        </w:tc>
        <w:tc>
          <w:tcPr>
            <w:tcW w:w="413" w:type="pct"/>
            <w:tcBorders>
              <w:top w:val="nil"/>
              <w:left w:val="nil"/>
              <w:bottom w:val="nil"/>
              <w:right w:val="nil"/>
            </w:tcBorders>
            <w:shd w:val="clear" w:color="auto" w:fill="auto"/>
            <w:hideMark/>
          </w:tcPr>
          <w:p w14:paraId="29037AAC"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585DABA"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7B24B48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A2FCB7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69E1F8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B2B47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6674C01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27FA521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492C932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3C0B8394" w14:textId="77777777" w:rsidTr="002C2402">
        <w:trPr>
          <w:cantSplit/>
          <w:trHeight w:val="255"/>
          <w:jc w:val="center"/>
        </w:trPr>
        <w:tc>
          <w:tcPr>
            <w:tcW w:w="1127" w:type="pct"/>
            <w:tcBorders>
              <w:top w:val="nil"/>
              <w:left w:val="nil"/>
              <w:bottom w:val="nil"/>
              <w:right w:val="nil"/>
            </w:tcBorders>
            <w:shd w:val="clear" w:color="auto" w:fill="auto"/>
            <w:hideMark/>
          </w:tcPr>
          <w:p w14:paraId="61ECD5C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55D14CCA"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2009</w:t>
            </w:r>
          </w:p>
        </w:tc>
        <w:tc>
          <w:tcPr>
            <w:tcW w:w="413" w:type="pct"/>
            <w:tcBorders>
              <w:top w:val="nil"/>
              <w:left w:val="nil"/>
              <w:bottom w:val="nil"/>
              <w:right w:val="nil"/>
            </w:tcBorders>
            <w:shd w:val="clear" w:color="auto" w:fill="auto"/>
            <w:hideMark/>
          </w:tcPr>
          <w:p w14:paraId="597BCF0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DC1293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7657D4C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28A215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82D109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63E26D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009C83B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F749B5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778B0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DE1475E" w14:textId="77777777" w:rsidTr="002C2402">
        <w:trPr>
          <w:cantSplit/>
          <w:trHeight w:val="255"/>
          <w:jc w:val="center"/>
        </w:trPr>
        <w:tc>
          <w:tcPr>
            <w:tcW w:w="1127" w:type="pct"/>
            <w:tcBorders>
              <w:top w:val="nil"/>
              <w:left w:val="nil"/>
              <w:bottom w:val="nil"/>
              <w:right w:val="nil"/>
            </w:tcBorders>
            <w:shd w:val="clear" w:color="auto" w:fill="auto"/>
            <w:hideMark/>
          </w:tcPr>
          <w:p w14:paraId="20C3A311"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0C537A5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2010</w:t>
            </w:r>
          </w:p>
        </w:tc>
        <w:tc>
          <w:tcPr>
            <w:tcW w:w="413" w:type="pct"/>
            <w:tcBorders>
              <w:top w:val="nil"/>
              <w:left w:val="nil"/>
              <w:bottom w:val="nil"/>
              <w:right w:val="nil"/>
            </w:tcBorders>
            <w:shd w:val="clear" w:color="auto" w:fill="auto"/>
            <w:hideMark/>
          </w:tcPr>
          <w:p w14:paraId="7988900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70945A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29</w:t>
            </w:r>
          </w:p>
        </w:tc>
        <w:tc>
          <w:tcPr>
            <w:tcW w:w="423" w:type="pct"/>
            <w:tcBorders>
              <w:top w:val="nil"/>
              <w:left w:val="nil"/>
              <w:bottom w:val="nil"/>
              <w:right w:val="nil"/>
            </w:tcBorders>
            <w:shd w:val="clear" w:color="auto" w:fill="auto"/>
            <w:hideMark/>
          </w:tcPr>
          <w:p w14:paraId="09C15EF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5A6456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86" w:type="pct"/>
            <w:tcBorders>
              <w:top w:val="nil"/>
              <w:left w:val="nil"/>
              <w:bottom w:val="nil"/>
              <w:right w:val="nil"/>
            </w:tcBorders>
            <w:shd w:val="clear" w:color="auto" w:fill="auto"/>
            <w:hideMark/>
          </w:tcPr>
          <w:p w14:paraId="566513C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7EB5B68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73" w:type="pct"/>
            <w:tcBorders>
              <w:top w:val="nil"/>
              <w:left w:val="nil"/>
              <w:bottom w:val="nil"/>
              <w:right w:val="nil"/>
            </w:tcBorders>
            <w:shd w:val="clear" w:color="auto" w:fill="auto"/>
            <w:hideMark/>
          </w:tcPr>
          <w:p w14:paraId="1C283A1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1.51</w:t>
            </w:r>
          </w:p>
        </w:tc>
        <w:tc>
          <w:tcPr>
            <w:tcW w:w="314" w:type="pct"/>
            <w:tcBorders>
              <w:top w:val="nil"/>
              <w:left w:val="nil"/>
              <w:bottom w:val="nil"/>
              <w:right w:val="nil"/>
            </w:tcBorders>
            <w:shd w:val="clear" w:color="auto" w:fill="auto"/>
            <w:hideMark/>
          </w:tcPr>
          <w:p w14:paraId="4E48CD6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0.09</w:t>
            </w:r>
          </w:p>
        </w:tc>
        <w:tc>
          <w:tcPr>
            <w:tcW w:w="351" w:type="pct"/>
            <w:tcBorders>
              <w:top w:val="nil"/>
              <w:left w:val="nil"/>
              <w:bottom w:val="nil"/>
              <w:right w:val="nil"/>
            </w:tcBorders>
            <w:shd w:val="clear" w:color="auto" w:fill="auto"/>
            <w:hideMark/>
          </w:tcPr>
          <w:p w14:paraId="59FDEFB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1.75</w:t>
            </w:r>
          </w:p>
        </w:tc>
      </w:tr>
      <w:tr w:rsidR="007E7EEE" w:rsidRPr="00971F64" w14:paraId="0318A8E6" w14:textId="77777777" w:rsidTr="002C2402">
        <w:trPr>
          <w:cantSplit/>
          <w:trHeight w:val="255"/>
          <w:jc w:val="center"/>
        </w:trPr>
        <w:tc>
          <w:tcPr>
            <w:tcW w:w="1127" w:type="pct"/>
            <w:tcBorders>
              <w:top w:val="nil"/>
              <w:left w:val="nil"/>
              <w:bottom w:val="nil"/>
              <w:right w:val="nil"/>
            </w:tcBorders>
            <w:shd w:val="clear" w:color="auto" w:fill="auto"/>
            <w:hideMark/>
          </w:tcPr>
          <w:p w14:paraId="467BDAD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1886F69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2011</w:t>
            </w:r>
          </w:p>
        </w:tc>
        <w:tc>
          <w:tcPr>
            <w:tcW w:w="413" w:type="pct"/>
            <w:tcBorders>
              <w:top w:val="nil"/>
              <w:left w:val="nil"/>
              <w:bottom w:val="nil"/>
              <w:right w:val="nil"/>
            </w:tcBorders>
            <w:shd w:val="clear" w:color="auto" w:fill="auto"/>
            <w:hideMark/>
          </w:tcPr>
          <w:p w14:paraId="0CAFF20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4E5B0B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7</w:t>
            </w:r>
          </w:p>
        </w:tc>
        <w:tc>
          <w:tcPr>
            <w:tcW w:w="423" w:type="pct"/>
            <w:tcBorders>
              <w:top w:val="nil"/>
              <w:left w:val="nil"/>
              <w:bottom w:val="nil"/>
              <w:right w:val="nil"/>
            </w:tcBorders>
            <w:shd w:val="clear" w:color="auto" w:fill="auto"/>
            <w:hideMark/>
          </w:tcPr>
          <w:p w14:paraId="0AB94E1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01F4F07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86" w:type="pct"/>
            <w:tcBorders>
              <w:top w:val="nil"/>
              <w:left w:val="nil"/>
              <w:bottom w:val="nil"/>
              <w:right w:val="nil"/>
            </w:tcBorders>
            <w:shd w:val="clear" w:color="auto" w:fill="auto"/>
            <w:hideMark/>
          </w:tcPr>
          <w:p w14:paraId="2CB9DC9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7150AB7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73" w:type="pct"/>
            <w:tcBorders>
              <w:top w:val="nil"/>
              <w:left w:val="nil"/>
              <w:bottom w:val="nil"/>
              <w:right w:val="nil"/>
            </w:tcBorders>
            <w:shd w:val="clear" w:color="auto" w:fill="auto"/>
            <w:hideMark/>
          </w:tcPr>
          <w:p w14:paraId="3ECF6C9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14" w:type="pct"/>
            <w:tcBorders>
              <w:top w:val="nil"/>
              <w:left w:val="nil"/>
              <w:bottom w:val="nil"/>
              <w:right w:val="nil"/>
            </w:tcBorders>
            <w:shd w:val="clear" w:color="auto" w:fill="auto"/>
            <w:hideMark/>
          </w:tcPr>
          <w:p w14:paraId="3686C8A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0.13</w:t>
            </w:r>
          </w:p>
        </w:tc>
        <w:tc>
          <w:tcPr>
            <w:tcW w:w="351" w:type="pct"/>
            <w:tcBorders>
              <w:top w:val="nil"/>
              <w:left w:val="nil"/>
              <w:bottom w:val="nil"/>
              <w:right w:val="nil"/>
            </w:tcBorders>
            <w:shd w:val="clear" w:color="auto" w:fill="auto"/>
            <w:hideMark/>
          </w:tcPr>
          <w:p w14:paraId="6BCBC3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2.05</w:t>
            </w:r>
          </w:p>
        </w:tc>
      </w:tr>
      <w:tr w:rsidR="007E7EEE" w:rsidRPr="00971F64" w14:paraId="4A2A3C69" w14:textId="77777777" w:rsidTr="002C2402">
        <w:trPr>
          <w:cantSplit/>
          <w:trHeight w:val="255"/>
          <w:jc w:val="center"/>
        </w:trPr>
        <w:tc>
          <w:tcPr>
            <w:tcW w:w="1127" w:type="pct"/>
            <w:tcBorders>
              <w:top w:val="nil"/>
              <w:left w:val="nil"/>
              <w:bottom w:val="nil"/>
              <w:right w:val="nil"/>
            </w:tcBorders>
            <w:shd w:val="clear" w:color="auto" w:fill="auto"/>
            <w:hideMark/>
          </w:tcPr>
          <w:p w14:paraId="6414427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7846B0F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2012</w:t>
            </w:r>
          </w:p>
        </w:tc>
        <w:tc>
          <w:tcPr>
            <w:tcW w:w="413" w:type="pct"/>
            <w:tcBorders>
              <w:top w:val="nil"/>
              <w:left w:val="nil"/>
              <w:bottom w:val="nil"/>
              <w:right w:val="nil"/>
            </w:tcBorders>
            <w:shd w:val="clear" w:color="auto" w:fill="auto"/>
            <w:hideMark/>
          </w:tcPr>
          <w:p w14:paraId="4AFED2A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2CE37CF9"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2E3E3A6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453EC2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42980A8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5DD8E63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65057C0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1E74693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72F55E2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33496F3B" w14:textId="77777777" w:rsidTr="002C2402">
        <w:trPr>
          <w:cantSplit/>
          <w:trHeight w:val="255"/>
          <w:jc w:val="center"/>
        </w:trPr>
        <w:tc>
          <w:tcPr>
            <w:tcW w:w="1127" w:type="pct"/>
            <w:tcBorders>
              <w:top w:val="nil"/>
              <w:left w:val="nil"/>
              <w:bottom w:val="nil"/>
              <w:right w:val="nil"/>
            </w:tcBorders>
            <w:shd w:val="clear" w:color="auto" w:fill="auto"/>
            <w:hideMark/>
          </w:tcPr>
          <w:p w14:paraId="515C692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613BC5C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2013</w:t>
            </w:r>
          </w:p>
        </w:tc>
        <w:tc>
          <w:tcPr>
            <w:tcW w:w="413" w:type="pct"/>
            <w:tcBorders>
              <w:top w:val="nil"/>
              <w:left w:val="nil"/>
              <w:bottom w:val="nil"/>
              <w:right w:val="nil"/>
            </w:tcBorders>
            <w:shd w:val="clear" w:color="auto" w:fill="auto"/>
            <w:hideMark/>
          </w:tcPr>
          <w:p w14:paraId="4D203D3D"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5</w:t>
            </w:r>
          </w:p>
        </w:tc>
        <w:tc>
          <w:tcPr>
            <w:tcW w:w="387" w:type="pct"/>
            <w:tcBorders>
              <w:top w:val="nil"/>
              <w:left w:val="nil"/>
              <w:bottom w:val="nil"/>
              <w:right w:val="nil"/>
            </w:tcBorders>
            <w:shd w:val="clear" w:color="auto" w:fill="auto"/>
            <w:hideMark/>
          </w:tcPr>
          <w:p w14:paraId="68DA18F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26</w:t>
            </w:r>
          </w:p>
        </w:tc>
        <w:tc>
          <w:tcPr>
            <w:tcW w:w="423" w:type="pct"/>
            <w:tcBorders>
              <w:top w:val="nil"/>
              <w:left w:val="nil"/>
              <w:bottom w:val="nil"/>
              <w:right w:val="nil"/>
            </w:tcBorders>
            <w:shd w:val="clear" w:color="auto" w:fill="auto"/>
            <w:hideMark/>
          </w:tcPr>
          <w:p w14:paraId="11FD74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4378D25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86" w:type="pct"/>
            <w:tcBorders>
              <w:top w:val="nil"/>
              <w:left w:val="nil"/>
              <w:bottom w:val="nil"/>
              <w:right w:val="nil"/>
            </w:tcBorders>
            <w:shd w:val="clear" w:color="auto" w:fill="auto"/>
            <w:hideMark/>
          </w:tcPr>
          <w:p w14:paraId="0D2968B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08A1D3B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73" w:type="pct"/>
            <w:tcBorders>
              <w:top w:val="nil"/>
              <w:left w:val="nil"/>
              <w:bottom w:val="nil"/>
              <w:right w:val="nil"/>
            </w:tcBorders>
            <w:shd w:val="clear" w:color="auto" w:fill="auto"/>
            <w:hideMark/>
          </w:tcPr>
          <w:p w14:paraId="4343308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2.49</w:t>
            </w:r>
          </w:p>
        </w:tc>
        <w:tc>
          <w:tcPr>
            <w:tcW w:w="314" w:type="pct"/>
            <w:tcBorders>
              <w:top w:val="nil"/>
              <w:left w:val="nil"/>
              <w:bottom w:val="nil"/>
              <w:right w:val="nil"/>
            </w:tcBorders>
            <w:shd w:val="clear" w:color="auto" w:fill="auto"/>
            <w:hideMark/>
          </w:tcPr>
          <w:p w14:paraId="03A87A5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0.64</w:t>
            </w:r>
          </w:p>
        </w:tc>
        <w:tc>
          <w:tcPr>
            <w:tcW w:w="351" w:type="pct"/>
            <w:tcBorders>
              <w:top w:val="nil"/>
              <w:left w:val="nil"/>
              <w:bottom w:val="nil"/>
              <w:right w:val="nil"/>
            </w:tcBorders>
            <w:shd w:val="clear" w:color="auto" w:fill="auto"/>
            <w:hideMark/>
          </w:tcPr>
          <w:p w14:paraId="716B0FC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4.43</w:t>
            </w:r>
          </w:p>
        </w:tc>
      </w:tr>
      <w:tr w:rsidR="007E7EEE" w:rsidRPr="00971F64" w14:paraId="4D227BD8" w14:textId="77777777" w:rsidTr="002C2402">
        <w:trPr>
          <w:cantSplit/>
          <w:trHeight w:val="255"/>
          <w:jc w:val="center"/>
        </w:trPr>
        <w:tc>
          <w:tcPr>
            <w:tcW w:w="1127" w:type="pct"/>
            <w:tcBorders>
              <w:top w:val="nil"/>
              <w:left w:val="nil"/>
              <w:bottom w:val="nil"/>
              <w:right w:val="nil"/>
            </w:tcBorders>
            <w:shd w:val="clear" w:color="auto" w:fill="auto"/>
            <w:hideMark/>
          </w:tcPr>
          <w:p w14:paraId="233D02C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76A045A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2014</w:t>
            </w:r>
          </w:p>
        </w:tc>
        <w:tc>
          <w:tcPr>
            <w:tcW w:w="413" w:type="pct"/>
            <w:tcBorders>
              <w:top w:val="nil"/>
              <w:left w:val="nil"/>
              <w:bottom w:val="nil"/>
              <w:right w:val="nil"/>
            </w:tcBorders>
            <w:shd w:val="clear" w:color="auto" w:fill="auto"/>
            <w:hideMark/>
          </w:tcPr>
          <w:p w14:paraId="7D9E500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w:t>
            </w:r>
          </w:p>
        </w:tc>
        <w:tc>
          <w:tcPr>
            <w:tcW w:w="387" w:type="pct"/>
            <w:tcBorders>
              <w:top w:val="nil"/>
              <w:left w:val="nil"/>
              <w:bottom w:val="nil"/>
              <w:right w:val="nil"/>
            </w:tcBorders>
            <w:shd w:val="clear" w:color="auto" w:fill="auto"/>
            <w:hideMark/>
          </w:tcPr>
          <w:p w14:paraId="3D70BCF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83</w:t>
            </w:r>
          </w:p>
        </w:tc>
        <w:tc>
          <w:tcPr>
            <w:tcW w:w="423" w:type="pct"/>
            <w:tcBorders>
              <w:top w:val="nil"/>
              <w:left w:val="nil"/>
              <w:bottom w:val="nil"/>
              <w:right w:val="nil"/>
            </w:tcBorders>
            <w:shd w:val="clear" w:color="auto" w:fill="auto"/>
            <w:hideMark/>
          </w:tcPr>
          <w:p w14:paraId="290F026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3FDC61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77</w:t>
            </w:r>
          </w:p>
        </w:tc>
        <w:tc>
          <w:tcPr>
            <w:tcW w:w="386" w:type="pct"/>
            <w:tcBorders>
              <w:top w:val="nil"/>
              <w:left w:val="nil"/>
              <w:bottom w:val="nil"/>
              <w:right w:val="nil"/>
            </w:tcBorders>
            <w:shd w:val="clear" w:color="auto" w:fill="auto"/>
            <w:hideMark/>
          </w:tcPr>
          <w:p w14:paraId="04930A1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17F6C64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373" w:type="pct"/>
            <w:tcBorders>
              <w:top w:val="nil"/>
              <w:left w:val="nil"/>
              <w:bottom w:val="nil"/>
              <w:right w:val="nil"/>
            </w:tcBorders>
            <w:shd w:val="clear" w:color="auto" w:fill="auto"/>
            <w:hideMark/>
          </w:tcPr>
          <w:p w14:paraId="7120AAC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2.59</w:t>
            </w:r>
          </w:p>
        </w:tc>
        <w:tc>
          <w:tcPr>
            <w:tcW w:w="314" w:type="pct"/>
            <w:tcBorders>
              <w:top w:val="nil"/>
              <w:left w:val="nil"/>
              <w:bottom w:val="nil"/>
              <w:right w:val="nil"/>
            </w:tcBorders>
            <w:shd w:val="clear" w:color="auto" w:fill="auto"/>
            <w:hideMark/>
          </w:tcPr>
          <w:p w14:paraId="0D44046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w:t>
            </w:r>
          </w:p>
        </w:tc>
        <w:tc>
          <w:tcPr>
            <w:tcW w:w="351" w:type="pct"/>
            <w:tcBorders>
              <w:top w:val="nil"/>
              <w:left w:val="nil"/>
              <w:bottom w:val="nil"/>
              <w:right w:val="nil"/>
            </w:tcBorders>
            <w:shd w:val="clear" w:color="auto" w:fill="auto"/>
            <w:hideMark/>
          </w:tcPr>
          <w:p w14:paraId="0569F68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3.73</w:t>
            </w:r>
          </w:p>
        </w:tc>
      </w:tr>
      <w:tr w:rsidR="007E7EEE" w:rsidRPr="00971F64" w14:paraId="1BD5BD8D" w14:textId="77777777" w:rsidTr="002C2402">
        <w:trPr>
          <w:cantSplit/>
          <w:trHeight w:val="255"/>
          <w:jc w:val="center"/>
        </w:trPr>
        <w:tc>
          <w:tcPr>
            <w:tcW w:w="1127" w:type="pct"/>
            <w:tcBorders>
              <w:top w:val="nil"/>
              <w:left w:val="nil"/>
              <w:bottom w:val="nil"/>
              <w:right w:val="nil"/>
            </w:tcBorders>
            <w:shd w:val="clear" w:color="auto" w:fill="auto"/>
            <w:hideMark/>
          </w:tcPr>
          <w:p w14:paraId="3EF5E429"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7A3ED8C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2015</w:t>
            </w:r>
          </w:p>
        </w:tc>
        <w:tc>
          <w:tcPr>
            <w:tcW w:w="413" w:type="pct"/>
            <w:tcBorders>
              <w:top w:val="nil"/>
              <w:left w:val="nil"/>
              <w:bottom w:val="nil"/>
              <w:right w:val="nil"/>
            </w:tcBorders>
            <w:shd w:val="clear" w:color="auto" w:fill="auto"/>
            <w:hideMark/>
          </w:tcPr>
          <w:p w14:paraId="58101D7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D484FB3"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98</w:t>
            </w:r>
          </w:p>
        </w:tc>
        <w:tc>
          <w:tcPr>
            <w:tcW w:w="423" w:type="pct"/>
            <w:tcBorders>
              <w:top w:val="nil"/>
              <w:left w:val="nil"/>
              <w:bottom w:val="nil"/>
              <w:right w:val="nil"/>
            </w:tcBorders>
            <w:shd w:val="clear" w:color="auto" w:fill="auto"/>
            <w:hideMark/>
          </w:tcPr>
          <w:p w14:paraId="5A26799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11128D1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77</w:t>
            </w:r>
          </w:p>
        </w:tc>
        <w:tc>
          <w:tcPr>
            <w:tcW w:w="386" w:type="pct"/>
            <w:tcBorders>
              <w:top w:val="nil"/>
              <w:left w:val="nil"/>
              <w:bottom w:val="nil"/>
              <w:right w:val="nil"/>
            </w:tcBorders>
            <w:shd w:val="clear" w:color="auto" w:fill="auto"/>
            <w:hideMark/>
          </w:tcPr>
          <w:p w14:paraId="0FBC586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4798D44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w:t>
            </w:r>
          </w:p>
        </w:tc>
        <w:tc>
          <w:tcPr>
            <w:tcW w:w="373" w:type="pct"/>
            <w:tcBorders>
              <w:top w:val="nil"/>
              <w:left w:val="nil"/>
              <w:bottom w:val="nil"/>
              <w:right w:val="nil"/>
            </w:tcBorders>
            <w:shd w:val="clear" w:color="auto" w:fill="auto"/>
            <w:hideMark/>
          </w:tcPr>
          <w:p w14:paraId="4D1414E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1.73</w:t>
            </w:r>
          </w:p>
        </w:tc>
        <w:tc>
          <w:tcPr>
            <w:tcW w:w="314" w:type="pct"/>
            <w:tcBorders>
              <w:top w:val="nil"/>
              <w:left w:val="nil"/>
              <w:bottom w:val="nil"/>
              <w:right w:val="nil"/>
            </w:tcBorders>
            <w:shd w:val="clear" w:color="auto" w:fill="auto"/>
            <w:hideMark/>
          </w:tcPr>
          <w:p w14:paraId="167311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0.26</w:t>
            </w:r>
          </w:p>
        </w:tc>
        <w:tc>
          <w:tcPr>
            <w:tcW w:w="351" w:type="pct"/>
            <w:tcBorders>
              <w:top w:val="nil"/>
              <w:left w:val="nil"/>
              <w:bottom w:val="nil"/>
              <w:right w:val="nil"/>
            </w:tcBorders>
            <w:shd w:val="clear" w:color="auto" w:fill="auto"/>
            <w:hideMark/>
          </w:tcPr>
          <w:p w14:paraId="5766BFB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2.41</w:t>
            </w:r>
          </w:p>
        </w:tc>
      </w:tr>
      <w:tr w:rsidR="007E7EEE" w:rsidRPr="00971F64" w14:paraId="6A406D4C" w14:textId="77777777" w:rsidTr="002C2402">
        <w:trPr>
          <w:cantSplit/>
          <w:trHeight w:val="255"/>
          <w:jc w:val="center"/>
        </w:trPr>
        <w:tc>
          <w:tcPr>
            <w:tcW w:w="1127" w:type="pct"/>
            <w:tcBorders>
              <w:top w:val="nil"/>
              <w:left w:val="nil"/>
              <w:bottom w:val="nil"/>
              <w:right w:val="nil"/>
            </w:tcBorders>
            <w:shd w:val="clear" w:color="auto" w:fill="auto"/>
            <w:hideMark/>
          </w:tcPr>
          <w:p w14:paraId="71D59D8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2B09B6B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2016</w:t>
            </w:r>
          </w:p>
        </w:tc>
        <w:tc>
          <w:tcPr>
            <w:tcW w:w="413" w:type="pct"/>
            <w:tcBorders>
              <w:top w:val="nil"/>
              <w:left w:val="nil"/>
              <w:bottom w:val="nil"/>
              <w:right w:val="nil"/>
            </w:tcBorders>
            <w:shd w:val="clear" w:color="auto" w:fill="auto"/>
            <w:hideMark/>
          </w:tcPr>
          <w:p w14:paraId="2EB43106"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1C98E2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116</w:t>
            </w:r>
          </w:p>
        </w:tc>
        <w:tc>
          <w:tcPr>
            <w:tcW w:w="423" w:type="pct"/>
            <w:tcBorders>
              <w:top w:val="nil"/>
              <w:left w:val="nil"/>
              <w:bottom w:val="nil"/>
              <w:right w:val="nil"/>
            </w:tcBorders>
            <w:shd w:val="clear" w:color="auto" w:fill="auto"/>
            <w:hideMark/>
          </w:tcPr>
          <w:p w14:paraId="3C5EE88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200C2B2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108</w:t>
            </w:r>
          </w:p>
        </w:tc>
        <w:tc>
          <w:tcPr>
            <w:tcW w:w="386" w:type="pct"/>
            <w:tcBorders>
              <w:top w:val="nil"/>
              <w:left w:val="nil"/>
              <w:bottom w:val="nil"/>
              <w:right w:val="nil"/>
            </w:tcBorders>
            <w:shd w:val="clear" w:color="auto" w:fill="auto"/>
            <w:hideMark/>
          </w:tcPr>
          <w:p w14:paraId="0DE097B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7C2A115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w:t>
            </w:r>
          </w:p>
        </w:tc>
        <w:tc>
          <w:tcPr>
            <w:tcW w:w="373" w:type="pct"/>
            <w:tcBorders>
              <w:top w:val="nil"/>
              <w:left w:val="nil"/>
              <w:bottom w:val="nil"/>
              <w:right w:val="nil"/>
            </w:tcBorders>
            <w:shd w:val="clear" w:color="auto" w:fill="auto"/>
            <w:hideMark/>
          </w:tcPr>
          <w:p w14:paraId="74E71A3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1.72</w:t>
            </w:r>
          </w:p>
        </w:tc>
        <w:tc>
          <w:tcPr>
            <w:tcW w:w="314" w:type="pct"/>
            <w:tcBorders>
              <w:top w:val="nil"/>
              <w:left w:val="nil"/>
              <w:bottom w:val="nil"/>
              <w:right w:val="nil"/>
            </w:tcBorders>
            <w:shd w:val="clear" w:color="auto" w:fill="auto"/>
            <w:hideMark/>
          </w:tcPr>
          <w:p w14:paraId="60E6202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0.27</w:t>
            </w:r>
          </w:p>
        </w:tc>
        <w:tc>
          <w:tcPr>
            <w:tcW w:w="351" w:type="pct"/>
            <w:tcBorders>
              <w:top w:val="nil"/>
              <w:left w:val="nil"/>
              <w:bottom w:val="nil"/>
              <w:right w:val="nil"/>
            </w:tcBorders>
            <w:shd w:val="clear" w:color="auto" w:fill="auto"/>
            <w:hideMark/>
          </w:tcPr>
          <w:p w14:paraId="776B4B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3.37</w:t>
            </w:r>
          </w:p>
        </w:tc>
      </w:tr>
      <w:tr w:rsidR="007E7EEE" w:rsidRPr="00971F64" w14:paraId="43B4643C" w14:textId="77777777" w:rsidTr="002C2402">
        <w:trPr>
          <w:cantSplit/>
          <w:trHeight w:val="255"/>
          <w:jc w:val="center"/>
        </w:trPr>
        <w:tc>
          <w:tcPr>
            <w:tcW w:w="1127" w:type="pct"/>
            <w:tcBorders>
              <w:top w:val="nil"/>
              <w:left w:val="nil"/>
              <w:bottom w:val="nil"/>
              <w:right w:val="nil"/>
            </w:tcBorders>
            <w:shd w:val="clear" w:color="auto" w:fill="auto"/>
            <w:hideMark/>
          </w:tcPr>
          <w:p w14:paraId="44ADDD5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5D113F8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2017</w:t>
            </w:r>
          </w:p>
        </w:tc>
        <w:tc>
          <w:tcPr>
            <w:tcW w:w="413" w:type="pct"/>
            <w:tcBorders>
              <w:top w:val="nil"/>
              <w:left w:val="nil"/>
              <w:bottom w:val="nil"/>
              <w:right w:val="nil"/>
            </w:tcBorders>
            <w:shd w:val="clear" w:color="auto" w:fill="auto"/>
            <w:hideMark/>
          </w:tcPr>
          <w:p w14:paraId="79BFE21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1521680"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55360D8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15B1FCD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683E77A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3F8266C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08AD40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7982CE9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2A3B659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416056A8" w14:textId="77777777" w:rsidTr="002C2402">
        <w:trPr>
          <w:cantSplit/>
          <w:trHeight w:val="255"/>
          <w:jc w:val="center"/>
        </w:trPr>
        <w:tc>
          <w:tcPr>
            <w:tcW w:w="1127" w:type="pct"/>
            <w:tcBorders>
              <w:top w:val="nil"/>
              <w:left w:val="nil"/>
              <w:bottom w:val="nil"/>
              <w:right w:val="nil"/>
            </w:tcBorders>
            <w:shd w:val="clear" w:color="auto" w:fill="auto"/>
            <w:hideMark/>
          </w:tcPr>
          <w:p w14:paraId="7A763599"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23F32CB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2018</w:t>
            </w:r>
          </w:p>
        </w:tc>
        <w:tc>
          <w:tcPr>
            <w:tcW w:w="413" w:type="pct"/>
            <w:tcBorders>
              <w:top w:val="nil"/>
              <w:left w:val="nil"/>
              <w:bottom w:val="nil"/>
              <w:right w:val="nil"/>
            </w:tcBorders>
            <w:shd w:val="clear" w:color="auto" w:fill="auto"/>
            <w:hideMark/>
          </w:tcPr>
          <w:p w14:paraId="43062A6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E94F89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412D1B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310521A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CE9671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124287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330E13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753C536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26590D4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4A6F6DBF" w14:textId="77777777" w:rsidTr="002C2402">
        <w:trPr>
          <w:cantSplit/>
          <w:trHeight w:val="255"/>
          <w:jc w:val="center"/>
        </w:trPr>
        <w:tc>
          <w:tcPr>
            <w:tcW w:w="1127" w:type="pct"/>
            <w:tcBorders>
              <w:top w:val="nil"/>
              <w:left w:val="nil"/>
              <w:bottom w:val="nil"/>
              <w:right w:val="nil"/>
            </w:tcBorders>
            <w:shd w:val="clear" w:color="auto" w:fill="auto"/>
            <w:hideMark/>
          </w:tcPr>
          <w:p w14:paraId="27E94566"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3B180FC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2019</w:t>
            </w:r>
          </w:p>
        </w:tc>
        <w:tc>
          <w:tcPr>
            <w:tcW w:w="413" w:type="pct"/>
            <w:tcBorders>
              <w:top w:val="nil"/>
              <w:left w:val="nil"/>
              <w:bottom w:val="nil"/>
              <w:right w:val="nil"/>
            </w:tcBorders>
            <w:shd w:val="clear" w:color="auto" w:fill="auto"/>
            <w:hideMark/>
          </w:tcPr>
          <w:p w14:paraId="2522283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9</w:t>
            </w:r>
          </w:p>
        </w:tc>
        <w:tc>
          <w:tcPr>
            <w:tcW w:w="387" w:type="pct"/>
            <w:tcBorders>
              <w:top w:val="nil"/>
              <w:left w:val="nil"/>
              <w:bottom w:val="nil"/>
              <w:right w:val="nil"/>
            </w:tcBorders>
            <w:shd w:val="clear" w:color="auto" w:fill="auto"/>
            <w:hideMark/>
          </w:tcPr>
          <w:p w14:paraId="2A6CFD60"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43</w:t>
            </w:r>
          </w:p>
        </w:tc>
        <w:tc>
          <w:tcPr>
            <w:tcW w:w="423" w:type="pct"/>
            <w:tcBorders>
              <w:top w:val="nil"/>
              <w:left w:val="nil"/>
              <w:bottom w:val="nil"/>
              <w:right w:val="nil"/>
            </w:tcBorders>
            <w:shd w:val="clear" w:color="auto" w:fill="auto"/>
            <w:hideMark/>
          </w:tcPr>
          <w:p w14:paraId="3241255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08424FC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86" w:type="pct"/>
            <w:tcBorders>
              <w:top w:val="nil"/>
              <w:left w:val="nil"/>
              <w:bottom w:val="nil"/>
              <w:right w:val="nil"/>
            </w:tcBorders>
            <w:shd w:val="clear" w:color="auto" w:fill="auto"/>
            <w:hideMark/>
          </w:tcPr>
          <w:p w14:paraId="72FC331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0415F2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w:t>
            </w:r>
          </w:p>
        </w:tc>
        <w:tc>
          <w:tcPr>
            <w:tcW w:w="373" w:type="pct"/>
            <w:tcBorders>
              <w:top w:val="nil"/>
              <w:left w:val="nil"/>
              <w:bottom w:val="nil"/>
              <w:right w:val="nil"/>
            </w:tcBorders>
            <w:shd w:val="clear" w:color="auto" w:fill="auto"/>
            <w:hideMark/>
          </w:tcPr>
          <w:p w14:paraId="76EC855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1.93</w:t>
            </w:r>
          </w:p>
        </w:tc>
        <w:tc>
          <w:tcPr>
            <w:tcW w:w="314" w:type="pct"/>
            <w:tcBorders>
              <w:top w:val="nil"/>
              <w:left w:val="nil"/>
              <w:bottom w:val="nil"/>
              <w:right w:val="nil"/>
            </w:tcBorders>
            <w:shd w:val="clear" w:color="auto" w:fill="auto"/>
            <w:hideMark/>
          </w:tcPr>
          <w:p w14:paraId="6AC3D4C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0.32</w:t>
            </w:r>
          </w:p>
        </w:tc>
        <w:tc>
          <w:tcPr>
            <w:tcW w:w="351" w:type="pct"/>
            <w:tcBorders>
              <w:top w:val="nil"/>
              <w:left w:val="nil"/>
              <w:bottom w:val="nil"/>
              <w:right w:val="nil"/>
            </w:tcBorders>
            <w:shd w:val="clear" w:color="auto" w:fill="auto"/>
            <w:hideMark/>
          </w:tcPr>
          <w:p w14:paraId="75C6106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3.83</w:t>
            </w:r>
          </w:p>
        </w:tc>
      </w:tr>
      <w:tr w:rsidR="007E7EEE" w:rsidRPr="00971F64" w14:paraId="0E4EAE46" w14:textId="77777777" w:rsidTr="002C2402">
        <w:trPr>
          <w:cantSplit/>
          <w:trHeight w:val="255"/>
          <w:jc w:val="center"/>
        </w:trPr>
        <w:tc>
          <w:tcPr>
            <w:tcW w:w="1127" w:type="pct"/>
            <w:tcBorders>
              <w:top w:val="nil"/>
              <w:left w:val="nil"/>
              <w:bottom w:val="nil"/>
              <w:right w:val="nil"/>
            </w:tcBorders>
            <w:shd w:val="clear" w:color="auto" w:fill="auto"/>
            <w:hideMark/>
          </w:tcPr>
          <w:p w14:paraId="2FD212D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29290BB6"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2020</w:t>
            </w:r>
          </w:p>
        </w:tc>
        <w:tc>
          <w:tcPr>
            <w:tcW w:w="413" w:type="pct"/>
            <w:tcBorders>
              <w:top w:val="nil"/>
              <w:left w:val="nil"/>
              <w:bottom w:val="nil"/>
              <w:right w:val="nil"/>
            </w:tcBorders>
            <w:shd w:val="clear" w:color="auto" w:fill="auto"/>
            <w:hideMark/>
          </w:tcPr>
          <w:p w14:paraId="26B2FD8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3BB5685B"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27</w:t>
            </w:r>
          </w:p>
        </w:tc>
        <w:tc>
          <w:tcPr>
            <w:tcW w:w="423" w:type="pct"/>
            <w:tcBorders>
              <w:top w:val="nil"/>
              <w:left w:val="nil"/>
              <w:bottom w:val="nil"/>
              <w:right w:val="nil"/>
            </w:tcBorders>
            <w:shd w:val="clear" w:color="auto" w:fill="auto"/>
            <w:hideMark/>
          </w:tcPr>
          <w:p w14:paraId="3971410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8D783F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w:t>
            </w:r>
          </w:p>
        </w:tc>
        <w:tc>
          <w:tcPr>
            <w:tcW w:w="386" w:type="pct"/>
            <w:tcBorders>
              <w:top w:val="nil"/>
              <w:left w:val="nil"/>
              <w:bottom w:val="nil"/>
              <w:right w:val="nil"/>
            </w:tcBorders>
            <w:shd w:val="clear" w:color="auto" w:fill="auto"/>
            <w:hideMark/>
          </w:tcPr>
          <w:p w14:paraId="0EEDF12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w:t>
            </w:r>
          </w:p>
        </w:tc>
        <w:tc>
          <w:tcPr>
            <w:tcW w:w="407" w:type="pct"/>
            <w:tcBorders>
              <w:top w:val="nil"/>
              <w:left w:val="nil"/>
              <w:bottom w:val="nil"/>
              <w:right w:val="nil"/>
            </w:tcBorders>
            <w:shd w:val="clear" w:color="auto" w:fill="auto"/>
            <w:hideMark/>
          </w:tcPr>
          <w:p w14:paraId="5948F98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w:t>
            </w:r>
          </w:p>
        </w:tc>
        <w:tc>
          <w:tcPr>
            <w:tcW w:w="373" w:type="pct"/>
            <w:tcBorders>
              <w:top w:val="nil"/>
              <w:left w:val="nil"/>
              <w:bottom w:val="nil"/>
              <w:right w:val="nil"/>
            </w:tcBorders>
            <w:shd w:val="clear" w:color="auto" w:fill="auto"/>
            <w:hideMark/>
          </w:tcPr>
          <w:p w14:paraId="5F9A594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1.89</w:t>
            </w:r>
          </w:p>
        </w:tc>
        <w:tc>
          <w:tcPr>
            <w:tcW w:w="314" w:type="pct"/>
            <w:tcBorders>
              <w:top w:val="nil"/>
              <w:left w:val="nil"/>
              <w:bottom w:val="nil"/>
              <w:right w:val="nil"/>
            </w:tcBorders>
            <w:shd w:val="clear" w:color="auto" w:fill="auto"/>
            <w:hideMark/>
          </w:tcPr>
          <w:p w14:paraId="3F600EC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0.64</w:t>
            </w:r>
          </w:p>
        </w:tc>
        <w:tc>
          <w:tcPr>
            <w:tcW w:w="351" w:type="pct"/>
            <w:tcBorders>
              <w:top w:val="nil"/>
              <w:left w:val="nil"/>
              <w:bottom w:val="nil"/>
              <w:right w:val="nil"/>
            </w:tcBorders>
            <w:shd w:val="clear" w:color="auto" w:fill="auto"/>
            <w:hideMark/>
          </w:tcPr>
          <w:p w14:paraId="63249AA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r>
      <w:tr w:rsidR="007E7EEE" w:rsidRPr="00971F64" w14:paraId="44C786C5" w14:textId="77777777" w:rsidTr="002C2402">
        <w:trPr>
          <w:cantSplit/>
          <w:trHeight w:val="255"/>
          <w:jc w:val="center"/>
        </w:trPr>
        <w:tc>
          <w:tcPr>
            <w:tcW w:w="1127" w:type="pct"/>
            <w:tcBorders>
              <w:top w:val="nil"/>
              <w:left w:val="nil"/>
              <w:bottom w:val="nil"/>
              <w:right w:val="nil"/>
            </w:tcBorders>
            <w:shd w:val="clear" w:color="auto" w:fill="auto"/>
            <w:hideMark/>
          </w:tcPr>
          <w:p w14:paraId="7B807B9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proofErr w:type="spellStart"/>
            <w:r w:rsidRPr="00971F64">
              <w:rPr>
                <w:color w:val="000000" w:themeColor="text1"/>
                <w:sz w:val="21"/>
                <w:szCs w:val="21"/>
                <w:lang w:val="en-US"/>
              </w:rPr>
              <w:t>Tatoosh</w:t>
            </w:r>
            <w:proofErr w:type="spellEnd"/>
            <w:r w:rsidRPr="00971F64">
              <w:rPr>
                <w:color w:val="000000" w:themeColor="text1"/>
                <w:sz w:val="21"/>
                <w:szCs w:val="21"/>
                <w:lang w:val="en-US"/>
              </w:rPr>
              <w:t xml:space="preserve"> Is. &amp; Neah B.</w:t>
            </w:r>
          </w:p>
        </w:tc>
        <w:tc>
          <w:tcPr>
            <w:tcW w:w="342" w:type="pct"/>
            <w:tcBorders>
              <w:top w:val="nil"/>
              <w:left w:val="nil"/>
              <w:bottom w:val="nil"/>
              <w:right w:val="nil"/>
            </w:tcBorders>
            <w:shd w:val="clear" w:color="auto" w:fill="auto"/>
            <w:hideMark/>
          </w:tcPr>
          <w:p w14:paraId="0B12004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2021</w:t>
            </w:r>
          </w:p>
        </w:tc>
        <w:tc>
          <w:tcPr>
            <w:tcW w:w="413" w:type="pct"/>
            <w:tcBorders>
              <w:top w:val="nil"/>
              <w:left w:val="nil"/>
              <w:bottom w:val="nil"/>
              <w:right w:val="nil"/>
            </w:tcBorders>
            <w:shd w:val="clear" w:color="auto" w:fill="auto"/>
            <w:hideMark/>
          </w:tcPr>
          <w:p w14:paraId="4CA0CB0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4F98B5D6"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28</w:t>
            </w:r>
          </w:p>
        </w:tc>
        <w:tc>
          <w:tcPr>
            <w:tcW w:w="423" w:type="pct"/>
            <w:tcBorders>
              <w:top w:val="nil"/>
              <w:left w:val="nil"/>
              <w:bottom w:val="nil"/>
              <w:right w:val="nil"/>
            </w:tcBorders>
            <w:shd w:val="clear" w:color="auto" w:fill="auto"/>
            <w:hideMark/>
          </w:tcPr>
          <w:p w14:paraId="3084AFB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6D565C5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w:t>
            </w:r>
          </w:p>
        </w:tc>
        <w:tc>
          <w:tcPr>
            <w:tcW w:w="386" w:type="pct"/>
            <w:tcBorders>
              <w:top w:val="nil"/>
              <w:left w:val="nil"/>
              <w:bottom w:val="nil"/>
              <w:right w:val="nil"/>
            </w:tcBorders>
            <w:shd w:val="clear" w:color="auto" w:fill="auto"/>
            <w:hideMark/>
          </w:tcPr>
          <w:p w14:paraId="25226E4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34ED2B1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73" w:type="pct"/>
            <w:tcBorders>
              <w:top w:val="nil"/>
              <w:left w:val="nil"/>
              <w:bottom w:val="nil"/>
              <w:right w:val="nil"/>
            </w:tcBorders>
            <w:shd w:val="clear" w:color="auto" w:fill="auto"/>
            <w:hideMark/>
          </w:tcPr>
          <w:p w14:paraId="099B5CB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1.67</w:t>
            </w:r>
          </w:p>
        </w:tc>
        <w:tc>
          <w:tcPr>
            <w:tcW w:w="314" w:type="pct"/>
            <w:tcBorders>
              <w:top w:val="nil"/>
              <w:left w:val="nil"/>
              <w:bottom w:val="nil"/>
              <w:right w:val="nil"/>
            </w:tcBorders>
            <w:shd w:val="clear" w:color="auto" w:fill="auto"/>
            <w:hideMark/>
          </w:tcPr>
          <w:p w14:paraId="28408AE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0.18</w:t>
            </w:r>
          </w:p>
        </w:tc>
        <w:tc>
          <w:tcPr>
            <w:tcW w:w="351" w:type="pct"/>
            <w:tcBorders>
              <w:top w:val="nil"/>
              <w:left w:val="nil"/>
              <w:bottom w:val="nil"/>
              <w:right w:val="nil"/>
            </w:tcBorders>
            <w:shd w:val="clear" w:color="auto" w:fill="auto"/>
            <w:hideMark/>
          </w:tcPr>
          <w:p w14:paraId="4F1DC97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2.23</w:t>
            </w:r>
          </w:p>
        </w:tc>
      </w:tr>
      <w:tr w:rsidR="007E7EEE" w:rsidRPr="00971F64" w14:paraId="7E2D22DD" w14:textId="77777777" w:rsidTr="002C2402">
        <w:trPr>
          <w:cantSplit/>
          <w:trHeight w:val="255"/>
          <w:jc w:val="center"/>
        </w:trPr>
        <w:tc>
          <w:tcPr>
            <w:tcW w:w="1127" w:type="pct"/>
            <w:tcBorders>
              <w:top w:val="nil"/>
              <w:left w:val="nil"/>
              <w:bottom w:val="nil"/>
              <w:right w:val="nil"/>
            </w:tcBorders>
            <w:shd w:val="clear" w:color="auto" w:fill="auto"/>
            <w:hideMark/>
          </w:tcPr>
          <w:p w14:paraId="3589FC8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09AA5D8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1992</w:t>
            </w:r>
          </w:p>
        </w:tc>
        <w:tc>
          <w:tcPr>
            <w:tcW w:w="413" w:type="pct"/>
            <w:tcBorders>
              <w:top w:val="nil"/>
              <w:left w:val="nil"/>
              <w:bottom w:val="nil"/>
              <w:right w:val="nil"/>
            </w:tcBorders>
            <w:shd w:val="clear" w:color="auto" w:fill="auto"/>
            <w:hideMark/>
          </w:tcPr>
          <w:p w14:paraId="67D3CA2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42FE410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49</w:t>
            </w:r>
          </w:p>
        </w:tc>
        <w:tc>
          <w:tcPr>
            <w:tcW w:w="423" w:type="pct"/>
            <w:tcBorders>
              <w:top w:val="nil"/>
              <w:left w:val="nil"/>
              <w:bottom w:val="nil"/>
              <w:right w:val="nil"/>
            </w:tcBorders>
            <w:shd w:val="clear" w:color="auto" w:fill="auto"/>
            <w:hideMark/>
          </w:tcPr>
          <w:p w14:paraId="2F10CE9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32D1F05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48</w:t>
            </w:r>
          </w:p>
        </w:tc>
        <w:tc>
          <w:tcPr>
            <w:tcW w:w="386" w:type="pct"/>
            <w:tcBorders>
              <w:top w:val="nil"/>
              <w:left w:val="nil"/>
              <w:bottom w:val="nil"/>
              <w:right w:val="nil"/>
            </w:tcBorders>
            <w:shd w:val="clear" w:color="auto" w:fill="auto"/>
            <w:hideMark/>
          </w:tcPr>
          <w:p w14:paraId="3AFDF4A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3B9F633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w:t>
            </w:r>
          </w:p>
        </w:tc>
        <w:tc>
          <w:tcPr>
            <w:tcW w:w="373" w:type="pct"/>
            <w:tcBorders>
              <w:top w:val="nil"/>
              <w:left w:val="nil"/>
              <w:bottom w:val="nil"/>
              <w:right w:val="nil"/>
            </w:tcBorders>
            <w:shd w:val="clear" w:color="auto" w:fill="auto"/>
            <w:hideMark/>
          </w:tcPr>
          <w:p w14:paraId="6CAEFA5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1.68</w:t>
            </w:r>
          </w:p>
        </w:tc>
        <w:tc>
          <w:tcPr>
            <w:tcW w:w="314" w:type="pct"/>
            <w:tcBorders>
              <w:top w:val="nil"/>
              <w:left w:val="nil"/>
              <w:bottom w:val="nil"/>
              <w:right w:val="nil"/>
            </w:tcBorders>
            <w:shd w:val="clear" w:color="auto" w:fill="auto"/>
            <w:hideMark/>
          </w:tcPr>
          <w:p w14:paraId="0FC5E97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0.31</w:t>
            </w:r>
          </w:p>
        </w:tc>
        <w:tc>
          <w:tcPr>
            <w:tcW w:w="351" w:type="pct"/>
            <w:tcBorders>
              <w:top w:val="nil"/>
              <w:left w:val="nil"/>
              <w:bottom w:val="nil"/>
              <w:right w:val="nil"/>
            </w:tcBorders>
            <w:shd w:val="clear" w:color="auto" w:fill="auto"/>
            <w:hideMark/>
          </w:tcPr>
          <w:p w14:paraId="369B483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2.72</w:t>
            </w:r>
          </w:p>
        </w:tc>
      </w:tr>
      <w:tr w:rsidR="007E7EEE" w:rsidRPr="00971F64" w14:paraId="588452B1" w14:textId="77777777" w:rsidTr="002C2402">
        <w:trPr>
          <w:cantSplit/>
          <w:trHeight w:val="255"/>
          <w:jc w:val="center"/>
        </w:trPr>
        <w:tc>
          <w:tcPr>
            <w:tcW w:w="1127" w:type="pct"/>
            <w:tcBorders>
              <w:top w:val="nil"/>
              <w:left w:val="nil"/>
              <w:bottom w:val="nil"/>
              <w:right w:val="nil"/>
            </w:tcBorders>
            <w:shd w:val="clear" w:color="auto" w:fill="auto"/>
            <w:hideMark/>
          </w:tcPr>
          <w:p w14:paraId="249F78C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14E9A4A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1993</w:t>
            </w:r>
          </w:p>
        </w:tc>
        <w:tc>
          <w:tcPr>
            <w:tcW w:w="413" w:type="pct"/>
            <w:tcBorders>
              <w:top w:val="nil"/>
              <w:left w:val="nil"/>
              <w:bottom w:val="nil"/>
              <w:right w:val="nil"/>
            </w:tcBorders>
            <w:shd w:val="clear" w:color="auto" w:fill="auto"/>
            <w:hideMark/>
          </w:tcPr>
          <w:p w14:paraId="625DF77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7</w:t>
            </w:r>
          </w:p>
        </w:tc>
        <w:tc>
          <w:tcPr>
            <w:tcW w:w="387" w:type="pct"/>
            <w:tcBorders>
              <w:top w:val="nil"/>
              <w:left w:val="nil"/>
              <w:bottom w:val="nil"/>
              <w:right w:val="nil"/>
            </w:tcBorders>
            <w:shd w:val="clear" w:color="auto" w:fill="auto"/>
            <w:hideMark/>
          </w:tcPr>
          <w:p w14:paraId="49EAE8B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32</w:t>
            </w:r>
          </w:p>
        </w:tc>
        <w:tc>
          <w:tcPr>
            <w:tcW w:w="423" w:type="pct"/>
            <w:tcBorders>
              <w:top w:val="nil"/>
              <w:left w:val="nil"/>
              <w:bottom w:val="nil"/>
              <w:right w:val="nil"/>
            </w:tcBorders>
            <w:shd w:val="clear" w:color="auto" w:fill="auto"/>
            <w:hideMark/>
          </w:tcPr>
          <w:p w14:paraId="53EFA56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2BAA2FB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386" w:type="pct"/>
            <w:tcBorders>
              <w:top w:val="nil"/>
              <w:left w:val="nil"/>
              <w:bottom w:val="nil"/>
              <w:right w:val="nil"/>
            </w:tcBorders>
            <w:shd w:val="clear" w:color="auto" w:fill="auto"/>
            <w:hideMark/>
          </w:tcPr>
          <w:p w14:paraId="3AF59FF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407" w:type="pct"/>
            <w:tcBorders>
              <w:top w:val="nil"/>
              <w:left w:val="nil"/>
              <w:bottom w:val="nil"/>
              <w:right w:val="nil"/>
            </w:tcBorders>
            <w:shd w:val="clear" w:color="auto" w:fill="auto"/>
            <w:hideMark/>
          </w:tcPr>
          <w:p w14:paraId="7C07168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373" w:type="pct"/>
            <w:tcBorders>
              <w:top w:val="nil"/>
              <w:left w:val="nil"/>
              <w:bottom w:val="nil"/>
              <w:right w:val="nil"/>
            </w:tcBorders>
            <w:shd w:val="clear" w:color="auto" w:fill="auto"/>
            <w:hideMark/>
          </w:tcPr>
          <w:p w14:paraId="36F747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2.57</w:t>
            </w:r>
          </w:p>
        </w:tc>
        <w:tc>
          <w:tcPr>
            <w:tcW w:w="314" w:type="pct"/>
            <w:tcBorders>
              <w:top w:val="nil"/>
              <w:left w:val="nil"/>
              <w:bottom w:val="nil"/>
              <w:right w:val="nil"/>
            </w:tcBorders>
            <w:shd w:val="clear" w:color="auto" w:fill="auto"/>
            <w:hideMark/>
          </w:tcPr>
          <w:p w14:paraId="4771796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0.6</w:t>
            </w:r>
          </w:p>
        </w:tc>
        <w:tc>
          <w:tcPr>
            <w:tcW w:w="351" w:type="pct"/>
            <w:tcBorders>
              <w:top w:val="nil"/>
              <w:left w:val="nil"/>
              <w:bottom w:val="nil"/>
              <w:right w:val="nil"/>
            </w:tcBorders>
            <w:shd w:val="clear" w:color="auto" w:fill="auto"/>
            <w:hideMark/>
          </w:tcPr>
          <w:p w14:paraId="674B8D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3.65</w:t>
            </w:r>
          </w:p>
        </w:tc>
      </w:tr>
      <w:tr w:rsidR="007E7EEE" w:rsidRPr="00971F64" w14:paraId="7F4A0394" w14:textId="77777777" w:rsidTr="002C2402">
        <w:trPr>
          <w:cantSplit/>
          <w:trHeight w:val="255"/>
          <w:jc w:val="center"/>
        </w:trPr>
        <w:tc>
          <w:tcPr>
            <w:tcW w:w="1127" w:type="pct"/>
            <w:tcBorders>
              <w:top w:val="nil"/>
              <w:left w:val="nil"/>
              <w:bottom w:val="nil"/>
              <w:right w:val="nil"/>
            </w:tcBorders>
            <w:shd w:val="clear" w:color="auto" w:fill="auto"/>
            <w:hideMark/>
          </w:tcPr>
          <w:p w14:paraId="676532E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305EC99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1994</w:t>
            </w:r>
          </w:p>
        </w:tc>
        <w:tc>
          <w:tcPr>
            <w:tcW w:w="413" w:type="pct"/>
            <w:tcBorders>
              <w:top w:val="nil"/>
              <w:left w:val="nil"/>
              <w:bottom w:val="nil"/>
              <w:right w:val="nil"/>
            </w:tcBorders>
            <w:shd w:val="clear" w:color="auto" w:fill="auto"/>
            <w:hideMark/>
          </w:tcPr>
          <w:p w14:paraId="3F699C5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27</w:t>
            </w:r>
          </w:p>
        </w:tc>
        <w:tc>
          <w:tcPr>
            <w:tcW w:w="387" w:type="pct"/>
            <w:tcBorders>
              <w:top w:val="nil"/>
              <w:left w:val="nil"/>
              <w:bottom w:val="nil"/>
              <w:right w:val="nil"/>
            </w:tcBorders>
            <w:shd w:val="clear" w:color="auto" w:fill="auto"/>
            <w:hideMark/>
          </w:tcPr>
          <w:p w14:paraId="519FD60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38</w:t>
            </w:r>
          </w:p>
        </w:tc>
        <w:tc>
          <w:tcPr>
            <w:tcW w:w="423" w:type="pct"/>
            <w:tcBorders>
              <w:top w:val="nil"/>
              <w:left w:val="nil"/>
              <w:bottom w:val="nil"/>
              <w:right w:val="nil"/>
            </w:tcBorders>
            <w:shd w:val="clear" w:color="auto" w:fill="auto"/>
            <w:hideMark/>
          </w:tcPr>
          <w:p w14:paraId="7BE2A04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02AFC6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w:t>
            </w:r>
          </w:p>
        </w:tc>
        <w:tc>
          <w:tcPr>
            <w:tcW w:w="386" w:type="pct"/>
            <w:tcBorders>
              <w:top w:val="nil"/>
              <w:left w:val="nil"/>
              <w:bottom w:val="nil"/>
              <w:right w:val="nil"/>
            </w:tcBorders>
            <w:shd w:val="clear" w:color="auto" w:fill="auto"/>
            <w:hideMark/>
          </w:tcPr>
          <w:p w14:paraId="4C2137E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w:t>
            </w:r>
          </w:p>
        </w:tc>
        <w:tc>
          <w:tcPr>
            <w:tcW w:w="407" w:type="pct"/>
            <w:tcBorders>
              <w:top w:val="nil"/>
              <w:left w:val="nil"/>
              <w:bottom w:val="nil"/>
              <w:right w:val="nil"/>
            </w:tcBorders>
            <w:shd w:val="clear" w:color="auto" w:fill="auto"/>
            <w:hideMark/>
          </w:tcPr>
          <w:p w14:paraId="316AA63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w:t>
            </w:r>
          </w:p>
        </w:tc>
        <w:tc>
          <w:tcPr>
            <w:tcW w:w="373" w:type="pct"/>
            <w:tcBorders>
              <w:top w:val="nil"/>
              <w:left w:val="nil"/>
              <w:bottom w:val="nil"/>
              <w:right w:val="nil"/>
            </w:tcBorders>
            <w:shd w:val="clear" w:color="auto" w:fill="auto"/>
            <w:hideMark/>
          </w:tcPr>
          <w:p w14:paraId="6378154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2.66</w:t>
            </w:r>
          </w:p>
        </w:tc>
        <w:tc>
          <w:tcPr>
            <w:tcW w:w="314" w:type="pct"/>
            <w:tcBorders>
              <w:top w:val="nil"/>
              <w:left w:val="nil"/>
              <w:bottom w:val="nil"/>
              <w:right w:val="nil"/>
            </w:tcBorders>
            <w:shd w:val="clear" w:color="auto" w:fill="auto"/>
            <w:hideMark/>
          </w:tcPr>
          <w:p w14:paraId="10D60C1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0.58</w:t>
            </w:r>
          </w:p>
        </w:tc>
        <w:tc>
          <w:tcPr>
            <w:tcW w:w="351" w:type="pct"/>
            <w:tcBorders>
              <w:top w:val="nil"/>
              <w:left w:val="nil"/>
              <w:bottom w:val="nil"/>
              <w:right w:val="nil"/>
            </w:tcBorders>
            <w:shd w:val="clear" w:color="auto" w:fill="auto"/>
            <w:hideMark/>
          </w:tcPr>
          <w:p w14:paraId="7E9A44B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3.93</w:t>
            </w:r>
          </w:p>
        </w:tc>
      </w:tr>
      <w:tr w:rsidR="007E7EEE" w:rsidRPr="00971F64" w14:paraId="72A90660" w14:textId="77777777" w:rsidTr="002C2402">
        <w:trPr>
          <w:cantSplit/>
          <w:trHeight w:val="255"/>
          <w:jc w:val="center"/>
        </w:trPr>
        <w:tc>
          <w:tcPr>
            <w:tcW w:w="1127" w:type="pct"/>
            <w:tcBorders>
              <w:top w:val="nil"/>
              <w:left w:val="nil"/>
              <w:bottom w:val="nil"/>
              <w:right w:val="nil"/>
            </w:tcBorders>
            <w:shd w:val="clear" w:color="auto" w:fill="auto"/>
            <w:hideMark/>
          </w:tcPr>
          <w:p w14:paraId="5578377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7FF5471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1995</w:t>
            </w:r>
          </w:p>
        </w:tc>
        <w:tc>
          <w:tcPr>
            <w:tcW w:w="413" w:type="pct"/>
            <w:tcBorders>
              <w:top w:val="nil"/>
              <w:left w:val="nil"/>
              <w:bottom w:val="nil"/>
              <w:right w:val="nil"/>
            </w:tcBorders>
            <w:shd w:val="clear" w:color="auto" w:fill="auto"/>
            <w:hideMark/>
          </w:tcPr>
          <w:p w14:paraId="7FB6372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9</w:t>
            </w:r>
          </w:p>
        </w:tc>
        <w:tc>
          <w:tcPr>
            <w:tcW w:w="387" w:type="pct"/>
            <w:tcBorders>
              <w:top w:val="nil"/>
              <w:left w:val="nil"/>
              <w:bottom w:val="nil"/>
              <w:right w:val="nil"/>
            </w:tcBorders>
            <w:shd w:val="clear" w:color="auto" w:fill="auto"/>
            <w:hideMark/>
          </w:tcPr>
          <w:p w14:paraId="0C6E59F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43</w:t>
            </w:r>
          </w:p>
        </w:tc>
        <w:tc>
          <w:tcPr>
            <w:tcW w:w="423" w:type="pct"/>
            <w:tcBorders>
              <w:top w:val="nil"/>
              <w:left w:val="nil"/>
              <w:bottom w:val="nil"/>
              <w:right w:val="nil"/>
            </w:tcBorders>
            <w:shd w:val="clear" w:color="auto" w:fill="auto"/>
            <w:hideMark/>
          </w:tcPr>
          <w:p w14:paraId="007F06C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24336E7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86" w:type="pct"/>
            <w:tcBorders>
              <w:top w:val="nil"/>
              <w:left w:val="nil"/>
              <w:bottom w:val="nil"/>
              <w:right w:val="nil"/>
            </w:tcBorders>
            <w:shd w:val="clear" w:color="auto" w:fill="auto"/>
            <w:hideMark/>
          </w:tcPr>
          <w:p w14:paraId="642175D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72B3922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373" w:type="pct"/>
            <w:tcBorders>
              <w:top w:val="nil"/>
              <w:left w:val="nil"/>
              <w:bottom w:val="nil"/>
              <w:right w:val="nil"/>
            </w:tcBorders>
            <w:shd w:val="clear" w:color="auto" w:fill="auto"/>
            <w:hideMark/>
          </w:tcPr>
          <w:p w14:paraId="6DFC16F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1.98</w:t>
            </w:r>
          </w:p>
        </w:tc>
        <w:tc>
          <w:tcPr>
            <w:tcW w:w="314" w:type="pct"/>
            <w:tcBorders>
              <w:top w:val="nil"/>
              <w:left w:val="nil"/>
              <w:bottom w:val="nil"/>
              <w:right w:val="nil"/>
            </w:tcBorders>
            <w:shd w:val="clear" w:color="auto" w:fill="auto"/>
            <w:hideMark/>
          </w:tcPr>
          <w:p w14:paraId="7B0B33A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0.53</w:t>
            </w:r>
          </w:p>
        </w:tc>
        <w:tc>
          <w:tcPr>
            <w:tcW w:w="351" w:type="pct"/>
            <w:tcBorders>
              <w:top w:val="nil"/>
              <w:left w:val="nil"/>
              <w:bottom w:val="nil"/>
              <w:right w:val="nil"/>
            </w:tcBorders>
            <w:shd w:val="clear" w:color="auto" w:fill="auto"/>
            <w:hideMark/>
          </w:tcPr>
          <w:p w14:paraId="77C8EFE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4.84</w:t>
            </w:r>
          </w:p>
        </w:tc>
      </w:tr>
      <w:tr w:rsidR="007E7EEE" w:rsidRPr="00971F64" w14:paraId="4F88CAFC" w14:textId="77777777" w:rsidTr="002C2402">
        <w:trPr>
          <w:cantSplit/>
          <w:trHeight w:val="255"/>
          <w:jc w:val="center"/>
        </w:trPr>
        <w:tc>
          <w:tcPr>
            <w:tcW w:w="1127" w:type="pct"/>
            <w:tcBorders>
              <w:top w:val="nil"/>
              <w:left w:val="nil"/>
              <w:bottom w:val="nil"/>
              <w:right w:val="nil"/>
            </w:tcBorders>
            <w:shd w:val="clear" w:color="auto" w:fill="auto"/>
            <w:hideMark/>
          </w:tcPr>
          <w:p w14:paraId="5966826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4CA5175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1996</w:t>
            </w:r>
          </w:p>
        </w:tc>
        <w:tc>
          <w:tcPr>
            <w:tcW w:w="413" w:type="pct"/>
            <w:tcBorders>
              <w:top w:val="nil"/>
              <w:left w:val="nil"/>
              <w:bottom w:val="nil"/>
              <w:right w:val="nil"/>
            </w:tcBorders>
            <w:shd w:val="clear" w:color="auto" w:fill="auto"/>
            <w:hideMark/>
          </w:tcPr>
          <w:p w14:paraId="747E06E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21DAB32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15</w:t>
            </w:r>
          </w:p>
        </w:tc>
        <w:tc>
          <w:tcPr>
            <w:tcW w:w="423" w:type="pct"/>
            <w:tcBorders>
              <w:top w:val="nil"/>
              <w:left w:val="nil"/>
              <w:bottom w:val="nil"/>
              <w:right w:val="nil"/>
            </w:tcBorders>
            <w:shd w:val="clear" w:color="auto" w:fill="auto"/>
            <w:hideMark/>
          </w:tcPr>
          <w:p w14:paraId="5E1737F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3BCB721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86" w:type="pct"/>
            <w:tcBorders>
              <w:top w:val="nil"/>
              <w:left w:val="nil"/>
              <w:bottom w:val="nil"/>
              <w:right w:val="nil"/>
            </w:tcBorders>
            <w:shd w:val="clear" w:color="auto" w:fill="auto"/>
            <w:hideMark/>
          </w:tcPr>
          <w:p w14:paraId="06E501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407" w:type="pct"/>
            <w:tcBorders>
              <w:top w:val="nil"/>
              <w:left w:val="nil"/>
              <w:bottom w:val="nil"/>
              <w:right w:val="nil"/>
            </w:tcBorders>
            <w:shd w:val="clear" w:color="auto" w:fill="auto"/>
            <w:hideMark/>
          </w:tcPr>
          <w:p w14:paraId="1A7FEB7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73" w:type="pct"/>
            <w:tcBorders>
              <w:top w:val="nil"/>
              <w:left w:val="nil"/>
              <w:bottom w:val="nil"/>
              <w:right w:val="nil"/>
            </w:tcBorders>
            <w:shd w:val="clear" w:color="auto" w:fill="auto"/>
            <w:hideMark/>
          </w:tcPr>
          <w:p w14:paraId="387975E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1.58</w:t>
            </w:r>
          </w:p>
        </w:tc>
        <w:tc>
          <w:tcPr>
            <w:tcW w:w="314" w:type="pct"/>
            <w:tcBorders>
              <w:top w:val="nil"/>
              <w:left w:val="nil"/>
              <w:bottom w:val="nil"/>
              <w:right w:val="nil"/>
            </w:tcBorders>
            <w:shd w:val="clear" w:color="auto" w:fill="auto"/>
            <w:hideMark/>
          </w:tcPr>
          <w:p w14:paraId="26ADA6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0.11</w:t>
            </w:r>
          </w:p>
        </w:tc>
        <w:tc>
          <w:tcPr>
            <w:tcW w:w="351" w:type="pct"/>
            <w:tcBorders>
              <w:top w:val="nil"/>
              <w:left w:val="nil"/>
              <w:bottom w:val="nil"/>
              <w:right w:val="nil"/>
            </w:tcBorders>
            <w:shd w:val="clear" w:color="auto" w:fill="auto"/>
            <w:hideMark/>
          </w:tcPr>
          <w:p w14:paraId="6EEB2F7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1.75</w:t>
            </w:r>
          </w:p>
        </w:tc>
      </w:tr>
      <w:tr w:rsidR="007E7EEE" w:rsidRPr="00971F64" w14:paraId="5253C68B" w14:textId="77777777" w:rsidTr="002C2402">
        <w:trPr>
          <w:cantSplit/>
          <w:trHeight w:val="255"/>
          <w:jc w:val="center"/>
        </w:trPr>
        <w:tc>
          <w:tcPr>
            <w:tcW w:w="1127" w:type="pct"/>
            <w:tcBorders>
              <w:top w:val="nil"/>
              <w:left w:val="nil"/>
              <w:bottom w:val="nil"/>
              <w:right w:val="nil"/>
            </w:tcBorders>
            <w:shd w:val="clear" w:color="auto" w:fill="auto"/>
            <w:hideMark/>
          </w:tcPr>
          <w:p w14:paraId="4DE00EF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27AB2FB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1997</w:t>
            </w:r>
          </w:p>
        </w:tc>
        <w:tc>
          <w:tcPr>
            <w:tcW w:w="413" w:type="pct"/>
            <w:tcBorders>
              <w:top w:val="nil"/>
              <w:left w:val="nil"/>
              <w:bottom w:val="nil"/>
              <w:right w:val="nil"/>
            </w:tcBorders>
            <w:shd w:val="clear" w:color="auto" w:fill="auto"/>
            <w:hideMark/>
          </w:tcPr>
          <w:p w14:paraId="6D5331DC"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37</w:t>
            </w:r>
          </w:p>
        </w:tc>
        <w:tc>
          <w:tcPr>
            <w:tcW w:w="387" w:type="pct"/>
            <w:tcBorders>
              <w:top w:val="nil"/>
              <w:left w:val="nil"/>
              <w:bottom w:val="nil"/>
              <w:right w:val="nil"/>
            </w:tcBorders>
            <w:shd w:val="clear" w:color="auto" w:fill="auto"/>
            <w:hideMark/>
          </w:tcPr>
          <w:p w14:paraId="2BACBAB6"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128</w:t>
            </w:r>
          </w:p>
        </w:tc>
        <w:tc>
          <w:tcPr>
            <w:tcW w:w="423" w:type="pct"/>
            <w:tcBorders>
              <w:top w:val="nil"/>
              <w:left w:val="nil"/>
              <w:bottom w:val="nil"/>
              <w:right w:val="nil"/>
            </w:tcBorders>
            <w:shd w:val="clear" w:color="auto" w:fill="auto"/>
            <w:hideMark/>
          </w:tcPr>
          <w:p w14:paraId="1C83A04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00A8743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110</w:t>
            </w:r>
          </w:p>
        </w:tc>
        <w:tc>
          <w:tcPr>
            <w:tcW w:w="386" w:type="pct"/>
            <w:tcBorders>
              <w:top w:val="nil"/>
              <w:left w:val="nil"/>
              <w:bottom w:val="nil"/>
              <w:right w:val="nil"/>
            </w:tcBorders>
            <w:shd w:val="clear" w:color="auto" w:fill="auto"/>
            <w:hideMark/>
          </w:tcPr>
          <w:p w14:paraId="597E890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665C2D8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50</w:t>
            </w:r>
          </w:p>
        </w:tc>
        <w:tc>
          <w:tcPr>
            <w:tcW w:w="373" w:type="pct"/>
            <w:tcBorders>
              <w:top w:val="nil"/>
              <w:left w:val="nil"/>
              <w:bottom w:val="nil"/>
              <w:right w:val="nil"/>
            </w:tcBorders>
            <w:shd w:val="clear" w:color="auto" w:fill="auto"/>
            <w:hideMark/>
          </w:tcPr>
          <w:p w14:paraId="794BAB1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1.97</w:t>
            </w:r>
          </w:p>
        </w:tc>
        <w:tc>
          <w:tcPr>
            <w:tcW w:w="314" w:type="pct"/>
            <w:tcBorders>
              <w:top w:val="nil"/>
              <w:left w:val="nil"/>
              <w:bottom w:val="nil"/>
              <w:right w:val="nil"/>
            </w:tcBorders>
            <w:shd w:val="clear" w:color="auto" w:fill="auto"/>
            <w:hideMark/>
          </w:tcPr>
          <w:p w14:paraId="66EFBF1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0.34</w:t>
            </w:r>
          </w:p>
        </w:tc>
        <w:tc>
          <w:tcPr>
            <w:tcW w:w="351" w:type="pct"/>
            <w:tcBorders>
              <w:top w:val="nil"/>
              <w:left w:val="nil"/>
              <w:bottom w:val="nil"/>
              <w:right w:val="nil"/>
            </w:tcBorders>
            <w:shd w:val="clear" w:color="auto" w:fill="auto"/>
            <w:hideMark/>
          </w:tcPr>
          <w:p w14:paraId="16839E1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4.15</w:t>
            </w:r>
          </w:p>
        </w:tc>
      </w:tr>
      <w:tr w:rsidR="007E7EEE" w:rsidRPr="00971F64" w14:paraId="6425B184" w14:textId="77777777" w:rsidTr="002C2402">
        <w:trPr>
          <w:cantSplit/>
          <w:trHeight w:val="255"/>
          <w:jc w:val="center"/>
        </w:trPr>
        <w:tc>
          <w:tcPr>
            <w:tcW w:w="1127" w:type="pct"/>
            <w:tcBorders>
              <w:top w:val="nil"/>
              <w:left w:val="nil"/>
              <w:bottom w:val="nil"/>
              <w:right w:val="nil"/>
            </w:tcBorders>
            <w:shd w:val="clear" w:color="auto" w:fill="auto"/>
            <w:hideMark/>
          </w:tcPr>
          <w:p w14:paraId="72F4B090"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30267DF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1998</w:t>
            </w:r>
          </w:p>
        </w:tc>
        <w:tc>
          <w:tcPr>
            <w:tcW w:w="413" w:type="pct"/>
            <w:tcBorders>
              <w:top w:val="nil"/>
              <w:left w:val="nil"/>
              <w:bottom w:val="nil"/>
              <w:right w:val="nil"/>
            </w:tcBorders>
            <w:shd w:val="clear" w:color="auto" w:fill="auto"/>
            <w:hideMark/>
          </w:tcPr>
          <w:p w14:paraId="4FBC78E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29</w:t>
            </w:r>
          </w:p>
        </w:tc>
        <w:tc>
          <w:tcPr>
            <w:tcW w:w="387" w:type="pct"/>
            <w:tcBorders>
              <w:top w:val="nil"/>
              <w:left w:val="nil"/>
              <w:bottom w:val="nil"/>
              <w:right w:val="nil"/>
            </w:tcBorders>
            <w:shd w:val="clear" w:color="auto" w:fill="auto"/>
            <w:hideMark/>
          </w:tcPr>
          <w:p w14:paraId="0C76100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123</w:t>
            </w:r>
          </w:p>
        </w:tc>
        <w:tc>
          <w:tcPr>
            <w:tcW w:w="423" w:type="pct"/>
            <w:tcBorders>
              <w:top w:val="nil"/>
              <w:left w:val="nil"/>
              <w:bottom w:val="nil"/>
              <w:right w:val="nil"/>
            </w:tcBorders>
            <w:shd w:val="clear" w:color="auto" w:fill="auto"/>
            <w:hideMark/>
          </w:tcPr>
          <w:p w14:paraId="2851B08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60EE695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108</w:t>
            </w:r>
          </w:p>
        </w:tc>
        <w:tc>
          <w:tcPr>
            <w:tcW w:w="386" w:type="pct"/>
            <w:tcBorders>
              <w:top w:val="nil"/>
              <w:left w:val="nil"/>
              <w:bottom w:val="nil"/>
              <w:right w:val="nil"/>
            </w:tcBorders>
            <w:shd w:val="clear" w:color="auto" w:fill="auto"/>
            <w:hideMark/>
          </w:tcPr>
          <w:p w14:paraId="354CD65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FC7EBB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44</w:t>
            </w:r>
          </w:p>
        </w:tc>
        <w:tc>
          <w:tcPr>
            <w:tcW w:w="373" w:type="pct"/>
            <w:tcBorders>
              <w:top w:val="nil"/>
              <w:left w:val="nil"/>
              <w:bottom w:val="nil"/>
              <w:right w:val="nil"/>
            </w:tcBorders>
            <w:shd w:val="clear" w:color="auto" w:fill="auto"/>
            <w:hideMark/>
          </w:tcPr>
          <w:p w14:paraId="13AA03E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1.98</w:t>
            </w:r>
          </w:p>
        </w:tc>
        <w:tc>
          <w:tcPr>
            <w:tcW w:w="314" w:type="pct"/>
            <w:tcBorders>
              <w:top w:val="nil"/>
              <w:left w:val="nil"/>
              <w:bottom w:val="nil"/>
              <w:right w:val="nil"/>
            </w:tcBorders>
            <w:shd w:val="clear" w:color="auto" w:fill="auto"/>
            <w:hideMark/>
          </w:tcPr>
          <w:p w14:paraId="7C65630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0.26</w:t>
            </w:r>
          </w:p>
        </w:tc>
        <w:tc>
          <w:tcPr>
            <w:tcW w:w="351" w:type="pct"/>
            <w:tcBorders>
              <w:top w:val="nil"/>
              <w:left w:val="nil"/>
              <w:bottom w:val="nil"/>
              <w:right w:val="nil"/>
            </w:tcBorders>
            <w:shd w:val="clear" w:color="auto" w:fill="auto"/>
            <w:hideMark/>
          </w:tcPr>
          <w:p w14:paraId="5894EBC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3.42</w:t>
            </w:r>
          </w:p>
        </w:tc>
      </w:tr>
      <w:tr w:rsidR="007E7EEE" w:rsidRPr="00971F64" w14:paraId="3CC819DB" w14:textId="77777777" w:rsidTr="002C2402">
        <w:trPr>
          <w:cantSplit/>
          <w:trHeight w:val="255"/>
          <w:jc w:val="center"/>
        </w:trPr>
        <w:tc>
          <w:tcPr>
            <w:tcW w:w="1127" w:type="pct"/>
            <w:tcBorders>
              <w:top w:val="nil"/>
              <w:left w:val="nil"/>
              <w:bottom w:val="nil"/>
              <w:right w:val="nil"/>
            </w:tcBorders>
            <w:shd w:val="clear" w:color="auto" w:fill="auto"/>
            <w:hideMark/>
          </w:tcPr>
          <w:p w14:paraId="151803B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5552AF56"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1999</w:t>
            </w:r>
          </w:p>
        </w:tc>
        <w:tc>
          <w:tcPr>
            <w:tcW w:w="413" w:type="pct"/>
            <w:tcBorders>
              <w:top w:val="nil"/>
              <w:left w:val="nil"/>
              <w:bottom w:val="nil"/>
              <w:right w:val="nil"/>
            </w:tcBorders>
            <w:shd w:val="clear" w:color="auto" w:fill="auto"/>
            <w:hideMark/>
          </w:tcPr>
          <w:p w14:paraId="601D50C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w:t>
            </w:r>
          </w:p>
        </w:tc>
        <w:tc>
          <w:tcPr>
            <w:tcW w:w="387" w:type="pct"/>
            <w:tcBorders>
              <w:top w:val="nil"/>
              <w:left w:val="nil"/>
              <w:bottom w:val="nil"/>
              <w:right w:val="nil"/>
            </w:tcBorders>
            <w:shd w:val="clear" w:color="auto" w:fill="auto"/>
            <w:hideMark/>
          </w:tcPr>
          <w:p w14:paraId="5FAFE623"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7A1CA76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384E05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442B53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2E2FBE7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78AB159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56679EA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603DC55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6832FEB" w14:textId="77777777" w:rsidTr="002C2402">
        <w:trPr>
          <w:cantSplit/>
          <w:trHeight w:val="255"/>
          <w:jc w:val="center"/>
        </w:trPr>
        <w:tc>
          <w:tcPr>
            <w:tcW w:w="1127" w:type="pct"/>
            <w:tcBorders>
              <w:top w:val="nil"/>
              <w:left w:val="nil"/>
              <w:bottom w:val="nil"/>
              <w:right w:val="nil"/>
            </w:tcBorders>
            <w:shd w:val="clear" w:color="auto" w:fill="auto"/>
            <w:hideMark/>
          </w:tcPr>
          <w:p w14:paraId="6394C770"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5DB40E92"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2000</w:t>
            </w:r>
          </w:p>
        </w:tc>
        <w:tc>
          <w:tcPr>
            <w:tcW w:w="413" w:type="pct"/>
            <w:tcBorders>
              <w:top w:val="nil"/>
              <w:left w:val="nil"/>
              <w:bottom w:val="nil"/>
              <w:right w:val="nil"/>
            </w:tcBorders>
            <w:shd w:val="clear" w:color="auto" w:fill="auto"/>
            <w:hideMark/>
          </w:tcPr>
          <w:p w14:paraId="5F9FCCA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07C20A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4FD80A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0C3D8C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304940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0544EE8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4080359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1193EB2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72B1B53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9097BD0" w14:textId="77777777" w:rsidTr="002C2402">
        <w:trPr>
          <w:cantSplit/>
          <w:trHeight w:val="255"/>
          <w:jc w:val="center"/>
        </w:trPr>
        <w:tc>
          <w:tcPr>
            <w:tcW w:w="1127" w:type="pct"/>
            <w:tcBorders>
              <w:top w:val="nil"/>
              <w:left w:val="nil"/>
              <w:bottom w:val="nil"/>
              <w:right w:val="nil"/>
            </w:tcBorders>
            <w:shd w:val="clear" w:color="auto" w:fill="auto"/>
            <w:hideMark/>
          </w:tcPr>
          <w:p w14:paraId="11D211EE"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43069CD8"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2001</w:t>
            </w:r>
          </w:p>
        </w:tc>
        <w:tc>
          <w:tcPr>
            <w:tcW w:w="413" w:type="pct"/>
            <w:tcBorders>
              <w:top w:val="nil"/>
              <w:left w:val="nil"/>
              <w:bottom w:val="nil"/>
              <w:right w:val="nil"/>
            </w:tcBorders>
            <w:shd w:val="clear" w:color="auto" w:fill="auto"/>
            <w:hideMark/>
          </w:tcPr>
          <w:p w14:paraId="6FBBEBF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757AF2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9E852C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00BB5DD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F0B4BD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5F68FE9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59FC1F3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38466B3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08C7F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26C2574" w14:textId="77777777" w:rsidTr="002C2402">
        <w:trPr>
          <w:cantSplit/>
          <w:trHeight w:val="255"/>
          <w:jc w:val="center"/>
        </w:trPr>
        <w:tc>
          <w:tcPr>
            <w:tcW w:w="1127" w:type="pct"/>
            <w:tcBorders>
              <w:top w:val="nil"/>
              <w:left w:val="nil"/>
              <w:bottom w:val="nil"/>
              <w:right w:val="nil"/>
            </w:tcBorders>
            <w:shd w:val="clear" w:color="auto" w:fill="auto"/>
            <w:hideMark/>
          </w:tcPr>
          <w:p w14:paraId="6BDFAE1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7F273B7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2002</w:t>
            </w:r>
          </w:p>
        </w:tc>
        <w:tc>
          <w:tcPr>
            <w:tcW w:w="413" w:type="pct"/>
            <w:tcBorders>
              <w:top w:val="nil"/>
              <w:left w:val="nil"/>
              <w:bottom w:val="nil"/>
              <w:right w:val="nil"/>
            </w:tcBorders>
            <w:shd w:val="clear" w:color="auto" w:fill="auto"/>
            <w:hideMark/>
          </w:tcPr>
          <w:p w14:paraId="1F20BA1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4590D6C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14</w:t>
            </w:r>
          </w:p>
        </w:tc>
        <w:tc>
          <w:tcPr>
            <w:tcW w:w="423" w:type="pct"/>
            <w:tcBorders>
              <w:top w:val="nil"/>
              <w:left w:val="nil"/>
              <w:bottom w:val="nil"/>
              <w:right w:val="nil"/>
            </w:tcBorders>
            <w:shd w:val="clear" w:color="auto" w:fill="auto"/>
            <w:hideMark/>
          </w:tcPr>
          <w:p w14:paraId="608D88B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30C35D5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86" w:type="pct"/>
            <w:tcBorders>
              <w:top w:val="nil"/>
              <w:left w:val="nil"/>
              <w:bottom w:val="nil"/>
              <w:right w:val="nil"/>
            </w:tcBorders>
            <w:shd w:val="clear" w:color="auto" w:fill="auto"/>
            <w:hideMark/>
          </w:tcPr>
          <w:p w14:paraId="51E1235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407" w:type="pct"/>
            <w:tcBorders>
              <w:top w:val="nil"/>
              <w:left w:val="nil"/>
              <w:bottom w:val="nil"/>
              <w:right w:val="nil"/>
            </w:tcBorders>
            <w:shd w:val="clear" w:color="auto" w:fill="auto"/>
            <w:hideMark/>
          </w:tcPr>
          <w:p w14:paraId="451635D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73" w:type="pct"/>
            <w:tcBorders>
              <w:top w:val="nil"/>
              <w:left w:val="nil"/>
              <w:bottom w:val="nil"/>
              <w:right w:val="nil"/>
            </w:tcBorders>
            <w:shd w:val="clear" w:color="auto" w:fill="auto"/>
            <w:hideMark/>
          </w:tcPr>
          <w:p w14:paraId="001C8CD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1.54</w:t>
            </w:r>
          </w:p>
        </w:tc>
        <w:tc>
          <w:tcPr>
            <w:tcW w:w="314" w:type="pct"/>
            <w:tcBorders>
              <w:top w:val="nil"/>
              <w:left w:val="nil"/>
              <w:bottom w:val="nil"/>
              <w:right w:val="nil"/>
            </w:tcBorders>
            <w:shd w:val="clear" w:color="auto" w:fill="auto"/>
            <w:hideMark/>
          </w:tcPr>
          <w:p w14:paraId="6254DB9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0.23</w:t>
            </w:r>
          </w:p>
        </w:tc>
        <w:tc>
          <w:tcPr>
            <w:tcW w:w="351" w:type="pct"/>
            <w:tcBorders>
              <w:top w:val="nil"/>
              <w:left w:val="nil"/>
              <w:bottom w:val="nil"/>
              <w:right w:val="nil"/>
            </w:tcBorders>
            <w:shd w:val="clear" w:color="auto" w:fill="auto"/>
            <w:hideMark/>
          </w:tcPr>
          <w:p w14:paraId="6C7A145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1.93</w:t>
            </w:r>
          </w:p>
        </w:tc>
      </w:tr>
      <w:tr w:rsidR="007E7EEE" w:rsidRPr="00971F64" w14:paraId="5BA438B7" w14:textId="77777777" w:rsidTr="002C2402">
        <w:trPr>
          <w:cantSplit/>
          <w:trHeight w:val="255"/>
          <w:jc w:val="center"/>
        </w:trPr>
        <w:tc>
          <w:tcPr>
            <w:tcW w:w="1127" w:type="pct"/>
            <w:tcBorders>
              <w:top w:val="nil"/>
              <w:left w:val="nil"/>
              <w:bottom w:val="nil"/>
              <w:right w:val="nil"/>
            </w:tcBorders>
            <w:shd w:val="clear" w:color="auto" w:fill="auto"/>
            <w:hideMark/>
          </w:tcPr>
          <w:p w14:paraId="29E59BB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6894C89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2003</w:t>
            </w:r>
          </w:p>
        </w:tc>
        <w:tc>
          <w:tcPr>
            <w:tcW w:w="413" w:type="pct"/>
            <w:tcBorders>
              <w:top w:val="nil"/>
              <w:left w:val="nil"/>
              <w:bottom w:val="nil"/>
              <w:right w:val="nil"/>
            </w:tcBorders>
            <w:shd w:val="clear" w:color="auto" w:fill="auto"/>
            <w:hideMark/>
          </w:tcPr>
          <w:p w14:paraId="2EE08A1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71EA5D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29</w:t>
            </w:r>
          </w:p>
        </w:tc>
        <w:tc>
          <w:tcPr>
            <w:tcW w:w="423" w:type="pct"/>
            <w:tcBorders>
              <w:top w:val="nil"/>
              <w:left w:val="nil"/>
              <w:bottom w:val="nil"/>
              <w:right w:val="nil"/>
            </w:tcBorders>
            <w:shd w:val="clear" w:color="auto" w:fill="auto"/>
            <w:hideMark/>
          </w:tcPr>
          <w:p w14:paraId="6DCE05B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13BF50F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386" w:type="pct"/>
            <w:tcBorders>
              <w:top w:val="nil"/>
              <w:left w:val="nil"/>
              <w:bottom w:val="nil"/>
              <w:right w:val="nil"/>
            </w:tcBorders>
            <w:shd w:val="clear" w:color="auto" w:fill="auto"/>
            <w:hideMark/>
          </w:tcPr>
          <w:p w14:paraId="2D9219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407" w:type="pct"/>
            <w:tcBorders>
              <w:top w:val="nil"/>
              <w:left w:val="nil"/>
              <w:bottom w:val="nil"/>
              <w:right w:val="nil"/>
            </w:tcBorders>
            <w:shd w:val="clear" w:color="auto" w:fill="auto"/>
            <w:hideMark/>
          </w:tcPr>
          <w:p w14:paraId="58DCC0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373" w:type="pct"/>
            <w:tcBorders>
              <w:top w:val="nil"/>
              <w:left w:val="nil"/>
              <w:bottom w:val="nil"/>
              <w:right w:val="nil"/>
            </w:tcBorders>
            <w:shd w:val="clear" w:color="auto" w:fill="auto"/>
            <w:hideMark/>
          </w:tcPr>
          <w:p w14:paraId="27CF9A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14" w:type="pct"/>
            <w:tcBorders>
              <w:top w:val="nil"/>
              <w:left w:val="nil"/>
              <w:bottom w:val="nil"/>
              <w:right w:val="nil"/>
            </w:tcBorders>
            <w:shd w:val="clear" w:color="auto" w:fill="auto"/>
            <w:hideMark/>
          </w:tcPr>
          <w:p w14:paraId="6275457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0.13</w:t>
            </w:r>
          </w:p>
        </w:tc>
        <w:tc>
          <w:tcPr>
            <w:tcW w:w="351" w:type="pct"/>
            <w:tcBorders>
              <w:top w:val="nil"/>
              <w:left w:val="nil"/>
              <w:bottom w:val="nil"/>
              <w:right w:val="nil"/>
            </w:tcBorders>
            <w:shd w:val="clear" w:color="auto" w:fill="auto"/>
            <w:hideMark/>
          </w:tcPr>
          <w:p w14:paraId="47F6A1A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1.69</w:t>
            </w:r>
          </w:p>
        </w:tc>
      </w:tr>
      <w:tr w:rsidR="007E7EEE" w:rsidRPr="00971F64" w14:paraId="180066B9" w14:textId="77777777" w:rsidTr="002C2402">
        <w:trPr>
          <w:cantSplit/>
          <w:trHeight w:val="255"/>
          <w:jc w:val="center"/>
        </w:trPr>
        <w:tc>
          <w:tcPr>
            <w:tcW w:w="1127" w:type="pct"/>
            <w:tcBorders>
              <w:top w:val="nil"/>
              <w:left w:val="nil"/>
              <w:bottom w:val="single" w:sz="4" w:space="0" w:color="auto"/>
              <w:right w:val="nil"/>
            </w:tcBorders>
            <w:shd w:val="clear" w:color="auto" w:fill="auto"/>
            <w:hideMark/>
          </w:tcPr>
          <w:p w14:paraId="4620B566"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single" w:sz="4" w:space="0" w:color="auto"/>
              <w:right w:val="nil"/>
            </w:tcBorders>
            <w:shd w:val="clear" w:color="auto" w:fill="auto"/>
            <w:hideMark/>
          </w:tcPr>
          <w:p w14:paraId="6FDBD9A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2004</w:t>
            </w:r>
          </w:p>
        </w:tc>
        <w:tc>
          <w:tcPr>
            <w:tcW w:w="413" w:type="pct"/>
            <w:tcBorders>
              <w:top w:val="nil"/>
              <w:left w:val="nil"/>
              <w:bottom w:val="single" w:sz="4" w:space="0" w:color="auto"/>
              <w:right w:val="nil"/>
            </w:tcBorders>
            <w:shd w:val="clear" w:color="auto" w:fill="auto"/>
            <w:hideMark/>
          </w:tcPr>
          <w:p w14:paraId="6038CB9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single" w:sz="4" w:space="0" w:color="auto"/>
              <w:right w:val="nil"/>
            </w:tcBorders>
            <w:shd w:val="clear" w:color="auto" w:fill="auto"/>
            <w:hideMark/>
          </w:tcPr>
          <w:p w14:paraId="7DE6E1BA"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15</w:t>
            </w:r>
          </w:p>
        </w:tc>
        <w:tc>
          <w:tcPr>
            <w:tcW w:w="423" w:type="pct"/>
            <w:tcBorders>
              <w:top w:val="nil"/>
              <w:left w:val="nil"/>
              <w:bottom w:val="single" w:sz="4" w:space="0" w:color="auto"/>
              <w:right w:val="nil"/>
            </w:tcBorders>
            <w:shd w:val="clear" w:color="auto" w:fill="auto"/>
            <w:hideMark/>
          </w:tcPr>
          <w:p w14:paraId="1D6E8B2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single" w:sz="4" w:space="0" w:color="auto"/>
              <w:right w:val="nil"/>
            </w:tcBorders>
            <w:shd w:val="clear" w:color="auto" w:fill="auto"/>
            <w:hideMark/>
          </w:tcPr>
          <w:p w14:paraId="34DDA7F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86" w:type="pct"/>
            <w:tcBorders>
              <w:top w:val="nil"/>
              <w:left w:val="nil"/>
              <w:bottom w:val="single" w:sz="4" w:space="0" w:color="auto"/>
              <w:right w:val="nil"/>
            </w:tcBorders>
            <w:shd w:val="clear" w:color="auto" w:fill="auto"/>
            <w:hideMark/>
          </w:tcPr>
          <w:p w14:paraId="36829E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single" w:sz="4" w:space="0" w:color="auto"/>
              <w:right w:val="nil"/>
            </w:tcBorders>
            <w:shd w:val="clear" w:color="auto" w:fill="auto"/>
            <w:hideMark/>
          </w:tcPr>
          <w:p w14:paraId="4BF55BD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73" w:type="pct"/>
            <w:tcBorders>
              <w:top w:val="nil"/>
              <w:left w:val="nil"/>
              <w:bottom w:val="single" w:sz="4" w:space="0" w:color="auto"/>
              <w:right w:val="nil"/>
            </w:tcBorders>
            <w:shd w:val="clear" w:color="auto" w:fill="auto"/>
            <w:hideMark/>
          </w:tcPr>
          <w:p w14:paraId="1ED042A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1.49</w:t>
            </w:r>
          </w:p>
        </w:tc>
        <w:tc>
          <w:tcPr>
            <w:tcW w:w="314" w:type="pct"/>
            <w:tcBorders>
              <w:top w:val="nil"/>
              <w:left w:val="nil"/>
              <w:bottom w:val="single" w:sz="4" w:space="0" w:color="auto"/>
              <w:right w:val="nil"/>
            </w:tcBorders>
            <w:shd w:val="clear" w:color="auto" w:fill="auto"/>
            <w:hideMark/>
          </w:tcPr>
          <w:p w14:paraId="3699154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0.08</w:t>
            </w:r>
          </w:p>
        </w:tc>
        <w:tc>
          <w:tcPr>
            <w:tcW w:w="351" w:type="pct"/>
            <w:tcBorders>
              <w:top w:val="nil"/>
              <w:left w:val="nil"/>
              <w:bottom w:val="single" w:sz="4" w:space="0" w:color="auto"/>
              <w:right w:val="nil"/>
            </w:tcBorders>
            <w:shd w:val="clear" w:color="auto" w:fill="auto"/>
            <w:hideMark/>
          </w:tcPr>
          <w:p w14:paraId="29D2D3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1.61</w:t>
            </w:r>
          </w:p>
        </w:tc>
      </w:tr>
      <w:tr w:rsidR="007E7EEE" w:rsidRPr="00971F64" w14:paraId="7F66E7D7" w14:textId="77777777" w:rsidTr="002C2402">
        <w:trPr>
          <w:cantSplit/>
          <w:trHeight w:val="255"/>
          <w:jc w:val="center"/>
        </w:trPr>
        <w:tc>
          <w:tcPr>
            <w:tcW w:w="1127" w:type="pct"/>
            <w:tcBorders>
              <w:top w:val="single" w:sz="4" w:space="0" w:color="auto"/>
              <w:left w:val="nil"/>
              <w:bottom w:val="nil"/>
              <w:right w:val="nil"/>
            </w:tcBorders>
            <w:shd w:val="clear" w:color="auto" w:fill="auto"/>
            <w:hideMark/>
          </w:tcPr>
          <w:p w14:paraId="62717A7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lastRenderedPageBreak/>
              <w:t>Cape Alava</w:t>
            </w:r>
          </w:p>
        </w:tc>
        <w:tc>
          <w:tcPr>
            <w:tcW w:w="342" w:type="pct"/>
            <w:tcBorders>
              <w:top w:val="single" w:sz="4" w:space="0" w:color="auto"/>
              <w:left w:val="nil"/>
              <w:bottom w:val="nil"/>
              <w:right w:val="nil"/>
            </w:tcBorders>
            <w:shd w:val="clear" w:color="auto" w:fill="auto"/>
            <w:hideMark/>
          </w:tcPr>
          <w:p w14:paraId="3673BDA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2005</w:t>
            </w:r>
          </w:p>
        </w:tc>
        <w:tc>
          <w:tcPr>
            <w:tcW w:w="413" w:type="pct"/>
            <w:tcBorders>
              <w:top w:val="single" w:sz="4" w:space="0" w:color="auto"/>
              <w:left w:val="nil"/>
              <w:bottom w:val="nil"/>
              <w:right w:val="nil"/>
            </w:tcBorders>
            <w:shd w:val="clear" w:color="auto" w:fill="auto"/>
            <w:hideMark/>
          </w:tcPr>
          <w:p w14:paraId="113ED59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single" w:sz="4" w:space="0" w:color="auto"/>
              <w:left w:val="nil"/>
              <w:bottom w:val="nil"/>
              <w:right w:val="nil"/>
            </w:tcBorders>
            <w:shd w:val="clear" w:color="auto" w:fill="auto"/>
            <w:hideMark/>
          </w:tcPr>
          <w:p w14:paraId="32956869"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28</w:t>
            </w:r>
          </w:p>
        </w:tc>
        <w:tc>
          <w:tcPr>
            <w:tcW w:w="423" w:type="pct"/>
            <w:tcBorders>
              <w:top w:val="single" w:sz="4" w:space="0" w:color="auto"/>
              <w:left w:val="nil"/>
              <w:bottom w:val="nil"/>
              <w:right w:val="nil"/>
            </w:tcBorders>
            <w:shd w:val="clear" w:color="auto" w:fill="auto"/>
            <w:hideMark/>
          </w:tcPr>
          <w:p w14:paraId="28D35A7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single" w:sz="4" w:space="0" w:color="auto"/>
              <w:left w:val="nil"/>
              <w:bottom w:val="nil"/>
              <w:right w:val="nil"/>
            </w:tcBorders>
            <w:shd w:val="clear" w:color="auto" w:fill="auto"/>
            <w:hideMark/>
          </w:tcPr>
          <w:p w14:paraId="4F42444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86" w:type="pct"/>
            <w:tcBorders>
              <w:top w:val="single" w:sz="4" w:space="0" w:color="auto"/>
              <w:left w:val="nil"/>
              <w:bottom w:val="nil"/>
              <w:right w:val="nil"/>
            </w:tcBorders>
            <w:shd w:val="clear" w:color="auto" w:fill="auto"/>
            <w:hideMark/>
          </w:tcPr>
          <w:p w14:paraId="3C42F2D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single" w:sz="4" w:space="0" w:color="auto"/>
              <w:left w:val="nil"/>
              <w:bottom w:val="nil"/>
              <w:right w:val="nil"/>
            </w:tcBorders>
            <w:shd w:val="clear" w:color="auto" w:fill="auto"/>
            <w:hideMark/>
          </w:tcPr>
          <w:p w14:paraId="6F6C37F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73" w:type="pct"/>
            <w:tcBorders>
              <w:top w:val="single" w:sz="4" w:space="0" w:color="auto"/>
              <w:left w:val="nil"/>
              <w:bottom w:val="nil"/>
              <w:right w:val="nil"/>
            </w:tcBorders>
            <w:shd w:val="clear" w:color="auto" w:fill="auto"/>
            <w:hideMark/>
          </w:tcPr>
          <w:p w14:paraId="25ACE31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1.85</w:t>
            </w:r>
          </w:p>
        </w:tc>
        <w:tc>
          <w:tcPr>
            <w:tcW w:w="314" w:type="pct"/>
            <w:tcBorders>
              <w:top w:val="single" w:sz="4" w:space="0" w:color="auto"/>
              <w:left w:val="nil"/>
              <w:bottom w:val="nil"/>
              <w:right w:val="nil"/>
            </w:tcBorders>
            <w:shd w:val="clear" w:color="auto" w:fill="auto"/>
            <w:hideMark/>
          </w:tcPr>
          <w:p w14:paraId="7490BEB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0.11</w:t>
            </w:r>
          </w:p>
        </w:tc>
        <w:tc>
          <w:tcPr>
            <w:tcW w:w="351" w:type="pct"/>
            <w:tcBorders>
              <w:top w:val="single" w:sz="4" w:space="0" w:color="auto"/>
              <w:left w:val="nil"/>
              <w:bottom w:val="nil"/>
              <w:right w:val="nil"/>
            </w:tcBorders>
            <w:shd w:val="clear" w:color="auto" w:fill="auto"/>
            <w:hideMark/>
          </w:tcPr>
          <w:p w14:paraId="6FF0AE9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2.01</w:t>
            </w:r>
          </w:p>
        </w:tc>
      </w:tr>
      <w:tr w:rsidR="007E7EEE" w:rsidRPr="00971F64" w14:paraId="5BF6381E" w14:textId="77777777" w:rsidTr="002C2402">
        <w:trPr>
          <w:cantSplit/>
          <w:trHeight w:val="255"/>
          <w:jc w:val="center"/>
        </w:trPr>
        <w:tc>
          <w:tcPr>
            <w:tcW w:w="1127" w:type="pct"/>
            <w:tcBorders>
              <w:top w:val="nil"/>
              <w:left w:val="nil"/>
              <w:bottom w:val="nil"/>
              <w:right w:val="nil"/>
            </w:tcBorders>
            <w:shd w:val="clear" w:color="auto" w:fill="auto"/>
            <w:hideMark/>
          </w:tcPr>
          <w:p w14:paraId="29D90F3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072A021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2006</w:t>
            </w:r>
          </w:p>
        </w:tc>
        <w:tc>
          <w:tcPr>
            <w:tcW w:w="413" w:type="pct"/>
            <w:tcBorders>
              <w:top w:val="nil"/>
              <w:left w:val="nil"/>
              <w:bottom w:val="nil"/>
              <w:right w:val="nil"/>
            </w:tcBorders>
            <w:shd w:val="clear" w:color="auto" w:fill="auto"/>
            <w:hideMark/>
          </w:tcPr>
          <w:p w14:paraId="719F9E1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38017B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16</w:t>
            </w:r>
          </w:p>
        </w:tc>
        <w:tc>
          <w:tcPr>
            <w:tcW w:w="423" w:type="pct"/>
            <w:tcBorders>
              <w:top w:val="nil"/>
              <w:left w:val="nil"/>
              <w:bottom w:val="nil"/>
              <w:right w:val="nil"/>
            </w:tcBorders>
            <w:shd w:val="clear" w:color="auto" w:fill="auto"/>
            <w:hideMark/>
          </w:tcPr>
          <w:p w14:paraId="3419C49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5B97557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386" w:type="pct"/>
            <w:tcBorders>
              <w:top w:val="nil"/>
              <w:left w:val="nil"/>
              <w:bottom w:val="nil"/>
              <w:right w:val="nil"/>
            </w:tcBorders>
            <w:shd w:val="clear" w:color="auto" w:fill="auto"/>
            <w:hideMark/>
          </w:tcPr>
          <w:p w14:paraId="57B62E5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031D7CD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373" w:type="pct"/>
            <w:tcBorders>
              <w:top w:val="nil"/>
              <w:left w:val="nil"/>
              <w:bottom w:val="nil"/>
              <w:right w:val="nil"/>
            </w:tcBorders>
            <w:shd w:val="clear" w:color="auto" w:fill="auto"/>
            <w:hideMark/>
          </w:tcPr>
          <w:p w14:paraId="1D4B939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1.57</w:t>
            </w:r>
          </w:p>
        </w:tc>
        <w:tc>
          <w:tcPr>
            <w:tcW w:w="314" w:type="pct"/>
            <w:tcBorders>
              <w:top w:val="nil"/>
              <w:left w:val="nil"/>
              <w:bottom w:val="nil"/>
              <w:right w:val="nil"/>
            </w:tcBorders>
            <w:shd w:val="clear" w:color="auto" w:fill="auto"/>
            <w:hideMark/>
          </w:tcPr>
          <w:p w14:paraId="7769938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0.15</w:t>
            </w:r>
          </w:p>
        </w:tc>
        <w:tc>
          <w:tcPr>
            <w:tcW w:w="351" w:type="pct"/>
            <w:tcBorders>
              <w:top w:val="nil"/>
              <w:left w:val="nil"/>
              <w:bottom w:val="nil"/>
              <w:right w:val="nil"/>
            </w:tcBorders>
            <w:shd w:val="clear" w:color="auto" w:fill="auto"/>
            <w:hideMark/>
          </w:tcPr>
          <w:p w14:paraId="284E393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1.83</w:t>
            </w:r>
          </w:p>
        </w:tc>
      </w:tr>
      <w:tr w:rsidR="007E7EEE" w:rsidRPr="00971F64" w14:paraId="3BB07FDA" w14:textId="77777777" w:rsidTr="002C2402">
        <w:trPr>
          <w:cantSplit/>
          <w:trHeight w:val="255"/>
          <w:jc w:val="center"/>
        </w:trPr>
        <w:tc>
          <w:tcPr>
            <w:tcW w:w="1127" w:type="pct"/>
            <w:tcBorders>
              <w:top w:val="nil"/>
              <w:left w:val="nil"/>
              <w:bottom w:val="nil"/>
              <w:right w:val="nil"/>
            </w:tcBorders>
            <w:shd w:val="clear" w:color="auto" w:fill="auto"/>
            <w:hideMark/>
          </w:tcPr>
          <w:p w14:paraId="0FD3ACC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4697BB3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2007</w:t>
            </w:r>
          </w:p>
        </w:tc>
        <w:tc>
          <w:tcPr>
            <w:tcW w:w="413" w:type="pct"/>
            <w:tcBorders>
              <w:top w:val="nil"/>
              <w:left w:val="nil"/>
              <w:bottom w:val="nil"/>
              <w:right w:val="nil"/>
            </w:tcBorders>
            <w:shd w:val="clear" w:color="auto" w:fill="auto"/>
            <w:hideMark/>
          </w:tcPr>
          <w:p w14:paraId="45F4EE1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7</w:t>
            </w:r>
          </w:p>
        </w:tc>
        <w:tc>
          <w:tcPr>
            <w:tcW w:w="387" w:type="pct"/>
            <w:tcBorders>
              <w:top w:val="nil"/>
              <w:left w:val="nil"/>
              <w:bottom w:val="nil"/>
              <w:right w:val="nil"/>
            </w:tcBorders>
            <w:shd w:val="clear" w:color="auto" w:fill="auto"/>
            <w:hideMark/>
          </w:tcPr>
          <w:p w14:paraId="605DBC8B"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9</w:t>
            </w:r>
          </w:p>
        </w:tc>
        <w:tc>
          <w:tcPr>
            <w:tcW w:w="423" w:type="pct"/>
            <w:tcBorders>
              <w:top w:val="nil"/>
              <w:left w:val="nil"/>
              <w:bottom w:val="nil"/>
              <w:right w:val="nil"/>
            </w:tcBorders>
            <w:shd w:val="clear" w:color="auto" w:fill="auto"/>
            <w:hideMark/>
          </w:tcPr>
          <w:p w14:paraId="07170D7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1A6B85F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86" w:type="pct"/>
            <w:tcBorders>
              <w:top w:val="nil"/>
              <w:left w:val="nil"/>
              <w:bottom w:val="nil"/>
              <w:right w:val="nil"/>
            </w:tcBorders>
            <w:shd w:val="clear" w:color="auto" w:fill="auto"/>
            <w:hideMark/>
          </w:tcPr>
          <w:p w14:paraId="29FE12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131932F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73" w:type="pct"/>
            <w:tcBorders>
              <w:top w:val="nil"/>
              <w:left w:val="nil"/>
              <w:bottom w:val="nil"/>
              <w:right w:val="nil"/>
            </w:tcBorders>
            <w:shd w:val="clear" w:color="auto" w:fill="auto"/>
            <w:hideMark/>
          </w:tcPr>
          <w:p w14:paraId="48C5D00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2.45</w:t>
            </w:r>
          </w:p>
        </w:tc>
        <w:tc>
          <w:tcPr>
            <w:tcW w:w="314" w:type="pct"/>
            <w:tcBorders>
              <w:top w:val="nil"/>
              <w:left w:val="nil"/>
              <w:bottom w:val="nil"/>
              <w:right w:val="nil"/>
            </w:tcBorders>
            <w:shd w:val="clear" w:color="auto" w:fill="auto"/>
            <w:hideMark/>
          </w:tcPr>
          <w:p w14:paraId="67C983C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0.28</w:t>
            </w:r>
          </w:p>
        </w:tc>
        <w:tc>
          <w:tcPr>
            <w:tcW w:w="351" w:type="pct"/>
            <w:tcBorders>
              <w:top w:val="nil"/>
              <w:left w:val="nil"/>
              <w:bottom w:val="nil"/>
              <w:right w:val="nil"/>
            </w:tcBorders>
            <w:shd w:val="clear" w:color="auto" w:fill="auto"/>
            <w:hideMark/>
          </w:tcPr>
          <w:p w14:paraId="38D0C2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2.84</w:t>
            </w:r>
          </w:p>
        </w:tc>
      </w:tr>
      <w:tr w:rsidR="007E7EEE" w:rsidRPr="00971F64" w14:paraId="3CC32780" w14:textId="77777777" w:rsidTr="002C2402">
        <w:trPr>
          <w:cantSplit/>
          <w:trHeight w:val="255"/>
          <w:jc w:val="center"/>
        </w:trPr>
        <w:tc>
          <w:tcPr>
            <w:tcW w:w="1127" w:type="pct"/>
            <w:tcBorders>
              <w:top w:val="nil"/>
              <w:left w:val="nil"/>
              <w:bottom w:val="nil"/>
              <w:right w:val="nil"/>
            </w:tcBorders>
            <w:shd w:val="clear" w:color="auto" w:fill="auto"/>
            <w:hideMark/>
          </w:tcPr>
          <w:p w14:paraId="7D25AAF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291C4DE6"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2008</w:t>
            </w:r>
          </w:p>
        </w:tc>
        <w:tc>
          <w:tcPr>
            <w:tcW w:w="413" w:type="pct"/>
            <w:tcBorders>
              <w:top w:val="nil"/>
              <w:left w:val="nil"/>
              <w:bottom w:val="nil"/>
              <w:right w:val="nil"/>
            </w:tcBorders>
            <w:shd w:val="clear" w:color="auto" w:fill="auto"/>
            <w:hideMark/>
          </w:tcPr>
          <w:p w14:paraId="3DE542C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F3EA38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4115565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6A9DA2E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3C7EDE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6A2B580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1BDDCC5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26F58C8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51D369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3D3B1541" w14:textId="77777777" w:rsidTr="002C2402">
        <w:trPr>
          <w:cantSplit/>
          <w:trHeight w:val="255"/>
          <w:jc w:val="center"/>
        </w:trPr>
        <w:tc>
          <w:tcPr>
            <w:tcW w:w="1127" w:type="pct"/>
            <w:tcBorders>
              <w:top w:val="nil"/>
              <w:left w:val="nil"/>
              <w:bottom w:val="nil"/>
              <w:right w:val="nil"/>
            </w:tcBorders>
            <w:shd w:val="clear" w:color="auto" w:fill="auto"/>
            <w:hideMark/>
          </w:tcPr>
          <w:p w14:paraId="25CF36A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196FDC9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2009</w:t>
            </w:r>
          </w:p>
        </w:tc>
        <w:tc>
          <w:tcPr>
            <w:tcW w:w="413" w:type="pct"/>
            <w:tcBorders>
              <w:top w:val="nil"/>
              <w:left w:val="nil"/>
              <w:bottom w:val="nil"/>
              <w:right w:val="nil"/>
            </w:tcBorders>
            <w:shd w:val="clear" w:color="auto" w:fill="auto"/>
            <w:hideMark/>
          </w:tcPr>
          <w:p w14:paraId="736E4A5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6927FD3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3E2A3DF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7597E06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E89C28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65F8F53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1AE4D51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57D09CF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79228AF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12EB407" w14:textId="77777777" w:rsidTr="002C2402">
        <w:trPr>
          <w:cantSplit/>
          <w:trHeight w:val="255"/>
          <w:jc w:val="center"/>
        </w:trPr>
        <w:tc>
          <w:tcPr>
            <w:tcW w:w="1127" w:type="pct"/>
            <w:tcBorders>
              <w:top w:val="nil"/>
              <w:left w:val="nil"/>
              <w:bottom w:val="nil"/>
              <w:right w:val="nil"/>
            </w:tcBorders>
            <w:shd w:val="clear" w:color="auto" w:fill="auto"/>
            <w:hideMark/>
          </w:tcPr>
          <w:p w14:paraId="1EAB368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2956CF2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2010</w:t>
            </w:r>
          </w:p>
        </w:tc>
        <w:tc>
          <w:tcPr>
            <w:tcW w:w="413" w:type="pct"/>
            <w:tcBorders>
              <w:top w:val="nil"/>
              <w:left w:val="nil"/>
              <w:bottom w:val="nil"/>
              <w:right w:val="nil"/>
            </w:tcBorders>
            <w:shd w:val="clear" w:color="auto" w:fill="auto"/>
            <w:hideMark/>
          </w:tcPr>
          <w:p w14:paraId="0256C2CC"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57BD09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20</w:t>
            </w:r>
          </w:p>
        </w:tc>
        <w:tc>
          <w:tcPr>
            <w:tcW w:w="423" w:type="pct"/>
            <w:tcBorders>
              <w:top w:val="nil"/>
              <w:left w:val="nil"/>
              <w:bottom w:val="nil"/>
              <w:right w:val="nil"/>
            </w:tcBorders>
            <w:shd w:val="clear" w:color="auto" w:fill="auto"/>
            <w:hideMark/>
          </w:tcPr>
          <w:p w14:paraId="09FE31D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77C9B3D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86" w:type="pct"/>
            <w:tcBorders>
              <w:top w:val="nil"/>
              <w:left w:val="nil"/>
              <w:bottom w:val="nil"/>
              <w:right w:val="nil"/>
            </w:tcBorders>
            <w:shd w:val="clear" w:color="auto" w:fill="auto"/>
            <w:hideMark/>
          </w:tcPr>
          <w:p w14:paraId="1004BF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2141078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73" w:type="pct"/>
            <w:tcBorders>
              <w:top w:val="nil"/>
              <w:left w:val="nil"/>
              <w:bottom w:val="nil"/>
              <w:right w:val="nil"/>
            </w:tcBorders>
            <w:shd w:val="clear" w:color="auto" w:fill="auto"/>
            <w:hideMark/>
          </w:tcPr>
          <w:p w14:paraId="56C9BCA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1.57</w:t>
            </w:r>
          </w:p>
        </w:tc>
        <w:tc>
          <w:tcPr>
            <w:tcW w:w="314" w:type="pct"/>
            <w:tcBorders>
              <w:top w:val="nil"/>
              <w:left w:val="nil"/>
              <w:bottom w:val="nil"/>
              <w:right w:val="nil"/>
            </w:tcBorders>
            <w:shd w:val="clear" w:color="auto" w:fill="auto"/>
            <w:hideMark/>
          </w:tcPr>
          <w:p w14:paraId="14561B0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0.13</w:t>
            </w:r>
          </w:p>
        </w:tc>
        <w:tc>
          <w:tcPr>
            <w:tcW w:w="351" w:type="pct"/>
            <w:tcBorders>
              <w:top w:val="nil"/>
              <w:left w:val="nil"/>
              <w:bottom w:val="nil"/>
              <w:right w:val="nil"/>
            </w:tcBorders>
            <w:shd w:val="clear" w:color="auto" w:fill="auto"/>
            <w:hideMark/>
          </w:tcPr>
          <w:p w14:paraId="465760F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1.77</w:t>
            </w:r>
          </w:p>
        </w:tc>
      </w:tr>
      <w:tr w:rsidR="007E7EEE" w:rsidRPr="00971F64" w14:paraId="7A156AA3" w14:textId="77777777" w:rsidTr="002C2402">
        <w:trPr>
          <w:cantSplit/>
          <w:trHeight w:val="255"/>
          <w:jc w:val="center"/>
        </w:trPr>
        <w:tc>
          <w:tcPr>
            <w:tcW w:w="1127" w:type="pct"/>
            <w:tcBorders>
              <w:top w:val="nil"/>
              <w:left w:val="nil"/>
              <w:bottom w:val="nil"/>
              <w:right w:val="nil"/>
            </w:tcBorders>
            <w:shd w:val="clear" w:color="auto" w:fill="auto"/>
            <w:hideMark/>
          </w:tcPr>
          <w:p w14:paraId="17BD260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4E6941F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2011</w:t>
            </w:r>
          </w:p>
        </w:tc>
        <w:tc>
          <w:tcPr>
            <w:tcW w:w="413" w:type="pct"/>
            <w:tcBorders>
              <w:top w:val="nil"/>
              <w:left w:val="nil"/>
              <w:bottom w:val="nil"/>
              <w:right w:val="nil"/>
            </w:tcBorders>
            <w:shd w:val="clear" w:color="auto" w:fill="auto"/>
            <w:hideMark/>
          </w:tcPr>
          <w:p w14:paraId="3715B0D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62E4D2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495370B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119081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858E0E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64B8E9B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24EBE01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80173F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ACA330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9120970" w14:textId="77777777" w:rsidTr="002C2402">
        <w:trPr>
          <w:cantSplit/>
          <w:trHeight w:val="255"/>
          <w:jc w:val="center"/>
        </w:trPr>
        <w:tc>
          <w:tcPr>
            <w:tcW w:w="1127" w:type="pct"/>
            <w:tcBorders>
              <w:top w:val="nil"/>
              <w:left w:val="nil"/>
              <w:bottom w:val="nil"/>
              <w:right w:val="nil"/>
            </w:tcBorders>
            <w:shd w:val="clear" w:color="auto" w:fill="auto"/>
            <w:hideMark/>
          </w:tcPr>
          <w:p w14:paraId="22A8E52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446BDF6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2012</w:t>
            </w:r>
          </w:p>
        </w:tc>
        <w:tc>
          <w:tcPr>
            <w:tcW w:w="413" w:type="pct"/>
            <w:tcBorders>
              <w:top w:val="nil"/>
              <w:left w:val="nil"/>
              <w:bottom w:val="nil"/>
              <w:right w:val="nil"/>
            </w:tcBorders>
            <w:shd w:val="clear" w:color="auto" w:fill="auto"/>
            <w:hideMark/>
          </w:tcPr>
          <w:p w14:paraId="79669B9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w:t>
            </w:r>
          </w:p>
        </w:tc>
        <w:tc>
          <w:tcPr>
            <w:tcW w:w="387" w:type="pct"/>
            <w:tcBorders>
              <w:top w:val="nil"/>
              <w:left w:val="nil"/>
              <w:bottom w:val="nil"/>
              <w:right w:val="nil"/>
            </w:tcBorders>
            <w:shd w:val="clear" w:color="auto" w:fill="auto"/>
            <w:hideMark/>
          </w:tcPr>
          <w:p w14:paraId="706C68B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9F930F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37D8EF9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186B541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6886861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0BD425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64BC3CA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247008E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537DF707" w14:textId="77777777" w:rsidTr="002C2402">
        <w:trPr>
          <w:cantSplit/>
          <w:trHeight w:val="255"/>
          <w:jc w:val="center"/>
        </w:trPr>
        <w:tc>
          <w:tcPr>
            <w:tcW w:w="1127" w:type="pct"/>
            <w:tcBorders>
              <w:top w:val="nil"/>
              <w:left w:val="nil"/>
              <w:bottom w:val="nil"/>
              <w:right w:val="nil"/>
            </w:tcBorders>
            <w:shd w:val="clear" w:color="auto" w:fill="auto"/>
            <w:hideMark/>
          </w:tcPr>
          <w:p w14:paraId="4400FC2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74D5744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2013</w:t>
            </w:r>
          </w:p>
        </w:tc>
        <w:tc>
          <w:tcPr>
            <w:tcW w:w="413" w:type="pct"/>
            <w:tcBorders>
              <w:top w:val="nil"/>
              <w:left w:val="nil"/>
              <w:bottom w:val="nil"/>
              <w:right w:val="nil"/>
            </w:tcBorders>
            <w:shd w:val="clear" w:color="auto" w:fill="auto"/>
            <w:hideMark/>
          </w:tcPr>
          <w:p w14:paraId="3BDB808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25</w:t>
            </w:r>
          </w:p>
        </w:tc>
        <w:tc>
          <w:tcPr>
            <w:tcW w:w="387" w:type="pct"/>
            <w:tcBorders>
              <w:top w:val="nil"/>
              <w:left w:val="nil"/>
              <w:bottom w:val="nil"/>
              <w:right w:val="nil"/>
            </w:tcBorders>
            <w:shd w:val="clear" w:color="auto" w:fill="auto"/>
            <w:hideMark/>
          </w:tcPr>
          <w:p w14:paraId="6EDF34E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35</w:t>
            </w:r>
          </w:p>
        </w:tc>
        <w:tc>
          <w:tcPr>
            <w:tcW w:w="423" w:type="pct"/>
            <w:tcBorders>
              <w:top w:val="nil"/>
              <w:left w:val="nil"/>
              <w:bottom w:val="nil"/>
              <w:right w:val="nil"/>
            </w:tcBorders>
            <w:shd w:val="clear" w:color="auto" w:fill="auto"/>
            <w:hideMark/>
          </w:tcPr>
          <w:p w14:paraId="03FE5F8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50A3D2E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w:t>
            </w:r>
          </w:p>
        </w:tc>
        <w:tc>
          <w:tcPr>
            <w:tcW w:w="386" w:type="pct"/>
            <w:tcBorders>
              <w:top w:val="nil"/>
              <w:left w:val="nil"/>
              <w:bottom w:val="nil"/>
              <w:right w:val="nil"/>
            </w:tcBorders>
            <w:shd w:val="clear" w:color="auto" w:fill="auto"/>
            <w:hideMark/>
          </w:tcPr>
          <w:p w14:paraId="37DFA4D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19C4992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w:t>
            </w:r>
          </w:p>
        </w:tc>
        <w:tc>
          <w:tcPr>
            <w:tcW w:w="373" w:type="pct"/>
            <w:tcBorders>
              <w:top w:val="nil"/>
              <w:left w:val="nil"/>
              <w:bottom w:val="nil"/>
              <w:right w:val="nil"/>
            </w:tcBorders>
            <w:shd w:val="clear" w:color="auto" w:fill="auto"/>
            <w:hideMark/>
          </w:tcPr>
          <w:p w14:paraId="2634A2C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2.44</w:t>
            </w:r>
          </w:p>
        </w:tc>
        <w:tc>
          <w:tcPr>
            <w:tcW w:w="314" w:type="pct"/>
            <w:tcBorders>
              <w:top w:val="nil"/>
              <w:left w:val="nil"/>
              <w:bottom w:val="nil"/>
              <w:right w:val="nil"/>
            </w:tcBorders>
            <w:shd w:val="clear" w:color="auto" w:fill="auto"/>
            <w:hideMark/>
          </w:tcPr>
          <w:p w14:paraId="4C562AF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w:t>
            </w:r>
          </w:p>
        </w:tc>
        <w:tc>
          <w:tcPr>
            <w:tcW w:w="351" w:type="pct"/>
            <w:tcBorders>
              <w:top w:val="nil"/>
              <w:left w:val="nil"/>
              <w:bottom w:val="nil"/>
              <w:right w:val="nil"/>
            </w:tcBorders>
            <w:shd w:val="clear" w:color="auto" w:fill="auto"/>
            <w:hideMark/>
          </w:tcPr>
          <w:p w14:paraId="20BB7B8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3.45</w:t>
            </w:r>
          </w:p>
        </w:tc>
      </w:tr>
      <w:tr w:rsidR="007E7EEE" w:rsidRPr="00971F64" w14:paraId="69BA1705" w14:textId="77777777" w:rsidTr="002C2402">
        <w:trPr>
          <w:cantSplit/>
          <w:trHeight w:val="255"/>
          <w:jc w:val="center"/>
        </w:trPr>
        <w:tc>
          <w:tcPr>
            <w:tcW w:w="1127" w:type="pct"/>
            <w:tcBorders>
              <w:top w:val="nil"/>
              <w:left w:val="nil"/>
              <w:bottom w:val="nil"/>
              <w:right w:val="nil"/>
            </w:tcBorders>
            <w:shd w:val="clear" w:color="auto" w:fill="auto"/>
            <w:hideMark/>
          </w:tcPr>
          <w:p w14:paraId="227AA85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5699523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2014</w:t>
            </w:r>
          </w:p>
        </w:tc>
        <w:tc>
          <w:tcPr>
            <w:tcW w:w="413" w:type="pct"/>
            <w:tcBorders>
              <w:top w:val="nil"/>
              <w:left w:val="nil"/>
              <w:bottom w:val="nil"/>
              <w:right w:val="nil"/>
            </w:tcBorders>
            <w:shd w:val="clear" w:color="auto" w:fill="auto"/>
            <w:hideMark/>
          </w:tcPr>
          <w:p w14:paraId="52F514A6"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1F261560"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97</w:t>
            </w:r>
          </w:p>
        </w:tc>
        <w:tc>
          <w:tcPr>
            <w:tcW w:w="423" w:type="pct"/>
            <w:tcBorders>
              <w:top w:val="nil"/>
              <w:left w:val="nil"/>
              <w:bottom w:val="nil"/>
              <w:right w:val="nil"/>
            </w:tcBorders>
            <w:shd w:val="clear" w:color="auto" w:fill="auto"/>
            <w:hideMark/>
          </w:tcPr>
          <w:p w14:paraId="130EBB0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3729A3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95</w:t>
            </w:r>
          </w:p>
        </w:tc>
        <w:tc>
          <w:tcPr>
            <w:tcW w:w="386" w:type="pct"/>
            <w:tcBorders>
              <w:top w:val="nil"/>
              <w:left w:val="nil"/>
              <w:bottom w:val="nil"/>
              <w:right w:val="nil"/>
            </w:tcBorders>
            <w:shd w:val="clear" w:color="auto" w:fill="auto"/>
            <w:hideMark/>
          </w:tcPr>
          <w:p w14:paraId="536039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w:t>
            </w:r>
          </w:p>
        </w:tc>
        <w:tc>
          <w:tcPr>
            <w:tcW w:w="407" w:type="pct"/>
            <w:tcBorders>
              <w:top w:val="nil"/>
              <w:left w:val="nil"/>
              <w:bottom w:val="nil"/>
              <w:right w:val="nil"/>
            </w:tcBorders>
            <w:shd w:val="clear" w:color="auto" w:fill="auto"/>
            <w:hideMark/>
          </w:tcPr>
          <w:p w14:paraId="2D7E7A4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47</w:t>
            </w:r>
          </w:p>
        </w:tc>
        <w:tc>
          <w:tcPr>
            <w:tcW w:w="373" w:type="pct"/>
            <w:tcBorders>
              <w:top w:val="nil"/>
              <w:left w:val="nil"/>
              <w:bottom w:val="nil"/>
              <w:right w:val="nil"/>
            </w:tcBorders>
            <w:shd w:val="clear" w:color="auto" w:fill="auto"/>
            <w:hideMark/>
          </w:tcPr>
          <w:p w14:paraId="68266E4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2.41</w:t>
            </w:r>
          </w:p>
        </w:tc>
        <w:tc>
          <w:tcPr>
            <w:tcW w:w="314" w:type="pct"/>
            <w:tcBorders>
              <w:top w:val="nil"/>
              <w:left w:val="nil"/>
              <w:bottom w:val="nil"/>
              <w:right w:val="nil"/>
            </w:tcBorders>
            <w:shd w:val="clear" w:color="auto" w:fill="auto"/>
            <w:hideMark/>
          </w:tcPr>
          <w:p w14:paraId="256099B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0.56</w:t>
            </w:r>
          </w:p>
        </w:tc>
        <w:tc>
          <w:tcPr>
            <w:tcW w:w="351" w:type="pct"/>
            <w:tcBorders>
              <w:top w:val="nil"/>
              <w:left w:val="nil"/>
              <w:bottom w:val="nil"/>
              <w:right w:val="nil"/>
            </w:tcBorders>
            <w:shd w:val="clear" w:color="auto" w:fill="auto"/>
            <w:hideMark/>
          </w:tcPr>
          <w:p w14:paraId="05F6D7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3.89</w:t>
            </w:r>
          </w:p>
        </w:tc>
      </w:tr>
      <w:tr w:rsidR="007E7EEE" w:rsidRPr="00971F64" w14:paraId="542D012C" w14:textId="77777777" w:rsidTr="002C2402">
        <w:trPr>
          <w:cantSplit/>
          <w:trHeight w:val="255"/>
          <w:jc w:val="center"/>
        </w:trPr>
        <w:tc>
          <w:tcPr>
            <w:tcW w:w="1127" w:type="pct"/>
            <w:tcBorders>
              <w:top w:val="nil"/>
              <w:left w:val="nil"/>
              <w:bottom w:val="nil"/>
              <w:right w:val="nil"/>
            </w:tcBorders>
            <w:shd w:val="clear" w:color="auto" w:fill="auto"/>
            <w:hideMark/>
          </w:tcPr>
          <w:p w14:paraId="2312001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049B6EE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2015</w:t>
            </w:r>
          </w:p>
        </w:tc>
        <w:tc>
          <w:tcPr>
            <w:tcW w:w="413" w:type="pct"/>
            <w:tcBorders>
              <w:top w:val="nil"/>
              <w:left w:val="nil"/>
              <w:bottom w:val="nil"/>
              <w:right w:val="nil"/>
            </w:tcBorders>
            <w:shd w:val="clear" w:color="auto" w:fill="auto"/>
            <w:hideMark/>
          </w:tcPr>
          <w:p w14:paraId="59FAF60D"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BBE31E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137</w:t>
            </w:r>
          </w:p>
        </w:tc>
        <w:tc>
          <w:tcPr>
            <w:tcW w:w="423" w:type="pct"/>
            <w:tcBorders>
              <w:top w:val="nil"/>
              <w:left w:val="nil"/>
              <w:bottom w:val="nil"/>
              <w:right w:val="nil"/>
            </w:tcBorders>
            <w:shd w:val="clear" w:color="auto" w:fill="auto"/>
            <w:hideMark/>
          </w:tcPr>
          <w:p w14:paraId="1A8D5B5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476" w:type="pct"/>
            <w:tcBorders>
              <w:top w:val="nil"/>
              <w:left w:val="nil"/>
              <w:bottom w:val="nil"/>
              <w:right w:val="nil"/>
            </w:tcBorders>
            <w:shd w:val="clear" w:color="auto" w:fill="auto"/>
            <w:hideMark/>
          </w:tcPr>
          <w:p w14:paraId="3BF4D13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114</w:t>
            </w:r>
          </w:p>
        </w:tc>
        <w:tc>
          <w:tcPr>
            <w:tcW w:w="386" w:type="pct"/>
            <w:tcBorders>
              <w:top w:val="nil"/>
              <w:left w:val="nil"/>
              <w:bottom w:val="nil"/>
              <w:right w:val="nil"/>
            </w:tcBorders>
            <w:shd w:val="clear" w:color="auto" w:fill="auto"/>
            <w:hideMark/>
          </w:tcPr>
          <w:p w14:paraId="3A0B44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D47706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w:t>
            </w:r>
          </w:p>
        </w:tc>
        <w:tc>
          <w:tcPr>
            <w:tcW w:w="373" w:type="pct"/>
            <w:tcBorders>
              <w:top w:val="nil"/>
              <w:left w:val="nil"/>
              <w:bottom w:val="nil"/>
              <w:right w:val="nil"/>
            </w:tcBorders>
            <w:shd w:val="clear" w:color="auto" w:fill="auto"/>
            <w:hideMark/>
          </w:tcPr>
          <w:p w14:paraId="18B0B9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1.68</w:t>
            </w:r>
          </w:p>
        </w:tc>
        <w:tc>
          <w:tcPr>
            <w:tcW w:w="314" w:type="pct"/>
            <w:tcBorders>
              <w:top w:val="nil"/>
              <w:left w:val="nil"/>
              <w:bottom w:val="nil"/>
              <w:right w:val="nil"/>
            </w:tcBorders>
            <w:shd w:val="clear" w:color="auto" w:fill="auto"/>
            <w:hideMark/>
          </w:tcPr>
          <w:p w14:paraId="4EBBBF7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0.22</w:t>
            </w:r>
          </w:p>
        </w:tc>
        <w:tc>
          <w:tcPr>
            <w:tcW w:w="351" w:type="pct"/>
            <w:tcBorders>
              <w:top w:val="nil"/>
              <w:left w:val="nil"/>
              <w:bottom w:val="nil"/>
              <w:right w:val="nil"/>
            </w:tcBorders>
            <w:shd w:val="clear" w:color="auto" w:fill="auto"/>
            <w:hideMark/>
          </w:tcPr>
          <w:p w14:paraId="13AC4DA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3.09</w:t>
            </w:r>
          </w:p>
        </w:tc>
      </w:tr>
      <w:tr w:rsidR="007E7EEE" w:rsidRPr="00971F64" w14:paraId="65A31AA7" w14:textId="77777777" w:rsidTr="002C2402">
        <w:trPr>
          <w:cantSplit/>
          <w:trHeight w:val="255"/>
          <w:jc w:val="center"/>
        </w:trPr>
        <w:tc>
          <w:tcPr>
            <w:tcW w:w="1127" w:type="pct"/>
            <w:tcBorders>
              <w:top w:val="nil"/>
              <w:left w:val="nil"/>
              <w:bottom w:val="nil"/>
              <w:right w:val="nil"/>
            </w:tcBorders>
            <w:shd w:val="clear" w:color="auto" w:fill="auto"/>
            <w:hideMark/>
          </w:tcPr>
          <w:p w14:paraId="5D92E39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6731828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2016</w:t>
            </w:r>
          </w:p>
        </w:tc>
        <w:tc>
          <w:tcPr>
            <w:tcW w:w="413" w:type="pct"/>
            <w:tcBorders>
              <w:top w:val="nil"/>
              <w:left w:val="nil"/>
              <w:bottom w:val="nil"/>
              <w:right w:val="nil"/>
            </w:tcBorders>
            <w:shd w:val="clear" w:color="auto" w:fill="auto"/>
            <w:hideMark/>
          </w:tcPr>
          <w:p w14:paraId="71684B4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w:t>
            </w:r>
          </w:p>
        </w:tc>
        <w:tc>
          <w:tcPr>
            <w:tcW w:w="387" w:type="pct"/>
            <w:tcBorders>
              <w:top w:val="nil"/>
              <w:left w:val="nil"/>
              <w:bottom w:val="nil"/>
              <w:right w:val="nil"/>
            </w:tcBorders>
            <w:shd w:val="clear" w:color="auto" w:fill="auto"/>
            <w:hideMark/>
          </w:tcPr>
          <w:p w14:paraId="491BE5E3"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121</w:t>
            </w:r>
          </w:p>
        </w:tc>
        <w:tc>
          <w:tcPr>
            <w:tcW w:w="423" w:type="pct"/>
            <w:tcBorders>
              <w:top w:val="nil"/>
              <w:left w:val="nil"/>
              <w:bottom w:val="nil"/>
              <w:right w:val="nil"/>
            </w:tcBorders>
            <w:shd w:val="clear" w:color="auto" w:fill="auto"/>
            <w:hideMark/>
          </w:tcPr>
          <w:p w14:paraId="4E4F173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4B3BA74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107</w:t>
            </w:r>
          </w:p>
        </w:tc>
        <w:tc>
          <w:tcPr>
            <w:tcW w:w="386" w:type="pct"/>
            <w:tcBorders>
              <w:top w:val="nil"/>
              <w:left w:val="nil"/>
              <w:bottom w:val="nil"/>
              <w:right w:val="nil"/>
            </w:tcBorders>
            <w:shd w:val="clear" w:color="auto" w:fill="auto"/>
            <w:hideMark/>
          </w:tcPr>
          <w:p w14:paraId="4A8DFF8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4490AD9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w:t>
            </w:r>
          </w:p>
        </w:tc>
        <w:tc>
          <w:tcPr>
            <w:tcW w:w="373" w:type="pct"/>
            <w:tcBorders>
              <w:top w:val="nil"/>
              <w:left w:val="nil"/>
              <w:bottom w:val="nil"/>
              <w:right w:val="nil"/>
            </w:tcBorders>
            <w:shd w:val="clear" w:color="auto" w:fill="auto"/>
            <w:hideMark/>
          </w:tcPr>
          <w:p w14:paraId="7D615C7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1.76</w:t>
            </w:r>
          </w:p>
        </w:tc>
        <w:tc>
          <w:tcPr>
            <w:tcW w:w="314" w:type="pct"/>
            <w:tcBorders>
              <w:top w:val="nil"/>
              <w:left w:val="nil"/>
              <w:bottom w:val="nil"/>
              <w:right w:val="nil"/>
            </w:tcBorders>
            <w:shd w:val="clear" w:color="auto" w:fill="auto"/>
            <w:hideMark/>
          </w:tcPr>
          <w:p w14:paraId="1B261C4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0.28</w:t>
            </w:r>
          </w:p>
        </w:tc>
        <w:tc>
          <w:tcPr>
            <w:tcW w:w="351" w:type="pct"/>
            <w:tcBorders>
              <w:top w:val="nil"/>
              <w:left w:val="nil"/>
              <w:bottom w:val="nil"/>
              <w:right w:val="nil"/>
            </w:tcBorders>
            <w:shd w:val="clear" w:color="auto" w:fill="auto"/>
            <w:hideMark/>
          </w:tcPr>
          <w:p w14:paraId="2018773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3.52</w:t>
            </w:r>
          </w:p>
        </w:tc>
      </w:tr>
      <w:tr w:rsidR="007E7EEE" w:rsidRPr="00971F64" w14:paraId="2616FC4F" w14:textId="77777777" w:rsidTr="002C2402">
        <w:trPr>
          <w:cantSplit/>
          <w:trHeight w:val="255"/>
          <w:jc w:val="center"/>
        </w:trPr>
        <w:tc>
          <w:tcPr>
            <w:tcW w:w="1127" w:type="pct"/>
            <w:tcBorders>
              <w:top w:val="nil"/>
              <w:left w:val="nil"/>
              <w:bottom w:val="nil"/>
              <w:right w:val="nil"/>
            </w:tcBorders>
            <w:shd w:val="clear" w:color="auto" w:fill="auto"/>
            <w:hideMark/>
          </w:tcPr>
          <w:p w14:paraId="3D425B0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35ABC828"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2017</w:t>
            </w:r>
          </w:p>
        </w:tc>
        <w:tc>
          <w:tcPr>
            <w:tcW w:w="413" w:type="pct"/>
            <w:tcBorders>
              <w:top w:val="nil"/>
              <w:left w:val="nil"/>
              <w:bottom w:val="nil"/>
              <w:right w:val="nil"/>
            </w:tcBorders>
            <w:shd w:val="clear" w:color="auto" w:fill="auto"/>
            <w:hideMark/>
          </w:tcPr>
          <w:p w14:paraId="1A2A767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6A101F4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78BE0E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1C3F9AB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4F1E488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57D2114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0EEAD2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4F74DC5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51362AD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4D67FA41" w14:textId="77777777" w:rsidTr="002C2402">
        <w:trPr>
          <w:cantSplit/>
          <w:trHeight w:val="255"/>
          <w:jc w:val="center"/>
        </w:trPr>
        <w:tc>
          <w:tcPr>
            <w:tcW w:w="1127" w:type="pct"/>
            <w:tcBorders>
              <w:top w:val="nil"/>
              <w:left w:val="nil"/>
              <w:bottom w:val="nil"/>
              <w:right w:val="nil"/>
            </w:tcBorders>
            <w:shd w:val="clear" w:color="auto" w:fill="auto"/>
            <w:hideMark/>
          </w:tcPr>
          <w:p w14:paraId="5ADA39F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00EF903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2018</w:t>
            </w:r>
          </w:p>
        </w:tc>
        <w:tc>
          <w:tcPr>
            <w:tcW w:w="413" w:type="pct"/>
            <w:tcBorders>
              <w:top w:val="nil"/>
              <w:left w:val="nil"/>
              <w:bottom w:val="nil"/>
              <w:right w:val="nil"/>
            </w:tcBorders>
            <w:shd w:val="clear" w:color="auto" w:fill="auto"/>
            <w:hideMark/>
          </w:tcPr>
          <w:p w14:paraId="017BE6F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957936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7FBEB25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51CB9B1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0B09EE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7100F0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5E1D478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244EB50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7A84A2D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5FD85B5E" w14:textId="77777777" w:rsidTr="002C2402">
        <w:trPr>
          <w:cantSplit/>
          <w:trHeight w:val="255"/>
          <w:jc w:val="center"/>
        </w:trPr>
        <w:tc>
          <w:tcPr>
            <w:tcW w:w="1127" w:type="pct"/>
            <w:tcBorders>
              <w:top w:val="nil"/>
              <w:left w:val="nil"/>
              <w:bottom w:val="nil"/>
              <w:right w:val="nil"/>
            </w:tcBorders>
            <w:shd w:val="clear" w:color="auto" w:fill="auto"/>
            <w:hideMark/>
          </w:tcPr>
          <w:p w14:paraId="28F87C09"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5FBB38B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2019</w:t>
            </w:r>
          </w:p>
        </w:tc>
        <w:tc>
          <w:tcPr>
            <w:tcW w:w="413" w:type="pct"/>
            <w:tcBorders>
              <w:top w:val="nil"/>
              <w:left w:val="nil"/>
              <w:bottom w:val="nil"/>
              <w:right w:val="nil"/>
            </w:tcBorders>
            <w:shd w:val="clear" w:color="auto" w:fill="auto"/>
            <w:hideMark/>
          </w:tcPr>
          <w:p w14:paraId="2C7C91D7"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24</w:t>
            </w:r>
          </w:p>
        </w:tc>
        <w:tc>
          <w:tcPr>
            <w:tcW w:w="387" w:type="pct"/>
            <w:tcBorders>
              <w:top w:val="nil"/>
              <w:left w:val="nil"/>
              <w:bottom w:val="nil"/>
              <w:right w:val="nil"/>
            </w:tcBorders>
            <w:shd w:val="clear" w:color="auto" w:fill="auto"/>
            <w:hideMark/>
          </w:tcPr>
          <w:p w14:paraId="41F39D2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64</w:t>
            </w:r>
          </w:p>
        </w:tc>
        <w:tc>
          <w:tcPr>
            <w:tcW w:w="423" w:type="pct"/>
            <w:tcBorders>
              <w:top w:val="nil"/>
              <w:left w:val="nil"/>
              <w:bottom w:val="nil"/>
              <w:right w:val="nil"/>
            </w:tcBorders>
            <w:shd w:val="clear" w:color="auto" w:fill="auto"/>
            <w:hideMark/>
          </w:tcPr>
          <w:p w14:paraId="39E0B5E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7CAF963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39</w:t>
            </w:r>
          </w:p>
        </w:tc>
        <w:tc>
          <w:tcPr>
            <w:tcW w:w="386" w:type="pct"/>
            <w:tcBorders>
              <w:top w:val="nil"/>
              <w:left w:val="nil"/>
              <w:bottom w:val="nil"/>
              <w:right w:val="nil"/>
            </w:tcBorders>
            <w:shd w:val="clear" w:color="auto" w:fill="auto"/>
            <w:hideMark/>
          </w:tcPr>
          <w:p w14:paraId="7721BA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640B24E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w:t>
            </w:r>
          </w:p>
        </w:tc>
        <w:tc>
          <w:tcPr>
            <w:tcW w:w="373" w:type="pct"/>
            <w:tcBorders>
              <w:top w:val="nil"/>
              <w:left w:val="nil"/>
              <w:bottom w:val="nil"/>
              <w:right w:val="nil"/>
            </w:tcBorders>
            <w:shd w:val="clear" w:color="auto" w:fill="auto"/>
            <w:hideMark/>
          </w:tcPr>
          <w:p w14:paraId="1A94743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2.17</w:t>
            </w:r>
          </w:p>
        </w:tc>
        <w:tc>
          <w:tcPr>
            <w:tcW w:w="314" w:type="pct"/>
            <w:tcBorders>
              <w:top w:val="nil"/>
              <w:left w:val="nil"/>
              <w:bottom w:val="nil"/>
              <w:right w:val="nil"/>
            </w:tcBorders>
            <w:shd w:val="clear" w:color="auto" w:fill="auto"/>
            <w:hideMark/>
          </w:tcPr>
          <w:p w14:paraId="4C3A11F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0.41</w:t>
            </w:r>
          </w:p>
        </w:tc>
        <w:tc>
          <w:tcPr>
            <w:tcW w:w="351" w:type="pct"/>
            <w:tcBorders>
              <w:top w:val="nil"/>
              <w:left w:val="nil"/>
              <w:bottom w:val="nil"/>
              <w:right w:val="nil"/>
            </w:tcBorders>
            <w:shd w:val="clear" w:color="auto" w:fill="auto"/>
            <w:hideMark/>
          </w:tcPr>
          <w:p w14:paraId="6AD09B0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3.27</w:t>
            </w:r>
          </w:p>
        </w:tc>
      </w:tr>
      <w:tr w:rsidR="007E7EEE" w:rsidRPr="00971F64" w14:paraId="43C95E8A" w14:textId="77777777" w:rsidTr="002C2402">
        <w:trPr>
          <w:cantSplit/>
          <w:trHeight w:val="255"/>
          <w:jc w:val="center"/>
        </w:trPr>
        <w:tc>
          <w:tcPr>
            <w:tcW w:w="1127" w:type="pct"/>
            <w:tcBorders>
              <w:top w:val="nil"/>
              <w:left w:val="nil"/>
              <w:bottom w:val="nil"/>
              <w:right w:val="nil"/>
            </w:tcBorders>
            <w:shd w:val="clear" w:color="auto" w:fill="auto"/>
            <w:hideMark/>
          </w:tcPr>
          <w:p w14:paraId="0A3620D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5997472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2020</w:t>
            </w:r>
          </w:p>
        </w:tc>
        <w:tc>
          <w:tcPr>
            <w:tcW w:w="413" w:type="pct"/>
            <w:tcBorders>
              <w:top w:val="nil"/>
              <w:left w:val="nil"/>
              <w:bottom w:val="nil"/>
              <w:right w:val="nil"/>
            </w:tcBorders>
            <w:shd w:val="clear" w:color="auto" w:fill="auto"/>
            <w:hideMark/>
          </w:tcPr>
          <w:p w14:paraId="1B90811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1B57A3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18</w:t>
            </w:r>
          </w:p>
        </w:tc>
        <w:tc>
          <w:tcPr>
            <w:tcW w:w="423" w:type="pct"/>
            <w:tcBorders>
              <w:top w:val="nil"/>
              <w:left w:val="nil"/>
              <w:bottom w:val="nil"/>
              <w:right w:val="nil"/>
            </w:tcBorders>
            <w:shd w:val="clear" w:color="auto" w:fill="auto"/>
            <w:hideMark/>
          </w:tcPr>
          <w:p w14:paraId="7A1D89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5A1EF2F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386" w:type="pct"/>
            <w:tcBorders>
              <w:top w:val="nil"/>
              <w:left w:val="nil"/>
              <w:bottom w:val="nil"/>
              <w:right w:val="nil"/>
            </w:tcBorders>
            <w:shd w:val="clear" w:color="auto" w:fill="auto"/>
            <w:hideMark/>
          </w:tcPr>
          <w:p w14:paraId="705AC4E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407" w:type="pct"/>
            <w:tcBorders>
              <w:top w:val="nil"/>
              <w:left w:val="nil"/>
              <w:bottom w:val="nil"/>
              <w:right w:val="nil"/>
            </w:tcBorders>
            <w:shd w:val="clear" w:color="auto" w:fill="auto"/>
            <w:hideMark/>
          </w:tcPr>
          <w:p w14:paraId="65413C2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373" w:type="pct"/>
            <w:tcBorders>
              <w:top w:val="nil"/>
              <w:left w:val="nil"/>
              <w:bottom w:val="nil"/>
              <w:right w:val="nil"/>
            </w:tcBorders>
            <w:shd w:val="clear" w:color="auto" w:fill="auto"/>
            <w:hideMark/>
          </w:tcPr>
          <w:p w14:paraId="12AD2A1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2.04</w:t>
            </w:r>
          </w:p>
        </w:tc>
        <w:tc>
          <w:tcPr>
            <w:tcW w:w="314" w:type="pct"/>
            <w:tcBorders>
              <w:top w:val="nil"/>
              <w:left w:val="nil"/>
              <w:bottom w:val="nil"/>
              <w:right w:val="nil"/>
            </w:tcBorders>
            <w:shd w:val="clear" w:color="auto" w:fill="auto"/>
            <w:hideMark/>
          </w:tcPr>
          <w:p w14:paraId="1834753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0.34</w:t>
            </w:r>
          </w:p>
        </w:tc>
        <w:tc>
          <w:tcPr>
            <w:tcW w:w="351" w:type="pct"/>
            <w:tcBorders>
              <w:top w:val="nil"/>
              <w:left w:val="nil"/>
              <w:bottom w:val="nil"/>
              <w:right w:val="nil"/>
            </w:tcBorders>
            <w:shd w:val="clear" w:color="auto" w:fill="auto"/>
            <w:hideMark/>
          </w:tcPr>
          <w:p w14:paraId="2F82B0E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2.48</w:t>
            </w:r>
          </w:p>
        </w:tc>
      </w:tr>
      <w:tr w:rsidR="007E7EEE" w:rsidRPr="00971F64" w14:paraId="376A85AD" w14:textId="77777777" w:rsidTr="002C2402">
        <w:trPr>
          <w:cantSplit/>
          <w:trHeight w:val="255"/>
          <w:jc w:val="center"/>
        </w:trPr>
        <w:tc>
          <w:tcPr>
            <w:tcW w:w="1127" w:type="pct"/>
            <w:tcBorders>
              <w:top w:val="nil"/>
              <w:left w:val="nil"/>
              <w:bottom w:val="nil"/>
              <w:right w:val="nil"/>
            </w:tcBorders>
            <w:shd w:val="clear" w:color="auto" w:fill="auto"/>
            <w:hideMark/>
          </w:tcPr>
          <w:p w14:paraId="1F3CBF0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Alava</w:t>
            </w:r>
          </w:p>
        </w:tc>
        <w:tc>
          <w:tcPr>
            <w:tcW w:w="342" w:type="pct"/>
            <w:tcBorders>
              <w:top w:val="nil"/>
              <w:left w:val="nil"/>
              <w:bottom w:val="nil"/>
              <w:right w:val="nil"/>
            </w:tcBorders>
            <w:shd w:val="clear" w:color="auto" w:fill="auto"/>
            <w:hideMark/>
          </w:tcPr>
          <w:p w14:paraId="787A5DA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2021</w:t>
            </w:r>
          </w:p>
        </w:tc>
        <w:tc>
          <w:tcPr>
            <w:tcW w:w="413" w:type="pct"/>
            <w:tcBorders>
              <w:top w:val="nil"/>
              <w:left w:val="nil"/>
              <w:bottom w:val="nil"/>
              <w:right w:val="nil"/>
            </w:tcBorders>
            <w:shd w:val="clear" w:color="auto" w:fill="auto"/>
            <w:hideMark/>
          </w:tcPr>
          <w:p w14:paraId="0967497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5A7997C5"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18</w:t>
            </w:r>
          </w:p>
        </w:tc>
        <w:tc>
          <w:tcPr>
            <w:tcW w:w="423" w:type="pct"/>
            <w:tcBorders>
              <w:top w:val="nil"/>
              <w:left w:val="nil"/>
              <w:bottom w:val="nil"/>
              <w:right w:val="nil"/>
            </w:tcBorders>
            <w:shd w:val="clear" w:color="auto" w:fill="auto"/>
            <w:hideMark/>
          </w:tcPr>
          <w:p w14:paraId="05C035F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39E3E11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86" w:type="pct"/>
            <w:tcBorders>
              <w:top w:val="nil"/>
              <w:left w:val="nil"/>
              <w:bottom w:val="nil"/>
              <w:right w:val="nil"/>
            </w:tcBorders>
            <w:shd w:val="clear" w:color="auto" w:fill="auto"/>
            <w:hideMark/>
          </w:tcPr>
          <w:p w14:paraId="763EC8F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61B123A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73" w:type="pct"/>
            <w:tcBorders>
              <w:top w:val="nil"/>
              <w:left w:val="nil"/>
              <w:bottom w:val="nil"/>
              <w:right w:val="nil"/>
            </w:tcBorders>
            <w:shd w:val="clear" w:color="auto" w:fill="auto"/>
            <w:hideMark/>
          </w:tcPr>
          <w:p w14:paraId="63B232E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2.18</w:t>
            </w:r>
          </w:p>
        </w:tc>
        <w:tc>
          <w:tcPr>
            <w:tcW w:w="314" w:type="pct"/>
            <w:tcBorders>
              <w:top w:val="nil"/>
              <w:left w:val="nil"/>
              <w:bottom w:val="nil"/>
              <w:right w:val="nil"/>
            </w:tcBorders>
            <w:shd w:val="clear" w:color="auto" w:fill="auto"/>
            <w:hideMark/>
          </w:tcPr>
          <w:p w14:paraId="4657DBA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0.19</w:t>
            </w:r>
          </w:p>
        </w:tc>
        <w:tc>
          <w:tcPr>
            <w:tcW w:w="351" w:type="pct"/>
            <w:tcBorders>
              <w:top w:val="nil"/>
              <w:left w:val="nil"/>
              <w:bottom w:val="nil"/>
              <w:right w:val="nil"/>
            </w:tcBorders>
            <w:shd w:val="clear" w:color="auto" w:fill="auto"/>
            <w:hideMark/>
          </w:tcPr>
          <w:p w14:paraId="33935D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2.43</w:t>
            </w:r>
          </w:p>
        </w:tc>
      </w:tr>
      <w:tr w:rsidR="007E7EEE" w:rsidRPr="00971F64" w14:paraId="524C3FA7" w14:textId="77777777" w:rsidTr="002C2402">
        <w:trPr>
          <w:cantSplit/>
          <w:trHeight w:val="255"/>
          <w:jc w:val="center"/>
        </w:trPr>
        <w:tc>
          <w:tcPr>
            <w:tcW w:w="1127" w:type="pct"/>
            <w:tcBorders>
              <w:top w:val="nil"/>
              <w:left w:val="nil"/>
              <w:bottom w:val="nil"/>
              <w:right w:val="nil"/>
            </w:tcBorders>
            <w:shd w:val="clear" w:color="auto" w:fill="auto"/>
            <w:hideMark/>
          </w:tcPr>
          <w:p w14:paraId="0C97212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1CDEBC5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1992</w:t>
            </w:r>
          </w:p>
        </w:tc>
        <w:tc>
          <w:tcPr>
            <w:tcW w:w="413" w:type="pct"/>
            <w:tcBorders>
              <w:top w:val="nil"/>
              <w:left w:val="nil"/>
              <w:bottom w:val="nil"/>
              <w:right w:val="nil"/>
            </w:tcBorders>
            <w:shd w:val="clear" w:color="auto" w:fill="auto"/>
            <w:hideMark/>
          </w:tcPr>
          <w:p w14:paraId="27EB344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0541AB9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49</w:t>
            </w:r>
          </w:p>
        </w:tc>
        <w:tc>
          <w:tcPr>
            <w:tcW w:w="423" w:type="pct"/>
            <w:tcBorders>
              <w:top w:val="nil"/>
              <w:left w:val="nil"/>
              <w:bottom w:val="nil"/>
              <w:right w:val="nil"/>
            </w:tcBorders>
            <w:shd w:val="clear" w:color="auto" w:fill="auto"/>
            <w:hideMark/>
          </w:tcPr>
          <w:p w14:paraId="436075E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669711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34</w:t>
            </w:r>
          </w:p>
        </w:tc>
        <w:tc>
          <w:tcPr>
            <w:tcW w:w="386" w:type="pct"/>
            <w:tcBorders>
              <w:top w:val="nil"/>
              <w:left w:val="nil"/>
              <w:bottom w:val="nil"/>
              <w:right w:val="nil"/>
            </w:tcBorders>
            <w:shd w:val="clear" w:color="auto" w:fill="auto"/>
            <w:hideMark/>
          </w:tcPr>
          <w:p w14:paraId="4C79EBE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7C5B8B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73" w:type="pct"/>
            <w:tcBorders>
              <w:top w:val="nil"/>
              <w:left w:val="nil"/>
              <w:bottom w:val="nil"/>
              <w:right w:val="nil"/>
            </w:tcBorders>
            <w:shd w:val="clear" w:color="auto" w:fill="auto"/>
            <w:hideMark/>
          </w:tcPr>
          <w:p w14:paraId="5EF644A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1.84</w:t>
            </w:r>
          </w:p>
        </w:tc>
        <w:tc>
          <w:tcPr>
            <w:tcW w:w="314" w:type="pct"/>
            <w:tcBorders>
              <w:top w:val="nil"/>
              <w:left w:val="nil"/>
              <w:bottom w:val="nil"/>
              <w:right w:val="nil"/>
            </w:tcBorders>
            <w:shd w:val="clear" w:color="auto" w:fill="auto"/>
            <w:hideMark/>
          </w:tcPr>
          <w:p w14:paraId="28B4099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0.32</w:t>
            </w:r>
          </w:p>
        </w:tc>
        <w:tc>
          <w:tcPr>
            <w:tcW w:w="351" w:type="pct"/>
            <w:tcBorders>
              <w:top w:val="nil"/>
              <w:left w:val="nil"/>
              <w:bottom w:val="nil"/>
              <w:right w:val="nil"/>
            </w:tcBorders>
            <w:shd w:val="clear" w:color="auto" w:fill="auto"/>
            <w:hideMark/>
          </w:tcPr>
          <w:p w14:paraId="1DE0C0A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2.72</w:t>
            </w:r>
          </w:p>
        </w:tc>
      </w:tr>
      <w:tr w:rsidR="007E7EEE" w:rsidRPr="00971F64" w14:paraId="1FBEA5BD" w14:textId="77777777" w:rsidTr="002C2402">
        <w:trPr>
          <w:cantSplit/>
          <w:trHeight w:val="255"/>
          <w:jc w:val="center"/>
        </w:trPr>
        <w:tc>
          <w:tcPr>
            <w:tcW w:w="1127" w:type="pct"/>
            <w:tcBorders>
              <w:top w:val="nil"/>
              <w:left w:val="nil"/>
              <w:bottom w:val="nil"/>
              <w:right w:val="nil"/>
            </w:tcBorders>
            <w:shd w:val="clear" w:color="auto" w:fill="auto"/>
            <w:hideMark/>
          </w:tcPr>
          <w:p w14:paraId="5232DA36"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03EA1CB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1993</w:t>
            </w:r>
          </w:p>
        </w:tc>
        <w:tc>
          <w:tcPr>
            <w:tcW w:w="413" w:type="pct"/>
            <w:tcBorders>
              <w:top w:val="nil"/>
              <w:left w:val="nil"/>
              <w:bottom w:val="nil"/>
              <w:right w:val="nil"/>
            </w:tcBorders>
            <w:shd w:val="clear" w:color="auto" w:fill="auto"/>
            <w:hideMark/>
          </w:tcPr>
          <w:p w14:paraId="475C5CD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15</w:t>
            </w:r>
          </w:p>
        </w:tc>
        <w:tc>
          <w:tcPr>
            <w:tcW w:w="387" w:type="pct"/>
            <w:tcBorders>
              <w:top w:val="nil"/>
              <w:left w:val="nil"/>
              <w:bottom w:val="nil"/>
              <w:right w:val="nil"/>
            </w:tcBorders>
            <w:shd w:val="clear" w:color="auto" w:fill="auto"/>
            <w:hideMark/>
          </w:tcPr>
          <w:p w14:paraId="3D618A9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35</w:t>
            </w:r>
          </w:p>
        </w:tc>
        <w:tc>
          <w:tcPr>
            <w:tcW w:w="423" w:type="pct"/>
            <w:tcBorders>
              <w:top w:val="nil"/>
              <w:left w:val="nil"/>
              <w:bottom w:val="nil"/>
              <w:right w:val="nil"/>
            </w:tcBorders>
            <w:shd w:val="clear" w:color="auto" w:fill="auto"/>
            <w:hideMark/>
          </w:tcPr>
          <w:p w14:paraId="620E22A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53539D0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386" w:type="pct"/>
            <w:tcBorders>
              <w:top w:val="nil"/>
              <w:left w:val="nil"/>
              <w:bottom w:val="nil"/>
              <w:right w:val="nil"/>
            </w:tcBorders>
            <w:shd w:val="clear" w:color="auto" w:fill="auto"/>
            <w:hideMark/>
          </w:tcPr>
          <w:p w14:paraId="49BB2EB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407" w:type="pct"/>
            <w:tcBorders>
              <w:top w:val="nil"/>
              <w:left w:val="nil"/>
              <w:bottom w:val="nil"/>
              <w:right w:val="nil"/>
            </w:tcBorders>
            <w:shd w:val="clear" w:color="auto" w:fill="auto"/>
            <w:hideMark/>
          </w:tcPr>
          <w:p w14:paraId="2CFD00C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373" w:type="pct"/>
            <w:tcBorders>
              <w:top w:val="nil"/>
              <w:left w:val="nil"/>
              <w:bottom w:val="nil"/>
              <w:right w:val="nil"/>
            </w:tcBorders>
            <w:shd w:val="clear" w:color="auto" w:fill="auto"/>
            <w:hideMark/>
          </w:tcPr>
          <w:p w14:paraId="011365E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2.65</w:t>
            </w:r>
          </w:p>
        </w:tc>
        <w:tc>
          <w:tcPr>
            <w:tcW w:w="314" w:type="pct"/>
            <w:tcBorders>
              <w:top w:val="nil"/>
              <w:left w:val="nil"/>
              <w:bottom w:val="nil"/>
              <w:right w:val="nil"/>
            </w:tcBorders>
            <w:shd w:val="clear" w:color="auto" w:fill="auto"/>
            <w:hideMark/>
          </w:tcPr>
          <w:p w14:paraId="6039FF3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0.62</w:t>
            </w:r>
          </w:p>
        </w:tc>
        <w:tc>
          <w:tcPr>
            <w:tcW w:w="351" w:type="pct"/>
            <w:tcBorders>
              <w:top w:val="nil"/>
              <w:left w:val="nil"/>
              <w:bottom w:val="nil"/>
              <w:right w:val="nil"/>
            </w:tcBorders>
            <w:shd w:val="clear" w:color="auto" w:fill="auto"/>
            <w:hideMark/>
          </w:tcPr>
          <w:p w14:paraId="2C003A0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w:t>
            </w:r>
          </w:p>
        </w:tc>
      </w:tr>
      <w:tr w:rsidR="007E7EEE" w:rsidRPr="00971F64" w14:paraId="3F9154D6" w14:textId="77777777" w:rsidTr="002C2402">
        <w:trPr>
          <w:cantSplit/>
          <w:trHeight w:val="255"/>
          <w:jc w:val="center"/>
        </w:trPr>
        <w:tc>
          <w:tcPr>
            <w:tcW w:w="1127" w:type="pct"/>
            <w:tcBorders>
              <w:top w:val="nil"/>
              <w:left w:val="nil"/>
              <w:bottom w:val="nil"/>
              <w:right w:val="nil"/>
            </w:tcBorders>
            <w:shd w:val="clear" w:color="auto" w:fill="auto"/>
            <w:hideMark/>
          </w:tcPr>
          <w:p w14:paraId="6FE907E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59E1AE6B"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1994</w:t>
            </w:r>
          </w:p>
        </w:tc>
        <w:tc>
          <w:tcPr>
            <w:tcW w:w="413" w:type="pct"/>
            <w:tcBorders>
              <w:top w:val="nil"/>
              <w:left w:val="nil"/>
              <w:bottom w:val="nil"/>
              <w:right w:val="nil"/>
            </w:tcBorders>
            <w:shd w:val="clear" w:color="auto" w:fill="auto"/>
            <w:hideMark/>
          </w:tcPr>
          <w:p w14:paraId="41ED160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26</w:t>
            </w:r>
          </w:p>
        </w:tc>
        <w:tc>
          <w:tcPr>
            <w:tcW w:w="387" w:type="pct"/>
            <w:tcBorders>
              <w:top w:val="nil"/>
              <w:left w:val="nil"/>
              <w:bottom w:val="nil"/>
              <w:right w:val="nil"/>
            </w:tcBorders>
            <w:shd w:val="clear" w:color="auto" w:fill="auto"/>
            <w:hideMark/>
          </w:tcPr>
          <w:p w14:paraId="3F72547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32</w:t>
            </w:r>
          </w:p>
        </w:tc>
        <w:tc>
          <w:tcPr>
            <w:tcW w:w="423" w:type="pct"/>
            <w:tcBorders>
              <w:top w:val="nil"/>
              <w:left w:val="nil"/>
              <w:bottom w:val="nil"/>
              <w:right w:val="nil"/>
            </w:tcBorders>
            <w:shd w:val="clear" w:color="auto" w:fill="auto"/>
            <w:hideMark/>
          </w:tcPr>
          <w:p w14:paraId="201E6DB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A639FD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86" w:type="pct"/>
            <w:tcBorders>
              <w:top w:val="nil"/>
              <w:left w:val="nil"/>
              <w:bottom w:val="nil"/>
              <w:right w:val="nil"/>
            </w:tcBorders>
            <w:shd w:val="clear" w:color="auto" w:fill="auto"/>
            <w:hideMark/>
          </w:tcPr>
          <w:p w14:paraId="6AF86BF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407" w:type="pct"/>
            <w:tcBorders>
              <w:top w:val="nil"/>
              <w:left w:val="nil"/>
              <w:bottom w:val="nil"/>
              <w:right w:val="nil"/>
            </w:tcBorders>
            <w:shd w:val="clear" w:color="auto" w:fill="auto"/>
            <w:hideMark/>
          </w:tcPr>
          <w:p w14:paraId="575414D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73" w:type="pct"/>
            <w:tcBorders>
              <w:top w:val="nil"/>
              <w:left w:val="nil"/>
              <w:bottom w:val="nil"/>
              <w:right w:val="nil"/>
            </w:tcBorders>
            <w:shd w:val="clear" w:color="auto" w:fill="auto"/>
            <w:hideMark/>
          </w:tcPr>
          <w:p w14:paraId="4FB14C9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2.84</w:t>
            </w:r>
          </w:p>
        </w:tc>
        <w:tc>
          <w:tcPr>
            <w:tcW w:w="314" w:type="pct"/>
            <w:tcBorders>
              <w:top w:val="nil"/>
              <w:left w:val="nil"/>
              <w:bottom w:val="nil"/>
              <w:right w:val="nil"/>
            </w:tcBorders>
            <w:shd w:val="clear" w:color="auto" w:fill="auto"/>
            <w:hideMark/>
          </w:tcPr>
          <w:p w14:paraId="5FD4CCD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0.54</w:t>
            </w:r>
          </w:p>
        </w:tc>
        <w:tc>
          <w:tcPr>
            <w:tcW w:w="351" w:type="pct"/>
            <w:tcBorders>
              <w:top w:val="nil"/>
              <w:left w:val="nil"/>
              <w:bottom w:val="nil"/>
              <w:right w:val="nil"/>
            </w:tcBorders>
            <w:shd w:val="clear" w:color="auto" w:fill="auto"/>
            <w:hideMark/>
          </w:tcPr>
          <w:p w14:paraId="01C361F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4.04</w:t>
            </w:r>
          </w:p>
        </w:tc>
      </w:tr>
      <w:tr w:rsidR="007E7EEE" w:rsidRPr="00971F64" w14:paraId="5E32CC16" w14:textId="77777777" w:rsidTr="002C2402">
        <w:trPr>
          <w:cantSplit/>
          <w:trHeight w:val="255"/>
          <w:jc w:val="center"/>
        </w:trPr>
        <w:tc>
          <w:tcPr>
            <w:tcW w:w="1127" w:type="pct"/>
            <w:tcBorders>
              <w:top w:val="nil"/>
              <w:left w:val="nil"/>
              <w:bottom w:val="nil"/>
              <w:right w:val="nil"/>
            </w:tcBorders>
            <w:shd w:val="clear" w:color="auto" w:fill="auto"/>
            <w:hideMark/>
          </w:tcPr>
          <w:p w14:paraId="45705A01"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0239B50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1995</w:t>
            </w:r>
          </w:p>
        </w:tc>
        <w:tc>
          <w:tcPr>
            <w:tcW w:w="413" w:type="pct"/>
            <w:tcBorders>
              <w:top w:val="nil"/>
              <w:left w:val="nil"/>
              <w:bottom w:val="nil"/>
              <w:right w:val="nil"/>
            </w:tcBorders>
            <w:shd w:val="clear" w:color="auto" w:fill="auto"/>
            <w:hideMark/>
          </w:tcPr>
          <w:p w14:paraId="7AE381A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14</w:t>
            </w:r>
          </w:p>
        </w:tc>
        <w:tc>
          <w:tcPr>
            <w:tcW w:w="387" w:type="pct"/>
            <w:tcBorders>
              <w:top w:val="nil"/>
              <w:left w:val="nil"/>
              <w:bottom w:val="nil"/>
              <w:right w:val="nil"/>
            </w:tcBorders>
            <w:shd w:val="clear" w:color="auto" w:fill="auto"/>
            <w:hideMark/>
          </w:tcPr>
          <w:p w14:paraId="04F1938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38</w:t>
            </w:r>
          </w:p>
        </w:tc>
        <w:tc>
          <w:tcPr>
            <w:tcW w:w="423" w:type="pct"/>
            <w:tcBorders>
              <w:top w:val="nil"/>
              <w:left w:val="nil"/>
              <w:bottom w:val="nil"/>
              <w:right w:val="nil"/>
            </w:tcBorders>
            <w:shd w:val="clear" w:color="auto" w:fill="auto"/>
            <w:hideMark/>
          </w:tcPr>
          <w:p w14:paraId="42B6555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67F4277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86" w:type="pct"/>
            <w:tcBorders>
              <w:top w:val="nil"/>
              <w:left w:val="nil"/>
              <w:bottom w:val="nil"/>
              <w:right w:val="nil"/>
            </w:tcBorders>
            <w:shd w:val="clear" w:color="auto" w:fill="auto"/>
            <w:hideMark/>
          </w:tcPr>
          <w:p w14:paraId="1C9B0A0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407" w:type="pct"/>
            <w:tcBorders>
              <w:top w:val="nil"/>
              <w:left w:val="nil"/>
              <w:bottom w:val="nil"/>
              <w:right w:val="nil"/>
            </w:tcBorders>
            <w:shd w:val="clear" w:color="auto" w:fill="auto"/>
            <w:hideMark/>
          </w:tcPr>
          <w:p w14:paraId="02DC637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73" w:type="pct"/>
            <w:tcBorders>
              <w:top w:val="nil"/>
              <w:left w:val="nil"/>
              <w:bottom w:val="nil"/>
              <w:right w:val="nil"/>
            </w:tcBorders>
            <w:shd w:val="clear" w:color="auto" w:fill="auto"/>
            <w:hideMark/>
          </w:tcPr>
          <w:p w14:paraId="5BDFC9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1.46</w:t>
            </w:r>
          </w:p>
        </w:tc>
        <w:tc>
          <w:tcPr>
            <w:tcW w:w="314" w:type="pct"/>
            <w:tcBorders>
              <w:top w:val="nil"/>
              <w:left w:val="nil"/>
              <w:bottom w:val="nil"/>
              <w:right w:val="nil"/>
            </w:tcBorders>
            <w:shd w:val="clear" w:color="auto" w:fill="auto"/>
            <w:hideMark/>
          </w:tcPr>
          <w:p w14:paraId="33300F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0.13</w:t>
            </w:r>
          </w:p>
        </w:tc>
        <w:tc>
          <w:tcPr>
            <w:tcW w:w="351" w:type="pct"/>
            <w:tcBorders>
              <w:top w:val="nil"/>
              <w:left w:val="nil"/>
              <w:bottom w:val="nil"/>
              <w:right w:val="nil"/>
            </w:tcBorders>
            <w:shd w:val="clear" w:color="auto" w:fill="auto"/>
            <w:hideMark/>
          </w:tcPr>
          <w:p w14:paraId="55D8188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1.61</w:t>
            </w:r>
          </w:p>
        </w:tc>
      </w:tr>
      <w:tr w:rsidR="007E7EEE" w:rsidRPr="00971F64" w14:paraId="2BF8378D" w14:textId="77777777" w:rsidTr="002C2402">
        <w:trPr>
          <w:cantSplit/>
          <w:trHeight w:val="255"/>
          <w:jc w:val="center"/>
        </w:trPr>
        <w:tc>
          <w:tcPr>
            <w:tcW w:w="1127" w:type="pct"/>
            <w:tcBorders>
              <w:top w:val="nil"/>
              <w:left w:val="nil"/>
              <w:bottom w:val="nil"/>
              <w:right w:val="nil"/>
            </w:tcBorders>
            <w:shd w:val="clear" w:color="auto" w:fill="auto"/>
            <w:hideMark/>
          </w:tcPr>
          <w:p w14:paraId="5DCC534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02A41BE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1996</w:t>
            </w:r>
          </w:p>
        </w:tc>
        <w:tc>
          <w:tcPr>
            <w:tcW w:w="413" w:type="pct"/>
            <w:tcBorders>
              <w:top w:val="nil"/>
              <w:left w:val="nil"/>
              <w:bottom w:val="nil"/>
              <w:right w:val="nil"/>
            </w:tcBorders>
            <w:shd w:val="clear" w:color="auto" w:fill="auto"/>
            <w:hideMark/>
          </w:tcPr>
          <w:p w14:paraId="6CCFDEA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D9CEC0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816DC9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7018B0C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7E42465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F914A4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13DA609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3BB7D3C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1643394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68E053F0" w14:textId="77777777" w:rsidTr="002C2402">
        <w:trPr>
          <w:cantSplit/>
          <w:trHeight w:val="255"/>
          <w:jc w:val="center"/>
        </w:trPr>
        <w:tc>
          <w:tcPr>
            <w:tcW w:w="1127" w:type="pct"/>
            <w:tcBorders>
              <w:top w:val="nil"/>
              <w:left w:val="nil"/>
              <w:bottom w:val="nil"/>
              <w:right w:val="nil"/>
            </w:tcBorders>
            <w:shd w:val="clear" w:color="auto" w:fill="auto"/>
            <w:hideMark/>
          </w:tcPr>
          <w:p w14:paraId="6C77D3E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4C08D07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1997</w:t>
            </w:r>
          </w:p>
        </w:tc>
        <w:tc>
          <w:tcPr>
            <w:tcW w:w="413" w:type="pct"/>
            <w:tcBorders>
              <w:top w:val="nil"/>
              <w:left w:val="nil"/>
              <w:bottom w:val="nil"/>
              <w:right w:val="nil"/>
            </w:tcBorders>
            <w:shd w:val="clear" w:color="auto" w:fill="auto"/>
            <w:hideMark/>
          </w:tcPr>
          <w:p w14:paraId="0931F17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50</w:t>
            </w:r>
          </w:p>
        </w:tc>
        <w:tc>
          <w:tcPr>
            <w:tcW w:w="387" w:type="pct"/>
            <w:tcBorders>
              <w:top w:val="nil"/>
              <w:left w:val="nil"/>
              <w:bottom w:val="nil"/>
              <w:right w:val="nil"/>
            </w:tcBorders>
            <w:shd w:val="clear" w:color="auto" w:fill="auto"/>
            <w:hideMark/>
          </w:tcPr>
          <w:p w14:paraId="5C086D3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136</w:t>
            </w:r>
          </w:p>
        </w:tc>
        <w:tc>
          <w:tcPr>
            <w:tcW w:w="423" w:type="pct"/>
            <w:tcBorders>
              <w:top w:val="nil"/>
              <w:left w:val="nil"/>
              <w:bottom w:val="nil"/>
              <w:right w:val="nil"/>
            </w:tcBorders>
            <w:shd w:val="clear" w:color="auto" w:fill="auto"/>
            <w:hideMark/>
          </w:tcPr>
          <w:p w14:paraId="4A51D54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406FF4E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113</w:t>
            </w:r>
          </w:p>
        </w:tc>
        <w:tc>
          <w:tcPr>
            <w:tcW w:w="386" w:type="pct"/>
            <w:tcBorders>
              <w:top w:val="nil"/>
              <w:left w:val="nil"/>
              <w:bottom w:val="nil"/>
              <w:right w:val="nil"/>
            </w:tcBorders>
            <w:shd w:val="clear" w:color="auto" w:fill="auto"/>
            <w:hideMark/>
          </w:tcPr>
          <w:p w14:paraId="2212781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3996CD9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50</w:t>
            </w:r>
          </w:p>
        </w:tc>
        <w:tc>
          <w:tcPr>
            <w:tcW w:w="373" w:type="pct"/>
            <w:tcBorders>
              <w:top w:val="nil"/>
              <w:left w:val="nil"/>
              <w:bottom w:val="nil"/>
              <w:right w:val="nil"/>
            </w:tcBorders>
            <w:shd w:val="clear" w:color="auto" w:fill="auto"/>
            <w:hideMark/>
          </w:tcPr>
          <w:p w14:paraId="695A30F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2.16</w:t>
            </w:r>
          </w:p>
        </w:tc>
        <w:tc>
          <w:tcPr>
            <w:tcW w:w="314" w:type="pct"/>
            <w:tcBorders>
              <w:top w:val="nil"/>
              <w:left w:val="nil"/>
              <w:bottom w:val="nil"/>
              <w:right w:val="nil"/>
            </w:tcBorders>
            <w:shd w:val="clear" w:color="auto" w:fill="auto"/>
            <w:hideMark/>
          </w:tcPr>
          <w:p w14:paraId="44161B8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0.41</w:t>
            </w:r>
          </w:p>
        </w:tc>
        <w:tc>
          <w:tcPr>
            <w:tcW w:w="351" w:type="pct"/>
            <w:tcBorders>
              <w:top w:val="nil"/>
              <w:left w:val="nil"/>
              <w:bottom w:val="nil"/>
              <w:right w:val="nil"/>
            </w:tcBorders>
            <w:shd w:val="clear" w:color="auto" w:fill="auto"/>
            <w:hideMark/>
          </w:tcPr>
          <w:p w14:paraId="1F2BA83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4.12</w:t>
            </w:r>
          </w:p>
        </w:tc>
      </w:tr>
      <w:tr w:rsidR="007E7EEE" w:rsidRPr="00971F64" w14:paraId="752C8311" w14:textId="77777777" w:rsidTr="002C2402">
        <w:trPr>
          <w:cantSplit/>
          <w:trHeight w:val="255"/>
          <w:jc w:val="center"/>
        </w:trPr>
        <w:tc>
          <w:tcPr>
            <w:tcW w:w="1127" w:type="pct"/>
            <w:tcBorders>
              <w:top w:val="nil"/>
              <w:left w:val="nil"/>
              <w:bottom w:val="nil"/>
              <w:right w:val="nil"/>
            </w:tcBorders>
            <w:shd w:val="clear" w:color="auto" w:fill="auto"/>
            <w:hideMark/>
          </w:tcPr>
          <w:p w14:paraId="01010CD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2057124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1998</w:t>
            </w:r>
          </w:p>
        </w:tc>
        <w:tc>
          <w:tcPr>
            <w:tcW w:w="413" w:type="pct"/>
            <w:tcBorders>
              <w:top w:val="nil"/>
              <w:left w:val="nil"/>
              <w:bottom w:val="nil"/>
              <w:right w:val="nil"/>
            </w:tcBorders>
            <w:shd w:val="clear" w:color="auto" w:fill="auto"/>
            <w:hideMark/>
          </w:tcPr>
          <w:p w14:paraId="476472F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23</w:t>
            </w:r>
          </w:p>
        </w:tc>
        <w:tc>
          <w:tcPr>
            <w:tcW w:w="387" w:type="pct"/>
            <w:tcBorders>
              <w:top w:val="nil"/>
              <w:left w:val="nil"/>
              <w:bottom w:val="nil"/>
              <w:right w:val="nil"/>
            </w:tcBorders>
            <w:shd w:val="clear" w:color="auto" w:fill="auto"/>
            <w:hideMark/>
          </w:tcPr>
          <w:p w14:paraId="739BAF9B"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109</w:t>
            </w:r>
          </w:p>
        </w:tc>
        <w:tc>
          <w:tcPr>
            <w:tcW w:w="423" w:type="pct"/>
            <w:tcBorders>
              <w:top w:val="nil"/>
              <w:left w:val="nil"/>
              <w:bottom w:val="nil"/>
              <w:right w:val="nil"/>
            </w:tcBorders>
            <w:shd w:val="clear" w:color="auto" w:fill="auto"/>
            <w:hideMark/>
          </w:tcPr>
          <w:p w14:paraId="36ACBA1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1B6C6DC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92</w:t>
            </w:r>
          </w:p>
        </w:tc>
        <w:tc>
          <w:tcPr>
            <w:tcW w:w="386" w:type="pct"/>
            <w:tcBorders>
              <w:top w:val="nil"/>
              <w:left w:val="nil"/>
              <w:bottom w:val="nil"/>
              <w:right w:val="nil"/>
            </w:tcBorders>
            <w:shd w:val="clear" w:color="auto" w:fill="auto"/>
            <w:hideMark/>
          </w:tcPr>
          <w:p w14:paraId="29BB7E0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18DF72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43</w:t>
            </w:r>
          </w:p>
        </w:tc>
        <w:tc>
          <w:tcPr>
            <w:tcW w:w="373" w:type="pct"/>
            <w:tcBorders>
              <w:top w:val="nil"/>
              <w:left w:val="nil"/>
              <w:bottom w:val="nil"/>
              <w:right w:val="nil"/>
            </w:tcBorders>
            <w:shd w:val="clear" w:color="auto" w:fill="auto"/>
            <w:hideMark/>
          </w:tcPr>
          <w:p w14:paraId="4F3DE71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1.88</w:t>
            </w:r>
          </w:p>
        </w:tc>
        <w:tc>
          <w:tcPr>
            <w:tcW w:w="314" w:type="pct"/>
            <w:tcBorders>
              <w:top w:val="nil"/>
              <w:left w:val="nil"/>
              <w:bottom w:val="nil"/>
              <w:right w:val="nil"/>
            </w:tcBorders>
            <w:shd w:val="clear" w:color="auto" w:fill="auto"/>
            <w:hideMark/>
          </w:tcPr>
          <w:p w14:paraId="14D6BA8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0.29</w:t>
            </w:r>
          </w:p>
        </w:tc>
        <w:tc>
          <w:tcPr>
            <w:tcW w:w="351" w:type="pct"/>
            <w:tcBorders>
              <w:top w:val="nil"/>
              <w:left w:val="nil"/>
              <w:bottom w:val="nil"/>
              <w:right w:val="nil"/>
            </w:tcBorders>
            <w:shd w:val="clear" w:color="auto" w:fill="auto"/>
            <w:hideMark/>
          </w:tcPr>
          <w:p w14:paraId="0CBE220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3.07</w:t>
            </w:r>
          </w:p>
        </w:tc>
      </w:tr>
      <w:tr w:rsidR="007E7EEE" w:rsidRPr="00971F64" w14:paraId="6DF19CD5" w14:textId="77777777" w:rsidTr="002C2402">
        <w:trPr>
          <w:cantSplit/>
          <w:trHeight w:val="255"/>
          <w:jc w:val="center"/>
        </w:trPr>
        <w:tc>
          <w:tcPr>
            <w:tcW w:w="1127" w:type="pct"/>
            <w:tcBorders>
              <w:top w:val="nil"/>
              <w:left w:val="nil"/>
              <w:bottom w:val="nil"/>
              <w:right w:val="nil"/>
            </w:tcBorders>
            <w:shd w:val="clear" w:color="auto" w:fill="auto"/>
            <w:hideMark/>
          </w:tcPr>
          <w:p w14:paraId="47AD0E2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55059682"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1999</w:t>
            </w:r>
          </w:p>
        </w:tc>
        <w:tc>
          <w:tcPr>
            <w:tcW w:w="413" w:type="pct"/>
            <w:tcBorders>
              <w:top w:val="nil"/>
              <w:left w:val="nil"/>
              <w:bottom w:val="nil"/>
              <w:right w:val="nil"/>
            </w:tcBorders>
            <w:shd w:val="clear" w:color="auto" w:fill="auto"/>
            <w:hideMark/>
          </w:tcPr>
          <w:p w14:paraId="526BE1F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0FC90B1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2EBC227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0282FB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75EEE10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683ADA2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4CEEAA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10CA0C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5C81785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374967D9" w14:textId="77777777" w:rsidTr="002C2402">
        <w:trPr>
          <w:cantSplit/>
          <w:trHeight w:val="255"/>
          <w:jc w:val="center"/>
        </w:trPr>
        <w:tc>
          <w:tcPr>
            <w:tcW w:w="1127" w:type="pct"/>
            <w:tcBorders>
              <w:top w:val="nil"/>
              <w:left w:val="nil"/>
              <w:bottom w:val="nil"/>
              <w:right w:val="nil"/>
            </w:tcBorders>
            <w:shd w:val="clear" w:color="auto" w:fill="auto"/>
            <w:hideMark/>
          </w:tcPr>
          <w:p w14:paraId="691A81C6"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38F1866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2000</w:t>
            </w:r>
          </w:p>
        </w:tc>
        <w:tc>
          <w:tcPr>
            <w:tcW w:w="413" w:type="pct"/>
            <w:tcBorders>
              <w:top w:val="nil"/>
              <w:left w:val="nil"/>
              <w:bottom w:val="nil"/>
              <w:right w:val="nil"/>
            </w:tcBorders>
            <w:shd w:val="clear" w:color="auto" w:fill="auto"/>
            <w:hideMark/>
          </w:tcPr>
          <w:p w14:paraId="24BF33A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62E6E8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4E5231F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253A82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1E6778D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0294070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03DD99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6768621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2A87D02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62AD3687" w14:textId="77777777" w:rsidTr="002C2402">
        <w:trPr>
          <w:cantSplit/>
          <w:trHeight w:val="255"/>
          <w:jc w:val="center"/>
        </w:trPr>
        <w:tc>
          <w:tcPr>
            <w:tcW w:w="1127" w:type="pct"/>
            <w:tcBorders>
              <w:top w:val="nil"/>
              <w:left w:val="nil"/>
              <w:bottom w:val="nil"/>
              <w:right w:val="nil"/>
            </w:tcBorders>
            <w:shd w:val="clear" w:color="auto" w:fill="auto"/>
            <w:hideMark/>
          </w:tcPr>
          <w:p w14:paraId="1621B71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2679BD3B"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2001</w:t>
            </w:r>
          </w:p>
        </w:tc>
        <w:tc>
          <w:tcPr>
            <w:tcW w:w="413" w:type="pct"/>
            <w:tcBorders>
              <w:top w:val="nil"/>
              <w:left w:val="nil"/>
              <w:bottom w:val="nil"/>
              <w:right w:val="nil"/>
            </w:tcBorders>
            <w:shd w:val="clear" w:color="auto" w:fill="auto"/>
            <w:hideMark/>
          </w:tcPr>
          <w:p w14:paraId="275D4C0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413AD9A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9BD849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69528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633D53B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2C2479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2411BB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6D1D7C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B4F0C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E3685BA" w14:textId="77777777" w:rsidTr="002C2402">
        <w:trPr>
          <w:cantSplit/>
          <w:trHeight w:val="255"/>
          <w:jc w:val="center"/>
        </w:trPr>
        <w:tc>
          <w:tcPr>
            <w:tcW w:w="1127" w:type="pct"/>
            <w:tcBorders>
              <w:top w:val="nil"/>
              <w:left w:val="nil"/>
              <w:bottom w:val="nil"/>
              <w:right w:val="nil"/>
            </w:tcBorders>
            <w:shd w:val="clear" w:color="auto" w:fill="auto"/>
            <w:hideMark/>
          </w:tcPr>
          <w:p w14:paraId="2A11B46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0441D73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2002</w:t>
            </w:r>
          </w:p>
        </w:tc>
        <w:tc>
          <w:tcPr>
            <w:tcW w:w="413" w:type="pct"/>
            <w:tcBorders>
              <w:top w:val="nil"/>
              <w:left w:val="nil"/>
              <w:bottom w:val="nil"/>
              <w:right w:val="nil"/>
            </w:tcBorders>
            <w:shd w:val="clear" w:color="auto" w:fill="auto"/>
            <w:hideMark/>
          </w:tcPr>
          <w:p w14:paraId="6CE9202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46828E1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9911A9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6EB5C25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4DEE23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3D11A7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47F1C86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21A1406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423173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3DCB18B2" w14:textId="77777777" w:rsidTr="002C2402">
        <w:trPr>
          <w:cantSplit/>
          <w:trHeight w:val="255"/>
          <w:jc w:val="center"/>
        </w:trPr>
        <w:tc>
          <w:tcPr>
            <w:tcW w:w="1127" w:type="pct"/>
            <w:tcBorders>
              <w:top w:val="nil"/>
              <w:left w:val="nil"/>
              <w:bottom w:val="nil"/>
              <w:right w:val="nil"/>
            </w:tcBorders>
            <w:shd w:val="clear" w:color="auto" w:fill="auto"/>
            <w:hideMark/>
          </w:tcPr>
          <w:p w14:paraId="0CB5235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1C1A64C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2003</w:t>
            </w:r>
          </w:p>
        </w:tc>
        <w:tc>
          <w:tcPr>
            <w:tcW w:w="413" w:type="pct"/>
            <w:tcBorders>
              <w:top w:val="nil"/>
              <w:left w:val="nil"/>
              <w:bottom w:val="nil"/>
              <w:right w:val="nil"/>
            </w:tcBorders>
            <w:shd w:val="clear" w:color="auto" w:fill="auto"/>
            <w:hideMark/>
          </w:tcPr>
          <w:p w14:paraId="3B97FBE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w:t>
            </w:r>
          </w:p>
        </w:tc>
        <w:tc>
          <w:tcPr>
            <w:tcW w:w="387" w:type="pct"/>
            <w:tcBorders>
              <w:top w:val="nil"/>
              <w:left w:val="nil"/>
              <w:bottom w:val="nil"/>
              <w:right w:val="nil"/>
            </w:tcBorders>
            <w:shd w:val="clear" w:color="auto" w:fill="auto"/>
            <w:hideMark/>
          </w:tcPr>
          <w:p w14:paraId="50A7CB2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25</w:t>
            </w:r>
          </w:p>
        </w:tc>
        <w:tc>
          <w:tcPr>
            <w:tcW w:w="423" w:type="pct"/>
            <w:tcBorders>
              <w:top w:val="nil"/>
              <w:left w:val="nil"/>
              <w:bottom w:val="nil"/>
              <w:right w:val="nil"/>
            </w:tcBorders>
            <w:shd w:val="clear" w:color="auto" w:fill="auto"/>
            <w:hideMark/>
          </w:tcPr>
          <w:p w14:paraId="502A334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7DFEBC0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86" w:type="pct"/>
            <w:tcBorders>
              <w:top w:val="nil"/>
              <w:left w:val="nil"/>
              <w:bottom w:val="nil"/>
              <w:right w:val="nil"/>
            </w:tcBorders>
            <w:shd w:val="clear" w:color="auto" w:fill="auto"/>
            <w:hideMark/>
          </w:tcPr>
          <w:p w14:paraId="30814FE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6BE45E8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w:t>
            </w:r>
          </w:p>
        </w:tc>
        <w:tc>
          <w:tcPr>
            <w:tcW w:w="373" w:type="pct"/>
            <w:tcBorders>
              <w:top w:val="nil"/>
              <w:left w:val="nil"/>
              <w:bottom w:val="nil"/>
              <w:right w:val="nil"/>
            </w:tcBorders>
            <w:shd w:val="clear" w:color="auto" w:fill="auto"/>
            <w:hideMark/>
          </w:tcPr>
          <w:p w14:paraId="330C92E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1.64</w:t>
            </w:r>
          </w:p>
        </w:tc>
        <w:tc>
          <w:tcPr>
            <w:tcW w:w="314" w:type="pct"/>
            <w:tcBorders>
              <w:top w:val="nil"/>
              <w:left w:val="nil"/>
              <w:bottom w:val="nil"/>
              <w:right w:val="nil"/>
            </w:tcBorders>
            <w:shd w:val="clear" w:color="auto" w:fill="auto"/>
            <w:hideMark/>
          </w:tcPr>
          <w:p w14:paraId="046B903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0.18</w:t>
            </w:r>
          </w:p>
        </w:tc>
        <w:tc>
          <w:tcPr>
            <w:tcW w:w="351" w:type="pct"/>
            <w:tcBorders>
              <w:top w:val="nil"/>
              <w:left w:val="nil"/>
              <w:bottom w:val="nil"/>
              <w:right w:val="nil"/>
            </w:tcBorders>
            <w:shd w:val="clear" w:color="auto" w:fill="auto"/>
            <w:hideMark/>
          </w:tcPr>
          <w:p w14:paraId="2D87621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2.15</w:t>
            </w:r>
          </w:p>
        </w:tc>
      </w:tr>
      <w:tr w:rsidR="007E7EEE" w:rsidRPr="00971F64" w14:paraId="54A33EBA" w14:textId="77777777" w:rsidTr="002C2402">
        <w:trPr>
          <w:cantSplit/>
          <w:trHeight w:val="255"/>
          <w:jc w:val="center"/>
        </w:trPr>
        <w:tc>
          <w:tcPr>
            <w:tcW w:w="1127" w:type="pct"/>
            <w:tcBorders>
              <w:top w:val="nil"/>
              <w:left w:val="nil"/>
              <w:bottom w:val="nil"/>
              <w:right w:val="nil"/>
            </w:tcBorders>
            <w:shd w:val="clear" w:color="auto" w:fill="auto"/>
            <w:hideMark/>
          </w:tcPr>
          <w:p w14:paraId="337F46A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34C6FE7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2004</w:t>
            </w:r>
          </w:p>
        </w:tc>
        <w:tc>
          <w:tcPr>
            <w:tcW w:w="413" w:type="pct"/>
            <w:tcBorders>
              <w:top w:val="nil"/>
              <w:left w:val="nil"/>
              <w:bottom w:val="nil"/>
              <w:right w:val="nil"/>
            </w:tcBorders>
            <w:shd w:val="clear" w:color="auto" w:fill="auto"/>
            <w:hideMark/>
          </w:tcPr>
          <w:p w14:paraId="511BF33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5</w:t>
            </w:r>
          </w:p>
        </w:tc>
        <w:tc>
          <w:tcPr>
            <w:tcW w:w="387" w:type="pct"/>
            <w:tcBorders>
              <w:top w:val="nil"/>
              <w:left w:val="nil"/>
              <w:bottom w:val="nil"/>
              <w:right w:val="nil"/>
            </w:tcBorders>
            <w:shd w:val="clear" w:color="auto" w:fill="auto"/>
            <w:hideMark/>
          </w:tcPr>
          <w:p w14:paraId="384F6239"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5877F03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0C480B3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42E3C3A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36D6BD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6734C38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6E3D817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489D466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6856AEF" w14:textId="77777777" w:rsidTr="002C2402">
        <w:trPr>
          <w:cantSplit/>
          <w:trHeight w:val="255"/>
          <w:jc w:val="center"/>
        </w:trPr>
        <w:tc>
          <w:tcPr>
            <w:tcW w:w="1127" w:type="pct"/>
            <w:tcBorders>
              <w:top w:val="nil"/>
              <w:left w:val="nil"/>
              <w:bottom w:val="nil"/>
              <w:right w:val="nil"/>
            </w:tcBorders>
            <w:shd w:val="clear" w:color="auto" w:fill="auto"/>
            <w:hideMark/>
          </w:tcPr>
          <w:p w14:paraId="15AA46D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406C040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2005</w:t>
            </w:r>
          </w:p>
        </w:tc>
        <w:tc>
          <w:tcPr>
            <w:tcW w:w="413" w:type="pct"/>
            <w:tcBorders>
              <w:top w:val="nil"/>
              <w:left w:val="nil"/>
              <w:bottom w:val="nil"/>
              <w:right w:val="nil"/>
            </w:tcBorders>
            <w:shd w:val="clear" w:color="auto" w:fill="auto"/>
            <w:hideMark/>
          </w:tcPr>
          <w:p w14:paraId="0AE2CE7F"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w:t>
            </w:r>
          </w:p>
        </w:tc>
        <w:tc>
          <w:tcPr>
            <w:tcW w:w="387" w:type="pct"/>
            <w:tcBorders>
              <w:top w:val="nil"/>
              <w:left w:val="nil"/>
              <w:bottom w:val="nil"/>
              <w:right w:val="nil"/>
            </w:tcBorders>
            <w:shd w:val="clear" w:color="auto" w:fill="auto"/>
            <w:hideMark/>
          </w:tcPr>
          <w:p w14:paraId="3A1884BA"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32</w:t>
            </w:r>
          </w:p>
        </w:tc>
        <w:tc>
          <w:tcPr>
            <w:tcW w:w="423" w:type="pct"/>
            <w:tcBorders>
              <w:top w:val="nil"/>
              <w:left w:val="nil"/>
              <w:bottom w:val="nil"/>
              <w:right w:val="nil"/>
            </w:tcBorders>
            <w:shd w:val="clear" w:color="auto" w:fill="auto"/>
            <w:hideMark/>
          </w:tcPr>
          <w:p w14:paraId="59A89BF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3473A4F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12</w:t>
            </w:r>
          </w:p>
        </w:tc>
        <w:tc>
          <w:tcPr>
            <w:tcW w:w="386" w:type="pct"/>
            <w:tcBorders>
              <w:top w:val="nil"/>
              <w:left w:val="nil"/>
              <w:bottom w:val="nil"/>
              <w:right w:val="nil"/>
            </w:tcBorders>
            <w:shd w:val="clear" w:color="auto" w:fill="auto"/>
            <w:hideMark/>
          </w:tcPr>
          <w:p w14:paraId="538BD8C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3708A7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73" w:type="pct"/>
            <w:tcBorders>
              <w:top w:val="nil"/>
              <w:left w:val="nil"/>
              <w:bottom w:val="nil"/>
              <w:right w:val="nil"/>
            </w:tcBorders>
            <w:shd w:val="clear" w:color="auto" w:fill="auto"/>
            <w:hideMark/>
          </w:tcPr>
          <w:p w14:paraId="620B1B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1.81</w:t>
            </w:r>
          </w:p>
        </w:tc>
        <w:tc>
          <w:tcPr>
            <w:tcW w:w="314" w:type="pct"/>
            <w:tcBorders>
              <w:top w:val="nil"/>
              <w:left w:val="nil"/>
              <w:bottom w:val="nil"/>
              <w:right w:val="nil"/>
            </w:tcBorders>
            <w:shd w:val="clear" w:color="auto" w:fill="auto"/>
            <w:hideMark/>
          </w:tcPr>
          <w:p w14:paraId="5F28B60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0.15</w:t>
            </w:r>
          </w:p>
        </w:tc>
        <w:tc>
          <w:tcPr>
            <w:tcW w:w="351" w:type="pct"/>
            <w:tcBorders>
              <w:top w:val="nil"/>
              <w:left w:val="nil"/>
              <w:bottom w:val="nil"/>
              <w:right w:val="nil"/>
            </w:tcBorders>
            <w:shd w:val="clear" w:color="auto" w:fill="auto"/>
            <w:hideMark/>
          </w:tcPr>
          <w:p w14:paraId="37DB638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w:t>
            </w:r>
          </w:p>
        </w:tc>
      </w:tr>
      <w:tr w:rsidR="007E7EEE" w:rsidRPr="00971F64" w14:paraId="6209D89E" w14:textId="77777777" w:rsidTr="002C2402">
        <w:trPr>
          <w:cantSplit/>
          <w:trHeight w:val="255"/>
          <w:jc w:val="center"/>
        </w:trPr>
        <w:tc>
          <w:tcPr>
            <w:tcW w:w="1127" w:type="pct"/>
            <w:tcBorders>
              <w:top w:val="nil"/>
              <w:left w:val="nil"/>
              <w:bottom w:val="nil"/>
              <w:right w:val="nil"/>
            </w:tcBorders>
            <w:shd w:val="clear" w:color="auto" w:fill="auto"/>
            <w:hideMark/>
          </w:tcPr>
          <w:p w14:paraId="77644490"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5CA73E5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2006</w:t>
            </w:r>
          </w:p>
        </w:tc>
        <w:tc>
          <w:tcPr>
            <w:tcW w:w="413" w:type="pct"/>
            <w:tcBorders>
              <w:top w:val="nil"/>
              <w:left w:val="nil"/>
              <w:bottom w:val="nil"/>
              <w:right w:val="nil"/>
            </w:tcBorders>
            <w:shd w:val="clear" w:color="auto" w:fill="auto"/>
            <w:hideMark/>
          </w:tcPr>
          <w:p w14:paraId="170ED34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2ECC8F4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17</w:t>
            </w:r>
          </w:p>
        </w:tc>
        <w:tc>
          <w:tcPr>
            <w:tcW w:w="423" w:type="pct"/>
            <w:tcBorders>
              <w:top w:val="nil"/>
              <w:left w:val="nil"/>
              <w:bottom w:val="nil"/>
              <w:right w:val="nil"/>
            </w:tcBorders>
            <w:shd w:val="clear" w:color="auto" w:fill="auto"/>
            <w:hideMark/>
          </w:tcPr>
          <w:p w14:paraId="78A0947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36D847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86" w:type="pct"/>
            <w:tcBorders>
              <w:top w:val="nil"/>
              <w:left w:val="nil"/>
              <w:bottom w:val="nil"/>
              <w:right w:val="nil"/>
            </w:tcBorders>
            <w:shd w:val="clear" w:color="auto" w:fill="auto"/>
            <w:hideMark/>
          </w:tcPr>
          <w:p w14:paraId="5B80534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65088B0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73" w:type="pct"/>
            <w:tcBorders>
              <w:top w:val="nil"/>
              <w:left w:val="nil"/>
              <w:bottom w:val="nil"/>
              <w:right w:val="nil"/>
            </w:tcBorders>
            <w:shd w:val="clear" w:color="auto" w:fill="auto"/>
            <w:hideMark/>
          </w:tcPr>
          <w:p w14:paraId="13CABED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1.59</w:t>
            </w:r>
          </w:p>
        </w:tc>
        <w:tc>
          <w:tcPr>
            <w:tcW w:w="314" w:type="pct"/>
            <w:tcBorders>
              <w:top w:val="nil"/>
              <w:left w:val="nil"/>
              <w:bottom w:val="nil"/>
              <w:right w:val="nil"/>
            </w:tcBorders>
            <w:shd w:val="clear" w:color="auto" w:fill="auto"/>
            <w:hideMark/>
          </w:tcPr>
          <w:p w14:paraId="640857D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0.16</w:t>
            </w:r>
          </w:p>
        </w:tc>
        <w:tc>
          <w:tcPr>
            <w:tcW w:w="351" w:type="pct"/>
            <w:tcBorders>
              <w:top w:val="nil"/>
              <w:left w:val="nil"/>
              <w:bottom w:val="nil"/>
              <w:right w:val="nil"/>
            </w:tcBorders>
            <w:shd w:val="clear" w:color="auto" w:fill="auto"/>
            <w:hideMark/>
          </w:tcPr>
          <w:p w14:paraId="2F1F624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w:t>
            </w:r>
          </w:p>
        </w:tc>
      </w:tr>
      <w:tr w:rsidR="007E7EEE" w:rsidRPr="00971F64" w14:paraId="7B8937F9" w14:textId="77777777" w:rsidTr="002C2402">
        <w:trPr>
          <w:cantSplit/>
          <w:trHeight w:val="255"/>
          <w:jc w:val="center"/>
        </w:trPr>
        <w:tc>
          <w:tcPr>
            <w:tcW w:w="1127" w:type="pct"/>
            <w:tcBorders>
              <w:top w:val="nil"/>
              <w:left w:val="nil"/>
              <w:bottom w:val="nil"/>
              <w:right w:val="nil"/>
            </w:tcBorders>
            <w:shd w:val="clear" w:color="auto" w:fill="auto"/>
            <w:hideMark/>
          </w:tcPr>
          <w:p w14:paraId="2EC8004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49BFD70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2007</w:t>
            </w:r>
          </w:p>
        </w:tc>
        <w:tc>
          <w:tcPr>
            <w:tcW w:w="413" w:type="pct"/>
            <w:tcBorders>
              <w:top w:val="nil"/>
              <w:left w:val="nil"/>
              <w:bottom w:val="nil"/>
              <w:right w:val="nil"/>
            </w:tcBorders>
            <w:shd w:val="clear" w:color="auto" w:fill="auto"/>
            <w:hideMark/>
          </w:tcPr>
          <w:p w14:paraId="5FA8C73C"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17</w:t>
            </w:r>
          </w:p>
        </w:tc>
        <w:tc>
          <w:tcPr>
            <w:tcW w:w="387" w:type="pct"/>
            <w:tcBorders>
              <w:top w:val="nil"/>
              <w:left w:val="nil"/>
              <w:bottom w:val="nil"/>
              <w:right w:val="nil"/>
            </w:tcBorders>
            <w:shd w:val="clear" w:color="auto" w:fill="auto"/>
            <w:hideMark/>
          </w:tcPr>
          <w:p w14:paraId="68F042A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18</w:t>
            </w:r>
          </w:p>
        </w:tc>
        <w:tc>
          <w:tcPr>
            <w:tcW w:w="423" w:type="pct"/>
            <w:tcBorders>
              <w:top w:val="nil"/>
              <w:left w:val="nil"/>
              <w:bottom w:val="nil"/>
              <w:right w:val="nil"/>
            </w:tcBorders>
            <w:shd w:val="clear" w:color="auto" w:fill="auto"/>
            <w:hideMark/>
          </w:tcPr>
          <w:p w14:paraId="643901A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7A01B52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86" w:type="pct"/>
            <w:tcBorders>
              <w:top w:val="nil"/>
              <w:left w:val="nil"/>
              <w:bottom w:val="nil"/>
              <w:right w:val="nil"/>
            </w:tcBorders>
            <w:shd w:val="clear" w:color="auto" w:fill="auto"/>
            <w:hideMark/>
          </w:tcPr>
          <w:p w14:paraId="2E90075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407" w:type="pct"/>
            <w:tcBorders>
              <w:top w:val="nil"/>
              <w:left w:val="nil"/>
              <w:bottom w:val="nil"/>
              <w:right w:val="nil"/>
            </w:tcBorders>
            <w:shd w:val="clear" w:color="auto" w:fill="auto"/>
            <w:hideMark/>
          </w:tcPr>
          <w:p w14:paraId="667765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73" w:type="pct"/>
            <w:tcBorders>
              <w:top w:val="nil"/>
              <w:left w:val="nil"/>
              <w:bottom w:val="nil"/>
              <w:right w:val="nil"/>
            </w:tcBorders>
            <w:shd w:val="clear" w:color="auto" w:fill="auto"/>
            <w:hideMark/>
          </w:tcPr>
          <w:p w14:paraId="0D7A32D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2.31</w:t>
            </w:r>
          </w:p>
        </w:tc>
        <w:tc>
          <w:tcPr>
            <w:tcW w:w="314" w:type="pct"/>
            <w:tcBorders>
              <w:top w:val="nil"/>
              <w:left w:val="nil"/>
              <w:bottom w:val="nil"/>
              <w:right w:val="nil"/>
            </w:tcBorders>
            <w:shd w:val="clear" w:color="auto" w:fill="auto"/>
            <w:hideMark/>
          </w:tcPr>
          <w:p w14:paraId="23FCC60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0.46</w:t>
            </w:r>
          </w:p>
        </w:tc>
        <w:tc>
          <w:tcPr>
            <w:tcW w:w="351" w:type="pct"/>
            <w:tcBorders>
              <w:top w:val="nil"/>
              <w:left w:val="nil"/>
              <w:bottom w:val="nil"/>
              <w:right w:val="nil"/>
            </w:tcBorders>
            <w:shd w:val="clear" w:color="auto" w:fill="auto"/>
            <w:hideMark/>
          </w:tcPr>
          <w:p w14:paraId="3345102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3.02</w:t>
            </w:r>
          </w:p>
        </w:tc>
      </w:tr>
      <w:tr w:rsidR="007E7EEE" w:rsidRPr="00971F64" w14:paraId="7D843BC5" w14:textId="77777777" w:rsidTr="002C2402">
        <w:trPr>
          <w:cantSplit/>
          <w:trHeight w:val="255"/>
          <w:jc w:val="center"/>
        </w:trPr>
        <w:tc>
          <w:tcPr>
            <w:tcW w:w="1127" w:type="pct"/>
            <w:tcBorders>
              <w:top w:val="nil"/>
              <w:left w:val="nil"/>
              <w:bottom w:val="nil"/>
              <w:right w:val="nil"/>
            </w:tcBorders>
            <w:shd w:val="clear" w:color="auto" w:fill="auto"/>
            <w:hideMark/>
          </w:tcPr>
          <w:p w14:paraId="5A35582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4B846E9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2008</w:t>
            </w:r>
          </w:p>
        </w:tc>
        <w:tc>
          <w:tcPr>
            <w:tcW w:w="413" w:type="pct"/>
            <w:tcBorders>
              <w:top w:val="nil"/>
              <w:left w:val="nil"/>
              <w:bottom w:val="nil"/>
              <w:right w:val="nil"/>
            </w:tcBorders>
            <w:shd w:val="clear" w:color="auto" w:fill="auto"/>
            <w:hideMark/>
          </w:tcPr>
          <w:p w14:paraId="32948D0C"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7F3E38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326D31B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218709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1EA39B5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058BD7B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60E033C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142FCD3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8DF672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07BDB3BC" w14:textId="77777777" w:rsidTr="002C2402">
        <w:trPr>
          <w:cantSplit/>
          <w:trHeight w:val="255"/>
          <w:jc w:val="center"/>
        </w:trPr>
        <w:tc>
          <w:tcPr>
            <w:tcW w:w="1127" w:type="pct"/>
            <w:tcBorders>
              <w:top w:val="nil"/>
              <w:left w:val="nil"/>
              <w:bottom w:val="nil"/>
              <w:right w:val="nil"/>
            </w:tcBorders>
            <w:shd w:val="clear" w:color="auto" w:fill="auto"/>
            <w:hideMark/>
          </w:tcPr>
          <w:p w14:paraId="54F5EC2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79716A1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2009</w:t>
            </w:r>
          </w:p>
        </w:tc>
        <w:tc>
          <w:tcPr>
            <w:tcW w:w="413" w:type="pct"/>
            <w:tcBorders>
              <w:top w:val="nil"/>
              <w:left w:val="nil"/>
              <w:bottom w:val="nil"/>
              <w:right w:val="nil"/>
            </w:tcBorders>
            <w:shd w:val="clear" w:color="auto" w:fill="auto"/>
            <w:hideMark/>
          </w:tcPr>
          <w:p w14:paraId="0F009B2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w:t>
            </w:r>
          </w:p>
        </w:tc>
        <w:tc>
          <w:tcPr>
            <w:tcW w:w="387" w:type="pct"/>
            <w:tcBorders>
              <w:top w:val="nil"/>
              <w:left w:val="nil"/>
              <w:bottom w:val="nil"/>
              <w:right w:val="nil"/>
            </w:tcBorders>
            <w:shd w:val="clear" w:color="auto" w:fill="auto"/>
            <w:hideMark/>
          </w:tcPr>
          <w:p w14:paraId="254BE44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6B8166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5E5300E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31574E3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7D5FED0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6414A14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67BC6C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5585C40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66F0421" w14:textId="77777777" w:rsidTr="002C2402">
        <w:trPr>
          <w:cantSplit/>
          <w:trHeight w:val="255"/>
          <w:jc w:val="center"/>
        </w:trPr>
        <w:tc>
          <w:tcPr>
            <w:tcW w:w="1127" w:type="pct"/>
            <w:tcBorders>
              <w:top w:val="nil"/>
              <w:left w:val="nil"/>
              <w:bottom w:val="nil"/>
              <w:right w:val="nil"/>
            </w:tcBorders>
            <w:shd w:val="clear" w:color="auto" w:fill="auto"/>
            <w:hideMark/>
          </w:tcPr>
          <w:p w14:paraId="13A4E47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37DCEF9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2010</w:t>
            </w:r>
          </w:p>
        </w:tc>
        <w:tc>
          <w:tcPr>
            <w:tcW w:w="413" w:type="pct"/>
            <w:tcBorders>
              <w:top w:val="nil"/>
              <w:left w:val="nil"/>
              <w:bottom w:val="nil"/>
              <w:right w:val="nil"/>
            </w:tcBorders>
            <w:shd w:val="clear" w:color="auto" w:fill="auto"/>
            <w:hideMark/>
          </w:tcPr>
          <w:p w14:paraId="31E119B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23A4B72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16</w:t>
            </w:r>
          </w:p>
        </w:tc>
        <w:tc>
          <w:tcPr>
            <w:tcW w:w="423" w:type="pct"/>
            <w:tcBorders>
              <w:top w:val="nil"/>
              <w:left w:val="nil"/>
              <w:bottom w:val="nil"/>
              <w:right w:val="nil"/>
            </w:tcBorders>
            <w:shd w:val="clear" w:color="auto" w:fill="auto"/>
            <w:hideMark/>
          </w:tcPr>
          <w:p w14:paraId="01144BE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02B0E83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386" w:type="pct"/>
            <w:tcBorders>
              <w:top w:val="nil"/>
              <w:left w:val="nil"/>
              <w:bottom w:val="nil"/>
              <w:right w:val="nil"/>
            </w:tcBorders>
            <w:shd w:val="clear" w:color="auto" w:fill="auto"/>
            <w:hideMark/>
          </w:tcPr>
          <w:p w14:paraId="57C92CC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BC8508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373" w:type="pct"/>
            <w:tcBorders>
              <w:top w:val="nil"/>
              <w:left w:val="nil"/>
              <w:bottom w:val="nil"/>
              <w:right w:val="nil"/>
            </w:tcBorders>
            <w:shd w:val="clear" w:color="auto" w:fill="auto"/>
            <w:hideMark/>
          </w:tcPr>
          <w:p w14:paraId="2EC6486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1.59</w:t>
            </w:r>
          </w:p>
        </w:tc>
        <w:tc>
          <w:tcPr>
            <w:tcW w:w="314" w:type="pct"/>
            <w:tcBorders>
              <w:top w:val="nil"/>
              <w:left w:val="nil"/>
              <w:bottom w:val="nil"/>
              <w:right w:val="nil"/>
            </w:tcBorders>
            <w:shd w:val="clear" w:color="auto" w:fill="auto"/>
            <w:hideMark/>
          </w:tcPr>
          <w:p w14:paraId="07D4467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w:t>
            </w:r>
          </w:p>
        </w:tc>
        <w:tc>
          <w:tcPr>
            <w:tcW w:w="351" w:type="pct"/>
            <w:tcBorders>
              <w:top w:val="nil"/>
              <w:left w:val="nil"/>
              <w:bottom w:val="nil"/>
              <w:right w:val="nil"/>
            </w:tcBorders>
            <w:shd w:val="clear" w:color="auto" w:fill="auto"/>
            <w:hideMark/>
          </w:tcPr>
          <w:p w14:paraId="75A06C7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1.76</w:t>
            </w:r>
          </w:p>
        </w:tc>
      </w:tr>
      <w:tr w:rsidR="007E7EEE" w:rsidRPr="00971F64" w14:paraId="06B7FB03" w14:textId="77777777" w:rsidTr="002C2402">
        <w:trPr>
          <w:cantSplit/>
          <w:trHeight w:val="255"/>
          <w:jc w:val="center"/>
        </w:trPr>
        <w:tc>
          <w:tcPr>
            <w:tcW w:w="1127" w:type="pct"/>
            <w:tcBorders>
              <w:top w:val="nil"/>
              <w:left w:val="nil"/>
              <w:bottom w:val="nil"/>
              <w:right w:val="nil"/>
            </w:tcBorders>
            <w:shd w:val="clear" w:color="auto" w:fill="auto"/>
            <w:hideMark/>
          </w:tcPr>
          <w:p w14:paraId="0BFE1E4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2EDBB3A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2011</w:t>
            </w:r>
          </w:p>
        </w:tc>
        <w:tc>
          <w:tcPr>
            <w:tcW w:w="413" w:type="pct"/>
            <w:tcBorders>
              <w:top w:val="nil"/>
              <w:left w:val="nil"/>
              <w:bottom w:val="nil"/>
              <w:right w:val="nil"/>
            </w:tcBorders>
            <w:shd w:val="clear" w:color="auto" w:fill="auto"/>
            <w:hideMark/>
          </w:tcPr>
          <w:p w14:paraId="3D86DF4F"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7A31BFE6"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619BD17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31BFA64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05A1EA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3C55A22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C39F38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1640619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EEC34F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555A1F31" w14:textId="77777777" w:rsidTr="002C2402">
        <w:trPr>
          <w:cantSplit/>
          <w:trHeight w:val="255"/>
          <w:jc w:val="center"/>
        </w:trPr>
        <w:tc>
          <w:tcPr>
            <w:tcW w:w="1127" w:type="pct"/>
            <w:tcBorders>
              <w:top w:val="nil"/>
              <w:left w:val="nil"/>
              <w:bottom w:val="nil"/>
              <w:right w:val="nil"/>
            </w:tcBorders>
            <w:shd w:val="clear" w:color="auto" w:fill="auto"/>
            <w:hideMark/>
          </w:tcPr>
          <w:p w14:paraId="5B25666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44D7304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2012</w:t>
            </w:r>
          </w:p>
        </w:tc>
        <w:tc>
          <w:tcPr>
            <w:tcW w:w="413" w:type="pct"/>
            <w:tcBorders>
              <w:top w:val="nil"/>
              <w:left w:val="nil"/>
              <w:bottom w:val="nil"/>
              <w:right w:val="nil"/>
            </w:tcBorders>
            <w:shd w:val="clear" w:color="auto" w:fill="auto"/>
            <w:hideMark/>
          </w:tcPr>
          <w:p w14:paraId="0E62DA2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0156AD0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7539CB1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531763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159021C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556C78F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D6902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0857A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1BC7A6E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0F9BD046" w14:textId="77777777" w:rsidTr="002C2402">
        <w:trPr>
          <w:cantSplit/>
          <w:trHeight w:val="255"/>
          <w:jc w:val="center"/>
        </w:trPr>
        <w:tc>
          <w:tcPr>
            <w:tcW w:w="1127" w:type="pct"/>
            <w:tcBorders>
              <w:top w:val="nil"/>
              <w:left w:val="nil"/>
              <w:bottom w:val="nil"/>
              <w:right w:val="nil"/>
            </w:tcBorders>
            <w:shd w:val="clear" w:color="auto" w:fill="auto"/>
            <w:hideMark/>
          </w:tcPr>
          <w:p w14:paraId="7D6B802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201FC57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2013</w:t>
            </w:r>
          </w:p>
        </w:tc>
        <w:tc>
          <w:tcPr>
            <w:tcW w:w="413" w:type="pct"/>
            <w:tcBorders>
              <w:top w:val="nil"/>
              <w:left w:val="nil"/>
              <w:bottom w:val="nil"/>
              <w:right w:val="nil"/>
            </w:tcBorders>
            <w:shd w:val="clear" w:color="auto" w:fill="auto"/>
            <w:hideMark/>
          </w:tcPr>
          <w:p w14:paraId="7DE623F0"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35</w:t>
            </w:r>
          </w:p>
        </w:tc>
        <w:tc>
          <w:tcPr>
            <w:tcW w:w="387" w:type="pct"/>
            <w:tcBorders>
              <w:top w:val="nil"/>
              <w:left w:val="nil"/>
              <w:bottom w:val="nil"/>
              <w:right w:val="nil"/>
            </w:tcBorders>
            <w:shd w:val="clear" w:color="auto" w:fill="auto"/>
            <w:hideMark/>
          </w:tcPr>
          <w:p w14:paraId="00FDAE9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37</w:t>
            </w:r>
          </w:p>
        </w:tc>
        <w:tc>
          <w:tcPr>
            <w:tcW w:w="423" w:type="pct"/>
            <w:tcBorders>
              <w:top w:val="nil"/>
              <w:left w:val="nil"/>
              <w:bottom w:val="nil"/>
              <w:right w:val="nil"/>
            </w:tcBorders>
            <w:shd w:val="clear" w:color="auto" w:fill="auto"/>
            <w:hideMark/>
          </w:tcPr>
          <w:p w14:paraId="1F20A3C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42374AC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w:t>
            </w:r>
          </w:p>
        </w:tc>
        <w:tc>
          <w:tcPr>
            <w:tcW w:w="386" w:type="pct"/>
            <w:tcBorders>
              <w:top w:val="nil"/>
              <w:left w:val="nil"/>
              <w:bottom w:val="nil"/>
              <w:right w:val="nil"/>
            </w:tcBorders>
            <w:shd w:val="clear" w:color="auto" w:fill="auto"/>
            <w:hideMark/>
          </w:tcPr>
          <w:p w14:paraId="5E3D93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407" w:type="pct"/>
            <w:tcBorders>
              <w:top w:val="nil"/>
              <w:left w:val="nil"/>
              <w:bottom w:val="nil"/>
              <w:right w:val="nil"/>
            </w:tcBorders>
            <w:shd w:val="clear" w:color="auto" w:fill="auto"/>
            <w:hideMark/>
          </w:tcPr>
          <w:p w14:paraId="7B4E4D0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w:t>
            </w:r>
          </w:p>
        </w:tc>
        <w:tc>
          <w:tcPr>
            <w:tcW w:w="373" w:type="pct"/>
            <w:tcBorders>
              <w:top w:val="nil"/>
              <w:left w:val="nil"/>
              <w:bottom w:val="nil"/>
              <w:right w:val="nil"/>
            </w:tcBorders>
            <w:shd w:val="clear" w:color="auto" w:fill="auto"/>
            <w:hideMark/>
          </w:tcPr>
          <w:p w14:paraId="05EE3D3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2.54</w:t>
            </w:r>
          </w:p>
        </w:tc>
        <w:tc>
          <w:tcPr>
            <w:tcW w:w="314" w:type="pct"/>
            <w:tcBorders>
              <w:top w:val="nil"/>
              <w:left w:val="nil"/>
              <w:bottom w:val="nil"/>
              <w:right w:val="nil"/>
            </w:tcBorders>
            <w:shd w:val="clear" w:color="auto" w:fill="auto"/>
            <w:hideMark/>
          </w:tcPr>
          <w:p w14:paraId="1FAE626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0.44</w:t>
            </w:r>
          </w:p>
        </w:tc>
        <w:tc>
          <w:tcPr>
            <w:tcW w:w="351" w:type="pct"/>
            <w:tcBorders>
              <w:top w:val="nil"/>
              <w:left w:val="nil"/>
              <w:bottom w:val="nil"/>
              <w:right w:val="nil"/>
            </w:tcBorders>
            <w:shd w:val="clear" w:color="auto" w:fill="auto"/>
            <w:hideMark/>
          </w:tcPr>
          <w:p w14:paraId="000309C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3.25</w:t>
            </w:r>
          </w:p>
        </w:tc>
      </w:tr>
      <w:tr w:rsidR="007E7EEE" w:rsidRPr="00971F64" w14:paraId="5977BAA3" w14:textId="77777777" w:rsidTr="002C2402">
        <w:trPr>
          <w:cantSplit/>
          <w:trHeight w:val="255"/>
          <w:jc w:val="center"/>
        </w:trPr>
        <w:tc>
          <w:tcPr>
            <w:tcW w:w="1127" w:type="pct"/>
            <w:tcBorders>
              <w:top w:val="nil"/>
              <w:left w:val="nil"/>
              <w:bottom w:val="nil"/>
              <w:right w:val="nil"/>
            </w:tcBorders>
            <w:shd w:val="clear" w:color="auto" w:fill="auto"/>
            <w:hideMark/>
          </w:tcPr>
          <w:p w14:paraId="6791B5E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5BFBD6C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2014</w:t>
            </w:r>
          </w:p>
        </w:tc>
        <w:tc>
          <w:tcPr>
            <w:tcW w:w="413" w:type="pct"/>
            <w:tcBorders>
              <w:top w:val="nil"/>
              <w:left w:val="nil"/>
              <w:bottom w:val="nil"/>
              <w:right w:val="nil"/>
            </w:tcBorders>
            <w:shd w:val="clear" w:color="auto" w:fill="auto"/>
            <w:hideMark/>
          </w:tcPr>
          <w:p w14:paraId="676BD53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27</w:t>
            </w:r>
          </w:p>
        </w:tc>
        <w:tc>
          <w:tcPr>
            <w:tcW w:w="387" w:type="pct"/>
            <w:tcBorders>
              <w:top w:val="nil"/>
              <w:left w:val="nil"/>
              <w:bottom w:val="nil"/>
              <w:right w:val="nil"/>
            </w:tcBorders>
            <w:shd w:val="clear" w:color="auto" w:fill="auto"/>
            <w:hideMark/>
          </w:tcPr>
          <w:p w14:paraId="2EDF133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102</w:t>
            </w:r>
          </w:p>
        </w:tc>
        <w:tc>
          <w:tcPr>
            <w:tcW w:w="423" w:type="pct"/>
            <w:tcBorders>
              <w:top w:val="nil"/>
              <w:left w:val="nil"/>
              <w:bottom w:val="nil"/>
              <w:right w:val="nil"/>
            </w:tcBorders>
            <w:shd w:val="clear" w:color="auto" w:fill="auto"/>
            <w:hideMark/>
          </w:tcPr>
          <w:p w14:paraId="3EF1115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4132900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102</w:t>
            </w:r>
          </w:p>
        </w:tc>
        <w:tc>
          <w:tcPr>
            <w:tcW w:w="386" w:type="pct"/>
            <w:tcBorders>
              <w:top w:val="nil"/>
              <w:left w:val="nil"/>
              <w:bottom w:val="nil"/>
              <w:right w:val="nil"/>
            </w:tcBorders>
            <w:shd w:val="clear" w:color="auto" w:fill="auto"/>
            <w:hideMark/>
          </w:tcPr>
          <w:p w14:paraId="4BCBD4C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65ADA7C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47</w:t>
            </w:r>
          </w:p>
        </w:tc>
        <w:tc>
          <w:tcPr>
            <w:tcW w:w="373" w:type="pct"/>
            <w:tcBorders>
              <w:top w:val="nil"/>
              <w:left w:val="nil"/>
              <w:bottom w:val="nil"/>
              <w:right w:val="nil"/>
            </w:tcBorders>
            <w:shd w:val="clear" w:color="auto" w:fill="auto"/>
            <w:hideMark/>
          </w:tcPr>
          <w:p w14:paraId="520AA2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2.28</w:t>
            </w:r>
          </w:p>
        </w:tc>
        <w:tc>
          <w:tcPr>
            <w:tcW w:w="314" w:type="pct"/>
            <w:tcBorders>
              <w:top w:val="nil"/>
              <w:left w:val="nil"/>
              <w:bottom w:val="nil"/>
              <w:right w:val="nil"/>
            </w:tcBorders>
            <w:shd w:val="clear" w:color="auto" w:fill="auto"/>
            <w:hideMark/>
          </w:tcPr>
          <w:p w14:paraId="7D00A34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0.48</w:t>
            </w:r>
          </w:p>
        </w:tc>
        <w:tc>
          <w:tcPr>
            <w:tcW w:w="351" w:type="pct"/>
            <w:tcBorders>
              <w:top w:val="nil"/>
              <w:left w:val="nil"/>
              <w:bottom w:val="nil"/>
              <w:right w:val="nil"/>
            </w:tcBorders>
            <w:shd w:val="clear" w:color="auto" w:fill="auto"/>
            <w:hideMark/>
          </w:tcPr>
          <w:p w14:paraId="1C85F0E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3.79</w:t>
            </w:r>
          </w:p>
        </w:tc>
      </w:tr>
      <w:tr w:rsidR="007E7EEE" w:rsidRPr="00971F64" w14:paraId="5AF7E065" w14:textId="77777777" w:rsidTr="002C2402">
        <w:trPr>
          <w:cantSplit/>
          <w:trHeight w:val="255"/>
          <w:jc w:val="center"/>
        </w:trPr>
        <w:tc>
          <w:tcPr>
            <w:tcW w:w="1127" w:type="pct"/>
            <w:tcBorders>
              <w:top w:val="nil"/>
              <w:left w:val="nil"/>
              <w:bottom w:val="nil"/>
              <w:right w:val="nil"/>
            </w:tcBorders>
            <w:shd w:val="clear" w:color="auto" w:fill="auto"/>
            <w:hideMark/>
          </w:tcPr>
          <w:p w14:paraId="613FEE8E"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6CAFBAA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2015</w:t>
            </w:r>
          </w:p>
        </w:tc>
        <w:tc>
          <w:tcPr>
            <w:tcW w:w="413" w:type="pct"/>
            <w:tcBorders>
              <w:top w:val="nil"/>
              <w:left w:val="nil"/>
              <w:bottom w:val="nil"/>
              <w:right w:val="nil"/>
            </w:tcBorders>
            <w:shd w:val="clear" w:color="auto" w:fill="auto"/>
            <w:hideMark/>
          </w:tcPr>
          <w:p w14:paraId="2C98057D"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8</w:t>
            </w:r>
          </w:p>
        </w:tc>
        <w:tc>
          <w:tcPr>
            <w:tcW w:w="387" w:type="pct"/>
            <w:tcBorders>
              <w:top w:val="nil"/>
              <w:left w:val="nil"/>
              <w:bottom w:val="nil"/>
              <w:right w:val="nil"/>
            </w:tcBorders>
            <w:shd w:val="clear" w:color="auto" w:fill="auto"/>
            <w:hideMark/>
          </w:tcPr>
          <w:p w14:paraId="5F175311"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136</w:t>
            </w:r>
          </w:p>
        </w:tc>
        <w:tc>
          <w:tcPr>
            <w:tcW w:w="423" w:type="pct"/>
            <w:tcBorders>
              <w:top w:val="nil"/>
              <w:left w:val="nil"/>
              <w:bottom w:val="nil"/>
              <w:right w:val="nil"/>
            </w:tcBorders>
            <w:shd w:val="clear" w:color="auto" w:fill="auto"/>
            <w:hideMark/>
          </w:tcPr>
          <w:p w14:paraId="1CDA98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76" w:type="pct"/>
            <w:tcBorders>
              <w:top w:val="nil"/>
              <w:left w:val="nil"/>
              <w:bottom w:val="nil"/>
              <w:right w:val="nil"/>
            </w:tcBorders>
            <w:shd w:val="clear" w:color="auto" w:fill="auto"/>
            <w:hideMark/>
          </w:tcPr>
          <w:p w14:paraId="0907311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103</w:t>
            </w:r>
          </w:p>
        </w:tc>
        <w:tc>
          <w:tcPr>
            <w:tcW w:w="386" w:type="pct"/>
            <w:tcBorders>
              <w:top w:val="nil"/>
              <w:left w:val="nil"/>
              <w:bottom w:val="nil"/>
              <w:right w:val="nil"/>
            </w:tcBorders>
            <w:shd w:val="clear" w:color="auto" w:fill="auto"/>
            <w:hideMark/>
          </w:tcPr>
          <w:p w14:paraId="73F406F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73BB2A7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34</w:t>
            </w:r>
          </w:p>
        </w:tc>
        <w:tc>
          <w:tcPr>
            <w:tcW w:w="373" w:type="pct"/>
            <w:tcBorders>
              <w:top w:val="nil"/>
              <w:left w:val="nil"/>
              <w:bottom w:val="nil"/>
              <w:right w:val="nil"/>
            </w:tcBorders>
            <w:shd w:val="clear" w:color="auto" w:fill="auto"/>
            <w:hideMark/>
          </w:tcPr>
          <w:p w14:paraId="6E59B64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1.84</w:t>
            </w:r>
          </w:p>
        </w:tc>
        <w:tc>
          <w:tcPr>
            <w:tcW w:w="314" w:type="pct"/>
            <w:tcBorders>
              <w:top w:val="nil"/>
              <w:left w:val="nil"/>
              <w:bottom w:val="nil"/>
              <w:right w:val="nil"/>
            </w:tcBorders>
            <w:shd w:val="clear" w:color="auto" w:fill="auto"/>
            <w:hideMark/>
          </w:tcPr>
          <w:p w14:paraId="02B2BCE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0.27</w:t>
            </w:r>
          </w:p>
        </w:tc>
        <w:tc>
          <w:tcPr>
            <w:tcW w:w="351" w:type="pct"/>
            <w:tcBorders>
              <w:top w:val="nil"/>
              <w:left w:val="nil"/>
              <w:bottom w:val="nil"/>
              <w:right w:val="nil"/>
            </w:tcBorders>
            <w:shd w:val="clear" w:color="auto" w:fill="auto"/>
            <w:hideMark/>
          </w:tcPr>
          <w:p w14:paraId="1E05AE2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2.69</w:t>
            </w:r>
          </w:p>
        </w:tc>
      </w:tr>
      <w:tr w:rsidR="007E7EEE" w:rsidRPr="00971F64" w14:paraId="0AD07167" w14:textId="77777777" w:rsidTr="002C2402">
        <w:trPr>
          <w:cantSplit/>
          <w:trHeight w:val="255"/>
          <w:jc w:val="center"/>
        </w:trPr>
        <w:tc>
          <w:tcPr>
            <w:tcW w:w="1127" w:type="pct"/>
            <w:tcBorders>
              <w:top w:val="nil"/>
              <w:left w:val="nil"/>
              <w:bottom w:val="nil"/>
              <w:right w:val="nil"/>
            </w:tcBorders>
            <w:shd w:val="clear" w:color="auto" w:fill="auto"/>
            <w:hideMark/>
          </w:tcPr>
          <w:p w14:paraId="726870A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2BB7DC4A"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2016</w:t>
            </w:r>
          </w:p>
        </w:tc>
        <w:tc>
          <w:tcPr>
            <w:tcW w:w="413" w:type="pct"/>
            <w:tcBorders>
              <w:top w:val="nil"/>
              <w:left w:val="nil"/>
              <w:bottom w:val="nil"/>
              <w:right w:val="nil"/>
            </w:tcBorders>
            <w:shd w:val="clear" w:color="auto" w:fill="auto"/>
            <w:hideMark/>
          </w:tcPr>
          <w:p w14:paraId="478AE05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6</w:t>
            </w:r>
          </w:p>
        </w:tc>
        <w:tc>
          <w:tcPr>
            <w:tcW w:w="387" w:type="pct"/>
            <w:tcBorders>
              <w:top w:val="nil"/>
              <w:left w:val="nil"/>
              <w:bottom w:val="nil"/>
              <w:right w:val="nil"/>
            </w:tcBorders>
            <w:shd w:val="clear" w:color="auto" w:fill="auto"/>
            <w:hideMark/>
          </w:tcPr>
          <w:p w14:paraId="35CC70A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123</w:t>
            </w:r>
          </w:p>
        </w:tc>
        <w:tc>
          <w:tcPr>
            <w:tcW w:w="423" w:type="pct"/>
            <w:tcBorders>
              <w:top w:val="nil"/>
              <w:left w:val="nil"/>
              <w:bottom w:val="nil"/>
              <w:right w:val="nil"/>
            </w:tcBorders>
            <w:shd w:val="clear" w:color="auto" w:fill="auto"/>
            <w:hideMark/>
          </w:tcPr>
          <w:p w14:paraId="7F0B49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6F1E1CF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109</w:t>
            </w:r>
          </w:p>
        </w:tc>
        <w:tc>
          <w:tcPr>
            <w:tcW w:w="386" w:type="pct"/>
            <w:tcBorders>
              <w:top w:val="nil"/>
              <w:left w:val="nil"/>
              <w:bottom w:val="nil"/>
              <w:right w:val="nil"/>
            </w:tcBorders>
            <w:shd w:val="clear" w:color="auto" w:fill="auto"/>
            <w:hideMark/>
          </w:tcPr>
          <w:p w14:paraId="714952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24ECB3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w:t>
            </w:r>
          </w:p>
        </w:tc>
        <w:tc>
          <w:tcPr>
            <w:tcW w:w="373" w:type="pct"/>
            <w:tcBorders>
              <w:top w:val="nil"/>
              <w:left w:val="nil"/>
              <w:bottom w:val="nil"/>
              <w:right w:val="nil"/>
            </w:tcBorders>
            <w:shd w:val="clear" w:color="auto" w:fill="auto"/>
            <w:hideMark/>
          </w:tcPr>
          <w:p w14:paraId="27BCCDA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1.88</w:t>
            </w:r>
          </w:p>
        </w:tc>
        <w:tc>
          <w:tcPr>
            <w:tcW w:w="314" w:type="pct"/>
            <w:tcBorders>
              <w:top w:val="nil"/>
              <w:left w:val="nil"/>
              <w:bottom w:val="nil"/>
              <w:right w:val="nil"/>
            </w:tcBorders>
            <w:shd w:val="clear" w:color="auto" w:fill="auto"/>
            <w:hideMark/>
          </w:tcPr>
          <w:p w14:paraId="112B15A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0.29</w:t>
            </w:r>
          </w:p>
        </w:tc>
        <w:tc>
          <w:tcPr>
            <w:tcW w:w="351" w:type="pct"/>
            <w:tcBorders>
              <w:top w:val="nil"/>
              <w:left w:val="nil"/>
              <w:bottom w:val="nil"/>
              <w:right w:val="nil"/>
            </w:tcBorders>
            <w:shd w:val="clear" w:color="auto" w:fill="auto"/>
            <w:hideMark/>
          </w:tcPr>
          <w:p w14:paraId="3CEA7D2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3.45</w:t>
            </w:r>
          </w:p>
        </w:tc>
      </w:tr>
      <w:tr w:rsidR="007E7EEE" w:rsidRPr="00971F64" w14:paraId="4B3BE137" w14:textId="77777777" w:rsidTr="002C2402">
        <w:trPr>
          <w:cantSplit/>
          <w:trHeight w:val="255"/>
          <w:jc w:val="center"/>
        </w:trPr>
        <w:tc>
          <w:tcPr>
            <w:tcW w:w="1127" w:type="pct"/>
            <w:tcBorders>
              <w:top w:val="nil"/>
              <w:left w:val="nil"/>
              <w:bottom w:val="nil"/>
              <w:right w:val="nil"/>
            </w:tcBorders>
            <w:shd w:val="clear" w:color="auto" w:fill="auto"/>
            <w:hideMark/>
          </w:tcPr>
          <w:p w14:paraId="799B384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52CB276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2017</w:t>
            </w:r>
          </w:p>
        </w:tc>
        <w:tc>
          <w:tcPr>
            <w:tcW w:w="413" w:type="pct"/>
            <w:tcBorders>
              <w:top w:val="nil"/>
              <w:left w:val="nil"/>
              <w:bottom w:val="nil"/>
              <w:right w:val="nil"/>
            </w:tcBorders>
            <w:shd w:val="clear" w:color="auto" w:fill="auto"/>
            <w:hideMark/>
          </w:tcPr>
          <w:p w14:paraId="56B28C9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AC7E98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25698C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F2F5DE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673385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3E9B0A6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5CEA9D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2FA57B0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7A6D394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15B5C7D5" w14:textId="77777777" w:rsidTr="002C2402">
        <w:trPr>
          <w:cantSplit/>
          <w:trHeight w:val="255"/>
          <w:jc w:val="center"/>
        </w:trPr>
        <w:tc>
          <w:tcPr>
            <w:tcW w:w="1127" w:type="pct"/>
            <w:tcBorders>
              <w:top w:val="nil"/>
              <w:left w:val="nil"/>
              <w:bottom w:val="nil"/>
              <w:right w:val="nil"/>
            </w:tcBorders>
            <w:shd w:val="clear" w:color="auto" w:fill="auto"/>
            <w:hideMark/>
          </w:tcPr>
          <w:p w14:paraId="533BD54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39718D3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2018</w:t>
            </w:r>
          </w:p>
        </w:tc>
        <w:tc>
          <w:tcPr>
            <w:tcW w:w="413" w:type="pct"/>
            <w:tcBorders>
              <w:top w:val="nil"/>
              <w:left w:val="nil"/>
              <w:bottom w:val="nil"/>
              <w:right w:val="nil"/>
            </w:tcBorders>
            <w:shd w:val="clear" w:color="auto" w:fill="auto"/>
            <w:hideMark/>
          </w:tcPr>
          <w:p w14:paraId="54422B1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w:t>
            </w:r>
          </w:p>
        </w:tc>
        <w:tc>
          <w:tcPr>
            <w:tcW w:w="387" w:type="pct"/>
            <w:tcBorders>
              <w:top w:val="nil"/>
              <w:left w:val="nil"/>
              <w:bottom w:val="nil"/>
              <w:right w:val="nil"/>
            </w:tcBorders>
            <w:shd w:val="clear" w:color="auto" w:fill="auto"/>
            <w:hideMark/>
          </w:tcPr>
          <w:p w14:paraId="097C54E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17</w:t>
            </w:r>
          </w:p>
        </w:tc>
        <w:tc>
          <w:tcPr>
            <w:tcW w:w="423" w:type="pct"/>
            <w:tcBorders>
              <w:top w:val="nil"/>
              <w:left w:val="nil"/>
              <w:bottom w:val="nil"/>
              <w:right w:val="nil"/>
            </w:tcBorders>
            <w:shd w:val="clear" w:color="auto" w:fill="auto"/>
            <w:hideMark/>
          </w:tcPr>
          <w:p w14:paraId="01D2985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072BC4D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86" w:type="pct"/>
            <w:tcBorders>
              <w:top w:val="nil"/>
              <w:left w:val="nil"/>
              <w:bottom w:val="nil"/>
              <w:right w:val="nil"/>
            </w:tcBorders>
            <w:shd w:val="clear" w:color="auto" w:fill="auto"/>
            <w:hideMark/>
          </w:tcPr>
          <w:p w14:paraId="352BF1A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71E3952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73" w:type="pct"/>
            <w:tcBorders>
              <w:top w:val="nil"/>
              <w:left w:val="nil"/>
              <w:bottom w:val="nil"/>
              <w:right w:val="nil"/>
            </w:tcBorders>
            <w:shd w:val="clear" w:color="auto" w:fill="auto"/>
            <w:hideMark/>
          </w:tcPr>
          <w:p w14:paraId="42DE4B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1.71</w:t>
            </w:r>
          </w:p>
        </w:tc>
        <w:tc>
          <w:tcPr>
            <w:tcW w:w="314" w:type="pct"/>
            <w:tcBorders>
              <w:top w:val="nil"/>
              <w:left w:val="nil"/>
              <w:bottom w:val="nil"/>
              <w:right w:val="nil"/>
            </w:tcBorders>
            <w:shd w:val="clear" w:color="auto" w:fill="auto"/>
            <w:hideMark/>
          </w:tcPr>
          <w:p w14:paraId="6507455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w:t>
            </w:r>
          </w:p>
        </w:tc>
        <w:tc>
          <w:tcPr>
            <w:tcW w:w="351" w:type="pct"/>
            <w:tcBorders>
              <w:top w:val="nil"/>
              <w:left w:val="nil"/>
              <w:bottom w:val="nil"/>
              <w:right w:val="nil"/>
            </w:tcBorders>
            <w:shd w:val="clear" w:color="auto" w:fill="auto"/>
            <w:hideMark/>
          </w:tcPr>
          <w:p w14:paraId="62FCC24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2.37</w:t>
            </w:r>
          </w:p>
        </w:tc>
      </w:tr>
      <w:tr w:rsidR="007E7EEE" w:rsidRPr="00971F64" w14:paraId="4897AFAA" w14:textId="77777777" w:rsidTr="002C2402">
        <w:trPr>
          <w:cantSplit/>
          <w:trHeight w:val="255"/>
          <w:jc w:val="center"/>
        </w:trPr>
        <w:tc>
          <w:tcPr>
            <w:tcW w:w="1127" w:type="pct"/>
            <w:tcBorders>
              <w:top w:val="nil"/>
              <w:left w:val="nil"/>
              <w:bottom w:val="nil"/>
              <w:right w:val="nil"/>
            </w:tcBorders>
            <w:shd w:val="clear" w:color="auto" w:fill="auto"/>
            <w:hideMark/>
          </w:tcPr>
          <w:p w14:paraId="79BFE60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51E8AED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2019</w:t>
            </w:r>
          </w:p>
        </w:tc>
        <w:tc>
          <w:tcPr>
            <w:tcW w:w="413" w:type="pct"/>
            <w:tcBorders>
              <w:top w:val="nil"/>
              <w:left w:val="nil"/>
              <w:bottom w:val="nil"/>
              <w:right w:val="nil"/>
            </w:tcBorders>
            <w:shd w:val="clear" w:color="auto" w:fill="auto"/>
            <w:hideMark/>
          </w:tcPr>
          <w:p w14:paraId="6687C07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54</w:t>
            </w:r>
          </w:p>
        </w:tc>
        <w:tc>
          <w:tcPr>
            <w:tcW w:w="387" w:type="pct"/>
            <w:tcBorders>
              <w:top w:val="nil"/>
              <w:left w:val="nil"/>
              <w:bottom w:val="nil"/>
              <w:right w:val="nil"/>
            </w:tcBorders>
            <w:shd w:val="clear" w:color="auto" w:fill="auto"/>
            <w:hideMark/>
          </w:tcPr>
          <w:p w14:paraId="00EFCA69"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81</w:t>
            </w:r>
          </w:p>
        </w:tc>
        <w:tc>
          <w:tcPr>
            <w:tcW w:w="423" w:type="pct"/>
            <w:tcBorders>
              <w:top w:val="nil"/>
              <w:left w:val="nil"/>
              <w:bottom w:val="nil"/>
              <w:right w:val="nil"/>
            </w:tcBorders>
            <w:shd w:val="clear" w:color="auto" w:fill="auto"/>
            <w:hideMark/>
          </w:tcPr>
          <w:p w14:paraId="0A34D99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w:t>
            </w:r>
          </w:p>
        </w:tc>
        <w:tc>
          <w:tcPr>
            <w:tcW w:w="476" w:type="pct"/>
            <w:tcBorders>
              <w:top w:val="nil"/>
              <w:left w:val="nil"/>
              <w:bottom w:val="nil"/>
              <w:right w:val="nil"/>
            </w:tcBorders>
            <w:shd w:val="clear" w:color="auto" w:fill="auto"/>
            <w:hideMark/>
          </w:tcPr>
          <w:p w14:paraId="288B44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46</w:t>
            </w:r>
          </w:p>
        </w:tc>
        <w:tc>
          <w:tcPr>
            <w:tcW w:w="386" w:type="pct"/>
            <w:tcBorders>
              <w:top w:val="nil"/>
              <w:left w:val="nil"/>
              <w:bottom w:val="nil"/>
              <w:right w:val="nil"/>
            </w:tcBorders>
            <w:shd w:val="clear" w:color="auto" w:fill="auto"/>
            <w:hideMark/>
          </w:tcPr>
          <w:p w14:paraId="01D869A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6658FD5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w:t>
            </w:r>
          </w:p>
        </w:tc>
        <w:tc>
          <w:tcPr>
            <w:tcW w:w="373" w:type="pct"/>
            <w:tcBorders>
              <w:top w:val="nil"/>
              <w:left w:val="nil"/>
              <w:bottom w:val="nil"/>
              <w:right w:val="nil"/>
            </w:tcBorders>
            <w:shd w:val="clear" w:color="auto" w:fill="auto"/>
            <w:hideMark/>
          </w:tcPr>
          <w:p w14:paraId="7EFC15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2.21</w:t>
            </w:r>
          </w:p>
        </w:tc>
        <w:tc>
          <w:tcPr>
            <w:tcW w:w="314" w:type="pct"/>
            <w:tcBorders>
              <w:top w:val="nil"/>
              <w:left w:val="nil"/>
              <w:bottom w:val="nil"/>
              <w:right w:val="nil"/>
            </w:tcBorders>
            <w:shd w:val="clear" w:color="auto" w:fill="auto"/>
            <w:hideMark/>
          </w:tcPr>
          <w:p w14:paraId="27DEAB6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0.31</w:t>
            </w:r>
          </w:p>
        </w:tc>
        <w:tc>
          <w:tcPr>
            <w:tcW w:w="351" w:type="pct"/>
            <w:tcBorders>
              <w:top w:val="nil"/>
              <w:left w:val="nil"/>
              <w:bottom w:val="nil"/>
              <w:right w:val="nil"/>
            </w:tcBorders>
            <w:shd w:val="clear" w:color="auto" w:fill="auto"/>
            <w:hideMark/>
          </w:tcPr>
          <w:p w14:paraId="24616CC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3.29</w:t>
            </w:r>
          </w:p>
        </w:tc>
      </w:tr>
      <w:tr w:rsidR="007E7EEE" w:rsidRPr="00971F64" w14:paraId="5EEA210C" w14:textId="77777777" w:rsidTr="002C2402">
        <w:trPr>
          <w:cantSplit/>
          <w:trHeight w:val="255"/>
          <w:jc w:val="center"/>
        </w:trPr>
        <w:tc>
          <w:tcPr>
            <w:tcW w:w="1127" w:type="pct"/>
            <w:tcBorders>
              <w:top w:val="nil"/>
              <w:left w:val="nil"/>
              <w:bottom w:val="nil"/>
              <w:right w:val="nil"/>
            </w:tcBorders>
            <w:shd w:val="clear" w:color="auto" w:fill="auto"/>
            <w:hideMark/>
          </w:tcPr>
          <w:p w14:paraId="7E3AF9A0"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37876C68"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2020</w:t>
            </w:r>
          </w:p>
        </w:tc>
        <w:tc>
          <w:tcPr>
            <w:tcW w:w="413" w:type="pct"/>
            <w:tcBorders>
              <w:top w:val="nil"/>
              <w:left w:val="nil"/>
              <w:bottom w:val="nil"/>
              <w:right w:val="nil"/>
            </w:tcBorders>
            <w:shd w:val="clear" w:color="auto" w:fill="auto"/>
            <w:hideMark/>
          </w:tcPr>
          <w:p w14:paraId="6156A03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34DD81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18</w:t>
            </w:r>
          </w:p>
        </w:tc>
        <w:tc>
          <w:tcPr>
            <w:tcW w:w="423" w:type="pct"/>
            <w:tcBorders>
              <w:top w:val="nil"/>
              <w:left w:val="nil"/>
              <w:bottom w:val="nil"/>
              <w:right w:val="nil"/>
            </w:tcBorders>
            <w:shd w:val="clear" w:color="auto" w:fill="auto"/>
            <w:hideMark/>
          </w:tcPr>
          <w:p w14:paraId="6C67D05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65B02EE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86" w:type="pct"/>
            <w:tcBorders>
              <w:top w:val="nil"/>
              <w:left w:val="nil"/>
              <w:bottom w:val="nil"/>
              <w:right w:val="nil"/>
            </w:tcBorders>
            <w:shd w:val="clear" w:color="auto" w:fill="auto"/>
            <w:hideMark/>
          </w:tcPr>
          <w:p w14:paraId="3303846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407" w:type="pct"/>
            <w:tcBorders>
              <w:top w:val="nil"/>
              <w:left w:val="nil"/>
              <w:bottom w:val="nil"/>
              <w:right w:val="nil"/>
            </w:tcBorders>
            <w:shd w:val="clear" w:color="auto" w:fill="auto"/>
            <w:hideMark/>
          </w:tcPr>
          <w:p w14:paraId="28FBE16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73" w:type="pct"/>
            <w:tcBorders>
              <w:top w:val="nil"/>
              <w:left w:val="nil"/>
              <w:bottom w:val="nil"/>
              <w:right w:val="nil"/>
            </w:tcBorders>
            <w:shd w:val="clear" w:color="auto" w:fill="auto"/>
            <w:hideMark/>
          </w:tcPr>
          <w:p w14:paraId="6203E34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2.27</w:t>
            </w:r>
          </w:p>
        </w:tc>
        <w:tc>
          <w:tcPr>
            <w:tcW w:w="314" w:type="pct"/>
            <w:tcBorders>
              <w:top w:val="nil"/>
              <w:left w:val="nil"/>
              <w:bottom w:val="nil"/>
              <w:right w:val="nil"/>
            </w:tcBorders>
            <w:shd w:val="clear" w:color="auto" w:fill="auto"/>
            <w:hideMark/>
          </w:tcPr>
          <w:p w14:paraId="4A33A62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0.37</w:t>
            </w:r>
          </w:p>
        </w:tc>
        <w:tc>
          <w:tcPr>
            <w:tcW w:w="351" w:type="pct"/>
            <w:tcBorders>
              <w:top w:val="nil"/>
              <w:left w:val="nil"/>
              <w:bottom w:val="nil"/>
              <w:right w:val="nil"/>
            </w:tcBorders>
            <w:shd w:val="clear" w:color="auto" w:fill="auto"/>
            <w:hideMark/>
          </w:tcPr>
          <w:p w14:paraId="3A796A2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2.78</w:t>
            </w:r>
          </w:p>
        </w:tc>
      </w:tr>
      <w:tr w:rsidR="007E7EEE" w:rsidRPr="00971F64" w14:paraId="6A049408" w14:textId="77777777" w:rsidTr="002C2402">
        <w:trPr>
          <w:cantSplit/>
          <w:trHeight w:val="255"/>
          <w:jc w:val="center"/>
        </w:trPr>
        <w:tc>
          <w:tcPr>
            <w:tcW w:w="1127" w:type="pct"/>
            <w:tcBorders>
              <w:top w:val="nil"/>
              <w:left w:val="nil"/>
              <w:bottom w:val="nil"/>
              <w:right w:val="nil"/>
            </w:tcBorders>
            <w:shd w:val="clear" w:color="auto" w:fill="auto"/>
            <w:hideMark/>
          </w:tcPr>
          <w:p w14:paraId="5702C31E"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Cape Johnson</w:t>
            </w:r>
          </w:p>
        </w:tc>
        <w:tc>
          <w:tcPr>
            <w:tcW w:w="342" w:type="pct"/>
            <w:tcBorders>
              <w:top w:val="nil"/>
              <w:left w:val="nil"/>
              <w:bottom w:val="nil"/>
              <w:right w:val="nil"/>
            </w:tcBorders>
            <w:shd w:val="clear" w:color="auto" w:fill="auto"/>
            <w:hideMark/>
          </w:tcPr>
          <w:p w14:paraId="2004361C"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2021</w:t>
            </w:r>
          </w:p>
        </w:tc>
        <w:tc>
          <w:tcPr>
            <w:tcW w:w="413" w:type="pct"/>
            <w:tcBorders>
              <w:top w:val="nil"/>
              <w:left w:val="nil"/>
              <w:bottom w:val="nil"/>
              <w:right w:val="nil"/>
            </w:tcBorders>
            <w:shd w:val="clear" w:color="auto" w:fill="auto"/>
            <w:hideMark/>
          </w:tcPr>
          <w:p w14:paraId="5C9C8C56"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12</w:t>
            </w:r>
          </w:p>
        </w:tc>
        <w:tc>
          <w:tcPr>
            <w:tcW w:w="387" w:type="pct"/>
            <w:tcBorders>
              <w:top w:val="nil"/>
              <w:left w:val="nil"/>
              <w:bottom w:val="nil"/>
              <w:right w:val="nil"/>
            </w:tcBorders>
            <w:shd w:val="clear" w:color="auto" w:fill="auto"/>
            <w:hideMark/>
          </w:tcPr>
          <w:p w14:paraId="7CC0B9F9"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19</w:t>
            </w:r>
          </w:p>
        </w:tc>
        <w:tc>
          <w:tcPr>
            <w:tcW w:w="423" w:type="pct"/>
            <w:tcBorders>
              <w:top w:val="nil"/>
              <w:left w:val="nil"/>
              <w:bottom w:val="nil"/>
              <w:right w:val="nil"/>
            </w:tcBorders>
            <w:shd w:val="clear" w:color="auto" w:fill="auto"/>
            <w:hideMark/>
          </w:tcPr>
          <w:p w14:paraId="08AB738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347BD57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15</w:t>
            </w:r>
          </w:p>
        </w:tc>
        <w:tc>
          <w:tcPr>
            <w:tcW w:w="386" w:type="pct"/>
            <w:tcBorders>
              <w:top w:val="nil"/>
              <w:left w:val="nil"/>
              <w:bottom w:val="nil"/>
              <w:right w:val="nil"/>
            </w:tcBorders>
            <w:shd w:val="clear" w:color="auto" w:fill="auto"/>
            <w:hideMark/>
          </w:tcPr>
          <w:p w14:paraId="0DB809E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686078B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373" w:type="pct"/>
            <w:tcBorders>
              <w:top w:val="nil"/>
              <w:left w:val="nil"/>
              <w:bottom w:val="nil"/>
              <w:right w:val="nil"/>
            </w:tcBorders>
            <w:shd w:val="clear" w:color="auto" w:fill="auto"/>
            <w:hideMark/>
          </w:tcPr>
          <w:p w14:paraId="5804259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2.25</w:t>
            </w:r>
          </w:p>
        </w:tc>
        <w:tc>
          <w:tcPr>
            <w:tcW w:w="314" w:type="pct"/>
            <w:tcBorders>
              <w:top w:val="nil"/>
              <w:left w:val="nil"/>
              <w:bottom w:val="nil"/>
              <w:right w:val="nil"/>
            </w:tcBorders>
            <w:shd w:val="clear" w:color="auto" w:fill="auto"/>
            <w:hideMark/>
          </w:tcPr>
          <w:p w14:paraId="3222667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0.38</w:t>
            </w:r>
          </w:p>
        </w:tc>
        <w:tc>
          <w:tcPr>
            <w:tcW w:w="351" w:type="pct"/>
            <w:tcBorders>
              <w:top w:val="nil"/>
              <w:left w:val="nil"/>
              <w:bottom w:val="nil"/>
              <w:right w:val="nil"/>
            </w:tcBorders>
            <w:shd w:val="clear" w:color="auto" w:fill="auto"/>
            <w:hideMark/>
          </w:tcPr>
          <w:p w14:paraId="6CC2034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2.8</w:t>
            </w:r>
          </w:p>
        </w:tc>
      </w:tr>
      <w:tr w:rsidR="007E7EEE" w:rsidRPr="00971F64" w14:paraId="4EA2B5E5" w14:textId="77777777" w:rsidTr="002C2402">
        <w:trPr>
          <w:cantSplit/>
          <w:trHeight w:val="255"/>
          <w:jc w:val="center"/>
        </w:trPr>
        <w:tc>
          <w:tcPr>
            <w:tcW w:w="1127" w:type="pct"/>
            <w:tcBorders>
              <w:top w:val="nil"/>
              <w:left w:val="nil"/>
              <w:bottom w:val="single" w:sz="4" w:space="0" w:color="auto"/>
              <w:right w:val="nil"/>
            </w:tcBorders>
            <w:shd w:val="clear" w:color="auto" w:fill="auto"/>
            <w:hideMark/>
          </w:tcPr>
          <w:p w14:paraId="4CAFDDA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single" w:sz="4" w:space="0" w:color="auto"/>
              <w:right w:val="nil"/>
            </w:tcBorders>
            <w:shd w:val="clear" w:color="auto" w:fill="auto"/>
            <w:hideMark/>
          </w:tcPr>
          <w:p w14:paraId="11D66AD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1992</w:t>
            </w:r>
          </w:p>
        </w:tc>
        <w:tc>
          <w:tcPr>
            <w:tcW w:w="413" w:type="pct"/>
            <w:tcBorders>
              <w:top w:val="nil"/>
              <w:left w:val="nil"/>
              <w:bottom w:val="single" w:sz="4" w:space="0" w:color="auto"/>
              <w:right w:val="nil"/>
            </w:tcBorders>
            <w:shd w:val="clear" w:color="auto" w:fill="auto"/>
            <w:hideMark/>
          </w:tcPr>
          <w:p w14:paraId="69CC9B0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12</w:t>
            </w:r>
          </w:p>
        </w:tc>
        <w:tc>
          <w:tcPr>
            <w:tcW w:w="387" w:type="pct"/>
            <w:tcBorders>
              <w:top w:val="nil"/>
              <w:left w:val="nil"/>
              <w:bottom w:val="single" w:sz="4" w:space="0" w:color="auto"/>
              <w:right w:val="nil"/>
            </w:tcBorders>
            <w:shd w:val="clear" w:color="auto" w:fill="auto"/>
            <w:hideMark/>
          </w:tcPr>
          <w:p w14:paraId="69646A3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54</w:t>
            </w:r>
          </w:p>
        </w:tc>
        <w:tc>
          <w:tcPr>
            <w:tcW w:w="423" w:type="pct"/>
            <w:tcBorders>
              <w:top w:val="nil"/>
              <w:left w:val="nil"/>
              <w:bottom w:val="single" w:sz="4" w:space="0" w:color="auto"/>
              <w:right w:val="nil"/>
            </w:tcBorders>
            <w:shd w:val="clear" w:color="auto" w:fill="auto"/>
            <w:hideMark/>
          </w:tcPr>
          <w:p w14:paraId="4C4B471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single" w:sz="4" w:space="0" w:color="auto"/>
              <w:right w:val="nil"/>
            </w:tcBorders>
            <w:shd w:val="clear" w:color="auto" w:fill="auto"/>
            <w:hideMark/>
          </w:tcPr>
          <w:p w14:paraId="7EF36DB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40</w:t>
            </w:r>
          </w:p>
        </w:tc>
        <w:tc>
          <w:tcPr>
            <w:tcW w:w="386" w:type="pct"/>
            <w:tcBorders>
              <w:top w:val="nil"/>
              <w:left w:val="nil"/>
              <w:bottom w:val="single" w:sz="4" w:space="0" w:color="auto"/>
              <w:right w:val="nil"/>
            </w:tcBorders>
            <w:shd w:val="clear" w:color="auto" w:fill="auto"/>
            <w:hideMark/>
          </w:tcPr>
          <w:p w14:paraId="5BC5B57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single" w:sz="4" w:space="0" w:color="auto"/>
              <w:right w:val="nil"/>
            </w:tcBorders>
            <w:shd w:val="clear" w:color="auto" w:fill="auto"/>
            <w:hideMark/>
          </w:tcPr>
          <w:p w14:paraId="4ACF6CE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w:t>
            </w:r>
          </w:p>
        </w:tc>
        <w:tc>
          <w:tcPr>
            <w:tcW w:w="373" w:type="pct"/>
            <w:tcBorders>
              <w:top w:val="nil"/>
              <w:left w:val="nil"/>
              <w:bottom w:val="single" w:sz="4" w:space="0" w:color="auto"/>
              <w:right w:val="nil"/>
            </w:tcBorders>
            <w:shd w:val="clear" w:color="auto" w:fill="auto"/>
            <w:hideMark/>
          </w:tcPr>
          <w:p w14:paraId="129279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14" w:type="pct"/>
            <w:tcBorders>
              <w:top w:val="nil"/>
              <w:left w:val="nil"/>
              <w:bottom w:val="single" w:sz="4" w:space="0" w:color="auto"/>
              <w:right w:val="nil"/>
            </w:tcBorders>
            <w:shd w:val="clear" w:color="auto" w:fill="auto"/>
            <w:hideMark/>
          </w:tcPr>
          <w:p w14:paraId="1851759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0.32</w:t>
            </w:r>
          </w:p>
        </w:tc>
        <w:tc>
          <w:tcPr>
            <w:tcW w:w="351" w:type="pct"/>
            <w:tcBorders>
              <w:top w:val="nil"/>
              <w:left w:val="nil"/>
              <w:bottom w:val="single" w:sz="4" w:space="0" w:color="auto"/>
              <w:right w:val="nil"/>
            </w:tcBorders>
            <w:shd w:val="clear" w:color="auto" w:fill="auto"/>
            <w:hideMark/>
          </w:tcPr>
          <w:p w14:paraId="0819537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2.84</w:t>
            </w:r>
          </w:p>
        </w:tc>
      </w:tr>
      <w:tr w:rsidR="007E7EEE" w:rsidRPr="00971F64" w14:paraId="7D650C49" w14:textId="77777777" w:rsidTr="002C2402">
        <w:trPr>
          <w:cantSplit/>
          <w:trHeight w:val="255"/>
          <w:jc w:val="center"/>
        </w:trPr>
        <w:tc>
          <w:tcPr>
            <w:tcW w:w="1127" w:type="pct"/>
            <w:tcBorders>
              <w:top w:val="single" w:sz="4" w:space="0" w:color="auto"/>
              <w:left w:val="nil"/>
              <w:bottom w:val="nil"/>
              <w:right w:val="nil"/>
            </w:tcBorders>
            <w:shd w:val="clear" w:color="auto" w:fill="auto"/>
            <w:hideMark/>
          </w:tcPr>
          <w:p w14:paraId="5328F399"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lastRenderedPageBreak/>
              <w:t>Destruction Island</w:t>
            </w:r>
          </w:p>
        </w:tc>
        <w:tc>
          <w:tcPr>
            <w:tcW w:w="342" w:type="pct"/>
            <w:tcBorders>
              <w:top w:val="single" w:sz="4" w:space="0" w:color="auto"/>
              <w:left w:val="nil"/>
              <w:bottom w:val="nil"/>
              <w:right w:val="nil"/>
            </w:tcBorders>
            <w:shd w:val="clear" w:color="auto" w:fill="auto"/>
            <w:hideMark/>
          </w:tcPr>
          <w:p w14:paraId="6516138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1993</w:t>
            </w:r>
          </w:p>
        </w:tc>
        <w:tc>
          <w:tcPr>
            <w:tcW w:w="413" w:type="pct"/>
            <w:tcBorders>
              <w:top w:val="single" w:sz="4" w:space="0" w:color="auto"/>
              <w:left w:val="nil"/>
              <w:bottom w:val="nil"/>
              <w:right w:val="nil"/>
            </w:tcBorders>
            <w:shd w:val="clear" w:color="auto" w:fill="auto"/>
            <w:hideMark/>
          </w:tcPr>
          <w:p w14:paraId="1AF78E1D"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43</w:t>
            </w:r>
          </w:p>
        </w:tc>
        <w:tc>
          <w:tcPr>
            <w:tcW w:w="387" w:type="pct"/>
            <w:tcBorders>
              <w:top w:val="single" w:sz="4" w:space="0" w:color="auto"/>
              <w:left w:val="nil"/>
              <w:bottom w:val="nil"/>
              <w:right w:val="nil"/>
            </w:tcBorders>
            <w:shd w:val="clear" w:color="auto" w:fill="auto"/>
            <w:hideMark/>
          </w:tcPr>
          <w:p w14:paraId="2613BC3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46</w:t>
            </w:r>
          </w:p>
        </w:tc>
        <w:tc>
          <w:tcPr>
            <w:tcW w:w="423" w:type="pct"/>
            <w:tcBorders>
              <w:top w:val="single" w:sz="4" w:space="0" w:color="auto"/>
              <w:left w:val="nil"/>
              <w:bottom w:val="nil"/>
              <w:right w:val="nil"/>
            </w:tcBorders>
            <w:shd w:val="clear" w:color="auto" w:fill="auto"/>
            <w:hideMark/>
          </w:tcPr>
          <w:p w14:paraId="5E29317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single" w:sz="4" w:space="0" w:color="auto"/>
              <w:left w:val="nil"/>
              <w:bottom w:val="nil"/>
              <w:right w:val="nil"/>
            </w:tcBorders>
            <w:shd w:val="clear" w:color="auto" w:fill="auto"/>
            <w:hideMark/>
          </w:tcPr>
          <w:p w14:paraId="6D5CBDF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39</w:t>
            </w:r>
          </w:p>
        </w:tc>
        <w:tc>
          <w:tcPr>
            <w:tcW w:w="386" w:type="pct"/>
            <w:tcBorders>
              <w:top w:val="single" w:sz="4" w:space="0" w:color="auto"/>
              <w:left w:val="nil"/>
              <w:bottom w:val="nil"/>
              <w:right w:val="nil"/>
            </w:tcBorders>
            <w:shd w:val="clear" w:color="auto" w:fill="auto"/>
            <w:hideMark/>
          </w:tcPr>
          <w:p w14:paraId="19F064A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w:t>
            </w:r>
          </w:p>
        </w:tc>
        <w:tc>
          <w:tcPr>
            <w:tcW w:w="407" w:type="pct"/>
            <w:tcBorders>
              <w:top w:val="single" w:sz="4" w:space="0" w:color="auto"/>
              <w:left w:val="nil"/>
              <w:bottom w:val="nil"/>
              <w:right w:val="nil"/>
            </w:tcBorders>
            <w:shd w:val="clear" w:color="auto" w:fill="auto"/>
            <w:hideMark/>
          </w:tcPr>
          <w:p w14:paraId="36513B7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w:t>
            </w:r>
          </w:p>
        </w:tc>
        <w:tc>
          <w:tcPr>
            <w:tcW w:w="373" w:type="pct"/>
            <w:tcBorders>
              <w:top w:val="single" w:sz="4" w:space="0" w:color="auto"/>
              <w:left w:val="nil"/>
              <w:bottom w:val="nil"/>
              <w:right w:val="nil"/>
            </w:tcBorders>
            <w:shd w:val="clear" w:color="auto" w:fill="auto"/>
            <w:hideMark/>
          </w:tcPr>
          <w:p w14:paraId="65625EC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w:t>
            </w:r>
          </w:p>
        </w:tc>
        <w:tc>
          <w:tcPr>
            <w:tcW w:w="314" w:type="pct"/>
            <w:tcBorders>
              <w:top w:val="single" w:sz="4" w:space="0" w:color="auto"/>
              <w:left w:val="nil"/>
              <w:bottom w:val="nil"/>
              <w:right w:val="nil"/>
            </w:tcBorders>
            <w:shd w:val="clear" w:color="auto" w:fill="auto"/>
            <w:hideMark/>
          </w:tcPr>
          <w:p w14:paraId="09DAD46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0.47</w:t>
            </w:r>
          </w:p>
        </w:tc>
        <w:tc>
          <w:tcPr>
            <w:tcW w:w="351" w:type="pct"/>
            <w:tcBorders>
              <w:top w:val="single" w:sz="4" w:space="0" w:color="auto"/>
              <w:left w:val="nil"/>
              <w:bottom w:val="nil"/>
              <w:right w:val="nil"/>
            </w:tcBorders>
            <w:shd w:val="clear" w:color="auto" w:fill="auto"/>
            <w:hideMark/>
          </w:tcPr>
          <w:p w14:paraId="2B12702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3.96</w:t>
            </w:r>
          </w:p>
        </w:tc>
      </w:tr>
      <w:tr w:rsidR="007E7EEE" w:rsidRPr="00971F64" w14:paraId="288B1011" w14:textId="77777777" w:rsidTr="002C2402">
        <w:trPr>
          <w:cantSplit/>
          <w:trHeight w:val="255"/>
          <w:jc w:val="center"/>
        </w:trPr>
        <w:tc>
          <w:tcPr>
            <w:tcW w:w="1127" w:type="pct"/>
            <w:tcBorders>
              <w:top w:val="nil"/>
              <w:left w:val="nil"/>
              <w:bottom w:val="nil"/>
              <w:right w:val="nil"/>
            </w:tcBorders>
            <w:shd w:val="clear" w:color="auto" w:fill="auto"/>
            <w:hideMark/>
          </w:tcPr>
          <w:p w14:paraId="28954C59"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029EC7A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1994</w:t>
            </w:r>
          </w:p>
        </w:tc>
        <w:tc>
          <w:tcPr>
            <w:tcW w:w="413" w:type="pct"/>
            <w:tcBorders>
              <w:top w:val="nil"/>
              <w:left w:val="nil"/>
              <w:bottom w:val="nil"/>
              <w:right w:val="nil"/>
            </w:tcBorders>
            <w:shd w:val="clear" w:color="auto" w:fill="auto"/>
            <w:hideMark/>
          </w:tcPr>
          <w:p w14:paraId="205F0D6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36</w:t>
            </w:r>
          </w:p>
        </w:tc>
        <w:tc>
          <w:tcPr>
            <w:tcW w:w="387" w:type="pct"/>
            <w:tcBorders>
              <w:top w:val="nil"/>
              <w:left w:val="nil"/>
              <w:bottom w:val="nil"/>
              <w:right w:val="nil"/>
            </w:tcBorders>
            <w:shd w:val="clear" w:color="auto" w:fill="auto"/>
            <w:hideMark/>
          </w:tcPr>
          <w:p w14:paraId="799285FB"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30</w:t>
            </w:r>
          </w:p>
        </w:tc>
        <w:tc>
          <w:tcPr>
            <w:tcW w:w="423" w:type="pct"/>
            <w:tcBorders>
              <w:top w:val="nil"/>
              <w:left w:val="nil"/>
              <w:bottom w:val="nil"/>
              <w:right w:val="nil"/>
            </w:tcBorders>
            <w:shd w:val="clear" w:color="auto" w:fill="auto"/>
            <w:hideMark/>
          </w:tcPr>
          <w:p w14:paraId="052AE34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595EB0D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86" w:type="pct"/>
            <w:tcBorders>
              <w:top w:val="nil"/>
              <w:left w:val="nil"/>
              <w:bottom w:val="nil"/>
              <w:right w:val="nil"/>
            </w:tcBorders>
            <w:shd w:val="clear" w:color="auto" w:fill="auto"/>
            <w:hideMark/>
          </w:tcPr>
          <w:p w14:paraId="20B377A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407" w:type="pct"/>
            <w:tcBorders>
              <w:top w:val="nil"/>
              <w:left w:val="nil"/>
              <w:bottom w:val="nil"/>
              <w:right w:val="nil"/>
            </w:tcBorders>
            <w:shd w:val="clear" w:color="auto" w:fill="auto"/>
            <w:hideMark/>
          </w:tcPr>
          <w:p w14:paraId="2002476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w:t>
            </w:r>
          </w:p>
        </w:tc>
        <w:tc>
          <w:tcPr>
            <w:tcW w:w="373" w:type="pct"/>
            <w:tcBorders>
              <w:top w:val="nil"/>
              <w:left w:val="nil"/>
              <w:bottom w:val="nil"/>
              <w:right w:val="nil"/>
            </w:tcBorders>
            <w:shd w:val="clear" w:color="auto" w:fill="auto"/>
            <w:hideMark/>
          </w:tcPr>
          <w:p w14:paraId="127A901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3.15</w:t>
            </w:r>
          </w:p>
        </w:tc>
        <w:tc>
          <w:tcPr>
            <w:tcW w:w="314" w:type="pct"/>
            <w:tcBorders>
              <w:top w:val="nil"/>
              <w:left w:val="nil"/>
              <w:bottom w:val="nil"/>
              <w:right w:val="nil"/>
            </w:tcBorders>
            <w:shd w:val="clear" w:color="auto" w:fill="auto"/>
            <w:hideMark/>
          </w:tcPr>
          <w:p w14:paraId="02F783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0.59</w:t>
            </w:r>
          </w:p>
        </w:tc>
        <w:tc>
          <w:tcPr>
            <w:tcW w:w="351" w:type="pct"/>
            <w:tcBorders>
              <w:top w:val="nil"/>
              <w:left w:val="nil"/>
              <w:bottom w:val="nil"/>
              <w:right w:val="nil"/>
            </w:tcBorders>
            <w:shd w:val="clear" w:color="auto" w:fill="auto"/>
            <w:hideMark/>
          </w:tcPr>
          <w:p w14:paraId="6C8AEBF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4.14</w:t>
            </w:r>
          </w:p>
        </w:tc>
      </w:tr>
      <w:tr w:rsidR="007E7EEE" w:rsidRPr="00971F64" w14:paraId="19E0B064" w14:textId="77777777" w:rsidTr="002C2402">
        <w:trPr>
          <w:cantSplit/>
          <w:trHeight w:val="255"/>
          <w:jc w:val="center"/>
        </w:trPr>
        <w:tc>
          <w:tcPr>
            <w:tcW w:w="1127" w:type="pct"/>
            <w:tcBorders>
              <w:top w:val="nil"/>
              <w:left w:val="nil"/>
              <w:bottom w:val="nil"/>
              <w:right w:val="nil"/>
            </w:tcBorders>
            <w:shd w:val="clear" w:color="auto" w:fill="auto"/>
            <w:hideMark/>
          </w:tcPr>
          <w:p w14:paraId="79F4228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25DDAAC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1995</w:t>
            </w:r>
          </w:p>
        </w:tc>
        <w:tc>
          <w:tcPr>
            <w:tcW w:w="413" w:type="pct"/>
            <w:tcBorders>
              <w:top w:val="nil"/>
              <w:left w:val="nil"/>
              <w:bottom w:val="nil"/>
              <w:right w:val="nil"/>
            </w:tcBorders>
            <w:shd w:val="clear" w:color="auto" w:fill="auto"/>
            <w:hideMark/>
          </w:tcPr>
          <w:p w14:paraId="43EC5E9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35</w:t>
            </w:r>
          </w:p>
        </w:tc>
        <w:tc>
          <w:tcPr>
            <w:tcW w:w="387" w:type="pct"/>
            <w:tcBorders>
              <w:top w:val="nil"/>
              <w:left w:val="nil"/>
              <w:bottom w:val="nil"/>
              <w:right w:val="nil"/>
            </w:tcBorders>
            <w:shd w:val="clear" w:color="auto" w:fill="auto"/>
            <w:hideMark/>
          </w:tcPr>
          <w:p w14:paraId="5DF5B4B3"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43</w:t>
            </w:r>
          </w:p>
        </w:tc>
        <w:tc>
          <w:tcPr>
            <w:tcW w:w="423" w:type="pct"/>
            <w:tcBorders>
              <w:top w:val="nil"/>
              <w:left w:val="nil"/>
              <w:bottom w:val="nil"/>
              <w:right w:val="nil"/>
            </w:tcBorders>
            <w:shd w:val="clear" w:color="auto" w:fill="auto"/>
            <w:hideMark/>
          </w:tcPr>
          <w:p w14:paraId="36221BC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5591937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32</w:t>
            </w:r>
          </w:p>
        </w:tc>
        <w:tc>
          <w:tcPr>
            <w:tcW w:w="386" w:type="pct"/>
            <w:tcBorders>
              <w:top w:val="nil"/>
              <w:left w:val="nil"/>
              <w:bottom w:val="nil"/>
              <w:right w:val="nil"/>
            </w:tcBorders>
            <w:shd w:val="clear" w:color="auto" w:fill="auto"/>
            <w:hideMark/>
          </w:tcPr>
          <w:p w14:paraId="4CD2153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3284BD8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373" w:type="pct"/>
            <w:tcBorders>
              <w:top w:val="nil"/>
              <w:left w:val="nil"/>
              <w:bottom w:val="nil"/>
              <w:right w:val="nil"/>
            </w:tcBorders>
            <w:shd w:val="clear" w:color="auto" w:fill="auto"/>
            <w:hideMark/>
          </w:tcPr>
          <w:p w14:paraId="296839D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314" w:type="pct"/>
            <w:tcBorders>
              <w:top w:val="nil"/>
              <w:left w:val="nil"/>
              <w:bottom w:val="nil"/>
              <w:right w:val="nil"/>
            </w:tcBorders>
            <w:shd w:val="clear" w:color="auto" w:fill="auto"/>
            <w:hideMark/>
          </w:tcPr>
          <w:p w14:paraId="1E7EC2D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0.27</w:t>
            </w:r>
          </w:p>
        </w:tc>
        <w:tc>
          <w:tcPr>
            <w:tcW w:w="351" w:type="pct"/>
            <w:tcBorders>
              <w:top w:val="nil"/>
              <w:left w:val="nil"/>
              <w:bottom w:val="nil"/>
              <w:right w:val="nil"/>
            </w:tcBorders>
            <w:shd w:val="clear" w:color="auto" w:fill="auto"/>
            <w:hideMark/>
          </w:tcPr>
          <w:p w14:paraId="0006A47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2.92</w:t>
            </w:r>
          </w:p>
        </w:tc>
      </w:tr>
      <w:tr w:rsidR="007E7EEE" w:rsidRPr="00971F64" w14:paraId="4F95E961" w14:textId="77777777" w:rsidTr="002C2402">
        <w:trPr>
          <w:cantSplit/>
          <w:trHeight w:val="255"/>
          <w:jc w:val="center"/>
        </w:trPr>
        <w:tc>
          <w:tcPr>
            <w:tcW w:w="1127" w:type="pct"/>
            <w:tcBorders>
              <w:top w:val="nil"/>
              <w:left w:val="nil"/>
              <w:bottom w:val="nil"/>
              <w:right w:val="nil"/>
            </w:tcBorders>
            <w:shd w:val="clear" w:color="auto" w:fill="auto"/>
            <w:hideMark/>
          </w:tcPr>
          <w:p w14:paraId="5BDBBE86"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18290C2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1996</w:t>
            </w:r>
          </w:p>
        </w:tc>
        <w:tc>
          <w:tcPr>
            <w:tcW w:w="413" w:type="pct"/>
            <w:tcBorders>
              <w:top w:val="nil"/>
              <w:left w:val="nil"/>
              <w:bottom w:val="nil"/>
              <w:right w:val="nil"/>
            </w:tcBorders>
            <w:shd w:val="clear" w:color="auto" w:fill="auto"/>
            <w:hideMark/>
          </w:tcPr>
          <w:p w14:paraId="79C3933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6</w:t>
            </w:r>
          </w:p>
        </w:tc>
        <w:tc>
          <w:tcPr>
            <w:tcW w:w="387" w:type="pct"/>
            <w:tcBorders>
              <w:top w:val="nil"/>
              <w:left w:val="nil"/>
              <w:bottom w:val="nil"/>
              <w:right w:val="nil"/>
            </w:tcBorders>
            <w:shd w:val="clear" w:color="auto" w:fill="auto"/>
            <w:hideMark/>
          </w:tcPr>
          <w:p w14:paraId="5EF2E85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27C913B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6806752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ACA187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61859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F2AA0A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6162178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B2CC53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8BB841D" w14:textId="77777777" w:rsidTr="002C2402">
        <w:trPr>
          <w:cantSplit/>
          <w:trHeight w:val="255"/>
          <w:jc w:val="center"/>
        </w:trPr>
        <w:tc>
          <w:tcPr>
            <w:tcW w:w="1127" w:type="pct"/>
            <w:tcBorders>
              <w:top w:val="nil"/>
              <w:left w:val="nil"/>
              <w:bottom w:val="nil"/>
              <w:right w:val="nil"/>
            </w:tcBorders>
            <w:shd w:val="clear" w:color="auto" w:fill="auto"/>
            <w:hideMark/>
          </w:tcPr>
          <w:p w14:paraId="4526FC63"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03AD4D1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1997</w:t>
            </w:r>
          </w:p>
        </w:tc>
        <w:tc>
          <w:tcPr>
            <w:tcW w:w="413" w:type="pct"/>
            <w:tcBorders>
              <w:top w:val="nil"/>
              <w:left w:val="nil"/>
              <w:bottom w:val="nil"/>
              <w:right w:val="nil"/>
            </w:tcBorders>
            <w:shd w:val="clear" w:color="auto" w:fill="auto"/>
            <w:hideMark/>
          </w:tcPr>
          <w:p w14:paraId="2A7421A3"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97</w:t>
            </w:r>
          </w:p>
        </w:tc>
        <w:tc>
          <w:tcPr>
            <w:tcW w:w="387" w:type="pct"/>
            <w:tcBorders>
              <w:top w:val="nil"/>
              <w:left w:val="nil"/>
              <w:bottom w:val="nil"/>
              <w:right w:val="nil"/>
            </w:tcBorders>
            <w:shd w:val="clear" w:color="auto" w:fill="auto"/>
            <w:hideMark/>
          </w:tcPr>
          <w:p w14:paraId="443B245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146</w:t>
            </w:r>
          </w:p>
        </w:tc>
        <w:tc>
          <w:tcPr>
            <w:tcW w:w="423" w:type="pct"/>
            <w:tcBorders>
              <w:top w:val="nil"/>
              <w:left w:val="nil"/>
              <w:bottom w:val="nil"/>
              <w:right w:val="nil"/>
            </w:tcBorders>
            <w:shd w:val="clear" w:color="auto" w:fill="auto"/>
            <w:hideMark/>
          </w:tcPr>
          <w:p w14:paraId="2BEEB57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7FB45A1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128</w:t>
            </w:r>
          </w:p>
        </w:tc>
        <w:tc>
          <w:tcPr>
            <w:tcW w:w="386" w:type="pct"/>
            <w:tcBorders>
              <w:top w:val="nil"/>
              <w:left w:val="nil"/>
              <w:bottom w:val="nil"/>
              <w:right w:val="nil"/>
            </w:tcBorders>
            <w:shd w:val="clear" w:color="auto" w:fill="auto"/>
            <w:hideMark/>
          </w:tcPr>
          <w:p w14:paraId="44F1FA1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1214A31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71</w:t>
            </w:r>
          </w:p>
        </w:tc>
        <w:tc>
          <w:tcPr>
            <w:tcW w:w="373" w:type="pct"/>
            <w:tcBorders>
              <w:top w:val="nil"/>
              <w:left w:val="nil"/>
              <w:bottom w:val="nil"/>
              <w:right w:val="nil"/>
            </w:tcBorders>
            <w:shd w:val="clear" w:color="auto" w:fill="auto"/>
            <w:hideMark/>
          </w:tcPr>
          <w:p w14:paraId="3CC2906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2.32</w:t>
            </w:r>
          </w:p>
        </w:tc>
        <w:tc>
          <w:tcPr>
            <w:tcW w:w="314" w:type="pct"/>
            <w:tcBorders>
              <w:top w:val="nil"/>
              <w:left w:val="nil"/>
              <w:bottom w:val="nil"/>
              <w:right w:val="nil"/>
            </w:tcBorders>
            <w:shd w:val="clear" w:color="auto" w:fill="auto"/>
            <w:hideMark/>
          </w:tcPr>
          <w:p w14:paraId="0F2AF62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0.39</w:t>
            </w:r>
          </w:p>
        </w:tc>
        <w:tc>
          <w:tcPr>
            <w:tcW w:w="351" w:type="pct"/>
            <w:tcBorders>
              <w:top w:val="nil"/>
              <w:left w:val="nil"/>
              <w:bottom w:val="nil"/>
              <w:right w:val="nil"/>
            </w:tcBorders>
            <w:shd w:val="clear" w:color="auto" w:fill="auto"/>
            <w:hideMark/>
          </w:tcPr>
          <w:p w14:paraId="7E32AA4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4.11</w:t>
            </w:r>
          </w:p>
        </w:tc>
      </w:tr>
      <w:tr w:rsidR="007E7EEE" w:rsidRPr="00971F64" w14:paraId="12A25811" w14:textId="77777777" w:rsidTr="002C2402">
        <w:trPr>
          <w:cantSplit/>
          <w:trHeight w:val="255"/>
          <w:jc w:val="center"/>
        </w:trPr>
        <w:tc>
          <w:tcPr>
            <w:tcW w:w="1127" w:type="pct"/>
            <w:tcBorders>
              <w:top w:val="nil"/>
              <w:left w:val="nil"/>
              <w:bottom w:val="nil"/>
              <w:right w:val="nil"/>
            </w:tcBorders>
            <w:shd w:val="clear" w:color="auto" w:fill="auto"/>
            <w:hideMark/>
          </w:tcPr>
          <w:p w14:paraId="4CC8456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3A1B0D1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1998</w:t>
            </w:r>
          </w:p>
        </w:tc>
        <w:tc>
          <w:tcPr>
            <w:tcW w:w="413" w:type="pct"/>
            <w:tcBorders>
              <w:top w:val="nil"/>
              <w:left w:val="nil"/>
              <w:bottom w:val="nil"/>
              <w:right w:val="nil"/>
            </w:tcBorders>
            <w:shd w:val="clear" w:color="auto" w:fill="auto"/>
            <w:hideMark/>
          </w:tcPr>
          <w:p w14:paraId="3AD1ACDB"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18</w:t>
            </w:r>
          </w:p>
        </w:tc>
        <w:tc>
          <w:tcPr>
            <w:tcW w:w="387" w:type="pct"/>
            <w:tcBorders>
              <w:top w:val="nil"/>
              <w:left w:val="nil"/>
              <w:bottom w:val="nil"/>
              <w:right w:val="nil"/>
            </w:tcBorders>
            <w:shd w:val="clear" w:color="auto" w:fill="auto"/>
            <w:hideMark/>
          </w:tcPr>
          <w:p w14:paraId="18E11950"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94</w:t>
            </w:r>
          </w:p>
        </w:tc>
        <w:tc>
          <w:tcPr>
            <w:tcW w:w="423" w:type="pct"/>
            <w:tcBorders>
              <w:top w:val="nil"/>
              <w:left w:val="nil"/>
              <w:bottom w:val="nil"/>
              <w:right w:val="nil"/>
            </w:tcBorders>
            <w:shd w:val="clear" w:color="auto" w:fill="auto"/>
            <w:hideMark/>
          </w:tcPr>
          <w:p w14:paraId="0E94DE0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001706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79</w:t>
            </w:r>
          </w:p>
        </w:tc>
        <w:tc>
          <w:tcPr>
            <w:tcW w:w="386" w:type="pct"/>
            <w:tcBorders>
              <w:top w:val="nil"/>
              <w:left w:val="nil"/>
              <w:bottom w:val="nil"/>
              <w:right w:val="nil"/>
            </w:tcBorders>
            <w:shd w:val="clear" w:color="auto" w:fill="auto"/>
            <w:hideMark/>
          </w:tcPr>
          <w:p w14:paraId="0E61CA7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8A1599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42</w:t>
            </w:r>
          </w:p>
        </w:tc>
        <w:tc>
          <w:tcPr>
            <w:tcW w:w="373" w:type="pct"/>
            <w:tcBorders>
              <w:top w:val="nil"/>
              <w:left w:val="nil"/>
              <w:bottom w:val="nil"/>
              <w:right w:val="nil"/>
            </w:tcBorders>
            <w:shd w:val="clear" w:color="auto" w:fill="auto"/>
            <w:hideMark/>
          </w:tcPr>
          <w:p w14:paraId="40F741A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w:t>
            </w:r>
          </w:p>
        </w:tc>
        <w:tc>
          <w:tcPr>
            <w:tcW w:w="314" w:type="pct"/>
            <w:tcBorders>
              <w:top w:val="nil"/>
              <w:left w:val="nil"/>
              <w:bottom w:val="nil"/>
              <w:right w:val="nil"/>
            </w:tcBorders>
            <w:shd w:val="clear" w:color="auto" w:fill="auto"/>
            <w:hideMark/>
          </w:tcPr>
          <w:p w14:paraId="689F849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0.22</w:t>
            </w:r>
          </w:p>
        </w:tc>
        <w:tc>
          <w:tcPr>
            <w:tcW w:w="351" w:type="pct"/>
            <w:tcBorders>
              <w:top w:val="nil"/>
              <w:left w:val="nil"/>
              <w:bottom w:val="nil"/>
              <w:right w:val="nil"/>
            </w:tcBorders>
            <w:shd w:val="clear" w:color="auto" w:fill="auto"/>
            <w:hideMark/>
          </w:tcPr>
          <w:p w14:paraId="4AAE0F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3.18</w:t>
            </w:r>
          </w:p>
        </w:tc>
      </w:tr>
      <w:tr w:rsidR="007E7EEE" w:rsidRPr="00971F64" w14:paraId="63C4A20D" w14:textId="77777777" w:rsidTr="002C2402">
        <w:trPr>
          <w:cantSplit/>
          <w:trHeight w:val="255"/>
          <w:jc w:val="center"/>
        </w:trPr>
        <w:tc>
          <w:tcPr>
            <w:tcW w:w="1127" w:type="pct"/>
            <w:tcBorders>
              <w:top w:val="nil"/>
              <w:left w:val="nil"/>
              <w:bottom w:val="nil"/>
              <w:right w:val="nil"/>
            </w:tcBorders>
            <w:shd w:val="clear" w:color="auto" w:fill="auto"/>
            <w:hideMark/>
          </w:tcPr>
          <w:p w14:paraId="7919370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5761D46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1999</w:t>
            </w:r>
          </w:p>
        </w:tc>
        <w:tc>
          <w:tcPr>
            <w:tcW w:w="413" w:type="pct"/>
            <w:tcBorders>
              <w:top w:val="nil"/>
              <w:left w:val="nil"/>
              <w:bottom w:val="nil"/>
              <w:right w:val="nil"/>
            </w:tcBorders>
            <w:shd w:val="clear" w:color="auto" w:fill="auto"/>
            <w:hideMark/>
          </w:tcPr>
          <w:p w14:paraId="5F1D3B0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7F6E07FA"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3B3507D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7C7BA7D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EE2B4E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A43CF6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26794E9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16C876A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237BE9C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4092CD40" w14:textId="77777777" w:rsidTr="002C2402">
        <w:trPr>
          <w:cantSplit/>
          <w:trHeight w:val="255"/>
          <w:jc w:val="center"/>
        </w:trPr>
        <w:tc>
          <w:tcPr>
            <w:tcW w:w="1127" w:type="pct"/>
            <w:tcBorders>
              <w:top w:val="nil"/>
              <w:left w:val="nil"/>
              <w:bottom w:val="nil"/>
              <w:right w:val="nil"/>
            </w:tcBorders>
            <w:shd w:val="clear" w:color="auto" w:fill="auto"/>
            <w:hideMark/>
          </w:tcPr>
          <w:p w14:paraId="0989CB5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064B147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2000</w:t>
            </w:r>
          </w:p>
        </w:tc>
        <w:tc>
          <w:tcPr>
            <w:tcW w:w="413" w:type="pct"/>
            <w:tcBorders>
              <w:top w:val="nil"/>
              <w:left w:val="nil"/>
              <w:bottom w:val="nil"/>
              <w:right w:val="nil"/>
            </w:tcBorders>
            <w:shd w:val="clear" w:color="auto" w:fill="auto"/>
            <w:hideMark/>
          </w:tcPr>
          <w:p w14:paraId="095DBC4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5</w:t>
            </w:r>
          </w:p>
        </w:tc>
        <w:tc>
          <w:tcPr>
            <w:tcW w:w="387" w:type="pct"/>
            <w:tcBorders>
              <w:top w:val="nil"/>
              <w:left w:val="nil"/>
              <w:bottom w:val="nil"/>
              <w:right w:val="nil"/>
            </w:tcBorders>
            <w:shd w:val="clear" w:color="auto" w:fill="auto"/>
            <w:hideMark/>
          </w:tcPr>
          <w:p w14:paraId="6C0BCFF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C364C7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6A1F3B8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4B3B97E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83EC43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2AFB642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093D052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4FB87B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5FC45582" w14:textId="77777777" w:rsidTr="002C2402">
        <w:trPr>
          <w:cantSplit/>
          <w:trHeight w:val="255"/>
          <w:jc w:val="center"/>
        </w:trPr>
        <w:tc>
          <w:tcPr>
            <w:tcW w:w="1127" w:type="pct"/>
            <w:tcBorders>
              <w:top w:val="nil"/>
              <w:left w:val="nil"/>
              <w:bottom w:val="nil"/>
              <w:right w:val="nil"/>
            </w:tcBorders>
            <w:shd w:val="clear" w:color="auto" w:fill="auto"/>
            <w:hideMark/>
          </w:tcPr>
          <w:p w14:paraId="5AD8F28E"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4FDE176A"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2001</w:t>
            </w:r>
          </w:p>
        </w:tc>
        <w:tc>
          <w:tcPr>
            <w:tcW w:w="413" w:type="pct"/>
            <w:tcBorders>
              <w:top w:val="nil"/>
              <w:left w:val="nil"/>
              <w:bottom w:val="nil"/>
              <w:right w:val="nil"/>
            </w:tcBorders>
            <w:shd w:val="clear" w:color="auto" w:fill="auto"/>
            <w:hideMark/>
          </w:tcPr>
          <w:p w14:paraId="1635119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6</w:t>
            </w:r>
          </w:p>
        </w:tc>
        <w:tc>
          <w:tcPr>
            <w:tcW w:w="387" w:type="pct"/>
            <w:tcBorders>
              <w:top w:val="nil"/>
              <w:left w:val="nil"/>
              <w:bottom w:val="nil"/>
              <w:right w:val="nil"/>
            </w:tcBorders>
            <w:shd w:val="clear" w:color="auto" w:fill="auto"/>
            <w:hideMark/>
          </w:tcPr>
          <w:p w14:paraId="0CF02CF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74F9BD2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BDB18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0F50660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A66AE7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70403DE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6B94DBD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48C2445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67BE110" w14:textId="77777777" w:rsidTr="002C2402">
        <w:trPr>
          <w:cantSplit/>
          <w:trHeight w:val="255"/>
          <w:jc w:val="center"/>
        </w:trPr>
        <w:tc>
          <w:tcPr>
            <w:tcW w:w="1127" w:type="pct"/>
            <w:tcBorders>
              <w:top w:val="nil"/>
              <w:left w:val="nil"/>
              <w:bottom w:val="nil"/>
              <w:right w:val="nil"/>
            </w:tcBorders>
            <w:shd w:val="clear" w:color="auto" w:fill="auto"/>
            <w:hideMark/>
          </w:tcPr>
          <w:p w14:paraId="0A1133E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51009F99"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2002</w:t>
            </w:r>
          </w:p>
        </w:tc>
        <w:tc>
          <w:tcPr>
            <w:tcW w:w="413" w:type="pct"/>
            <w:tcBorders>
              <w:top w:val="nil"/>
              <w:left w:val="nil"/>
              <w:bottom w:val="nil"/>
              <w:right w:val="nil"/>
            </w:tcBorders>
            <w:shd w:val="clear" w:color="auto" w:fill="auto"/>
            <w:hideMark/>
          </w:tcPr>
          <w:p w14:paraId="1FF78E65"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w:t>
            </w:r>
          </w:p>
        </w:tc>
        <w:tc>
          <w:tcPr>
            <w:tcW w:w="387" w:type="pct"/>
            <w:tcBorders>
              <w:top w:val="nil"/>
              <w:left w:val="nil"/>
              <w:bottom w:val="nil"/>
              <w:right w:val="nil"/>
            </w:tcBorders>
            <w:shd w:val="clear" w:color="auto" w:fill="auto"/>
            <w:hideMark/>
          </w:tcPr>
          <w:p w14:paraId="771E7C0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6789E3E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FF7EA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4F01B2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A4F18D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6777B56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767657E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35180B7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C7938D4" w14:textId="77777777" w:rsidTr="002C2402">
        <w:trPr>
          <w:cantSplit/>
          <w:trHeight w:val="255"/>
          <w:jc w:val="center"/>
        </w:trPr>
        <w:tc>
          <w:tcPr>
            <w:tcW w:w="1127" w:type="pct"/>
            <w:tcBorders>
              <w:top w:val="nil"/>
              <w:left w:val="nil"/>
              <w:bottom w:val="nil"/>
              <w:right w:val="nil"/>
            </w:tcBorders>
            <w:shd w:val="clear" w:color="auto" w:fill="auto"/>
            <w:hideMark/>
          </w:tcPr>
          <w:p w14:paraId="09761C0D"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131ECE4E"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2003</w:t>
            </w:r>
          </w:p>
        </w:tc>
        <w:tc>
          <w:tcPr>
            <w:tcW w:w="413" w:type="pct"/>
            <w:tcBorders>
              <w:top w:val="nil"/>
              <w:left w:val="nil"/>
              <w:bottom w:val="nil"/>
              <w:right w:val="nil"/>
            </w:tcBorders>
            <w:shd w:val="clear" w:color="auto" w:fill="auto"/>
            <w:hideMark/>
          </w:tcPr>
          <w:p w14:paraId="1FDD46ED"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13</w:t>
            </w:r>
          </w:p>
        </w:tc>
        <w:tc>
          <w:tcPr>
            <w:tcW w:w="387" w:type="pct"/>
            <w:tcBorders>
              <w:top w:val="nil"/>
              <w:left w:val="nil"/>
              <w:bottom w:val="nil"/>
              <w:right w:val="nil"/>
            </w:tcBorders>
            <w:shd w:val="clear" w:color="auto" w:fill="auto"/>
            <w:hideMark/>
          </w:tcPr>
          <w:p w14:paraId="06F6BB9B"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21</w:t>
            </w:r>
          </w:p>
        </w:tc>
        <w:tc>
          <w:tcPr>
            <w:tcW w:w="423" w:type="pct"/>
            <w:tcBorders>
              <w:top w:val="nil"/>
              <w:left w:val="nil"/>
              <w:bottom w:val="nil"/>
              <w:right w:val="nil"/>
            </w:tcBorders>
            <w:shd w:val="clear" w:color="auto" w:fill="auto"/>
            <w:hideMark/>
          </w:tcPr>
          <w:p w14:paraId="4287E40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7244B02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86" w:type="pct"/>
            <w:tcBorders>
              <w:top w:val="nil"/>
              <w:left w:val="nil"/>
              <w:bottom w:val="nil"/>
              <w:right w:val="nil"/>
            </w:tcBorders>
            <w:shd w:val="clear" w:color="auto" w:fill="auto"/>
            <w:hideMark/>
          </w:tcPr>
          <w:p w14:paraId="50266B1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6CE6F75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73" w:type="pct"/>
            <w:tcBorders>
              <w:top w:val="nil"/>
              <w:left w:val="nil"/>
              <w:bottom w:val="nil"/>
              <w:right w:val="nil"/>
            </w:tcBorders>
            <w:shd w:val="clear" w:color="auto" w:fill="auto"/>
            <w:hideMark/>
          </w:tcPr>
          <w:p w14:paraId="73ABC85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1.8</w:t>
            </w:r>
          </w:p>
        </w:tc>
        <w:tc>
          <w:tcPr>
            <w:tcW w:w="314" w:type="pct"/>
            <w:tcBorders>
              <w:top w:val="nil"/>
              <w:left w:val="nil"/>
              <w:bottom w:val="nil"/>
              <w:right w:val="nil"/>
            </w:tcBorders>
            <w:shd w:val="clear" w:color="auto" w:fill="auto"/>
            <w:hideMark/>
          </w:tcPr>
          <w:p w14:paraId="203124F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0.24</w:t>
            </w:r>
          </w:p>
        </w:tc>
        <w:tc>
          <w:tcPr>
            <w:tcW w:w="351" w:type="pct"/>
            <w:tcBorders>
              <w:top w:val="nil"/>
              <w:left w:val="nil"/>
              <w:bottom w:val="nil"/>
              <w:right w:val="nil"/>
            </w:tcBorders>
            <w:shd w:val="clear" w:color="auto" w:fill="auto"/>
            <w:hideMark/>
          </w:tcPr>
          <w:p w14:paraId="1863171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2.48</w:t>
            </w:r>
          </w:p>
        </w:tc>
      </w:tr>
      <w:tr w:rsidR="007E7EEE" w:rsidRPr="00971F64" w14:paraId="165BB439" w14:textId="77777777" w:rsidTr="002C2402">
        <w:trPr>
          <w:cantSplit/>
          <w:trHeight w:val="255"/>
          <w:jc w:val="center"/>
        </w:trPr>
        <w:tc>
          <w:tcPr>
            <w:tcW w:w="1127" w:type="pct"/>
            <w:tcBorders>
              <w:top w:val="nil"/>
              <w:left w:val="nil"/>
              <w:bottom w:val="nil"/>
              <w:right w:val="nil"/>
            </w:tcBorders>
            <w:shd w:val="clear" w:color="auto" w:fill="auto"/>
            <w:hideMark/>
          </w:tcPr>
          <w:p w14:paraId="4185D95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46EF742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2004</w:t>
            </w:r>
          </w:p>
        </w:tc>
        <w:tc>
          <w:tcPr>
            <w:tcW w:w="413" w:type="pct"/>
            <w:tcBorders>
              <w:top w:val="nil"/>
              <w:left w:val="nil"/>
              <w:bottom w:val="nil"/>
              <w:right w:val="nil"/>
            </w:tcBorders>
            <w:shd w:val="clear" w:color="auto" w:fill="auto"/>
            <w:hideMark/>
          </w:tcPr>
          <w:p w14:paraId="6B4914E6"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20</w:t>
            </w:r>
          </w:p>
        </w:tc>
        <w:tc>
          <w:tcPr>
            <w:tcW w:w="387" w:type="pct"/>
            <w:tcBorders>
              <w:top w:val="nil"/>
              <w:left w:val="nil"/>
              <w:bottom w:val="nil"/>
              <w:right w:val="nil"/>
            </w:tcBorders>
            <w:shd w:val="clear" w:color="auto" w:fill="auto"/>
            <w:hideMark/>
          </w:tcPr>
          <w:p w14:paraId="6DB3B5F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23</w:t>
            </w:r>
          </w:p>
        </w:tc>
        <w:tc>
          <w:tcPr>
            <w:tcW w:w="423" w:type="pct"/>
            <w:tcBorders>
              <w:top w:val="nil"/>
              <w:left w:val="nil"/>
              <w:bottom w:val="nil"/>
              <w:right w:val="nil"/>
            </w:tcBorders>
            <w:shd w:val="clear" w:color="auto" w:fill="auto"/>
            <w:hideMark/>
          </w:tcPr>
          <w:p w14:paraId="22597D4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5E27186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w:t>
            </w:r>
          </w:p>
        </w:tc>
        <w:tc>
          <w:tcPr>
            <w:tcW w:w="386" w:type="pct"/>
            <w:tcBorders>
              <w:top w:val="nil"/>
              <w:left w:val="nil"/>
              <w:bottom w:val="nil"/>
              <w:right w:val="nil"/>
            </w:tcBorders>
            <w:shd w:val="clear" w:color="auto" w:fill="auto"/>
            <w:hideMark/>
          </w:tcPr>
          <w:p w14:paraId="1CE10A6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0059E8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373" w:type="pct"/>
            <w:tcBorders>
              <w:top w:val="nil"/>
              <w:left w:val="nil"/>
              <w:bottom w:val="nil"/>
              <w:right w:val="nil"/>
            </w:tcBorders>
            <w:shd w:val="clear" w:color="auto" w:fill="auto"/>
            <w:hideMark/>
          </w:tcPr>
          <w:p w14:paraId="144B1EC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2.23</w:t>
            </w:r>
          </w:p>
        </w:tc>
        <w:tc>
          <w:tcPr>
            <w:tcW w:w="314" w:type="pct"/>
            <w:tcBorders>
              <w:top w:val="nil"/>
              <w:left w:val="nil"/>
              <w:bottom w:val="nil"/>
              <w:right w:val="nil"/>
            </w:tcBorders>
            <w:shd w:val="clear" w:color="auto" w:fill="auto"/>
            <w:hideMark/>
          </w:tcPr>
          <w:p w14:paraId="20E78F7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0.34</w:t>
            </w:r>
          </w:p>
        </w:tc>
        <w:tc>
          <w:tcPr>
            <w:tcW w:w="351" w:type="pct"/>
            <w:tcBorders>
              <w:top w:val="nil"/>
              <w:left w:val="nil"/>
              <w:bottom w:val="nil"/>
              <w:right w:val="nil"/>
            </w:tcBorders>
            <w:shd w:val="clear" w:color="auto" w:fill="auto"/>
            <w:hideMark/>
          </w:tcPr>
          <w:p w14:paraId="6E7840D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3.65</w:t>
            </w:r>
          </w:p>
        </w:tc>
      </w:tr>
      <w:tr w:rsidR="007E7EEE" w:rsidRPr="00971F64" w14:paraId="2B4BB85E" w14:textId="77777777" w:rsidTr="002C2402">
        <w:trPr>
          <w:cantSplit/>
          <w:trHeight w:val="255"/>
          <w:jc w:val="center"/>
        </w:trPr>
        <w:tc>
          <w:tcPr>
            <w:tcW w:w="1127" w:type="pct"/>
            <w:tcBorders>
              <w:top w:val="nil"/>
              <w:left w:val="nil"/>
              <w:bottom w:val="nil"/>
              <w:right w:val="nil"/>
            </w:tcBorders>
            <w:shd w:val="clear" w:color="auto" w:fill="auto"/>
            <w:hideMark/>
          </w:tcPr>
          <w:p w14:paraId="571DB2F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296799C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2005</w:t>
            </w:r>
          </w:p>
        </w:tc>
        <w:tc>
          <w:tcPr>
            <w:tcW w:w="413" w:type="pct"/>
            <w:tcBorders>
              <w:top w:val="nil"/>
              <w:left w:val="nil"/>
              <w:bottom w:val="nil"/>
              <w:right w:val="nil"/>
            </w:tcBorders>
            <w:shd w:val="clear" w:color="auto" w:fill="auto"/>
            <w:hideMark/>
          </w:tcPr>
          <w:p w14:paraId="06833E4A"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17</w:t>
            </w:r>
          </w:p>
        </w:tc>
        <w:tc>
          <w:tcPr>
            <w:tcW w:w="387" w:type="pct"/>
            <w:tcBorders>
              <w:top w:val="nil"/>
              <w:left w:val="nil"/>
              <w:bottom w:val="nil"/>
              <w:right w:val="nil"/>
            </w:tcBorders>
            <w:shd w:val="clear" w:color="auto" w:fill="auto"/>
            <w:hideMark/>
          </w:tcPr>
          <w:p w14:paraId="73F94BE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22</w:t>
            </w:r>
          </w:p>
        </w:tc>
        <w:tc>
          <w:tcPr>
            <w:tcW w:w="423" w:type="pct"/>
            <w:tcBorders>
              <w:top w:val="nil"/>
              <w:left w:val="nil"/>
              <w:bottom w:val="nil"/>
              <w:right w:val="nil"/>
            </w:tcBorders>
            <w:shd w:val="clear" w:color="auto" w:fill="auto"/>
            <w:hideMark/>
          </w:tcPr>
          <w:p w14:paraId="3DE312B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4B5229A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386" w:type="pct"/>
            <w:tcBorders>
              <w:top w:val="nil"/>
              <w:left w:val="nil"/>
              <w:bottom w:val="nil"/>
              <w:right w:val="nil"/>
            </w:tcBorders>
            <w:shd w:val="clear" w:color="auto" w:fill="auto"/>
            <w:hideMark/>
          </w:tcPr>
          <w:p w14:paraId="2A14114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5EE8B4E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373" w:type="pct"/>
            <w:tcBorders>
              <w:top w:val="nil"/>
              <w:left w:val="nil"/>
              <w:bottom w:val="nil"/>
              <w:right w:val="nil"/>
            </w:tcBorders>
            <w:shd w:val="clear" w:color="auto" w:fill="auto"/>
            <w:hideMark/>
          </w:tcPr>
          <w:p w14:paraId="2071CEE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1.96</w:t>
            </w:r>
          </w:p>
        </w:tc>
        <w:tc>
          <w:tcPr>
            <w:tcW w:w="314" w:type="pct"/>
            <w:tcBorders>
              <w:top w:val="nil"/>
              <w:left w:val="nil"/>
              <w:bottom w:val="nil"/>
              <w:right w:val="nil"/>
            </w:tcBorders>
            <w:shd w:val="clear" w:color="auto" w:fill="auto"/>
            <w:hideMark/>
          </w:tcPr>
          <w:p w14:paraId="491B2F7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0.12</w:t>
            </w:r>
          </w:p>
        </w:tc>
        <w:tc>
          <w:tcPr>
            <w:tcW w:w="351" w:type="pct"/>
            <w:tcBorders>
              <w:top w:val="nil"/>
              <w:left w:val="nil"/>
              <w:bottom w:val="nil"/>
              <w:right w:val="nil"/>
            </w:tcBorders>
            <w:shd w:val="clear" w:color="auto" w:fill="auto"/>
            <w:hideMark/>
          </w:tcPr>
          <w:p w14:paraId="32F9916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2.13</w:t>
            </w:r>
          </w:p>
        </w:tc>
      </w:tr>
      <w:tr w:rsidR="007E7EEE" w:rsidRPr="00971F64" w14:paraId="171A47A0" w14:textId="77777777" w:rsidTr="002C2402">
        <w:trPr>
          <w:cantSplit/>
          <w:trHeight w:val="255"/>
          <w:jc w:val="center"/>
        </w:trPr>
        <w:tc>
          <w:tcPr>
            <w:tcW w:w="1127" w:type="pct"/>
            <w:tcBorders>
              <w:top w:val="nil"/>
              <w:left w:val="nil"/>
              <w:bottom w:val="nil"/>
              <w:right w:val="nil"/>
            </w:tcBorders>
            <w:shd w:val="clear" w:color="auto" w:fill="auto"/>
            <w:hideMark/>
          </w:tcPr>
          <w:p w14:paraId="12ECBE7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1F53F702"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2006</w:t>
            </w:r>
          </w:p>
        </w:tc>
        <w:tc>
          <w:tcPr>
            <w:tcW w:w="413" w:type="pct"/>
            <w:tcBorders>
              <w:top w:val="nil"/>
              <w:left w:val="nil"/>
              <w:bottom w:val="nil"/>
              <w:right w:val="nil"/>
            </w:tcBorders>
            <w:shd w:val="clear" w:color="auto" w:fill="auto"/>
            <w:hideMark/>
          </w:tcPr>
          <w:p w14:paraId="7337D367"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3FB601CA"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27</w:t>
            </w:r>
          </w:p>
        </w:tc>
        <w:tc>
          <w:tcPr>
            <w:tcW w:w="423" w:type="pct"/>
            <w:tcBorders>
              <w:top w:val="nil"/>
              <w:left w:val="nil"/>
              <w:bottom w:val="nil"/>
              <w:right w:val="nil"/>
            </w:tcBorders>
            <w:shd w:val="clear" w:color="auto" w:fill="auto"/>
            <w:hideMark/>
          </w:tcPr>
          <w:p w14:paraId="446F877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05AC94F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86" w:type="pct"/>
            <w:tcBorders>
              <w:top w:val="nil"/>
              <w:left w:val="nil"/>
              <w:bottom w:val="nil"/>
              <w:right w:val="nil"/>
            </w:tcBorders>
            <w:shd w:val="clear" w:color="auto" w:fill="auto"/>
            <w:hideMark/>
          </w:tcPr>
          <w:p w14:paraId="48DC363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407" w:type="pct"/>
            <w:tcBorders>
              <w:top w:val="nil"/>
              <w:left w:val="nil"/>
              <w:bottom w:val="nil"/>
              <w:right w:val="nil"/>
            </w:tcBorders>
            <w:shd w:val="clear" w:color="auto" w:fill="auto"/>
            <w:hideMark/>
          </w:tcPr>
          <w:p w14:paraId="43192F2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w:t>
            </w:r>
          </w:p>
        </w:tc>
        <w:tc>
          <w:tcPr>
            <w:tcW w:w="373" w:type="pct"/>
            <w:tcBorders>
              <w:top w:val="nil"/>
              <w:left w:val="nil"/>
              <w:bottom w:val="nil"/>
              <w:right w:val="nil"/>
            </w:tcBorders>
            <w:shd w:val="clear" w:color="auto" w:fill="auto"/>
            <w:hideMark/>
          </w:tcPr>
          <w:p w14:paraId="3831D99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2.05</w:t>
            </w:r>
          </w:p>
        </w:tc>
        <w:tc>
          <w:tcPr>
            <w:tcW w:w="314" w:type="pct"/>
            <w:tcBorders>
              <w:top w:val="nil"/>
              <w:left w:val="nil"/>
              <w:bottom w:val="nil"/>
              <w:right w:val="nil"/>
            </w:tcBorders>
            <w:shd w:val="clear" w:color="auto" w:fill="auto"/>
            <w:hideMark/>
          </w:tcPr>
          <w:p w14:paraId="6B7505B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w:t>
            </w:r>
          </w:p>
        </w:tc>
        <w:tc>
          <w:tcPr>
            <w:tcW w:w="351" w:type="pct"/>
            <w:tcBorders>
              <w:top w:val="nil"/>
              <w:left w:val="nil"/>
              <w:bottom w:val="nil"/>
              <w:right w:val="nil"/>
            </w:tcBorders>
            <w:shd w:val="clear" w:color="auto" w:fill="auto"/>
            <w:hideMark/>
          </w:tcPr>
          <w:p w14:paraId="036A10F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2.62</w:t>
            </w:r>
          </w:p>
        </w:tc>
      </w:tr>
      <w:tr w:rsidR="007E7EEE" w:rsidRPr="00971F64" w14:paraId="4AE0E1A2" w14:textId="77777777" w:rsidTr="002C2402">
        <w:trPr>
          <w:cantSplit/>
          <w:trHeight w:val="255"/>
          <w:jc w:val="center"/>
        </w:trPr>
        <w:tc>
          <w:tcPr>
            <w:tcW w:w="1127" w:type="pct"/>
            <w:tcBorders>
              <w:top w:val="nil"/>
              <w:left w:val="nil"/>
              <w:bottom w:val="nil"/>
              <w:right w:val="nil"/>
            </w:tcBorders>
            <w:shd w:val="clear" w:color="auto" w:fill="auto"/>
            <w:hideMark/>
          </w:tcPr>
          <w:p w14:paraId="663A81D1"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6D930DB5"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2007</w:t>
            </w:r>
          </w:p>
        </w:tc>
        <w:tc>
          <w:tcPr>
            <w:tcW w:w="413" w:type="pct"/>
            <w:tcBorders>
              <w:top w:val="nil"/>
              <w:left w:val="nil"/>
              <w:bottom w:val="nil"/>
              <w:right w:val="nil"/>
            </w:tcBorders>
            <w:shd w:val="clear" w:color="auto" w:fill="auto"/>
            <w:hideMark/>
          </w:tcPr>
          <w:p w14:paraId="3D81D057"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12</w:t>
            </w:r>
          </w:p>
        </w:tc>
        <w:tc>
          <w:tcPr>
            <w:tcW w:w="387" w:type="pct"/>
            <w:tcBorders>
              <w:top w:val="nil"/>
              <w:left w:val="nil"/>
              <w:bottom w:val="nil"/>
              <w:right w:val="nil"/>
            </w:tcBorders>
            <w:shd w:val="clear" w:color="auto" w:fill="auto"/>
            <w:hideMark/>
          </w:tcPr>
          <w:p w14:paraId="38226F8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C1E34D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4DDCD91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2C8042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F7BAD9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56BEF66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76FFE65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5234B3C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A75AAEC" w14:textId="77777777" w:rsidTr="002C2402">
        <w:trPr>
          <w:cantSplit/>
          <w:trHeight w:val="255"/>
          <w:jc w:val="center"/>
        </w:trPr>
        <w:tc>
          <w:tcPr>
            <w:tcW w:w="1127" w:type="pct"/>
            <w:tcBorders>
              <w:top w:val="nil"/>
              <w:left w:val="nil"/>
              <w:bottom w:val="nil"/>
              <w:right w:val="nil"/>
            </w:tcBorders>
            <w:shd w:val="clear" w:color="auto" w:fill="auto"/>
            <w:hideMark/>
          </w:tcPr>
          <w:p w14:paraId="303CDA9F"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299BC647"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2008</w:t>
            </w:r>
          </w:p>
        </w:tc>
        <w:tc>
          <w:tcPr>
            <w:tcW w:w="413" w:type="pct"/>
            <w:tcBorders>
              <w:top w:val="nil"/>
              <w:left w:val="nil"/>
              <w:bottom w:val="nil"/>
              <w:right w:val="nil"/>
            </w:tcBorders>
            <w:shd w:val="clear" w:color="auto" w:fill="auto"/>
            <w:hideMark/>
          </w:tcPr>
          <w:p w14:paraId="5812545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5239FFB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1615051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3F7076B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886B83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43554A1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3A07BB0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559EEC9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4CE7FA2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E3508DD" w14:textId="77777777" w:rsidTr="002C2402">
        <w:trPr>
          <w:cantSplit/>
          <w:trHeight w:val="255"/>
          <w:jc w:val="center"/>
        </w:trPr>
        <w:tc>
          <w:tcPr>
            <w:tcW w:w="1127" w:type="pct"/>
            <w:tcBorders>
              <w:top w:val="nil"/>
              <w:left w:val="nil"/>
              <w:bottom w:val="nil"/>
              <w:right w:val="nil"/>
            </w:tcBorders>
            <w:shd w:val="clear" w:color="auto" w:fill="auto"/>
            <w:hideMark/>
          </w:tcPr>
          <w:p w14:paraId="0F2B1560"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02DFBE4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2009</w:t>
            </w:r>
          </w:p>
        </w:tc>
        <w:tc>
          <w:tcPr>
            <w:tcW w:w="413" w:type="pct"/>
            <w:tcBorders>
              <w:top w:val="nil"/>
              <w:left w:val="nil"/>
              <w:bottom w:val="nil"/>
              <w:right w:val="nil"/>
            </w:tcBorders>
            <w:shd w:val="clear" w:color="auto" w:fill="auto"/>
            <w:hideMark/>
          </w:tcPr>
          <w:p w14:paraId="5C923D7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18</w:t>
            </w:r>
          </w:p>
        </w:tc>
        <w:tc>
          <w:tcPr>
            <w:tcW w:w="387" w:type="pct"/>
            <w:tcBorders>
              <w:top w:val="nil"/>
              <w:left w:val="nil"/>
              <w:bottom w:val="nil"/>
              <w:right w:val="nil"/>
            </w:tcBorders>
            <w:shd w:val="clear" w:color="auto" w:fill="auto"/>
            <w:hideMark/>
          </w:tcPr>
          <w:p w14:paraId="714D027B"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32650A0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693E137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0D7EB30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50A6B66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26AFB93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3E60AD1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1DDC79B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398D3F77" w14:textId="77777777" w:rsidTr="002C2402">
        <w:trPr>
          <w:cantSplit/>
          <w:trHeight w:val="255"/>
          <w:jc w:val="center"/>
        </w:trPr>
        <w:tc>
          <w:tcPr>
            <w:tcW w:w="1127" w:type="pct"/>
            <w:tcBorders>
              <w:top w:val="nil"/>
              <w:left w:val="nil"/>
              <w:bottom w:val="nil"/>
              <w:right w:val="nil"/>
            </w:tcBorders>
            <w:shd w:val="clear" w:color="auto" w:fill="auto"/>
            <w:hideMark/>
          </w:tcPr>
          <w:p w14:paraId="43A1DB67"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336AE572"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2010</w:t>
            </w:r>
          </w:p>
        </w:tc>
        <w:tc>
          <w:tcPr>
            <w:tcW w:w="413" w:type="pct"/>
            <w:tcBorders>
              <w:top w:val="nil"/>
              <w:left w:val="nil"/>
              <w:bottom w:val="nil"/>
              <w:right w:val="nil"/>
            </w:tcBorders>
            <w:shd w:val="clear" w:color="auto" w:fill="auto"/>
            <w:hideMark/>
          </w:tcPr>
          <w:p w14:paraId="26F116E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0A07DF7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6B14289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7F657B8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7340A1B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1188C1D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4680751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491A0C5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757420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64DEA7A8" w14:textId="77777777" w:rsidTr="002C2402">
        <w:trPr>
          <w:cantSplit/>
          <w:trHeight w:val="255"/>
          <w:jc w:val="center"/>
        </w:trPr>
        <w:tc>
          <w:tcPr>
            <w:tcW w:w="1127" w:type="pct"/>
            <w:tcBorders>
              <w:top w:val="nil"/>
              <w:left w:val="nil"/>
              <w:bottom w:val="nil"/>
              <w:right w:val="nil"/>
            </w:tcBorders>
            <w:shd w:val="clear" w:color="auto" w:fill="auto"/>
            <w:hideMark/>
          </w:tcPr>
          <w:p w14:paraId="7AC89D28"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7D41FB11"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2011</w:t>
            </w:r>
          </w:p>
        </w:tc>
        <w:tc>
          <w:tcPr>
            <w:tcW w:w="413" w:type="pct"/>
            <w:tcBorders>
              <w:top w:val="nil"/>
              <w:left w:val="nil"/>
              <w:bottom w:val="nil"/>
              <w:right w:val="nil"/>
            </w:tcBorders>
            <w:shd w:val="clear" w:color="auto" w:fill="auto"/>
            <w:hideMark/>
          </w:tcPr>
          <w:p w14:paraId="6749BEF9"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133043C8"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3DA503A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7E8A201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13FF01C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38F50CA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2BF46F0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5B54A7D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59B737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25BFD37F" w14:textId="77777777" w:rsidTr="002C2402">
        <w:trPr>
          <w:cantSplit/>
          <w:trHeight w:val="255"/>
          <w:jc w:val="center"/>
        </w:trPr>
        <w:tc>
          <w:tcPr>
            <w:tcW w:w="1127" w:type="pct"/>
            <w:tcBorders>
              <w:top w:val="nil"/>
              <w:left w:val="nil"/>
              <w:bottom w:val="nil"/>
              <w:right w:val="nil"/>
            </w:tcBorders>
            <w:shd w:val="clear" w:color="auto" w:fill="auto"/>
            <w:hideMark/>
          </w:tcPr>
          <w:p w14:paraId="4CD2B56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4A85A39B"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2012</w:t>
            </w:r>
          </w:p>
        </w:tc>
        <w:tc>
          <w:tcPr>
            <w:tcW w:w="413" w:type="pct"/>
            <w:tcBorders>
              <w:top w:val="nil"/>
              <w:left w:val="nil"/>
              <w:bottom w:val="nil"/>
              <w:right w:val="nil"/>
            </w:tcBorders>
            <w:shd w:val="clear" w:color="auto" w:fill="auto"/>
            <w:hideMark/>
          </w:tcPr>
          <w:p w14:paraId="03E248D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1B10A67D"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7</w:t>
            </w:r>
          </w:p>
        </w:tc>
        <w:tc>
          <w:tcPr>
            <w:tcW w:w="423" w:type="pct"/>
            <w:tcBorders>
              <w:top w:val="nil"/>
              <w:left w:val="nil"/>
              <w:bottom w:val="nil"/>
              <w:right w:val="nil"/>
            </w:tcBorders>
            <w:shd w:val="clear" w:color="auto" w:fill="auto"/>
            <w:hideMark/>
          </w:tcPr>
          <w:p w14:paraId="68CFC91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0662AD0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86" w:type="pct"/>
            <w:tcBorders>
              <w:top w:val="nil"/>
              <w:left w:val="nil"/>
              <w:bottom w:val="nil"/>
              <w:right w:val="nil"/>
            </w:tcBorders>
            <w:shd w:val="clear" w:color="auto" w:fill="auto"/>
            <w:hideMark/>
          </w:tcPr>
          <w:p w14:paraId="1295DE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1A7D5516"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373" w:type="pct"/>
            <w:tcBorders>
              <w:top w:val="nil"/>
              <w:left w:val="nil"/>
              <w:bottom w:val="nil"/>
              <w:right w:val="nil"/>
            </w:tcBorders>
            <w:shd w:val="clear" w:color="auto" w:fill="auto"/>
            <w:hideMark/>
          </w:tcPr>
          <w:p w14:paraId="5535FA2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1.47</w:t>
            </w:r>
          </w:p>
        </w:tc>
        <w:tc>
          <w:tcPr>
            <w:tcW w:w="314" w:type="pct"/>
            <w:tcBorders>
              <w:top w:val="nil"/>
              <w:left w:val="nil"/>
              <w:bottom w:val="nil"/>
              <w:right w:val="nil"/>
            </w:tcBorders>
            <w:shd w:val="clear" w:color="auto" w:fill="auto"/>
            <w:hideMark/>
          </w:tcPr>
          <w:p w14:paraId="12CB20E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0.17</w:t>
            </w:r>
          </w:p>
        </w:tc>
        <w:tc>
          <w:tcPr>
            <w:tcW w:w="351" w:type="pct"/>
            <w:tcBorders>
              <w:top w:val="nil"/>
              <w:left w:val="nil"/>
              <w:bottom w:val="nil"/>
              <w:right w:val="nil"/>
            </w:tcBorders>
            <w:shd w:val="clear" w:color="auto" w:fill="auto"/>
            <w:hideMark/>
          </w:tcPr>
          <w:p w14:paraId="15BA439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1.66</w:t>
            </w:r>
          </w:p>
        </w:tc>
      </w:tr>
      <w:tr w:rsidR="007E7EEE" w:rsidRPr="00971F64" w14:paraId="5CFA3B1E" w14:textId="77777777" w:rsidTr="002C2402">
        <w:trPr>
          <w:cantSplit/>
          <w:trHeight w:val="255"/>
          <w:jc w:val="center"/>
        </w:trPr>
        <w:tc>
          <w:tcPr>
            <w:tcW w:w="1127" w:type="pct"/>
            <w:tcBorders>
              <w:top w:val="nil"/>
              <w:left w:val="nil"/>
              <w:bottom w:val="nil"/>
              <w:right w:val="nil"/>
            </w:tcBorders>
            <w:shd w:val="clear" w:color="auto" w:fill="auto"/>
            <w:hideMark/>
          </w:tcPr>
          <w:p w14:paraId="4B21683B"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5BA88902"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2013</w:t>
            </w:r>
          </w:p>
        </w:tc>
        <w:tc>
          <w:tcPr>
            <w:tcW w:w="413" w:type="pct"/>
            <w:tcBorders>
              <w:top w:val="nil"/>
              <w:left w:val="nil"/>
              <w:bottom w:val="nil"/>
              <w:right w:val="nil"/>
            </w:tcBorders>
            <w:shd w:val="clear" w:color="auto" w:fill="auto"/>
            <w:hideMark/>
          </w:tcPr>
          <w:p w14:paraId="6B9CE8F1"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42</w:t>
            </w:r>
          </w:p>
        </w:tc>
        <w:tc>
          <w:tcPr>
            <w:tcW w:w="387" w:type="pct"/>
            <w:tcBorders>
              <w:top w:val="nil"/>
              <w:left w:val="nil"/>
              <w:bottom w:val="nil"/>
              <w:right w:val="nil"/>
            </w:tcBorders>
            <w:shd w:val="clear" w:color="auto" w:fill="auto"/>
            <w:hideMark/>
          </w:tcPr>
          <w:p w14:paraId="7DA14FDF"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38</w:t>
            </w:r>
          </w:p>
        </w:tc>
        <w:tc>
          <w:tcPr>
            <w:tcW w:w="423" w:type="pct"/>
            <w:tcBorders>
              <w:top w:val="nil"/>
              <w:left w:val="nil"/>
              <w:bottom w:val="nil"/>
              <w:right w:val="nil"/>
            </w:tcBorders>
            <w:shd w:val="clear" w:color="auto" w:fill="auto"/>
            <w:hideMark/>
          </w:tcPr>
          <w:p w14:paraId="308214A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095E064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w:t>
            </w:r>
          </w:p>
        </w:tc>
        <w:tc>
          <w:tcPr>
            <w:tcW w:w="386" w:type="pct"/>
            <w:tcBorders>
              <w:top w:val="nil"/>
              <w:left w:val="nil"/>
              <w:bottom w:val="nil"/>
              <w:right w:val="nil"/>
            </w:tcBorders>
            <w:shd w:val="clear" w:color="auto" w:fill="auto"/>
            <w:hideMark/>
          </w:tcPr>
          <w:p w14:paraId="7723CEE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9</w:t>
            </w:r>
          </w:p>
        </w:tc>
        <w:tc>
          <w:tcPr>
            <w:tcW w:w="407" w:type="pct"/>
            <w:tcBorders>
              <w:top w:val="nil"/>
              <w:left w:val="nil"/>
              <w:bottom w:val="nil"/>
              <w:right w:val="nil"/>
            </w:tcBorders>
            <w:shd w:val="clear" w:color="auto" w:fill="auto"/>
            <w:hideMark/>
          </w:tcPr>
          <w:p w14:paraId="33C61A9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w:t>
            </w:r>
          </w:p>
        </w:tc>
        <w:tc>
          <w:tcPr>
            <w:tcW w:w="373" w:type="pct"/>
            <w:tcBorders>
              <w:top w:val="nil"/>
              <w:left w:val="nil"/>
              <w:bottom w:val="nil"/>
              <w:right w:val="nil"/>
            </w:tcBorders>
            <w:shd w:val="clear" w:color="auto" w:fill="auto"/>
            <w:hideMark/>
          </w:tcPr>
          <w:p w14:paraId="51F7BBA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2.71</w:t>
            </w:r>
          </w:p>
        </w:tc>
        <w:tc>
          <w:tcPr>
            <w:tcW w:w="314" w:type="pct"/>
            <w:tcBorders>
              <w:top w:val="nil"/>
              <w:left w:val="nil"/>
              <w:bottom w:val="nil"/>
              <w:right w:val="nil"/>
            </w:tcBorders>
            <w:shd w:val="clear" w:color="auto" w:fill="auto"/>
            <w:hideMark/>
          </w:tcPr>
          <w:p w14:paraId="27E6952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0.58</w:t>
            </w:r>
          </w:p>
        </w:tc>
        <w:tc>
          <w:tcPr>
            <w:tcW w:w="351" w:type="pct"/>
            <w:tcBorders>
              <w:top w:val="nil"/>
              <w:left w:val="nil"/>
              <w:bottom w:val="nil"/>
              <w:right w:val="nil"/>
            </w:tcBorders>
            <w:shd w:val="clear" w:color="auto" w:fill="auto"/>
            <w:hideMark/>
          </w:tcPr>
          <w:p w14:paraId="53F444A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3.94</w:t>
            </w:r>
          </w:p>
        </w:tc>
      </w:tr>
      <w:tr w:rsidR="007E7EEE" w:rsidRPr="00971F64" w14:paraId="0322A54A" w14:textId="77777777" w:rsidTr="002C2402">
        <w:trPr>
          <w:cantSplit/>
          <w:trHeight w:val="255"/>
          <w:jc w:val="center"/>
        </w:trPr>
        <w:tc>
          <w:tcPr>
            <w:tcW w:w="1127" w:type="pct"/>
            <w:tcBorders>
              <w:top w:val="nil"/>
              <w:left w:val="nil"/>
              <w:bottom w:val="nil"/>
              <w:right w:val="nil"/>
            </w:tcBorders>
            <w:shd w:val="clear" w:color="auto" w:fill="auto"/>
            <w:hideMark/>
          </w:tcPr>
          <w:p w14:paraId="06BACB30"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4711A962"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2014</w:t>
            </w:r>
          </w:p>
        </w:tc>
        <w:tc>
          <w:tcPr>
            <w:tcW w:w="413" w:type="pct"/>
            <w:tcBorders>
              <w:top w:val="nil"/>
              <w:left w:val="nil"/>
              <w:bottom w:val="nil"/>
              <w:right w:val="nil"/>
            </w:tcBorders>
            <w:shd w:val="clear" w:color="auto" w:fill="auto"/>
            <w:hideMark/>
          </w:tcPr>
          <w:p w14:paraId="0B9BF03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39</w:t>
            </w:r>
          </w:p>
        </w:tc>
        <w:tc>
          <w:tcPr>
            <w:tcW w:w="387" w:type="pct"/>
            <w:tcBorders>
              <w:top w:val="nil"/>
              <w:left w:val="nil"/>
              <w:bottom w:val="nil"/>
              <w:right w:val="nil"/>
            </w:tcBorders>
            <w:shd w:val="clear" w:color="auto" w:fill="auto"/>
            <w:hideMark/>
          </w:tcPr>
          <w:p w14:paraId="785C339E"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102</w:t>
            </w:r>
          </w:p>
        </w:tc>
        <w:tc>
          <w:tcPr>
            <w:tcW w:w="423" w:type="pct"/>
            <w:tcBorders>
              <w:top w:val="nil"/>
              <w:left w:val="nil"/>
              <w:bottom w:val="nil"/>
              <w:right w:val="nil"/>
            </w:tcBorders>
            <w:shd w:val="clear" w:color="auto" w:fill="auto"/>
            <w:hideMark/>
          </w:tcPr>
          <w:p w14:paraId="04351DF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04CBB0C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103</w:t>
            </w:r>
          </w:p>
        </w:tc>
        <w:tc>
          <w:tcPr>
            <w:tcW w:w="386" w:type="pct"/>
            <w:tcBorders>
              <w:top w:val="nil"/>
              <w:left w:val="nil"/>
              <w:bottom w:val="nil"/>
              <w:right w:val="nil"/>
            </w:tcBorders>
            <w:shd w:val="clear" w:color="auto" w:fill="auto"/>
            <w:hideMark/>
          </w:tcPr>
          <w:p w14:paraId="154880A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8</w:t>
            </w:r>
          </w:p>
        </w:tc>
        <w:tc>
          <w:tcPr>
            <w:tcW w:w="407" w:type="pct"/>
            <w:tcBorders>
              <w:top w:val="nil"/>
              <w:left w:val="nil"/>
              <w:bottom w:val="nil"/>
              <w:right w:val="nil"/>
            </w:tcBorders>
            <w:shd w:val="clear" w:color="auto" w:fill="auto"/>
            <w:hideMark/>
          </w:tcPr>
          <w:p w14:paraId="197D5F4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41</w:t>
            </w:r>
          </w:p>
        </w:tc>
        <w:tc>
          <w:tcPr>
            <w:tcW w:w="373" w:type="pct"/>
            <w:tcBorders>
              <w:top w:val="nil"/>
              <w:left w:val="nil"/>
              <w:bottom w:val="nil"/>
              <w:right w:val="nil"/>
            </w:tcBorders>
            <w:shd w:val="clear" w:color="auto" w:fill="auto"/>
            <w:hideMark/>
          </w:tcPr>
          <w:p w14:paraId="79BC753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2.38</w:t>
            </w:r>
          </w:p>
        </w:tc>
        <w:tc>
          <w:tcPr>
            <w:tcW w:w="314" w:type="pct"/>
            <w:tcBorders>
              <w:top w:val="nil"/>
              <w:left w:val="nil"/>
              <w:bottom w:val="nil"/>
              <w:right w:val="nil"/>
            </w:tcBorders>
            <w:shd w:val="clear" w:color="auto" w:fill="auto"/>
            <w:hideMark/>
          </w:tcPr>
          <w:p w14:paraId="4DE8A93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0.51</w:t>
            </w:r>
          </w:p>
        </w:tc>
        <w:tc>
          <w:tcPr>
            <w:tcW w:w="351" w:type="pct"/>
            <w:tcBorders>
              <w:top w:val="nil"/>
              <w:left w:val="nil"/>
              <w:bottom w:val="nil"/>
              <w:right w:val="nil"/>
            </w:tcBorders>
            <w:shd w:val="clear" w:color="auto" w:fill="auto"/>
            <w:hideMark/>
          </w:tcPr>
          <w:p w14:paraId="71AFDF9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3.52</w:t>
            </w:r>
          </w:p>
        </w:tc>
      </w:tr>
      <w:tr w:rsidR="007E7EEE" w:rsidRPr="00971F64" w14:paraId="58210E74" w14:textId="77777777" w:rsidTr="002C2402">
        <w:trPr>
          <w:cantSplit/>
          <w:trHeight w:val="255"/>
          <w:jc w:val="center"/>
        </w:trPr>
        <w:tc>
          <w:tcPr>
            <w:tcW w:w="1127" w:type="pct"/>
            <w:tcBorders>
              <w:top w:val="nil"/>
              <w:left w:val="nil"/>
              <w:bottom w:val="nil"/>
              <w:right w:val="nil"/>
            </w:tcBorders>
            <w:shd w:val="clear" w:color="auto" w:fill="auto"/>
            <w:hideMark/>
          </w:tcPr>
          <w:p w14:paraId="632BC925"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21D0724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2015</w:t>
            </w:r>
          </w:p>
        </w:tc>
        <w:tc>
          <w:tcPr>
            <w:tcW w:w="413" w:type="pct"/>
            <w:tcBorders>
              <w:top w:val="nil"/>
              <w:left w:val="nil"/>
              <w:bottom w:val="nil"/>
              <w:right w:val="nil"/>
            </w:tcBorders>
            <w:shd w:val="clear" w:color="auto" w:fill="auto"/>
            <w:hideMark/>
          </w:tcPr>
          <w:p w14:paraId="54BDC6F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35</w:t>
            </w:r>
          </w:p>
        </w:tc>
        <w:tc>
          <w:tcPr>
            <w:tcW w:w="387" w:type="pct"/>
            <w:tcBorders>
              <w:top w:val="nil"/>
              <w:left w:val="nil"/>
              <w:bottom w:val="nil"/>
              <w:right w:val="nil"/>
            </w:tcBorders>
            <w:shd w:val="clear" w:color="auto" w:fill="auto"/>
            <w:hideMark/>
          </w:tcPr>
          <w:p w14:paraId="0F87E20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140</w:t>
            </w:r>
          </w:p>
        </w:tc>
        <w:tc>
          <w:tcPr>
            <w:tcW w:w="423" w:type="pct"/>
            <w:tcBorders>
              <w:top w:val="nil"/>
              <w:left w:val="nil"/>
              <w:bottom w:val="nil"/>
              <w:right w:val="nil"/>
            </w:tcBorders>
            <w:shd w:val="clear" w:color="auto" w:fill="auto"/>
            <w:hideMark/>
          </w:tcPr>
          <w:p w14:paraId="6AF61122"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76" w:type="pct"/>
            <w:tcBorders>
              <w:top w:val="nil"/>
              <w:left w:val="nil"/>
              <w:bottom w:val="nil"/>
              <w:right w:val="nil"/>
            </w:tcBorders>
            <w:shd w:val="clear" w:color="auto" w:fill="auto"/>
            <w:hideMark/>
          </w:tcPr>
          <w:p w14:paraId="7CFC3E35"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118</w:t>
            </w:r>
          </w:p>
        </w:tc>
        <w:tc>
          <w:tcPr>
            <w:tcW w:w="386" w:type="pct"/>
            <w:tcBorders>
              <w:top w:val="nil"/>
              <w:left w:val="nil"/>
              <w:bottom w:val="nil"/>
              <w:right w:val="nil"/>
            </w:tcBorders>
            <w:shd w:val="clear" w:color="auto" w:fill="auto"/>
            <w:hideMark/>
          </w:tcPr>
          <w:p w14:paraId="73EB770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407" w:type="pct"/>
            <w:tcBorders>
              <w:top w:val="nil"/>
              <w:left w:val="nil"/>
              <w:bottom w:val="nil"/>
              <w:right w:val="nil"/>
            </w:tcBorders>
            <w:shd w:val="clear" w:color="auto" w:fill="auto"/>
            <w:hideMark/>
          </w:tcPr>
          <w:p w14:paraId="2B41560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45</w:t>
            </w:r>
          </w:p>
        </w:tc>
        <w:tc>
          <w:tcPr>
            <w:tcW w:w="373" w:type="pct"/>
            <w:tcBorders>
              <w:top w:val="nil"/>
              <w:left w:val="nil"/>
              <w:bottom w:val="nil"/>
              <w:right w:val="nil"/>
            </w:tcBorders>
            <w:shd w:val="clear" w:color="auto" w:fill="auto"/>
            <w:hideMark/>
          </w:tcPr>
          <w:p w14:paraId="048E1D5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1.91</w:t>
            </w:r>
          </w:p>
        </w:tc>
        <w:tc>
          <w:tcPr>
            <w:tcW w:w="314" w:type="pct"/>
            <w:tcBorders>
              <w:top w:val="nil"/>
              <w:left w:val="nil"/>
              <w:bottom w:val="nil"/>
              <w:right w:val="nil"/>
            </w:tcBorders>
            <w:shd w:val="clear" w:color="auto" w:fill="auto"/>
            <w:hideMark/>
          </w:tcPr>
          <w:p w14:paraId="5B08616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w:t>
            </w:r>
          </w:p>
        </w:tc>
        <w:tc>
          <w:tcPr>
            <w:tcW w:w="351" w:type="pct"/>
            <w:tcBorders>
              <w:top w:val="nil"/>
              <w:left w:val="nil"/>
              <w:bottom w:val="nil"/>
              <w:right w:val="nil"/>
            </w:tcBorders>
            <w:shd w:val="clear" w:color="auto" w:fill="auto"/>
            <w:hideMark/>
          </w:tcPr>
          <w:p w14:paraId="6B8E961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3.07</w:t>
            </w:r>
          </w:p>
        </w:tc>
      </w:tr>
      <w:tr w:rsidR="007E7EEE" w:rsidRPr="00971F64" w14:paraId="1798B694" w14:textId="77777777" w:rsidTr="002C2402">
        <w:trPr>
          <w:cantSplit/>
          <w:trHeight w:val="255"/>
          <w:jc w:val="center"/>
        </w:trPr>
        <w:tc>
          <w:tcPr>
            <w:tcW w:w="1127" w:type="pct"/>
            <w:tcBorders>
              <w:top w:val="nil"/>
              <w:left w:val="nil"/>
              <w:bottom w:val="nil"/>
              <w:right w:val="nil"/>
            </w:tcBorders>
            <w:shd w:val="clear" w:color="auto" w:fill="auto"/>
            <w:hideMark/>
          </w:tcPr>
          <w:p w14:paraId="07345C2C"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7EC0CA43"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2016</w:t>
            </w:r>
          </w:p>
        </w:tc>
        <w:tc>
          <w:tcPr>
            <w:tcW w:w="413" w:type="pct"/>
            <w:tcBorders>
              <w:top w:val="nil"/>
              <w:left w:val="nil"/>
              <w:bottom w:val="nil"/>
              <w:right w:val="nil"/>
            </w:tcBorders>
            <w:shd w:val="clear" w:color="auto" w:fill="auto"/>
            <w:hideMark/>
          </w:tcPr>
          <w:p w14:paraId="451C7B14"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27</w:t>
            </w:r>
          </w:p>
        </w:tc>
        <w:tc>
          <w:tcPr>
            <w:tcW w:w="387" w:type="pct"/>
            <w:tcBorders>
              <w:top w:val="nil"/>
              <w:left w:val="nil"/>
              <w:bottom w:val="nil"/>
              <w:right w:val="nil"/>
            </w:tcBorders>
            <w:shd w:val="clear" w:color="auto" w:fill="auto"/>
            <w:hideMark/>
          </w:tcPr>
          <w:p w14:paraId="70AA8927"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130</w:t>
            </w:r>
          </w:p>
        </w:tc>
        <w:tc>
          <w:tcPr>
            <w:tcW w:w="423" w:type="pct"/>
            <w:tcBorders>
              <w:top w:val="nil"/>
              <w:left w:val="nil"/>
              <w:bottom w:val="nil"/>
              <w:right w:val="nil"/>
            </w:tcBorders>
            <w:shd w:val="clear" w:color="auto" w:fill="auto"/>
            <w:hideMark/>
          </w:tcPr>
          <w:p w14:paraId="595C83A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76" w:type="pct"/>
            <w:tcBorders>
              <w:top w:val="nil"/>
              <w:left w:val="nil"/>
              <w:bottom w:val="nil"/>
              <w:right w:val="nil"/>
            </w:tcBorders>
            <w:shd w:val="clear" w:color="auto" w:fill="auto"/>
            <w:hideMark/>
          </w:tcPr>
          <w:p w14:paraId="4D34238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120</w:t>
            </w:r>
          </w:p>
        </w:tc>
        <w:tc>
          <w:tcPr>
            <w:tcW w:w="386" w:type="pct"/>
            <w:tcBorders>
              <w:top w:val="nil"/>
              <w:left w:val="nil"/>
              <w:bottom w:val="nil"/>
              <w:right w:val="nil"/>
            </w:tcBorders>
            <w:shd w:val="clear" w:color="auto" w:fill="auto"/>
            <w:hideMark/>
          </w:tcPr>
          <w:p w14:paraId="64445EF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2DFC10E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37</w:t>
            </w:r>
          </w:p>
        </w:tc>
        <w:tc>
          <w:tcPr>
            <w:tcW w:w="373" w:type="pct"/>
            <w:tcBorders>
              <w:top w:val="nil"/>
              <w:left w:val="nil"/>
              <w:bottom w:val="nil"/>
              <w:right w:val="nil"/>
            </w:tcBorders>
            <w:shd w:val="clear" w:color="auto" w:fill="auto"/>
            <w:hideMark/>
          </w:tcPr>
          <w:p w14:paraId="3A2172B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2.01</w:t>
            </w:r>
          </w:p>
        </w:tc>
        <w:tc>
          <w:tcPr>
            <w:tcW w:w="314" w:type="pct"/>
            <w:tcBorders>
              <w:top w:val="nil"/>
              <w:left w:val="nil"/>
              <w:bottom w:val="nil"/>
              <w:right w:val="nil"/>
            </w:tcBorders>
            <w:shd w:val="clear" w:color="auto" w:fill="auto"/>
            <w:hideMark/>
          </w:tcPr>
          <w:p w14:paraId="3039C50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w:t>
            </w:r>
          </w:p>
        </w:tc>
        <w:tc>
          <w:tcPr>
            <w:tcW w:w="351" w:type="pct"/>
            <w:tcBorders>
              <w:top w:val="nil"/>
              <w:left w:val="nil"/>
              <w:bottom w:val="nil"/>
              <w:right w:val="nil"/>
            </w:tcBorders>
            <w:shd w:val="clear" w:color="auto" w:fill="auto"/>
            <w:hideMark/>
          </w:tcPr>
          <w:p w14:paraId="3349218C"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3.6</w:t>
            </w:r>
          </w:p>
        </w:tc>
      </w:tr>
      <w:tr w:rsidR="007E7EEE" w:rsidRPr="00971F64" w14:paraId="099017B5" w14:textId="77777777" w:rsidTr="002C2402">
        <w:trPr>
          <w:cantSplit/>
          <w:trHeight w:val="255"/>
          <w:jc w:val="center"/>
        </w:trPr>
        <w:tc>
          <w:tcPr>
            <w:tcW w:w="1127" w:type="pct"/>
            <w:tcBorders>
              <w:top w:val="nil"/>
              <w:left w:val="nil"/>
              <w:bottom w:val="nil"/>
              <w:right w:val="nil"/>
            </w:tcBorders>
            <w:shd w:val="clear" w:color="auto" w:fill="auto"/>
            <w:hideMark/>
          </w:tcPr>
          <w:p w14:paraId="58A1008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339D9CF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2017</w:t>
            </w:r>
          </w:p>
        </w:tc>
        <w:tc>
          <w:tcPr>
            <w:tcW w:w="413" w:type="pct"/>
            <w:tcBorders>
              <w:top w:val="nil"/>
              <w:left w:val="nil"/>
              <w:bottom w:val="nil"/>
              <w:right w:val="nil"/>
            </w:tcBorders>
            <w:shd w:val="clear" w:color="auto" w:fill="auto"/>
            <w:hideMark/>
          </w:tcPr>
          <w:p w14:paraId="409CC2B2"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4</w:t>
            </w:r>
          </w:p>
        </w:tc>
        <w:tc>
          <w:tcPr>
            <w:tcW w:w="387" w:type="pct"/>
            <w:tcBorders>
              <w:top w:val="nil"/>
              <w:left w:val="nil"/>
              <w:bottom w:val="nil"/>
              <w:right w:val="nil"/>
            </w:tcBorders>
            <w:shd w:val="clear" w:color="auto" w:fill="auto"/>
            <w:hideMark/>
          </w:tcPr>
          <w:p w14:paraId="58E5FB4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0</w:t>
            </w:r>
          </w:p>
        </w:tc>
        <w:tc>
          <w:tcPr>
            <w:tcW w:w="423" w:type="pct"/>
            <w:tcBorders>
              <w:top w:val="nil"/>
              <w:left w:val="nil"/>
              <w:bottom w:val="nil"/>
              <w:right w:val="nil"/>
            </w:tcBorders>
            <w:shd w:val="clear" w:color="auto" w:fill="auto"/>
            <w:hideMark/>
          </w:tcPr>
          <w:p w14:paraId="09E4EF9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476" w:type="pct"/>
            <w:tcBorders>
              <w:top w:val="nil"/>
              <w:left w:val="nil"/>
              <w:bottom w:val="nil"/>
              <w:right w:val="nil"/>
            </w:tcBorders>
            <w:shd w:val="clear" w:color="auto" w:fill="auto"/>
            <w:hideMark/>
          </w:tcPr>
          <w:p w14:paraId="2EC83AD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w:t>
            </w:r>
          </w:p>
        </w:tc>
        <w:tc>
          <w:tcPr>
            <w:tcW w:w="386" w:type="pct"/>
            <w:tcBorders>
              <w:top w:val="nil"/>
              <w:left w:val="nil"/>
              <w:bottom w:val="nil"/>
              <w:right w:val="nil"/>
            </w:tcBorders>
            <w:shd w:val="clear" w:color="auto" w:fill="auto"/>
            <w:hideMark/>
          </w:tcPr>
          <w:p w14:paraId="528517E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407" w:type="pct"/>
            <w:tcBorders>
              <w:top w:val="nil"/>
              <w:left w:val="nil"/>
              <w:bottom w:val="nil"/>
              <w:right w:val="nil"/>
            </w:tcBorders>
            <w:shd w:val="clear" w:color="auto" w:fill="auto"/>
            <w:hideMark/>
          </w:tcPr>
          <w:p w14:paraId="56F3BB2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73" w:type="pct"/>
            <w:tcBorders>
              <w:top w:val="nil"/>
              <w:left w:val="nil"/>
              <w:bottom w:val="nil"/>
              <w:right w:val="nil"/>
            </w:tcBorders>
            <w:shd w:val="clear" w:color="auto" w:fill="auto"/>
            <w:hideMark/>
          </w:tcPr>
          <w:p w14:paraId="5F60DCF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14" w:type="pct"/>
            <w:tcBorders>
              <w:top w:val="nil"/>
              <w:left w:val="nil"/>
              <w:bottom w:val="nil"/>
              <w:right w:val="nil"/>
            </w:tcBorders>
            <w:shd w:val="clear" w:color="auto" w:fill="auto"/>
            <w:hideMark/>
          </w:tcPr>
          <w:p w14:paraId="220A5A0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c>
          <w:tcPr>
            <w:tcW w:w="351" w:type="pct"/>
            <w:tcBorders>
              <w:top w:val="nil"/>
              <w:left w:val="nil"/>
              <w:bottom w:val="nil"/>
              <w:right w:val="nil"/>
            </w:tcBorders>
            <w:shd w:val="clear" w:color="auto" w:fill="auto"/>
            <w:hideMark/>
          </w:tcPr>
          <w:p w14:paraId="022CBE6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w:t>
            </w:r>
          </w:p>
        </w:tc>
      </w:tr>
      <w:tr w:rsidR="007E7EEE" w:rsidRPr="00971F64" w14:paraId="7E0C637A" w14:textId="77777777" w:rsidTr="002C2402">
        <w:trPr>
          <w:cantSplit/>
          <w:trHeight w:val="255"/>
          <w:jc w:val="center"/>
        </w:trPr>
        <w:tc>
          <w:tcPr>
            <w:tcW w:w="1127" w:type="pct"/>
            <w:tcBorders>
              <w:top w:val="nil"/>
              <w:left w:val="nil"/>
              <w:bottom w:val="nil"/>
              <w:right w:val="nil"/>
            </w:tcBorders>
            <w:shd w:val="clear" w:color="auto" w:fill="auto"/>
            <w:hideMark/>
          </w:tcPr>
          <w:p w14:paraId="77EA4262"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7101B34F"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2018</w:t>
            </w:r>
          </w:p>
        </w:tc>
        <w:tc>
          <w:tcPr>
            <w:tcW w:w="413" w:type="pct"/>
            <w:tcBorders>
              <w:top w:val="nil"/>
              <w:left w:val="nil"/>
              <w:bottom w:val="nil"/>
              <w:right w:val="nil"/>
            </w:tcBorders>
            <w:shd w:val="clear" w:color="auto" w:fill="auto"/>
            <w:hideMark/>
          </w:tcPr>
          <w:p w14:paraId="6948C938"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15</w:t>
            </w:r>
          </w:p>
        </w:tc>
        <w:tc>
          <w:tcPr>
            <w:tcW w:w="387" w:type="pct"/>
            <w:tcBorders>
              <w:top w:val="nil"/>
              <w:left w:val="nil"/>
              <w:bottom w:val="nil"/>
              <w:right w:val="nil"/>
            </w:tcBorders>
            <w:shd w:val="clear" w:color="auto" w:fill="auto"/>
            <w:hideMark/>
          </w:tcPr>
          <w:p w14:paraId="285C5C5C"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27</w:t>
            </w:r>
          </w:p>
        </w:tc>
        <w:tc>
          <w:tcPr>
            <w:tcW w:w="423" w:type="pct"/>
            <w:tcBorders>
              <w:top w:val="nil"/>
              <w:left w:val="nil"/>
              <w:bottom w:val="nil"/>
              <w:right w:val="nil"/>
            </w:tcBorders>
            <w:shd w:val="clear" w:color="auto" w:fill="auto"/>
            <w:hideMark/>
          </w:tcPr>
          <w:p w14:paraId="7A50084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w:t>
            </w:r>
          </w:p>
        </w:tc>
        <w:tc>
          <w:tcPr>
            <w:tcW w:w="476" w:type="pct"/>
            <w:tcBorders>
              <w:top w:val="nil"/>
              <w:left w:val="nil"/>
              <w:bottom w:val="nil"/>
              <w:right w:val="nil"/>
            </w:tcBorders>
            <w:shd w:val="clear" w:color="auto" w:fill="auto"/>
            <w:hideMark/>
          </w:tcPr>
          <w:p w14:paraId="6B5AFB09"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13</w:t>
            </w:r>
          </w:p>
        </w:tc>
        <w:tc>
          <w:tcPr>
            <w:tcW w:w="386" w:type="pct"/>
            <w:tcBorders>
              <w:top w:val="nil"/>
              <w:left w:val="nil"/>
              <w:bottom w:val="nil"/>
              <w:right w:val="nil"/>
            </w:tcBorders>
            <w:shd w:val="clear" w:color="auto" w:fill="auto"/>
            <w:hideMark/>
          </w:tcPr>
          <w:p w14:paraId="1C5D87B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w:t>
            </w:r>
          </w:p>
        </w:tc>
        <w:tc>
          <w:tcPr>
            <w:tcW w:w="407" w:type="pct"/>
            <w:tcBorders>
              <w:top w:val="nil"/>
              <w:left w:val="nil"/>
              <w:bottom w:val="nil"/>
              <w:right w:val="nil"/>
            </w:tcBorders>
            <w:shd w:val="clear" w:color="auto" w:fill="auto"/>
            <w:hideMark/>
          </w:tcPr>
          <w:p w14:paraId="4B2C9CF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7</w:t>
            </w:r>
          </w:p>
        </w:tc>
        <w:tc>
          <w:tcPr>
            <w:tcW w:w="373" w:type="pct"/>
            <w:tcBorders>
              <w:top w:val="nil"/>
              <w:left w:val="nil"/>
              <w:bottom w:val="nil"/>
              <w:right w:val="nil"/>
            </w:tcBorders>
            <w:shd w:val="clear" w:color="auto" w:fill="auto"/>
            <w:hideMark/>
          </w:tcPr>
          <w:p w14:paraId="098FC5D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1.93</w:t>
            </w:r>
          </w:p>
        </w:tc>
        <w:tc>
          <w:tcPr>
            <w:tcW w:w="314" w:type="pct"/>
            <w:tcBorders>
              <w:top w:val="nil"/>
              <w:left w:val="nil"/>
              <w:bottom w:val="nil"/>
              <w:right w:val="nil"/>
            </w:tcBorders>
            <w:shd w:val="clear" w:color="auto" w:fill="auto"/>
            <w:hideMark/>
          </w:tcPr>
          <w:p w14:paraId="6BA5B5D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0.22</w:t>
            </w:r>
          </w:p>
        </w:tc>
        <w:tc>
          <w:tcPr>
            <w:tcW w:w="351" w:type="pct"/>
            <w:tcBorders>
              <w:top w:val="nil"/>
              <w:left w:val="nil"/>
              <w:bottom w:val="nil"/>
              <w:right w:val="nil"/>
            </w:tcBorders>
            <w:shd w:val="clear" w:color="auto" w:fill="auto"/>
            <w:hideMark/>
          </w:tcPr>
          <w:p w14:paraId="4F3D4EF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2.92</w:t>
            </w:r>
          </w:p>
        </w:tc>
      </w:tr>
      <w:tr w:rsidR="007E7EEE" w:rsidRPr="00971F64" w14:paraId="1E9EF5EC" w14:textId="77777777" w:rsidTr="002C2402">
        <w:trPr>
          <w:cantSplit/>
          <w:trHeight w:val="255"/>
          <w:jc w:val="center"/>
        </w:trPr>
        <w:tc>
          <w:tcPr>
            <w:tcW w:w="1127" w:type="pct"/>
            <w:tcBorders>
              <w:top w:val="nil"/>
              <w:left w:val="nil"/>
              <w:bottom w:val="nil"/>
              <w:right w:val="nil"/>
            </w:tcBorders>
            <w:shd w:val="clear" w:color="auto" w:fill="auto"/>
            <w:hideMark/>
          </w:tcPr>
          <w:p w14:paraId="3C512D2A"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113E8930"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2019</w:t>
            </w:r>
          </w:p>
        </w:tc>
        <w:tc>
          <w:tcPr>
            <w:tcW w:w="413" w:type="pct"/>
            <w:tcBorders>
              <w:top w:val="nil"/>
              <w:left w:val="nil"/>
              <w:bottom w:val="nil"/>
              <w:right w:val="nil"/>
            </w:tcBorders>
            <w:shd w:val="clear" w:color="auto" w:fill="auto"/>
            <w:hideMark/>
          </w:tcPr>
          <w:p w14:paraId="2721C39E"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84</w:t>
            </w:r>
          </w:p>
        </w:tc>
        <w:tc>
          <w:tcPr>
            <w:tcW w:w="387" w:type="pct"/>
            <w:tcBorders>
              <w:top w:val="nil"/>
              <w:left w:val="nil"/>
              <w:bottom w:val="nil"/>
              <w:right w:val="nil"/>
            </w:tcBorders>
            <w:shd w:val="clear" w:color="auto" w:fill="auto"/>
            <w:hideMark/>
          </w:tcPr>
          <w:p w14:paraId="555A3B5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82</w:t>
            </w:r>
          </w:p>
        </w:tc>
        <w:tc>
          <w:tcPr>
            <w:tcW w:w="423" w:type="pct"/>
            <w:tcBorders>
              <w:top w:val="nil"/>
              <w:left w:val="nil"/>
              <w:bottom w:val="nil"/>
              <w:right w:val="nil"/>
            </w:tcBorders>
            <w:shd w:val="clear" w:color="auto" w:fill="auto"/>
            <w:hideMark/>
          </w:tcPr>
          <w:p w14:paraId="01A2981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4</w:t>
            </w:r>
          </w:p>
        </w:tc>
        <w:tc>
          <w:tcPr>
            <w:tcW w:w="476" w:type="pct"/>
            <w:tcBorders>
              <w:top w:val="nil"/>
              <w:left w:val="nil"/>
              <w:bottom w:val="nil"/>
              <w:right w:val="nil"/>
            </w:tcBorders>
            <w:shd w:val="clear" w:color="auto" w:fill="auto"/>
            <w:hideMark/>
          </w:tcPr>
          <w:p w14:paraId="55B1D2B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67</w:t>
            </w:r>
          </w:p>
        </w:tc>
        <w:tc>
          <w:tcPr>
            <w:tcW w:w="386" w:type="pct"/>
            <w:tcBorders>
              <w:top w:val="nil"/>
              <w:left w:val="nil"/>
              <w:bottom w:val="nil"/>
              <w:right w:val="nil"/>
            </w:tcBorders>
            <w:shd w:val="clear" w:color="auto" w:fill="auto"/>
            <w:hideMark/>
          </w:tcPr>
          <w:p w14:paraId="21EDBC4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5</w:t>
            </w:r>
          </w:p>
        </w:tc>
        <w:tc>
          <w:tcPr>
            <w:tcW w:w="407" w:type="pct"/>
            <w:tcBorders>
              <w:top w:val="nil"/>
              <w:left w:val="nil"/>
              <w:bottom w:val="nil"/>
              <w:right w:val="nil"/>
            </w:tcBorders>
            <w:shd w:val="clear" w:color="auto" w:fill="auto"/>
            <w:hideMark/>
          </w:tcPr>
          <w:p w14:paraId="385DCB03"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w:t>
            </w:r>
          </w:p>
        </w:tc>
        <w:tc>
          <w:tcPr>
            <w:tcW w:w="373" w:type="pct"/>
            <w:tcBorders>
              <w:top w:val="nil"/>
              <w:left w:val="nil"/>
              <w:bottom w:val="nil"/>
              <w:right w:val="nil"/>
            </w:tcBorders>
            <w:shd w:val="clear" w:color="auto" w:fill="auto"/>
            <w:hideMark/>
          </w:tcPr>
          <w:p w14:paraId="0142014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2.34</w:t>
            </w:r>
          </w:p>
        </w:tc>
        <w:tc>
          <w:tcPr>
            <w:tcW w:w="314" w:type="pct"/>
            <w:tcBorders>
              <w:top w:val="nil"/>
              <w:left w:val="nil"/>
              <w:bottom w:val="nil"/>
              <w:right w:val="nil"/>
            </w:tcBorders>
            <w:shd w:val="clear" w:color="auto" w:fill="auto"/>
            <w:hideMark/>
          </w:tcPr>
          <w:p w14:paraId="5C384D7F"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0.36</w:t>
            </w:r>
          </w:p>
        </w:tc>
        <w:tc>
          <w:tcPr>
            <w:tcW w:w="351" w:type="pct"/>
            <w:tcBorders>
              <w:top w:val="nil"/>
              <w:left w:val="nil"/>
              <w:bottom w:val="nil"/>
              <w:right w:val="nil"/>
            </w:tcBorders>
            <w:shd w:val="clear" w:color="auto" w:fill="auto"/>
            <w:hideMark/>
          </w:tcPr>
          <w:p w14:paraId="7701E444"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3.81</w:t>
            </w:r>
          </w:p>
        </w:tc>
      </w:tr>
      <w:tr w:rsidR="007E7EEE" w:rsidRPr="00971F64" w14:paraId="28E977EC" w14:textId="77777777" w:rsidTr="002C2402">
        <w:trPr>
          <w:cantSplit/>
          <w:trHeight w:val="255"/>
          <w:jc w:val="center"/>
        </w:trPr>
        <w:tc>
          <w:tcPr>
            <w:tcW w:w="1127" w:type="pct"/>
            <w:tcBorders>
              <w:top w:val="nil"/>
              <w:left w:val="nil"/>
              <w:bottom w:val="nil"/>
              <w:right w:val="nil"/>
            </w:tcBorders>
            <w:shd w:val="clear" w:color="auto" w:fill="auto"/>
            <w:hideMark/>
          </w:tcPr>
          <w:p w14:paraId="534D23E4"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nil"/>
              <w:right w:val="nil"/>
            </w:tcBorders>
            <w:shd w:val="clear" w:color="auto" w:fill="auto"/>
            <w:hideMark/>
          </w:tcPr>
          <w:p w14:paraId="5166D4C4"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2020</w:t>
            </w:r>
          </w:p>
        </w:tc>
        <w:tc>
          <w:tcPr>
            <w:tcW w:w="413" w:type="pct"/>
            <w:tcBorders>
              <w:top w:val="nil"/>
              <w:left w:val="nil"/>
              <w:bottom w:val="nil"/>
              <w:right w:val="nil"/>
            </w:tcBorders>
            <w:shd w:val="clear" w:color="auto" w:fill="auto"/>
            <w:hideMark/>
          </w:tcPr>
          <w:p w14:paraId="70FD5577"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0</w:t>
            </w:r>
          </w:p>
        </w:tc>
        <w:tc>
          <w:tcPr>
            <w:tcW w:w="387" w:type="pct"/>
            <w:tcBorders>
              <w:top w:val="nil"/>
              <w:left w:val="nil"/>
              <w:bottom w:val="nil"/>
              <w:right w:val="nil"/>
            </w:tcBorders>
            <w:shd w:val="clear" w:color="auto" w:fill="auto"/>
            <w:hideMark/>
          </w:tcPr>
          <w:p w14:paraId="41C4B682"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15</w:t>
            </w:r>
          </w:p>
        </w:tc>
        <w:tc>
          <w:tcPr>
            <w:tcW w:w="423" w:type="pct"/>
            <w:tcBorders>
              <w:top w:val="nil"/>
              <w:left w:val="nil"/>
              <w:bottom w:val="nil"/>
              <w:right w:val="nil"/>
            </w:tcBorders>
            <w:shd w:val="clear" w:color="auto" w:fill="auto"/>
            <w:hideMark/>
          </w:tcPr>
          <w:p w14:paraId="329A71D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nil"/>
              <w:right w:val="nil"/>
            </w:tcBorders>
            <w:shd w:val="clear" w:color="auto" w:fill="auto"/>
            <w:hideMark/>
          </w:tcPr>
          <w:p w14:paraId="6A0F26EA"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386" w:type="pct"/>
            <w:tcBorders>
              <w:top w:val="nil"/>
              <w:left w:val="nil"/>
              <w:bottom w:val="nil"/>
              <w:right w:val="nil"/>
            </w:tcBorders>
            <w:shd w:val="clear" w:color="auto" w:fill="auto"/>
            <w:hideMark/>
          </w:tcPr>
          <w:p w14:paraId="6254D3F8"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407" w:type="pct"/>
            <w:tcBorders>
              <w:top w:val="nil"/>
              <w:left w:val="nil"/>
              <w:bottom w:val="nil"/>
              <w:right w:val="nil"/>
            </w:tcBorders>
            <w:shd w:val="clear" w:color="auto" w:fill="auto"/>
            <w:hideMark/>
          </w:tcPr>
          <w:p w14:paraId="6B54BFB0"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14</w:t>
            </w:r>
          </w:p>
        </w:tc>
        <w:tc>
          <w:tcPr>
            <w:tcW w:w="373" w:type="pct"/>
            <w:tcBorders>
              <w:top w:val="nil"/>
              <w:left w:val="nil"/>
              <w:bottom w:val="nil"/>
              <w:right w:val="nil"/>
            </w:tcBorders>
            <w:shd w:val="clear" w:color="auto" w:fill="auto"/>
            <w:hideMark/>
          </w:tcPr>
          <w:p w14:paraId="2D4AA0A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2.18</w:t>
            </w:r>
          </w:p>
        </w:tc>
        <w:tc>
          <w:tcPr>
            <w:tcW w:w="314" w:type="pct"/>
            <w:tcBorders>
              <w:top w:val="nil"/>
              <w:left w:val="nil"/>
              <w:bottom w:val="nil"/>
              <w:right w:val="nil"/>
            </w:tcBorders>
            <w:shd w:val="clear" w:color="auto" w:fill="auto"/>
            <w:hideMark/>
          </w:tcPr>
          <w:p w14:paraId="2302C95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0.27</w:t>
            </w:r>
          </w:p>
        </w:tc>
        <w:tc>
          <w:tcPr>
            <w:tcW w:w="351" w:type="pct"/>
            <w:tcBorders>
              <w:top w:val="nil"/>
              <w:left w:val="nil"/>
              <w:bottom w:val="nil"/>
              <w:right w:val="nil"/>
            </w:tcBorders>
            <w:shd w:val="clear" w:color="auto" w:fill="auto"/>
            <w:hideMark/>
          </w:tcPr>
          <w:p w14:paraId="3CF1F24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2.58</w:t>
            </w:r>
          </w:p>
        </w:tc>
      </w:tr>
      <w:tr w:rsidR="007E7EEE" w:rsidRPr="00971F64" w14:paraId="00AE1358" w14:textId="77777777" w:rsidTr="002C2402">
        <w:trPr>
          <w:cantSplit/>
          <w:trHeight w:val="255"/>
          <w:jc w:val="center"/>
        </w:trPr>
        <w:tc>
          <w:tcPr>
            <w:tcW w:w="1127" w:type="pct"/>
            <w:tcBorders>
              <w:top w:val="nil"/>
              <w:left w:val="nil"/>
              <w:bottom w:val="single" w:sz="4" w:space="0" w:color="auto"/>
              <w:right w:val="nil"/>
            </w:tcBorders>
            <w:shd w:val="clear" w:color="auto" w:fill="auto"/>
            <w:hideMark/>
          </w:tcPr>
          <w:p w14:paraId="1FAA6D8E" w14:textId="77777777" w:rsidR="001F0846" w:rsidRPr="00971F64" w:rsidRDefault="001F0846" w:rsidP="002C2402">
            <w:pPr>
              <w:adjustRightInd w:val="0"/>
              <w:snapToGrid w:val="0"/>
              <w:spacing w:line="240" w:lineRule="auto"/>
              <w:ind w:left="85" w:right="65" w:firstLine="0"/>
              <w:contextualSpacing/>
              <w:jc w:val="both"/>
              <w:rPr>
                <w:color w:val="000000" w:themeColor="text1"/>
                <w:sz w:val="21"/>
                <w:szCs w:val="21"/>
                <w:lang w:val="en-US"/>
              </w:rPr>
            </w:pPr>
            <w:r w:rsidRPr="00971F64">
              <w:rPr>
                <w:color w:val="000000" w:themeColor="text1"/>
                <w:sz w:val="21"/>
                <w:szCs w:val="21"/>
                <w:lang w:val="en-US"/>
              </w:rPr>
              <w:t>Destruction Island</w:t>
            </w:r>
          </w:p>
        </w:tc>
        <w:tc>
          <w:tcPr>
            <w:tcW w:w="342" w:type="pct"/>
            <w:tcBorders>
              <w:top w:val="nil"/>
              <w:left w:val="nil"/>
              <w:bottom w:val="single" w:sz="4" w:space="0" w:color="auto"/>
              <w:right w:val="nil"/>
            </w:tcBorders>
            <w:shd w:val="clear" w:color="auto" w:fill="auto"/>
            <w:hideMark/>
          </w:tcPr>
          <w:p w14:paraId="6839ABBD" w14:textId="77777777" w:rsidR="001F0846" w:rsidRPr="00971F64" w:rsidRDefault="001F0846" w:rsidP="002C2402">
            <w:pPr>
              <w:adjustRightInd w:val="0"/>
              <w:snapToGrid w:val="0"/>
              <w:spacing w:line="240" w:lineRule="auto"/>
              <w:ind w:left="-184" w:right="-108" w:firstLine="0"/>
              <w:contextualSpacing/>
              <w:jc w:val="center"/>
              <w:rPr>
                <w:color w:val="000000" w:themeColor="text1"/>
                <w:sz w:val="21"/>
                <w:szCs w:val="21"/>
                <w:lang w:val="en-US"/>
              </w:rPr>
            </w:pPr>
            <w:r w:rsidRPr="00971F64">
              <w:rPr>
                <w:color w:val="000000" w:themeColor="text1"/>
                <w:sz w:val="21"/>
                <w:szCs w:val="21"/>
                <w:lang w:val="en-US"/>
              </w:rPr>
              <w:t>2021</w:t>
            </w:r>
          </w:p>
        </w:tc>
        <w:tc>
          <w:tcPr>
            <w:tcW w:w="413" w:type="pct"/>
            <w:tcBorders>
              <w:top w:val="nil"/>
              <w:left w:val="nil"/>
              <w:bottom w:val="single" w:sz="4" w:space="0" w:color="auto"/>
              <w:right w:val="nil"/>
            </w:tcBorders>
            <w:shd w:val="clear" w:color="auto" w:fill="auto"/>
            <w:hideMark/>
          </w:tcPr>
          <w:p w14:paraId="077E529F" w14:textId="77777777" w:rsidR="001F0846" w:rsidRPr="00971F64" w:rsidRDefault="001F0846" w:rsidP="002C2402">
            <w:pPr>
              <w:adjustRightInd w:val="0"/>
              <w:snapToGrid w:val="0"/>
              <w:spacing w:line="240" w:lineRule="auto"/>
              <w:ind w:left="-84" w:right="-131" w:firstLine="0"/>
              <w:contextualSpacing/>
              <w:jc w:val="center"/>
              <w:rPr>
                <w:color w:val="000000" w:themeColor="text1"/>
                <w:sz w:val="21"/>
                <w:szCs w:val="21"/>
                <w:lang w:val="en-US"/>
              </w:rPr>
            </w:pPr>
            <w:r w:rsidRPr="00971F64">
              <w:rPr>
                <w:color w:val="000000" w:themeColor="text1"/>
                <w:sz w:val="21"/>
                <w:szCs w:val="21"/>
                <w:lang w:val="en-US"/>
              </w:rPr>
              <w:t>22</w:t>
            </w:r>
          </w:p>
        </w:tc>
        <w:tc>
          <w:tcPr>
            <w:tcW w:w="387" w:type="pct"/>
            <w:tcBorders>
              <w:top w:val="nil"/>
              <w:left w:val="nil"/>
              <w:bottom w:val="single" w:sz="4" w:space="0" w:color="auto"/>
              <w:right w:val="nil"/>
            </w:tcBorders>
            <w:shd w:val="clear" w:color="auto" w:fill="auto"/>
            <w:hideMark/>
          </w:tcPr>
          <w:p w14:paraId="143452E4" w14:textId="77777777" w:rsidR="001F0846" w:rsidRPr="00971F64" w:rsidRDefault="001F0846" w:rsidP="002C2402">
            <w:pPr>
              <w:adjustRightInd w:val="0"/>
              <w:snapToGrid w:val="0"/>
              <w:spacing w:line="240" w:lineRule="auto"/>
              <w:ind w:left="-149" w:right="-176" w:firstLine="0"/>
              <w:contextualSpacing/>
              <w:jc w:val="center"/>
              <w:rPr>
                <w:color w:val="000000" w:themeColor="text1"/>
                <w:sz w:val="21"/>
                <w:szCs w:val="21"/>
                <w:lang w:val="en-US"/>
              </w:rPr>
            </w:pPr>
            <w:r w:rsidRPr="00971F64">
              <w:rPr>
                <w:color w:val="000000" w:themeColor="text1"/>
                <w:sz w:val="21"/>
                <w:szCs w:val="21"/>
                <w:lang w:val="en-US"/>
              </w:rPr>
              <w:t>17</w:t>
            </w:r>
          </w:p>
        </w:tc>
        <w:tc>
          <w:tcPr>
            <w:tcW w:w="423" w:type="pct"/>
            <w:tcBorders>
              <w:top w:val="nil"/>
              <w:left w:val="nil"/>
              <w:bottom w:val="single" w:sz="4" w:space="0" w:color="auto"/>
              <w:right w:val="nil"/>
            </w:tcBorders>
            <w:shd w:val="clear" w:color="auto" w:fill="auto"/>
            <w:hideMark/>
          </w:tcPr>
          <w:p w14:paraId="365C9FFD"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w:t>
            </w:r>
          </w:p>
        </w:tc>
        <w:tc>
          <w:tcPr>
            <w:tcW w:w="476" w:type="pct"/>
            <w:tcBorders>
              <w:top w:val="nil"/>
              <w:left w:val="nil"/>
              <w:bottom w:val="single" w:sz="4" w:space="0" w:color="auto"/>
              <w:right w:val="nil"/>
            </w:tcBorders>
            <w:shd w:val="clear" w:color="auto" w:fill="auto"/>
            <w:hideMark/>
          </w:tcPr>
          <w:p w14:paraId="1A72785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86" w:type="pct"/>
            <w:tcBorders>
              <w:top w:val="nil"/>
              <w:left w:val="nil"/>
              <w:bottom w:val="single" w:sz="4" w:space="0" w:color="auto"/>
              <w:right w:val="nil"/>
            </w:tcBorders>
            <w:shd w:val="clear" w:color="auto" w:fill="auto"/>
            <w:hideMark/>
          </w:tcPr>
          <w:p w14:paraId="34805E41"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407" w:type="pct"/>
            <w:tcBorders>
              <w:top w:val="nil"/>
              <w:left w:val="nil"/>
              <w:bottom w:val="single" w:sz="4" w:space="0" w:color="auto"/>
              <w:right w:val="nil"/>
            </w:tcBorders>
            <w:shd w:val="clear" w:color="auto" w:fill="auto"/>
            <w:hideMark/>
          </w:tcPr>
          <w:p w14:paraId="3BACAE9E"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11</w:t>
            </w:r>
          </w:p>
        </w:tc>
        <w:tc>
          <w:tcPr>
            <w:tcW w:w="373" w:type="pct"/>
            <w:tcBorders>
              <w:top w:val="nil"/>
              <w:left w:val="nil"/>
              <w:bottom w:val="single" w:sz="4" w:space="0" w:color="auto"/>
              <w:right w:val="nil"/>
            </w:tcBorders>
            <w:shd w:val="clear" w:color="auto" w:fill="auto"/>
            <w:hideMark/>
          </w:tcPr>
          <w:p w14:paraId="6AB3B66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2.51</w:t>
            </w:r>
          </w:p>
        </w:tc>
        <w:tc>
          <w:tcPr>
            <w:tcW w:w="314" w:type="pct"/>
            <w:tcBorders>
              <w:top w:val="nil"/>
              <w:left w:val="nil"/>
              <w:bottom w:val="single" w:sz="4" w:space="0" w:color="auto"/>
              <w:right w:val="nil"/>
            </w:tcBorders>
            <w:shd w:val="clear" w:color="auto" w:fill="auto"/>
            <w:hideMark/>
          </w:tcPr>
          <w:p w14:paraId="0B6A0A9B"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0.44</w:t>
            </w:r>
          </w:p>
        </w:tc>
        <w:tc>
          <w:tcPr>
            <w:tcW w:w="351" w:type="pct"/>
            <w:tcBorders>
              <w:top w:val="nil"/>
              <w:left w:val="nil"/>
              <w:bottom w:val="single" w:sz="4" w:space="0" w:color="auto"/>
              <w:right w:val="nil"/>
            </w:tcBorders>
            <w:shd w:val="clear" w:color="auto" w:fill="auto"/>
            <w:hideMark/>
          </w:tcPr>
          <w:p w14:paraId="7E2586B7" w14:textId="77777777" w:rsidR="001F0846" w:rsidRPr="00971F64" w:rsidRDefault="001F0846" w:rsidP="00687004">
            <w:pPr>
              <w:adjustRightInd w:val="0"/>
              <w:snapToGrid w:val="0"/>
              <w:spacing w:line="240" w:lineRule="auto"/>
              <w:ind w:left="-284" w:right="-279" w:firstLine="0"/>
              <w:contextualSpacing/>
              <w:jc w:val="center"/>
              <w:rPr>
                <w:color w:val="000000" w:themeColor="text1"/>
                <w:sz w:val="21"/>
                <w:szCs w:val="21"/>
                <w:lang w:val="en-US"/>
              </w:rPr>
            </w:pPr>
            <w:r w:rsidRPr="00971F64">
              <w:rPr>
                <w:color w:val="000000" w:themeColor="text1"/>
                <w:sz w:val="21"/>
                <w:szCs w:val="21"/>
                <w:lang w:val="en-US"/>
              </w:rPr>
              <w:t>3.13</w:t>
            </w:r>
          </w:p>
        </w:tc>
      </w:tr>
    </w:tbl>
    <w:p w14:paraId="3128C9FF" w14:textId="77777777" w:rsidR="00651386" w:rsidRPr="00971F64" w:rsidRDefault="00651386" w:rsidP="00687004">
      <w:pPr>
        <w:adjustRightInd w:val="0"/>
        <w:snapToGrid w:val="0"/>
        <w:spacing w:line="240" w:lineRule="auto"/>
        <w:ind w:left="-284" w:right="-279" w:firstLine="0"/>
        <w:contextualSpacing/>
        <w:jc w:val="both"/>
        <w:rPr>
          <w:rFonts w:eastAsiaTheme="minorHAnsi"/>
          <w:color w:val="000000" w:themeColor="text1"/>
          <w:sz w:val="21"/>
          <w:szCs w:val="21"/>
          <w:lang w:val="en-US"/>
        </w:rPr>
      </w:pPr>
    </w:p>
    <w:p w14:paraId="04DA09DE" w14:textId="77777777" w:rsidR="00277D38" w:rsidRPr="00971F64" w:rsidRDefault="00277D38" w:rsidP="00687004">
      <w:pPr>
        <w:adjustRightInd w:val="0"/>
        <w:snapToGrid w:val="0"/>
        <w:spacing w:line="240" w:lineRule="auto"/>
        <w:ind w:left="-284" w:right="-279"/>
        <w:contextualSpacing/>
        <w:jc w:val="both"/>
        <w:rPr>
          <w:color w:val="000000" w:themeColor="text1"/>
          <w:sz w:val="21"/>
          <w:szCs w:val="21"/>
        </w:rPr>
      </w:pPr>
      <w:r w:rsidRPr="00971F64">
        <w:rPr>
          <w:color w:val="000000" w:themeColor="text1"/>
          <w:sz w:val="21"/>
          <w:szCs w:val="21"/>
        </w:rPr>
        <w:br w:type="page"/>
      </w:r>
    </w:p>
    <w:p w14:paraId="4C079AC2" w14:textId="134B3FD3"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13" w:name="_4nmytzjag5o2" w:colFirst="0" w:colLast="0"/>
      <w:bookmarkEnd w:id="13"/>
      <w:r w:rsidRPr="00971F64">
        <w:rPr>
          <w:color w:val="000000" w:themeColor="text1"/>
          <w:sz w:val="21"/>
          <w:szCs w:val="21"/>
        </w:rPr>
        <w:lastRenderedPageBreak/>
        <w:t xml:space="preserve">Table </w:t>
      </w:r>
      <w:r w:rsidR="00B14AC6" w:rsidRPr="00971F64">
        <w:rPr>
          <w:color w:val="000000" w:themeColor="text1"/>
          <w:sz w:val="21"/>
          <w:szCs w:val="21"/>
        </w:rPr>
        <w:t>S7</w:t>
      </w:r>
      <w:r w:rsidRPr="00971F64">
        <w:rPr>
          <w:color w:val="000000" w:themeColor="text1"/>
          <w:sz w:val="21"/>
          <w:szCs w:val="21"/>
        </w:rPr>
        <w:t xml:space="preserve">. Results of permutation-based multivariate analysis of variance </w:t>
      </w:r>
      <w:proofErr w:type="spellStart"/>
      <w:r w:rsidRPr="00971F64">
        <w:rPr>
          <w:color w:val="000000" w:themeColor="text1"/>
          <w:sz w:val="21"/>
          <w:szCs w:val="21"/>
        </w:rPr>
        <w:t>PerMANOVA</w:t>
      </w:r>
      <w:proofErr w:type="spellEnd"/>
      <w:r w:rsidRPr="00971F64">
        <w:rPr>
          <w:color w:val="000000" w:themeColor="text1"/>
          <w:sz w:val="21"/>
          <w:szCs w:val="21"/>
        </w:rPr>
        <w:t xml:space="preserve"> for kelp assemblage structure at five sites along the Washington coast at two depths (5-m, 10-m) from 2016-2021.</w:t>
      </w:r>
    </w:p>
    <w:p w14:paraId="48DC4A08" w14:textId="77777777" w:rsidR="00BB63AB" w:rsidRPr="00971F64" w:rsidRDefault="00BB63AB" w:rsidP="00971F64">
      <w:pPr>
        <w:adjustRightInd w:val="0"/>
        <w:snapToGrid w:val="0"/>
        <w:spacing w:line="240" w:lineRule="auto"/>
        <w:ind w:right="4"/>
        <w:contextualSpacing/>
        <w:jc w:val="both"/>
        <w:rPr>
          <w:sz w:val="21"/>
          <w:szCs w:val="21"/>
        </w:rPr>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B83FDB" w:rsidRPr="00971F64" w14:paraId="66A055BE" w14:textId="77777777" w:rsidTr="001F0846">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5AC8E5B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14:paraId="68222E4B" w14:textId="2B580D06" w:rsidR="0038698C" w:rsidRPr="00971F64" w:rsidRDefault="001F0846" w:rsidP="00971F64">
            <w:pP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df</w:t>
            </w:r>
            <w:proofErr w:type="spellEnd"/>
          </w:p>
        </w:tc>
        <w:tc>
          <w:tcPr>
            <w:tcW w:w="1160" w:type="dxa"/>
            <w:tcBorders>
              <w:top w:val="nil"/>
              <w:left w:val="nil"/>
              <w:bottom w:val="single" w:sz="4" w:space="0" w:color="auto"/>
              <w:right w:val="nil"/>
            </w:tcBorders>
            <w:tcMar>
              <w:top w:w="100" w:type="dxa"/>
              <w:left w:w="100" w:type="dxa"/>
              <w:bottom w:w="100" w:type="dxa"/>
              <w:right w:w="100" w:type="dxa"/>
            </w:tcMar>
          </w:tcPr>
          <w:p w14:paraId="0256DAA7"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SS</w:t>
            </w:r>
          </w:p>
        </w:tc>
        <w:tc>
          <w:tcPr>
            <w:tcW w:w="1160" w:type="dxa"/>
            <w:tcBorders>
              <w:top w:val="nil"/>
              <w:left w:val="nil"/>
              <w:bottom w:val="single" w:sz="4" w:space="0" w:color="auto"/>
              <w:right w:val="nil"/>
            </w:tcBorders>
            <w:tcMar>
              <w:top w:w="100" w:type="dxa"/>
              <w:left w:w="100" w:type="dxa"/>
              <w:bottom w:w="100" w:type="dxa"/>
              <w:right w:w="100" w:type="dxa"/>
            </w:tcMar>
          </w:tcPr>
          <w:p w14:paraId="590EDF41"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w:t>
            </w:r>
            <w:r w:rsidRPr="00971F64">
              <w:rPr>
                <w:color w:val="000000" w:themeColor="text1"/>
                <w:sz w:val="21"/>
                <w:szCs w:val="21"/>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14:paraId="2A97AF5C" w14:textId="77777777" w:rsidR="0038698C" w:rsidRPr="00971F64" w:rsidRDefault="0038698C" w:rsidP="00971F64">
            <w:pPr>
              <w:adjustRightInd w:val="0"/>
              <w:snapToGrid w:val="0"/>
              <w:spacing w:line="240" w:lineRule="auto"/>
              <w:ind w:right="4" w:firstLine="0"/>
              <w:contextualSpacing/>
              <w:jc w:val="both"/>
              <w:rPr>
                <w:i/>
                <w:iCs/>
                <w:color w:val="000000" w:themeColor="text1"/>
                <w:sz w:val="21"/>
                <w:szCs w:val="21"/>
              </w:rPr>
            </w:pPr>
            <w:r w:rsidRPr="00971F64">
              <w:rPr>
                <w:i/>
                <w:iCs/>
                <w:color w:val="000000" w:themeColor="text1"/>
                <w:sz w:val="21"/>
                <w:szCs w:val="21"/>
              </w:rPr>
              <w:t>F</w:t>
            </w:r>
          </w:p>
        </w:tc>
        <w:tc>
          <w:tcPr>
            <w:tcW w:w="1160" w:type="dxa"/>
            <w:tcBorders>
              <w:top w:val="nil"/>
              <w:left w:val="nil"/>
              <w:bottom w:val="single" w:sz="4" w:space="0" w:color="auto"/>
              <w:right w:val="nil"/>
            </w:tcBorders>
            <w:tcMar>
              <w:top w:w="100" w:type="dxa"/>
              <w:left w:w="100" w:type="dxa"/>
              <w:bottom w:w="100" w:type="dxa"/>
              <w:right w:w="100" w:type="dxa"/>
            </w:tcMar>
          </w:tcPr>
          <w:p w14:paraId="182F38B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p-value</w:t>
            </w:r>
          </w:p>
        </w:tc>
      </w:tr>
      <w:tr w:rsidR="00B83FDB" w:rsidRPr="00971F64" w14:paraId="17C90BE4" w14:textId="77777777" w:rsidTr="001F0846">
        <w:trPr>
          <w:trHeight w:val="20"/>
        </w:trPr>
        <w:tc>
          <w:tcPr>
            <w:tcW w:w="1995" w:type="dxa"/>
            <w:tcBorders>
              <w:top w:val="single" w:sz="4" w:space="0" w:color="auto"/>
              <w:left w:val="nil"/>
              <w:bottom w:val="nil"/>
              <w:right w:val="nil"/>
            </w:tcBorders>
            <w:tcMar>
              <w:top w:w="100" w:type="dxa"/>
              <w:left w:w="100" w:type="dxa"/>
              <w:bottom w:w="100" w:type="dxa"/>
              <w:right w:w="100" w:type="dxa"/>
            </w:tcMar>
          </w:tcPr>
          <w:p w14:paraId="300644D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w:t>
            </w:r>
          </w:p>
        </w:tc>
        <w:tc>
          <w:tcPr>
            <w:tcW w:w="645" w:type="dxa"/>
            <w:tcBorders>
              <w:top w:val="single" w:sz="4" w:space="0" w:color="auto"/>
            </w:tcBorders>
            <w:tcMar>
              <w:top w:w="100" w:type="dxa"/>
              <w:left w:w="100" w:type="dxa"/>
              <w:bottom w:w="100" w:type="dxa"/>
              <w:right w:w="100" w:type="dxa"/>
            </w:tcMar>
          </w:tcPr>
          <w:p w14:paraId="7B8CF999"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c>
          <w:tcPr>
            <w:tcW w:w="1160" w:type="dxa"/>
            <w:tcBorders>
              <w:top w:val="single" w:sz="4" w:space="0" w:color="auto"/>
            </w:tcBorders>
            <w:tcMar>
              <w:top w:w="100" w:type="dxa"/>
              <w:left w:w="100" w:type="dxa"/>
              <w:bottom w:w="100" w:type="dxa"/>
              <w:right w:w="100" w:type="dxa"/>
            </w:tcMar>
          </w:tcPr>
          <w:p w14:paraId="6A50539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4.61</w:t>
            </w:r>
          </w:p>
        </w:tc>
        <w:tc>
          <w:tcPr>
            <w:tcW w:w="1160" w:type="dxa"/>
            <w:tcBorders>
              <w:top w:val="single" w:sz="4" w:space="0" w:color="auto"/>
            </w:tcBorders>
            <w:tcMar>
              <w:top w:w="100" w:type="dxa"/>
              <w:left w:w="100" w:type="dxa"/>
              <w:bottom w:w="100" w:type="dxa"/>
              <w:right w:w="100" w:type="dxa"/>
            </w:tcMar>
          </w:tcPr>
          <w:p w14:paraId="26A304F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0.10</w:t>
            </w:r>
          </w:p>
        </w:tc>
        <w:tc>
          <w:tcPr>
            <w:tcW w:w="1160" w:type="dxa"/>
            <w:tcBorders>
              <w:top w:val="single" w:sz="4" w:space="0" w:color="auto"/>
            </w:tcBorders>
            <w:tcMar>
              <w:top w:w="100" w:type="dxa"/>
              <w:left w:w="100" w:type="dxa"/>
              <w:bottom w:w="100" w:type="dxa"/>
              <w:right w:w="100" w:type="dxa"/>
            </w:tcMar>
          </w:tcPr>
          <w:p w14:paraId="570189E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57.93</w:t>
            </w:r>
          </w:p>
        </w:tc>
        <w:tc>
          <w:tcPr>
            <w:tcW w:w="1160" w:type="dxa"/>
            <w:tcBorders>
              <w:top w:val="single" w:sz="4" w:space="0" w:color="auto"/>
            </w:tcBorders>
            <w:tcMar>
              <w:top w:w="100" w:type="dxa"/>
              <w:left w:w="100" w:type="dxa"/>
              <w:bottom w:w="100" w:type="dxa"/>
              <w:right w:w="100" w:type="dxa"/>
            </w:tcMar>
          </w:tcPr>
          <w:p w14:paraId="7113985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705419F0" w14:textId="77777777" w:rsidTr="001F0846">
        <w:trPr>
          <w:trHeight w:val="20"/>
        </w:trPr>
        <w:tc>
          <w:tcPr>
            <w:tcW w:w="1995" w:type="dxa"/>
            <w:tcBorders>
              <w:top w:val="nil"/>
              <w:left w:val="nil"/>
              <w:bottom w:val="nil"/>
              <w:right w:val="nil"/>
            </w:tcBorders>
            <w:tcMar>
              <w:top w:w="100" w:type="dxa"/>
              <w:left w:w="100" w:type="dxa"/>
              <w:bottom w:w="100" w:type="dxa"/>
              <w:right w:w="100" w:type="dxa"/>
            </w:tcMar>
          </w:tcPr>
          <w:p w14:paraId="16D9F71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645" w:type="dxa"/>
            <w:tcMar>
              <w:top w:w="100" w:type="dxa"/>
              <w:left w:w="100" w:type="dxa"/>
              <w:bottom w:w="100" w:type="dxa"/>
              <w:right w:w="100" w:type="dxa"/>
            </w:tcMar>
          </w:tcPr>
          <w:p w14:paraId="42E89E8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71162F8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12.35</w:t>
            </w:r>
          </w:p>
        </w:tc>
        <w:tc>
          <w:tcPr>
            <w:tcW w:w="1160" w:type="dxa"/>
            <w:tcMar>
              <w:top w:w="100" w:type="dxa"/>
              <w:left w:w="100" w:type="dxa"/>
              <w:bottom w:w="100" w:type="dxa"/>
              <w:right w:w="100" w:type="dxa"/>
            </w:tcMar>
          </w:tcPr>
          <w:p w14:paraId="7B2943D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0.26</w:t>
            </w:r>
          </w:p>
        </w:tc>
        <w:tc>
          <w:tcPr>
            <w:tcW w:w="1160" w:type="dxa"/>
            <w:tcMar>
              <w:top w:w="100" w:type="dxa"/>
              <w:left w:w="100" w:type="dxa"/>
              <w:bottom w:w="100" w:type="dxa"/>
              <w:right w:w="100" w:type="dxa"/>
            </w:tcMar>
          </w:tcPr>
          <w:p w14:paraId="791DC44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38.80</w:t>
            </w:r>
          </w:p>
        </w:tc>
        <w:tc>
          <w:tcPr>
            <w:tcW w:w="1160" w:type="dxa"/>
            <w:tcMar>
              <w:top w:w="100" w:type="dxa"/>
              <w:left w:w="100" w:type="dxa"/>
              <w:bottom w:w="100" w:type="dxa"/>
              <w:right w:w="100" w:type="dxa"/>
            </w:tcMar>
          </w:tcPr>
          <w:p w14:paraId="0601061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1DD74761" w14:textId="77777777" w:rsidTr="001F0846">
        <w:trPr>
          <w:trHeight w:val="20"/>
        </w:trPr>
        <w:tc>
          <w:tcPr>
            <w:tcW w:w="1995" w:type="dxa"/>
            <w:tcBorders>
              <w:top w:val="nil"/>
              <w:left w:val="nil"/>
              <w:bottom w:val="nil"/>
              <w:right w:val="nil"/>
            </w:tcBorders>
            <w:tcMar>
              <w:top w:w="100" w:type="dxa"/>
              <w:left w:w="100" w:type="dxa"/>
              <w:bottom w:w="100" w:type="dxa"/>
              <w:right w:w="100" w:type="dxa"/>
            </w:tcMar>
          </w:tcPr>
          <w:p w14:paraId="65740E1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645" w:type="dxa"/>
            <w:tcMar>
              <w:top w:w="100" w:type="dxa"/>
              <w:left w:w="100" w:type="dxa"/>
              <w:bottom w:w="100" w:type="dxa"/>
              <w:right w:w="100" w:type="dxa"/>
            </w:tcMar>
          </w:tcPr>
          <w:p w14:paraId="304E472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460D5E9E"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0.72</w:t>
            </w:r>
          </w:p>
        </w:tc>
        <w:tc>
          <w:tcPr>
            <w:tcW w:w="1160" w:type="dxa"/>
            <w:tcMar>
              <w:top w:w="100" w:type="dxa"/>
              <w:left w:w="100" w:type="dxa"/>
              <w:bottom w:w="100" w:type="dxa"/>
              <w:right w:w="100" w:type="dxa"/>
            </w:tcMar>
          </w:tcPr>
          <w:p w14:paraId="09F3A20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0.02</w:t>
            </w:r>
          </w:p>
        </w:tc>
        <w:tc>
          <w:tcPr>
            <w:tcW w:w="1160" w:type="dxa"/>
            <w:tcMar>
              <w:top w:w="100" w:type="dxa"/>
              <w:left w:w="100" w:type="dxa"/>
              <w:bottom w:w="100" w:type="dxa"/>
              <w:right w:w="100" w:type="dxa"/>
            </w:tcMar>
          </w:tcPr>
          <w:p w14:paraId="629AA23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2.27</w:t>
            </w:r>
          </w:p>
        </w:tc>
        <w:tc>
          <w:tcPr>
            <w:tcW w:w="1160" w:type="dxa"/>
            <w:tcMar>
              <w:top w:w="100" w:type="dxa"/>
              <w:left w:w="100" w:type="dxa"/>
              <w:bottom w:w="100" w:type="dxa"/>
              <w:right w:w="100" w:type="dxa"/>
            </w:tcMar>
          </w:tcPr>
          <w:p w14:paraId="614E8F2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0.007</w:t>
            </w:r>
          </w:p>
        </w:tc>
      </w:tr>
      <w:tr w:rsidR="00B83FDB" w:rsidRPr="00971F64" w14:paraId="3E2818EF" w14:textId="77777777" w:rsidTr="001F0846">
        <w:trPr>
          <w:trHeight w:val="20"/>
        </w:trPr>
        <w:tc>
          <w:tcPr>
            <w:tcW w:w="1995" w:type="dxa"/>
            <w:tcBorders>
              <w:top w:val="nil"/>
              <w:left w:val="nil"/>
              <w:bottom w:val="nil"/>
              <w:right w:val="nil"/>
            </w:tcBorders>
            <w:tcMar>
              <w:top w:w="100" w:type="dxa"/>
              <w:left w:w="100" w:type="dxa"/>
              <w:bottom w:w="100" w:type="dxa"/>
              <w:right w:w="100" w:type="dxa"/>
            </w:tcMar>
          </w:tcPr>
          <w:p w14:paraId="66DA172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 x Site</w:t>
            </w:r>
          </w:p>
        </w:tc>
        <w:tc>
          <w:tcPr>
            <w:tcW w:w="645" w:type="dxa"/>
            <w:tcMar>
              <w:top w:w="100" w:type="dxa"/>
              <w:left w:w="100" w:type="dxa"/>
              <w:bottom w:w="100" w:type="dxa"/>
              <w:right w:w="100" w:type="dxa"/>
            </w:tcMar>
          </w:tcPr>
          <w:p w14:paraId="57B6EE83"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1FE8EC09"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5.61</w:t>
            </w:r>
          </w:p>
        </w:tc>
        <w:tc>
          <w:tcPr>
            <w:tcW w:w="1160" w:type="dxa"/>
            <w:tcMar>
              <w:top w:w="100" w:type="dxa"/>
              <w:left w:w="100" w:type="dxa"/>
              <w:bottom w:w="100" w:type="dxa"/>
              <w:right w:w="100" w:type="dxa"/>
            </w:tcMar>
          </w:tcPr>
          <w:p w14:paraId="45B3E3F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0.12</w:t>
            </w:r>
          </w:p>
        </w:tc>
        <w:tc>
          <w:tcPr>
            <w:tcW w:w="1160" w:type="dxa"/>
            <w:tcMar>
              <w:top w:w="100" w:type="dxa"/>
              <w:left w:w="100" w:type="dxa"/>
              <w:bottom w:w="100" w:type="dxa"/>
              <w:right w:w="100" w:type="dxa"/>
            </w:tcMar>
          </w:tcPr>
          <w:p w14:paraId="213C8A1E"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17.64</w:t>
            </w:r>
          </w:p>
        </w:tc>
        <w:tc>
          <w:tcPr>
            <w:tcW w:w="1160" w:type="dxa"/>
            <w:tcMar>
              <w:top w:w="100" w:type="dxa"/>
              <w:left w:w="100" w:type="dxa"/>
              <w:bottom w:w="100" w:type="dxa"/>
              <w:right w:w="100" w:type="dxa"/>
            </w:tcMar>
          </w:tcPr>
          <w:p w14:paraId="2A8B5427"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6B2AE338" w14:textId="77777777" w:rsidTr="001F0846">
        <w:trPr>
          <w:trHeight w:val="20"/>
        </w:trPr>
        <w:tc>
          <w:tcPr>
            <w:tcW w:w="1995" w:type="dxa"/>
            <w:tcBorders>
              <w:top w:val="nil"/>
              <w:left w:val="nil"/>
              <w:bottom w:val="nil"/>
              <w:right w:val="nil"/>
            </w:tcBorders>
            <w:tcMar>
              <w:top w:w="100" w:type="dxa"/>
              <w:left w:w="100" w:type="dxa"/>
              <w:bottom w:w="100" w:type="dxa"/>
              <w:right w:w="100" w:type="dxa"/>
            </w:tcMar>
          </w:tcPr>
          <w:p w14:paraId="23516E94" w14:textId="179D78E1"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Depth </w:t>
            </w:r>
            <w:r w:rsidR="00971F64" w:rsidRPr="00971F64">
              <w:rPr>
                <w:color w:val="000000" w:themeColor="text1"/>
                <w:sz w:val="21"/>
                <w:szCs w:val="21"/>
              </w:rPr>
              <w:t xml:space="preserve">x </w:t>
            </w:r>
            <w:r w:rsidRPr="00971F64">
              <w:rPr>
                <w:color w:val="000000" w:themeColor="text1"/>
                <w:sz w:val="21"/>
                <w:szCs w:val="21"/>
              </w:rPr>
              <w:t>Year</w:t>
            </w:r>
          </w:p>
        </w:tc>
        <w:tc>
          <w:tcPr>
            <w:tcW w:w="645" w:type="dxa"/>
            <w:tcMar>
              <w:top w:w="100" w:type="dxa"/>
              <w:left w:w="100" w:type="dxa"/>
              <w:bottom w:w="100" w:type="dxa"/>
              <w:right w:w="100" w:type="dxa"/>
            </w:tcMar>
          </w:tcPr>
          <w:p w14:paraId="060BF0D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13244AF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0.71</w:t>
            </w:r>
          </w:p>
        </w:tc>
        <w:tc>
          <w:tcPr>
            <w:tcW w:w="1160" w:type="dxa"/>
            <w:tcMar>
              <w:top w:w="100" w:type="dxa"/>
              <w:left w:w="100" w:type="dxa"/>
              <w:bottom w:w="100" w:type="dxa"/>
              <w:right w:w="100" w:type="dxa"/>
            </w:tcMar>
          </w:tcPr>
          <w:p w14:paraId="725CC92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w:t>
            </w:r>
          </w:p>
        </w:tc>
        <w:tc>
          <w:tcPr>
            <w:tcW w:w="1160" w:type="dxa"/>
            <w:tcMar>
              <w:top w:w="100" w:type="dxa"/>
              <w:left w:w="100" w:type="dxa"/>
              <w:bottom w:w="100" w:type="dxa"/>
              <w:right w:w="100" w:type="dxa"/>
            </w:tcMar>
          </w:tcPr>
          <w:p w14:paraId="6C9E0528"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w:t>
            </w:r>
          </w:p>
        </w:tc>
        <w:tc>
          <w:tcPr>
            <w:tcW w:w="1160" w:type="dxa"/>
            <w:tcMar>
              <w:top w:w="100" w:type="dxa"/>
              <w:left w:w="100" w:type="dxa"/>
              <w:bottom w:w="100" w:type="dxa"/>
              <w:right w:w="100" w:type="dxa"/>
            </w:tcMar>
          </w:tcPr>
          <w:p w14:paraId="0538B2AA"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0.017</w:t>
            </w:r>
          </w:p>
        </w:tc>
      </w:tr>
      <w:tr w:rsidR="00B83FDB" w:rsidRPr="00971F64" w14:paraId="1177FE4E" w14:textId="77777777" w:rsidTr="001F0846">
        <w:trPr>
          <w:trHeight w:val="20"/>
        </w:trPr>
        <w:tc>
          <w:tcPr>
            <w:tcW w:w="1995" w:type="dxa"/>
            <w:tcBorders>
              <w:top w:val="nil"/>
              <w:left w:val="nil"/>
              <w:bottom w:val="nil"/>
              <w:right w:val="nil"/>
            </w:tcBorders>
            <w:tcMar>
              <w:top w:w="100" w:type="dxa"/>
              <w:left w:w="100" w:type="dxa"/>
              <w:bottom w:w="100" w:type="dxa"/>
              <w:right w:w="100" w:type="dxa"/>
            </w:tcMar>
          </w:tcPr>
          <w:p w14:paraId="675BD5C6" w14:textId="3622C338"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Site </w:t>
            </w:r>
            <w:r w:rsidR="00971F64" w:rsidRPr="00971F64">
              <w:rPr>
                <w:color w:val="000000" w:themeColor="text1"/>
                <w:sz w:val="21"/>
                <w:szCs w:val="21"/>
              </w:rPr>
              <w:t xml:space="preserve">x </w:t>
            </w:r>
            <w:r w:rsidRPr="00971F64">
              <w:rPr>
                <w:color w:val="000000" w:themeColor="text1"/>
                <w:sz w:val="21"/>
                <w:szCs w:val="21"/>
              </w:rPr>
              <w:t>Year</w:t>
            </w:r>
          </w:p>
        </w:tc>
        <w:tc>
          <w:tcPr>
            <w:tcW w:w="645" w:type="dxa"/>
            <w:tcMar>
              <w:top w:w="100" w:type="dxa"/>
              <w:left w:w="100" w:type="dxa"/>
              <w:bottom w:w="100" w:type="dxa"/>
              <w:right w:w="100" w:type="dxa"/>
            </w:tcMar>
          </w:tcPr>
          <w:p w14:paraId="492505A4"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16</w:t>
            </w:r>
          </w:p>
        </w:tc>
        <w:tc>
          <w:tcPr>
            <w:tcW w:w="1160" w:type="dxa"/>
            <w:tcMar>
              <w:top w:w="100" w:type="dxa"/>
              <w:left w:w="100" w:type="dxa"/>
              <w:bottom w:w="100" w:type="dxa"/>
              <w:right w:w="100" w:type="dxa"/>
            </w:tcMar>
          </w:tcPr>
          <w:p w14:paraId="2C562FF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2.12</w:t>
            </w:r>
          </w:p>
        </w:tc>
        <w:tc>
          <w:tcPr>
            <w:tcW w:w="1160" w:type="dxa"/>
            <w:tcMar>
              <w:top w:w="100" w:type="dxa"/>
              <w:left w:w="100" w:type="dxa"/>
              <w:bottom w:w="100" w:type="dxa"/>
              <w:right w:w="100" w:type="dxa"/>
            </w:tcMar>
          </w:tcPr>
          <w:p w14:paraId="017A9982"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0.04</w:t>
            </w:r>
          </w:p>
        </w:tc>
        <w:tc>
          <w:tcPr>
            <w:tcW w:w="1160" w:type="dxa"/>
            <w:tcMar>
              <w:top w:w="100" w:type="dxa"/>
              <w:left w:w="100" w:type="dxa"/>
              <w:bottom w:w="100" w:type="dxa"/>
              <w:right w:w="100" w:type="dxa"/>
            </w:tcMar>
          </w:tcPr>
          <w:p w14:paraId="575FB8F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1.67</w:t>
            </w:r>
          </w:p>
        </w:tc>
        <w:tc>
          <w:tcPr>
            <w:tcW w:w="1160" w:type="dxa"/>
            <w:tcMar>
              <w:top w:w="100" w:type="dxa"/>
              <w:left w:w="100" w:type="dxa"/>
              <w:bottom w:w="100" w:type="dxa"/>
              <w:right w:w="100" w:type="dxa"/>
            </w:tcMar>
          </w:tcPr>
          <w:p w14:paraId="0E48949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0.002</w:t>
            </w:r>
          </w:p>
        </w:tc>
      </w:tr>
      <w:tr w:rsidR="001F0846" w:rsidRPr="00971F64" w14:paraId="4C66E4D1" w14:textId="77777777" w:rsidTr="001F0846">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4363AD5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Residual</w:t>
            </w:r>
          </w:p>
        </w:tc>
        <w:tc>
          <w:tcPr>
            <w:tcW w:w="645" w:type="dxa"/>
            <w:tcBorders>
              <w:bottom w:val="single" w:sz="4" w:space="0" w:color="auto"/>
            </w:tcBorders>
            <w:tcMar>
              <w:top w:w="100" w:type="dxa"/>
              <w:left w:w="100" w:type="dxa"/>
              <w:bottom w:w="100" w:type="dxa"/>
              <w:right w:w="100" w:type="dxa"/>
            </w:tcMar>
          </w:tcPr>
          <w:p w14:paraId="61FD7C27"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266</w:t>
            </w:r>
          </w:p>
        </w:tc>
        <w:tc>
          <w:tcPr>
            <w:tcW w:w="1160" w:type="dxa"/>
            <w:tcBorders>
              <w:bottom w:val="single" w:sz="4" w:space="0" w:color="auto"/>
            </w:tcBorders>
            <w:tcMar>
              <w:top w:w="100" w:type="dxa"/>
              <w:left w:w="100" w:type="dxa"/>
              <w:bottom w:w="100" w:type="dxa"/>
              <w:right w:w="100" w:type="dxa"/>
            </w:tcMar>
          </w:tcPr>
          <w:p w14:paraId="5490E20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21.16</w:t>
            </w:r>
          </w:p>
        </w:tc>
        <w:tc>
          <w:tcPr>
            <w:tcW w:w="1160" w:type="dxa"/>
            <w:tcBorders>
              <w:bottom w:val="single" w:sz="4" w:space="0" w:color="auto"/>
            </w:tcBorders>
            <w:tcMar>
              <w:top w:w="100" w:type="dxa"/>
              <w:left w:w="100" w:type="dxa"/>
              <w:bottom w:w="100" w:type="dxa"/>
              <w:right w:w="100" w:type="dxa"/>
            </w:tcMar>
          </w:tcPr>
          <w:p w14:paraId="553CC631"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0.41</w:t>
            </w:r>
          </w:p>
        </w:tc>
        <w:tc>
          <w:tcPr>
            <w:tcW w:w="1160" w:type="dxa"/>
            <w:tcBorders>
              <w:bottom w:val="single" w:sz="4" w:space="0" w:color="auto"/>
            </w:tcBorders>
            <w:tcMar>
              <w:top w:w="100" w:type="dxa"/>
              <w:left w:w="100" w:type="dxa"/>
              <w:bottom w:w="100" w:type="dxa"/>
              <w:right w:w="100" w:type="dxa"/>
            </w:tcMar>
          </w:tcPr>
          <w:p w14:paraId="178C2BDB" w14:textId="2C74A709"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
        </w:tc>
        <w:tc>
          <w:tcPr>
            <w:tcW w:w="1160" w:type="dxa"/>
            <w:tcBorders>
              <w:bottom w:val="single" w:sz="4" w:space="0" w:color="auto"/>
            </w:tcBorders>
            <w:tcMar>
              <w:top w:w="100" w:type="dxa"/>
              <w:left w:w="100" w:type="dxa"/>
              <w:bottom w:w="100" w:type="dxa"/>
              <w:right w:w="100" w:type="dxa"/>
            </w:tcMar>
          </w:tcPr>
          <w:p w14:paraId="777B332B" w14:textId="1238D57F"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
        </w:tc>
      </w:tr>
    </w:tbl>
    <w:p w14:paraId="22650ADB" w14:textId="75609D53" w:rsidR="0038698C" w:rsidRPr="00971F64" w:rsidRDefault="0038698C" w:rsidP="00971F64">
      <w:pPr>
        <w:adjustRightInd w:val="0"/>
        <w:snapToGrid w:val="0"/>
        <w:spacing w:line="240" w:lineRule="auto"/>
        <w:ind w:right="4"/>
        <w:contextualSpacing/>
        <w:jc w:val="both"/>
        <w:rPr>
          <w:color w:val="000000" w:themeColor="text1"/>
          <w:sz w:val="21"/>
          <w:szCs w:val="21"/>
        </w:rPr>
      </w:pPr>
      <w:bookmarkStart w:id="14" w:name="_pgddbdrpqrf3" w:colFirst="0" w:colLast="0"/>
      <w:bookmarkEnd w:id="14"/>
    </w:p>
    <w:p w14:paraId="168072D7" w14:textId="7F2BABE2" w:rsidR="00971F64" w:rsidRDefault="00971F64" w:rsidP="00971F64">
      <w:pPr>
        <w:adjustRightInd w:val="0"/>
        <w:snapToGrid w:val="0"/>
        <w:spacing w:line="240" w:lineRule="auto"/>
        <w:ind w:right="4"/>
        <w:contextualSpacing/>
        <w:jc w:val="both"/>
        <w:rPr>
          <w:color w:val="000000" w:themeColor="text1"/>
          <w:sz w:val="21"/>
          <w:szCs w:val="21"/>
        </w:rPr>
      </w:pPr>
    </w:p>
    <w:p w14:paraId="496DF656" w14:textId="1A901730" w:rsidR="00B01FB3" w:rsidRDefault="00B01FB3" w:rsidP="00971F64">
      <w:pPr>
        <w:adjustRightInd w:val="0"/>
        <w:snapToGrid w:val="0"/>
        <w:spacing w:line="240" w:lineRule="auto"/>
        <w:ind w:right="4"/>
        <w:contextualSpacing/>
        <w:jc w:val="both"/>
        <w:rPr>
          <w:color w:val="000000" w:themeColor="text1"/>
          <w:sz w:val="21"/>
          <w:szCs w:val="21"/>
        </w:rPr>
      </w:pPr>
    </w:p>
    <w:p w14:paraId="24D64D07" w14:textId="77777777" w:rsidR="00B01FB3" w:rsidRPr="00971F64" w:rsidRDefault="00B01FB3" w:rsidP="00971F64">
      <w:pPr>
        <w:adjustRightInd w:val="0"/>
        <w:snapToGrid w:val="0"/>
        <w:spacing w:line="240" w:lineRule="auto"/>
        <w:ind w:right="4"/>
        <w:contextualSpacing/>
        <w:jc w:val="both"/>
        <w:rPr>
          <w:color w:val="000000" w:themeColor="text1"/>
          <w:sz w:val="21"/>
          <w:szCs w:val="21"/>
        </w:rPr>
      </w:pPr>
    </w:p>
    <w:p w14:paraId="195E40BD" w14:textId="754ED67A"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t xml:space="preserve">Table </w:t>
      </w:r>
      <w:r w:rsidR="00B14AC6" w:rsidRPr="00971F64">
        <w:rPr>
          <w:color w:val="000000" w:themeColor="text1"/>
          <w:sz w:val="21"/>
          <w:szCs w:val="21"/>
        </w:rPr>
        <w:t>S8</w:t>
      </w:r>
      <w:r w:rsidRPr="00971F64">
        <w:rPr>
          <w:color w:val="000000" w:themeColor="text1"/>
          <w:sz w:val="21"/>
          <w:szCs w:val="21"/>
        </w:rPr>
        <w:t xml:space="preserve">. Results of permutation-based multivariate analysis of variance </w:t>
      </w:r>
      <w:proofErr w:type="spellStart"/>
      <w:r w:rsidRPr="00971F64">
        <w:rPr>
          <w:color w:val="000000" w:themeColor="text1"/>
          <w:sz w:val="21"/>
          <w:szCs w:val="21"/>
        </w:rPr>
        <w:t>PerMANOVA</w:t>
      </w:r>
      <w:proofErr w:type="spellEnd"/>
      <w:r w:rsidRPr="00971F64">
        <w:rPr>
          <w:color w:val="000000" w:themeColor="text1"/>
          <w:sz w:val="21"/>
          <w:szCs w:val="21"/>
        </w:rPr>
        <w:t xml:space="preserve"> for invertebrate assemblage structure at five sites along the Washington coast at two depths (5-m, 10-m) from 2016-2021.</w:t>
      </w:r>
    </w:p>
    <w:p w14:paraId="6C86EB06" w14:textId="77777777" w:rsidR="00BB63AB" w:rsidRPr="00971F64" w:rsidRDefault="00BB63AB" w:rsidP="00971F64">
      <w:pPr>
        <w:adjustRightInd w:val="0"/>
        <w:snapToGrid w:val="0"/>
        <w:spacing w:line="240" w:lineRule="auto"/>
        <w:ind w:right="4"/>
        <w:contextualSpacing/>
        <w:jc w:val="both"/>
        <w:rPr>
          <w:sz w:val="21"/>
          <w:szCs w:val="21"/>
        </w:rPr>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B83FDB" w:rsidRPr="00971F64" w14:paraId="0435D8C6" w14:textId="77777777" w:rsidTr="001F0846">
        <w:trPr>
          <w:trHeight w:val="23"/>
        </w:trPr>
        <w:tc>
          <w:tcPr>
            <w:tcW w:w="1845" w:type="dxa"/>
            <w:tcBorders>
              <w:top w:val="nil"/>
              <w:left w:val="nil"/>
              <w:bottom w:val="single" w:sz="4" w:space="0" w:color="auto"/>
              <w:right w:val="nil"/>
            </w:tcBorders>
            <w:tcMar>
              <w:top w:w="100" w:type="dxa"/>
              <w:left w:w="100" w:type="dxa"/>
              <w:bottom w:w="100" w:type="dxa"/>
              <w:right w:w="100" w:type="dxa"/>
            </w:tcMar>
          </w:tcPr>
          <w:p w14:paraId="4FE6499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14:paraId="50A1B870" w14:textId="3181DD74" w:rsidR="0038698C" w:rsidRPr="00971F64" w:rsidRDefault="001F0846"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df</w:t>
            </w:r>
            <w:proofErr w:type="spellEnd"/>
          </w:p>
        </w:tc>
        <w:tc>
          <w:tcPr>
            <w:tcW w:w="1160" w:type="dxa"/>
            <w:tcBorders>
              <w:top w:val="nil"/>
              <w:left w:val="nil"/>
              <w:bottom w:val="single" w:sz="4" w:space="0" w:color="auto"/>
              <w:right w:val="nil"/>
            </w:tcBorders>
            <w:tcMar>
              <w:top w:w="100" w:type="dxa"/>
              <w:left w:w="100" w:type="dxa"/>
              <w:bottom w:w="100" w:type="dxa"/>
              <w:right w:w="100" w:type="dxa"/>
            </w:tcMar>
          </w:tcPr>
          <w:p w14:paraId="672D7C53"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MS</w:t>
            </w:r>
          </w:p>
        </w:tc>
        <w:tc>
          <w:tcPr>
            <w:tcW w:w="1160" w:type="dxa"/>
            <w:tcBorders>
              <w:top w:val="nil"/>
              <w:left w:val="nil"/>
              <w:bottom w:val="single" w:sz="4" w:space="0" w:color="auto"/>
              <w:right w:val="nil"/>
            </w:tcBorders>
            <w:tcMar>
              <w:top w:w="100" w:type="dxa"/>
              <w:left w:w="100" w:type="dxa"/>
              <w:bottom w:w="100" w:type="dxa"/>
              <w:right w:w="100" w:type="dxa"/>
            </w:tcMar>
          </w:tcPr>
          <w:p w14:paraId="57075B9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w:t>
            </w:r>
            <w:r w:rsidRPr="00971F64">
              <w:rPr>
                <w:color w:val="000000" w:themeColor="text1"/>
                <w:sz w:val="21"/>
                <w:szCs w:val="21"/>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14:paraId="5052593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i/>
                <w:iCs/>
                <w:color w:val="000000" w:themeColor="text1"/>
                <w:sz w:val="21"/>
                <w:szCs w:val="21"/>
              </w:rPr>
            </w:pPr>
            <w:r w:rsidRPr="00971F64">
              <w:rPr>
                <w:i/>
                <w:iCs/>
                <w:color w:val="000000" w:themeColor="text1"/>
                <w:sz w:val="21"/>
                <w:szCs w:val="21"/>
              </w:rPr>
              <w:t>F</w:t>
            </w:r>
          </w:p>
        </w:tc>
        <w:tc>
          <w:tcPr>
            <w:tcW w:w="1160" w:type="dxa"/>
            <w:tcBorders>
              <w:top w:val="nil"/>
              <w:left w:val="nil"/>
              <w:bottom w:val="single" w:sz="4" w:space="0" w:color="auto"/>
              <w:right w:val="nil"/>
            </w:tcBorders>
            <w:tcMar>
              <w:top w:w="100" w:type="dxa"/>
              <w:left w:w="100" w:type="dxa"/>
              <w:bottom w:w="100" w:type="dxa"/>
              <w:right w:w="100" w:type="dxa"/>
            </w:tcMar>
          </w:tcPr>
          <w:p w14:paraId="02369D1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p-value</w:t>
            </w:r>
          </w:p>
        </w:tc>
      </w:tr>
      <w:tr w:rsidR="00B83FDB" w:rsidRPr="00971F64" w14:paraId="6E307469" w14:textId="77777777" w:rsidTr="001F0846">
        <w:trPr>
          <w:trHeight w:val="23"/>
        </w:trPr>
        <w:tc>
          <w:tcPr>
            <w:tcW w:w="1845" w:type="dxa"/>
            <w:tcBorders>
              <w:top w:val="single" w:sz="4" w:space="0" w:color="auto"/>
              <w:left w:val="nil"/>
              <w:bottom w:val="nil"/>
              <w:right w:val="nil"/>
            </w:tcBorders>
            <w:tcMar>
              <w:top w:w="100" w:type="dxa"/>
              <w:left w:w="100" w:type="dxa"/>
              <w:bottom w:w="100" w:type="dxa"/>
              <w:right w:w="100" w:type="dxa"/>
            </w:tcMar>
          </w:tcPr>
          <w:p w14:paraId="20C9CDB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w:t>
            </w:r>
          </w:p>
        </w:tc>
        <w:tc>
          <w:tcPr>
            <w:tcW w:w="795" w:type="dxa"/>
            <w:tcBorders>
              <w:top w:val="single" w:sz="4" w:space="0" w:color="auto"/>
            </w:tcBorders>
            <w:tcMar>
              <w:top w:w="100" w:type="dxa"/>
              <w:left w:w="100" w:type="dxa"/>
              <w:bottom w:w="100" w:type="dxa"/>
              <w:right w:w="100" w:type="dxa"/>
            </w:tcMar>
          </w:tcPr>
          <w:p w14:paraId="78E6CA2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c>
          <w:tcPr>
            <w:tcW w:w="1160" w:type="dxa"/>
            <w:tcBorders>
              <w:top w:val="single" w:sz="4" w:space="0" w:color="auto"/>
            </w:tcBorders>
            <w:tcMar>
              <w:top w:w="100" w:type="dxa"/>
              <w:left w:w="100" w:type="dxa"/>
              <w:bottom w:w="100" w:type="dxa"/>
              <w:right w:w="100" w:type="dxa"/>
            </w:tcMar>
          </w:tcPr>
          <w:p w14:paraId="48E535F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0.63</w:t>
            </w:r>
          </w:p>
        </w:tc>
        <w:tc>
          <w:tcPr>
            <w:tcW w:w="1160" w:type="dxa"/>
            <w:tcBorders>
              <w:top w:val="single" w:sz="4" w:space="0" w:color="auto"/>
            </w:tcBorders>
            <w:tcMar>
              <w:top w:w="100" w:type="dxa"/>
              <w:left w:w="100" w:type="dxa"/>
              <w:bottom w:w="100" w:type="dxa"/>
              <w:right w:w="100" w:type="dxa"/>
            </w:tcMar>
          </w:tcPr>
          <w:p w14:paraId="1C53D1B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w:t>
            </w:r>
          </w:p>
        </w:tc>
        <w:tc>
          <w:tcPr>
            <w:tcW w:w="1160" w:type="dxa"/>
            <w:tcBorders>
              <w:top w:val="single" w:sz="4" w:space="0" w:color="auto"/>
            </w:tcBorders>
            <w:tcMar>
              <w:top w:w="100" w:type="dxa"/>
              <w:left w:w="100" w:type="dxa"/>
              <w:bottom w:w="100" w:type="dxa"/>
              <w:right w:w="100" w:type="dxa"/>
            </w:tcMar>
          </w:tcPr>
          <w:p w14:paraId="56A05D66"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6.80</w:t>
            </w:r>
          </w:p>
        </w:tc>
        <w:tc>
          <w:tcPr>
            <w:tcW w:w="1160" w:type="dxa"/>
            <w:tcBorders>
              <w:top w:val="single" w:sz="4" w:space="0" w:color="auto"/>
            </w:tcBorders>
            <w:tcMar>
              <w:top w:w="100" w:type="dxa"/>
              <w:left w:w="100" w:type="dxa"/>
              <w:bottom w:w="100" w:type="dxa"/>
              <w:right w:w="100" w:type="dxa"/>
            </w:tcMar>
          </w:tcPr>
          <w:p w14:paraId="612BF3A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0573F554" w14:textId="77777777" w:rsidTr="001F0846">
        <w:trPr>
          <w:trHeight w:val="23"/>
        </w:trPr>
        <w:tc>
          <w:tcPr>
            <w:tcW w:w="1845" w:type="dxa"/>
            <w:tcBorders>
              <w:top w:val="nil"/>
              <w:left w:val="nil"/>
              <w:bottom w:val="nil"/>
              <w:right w:val="nil"/>
            </w:tcBorders>
            <w:tcMar>
              <w:top w:w="100" w:type="dxa"/>
              <w:left w:w="100" w:type="dxa"/>
              <w:bottom w:w="100" w:type="dxa"/>
              <w:right w:w="100" w:type="dxa"/>
            </w:tcMar>
          </w:tcPr>
          <w:p w14:paraId="53EED94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795" w:type="dxa"/>
            <w:tcMar>
              <w:top w:w="100" w:type="dxa"/>
              <w:left w:w="100" w:type="dxa"/>
              <w:bottom w:w="100" w:type="dxa"/>
              <w:right w:w="100" w:type="dxa"/>
            </w:tcMar>
          </w:tcPr>
          <w:p w14:paraId="0D13543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399365E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23.26</w:t>
            </w:r>
          </w:p>
        </w:tc>
        <w:tc>
          <w:tcPr>
            <w:tcW w:w="1160" w:type="dxa"/>
            <w:tcMar>
              <w:top w:w="100" w:type="dxa"/>
              <w:left w:w="100" w:type="dxa"/>
              <w:bottom w:w="100" w:type="dxa"/>
              <w:right w:w="100" w:type="dxa"/>
            </w:tcMar>
          </w:tcPr>
          <w:p w14:paraId="66B91C2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0.41</w:t>
            </w:r>
          </w:p>
        </w:tc>
        <w:tc>
          <w:tcPr>
            <w:tcW w:w="1160" w:type="dxa"/>
            <w:tcMar>
              <w:top w:w="100" w:type="dxa"/>
              <w:left w:w="100" w:type="dxa"/>
              <w:bottom w:w="100" w:type="dxa"/>
              <w:right w:w="100" w:type="dxa"/>
            </w:tcMar>
          </w:tcPr>
          <w:p w14:paraId="667A81E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62.64</w:t>
            </w:r>
          </w:p>
        </w:tc>
        <w:tc>
          <w:tcPr>
            <w:tcW w:w="1160" w:type="dxa"/>
            <w:tcMar>
              <w:top w:w="100" w:type="dxa"/>
              <w:left w:w="100" w:type="dxa"/>
              <w:bottom w:w="100" w:type="dxa"/>
              <w:right w:w="100" w:type="dxa"/>
            </w:tcMar>
          </w:tcPr>
          <w:p w14:paraId="04D5499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67C2BF86" w14:textId="77777777" w:rsidTr="001F0846">
        <w:trPr>
          <w:trHeight w:val="23"/>
        </w:trPr>
        <w:tc>
          <w:tcPr>
            <w:tcW w:w="1845" w:type="dxa"/>
            <w:tcBorders>
              <w:top w:val="nil"/>
              <w:left w:val="nil"/>
              <w:bottom w:val="nil"/>
              <w:right w:val="nil"/>
            </w:tcBorders>
            <w:tcMar>
              <w:top w:w="100" w:type="dxa"/>
              <w:left w:w="100" w:type="dxa"/>
              <w:bottom w:w="100" w:type="dxa"/>
              <w:right w:w="100" w:type="dxa"/>
            </w:tcMar>
          </w:tcPr>
          <w:p w14:paraId="4C974D1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795" w:type="dxa"/>
            <w:tcMar>
              <w:top w:w="100" w:type="dxa"/>
              <w:left w:w="100" w:type="dxa"/>
              <w:bottom w:w="100" w:type="dxa"/>
              <w:right w:w="100" w:type="dxa"/>
            </w:tcMar>
          </w:tcPr>
          <w:p w14:paraId="63754053"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2431893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1.91</w:t>
            </w:r>
          </w:p>
        </w:tc>
        <w:tc>
          <w:tcPr>
            <w:tcW w:w="1160" w:type="dxa"/>
            <w:tcMar>
              <w:top w:w="100" w:type="dxa"/>
              <w:left w:w="100" w:type="dxa"/>
              <w:bottom w:w="100" w:type="dxa"/>
              <w:right w:w="100" w:type="dxa"/>
            </w:tcMar>
          </w:tcPr>
          <w:p w14:paraId="1B6AE83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0.03</w:t>
            </w:r>
          </w:p>
        </w:tc>
        <w:tc>
          <w:tcPr>
            <w:tcW w:w="1160" w:type="dxa"/>
            <w:tcMar>
              <w:top w:w="100" w:type="dxa"/>
              <w:left w:w="100" w:type="dxa"/>
              <w:bottom w:w="100" w:type="dxa"/>
              <w:right w:w="100" w:type="dxa"/>
            </w:tcMar>
          </w:tcPr>
          <w:p w14:paraId="6F5C486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5.14</w:t>
            </w:r>
          </w:p>
        </w:tc>
        <w:tc>
          <w:tcPr>
            <w:tcW w:w="1160" w:type="dxa"/>
            <w:tcMar>
              <w:top w:w="100" w:type="dxa"/>
              <w:left w:w="100" w:type="dxa"/>
              <w:bottom w:w="100" w:type="dxa"/>
              <w:right w:w="100" w:type="dxa"/>
            </w:tcMar>
          </w:tcPr>
          <w:p w14:paraId="42523B89"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6B556BBC" w14:textId="77777777" w:rsidTr="001F0846">
        <w:trPr>
          <w:trHeight w:val="23"/>
        </w:trPr>
        <w:tc>
          <w:tcPr>
            <w:tcW w:w="1845" w:type="dxa"/>
            <w:tcBorders>
              <w:top w:val="nil"/>
              <w:left w:val="nil"/>
              <w:bottom w:val="nil"/>
              <w:right w:val="nil"/>
            </w:tcBorders>
            <w:tcMar>
              <w:top w:w="100" w:type="dxa"/>
              <w:left w:w="100" w:type="dxa"/>
              <w:bottom w:w="100" w:type="dxa"/>
              <w:right w:w="100" w:type="dxa"/>
            </w:tcMar>
          </w:tcPr>
          <w:p w14:paraId="353A5FD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 x Site</w:t>
            </w:r>
          </w:p>
        </w:tc>
        <w:tc>
          <w:tcPr>
            <w:tcW w:w="795" w:type="dxa"/>
            <w:tcMar>
              <w:top w:w="100" w:type="dxa"/>
              <w:left w:w="100" w:type="dxa"/>
              <w:bottom w:w="100" w:type="dxa"/>
              <w:right w:w="100" w:type="dxa"/>
            </w:tcMar>
          </w:tcPr>
          <w:p w14:paraId="1B7B344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6091C06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2.18</w:t>
            </w:r>
          </w:p>
        </w:tc>
        <w:tc>
          <w:tcPr>
            <w:tcW w:w="1160" w:type="dxa"/>
            <w:tcMar>
              <w:top w:w="100" w:type="dxa"/>
              <w:left w:w="100" w:type="dxa"/>
              <w:bottom w:w="100" w:type="dxa"/>
              <w:right w:w="100" w:type="dxa"/>
            </w:tcMar>
          </w:tcPr>
          <w:p w14:paraId="528F91E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0.04</w:t>
            </w:r>
          </w:p>
        </w:tc>
        <w:tc>
          <w:tcPr>
            <w:tcW w:w="1160" w:type="dxa"/>
            <w:tcMar>
              <w:top w:w="100" w:type="dxa"/>
              <w:left w:w="100" w:type="dxa"/>
              <w:bottom w:w="100" w:type="dxa"/>
              <w:right w:w="100" w:type="dxa"/>
            </w:tcMar>
          </w:tcPr>
          <w:p w14:paraId="68DE0EC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5.87</w:t>
            </w:r>
          </w:p>
        </w:tc>
        <w:tc>
          <w:tcPr>
            <w:tcW w:w="1160" w:type="dxa"/>
            <w:tcMar>
              <w:top w:w="100" w:type="dxa"/>
              <w:left w:w="100" w:type="dxa"/>
              <w:bottom w:w="100" w:type="dxa"/>
              <w:right w:w="100" w:type="dxa"/>
            </w:tcMar>
          </w:tcPr>
          <w:p w14:paraId="29E9044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42882B04" w14:textId="77777777" w:rsidTr="001F0846">
        <w:trPr>
          <w:trHeight w:val="23"/>
        </w:trPr>
        <w:tc>
          <w:tcPr>
            <w:tcW w:w="1845" w:type="dxa"/>
            <w:tcBorders>
              <w:top w:val="nil"/>
              <w:left w:val="nil"/>
              <w:bottom w:val="nil"/>
              <w:right w:val="nil"/>
            </w:tcBorders>
            <w:tcMar>
              <w:top w:w="100" w:type="dxa"/>
              <w:left w:w="100" w:type="dxa"/>
              <w:bottom w:w="100" w:type="dxa"/>
              <w:right w:w="100" w:type="dxa"/>
            </w:tcMar>
          </w:tcPr>
          <w:p w14:paraId="4712ECA1" w14:textId="285B9B24" w:rsidR="0038698C" w:rsidRPr="00971F64" w:rsidRDefault="00971F64"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 x Year</w:t>
            </w:r>
          </w:p>
        </w:tc>
        <w:tc>
          <w:tcPr>
            <w:tcW w:w="795" w:type="dxa"/>
            <w:tcMar>
              <w:top w:w="100" w:type="dxa"/>
              <w:left w:w="100" w:type="dxa"/>
              <w:bottom w:w="100" w:type="dxa"/>
              <w:right w:w="100" w:type="dxa"/>
            </w:tcMar>
          </w:tcPr>
          <w:p w14:paraId="3C0CB48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4E76894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0.68</w:t>
            </w:r>
          </w:p>
        </w:tc>
        <w:tc>
          <w:tcPr>
            <w:tcW w:w="1160" w:type="dxa"/>
            <w:tcMar>
              <w:top w:w="100" w:type="dxa"/>
              <w:left w:w="100" w:type="dxa"/>
              <w:bottom w:w="100" w:type="dxa"/>
              <w:right w:w="100" w:type="dxa"/>
            </w:tcMar>
          </w:tcPr>
          <w:p w14:paraId="347DCB7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w:t>
            </w:r>
          </w:p>
        </w:tc>
        <w:tc>
          <w:tcPr>
            <w:tcW w:w="1160" w:type="dxa"/>
            <w:tcMar>
              <w:top w:w="100" w:type="dxa"/>
              <w:left w:w="100" w:type="dxa"/>
              <w:bottom w:w="100" w:type="dxa"/>
              <w:right w:w="100" w:type="dxa"/>
            </w:tcMar>
          </w:tcPr>
          <w:p w14:paraId="58F2E66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1.83</w:t>
            </w:r>
          </w:p>
        </w:tc>
        <w:tc>
          <w:tcPr>
            <w:tcW w:w="1160" w:type="dxa"/>
            <w:tcMar>
              <w:top w:w="100" w:type="dxa"/>
              <w:left w:w="100" w:type="dxa"/>
              <w:bottom w:w="100" w:type="dxa"/>
              <w:right w:w="100" w:type="dxa"/>
            </w:tcMar>
          </w:tcPr>
          <w:p w14:paraId="797CC46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0.022</w:t>
            </w:r>
          </w:p>
        </w:tc>
      </w:tr>
      <w:tr w:rsidR="00B83FDB" w:rsidRPr="00971F64" w14:paraId="4822516A" w14:textId="77777777" w:rsidTr="001F0846">
        <w:trPr>
          <w:trHeight w:val="23"/>
        </w:trPr>
        <w:tc>
          <w:tcPr>
            <w:tcW w:w="1845" w:type="dxa"/>
            <w:tcBorders>
              <w:top w:val="nil"/>
              <w:left w:val="nil"/>
              <w:bottom w:val="nil"/>
              <w:right w:val="nil"/>
            </w:tcBorders>
            <w:tcMar>
              <w:top w:w="100" w:type="dxa"/>
              <w:left w:w="100" w:type="dxa"/>
              <w:bottom w:w="100" w:type="dxa"/>
              <w:right w:w="100" w:type="dxa"/>
            </w:tcMar>
          </w:tcPr>
          <w:p w14:paraId="7CE712E3" w14:textId="3148C8E7" w:rsidR="0038698C" w:rsidRPr="00971F64" w:rsidRDefault="00971F64"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 x Year</w:t>
            </w:r>
          </w:p>
        </w:tc>
        <w:tc>
          <w:tcPr>
            <w:tcW w:w="795" w:type="dxa"/>
            <w:tcMar>
              <w:top w:w="100" w:type="dxa"/>
              <w:left w:w="100" w:type="dxa"/>
              <w:bottom w:w="100" w:type="dxa"/>
              <w:right w:w="100" w:type="dxa"/>
            </w:tcMar>
          </w:tcPr>
          <w:p w14:paraId="47CC97E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16</w:t>
            </w:r>
          </w:p>
        </w:tc>
        <w:tc>
          <w:tcPr>
            <w:tcW w:w="1160" w:type="dxa"/>
            <w:tcMar>
              <w:top w:w="100" w:type="dxa"/>
              <w:left w:w="100" w:type="dxa"/>
              <w:bottom w:w="100" w:type="dxa"/>
              <w:right w:w="100" w:type="dxa"/>
            </w:tcMar>
          </w:tcPr>
          <w:p w14:paraId="0EEB980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4.07</w:t>
            </w:r>
          </w:p>
        </w:tc>
        <w:tc>
          <w:tcPr>
            <w:tcW w:w="1160" w:type="dxa"/>
            <w:tcMar>
              <w:top w:w="100" w:type="dxa"/>
              <w:left w:w="100" w:type="dxa"/>
              <w:bottom w:w="100" w:type="dxa"/>
              <w:right w:w="100" w:type="dxa"/>
            </w:tcMar>
          </w:tcPr>
          <w:p w14:paraId="7F34706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0.07</w:t>
            </w:r>
          </w:p>
        </w:tc>
        <w:tc>
          <w:tcPr>
            <w:tcW w:w="1160" w:type="dxa"/>
            <w:tcMar>
              <w:top w:w="100" w:type="dxa"/>
              <w:left w:w="100" w:type="dxa"/>
              <w:bottom w:w="100" w:type="dxa"/>
              <w:right w:w="100" w:type="dxa"/>
            </w:tcMar>
          </w:tcPr>
          <w:p w14:paraId="19C9F9A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2.74</w:t>
            </w:r>
          </w:p>
        </w:tc>
        <w:tc>
          <w:tcPr>
            <w:tcW w:w="1160" w:type="dxa"/>
            <w:tcMar>
              <w:top w:w="100" w:type="dxa"/>
              <w:left w:w="100" w:type="dxa"/>
              <w:bottom w:w="100" w:type="dxa"/>
              <w:right w:w="100" w:type="dxa"/>
            </w:tcMar>
          </w:tcPr>
          <w:p w14:paraId="747BB02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5F09628E" w14:textId="77777777" w:rsidTr="001F0846">
        <w:trPr>
          <w:trHeight w:val="23"/>
        </w:trPr>
        <w:tc>
          <w:tcPr>
            <w:tcW w:w="1845" w:type="dxa"/>
            <w:tcBorders>
              <w:top w:val="nil"/>
              <w:left w:val="nil"/>
              <w:bottom w:val="single" w:sz="4" w:space="0" w:color="auto"/>
              <w:right w:val="nil"/>
            </w:tcBorders>
            <w:tcMar>
              <w:top w:w="100" w:type="dxa"/>
              <w:left w:w="100" w:type="dxa"/>
              <w:bottom w:w="100" w:type="dxa"/>
              <w:right w:w="100" w:type="dxa"/>
            </w:tcMar>
          </w:tcPr>
          <w:p w14:paraId="679A29A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Residual</w:t>
            </w:r>
          </w:p>
        </w:tc>
        <w:tc>
          <w:tcPr>
            <w:tcW w:w="795" w:type="dxa"/>
            <w:tcBorders>
              <w:bottom w:val="single" w:sz="4" w:space="0" w:color="auto"/>
            </w:tcBorders>
            <w:tcMar>
              <w:top w:w="100" w:type="dxa"/>
              <w:left w:w="100" w:type="dxa"/>
              <w:bottom w:w="100" w:type="dxa"/>
              <w:right w:w="100" w:type="dxa"/>
            </w:tcMar>
          </w:tcPr>
          <w:p w14:paraId="203C8C7D"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260</w:t>
            </w:r>
          </w:p>
        </w:tc>
        <w:tc>
          <w:tcPr>
            <w:tcW w:w="1160" w:type="dxa"/>
            <w:tcBorders>
              <w:bottom w:val="single" w:sz="4" w:space="0" w:color="auto"/>
            </w:tcBorders>
            <w:tcMar>
              <w:top w:w="100" w:type="dxa"/>
              <w:left w:w="100" w:type="dxa"/>
              <w:bottom w:w="100" w:type="dxa"/>
              <w:right w:w="100" w:type="dxa"/>
            </w:tcMar>
          </w:tcPr>
          <w:p w14:paraId="4DE6605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24.13</w:t>
            </w:r>
          </w:p>
        </w:tc>
        <w:tc>
          <w:tcPr>
            <w:tcW w:w="1160" w:type="dxa"/>
            <w:tcBorders>
              <w:bottom w:val="single" w:sz="4" w:space="0" w:color="auto"/>
            </w:tcBorders>
            <w:tcMar>
              <w:top w:w="100" w:type="dxa"/>
              <w:left w:w="100" w:type="dxa"/>
              <w:bottom w:w="100" w:type="dxa"/>
              <w:right w:w="100" w:type="dxa"/>
            </w:tcMar>
          </w:tcPr>
          <w:p w14:paraId="1A09D32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0.42</w:t>
            </w:r>
          </w:p>
        </w:tc>
        <w:tc>
          <w:tcPr>
            <w:tcW w:w="1160" w:type="dxa"/>
            <w:tcBorders>
              <w:bottom w:val="single" w:sz="4" w:space="0" w:color="auto"/>
            </w:tcBorders>
            <w:tcMar>
              <w:top w:w="100" w:type="dxa"/>
              <w:left w:w="100" w:type="dxa"/>
              <w:bottom w:w="100" w:type="dxa"/>
              <w:right w:w="100" w:type="dxa"/>
            </w:tcMar>
          </w:tcPr>
          <w:p w14:paraId="05F63CD6" w14:textId="608243DA"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
        </w:tc>
        <w:tc>
          <w:tcPr>
            <w:tcW w:w="1160" w:type="dxa"/>
            <w:tcBorders>
              <w:bottom w:val="single" w:sz="4" w:space="0" w:color="auto"/>
            </w:tcBorders>
            <w:tcMar>
              <w:top w:w="100" w:type="dxa"/>
              <w:left w:w="100" w:type="dxa"/>
              <w:bottom w:w="100" w:type="dxa"/>
              <w:right w:w="100" w:type="dxa"/>
            </w:tcMar>
          </w:tcPr>
          <w:p w14:paraId="5288A406" w14:textId="0071E541"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
        </w:tc>
      </w:tr>
    </w:tbl>
    <w:p w14:paraId="0616BC67" w14:textId="77777777" w:rsidR="0038698C" w:rsidRPr="00971F64" w:rsidRDefault="0038698C" w:rsidP="00971F64">
      <w:pPr>
        <w:pStyle w:val="Heading2"/>
        <w:adjustRightInd w:val="0"/>
        <w:snapToGrid w:val="0"/>
        <w:spacing w:before="0" w:after="0" w:line="240" w:lineRule="auto"/>
        <w:ind w:right="4"/>
        <w:contextualSpacing/>
        <w:jc w:val="both"/>
        <w:rPr>
          <w:rFonts w:cs="Times New Roman"/>
          <w:color w:val="000000" w:themeColor="text1"/>
          <w:sz w:val="21"/>
          <w:szCs w:val="21"/>
        </w:rPr>
      </w:pPr>
      <w:bookmarkStart w:id="15" w:name="_2scs6bp8gdub" w:colFirst="0" w:colLast="0"/>
      <w:bookmarkEnd w:id="15"/>
      <w:r w:rsidRPr="00971F64">
        <w:rPr>
          <w:rFonts w:cs="Times New Roman"/>
          <w:color w:val="000000" w:themeColor="text1"/>
          <w:sz w:val="21"/>
          <w:szCs w:val="21"/>
        </w:rPr>
        <w:br w:type="page"/>
      </w:r>
    </w:p>
    <w:p w14:paraId="31467497" w14:textId="58C254FB"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16" w:name="_pq9iyiy0gnbe" w:colFirst="0" w:colLast="0"/>
      <w:bookmarkEnd w:id="16"/>
      <w:r w:rsidRPr="00971F64">
        <w:rPr>
          <w:color w:val="000000" w:themeColor="text1"/>
          <w:sz w:val="21"/>
          <w:szCs w:val="21"/>
        </w:rPr>
        <w:lastRenderedPageBreak/>
        <w:t xml:space="preserve">Table </w:t>
      </w:r>
      <w:r w:rsidR="00B14AC6" w:rsidRPr="00971F64">
        <w:rPr>
          <w:color w:val="000000" w:themeColor="text1"/>
          <w:sz w:val="21"/>
          <w:szCs w:val="21"/>
        </w:rPr>
        <w:t>S9</w:t>
      </w:r>
      <w:r w:rsidRPr="00971F64">
        <w:rPr>
          <w:color w:val="000000" w:themeColor="text1"/>
          <w:sz w:val="21"/>
          <w:szCs w:val="21"/>
        </w:rPr>
        <w:t xml:space="preserve">. Results of permutation-based multivariate analysis of variance </w:t>
      </w:r>
      <w:proofErr w:type="spellStart"/>
      <w:r w:rsidRPr="00971F64">
        <w:rPr>
          <w:color w:val="000000" w:themeColor="text1"/>
          <w:sz w:val="21"/>
          <w:szCs w:val="21"/>
        </w:rPr>
        <w:t>PerMANOVA</w:t>
      </w:r>
      <w:proofErr w:type="spellEnd"/>
      <w:r w:rsidRPr="00971F64">
        <w:rPr>
          <w:color w:val="000000" w:themeColor="text1"/>
          <w:sz w:val="21"/>
          <w:szCs w:val="21"/>
        </w:rPr>
        <w:t xml:space="preserve"> for fish assemblage structure at five sites along the Washington coast at two depths (5-m, 10-m) from 2016-2021.</w:t>
      </w:r>
    </w:p>
    <w:p w14:paraId="37ABC034" w14:textId="77777777" w:rsidR="00971F64" w:rsidRPr="00971F64" w:rsidRDefault="00971F64" w:rsidP="00971F64">
      <w:pPr>
        <w:adjustRightInd w:val="0"/>
        <w:snapToGrid w:val="0"/>
        <w:spacing w:line="240" w:lineRule="auto"/>
        <w:ind w:right="4"/>
        <w:contextualSpacing/>
        <w:jc w:val="both"/>
        <w:rPr>
          <w:sz w:val="21"/>
          <w:szCs w:val="21"/>
        </w:rPr>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B83FDB" w:rsidRPr="00971F64" w14:paraId="014DB8AF" w14:textId="77777777" w:rsidTr="00971F64">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76F38F0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14:paraId="78C31F5D" w14:textId="5041CDE3" w:rsidR="0038698C" w:rsidRPr="00971F64" w:rsidRDefault="00971F64"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971F64">
              <w:rPr>
                <w:color w:val="000000" w:themeColor="text1"/>
                <w:sz w:val="21"/>
                <w:szCs w:val="21"/>
              </w:rPr>
              <w:t>df</w:t>
            </w:r>
            <w:proofErr w:type="spellEnd"/>
          </w:p>
        </w:tc>
        <w:tc>
          <w:tcPr>
            <w:tcW w:w="1160" w:type="dxa"/>
            <w:tcBorders>
              <w:top w:val="nil"/>
              <w:left w:val="nil"/>
              <w:bottom w:val="single" w:sz="4" w:space="0" w:color="auto"/>
              <w:right w:val="nil"/>
            </w:tcBorders>
            <w:tcMar>
              <w:top w:w="100" w:type="dxa"/>
              <w:left w:w="100" w:type="dxa"/>
              <w:bottom w:w="100" w:type="dxa"/>
              <w:right w:w="100" w:type="dxa"/>
            </w:tcMar>
          </w:tcPr>
          <w:p w14:paraId="70971D8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MS</w:t>
            </w:r>
          </w:p>
        </w:tc>
        <w:tc>
          <w:tcPr>
            <w:tcW w:w="1160" w:type="dxa"/>
            <w:tcBorders>
              <w:top w:val="nil"/>
              <w:left w:val="nil"/>
              <w:bottom w:val="single" w:sz="4" w:space="0" w:color="auto"/>
              <w:right w:val="nil"/>
            </w:tcBorders>
            <w:tcMar>
              <w:top w:w="100" w:type="dxa"/>
              <w:left w:w="100" w:type="dxa"/>
              <w:bottom w:w="100" w:type="dxa"/>
              <w:right w:w="100" w:type="dxa"/>
            </w:tcMar>
          </w:tcPr>
          <w:p w14:paraId="7055CAA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w:t>
            </w:r>
            <w:r w:rsidRPr="00971F64">
              <w:rPr>
                <w:color w:val="000000" w:themeColor="text1"/>
                <w:sz w:val="21"/>
                <w:szCs w:val="21"/>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14:paraId="264BF1B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i/>
                <w:iCs/>
                <w:color w:val="000000" w:themeColor="text1"/>
                <w:sz w:val="21"/>
                <w:szCs w:val="21"/>
              </w:rPr>
            </w:pPr>
            <w:r w:rsidRPr="00971F64">
              <w:rPr>
                <w:i/>
                <w:iCs/>
                <w:color w:val="000000" w:themeColor="text1"/>
                <w:sz w:val="21"/>
                <w:szCs w:val="21"/>
              </w:rPr>
              <w:t>F</w:t>
            </w:r>
          </w:p>
        </w:tc>
        <w:tc>
          <w:tcPr>
            <w:tcW w:w="1160" w:type="dxa"/>
            <w:tcBorders>
              <w:top w:val="nil"/>
              <w:left w:val="nil"/>
              <w:bottom w:val="single" w:sz="4" w:space="0" w:color="auto"/>
              <w:right w:val="nil"/>
            </w:tcBorders>
            <w:tcMar>
              <w:top w:w="100" w:type="dxa"/>
              <w:left w:w="100" w:type="dxa"/>
              <w:bottom w:w="100" w:type="dxa"/>
              <w:right w:w="100" w:type="dxa"/>
            </w:tcMar>
          </w:tcPr>
          <w:p w14:paraId="4A859263"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p-value</w:t>
            </w:r>
          </w:p>
        </w:tc>
      </w:tr>
      <w:tr w:rsidR="00B83FDB" w:rsidRPr="00971F64" w14:paraId="2F1F76E7" w14:textId="77777777" w:rsidTr="00971F64">
        <w:trPr>
          <w:trHeight w:val="20"/>
        </w:trPr>
        <w:tc>
          <w:tcPr>
            <w:tcW w:w="1995" w:type="dxa"/>
            <w:tcBorders>
              <w:top w:val="single" w:sz="4" w:space="0" w:color="auto"/>
              <w:left w:val="nil"/>
              <w:bottom w:val="nil"/>
              <w:right w:val="nil"/>
            </w:tcBorders>
            <w:tcMar>
              <w:top w:w="100" w:type="dxa"/>
              <w:left w:w="100" w:type="dxa"/>
              <w:bottom w:w="100" w:type="dxa"/>
              <w:right w:w="100" w:type="dxa"/>
            </w:tcMar>
          </w:tcPr>
          <w:p w14:paraId="1DB2C773"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w:t>
            </w:r>
          </w:p>
        </w:tc>
        <w:tc>
          <w:tcPr>
            <w:tcW w:w="645" w:type="dxa"/>
            <w:tcBorders>
              <w:top w:val="single" w:sz="4" w:space="0" w:color="auto"/>
            </w:tcBorders>
            <w:tcMar>
              <w:top w:w="100" w:type="dxa"/>
              <w:left w:w="100" w:type="dxa"/>
              <w:bottom w:w="100" w:type="dxa"/>
              <w:right w:w="100" w:type="dxa"/>
            </w:tcMar>
          </w:tcPr>
          <w:p w14:paraId="6E9A514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c>
          <w:tcPr>
            <w:tcW w:w="1160" w:type="dxa"/>
            <w:tcBorders>
              <w:top w:val="single" w:sz="4" w:space="0" w:color="auto"/>
            </w:tcBorders>
            <w:tcMar>
              <w:top w:w="100" w:type="dxa"/>
              <w:left w:w="100" w:type="dxa"/>
              <w:bottom w:w="100" w:type="dxa"/>
              <w:right w:w="100" w:type="dxa"/>
            </w:tcMar>
          </w:tcPr>
          <w:p w14:paraId="312C2516"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0.92</w:t>
            </w:r>
          </w:p>
        </w:tc>
        <w:tc>
          <w:tcPr>
            <w:tcW w:w="1160" w:type="dxa"/>
            <w:tcBorders>
              <w:top w:val="single" w:sz="4" w:space="0" w:color="auto"/>
            </w:tcBorders>
            <w:tcMar>
              <w:top w:w="100" w:type="dxa"/>
              <w:left w:w="100" w:type="dxa"/>
              <w:bottom w:w="100" w:type="dxa"/>
              <w:right w:w="100" w:type="dxa"/>
            </w:tcMar>
          </w:tcPr>
          <w:p w14:paraId="05977F9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0.03</w:t>
            </w:r>
          </w:p>
        </w:tc>
        <w:tc>
          <w:tcPr>
            <w:tcW w:w="1160" w:type="dxa"/>
            <w:tcBorders>
              <w:top w:val="single" w:sz="4" w:space="0" w:color="auto"/>
            </w:tcBorders>
            <w:tcMar>
              <w:top w:w="100" w:type="dxa"/>
              <w:left w:w="100" w:type="dxa"/>
              <w:bottom w:w="100" w:type="dxa"/>
              <w:right w:w="100" w:type="dxa"/>
            </w:tcMar>
          </w:tcPr>
          <w:p w14:paraId="2007232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11.68</w:t>
            </w:r>
          </w:p>
        </w:tc>
        <w:tc>
          <w:tcPr>
            <w:tcW w:w="1160" w:type="dxa"/>
            <w:tcBorders>
              <w:top w:val="single" w:sz="4" w:space="0" w:color="auto"/>
            </w:tcBorders>
            <w:tcMar>
              <w:top w:w="100" w:type="dxa"/>
              <w:left w:w="100" w:type="dxa"/>
              <w:bottom w:w="100" w:type="dxa"/>
              <w:right w:w="100" w:type="dxa"/>
            </w:tcMar>
          </w:tcPr>
          <w:p w14:paraId="4CDC010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41D36314"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6521593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645" w:type="dxa"/>
            <w:tcMar>
              <w:top w:w="100" w:type="dxa"/>
              <w:left w:w="100" w:type="dxa"/>
              <w:bottom w:w="100" w:type="dxa"/>
              <w:right w:w="100" w:type="dxa"/>
            </w:tcMar>
          </w:tcPr>
          <w:p w14:paraId="4B67FF33"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6FB62329"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3.74</w:t>
            </w:r>
          </w:p>
        </w:tc>
        <w:tc>
          <w:tcPr>
            <w:tcW w:w="1160" w:type="dxa"/>
            <w:tcMar>
              <w:top w:w="100" w:type="dxa"/>
              <w:left w:w="100" w:type="dxa"/>
              <w:bottom w:w="100" w:type="dxa"/>
              <w:right w:w="100" w:type="dxa"/>
            </w:tcMar>
          </w:tcPr>
          <w:p w14:paraId="396FE1B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0.12</w:t>
            </w:r>
          </w:p>
        </w:tc>
        <w:tc>
          <w:tcPr>
            <w:tcW w:w="1160" w:type="dxa"/>
            <w:tcMar>
              <w:top w:w="100" w:type="dxa"/>
              <w:left w:w="100" w:type="dxa"/>
              <w:bottom w:w="100" w:type="dxa"/>
              <w:right w:w="100" w:type="dxa"/>
            </w:tcMar>
          </w:tcPr>
          <w:p w14:paraId="1433133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11.94</w:t>
            </w:r>
          </w:p>
        </w:tc>
        <w:tc>
          <w:tcPr>
            <w:tcW w:w="1160" w:type="dxa"/>
            <w:tcMar>
              <w:top w:w="100" w:type="dxa"/>
              <w:left w:w="100" w:type="dxa"/>
              <w:bottom w:w="100" w:type="dxa"/>
              <w:right w:w="100" w:type="dxa"/>
            </w:tcMar>
          </w:tcPr>
          <w:p w14:paraId="0674970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6B0AF880"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658CC73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645" w:type="dxa"/>
            <w:tcMar>
              <w:top w:w="100" w:type="dxa"/>
              <w:left w:w="100" w:type="dxa"/>
              <w:bottom w:w="100" w:type="dxa"/>
              <w:right w:w="100" w:type="dxa"/>
            </w:tcMar>
          </w:tcPr>
          <w:p w14:paraId="64C25CD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0F71A816"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1.23</w:t>
            </w:r>
          </w:p>
        </w:tc>
        <w:tc>
          <w:tcPr>
            <w:tcW w:w="1160" w:type="dxa"/>
            <w:tcMar>
              <w:top w:w="100" w:type="dxa"/>
              <w:left w:w="100" w:type="dxa"/>
              <w:bottom w:w="100" w:type="dxa"/>
              <w:right w:w="100" w:type="dxa"/>
            </w:tcMar>
          </w:tcPr>
          <w:p w14:paraId="164A1C00"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0.04</w:t>
            </w:r>
          </w:p>
        </w:tc>
        <w:tc>
          <w:tcPr>
            <w:tcW w:w="1160" w:type="dxa"/>
            <w:tcMar>
              <w:top w:w="100" w:type="dxa"/>
              <w:left w:w="100" w:type="dxa"/>
              <w:bottom w:w="100" w:type="dxa"/>
              <w:right w:w="100" w:type="dxa"/>
            </w:tcMar>
          </w:tcPr>
          <w:p w14:paraId="3420F4D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3.91</w:t>
            </w:r>
          </w:p>
        </w:tc>
        <w:tc>
          <w:tcPr>
            <w:tcW w:w="1160" w:type="dxa"/>
            <w:tcMar>
              <w:top w:w="100" w:type="dxa"/>
              <w:left w:w="100" w:type="dxa"/>
              <w:bottom w:w="100" w:type="dxa"/>
              <w:right w:w="100" w:type="dxa"/>
            </w:tcMar>
          </w:tcPr>
          <w:p w14:paraId="6F5D5822"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30DC49F4"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1EEC32E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 x Site</w:t>
            </w:r>
          </w:p>
        </w:tc>
        <w:tc>
          <w:tcPr>
            <w:tcW w:w="645" w:type="dxa"/>
            <w:tcMar>
              <w:top w:w="100" w:type="dxa"/>
              <w:left w:w="100" w:type="dxa"/>
              <w:bottom w:w="100" w:type="dxa"/>
              <w:right w:w="100" w:type="dxa"/>
            </w:tcMar>
          </w:tcPr>
          <w:p w14:paraId="666A5B4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193CA0F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1.49</w:t>
            </w:r>
          </w:p>
        </w:tc>
        <w:tc>
          <w:tcPr>
            <w:tcW w:w="1160" w:type="dxa"/>
            <w:tcMar>
              <w:top w:w="100" w:type="dxa"/>
              <w:left w:w="100" w:type="dxa"/>
              <w:bottom w:w="100" w:type="dxa"/>
              <w:right w:w="100" w:type="dxa"/>
            </w:tcMar>
          </w:tcPr>
          <w:p w14:paraId="45F6F17A"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0.05</w:t>
            </w:r>
          </w:p>
        </w:tc>
        <w:tc>
          <w:tcPr>
            <w:tcW w:w="1160" w:type="dxa"/>
            <w:tcMar>
              <w:top w:w="100" w:type="dxa"/>
              <w:left w:w="100" w:type="dxa"/>
              <w:bottom w:w="100" w:type="dxa"/>
              <w:right w:w="100" w:type="dxa"/>
            </w:tcMar>
          </w:tcPr>
          <w:p w14:paraId="2D9AAA7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4.76</w:t>
            </w:r>
          </w:p>
        </w:tc>
        <w:tc>
          <w:tcPr>
            <w:tcW w:w="1160" w:type="dxa"/>
            <w:tcMar>
              <w:top w:w="100" w:type="dxa"/>
              <w:left w:w="100" w:type="dxa"/>
              <w:bottom w:w="100" w:type="dxa"/>
              <w:right w:w="100" w:type="dxa"/>
            </w:tcMar>
          </w:tcPr>
          <w:p w14:paraId="218971B7"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7E11E1BE"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0E0DF2A1" w14:textId="41E5CB1E" w:rsidR="0038698C" w:rsidRPr="00971F64" w:rsidRDefault="00971F64"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 x Year</w:t>
            </w:r>
          </w:p>
        </w:tc>
        <w:tc>
          <w:tcPr>
            <w:tcW w:w="645" w:type="dxa"/>
            <w:tcMar>
              <w:top w:w="100" w:type="dxa"/>
              <w:left w:w="100" w:type="dxa"/>
              <w:bottom w:w="100" w:type="dxa"/>
              <w:right w:w="100" w:type="dxa"/>
            </w:tcMar>
          </w:tcPr>
          <w:p w14:paraId="4821CDEC"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53E5C2DB"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0.74</w:t>
            </w:r>
          </w:p>
        </w:tc>
        <w:tc>
          <w:tcPr>
            <w:tcW w:w="1160" w:type="dxa"/>
            <w:tcMar>
              <w:top w:w="100" w:type="dxa"/>
              <w:left w:w="100" w:type="dxa"/>
              <w:bottom w:w="100" w:type="dxa"/>
              <w:right w:w="100" w:type="dxa"/>
            </w:tcMar>
          </w:tcPr>
          <w:p w14:paraId="30712985"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0.02</w:t>
            </w:r>
          </w:p>
        </w:tc>
        <w:tc>
          <w:tcPr>
            <w:tcW w:w="1160" w:type="dxa"/>
            <w:tcMar>
              <w:top w:w="100" w:type="dxa"/>
              <w:left w:w="100" w:type="dxa"/>
              <w:bottom w:w="100" w:type="dxa"/>
              <w:right w:w="100" w:type="dxa"/>
            </w:tcMar>
          </w:tcPr>
          <w:p w14:paraId="0052A49E"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2.38</w:t>
            </w:r>
          </w:p>
        </w:tc>
        <w:tc>
          <w:tcPr>
            <w:tcW w:w="1160" w:type="dxa"/>
            <w:tcMar>
              <w:top w:w="100" w:type="dxa"/>
              <w:left w:w="100" w:type="dxa"/>
              <w:bottom w:w="100" w:type="dxa"/>
              <w:right w:w="100" w:type="dxa"/>
            </w:tcMar>
          </w:tcPr>
          <w:p w14:paraId="7D81F7F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0.018</w:t>
            </w:r>
          </w:p>
        </w:tc>
      </w:tr>
      <w:tr w:rsidR="00B83FDB" w:rsidRPr="00971F64" w14:paraId="3F2EB3CD"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0F0E34BB" w14:textId="5F2A444D" w:rsidR="0038698C" w:rsidRPr="00971F64" w:rsidRDefault="00971F64"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 x Year</w:t>
            </w:r>
          </w:p>
        </w:tc>
        <w:tc>
          <w:tcPr>
            <w:tcW w:w="645" w:type="dxa"/>
            <w:tcMar>
              <w:top w:w="100" w:type="dxa"/>
              <w:left w:w="100" w:type="dxa"/>
              <w:bottom w:w="100" w:type="dxa"/>
              <w:right w:w="100" w:type="dxa"/>
            </w:tcMar>
          </w:tcPr>
          <w:p w14:paraId="2F09A36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15</w:t>
            </w:r>
          </w:p>
        </w:tc>
        <w:tc>
          <w:tcPr>
            <w:tcW w:w="1160" w:type="dxa"/>
            <w:tcMar>
              <w:top w:w="100" w:type="dxa"/>
              <w:left w:w="100" w:type="dxa"/>
              <w:bottom w:w="100" w:type="dxa"/>
              <w:right w:w="100" w:type="dxa"/>
            </w:tcMar>
          </w:tcPr>
          <w:p w14:paraId="1FCE8C79"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2.02</w:t>
            </w:r>
          </w:p>
        </w:tc>
        <w:tc>
          <w:tcPr>
            <w:tcW w:w="1160" w:type="dxa"/>
            <w:tcMar>
              <w:top w:w="100" w:type="dxa"/>
              <w:left w:w="100" w:type="dxa"/>
              <w:bottom w:w="100" w:type="dxa"/>
              <w:right w:w="100" w:type="dxa"/>
            </w:tcMar>
          </w:tcPr>
          <w:p w14:paraId="51EFC09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0.06</w:t>
            </w:r>
          </w:p>
        </w:tc>
        <w:tc>
          <w:tcPr>
            <w:tcW w:w="1160" w:type="dxa"/>
            <w:tcMar>
              <w:top w:w="100" w:type="dxa"/>
              <w:left w:w="100" w:type="dxa"/>
              <w:bottom w:w="100" w:type="dxa"/>
              <w:right w:w="100" w:type="dxa"/>
            </w:tcMar>
          </w:tcPr>
          <w:p w14:paraId="75BB66DF"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1.72</w:t>
            </w:r>
          </w:p>
        </w:tc>
        <w:tc>
          <w:tcPr>
            <w:tcW w:w="1160" w:type="dxa"/>
            <w:tcMar>
              <w:top w:w="100" w:type="dxa"/>
              <w:left w:w="100" w:type="dxa"/>
              <w:bottom w:w="100" w:type="dxa"/>
              <w:right w:w="100" w:type="dxa"/>
            </w:tcMar>
          </w:tcPr>
          <w:p w14:paraId="31665DF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w:t>
            </w:r>
          </w:p>
        </w:tc>
      </w:tr>
      <w:tr w:rsidR="00971F64" w:rsidRPr="00971F64" w14:paraId="707C2DE5" w14:textId="77777777" w:rsidTr="00971F64">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7DB4A3B9"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Residual</w:t>
            </w:r>
          </w:p>
        </w:tc>
        <w:tc>
          <w:tcPr>
            <w:tcW w:w="645" w:type="dxa"/>
            <w:tcBorders>
              <w:bottom w:val="single" w:sz="4" w:space="0" w:color="auto"/>
            </w:tcBorders>
            <w:tcMar>
              <w:top w:w="100" w:type="dxa"/>
              <w:left w:w="100" w:type="dxa"/>
              <w:bottom w:w="100" w:type="dxa"/>
              <w:right w:w="100" w:type="dxa"/>
            </w:tcMar>
          </w:tcPr>
          <w:p w14:paraId="15F9F1C3"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269</w:t>
            </w:r>
          </w:p>
        </w:tc>
        <w:tc>
          <w:tcPr>
            <w:tcW w:w="1160" w:type="dxa"/>
            <w:tcBorders>
              <w:bottom w:val="single" w:sz="4" w:space="0" w:color="auto"/>
            </w:tcBorders>
            <w:tcMar>
              <w:top w:w="100" w:type="dxa"/>
              <w:left w:w="100" w:type="dxa"/>
              <w:bottom w:w="100" w:type="dxa"/>
              <w:right w:w="100" w:type="dxa"/>
            </w:tcMar>
          </w:tcPr>
          <w:p w14:paraId="30BC7B9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21.08</w:t>
            </w:r>
          </w:p>
        </w:tc>
        <w:tc>
          <w:tcPr>
            <w:tcW w:w="1160" w:type="dxa"/>
            <w:tcBorders>
              <w:bottom w:val="single" w:sz="4" w:space="0" w:color="auto"/>
            </w:tcBorders>
            <w:tcMar>
              <w:top w:w="100" w:type="dxa"/>
              <w:left w:w="100" w:type="dxa"/>
              <w:bottom w:w="100" w:type="dxa"/>
              <w:right w:w="100" w:type="dxa"/>
            </w:tcMar>
          </w:tcPr>
          <w:p w14:paraId="49DD2638"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0.68</w:t>
            </w:r>
          </w:p>
        </w:tc>
        <w:tc>
          <w:tcPr>
            <w:tcW w:w="1160" w:type="dxa"/>
            <w:tcBorders>
              <w:bottom w:val="single" w:sz="4" w:space="0" w:color="auto"/>
            </w:tcBorders>
            <w:tcMar>
              <w:top w:w="100" w:type="dxa"/>
              <w:left w:w="100" w:type="dxa"/>
              <w:bottom w:w="100" w:type="dxa"/>
              <w:right w:w="100" w:type="dxa"/>
            </w:tcMar>
          </w:tcPr>
          <w:p w14:paraId="44100331"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c>
          <w:tcPr>
            <w:tcW w:w="1160" w:type="dxa"/>
            <w:tcBorders>
              <w:bottom w:val="single" w:sz="4" w:space="0" w:color="auto"/>
            </w:tcBorders>
            <w:tcMar>
              <w:top w:w="100" w:type="dxa"/>
              <w:left w:w="100" w:type="dxa"/>
              <w:bottom w:w="100" w:type="dxa"/>
              <w:right w:w="100" w:type="dxa"/>
            </w:tcMar>
          </w:tcPr>
          <w:p w14:paraId="35574844" w14:textId="77777777" w:rsidR="0038698C" w:rsidRPr="00971F64" w:rsidRDefault="0038698C"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r>
    </w:tbl>
    <w:p w14:paraId="4E5F7B36" w14:textId="7BEEF5CB" w:rsidR="00971F64" w:rsidRDefault="00971F64" w:rsidP="00971F64">
      <w:pPr>
        <w:adjustRightInd w:val="0"/>
        <w:snapToGrid w:val="0"/>
        <w:spacing w:line="240" w:lineRule="auto"/>
        <w:ind w:right="4"/>
        <w:contextualSpacing/>
        <w:jc w:val="both"/>
        <w:rPr>
          <w:color w:val="000000" w:themeColor="text1"/>
          <w:sz w:val="21"/>
          <w:szCs w:val="21"/>
        </w:rPr>
      </w:pPr>
      <w:bookmarkStart w:id="17" w:name="_7mx6lcdim2sk" w:colFirst="0" w:colLast="0"/>
      <w:bookmarkEnd w:id="17"/>
    </w:p>
    <w:p w14:paraId="19585FD7" w14:textId="77777777" w:rsidR="00444F16" w:rsidRPr="00971F64" w:rsidRDefault="00444F16" w:rsidP="00971F64">
      <w:pPr>
        <w:adjustRightInd w:val="0"/>
        <w:snapToGrid w:val="0"/>
        <w:spacing w:line="240" w:lineRule="auto"/>
        <w:ind w:right="4"/>
        <w:contextualSpacing/>
        <w:jc w:val="both"/>
        <w:rPr>
          <w:color w:val="000000" w:themeColor="text1"/>
          <w:sz w:val="21"/>
          <w:szCs w:val="21"/>
        </w:rPr>
      </w:pPr>
    </w:p>
    <w:p w14:paraId="105035CB" w14:textId="6F1D4071" w:rsidR="0061254F" w:rsidRPr="00444F16" w:rsidRDefault="0061254F" w:rsidP="00444F16">
      <w:pPr>
        <w:pStyle w:val="Heading5"/>
        <w:adjustRightInd w:val="0"/>
        <w:snapToGrid w:val="0"/>
        <w:spacing w:before="0" w:after="0"/>
        <w:ind w:right="4"/>
        <w:contextualSpacing/>
        <w:jc w:val="both"/>
        <w:rPr>
          <w:color w:val="000000" w:themeColor="text1"/>
          <w:sz w:val="21"/>
          <w:szCs w:val="21"/>
        </w:rPr>
      </w:pPr>
      <w:bookmarkStart w:id="18" w:name="_q9i8fb532wt5" w:colFirst="0" w:colLast="0"/>
      <w:bookmarkEnd w:id="18"/>
      <w:r w:rsidRPr="00971F64">
        <w:rPr>
          <w:color w:val="000000" w:themeColor="text1"/>
          <w:sz w:val="21"/>
          <w:szCs w:val="21"/>
        </w:rPr>
        <w:t xml:space="preserve">Table S10. Results of permutation-based multivariate analysis of variance </w:t>
      </w:r>
      <w:proofErr w:type="spellStart"/>
      <w:r w:rsidRPr="00971F64">
        <w:rPr>
          <w:color w:val="000000" w:themeColor="text1"/>
          <w:sz w:val="21"/>
          <w:szCs w:val="21"/>
        </w:rPr>
        <w:t>PerMANOVA</w:t>
      </w:r>
      <w:proofErr w:type="spellEnd"/>
      <w:r w:rsidRPr="00971F64">
        <w:rPr>
          <w:color w:val="000000" w:themeColor="text1"/>
          <w:sz w:val="21"/>
          <w:szCs w:val="21"/>
        </w:rPr>
        <w:t xml:space="preserve"> for rockfish Sebastes spp</w:t>
      </w:r>
      <w:ins w:id="19" w:author="Nick.Tolimieri" w:date="2022-12-22T11:47:00Z">
        <w:r w:rsidR="00CB54E8">
          <w:rPr>
            <w:color w:val="000000" w:themeColor="text1"/>
            <w:sz w:val="21"/>
            <w:szCs w:val="21"/>
          </w:rPr>
          <w:t>.</w:t>
        </w:r>
      </w:ins>
      <w:r w:rsidRPr="00971F64">
        <w:rPr>
          <w:color w:val="000000" w:themeColor="text1"/>
          <w:sz w:val="21"/>
          <w:szCs w:val="21"/>
        </w:rPr>
        <w:t xml:space="preserve"> young of year assemblage structure at five sites along the Washington coast at two depths (5-m, 10-m) from 2016-</w:t>
      </w:r>
      <w:r w:rsidRPr="00444F16">
        <w:rPr>
          <w:color w:val="000000" w:themeColor="text1"/>
          <w:sz w:val="21"/>
          <w:szCs w:val="21"/>
        </w:rPr>
        <w:t>2021.</w:t>
      </w:r>
    </w:p>
    <w:p w14:paraId="5BA18426" w14:textId="77777777" w:rsidR="00444F16" w:rsidRPr="00444F16" w:rsidRDefault="00444F16" w:rsidP="00444F16">
      <w:pPr>
        <w:adjustRightInd w:val="0"/>
        <w:snapToGrid w:val="0"/>
        <w:spacing w:line="240" w:lineRule="auto"/>
        <w:contextualSpacing/>
        <w:rPr>
          <w:sz w:val="21"/>
          <w:szCs w:val="21"/>
        </w:rPr>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971F64" w:rsidRPr="00444F16" w14:paraId="3AB02CA5" w14:textId="77777777" w:rsidTr="00971F64">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702C63BE" w14:textId="77777777" w:rsidR="00971F64" w:rsidRPr="00444F16" w:rsidRDefault="00971F64" w:rsidP="00444F16">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444F16">
              <w:rPr>
                <w:color w:val="000000" w:themeColor="text1"/>
                <w:sz w:val="21"/>
                <w:szCs w:val="21"/>
              </w:rPr>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14:paraId="71FB564C" w14:textId="44C0385F" w:rsidR="00971F64" w:rsidRPr="00444F16" w:rsidRDefault="00971F64" w:rsidP="00444F16">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proofErr w:type="spellStart"/>
            <w:r w:rsidRPr="00444F16">
              <w:rPr>
                <w:color w:val="000000" w:themeColor="text1"/>
                <w:sz w:val="21"/>
                <w:szCs w:val="21"/>
              </w:rPr>
              <w:t>df</w:t>
            </w:r>
            <w:proofErr w:type="spellEnd"/>
          </w:p>
        </w:tc>
        <w:tc>
          <w:tcPr>
            <w:tcW w:w="1160" w:type="dxa"/>
            <w:tcBorders>
              <w:top w:val="nil"/>
              <w:left w:val="nil"/>
              <w:bottom w:val="single" w:sz="4" w:space="0" w:color="auto"/>
              <w:right w:val="nil"/>
            </w:tcBorders>
            <w:tcMar>
              <w:top w:w="100" w:type="dxa"/>
              <w:left w:w="100" w:type="dxa"/>
              <w:bottom w:w="100" w:type="dxa"/>
              <w:right w:w="100" w:type="dxa"/>
            </w:tcMar>
          </w:tcPr>
          <w:p w14:paraId="522A9F90" w14:textId="25344779" w:rsidR="00971F64" w:rsidRPr="00444F16" w:rsidRDefault="00971F64" w:rsidP="00444F16">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444F16">
              <w:rPr>
                <w:color w:val="000000" w:themeColor="text1"/>
                <w:sz w:val="21"/>
                <w:szCs w:val="21"/>
              </w:rPr>
              <w:t>MS</w:t>
            </w:r>
          </w:p>
        </w:tc>
        <w:tc>
          <w:tcPr>
            <w:tcW w:w="1160" w:type="dxa"/>
            <w:tcBorders>
              <w:top w:val="nil"/>
              <w:left w:val="nil"/>
              <w:bottom w:val="single" w:sz="4" w:space="0" w:color="auto"/>
              <w:right w:val="nil"/>
            </w:tcBorders>
            <w:tcMar>
              <w:top w:w="100" w:type="dxa"/>
              <w:left w:w="100" w:type="dxa"/>
              <w:bottom w:w="100" w:type="dxa"/>
              <w:right w:w="100" w:type="dxa"/>
            </w:tcMar>
          </w:tcPr>
          <w:p w14:paraId="48383E30" w14:textId="53A72E7E" w:rsidR="00971F64" w:rsidRPr="00444F16" w:rsidRDefault="00971F64" w:rsidP="00444F16">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444F16">
              <w:rPr>
                <w:color w:val="000000" w:themeColor="text1"/>
                <w:sz w:val="21"/>
                <w:szCs w:val="21"/>
              </w:rPr>
              <w:t>R</w:t>
            </w:r>
            <w:r w:rsidRPr="00444F16">
              <w:rPr>
                <w:color w:val="000000" w:themeColor="text1"/>
                <w:sz w:val="21"/>
                <w:szCs w:val="21"/>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14:paraId="30B6A057" w14:textId="17B4F093" w:rsidR="00971F64" w:rsidRPr="00444F16" w:rsidRDefault="00971F64" w:rsidP="00444F16">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444F16">
              <w:rPr>
                <w:i/>
                <w:iCs/>
                <w:color w:val="000000" w:themeColor="text1"/>
                <w:sz w:val="21"/>
                <w:szCs w:val="21"/>
              </w:rPr>
              <w:t>F</w:t>
            </w:r>
          </w:p>
        </w:tc>
        <w:tc>
          <w:tcPr>
            <w:tcW w:w="1160" w:type="dxa"/>
            <w:tcBorders>
              <w:top w:val="nil"/>
              <w:left w:val="nil"/>
              <w:bottom w:val="single" w:sz="4" w:space="0" w:color="auto"/>
              <w:right w:val="nil"/>
            </w:tcBorders>
            <w:tcMar>
              <w:top w:w="100" w:type="dxa"/>
              <w:left w:w="100" w:type="dxa"/>
              <w:bottom w:w="100" w:type="dxa"/>
              <w:right w:w="100" w:type="dxa"/>
            </w:tcMar>
          </w:tcPr>
          <w:p w14:paraId="6931E878" w14:textId="60B9CAA2" w:rsidR="00971F64" w:rsidRPr="00444F16" w:rsidRDefault="00971F64" w:rsidP="00444F16">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444F16">
              <w:rPr>
                <w:color w:val="000000" w:themeColor="text1"/>
                <w:sz w:val="21"/>
                <w:szCs w:val="21"/>
              </w:rPr>
              <w:t>p-value</w:t>
            </w:r>
          </w:p>
        </w:tc>
      </w:tr>
      <w:tr w:rsidR="00B83FDB" w:rsidRPr="00971F64" w14:paraId="45D6F456" w14:textId="77777777" w:rsidTr="00971F64">
        <w:trPr>
          <w:trHeight w:val="20"/>
        </w:trPr>
        <w:tc>
          <w:tcPr>
            <w:tcW w:w="1995" w:type="dxa"/>
            <w:tcBorders>
              <w:top w:val="single" w:sz="4" w:space="0" w:color="auto"/>
              <w:left w:val="nil"/>
              <w:bottom w:val="nil"/>
              <w:right w:val="nil"/>
            </w:tcBorders>
            <w:tcMar>
              <w:top w:w="100" w:type="dxa"/>
              <w:left w:w="100" w:type="dxa"/>
              <w:bottom w:w="100" w:type="dxa"/>
              <w:right w:w="100" w:type="dxa"/>
            </w:tcMar>
          </w:tcPr>
          <w:p w14:paraId="13AD82BF"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w:t>
            </w:r>
          </w:p>
        </w:tc>
        <w:tc>
          <w:tcPr>
            <w:tcW w:w="645" w:type="dxa"/>
            <w:tcBorders>
              <w:top w:val="single" w:sz="4" w:space="0" w:color="auto"/>
            </w:tcBorders>
            <w:tcMar>
              <w:top w:w="100" w:type="dxa"/>
              <w:left w:w="100" w:type="dxa"/>
              <w:bottom w:w="100" w:type="dxa"/>
              <w:right w:w="100" w:type="dxa"/>
            </w:tcMar>
          </w:tcPr>
          <w:p w14:paraId="027D93D6"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w:t>
            </w:r>
          </w:p>
        </w:tc>
        <w:tc>
          <w:tcPr>
            <w:tcW w:w="1160" w:type="dxa"/>
            <w:tcBorders>
              <w:top w:val="single" w:sz="4" w:space="0" w:color="auto"/>
            </w:tcBorders>
            <w:tcMar>
              <w:top w:w="100" w:type="dxa"/>
              <w:left w:w="100" w:type="dxa"/>
              <w:bottom w:w="100" w:type="dxa"/>
              <w:right w:w="100" w:type="dxa"/>
            </w:tcMar>
          </w:tcPr>
          <w:p w14:paraId="269D1FEE"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0.22</w:t>
            </w:r>
          </w:p>
        </w:tc>
        <w:tc>
          <w:tcPr>
            <w:tcW w:w="1160" w:type="dxa"/>
            <w:tcBorders>
              <w:top w:val="single" w:sz="4" w:space="0" w:color="auto"/>
            </w:tcBorders>
            <w:tcMar>
              <w:top w:w="100" w:type="dxa"/>
              <w:left w:w="100" w:type="dxa"/>
              <w:bottom w:w="100" w:type="dxa"/>
              <w:right w:w="100" w:type="dxa"/>
            </w:tcMar>
          </w:tcPr>
          <w:p w14:paraId="74DEC739"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w:t>
            </w:r>
          </w:p>
        </w:tc>
        <w:tc>
          <w:tcPr>
            <w:tcW w:w="1160" w:type="dxa"/>
            <w:tcBorders>
              <w:top w:val="single" w:sz="4" w:space="0" w:color="auto"/>
            </w:tcBorders>
            <w:tcMar>
              <w:top w:w="100" w:type="dxa"/>
              <w:left w:w="100" w:type="dxa"/>
              <w:bottom w:w="100" w:type="dxa"/>
              <w:right w:w="100" w:type="dxa"/>
            </w:tcMar>
          </w:tcPr>
          <w:p w14:paraId="218DDDC7"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2.62</w:t>
            </w:r>
          </w:p>
        </w:tc>
        <w:tc>
          <w:tcPr>
            <w:tcW w:w="1160" w:type="dxa"/>
            <w:tcBorders>
              <w:top w:val="single" w:sz="4" w:space="0" w:color="auto"/>
            </w:tcBorders>
            <w:tcMar>
              <w:top w:w="100" w:type="dxa"/>
              <w:left w:w="100" w:type="dxa"/>
              <w:bottom w:w="100" w:type="dxa"/>
              <w:right w:w="100" w:type="dxa"/>
            </w:tcMar>
          </w:tcPr>
          <w:p w14:paraId="5A81EFBC"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0.064</w:t>
            </w:r>
          </w:p>
        </w:tc>
      </w:tr>
      <w:tr w:rsidR="00B83FDB" w:rsidRPr="00971F64" w14:paraId="7D4EDD4E"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62685671"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645" w:type="dxa"/>
            <w:tcMar>
              <w:top w:w="100" w:type="dxa"/>
              <w:left w:w="100" w:type="dxa"/>
              <w:bottom w:w="100" w:type="dxa"/>
              <w:right w:w="100" w:type="dxa"/>
            </w:tcMar>
          </w:tcPr>
          <w:p w14:paraId="57C906AA"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56118AE3"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1.37</w:t>
            </w:r>
          </w:p>
        </w:tc>
        <w:tc>
          <w:tcPr>
            <w:tcW w:w="1160" w:type="dxa"/>
            <w:tcMar>
              <w:top w:w="100" w:type="dxa"/>
              <w:left w:w="100" w:type="dxa"/>
              <w:bottom w:w="100" w:type="dxa"/>
              <w:right w:w="100" w:type="dxa"/>
            </w:tcMar>
          </w:tcPr>
          <w:p w14:paraId="7A0A0C37"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0.03</w:t>
            </w:r>
          </w:p>
        </w:tc>
        <w:tc>
          <w:tcPr>
            <w:tcW w:w="1160" w:type="dxa"/>
            <w:tcMar>
              <w:top w:w="100" w:type="dxa"/>
              <w:left w:w="100" w:type="dxa"/>
              <w:bottom w:w="100" w:type="dxa"/>
              <w:right w:w="100" w:type="dxa"/>
            </w:tcMar>
          </w:tcPr>
          <w:p w14:paraId="6E838D71"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4.13</w:t>
            </w:r>
          </w:p>
        </w:tc>
        <w:tc>
          <w:tcPr>
            <w:tcW w:w="1160" w:type="dxa"/>
            <w:tcMar>
              <w:top w:w="100" w:type="dxa"/>
              <w:left w:w="100" w:type="dxa"/>
              <w:bottom w:w="100" w:type="dxa"/>
              <w:right w:w="100" w:type="dxa"/>
            </w:tcMar>
          </w:tcPr>
          <w:p w14:paraId="47D624CE"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15A84F87"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558CFDCF"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645" w:type="dxa"/>
            <w:tcMar>
              <w:top w:w="100" w:type="dxa"/>
              <w:left w:w="100" w:type="dxa"/>
              <w:bottom w:w="100" w:type="dxa"/>
              <w:right w:w="100" w:type="dxa"/>
            </w:tcMar>
          </w:tcPr>
          <w:p w14:paraId="1CF1CD6F"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0362EFFF"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11.33</w:t>
            </w:r>
          </w:p>
        </w:tc>
        <w:tc>
          <w:tcPr>
            <w:tcW w:w="1160" w:type="dxa"/>
            <w:tcMar>
              <w:top w:w="100" w:type="dxa"/>
              <w:left w:w="100" w:type="dxa"/>
              <w:bottom w:w="100" w:type="dxa"/>
              <w:right w:w="100" w:type="dxa"/>
            </w:tcMar>
          </w:tcPr>
          <w:p w14:paraId="059DC6DB"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0.29</w:t>
            </w:r>
          </w:p>
        </w:tc>
        <w:tc>
          <w:tcPr>
            <w:tcW w:w="1160" w:type="dxa"/>
            <w:tcMar>
              <w:top w:w="100" w:type="dxa"/>
              <w:left w:w="100" w:type="dxa"/>
              <w:bottom w:w="100" w:type="dxa"/>
              <w:right w:w="100" w:type="dxa"/>
            </w:tcMar>
          </w:tcPr>
          <w:p w14:paraId="10E28266"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34.18</w:t>
            </w:r>
          </w:p>
        </w:tc>
        <w:tc>
          <w:tcPr>
            <w:tcW w:w="1160" w:type="dxa"/>
            <w:tcMar>
              <w:top w:w="100" w:type="dxa"/>
              <w:left w:w="100" w:type="dxa"/>
              <w:bottom w:w="100" w:type="dxa"/>
              <w:right w:w="100" w:type="dxa"/>
            </w:tcMar>
          </w:tcPr>
          <w:p w14:paraId="5CB1376E"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B83FDB" w:rsidRPr="00971F64" w14:paraId="51239587"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74FFBC57"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Depth x Site</w:t>
            </w:r>
          </w:p>
        </w:tc>
        <w:tc>
          <w:tcPr>
            <w:tcW w:w="645" w:type="dxa"/>
            <w:tcMar>
              <w:top w:w="100" w:type="dxa"/>
              <w:left w:w="100" w:type="dxa"/>
              <w:bottom w:w="100" w:type="dxa"/>
              <w:right w:w="100" w:type="dxa"/>
            </w:tcMar>
          </w:tcPr>
          <w:p w14:paraId="11E94EB1"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3E7CA428"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0.82</w:t>
            </w:r>
          </w:p>
        </w:tc>
        <w:tc>
          <w:tcPr>
            <w:tcW w:w="1160" w:type="dxa"/>
            <w:tcMar>
              <w:top w:w="100" w:type="dxa"/>
              <w:left w:w="100" w:type="dxa"/>
              <w:bottom w:w="100" w:type="dxa"/>
              <w:right w:w="100" w:type="dxa"/>
            </w:tcMar>
          </w:tcPr>
          <w:p w14:paraId="4EB273CA"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0.02</w:t>
            </w:r>
          </w:p>
        </w:tc>
        <w:tc>
          <w:tcPr>
            <w:tcW w:w="1160" w:type="dxa"/>
            <w:tcMar>
              <w:top w:w="100" w:type="dxa"/>
              <w:left w:w="100" w:type="dxa"/>
              <w:bottom w:w="100" w:type="dxa"/>
              <w:right w:w="100" w:type="dxa"/>
            </w:tcMar>
          </w:tcPr>
          <w:p w14:paraId="2F10DD62"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2.48</w:t>
            </w:r>
          </w:p>
        </w:tc>
        <w:tc>
          <w:tcPr>
            <w:tcW w:w="1160" w:type="dxa"/>
            <w:tcMar>
              <w:top w:w="100" w:type="dxa"/>
              <w:left w:w="100" w:type="dxa"/>
              <w:bottom w:w="100" w:type="dxa"/>
              <w:right w:w="100" w:type="dxa"/>
            </w:tcMar>
          </w:tcPr>
          <w:p w14:paraId="3509B9A4"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0.011</w:t>
            </w:r>
          </w:p>
        </w:tc>
      </w:tr>
      <w:tr w:rsidR="00B83FDB" w:rsidRPr="00971F64" w14:paraId="5939C04D"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5D2C4AC9" w14:textId="37B98F1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Depth </w:t>
            </w:r>
            <w:r w:rsidR="00971F64" w:rsidRPr="00971F64">
              <w:rPr>
                <w:color w:val="000000" w:themeColor="text1"/>
                <w:sz w:val="21"/>
                <w:szCs w:val="21"/>
              </w:rPr>
              <w:t>x Year</w:t>
            </w:r>
          </w:p>
        </w:tc>
        <w:tc>
          <w:tcPr>
            <w:tcW w:w="645" w:type="dxa"/>
            <w:tcMar>
              <w:top w:w="100" w:type="dxa"/>
              <w:left w:w="100" w:type="dxa"/>
              <w:bottom w:w="100" w:type="dxa"/>
              <w:right w:w="100" w:type="dxa"/>
            </w:tcMar>
          </w:tcPr>
          <w:p w14:paraId="073DECB2"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4</w:t>
            </w:r>
          </w:p>
        </w:tc>
        <w:tc>
          <w:tcPr>
            <w:tcW w:w="1160" w:type="dxa"/>
            <w:tcMar>
              <w:top w:w="100" w:type="dxa"/>
              <w:left w:w="100" w:type="dxa"/>
              <w:bottom w:w="100" w:type="dxa"/>
              <w:right w:w="100" w:type="dxa"/>
            </w:tcMar>
          </w:tcPr>
          <w:p w14:paraId="6DAE1CD0"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0.40</w:t>
            </w:r>
          </w:p>
        </w:tc>
        <w:tc>
          <w:tcPr>
            <w:tcW w:w="1160" w:type="dxa"/>
            <w:tcMar>
              <w:top w:w="100" w:type="dxa"/>
              <w:left w:w="100" w:type="dxa"/>
              <w:bottom w:w="100" w:type="dxa"/>
              <w:right w:w="100" w:type="dxa"/>
            </w:tcMar>
          </w:tcPr>
          <w:p w14:paraId="4B944196"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0.01</w:t>
            </w:r>
          </w:p>
        </w:tc>
        <w:tc>
          <w:tcPr>
            <w:tcW w:w="1160" w:type="dxa"/>
            <w:tcMar>
              <w:top w:w="100" w:type="dxa"/>
              <w:left w:w="100" w:type="dxa"/>
              <w:bottom w:w="100" w:type="dxa"/>
              <w:right w:w="100" w:type="dxa"/>
            </w:tcMar>
          </w:tcPr>
          <w:p w14:paraId="11A4F23C"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1.21</w:t>
            </w:r>
          </w:p>
        </w:tc>
        <w:tc>
          <w:tcPr>
            <w:tcW w:w="1160" w:type="dxa"/>
            <w:tcMar>
              <w:top w:w="100" w:type="dxa"/>
              <w:left w:w="100" w:type="dxa"/>
              <w:bottom w:w="100" w:type="dxa"/>
              <w:right w:w="100" w:type="dxa"/>
            </w:tcMar>
          </w:tcPr>
          <w:p w14:paraId="7FED99FF"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0.254</w:t>
            </w:r>
          </w:p>
        </w:tc>
      </w:tr>
      <w:tr w:rsidR="00B83FDB" w:rsidRPr="00971F64" w14:paraId="6E2CF578" w14:textId="77777777" w:rsidTr="00971F64">
        <w:trPr>
          <w:trHeight w:val="20"/>
        </w:trPr>
        <w:tc>
          <w:tcPr>
            <w:tcW w:w="1995" w:type="dxa"/>
            <w:tcBorders>
              <w:top w:val="nil"/>
              <w:left w:val="nil"/>
              <w:bottom w:val="nil"/>
              <w:right w:val="nil"/>
            </w:tcBorders>
            <w:tcMar>
              <w:top w:w="100" w:type="dxa"/>
              <w:left w:w="100" w:type="dxa"/>
              <w:bottom w:w="100" w:type="dxa"/>
              <w:right w:w="100" w:type="dxa"/>
            </w:tcMar>
          </w:tcPr>
          <w:p w14:paraId="17931CC5" w14:textId="49DA265D"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Site </w:t>
            </w:r>
            <w:r w:rsidR="00971F64" w:rsidRPr="00971F64">
              <w:rPr>
                <w:color w:val="000000" w:themeColor="text1"/>
                <w:sz w:val="21"/>
                <w:szCs w:val="21"/>
              </w:rPr>
              <w:t>x Year</w:t>
            </w:r>
          </w:p>
        </w:tc>
        <w:tc>
          <w:tcPr>
            <w:tcW w:w="645" w:type="dxa"/>
            <w:tcMar>
              <w:top w:w="100" w:type="dxa"/>
              <w:left w:w="100" w:type="dxa"/>
              <w:bottom w:w="100" w:type="dxa"/>
              <w:right w:w="100" w:type="dxa"/>
            </w:tcMar>
          </w:tcPr>
          <w:p w14:paraId="01C38065"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15</w:t>
            </w:r>
          </w:p>
        </w:tc>
        <w:tc>
          <w:tcPr>
            <w:tcW w:w="1160" w:type="dxa"/>
            <w:tcMar>
              <w:top w:w="100" w:type="dxa"/>
              <w:left w:w="100" w:type="dxa"/>
              <w:bottom w:w="100" w:type="dxa"/>
              <w:right w:w="100" w:type="dxa"/>
            </w:tcMar>
          </w:tcPr>
          <w:p w14:paraId="44215977"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2.89</w:t>
            </w:r>
          </w:p>
        </w:tc>
        <w:tc>
          <w:tcPr>
            <w:tcW w:w="1160" w:type="dxa"/>
            <w:tcMar>
              <w:top w:w="100" w:type="dxa"/>
              <w:left w:w="100" w:type="dxa"/>
              <w:bottom w:w="100" w:type="dxa"/>
              <w:right w:w="100" w:type="dxa"/>
            </w:tcMar>
          </w:tcPr>
          <w:p w14:paraId="4E71FB9B"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0.07</w:t>
            </w:r>
          </w:p>
        </w:tc>
        <w:tc>
          <w:tcPr>
            <w:tcW w:w="1160" w:type="dxa"/>
            <w:tcMar>
              <w:top w:w="100" w:type="dxa"/>
              <w:left w:w="100" w:type="dxa"/>
              <w:bottom w:w="100" w:type="dxa"/>
              <w:right w:w="100" w:type="dxa"/>
            </w:tcMar>
          </w:tcPr>
          <w:p w14:paraId="05CE3DD5"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2.33</w:t>
            </w:r>
          </w:p>
        </w:tc>
        <w:tc>
          <w:tcPr>
            <w:tcW w:w="1160" w:type="dxa"/>
            <w:tcMar>
              <w:top w:w="100" w:type="dxa"/>
              <w:left w:w="100" w:type="dxa"/>
              <w:bottom w:w="100" w:type="dxa"/>
              <w:right w:w="100" w:type="dxa"/>
            </w:tcMar>
          </w:tcPr>
          <w:p w14:paraId="5426C3A8"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0.001</w:t>
            </w:r>
          </w:p>
        </w:tc>
      </w:tr>
      <w:tr w:rsidR="00971F64" w:rsidRPr="00971F64" w14:paraId="758CA545" w14:textId="77777777" w:rsidTr="00971F64">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4DD1FCF2"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Residual</w:t>
            </w:r>
          </w:p>
        </w:tc>
        <w:tc>
          <w:tcPr>
            <w:tcW w:w="645" w:type="dxa"/>
            <w:tcBorders>
              <w:bottom w:val="single" w:sz="4" w:space="0" w:color="auto"/>
            </w:tcBorders>
            <w:tcMar>
              <w:top w:w="100" w:type="dxa"/>
              <w:left w:w="100" w:type="dxa"/>
              <w:bottom w:w="100" w:type="dxa"/>
              <w:right w:w="100" w:type="dxa"/>
            </w:tcMar>
          </w:tcPr>
          <w:p w14:paraId="0BE1AF9A"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269</w:t>
            </w:r>
          </w:p>
        </w:tc>
        <w:tc>
          <w:tcPr>
            <w:tcW w:w="1160" w:type="dxa"/>
            <w:tcBorders>
              <w:bottom w:val="single" w:sz="4" w:space="0" w:color="auto"/>
            </w:tcBorders>
            <w:tcMar>
              <w:top w:w="100" w:type="dxa"/>
              <w:left w:w="100" w:type="dxa"/>
              <w:bottom w:w="100" w:type="dxa"/>
              <w:right w:w="100" w:type="dxa"/>
            </w:tcMar>
          </w:tcPr>
          <w:p w14:paraId="6C1A58B2"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22.30</w:t>
            </w:r>
          </w:p>
        </w:tc>
        <w:tc>
          <w:tcPr>
            <w:tcW w:w="1160" w:type="dxa"/>
            <w:tcBorders>
              <w:bottom w:val="single" w:sz="4" w:space="0" w:color="auto"/>
            </w:tcBorders>
            <w:tcMar>
              <w:top w:w="100" w:type="dxa"/>
              <w:left w:w="100" w:type="dxa"/>
              <w:bottom w:w="100" w:type="dxa"/>
              <w:right w:w="100" w:type="dxa"/>
            </w:tcMar>
          </w:tcPr>
          <w:p w14:paraId="49C995E1"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0.57</w:t>
            </w:r>
          </w:p>
        </w:tc>
        <w:tc>
          <w:tcPr>
            <w:tcW w:w="1160" w:type="dxa"/>
            <w:tcBorders>
              <w:bottom w:val="single" w:sz="4" w:space="0" w:color="auto"/>
            </w:tcBorders>
            <w:tcMar>
              <w:top w:w="100" w:type="dxa"/>
              <w:left w:w="100" w:type="dxa"/>
              <w:bottom w:w="100" w:type="dxa"/>
              <w:right w:w="100" w:type="dxa"/>
            </w:tcMar>
          </w:tcPr>
          <w:p w14:paraId="5587C442"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c>
          <w:tcPr>
            <w:tcW w:w="1160" w:type="dxa"/>
            <w:tcBorders>
              <w:bottom w:val="single" w:sz="4" w:space="0" w:color="auto"/>
            </w:tcBorders>
            <w:tcMar>
              <w:top w:w="100" w:type="dxa"/>
              <w:left w:w="100" w:type="dxa"/>
              <w:bottom w:w="100" w:type="dxa"/>
              <w:right w:w="100" w:type="dxa"/>
            </w:tcMar>
          </w:tcPr>
          <w:p w14:paraId="54810AEA" w14:textId="77777777" w:rsidR="0061254F" w:rsidRPr="00971F64" w:rsidRDefault="0061254F" w:rsidP="00971F64">
            <w:pPr>
              <w:widowControl w:val="0"/>
              <w:pBdr>
                <w:top w:val="nil"/>
                <w:left w:val="nil"/>
                <w:bottom w:val="nil"/>
                <w:right w:val="nil"/>
                <w:between w:val="nil"/>
              </w:pBd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 xml:space="preserve"> </w:t>
            </w:r>
          </w:p>
        </w:tc>
      </w:tr>
    </w:tbl>
    <w:p w14:paraId="25BD309C" w14:textId="77777777" w:rsidR="00F12365" w:rsidRPr="00971F64" w:rsidRDefault="00F12365" w:rsidP="00971F64">
      <w:pPr>
        <w:adjustRightInd w:val="0"/>
        <w:snapToGrid w:val="0"/>
        <w:spacing w:line="240" w:lineRule="auto"/>
        <w:ind w:right="4"/>
        <w:contextualSpacing/>
        <w:jc w:val="both"/>
        <w:rPr>
          <w:color w:val="000000" w:themeColor="text1"/>
          <w:sz w:val="21"/>
          <w:szCs w:val="21"/>
        </w:rPr>
      </w:pPr>
    </w:p>
    <w:p w14:paraId="65FEA5F0"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br w:type="page"/>
      </w:r>
    </w:p>
    <w:p w14:paraId="7530DD26" w14:textId="34321845" w:rsidR="0038698C" w:rsidRPr="00971F64" w:rsidRDefault="008D796A"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lastRenderedPageBreak/>
        <w:t xml:space="preserve">Table S11. Results of the REWB model for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r w:rsidRPr="00971F64">
        <w:rPr>
          <w:color w:val="000000" w:themeColor="text1"/>
          <w:sz w:val="21"/>
          <w:szCs w:val="21"/>
        </w:rPr>
        <w:t xml:space="preserve">at </w:t>
      </w:r>
      <w:proofErr w:type="spellStart"/>
      <w:r w:rsidRPr="00971F64">
        <w:rPr>
          <w:color w:val="000000" w:themeColor="text1"/>
          <w:sz w:val="21"/>
          <w:szCs w:val="21"/>
        </w:rPr>
        <w:t>Tatoosh</w:t>
      </w:r>
      <w:proofErr w:type="spellEnd"/>
      <w:r w:rsidRPr="00971F64">
        <w:rPr>
          <w:color w:val="000000" w:themeColor="text1"/>
          <w:sz w:val="21"/>
          <w:szCs w:val="21"/>
        </w:rPr>
        <w:t xml:space="preserve"> Island.</w:t>
      </w:r>
      <w:r w:rsidR="002075F8" w:rsidRPr="00971F64">
        <w:rPr>
          <w:color w:val="000000" w:themeColor="text1"/>
          <w:sz w:val="21"/>
          <w:szCs w:val="21"/>
        </w:rPr>
        <w:t xml:space="preserve"> B = between effect, W = within effect, d = depth, a = area, t = transect, y = year</w:t>
      </w:r>
      <w:r w:rsidR="003007E6" w:rsidRPr="00971F64">
        <w:rPr>
          <w:color w:val="000000" w:themeColor="text1"/>
          <w:sz w:val="21"/>
          <w:szCs w:val="21"/>
        </w:rPr>
        <w:t>. Random effects are random intercept an</w:t>
      </w:r>
      <w:ins w:id="20" w:author="Nick.Tolimieri" w:date="2022-12-22T11:46:00Z">
        <w:r w:rsidR="00CB54E8">
          <w:rPr>
            <w:color w:val="000000" w:themeColor="text1"/>
            <w:sz w:val="21"/>
            <w:szCs w:val="21"/>
          </w:rPr>
          <w:t>d</w:t>
        </w:r>
      </w:ins>
      <w:r w:rsidR="003007E6" w:rsidRPr="00971F64">
        <w:rPr>
          <w:color w:val="000000" w:themeColor="text1"/>
          <w:sz w:val="21"/>
          <w:szCs w:val="21"/>
        </w:rPr>
        <w:t xml:space="preserve"> slopes for the relevant terms.</w:t>
      </w:r>
    </w:p>
    <w:p w14:paraId="2E4BA47A" w14:textId="77777777" w:rsidR="00971F64" w:rsidRPr="00971F64" w:rsidRDefault="00971F64" w:rsidP="00971F64">
      <w:pPr>
        <w:adjustRightInd w:val="0"/>
        <w:snapToGrid w:val="0"/>
        <w:spacing w:line="240" w:lineRule="auto"/>
        <w:ind w:right="4"/>
        <w:contextualSpacing/>
        <w:jc w:val="both"/>
        <w:rPr>
          <w:sz w:val="21"/>
          <w:szCs w:val="21"/>
        </w:rPr>
      </w:pPr>
    </w:p>
    <w:tbl>
      <w:tblPr>
        <w:tblW w:w="6155" w:type="dxa"/>
        <w:tblLook w:val="04A0" w:firstRow="1" w:lastRow="0" w:firstColumn="1" w:lastColumn="0" w:noHBand="0" w:noVBand="1"/>
      </w:tblPr>
      <w:tblGrid>
        <w:gridCol w:w="1580"/>
        <w:gridCol w:w="1769"/>
        <w:gridCol w:w="1525"/>
        <w:gridCol w:w="1281"/>
      </w:tblGrid>
      <w:tr w:rsidR="00971F64" w:rsidRPr="00971F64" w14:paraId="209FBF82" w14:textId="77777777" w:rsidTr="00B513D3">
        <w:trPr>
          <w:trHeight w:val="300"/>
        </w:trPr>
        <w:tc>
          <w:tcPr>
            <w:tcW w:w="6155" w:type="dxa"/>
            <w:gridSpan w:val="4"/>
            <w:tcBorders>
              <w:top w:val="single" w:sz="4" w:space="0" w:color="auto"/>
              <w:left w:val="nil"/>
              <w:right w:val="nil"/>
            </w:tcBorders>
            <w:shd w:val="clear" w:color="auto" w:fill="auto"/>
            <w:noWrap/>
            <w:vAlign w:val="bottom"/>
            <w:hideMark/>
          </w:tcPr>
          <w:p w14:paraId="3706F2DC" w14:textId="30B78FC8" w:rsidR="00971F64" w:rsidRPr="00971F64" w:rsidRDefault="00971F64" w:rsidP="00971F64">
            <w:pPr>
              <w:adjustRightInd w:val="0"/>
              <w:snapToGrid w:val="0"/>
              <w:spacing w:line="240" w:lineRule="auto"/>
              <w:ind w:right="4" w:firstLine="0"/>
              <w:contextualSpacing/>
              <w:jc w:val="both"/>
              <w:rPr>
                <w:b/>
                <w:bCs/>
                <w:color w:val="000000" w:themeColor="text1"/>
                <w:sz w:val="21"/>
                <w:szCs w:val="21"/>
                <w:lang w:val="en-US"/>
              </w:rPr>
            </w:pPr>
            <w:r w:rsidRPr="00971F64">
              <w:rPr>
                <w:b/>
                <w:bCs/>
                <w:color w:val="000000" w:themeColor="text1"/>
                <w:sz w:val="21"/>
                <w:szCs w:val="21"/>
                <w:lang w:val="en-US"/>
              </w:rPr>
              <w:t>Random effects</w:t>
            </w:r>
          </w:p>
        </w:tc>
      </w:tr>
      <w:tr w:rsidR="00B83FDB" w:rsidRPr="00971F64" w14:paraId="24A30DDB" w14:textId="77777777" w:rsidTr="008439B6">
        <w:trPr>
          <w:trHeight w:val="300"/>
        </w:trPr>
        <w:tc>
          <w:tcPr>
            <w:tcW w:w="1580" w:type="dxa"/>
            <w:tcBorders>
              <w:left w:val="nil"/>
              <w:right w:val="nil"/>
            </w:tcBorders>
            <w:shd w:val="clear" w:color="auto" w:fill="auto"/>
            <w:noWrap/>
            <w:vAlign w:val="bottom"/>
            <w:hideMark/>
          </w:tcPr>
          <w:p w14:paraId="2B82B30C"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Group</w:t>
            </w:r>
          </w:p>
        </w:tc>
        <w:tc>
          <w:tcPr>
            <w:tcW w:w="1769" w:type="dxa"/>
            <w:tcBorders>
              <w:left w:val="nil"/>
              <w:right w:val="nil"/>
            </w:tcBorders>
            <w:shd w:val="clear" w:color="auto" w:fill="auto"/>
            <w:noWrap/>
            <w:vAlign w:val="bottom"/>
            <w:hideMark/>
          </w:tcPr>
          <w:p w14:paraId="501B9E83"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Parameter</w:t>
            </w:r>
          </w:p>
        </w:tc>
        <w:tc>
          <w:tcPr>
            <w:tcW w:w="1525" w:type="dxa"/>
            <w:tcBorders>
              <w:left w:val="nil"/>
              <w:right w:val="nil"/>
            </w:tcBorders>
            <w:shd w:val="clear" w:color="auto" w:fill="auto"/>
            <w:noWrap/>
            <w:vAlign w:val="bottom"/>
            <w:hideMark/>
          </w:tcPr>
          <w:p w14:paraId="4E9CE88C"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Variance</w:t>
            </w:r>
          </w:p>
        </w:tc>
        <w:tc>
          <w:tcPr>
            <w:tcW w:w="1281" w:type="dxa"/>
            <w:tcBorders>
              <w:left w:val="nil"/>
              <w:right w:val="nil"/>
            </w:tcBorders>
            <w:shd w:val="clear" w:color="auto" w:fill="auto"/>
            <w:noWrap/>
            <w:vAlign w:val="bottom"/>
            <w:hideMark/>
          </w:tcPr>
          <w:p w14:paraId="74921E58" w14:textId="17574926" w:rsidR="008D796A" w:rsidRPr="00971F64" w:rsidRDefault="00971F64"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SD</w:t>
            </w:r>
          </w:p>
        </w:tc>
      </w:tr>
      <w:tr w:rsidR="00B83FDB" w:rsidRPr="00971F64" w14:paraId="6630C91F" w14:textId="77777777" w:rsidTr="008439B6">
        <w:trPr>
          <w:trHeight w:val="300"/>
        </w:trPr>
        <w:tc>
          <w:tcPr>
            <w:tcW w:w="1580" w:type="dxa"/>
            <w:tcBorders>
              <w:top w:val="single" w:sz="4" w:space="0" w:color="auto"/>
              <w:left w:val="nil"/>
              <w:bottom w:val="nil"/>
              <w:right w:val="nil"/>
            </w:tcBorders>
            <w:shd w:val="clear" w:color="auto" w:fill="auto"/>
            <w:noWrap/>
            <w:vAlign w:val="center"/>
            <w:hideMark/>
          </w:tcPr>
          <w:p w14:paraId="1E575604"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Transect</w:t>
            </w:r>
          </w:p>
        </w:tc>
        <w:tc>
          <w:tcPr>
            <w:tcW w:w="1769" w:type="dxa"/>
            <w:tcBorders>
              <w:top w:val="single" w:sz="4" w:space="0" w:color="auto"/>
              <w:left w:val="nil"/>
              <w:bottom w:val="nil"/>
              <w:right w:val="nil"/>
            </w:tcBorders>
            <w:shd w:val="clear" w:color="auto" w:fill="auto"/>
            <w:noWrap/>
            <w:vAlign w:val="center"/>
            <w:hideMark/>
          </w:tcPr>
          <w:p w14:paraId="178B878F"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a</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t</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525" w:type="dxa"/>
            <w:tcBorders>
              <w:top w:val="single" w:sz="4" w:space="0" w:color="auto"/>
              <w:left w:val="nil"/>
              <w:bottom w:val="nil"/>
              <w:right w:val="nil"/>
            </w:tcBorders>
            <w:shd w:val="clear" w:color="auto" w:fill="auto"/>
            <w:noWrap/>
            <w:vAlign w:val="center"/>
            <w:hideMark/>
          </w:tcPr>
          <w:p w14:paraId="5EDC43F3" w14:textId="77777777" w:rsidR="008D796A" w:rsidRPr="00971F64" w:rsidRDefault="00122ECE"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0</w:t>
            </w:r>
          </w:p>
        </w:tc>
        <w:tc>
          <w:tcPr>
            <w:tcW w:w="1281" w:type="dxa"/>
            <w:tcBorders>
              <w:top w:val="single" w:sz="4" w:space="0" w:color="auto"/>
              <w:left w:val="nil"/>
              <w:bottom w:val="nil"/>
              <w:right w:val="nil"/>
            </w:tcBorders>
            <w:shd w:val="clear" w:color="auto" w:fill="auto"/>
            <w:noWrap/>
            <w:vAlign w:val="center"/>
            <w:hideMark/>
          </w:tcPr>
          <w:p w14:paraId="4327BAA9"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0</w:t>
            </w:r>
          </w:p>
        </w:tc>
      </w:tr>
      <w:tr w:rsidR="00B83FDB" w:rsidRPr="00971F64" w14:paraId="3EB5F918" w14:textId="77777777" w:rsidTr="008439B6">
        <w:trPr>
          <w:trHeight w:val="300"/>
        </w:trPr>
        <w:tc>
          <w:tcPr>
            <w:tcW w:w="1580" w:type="dxa"/>
            <w:tcBorders>
              <w:top w:val="nil"/>
              <w:left w:val="nil"/>
              <w:bottom w:val="nil"/>
              <w:right w:val="nil"/>
            </w:tcBorders>
            <w:shd w:val="clear" w:color="auto" w:fill="auto"/>
            <w:noWrap/>
            <w:vAlign w:val="center"/>
            <w:hideMark/>
          </w:tcPr>
          <w:p w14:paraId="78A0A165"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Depth x Area</w:t>
            </w:r>
          </w:p>
        </w:tc>
        <w:tc>
          <w:tcPr>
            <w:tcW w:w="1769" w:type="dxa"/>
            <w:tcBorders>
              <w:top w:val="nil"/>
              <w:left w:val="nil"/>
              <w:bottom w:val="nil"/>
              <w:right w:val="nil"/>
            </w:tcBorders>
            <w:shd w:val="clear" w:color="auto" w:fill="auto"/>
            <w:noWrap/>
            <w:vAlign w:val="center"/>
            <w:hideMark/>
          </w:tcPr>
          <w:p w14:paraId="455C988D"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a</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525" w:type="dxa"/>
            <w:tcBorders>
              <w:top w:val="nil"/>
              <w:left w:val="nil"/>
              <w:bottom w:val="nil"/>
              <w:right w:val="nil"/>
            </w:tcBorders>
            <w:shd w:val="clear" w:color="auto" w:fill="auto"/>
            <w:noWrap/>
            <w:vAlign w:val="center"/>
            <w:hideMark/>
          </w:tcPr>
          <w:p w14:paraId="0C55329E"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0</w:t>
            </w:r>
          </w:p>
        </w:tc>
        <w:tc>
          <w:tcPr>
            <w:tcW w:w="1281" w:type="dxa"/>
            <w:tcBorders>
              <w:top w:val="nil"/>
              <w:left w:val="nil"/>
              <w:bottom w:val="nil"/>
              <w:right w:val="nil"/>
            </w:tcBorders>
            <w:shd w:val="clear" w:color="auto" w:fill="auto"/>
            <w:noWrap/>
            <w:vAlign w:val="center"/>
            <w:hideMark/>
          </w:tcPr>
          <w:p w14:paraId="3B837F43"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0</w:t>
            </w:r>
          </w:p>
        </w:tc>
      </w:tr>
      <w:tr w:rsidR="00B83FDB" w:rsidRPr="00971F64" w14:paraId="7D514040" w14:textId="77777777" w:rsidTr="008439B6">
        <w:trPr>
          <w:trHeight w:val="300"/>
        </w:trPr>
        <w:tc>
          <w:tcPr>
            <w:tcW w:w="1580" w:type="dxa"/>
            <w:tcBorders>
              <w:top w:val="nil"/>
              <w:left w:val="nil"/>
              <w:bottom w:val="single" w:sz="4" w:space="0" w:color="auto"/>
              <w:right w:val="nil"/>
            </w:tcBorders>
            <w:shd w:val="clear" w:color="auto" w:fill="auto"/>
            <w:noWrap/>
            <w:vAlign w:val="bottom"/>
            <w:hideMark/>
          </w:tcPr>
          <w:p w14:paraId="6621D9B2"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Residual</w:t>
            </w:r>
          </w:p>
        </w:tc>
        <w:tc>
          <w:tcPr>
            <w:tcW w:w="1769" w:type="dxa"/>
            <w:tcBorders>
              <w:top w:val="nil"/>
              <w:left w:val="nil"/>
              <w:bottom w:val="single" w:sz="4" w:space="0" w:color="auto"/>
              <w:right w:val="nil"/>
            </w:tcBorders>
            <w:shd w:val="clear" w:color="auto" w:fill="auto"/>
            <w:noWrap/>
            <w:vAlign w:val="bottom"/>
            <w:hideMark/>
          </w:tcPr>
          <w:p w14:paraId="3BA9628C"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 </w:t>
            </w:r>
          </w:p>
        </w:tc>
        <w:tc>
          <w:tcPr>
            <w:tcW w:w="1525" w:type="dxa"/>
            <w:tcBorders>
              <w:top w:val="nil"/>
              <w:left w:val="nil"/>
              <w:bottom w:val="single" w:sz="4" w:space="0" w:color="auto"/>
              <w:right w:val="nil"/>
            </w:tcBorders>
            <w:shd w:val="clear" w:color="auto" w:fill="auto"/>
            <w:noWrap/>
            <w:vAlign w:val="bottom"/>
            <w:hideMark/>
          </w:tcPr>
          <w:p w14:paraId="6C366960"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0.240</w:t>
            </w:r>
          </w:p>
        </w:tc>
        <w:tc>
          <w:tcPr>
            <w:tcW w:w="1281" w:type="dxa"/>
            <w:tcBorders>
              <w:top w:val="nil"/>
              <w:left w:val="nil"/>
              <w:bottom w:val="single" w:sz="4" w:space="0" w:color="auto"/>
              <w:right w:val="nil"/>
            </w:tcBorders>
            <w:shd w:val="clear" w:color="auto" w:fill="auto"/>
            <w:noWrap/>
            <w:vAlign w:val="bottom"/>
            <w:hideMark/>
          </w:tcPr>
          <w:p w14:paraId="7E7583E1" w14:textId="77777777" w:rsidR="008D796A" w:rsidRPr="00971F64" w:rsidRDefault="00D12321"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0.490</w:t>
            </w:r>
          </w:p>
        </w:tc>
      </w:tr>
      <w:tr w:rsidR="00971F64" w:rsidRPr="00971F64" w14:paraId="0C10B3C6" w14:textId="77777777" w:rsidTr="00B207D4">
        <w:trPr>
          <w:trHeight w:val="300"/>
        </w:trPr>
        <w:tc>
          <w:tcPr>
            <w:tcW w:w="6155" w:type="dxa"/>
            <w:gridSpan w:val="4"/>
            <w:tcBorders>
              <w:top w:val="nil"/>
              <w:left w:val="nil"/>
              <w:bottom w:val="nil"/>
              <w:right w:val="nil"/>
            </w:tcBorders>
            <w:shd w:val="clear" w:color="auto" w:fill="auto"/>
            <w:noWrap/>
            <w:vAlign w:val="bottom"/>
            <w:hideMark/>
          </w:tcPr>
          <w:p w14:paraId="73868E5E" w14:textId="12190C99" w:rsidR="00971F64" w:rsidRPr="00971F64" w:rsidRDefault="00971F64" w:rsidP="00971F64">
            <w:pPr>
              <w:adjustRightInd w:val="0"/>
              <w:snapToGrid w:val="0"/>
              <w:spacing w:line="240" w:lineRule="auto"/>
              <w:ind w:right="4" w:firstLine="0"/>
              <w:contextualSpacing/>
              <w:jc w:val="both"/>
              <w:rPr>
                <w:b/>
                <w:bCs/>
                <w:color w:val="000000" w:themeColor="text1"/>
                <w:sz w:val="21"/>
                <w:szCs w:val="21"/>
                <w:lang w:val="en-US"/>
              </w:rPr>
            </w:pPr>
            <w:r w:rsidRPr="00971F64">
              <w:rPr>
                <w:b/>
                <w:bCs/>
                <w:color w:val="000000" w:themeColor="text1"/>
                <w:sz w:val="21"/>
                <w:szCs w:val="21"/>
                <w:lang w:val="en-US"/>
              </w:rPr>
              <w:t>Fixed effects</w:t>
            </w:r>
          </w:p>
        </w:tc>
      </w:tr>
      <w:tr w:rsidR="00B83FDB" w:rsidRPr="00971F64" w14:paraId="2FE3FE96" w14:textId="77777777" w:rsidTr="008439B6">
        <w:trPr>
          <w:trHeight w:val="300"/>
        </w:trPr>
        <w:tc>
          <w:tcPr>
            <w:tcW w:w="1580" w:type="dxa"/>
            <w:tcBorders>
              <w:top w:val="nil"/>
              <w:left w:val="nil"/>
              <w:bottom w:val="single" w:sz="4" w:space="0" w:color="auto"/>
              <w:right w:val="nil"/>
            </w:tcBorders>
            <w:shd w:val="clear" w:color="auto" w:fill="auto"/>
            <w:noWrap/>
            <w:vAlign w:val="bottom"/>
            <w:hideMark/>
          </w:tcPr>
          <w:p w14:paraId="77CD5DB6"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Parameter</w:t>
            </w:r>
          </w:p>
        </w:tc>
        <w:tc>
          <w:tcPr>
            <w:tcW w:w="1769" w:type="dxa"/>
            <w:tcBorders>
              <w:top w:val="nil"/>
              <w:left w:val="nil"/>
              <w:bottom w:val="single" w:sz="4" w:space="0" w:color="auto"/>
              <w:right w:val="nil"/>
            </w:tcBorders>
            <w:shd w:val="clear" w:color="auto" w:fill="auto"/>
            <w:noWrap/>
            <w:vAlign w:val="bottom"/>
            <w:hideMark/>
          </w:tcPr>
          <w:p w14:paraId="1C910475"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Estimate</w:t>
            </w:r>
          </w:p>
        </w:tc>
        <w:tc>
          <w:tcPr>
            <w:tcW w:w="1525" w:type="dxa"/>
            <w:tcBorders>
              <w:top w:val="nil"/>
              <w:left w:val="nil"/>
              <w:bottom w:val="single" w:sz="4" w:space="0" w:color="auto"/>
              <w:right w:val="nil"/>
            </w:tcBorders>
            <w:shd w:val="clear" w:color="auto" w:fill="auto"/>
            <w:noWrap/>
            <w:vAlign w:val="bottom"/>
            <w:hideMark/>
          </w:tcPr>
          <w:p w14:paraId="0264C15E" w14:textId="26A16765" w:rsidR="008D796A" w:rsidRPr="00971F64" w:rsidRDefault="00971F64"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SE</w:t>
            </w:r>
          </w:p>
        </w:tc>
        <w:tc>
          <w:tcPr>
            <w:tcW w:w="1281" w:type="dxa"/>
            <w:tcBorders>
              <w:top w:val="nil"/>
              <w:left w:val="nil"/>
              <w:bottom w:val="single" w:sz="4" w:space="0" w:color="auto"/>
              <w:right w:val="nil"/>
            </w:tcBorders>
            <w:shd w:val="clear" w:color="auto" w:fill="auto"/>
            <w:noWrap/>
            <w:vAlign w:val="bottom"/>
            <w:hideMark/>
          </w:tcPr>
          <w:p w14:paraId="6E5AE3D9" w14:textId="77777777" w:rsidR="008D796A" w:rsidRPr="00971F64" w:rsidRDefault="008D796A" w:rsidP="00971F64">
            <w:pPr>
              <w:adjustRightInd w:val="0"/>
              <w:snapToGrid w:val="0"/>
              <w:spacing w:line="240" w:lineRule="auto"/>
              <w:ind w:right="4" w:firstLine="0"/>
              <w:contextualSpacing/>
              <w:jc w:val="both"/>
              <w:rPr>
                <w:color w:val="000000" w:themeColor="text1"/>
                <w:sz w:val="21"/>
                <w:szCs w:val="21"/>
                <w:lang w:val="en-US"/>
              </w:rPr>
            </w:pPr>
            <w:r w:rsidRPr="00971F64">
              <w:rPr>
                <w:i/>
                <w:iCs/>
                <w:color w:val="000000" w:themeColor="text1"/>
                <w:sz w:val="21"/>
                <w:szCs w:val="21"/>
                <w:lang w:val="en-US"/>
              </w:rPr>
              <w:t>t</w:t>
            </w:r>
            <w:r w:rsidRPr="00971F64">
              <w:rPr>
                <w:color w:val="000000" w:themeColor="text1"/>
                <w:sz w:val="21"/>
                <w:szCs w:val="21"/>
                <w:lang w:val="en-US"/>
              </w:rPr>
              <w:t>-value</w:t>
            </w:r>
          </w:p>
        </w:tc>
      </w:tr>
      <w:tr w:rsidR="00B83FDB" w:rsidRPr="00971F64" w14:paraId="48180E70" w14:textId="77777777" w:rsidTr="008439B6">
        <w:trPr>
          <w:trHeight w:val="300"/>
        </w:trPr>
        <w:tc>
          <w:tcPr>
            <w:tcW w:w="1580" w:type="dxa"/>
            <w:tcBorders>
              <w:top w:val="nil"/>
              <w:left w:val="nil"/>
              <w:bottom w:val="nil"/>
              <w:right w:val="nil"/>
            </w:tcBorders>
            <w:shd w:val="clear" w:color="auto" w:fill="auto"/>
            <w:noWrap/>
            <w:vAlign w:val="bottom"/>
            <w:hideMark/>
          </w:tcPr>
          <w:p w14:paraId="58AA898C"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Intercept</w:t>
            </w:r>
          </w:p>
        </w:tc>
        <w:tc>
          <w:tcPr>
            <w:tcW w:w="1769" w:type="dxa"/>
            <w:tcBorders>
              <w:top w:val="nil"/>
              <w:left w:val="nil"/>
              <w:bottom w:val="nil"/>
              <w:right w:val="nil"/>
            </w:tcBorders>
            <w:shd w:val="clear" w:color="auto" w:fill="auto"/>
            <w:noWrap/>
            <w:vAlign w:val="bottom"/>
            <w:hideMark/>
          </w:tcPr>
          <w:p w14:paraId="216B9D86"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194.320</w:t>
            </w:r>
          </w:p>
        </w:tc>
        <w:tc>
          <w:tcPr>
            <w:tcW w:w="1525" w:type="dxa"/>
            <w:tcBorders>
              <w:top w:val="nil"/>
              <w:left w:val="nil"/>
              <w:bottom w:val="nil"/>
              <w:right w:val="nil"/>
            </w:tcBorders>
            <w:shd w:val="clear" w:color="auto" w:fill="auto"/>
            <w:noWrap/>
            <w:vAlign w:val="bottom"/>
            <w:hideMark/>
          </w:tcPr>
          <w:p w14:paraId="3886D31B"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79.262</w:t>
            </w:r>
          </w:p>
        </w:tc>
        <w:tc>
          <w:tcPr>
            <w:tcW w:w="1281" w:type="dxa"/>
            <w:tcBorders>
              <w:top w:val="nil"/>
              <w:left w:val="nil"/>
              <w:bottom w:val="nil"/>
              <w:right w:val="nil"/>
            </w:tcBorders>
            <w:shd w:val="clear" w:color="auto" w:fill="auto"/>
            <w:noWrap/>
            <w:vAlign w:val="bottom"/>
            <w:hideMark/>
          </w:tcPr>
          <w:p w14:paraId="275D79D8"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2.452</w:t>
            </w:r>
          </w:p>
        </w:tc>
      </w:tr>
      <w:tr w:rsidR="00B83FDB" w:rsidRPr="00971F64" w14:paraId="33223DB0" w14:textId="77777777" w:rsidTr="008439B6">
        <w:trPr>
          <w:trHeight w:val="300"/>
        </w:trPr>
        <w:tc>
          <w:tcPr>
            <w:tcW w:w="1580" w:type="dxa"/>
            <w:tcBorders>
              <w:top w:val="nil"/>
              <w:left w:val="nil"/>
              <w:bottom w:val="nil"/>
              <w:right w:val="nil"/>
            </w:tcBorders>
            <w:shd w:val="clear" w:color="auto" w:fill="auto"/>
            <w:noWrap/>
            <w:vAlign w:val="bottom"/>
            <w:hideMark/>
          </w:tcPr>
          <w:p w14:paraId="5DEEB6A7"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Depth – 10 m</w:t>
            </w:r>
          </w:p>
        </w:tc>
        <w:tc>
          <w:tcPr>
            <w:tcW w:w="1769" w:type="dxa"/>
            <w:tcBorders>
              <w:top w:val="nil"/>
              <w:left w:val="nil"/>
              <w:bottom w:val="nil"/>
              <w:right w:val="nil"/>
            </w:tcBorders>
            <w:shd w:val="clear" w:color="auto" w:fill="auto"/>
            <w:noWrap/>
            <w:vAlign w:val="bottom"/>
            <w:hideMark/>
          </w:tcPr>
          <w:p w14:paraId="29E207F3"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-0.455</w:t>
            </w:r>
          </w:p>
        </w:tc>
        <w:tc>
          <w:tcPr>
            <w:tcW w:w="1525" w:type="dxa"/>
            <w:tcBorders>
              <w:top w:val="nil"/>
              <w:left w:val="nil"/>
              <w:bottom w:val="nil"/>
              <w:right w:val="nil"/>
            </w:tcBorders>
            <w:shd w:val="clear" w:color="auto" w:fill="auto"/>
            <w:noWrap/>
            <w:vAlign w:val="bottom"/>
            <w:hideMark/>
          </w:tcPr>
          <w:p w14:paraId="5F57C29A"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0.305</w:t>
            </w:r>
          </w:p>
        </w:tc>
        <w:tc>
          <w:tcPr>
            <w:tcW w:w="1281" w:type="dxa"/>
            <w:tcBorders>
              <w:top w:val="nil"/>
              <w:left w:val="nil"/>
              <w:bottom w:val="nil"/>
              <w:right w:val="nil"/>
            </w:tcBorders>
            <w:shd w:val="clear" w:color="auto" w:fill="auto"/>
            <w:noWrap/>
            <w:vAlign w:val="bottom"/>
            <w:hideMark/>
          </w:tcPr>
          <w:p w14:paraId="44D1792B"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-1.491</w:t>
            </w:r>
          </w:p>
        </w:tc>
      </w:tr>
      <w:tr w:rsidR="00B83FDB" w:rsidRPr="00971F64" w14:paraId="2AD49EB6" w14:textId="77777777" w:rsidTr="008439B6">
        <w:trPr>
          <w:trHeight w:val="300"/>
        </w:trPr>
        <w:tc>
          <w:tcPr>
            <w:tcW w:w="1580" w:type="dxa"/>
            <w:tcBorders>
              <w:top w:val="nil"/>
              <w:left w:val="nil"/>
              <w:bottom w:val="nil"/>
              <w:right w:val="nil"/>
            </w:tcBorders>
            <w:shd w:val="clear" w:color="auto" w:fill="auto"/>
            <w:noWrap/>
            <w:vAlign w:val="bottom"/>
            <w:hideMark/>
          </w:tcPr>
          <w:p w14:paraId="43A56553"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Area – South</w:t>
            </w:r>
          </w:p>
        </w:tc>
        <w:tc>
          <w:tcPr>
            <w:tcW w:w="1769" w:type="dxa"/>
            <w:tcBorders>
              <w:top w:val="nil"/>
              <w:left w:val="nil"/>
              <w:bottom w:val="nil"/>
              <w:right w:val="nil"/>
            </w:tcBorders>
            <w:shd w:val="clear" w:color="auto" w:fill="auto"/>
            <w:noWrap/>
            <w:vAlign w:val="bottom"/>
            <w:hideMark/>
          </w:tcPr>
          <w:p w14:paraId="3B2CF991"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-1.356</w:t>
            </w:r>
          </w:p>
        </w:tc>
        <w:tc>
          <w:tcPr>
            <w:tcW w:w="1525" w:type="dxa"/>
            <w:tcBorders>
              <w:top w:val="nil"/>
              <w:left w:val="nil"/>
              <w:bottom w:val="nil"/>
              <w:right w:val="nil"/>
            </w:tcBorders>
            <w:shd w:val="clear" w:color="auto" w:fill="auto"/>
            <w:noWrap/>
            <w:vAlign w:val="bottom"/>
            <w:hideMark/>
          </w:tcPr>
          <w:p w14:paraId="476F1667"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0.865</w:t>
            </w:r>
          </w:p>
        </w:tc>
        <w:tc>
          <w:tcPr>
            <w:tcW w:w="1281" w:type="dxa"/>
            <w:tcBorders>
              <w:top w:val="nil"/>
              <w:left w:val="nil"/>
              <w:bottom w:val="nil"/>
              <w:right w:val="nil"/>
            </w:tcBorders>
            <w:shd w:val="clear" w:color="auto" w:fill="auto"/>
            <w:noWrap/>
            <w:vAlign w:val="bottom"/>
            <w:hideMark/>
          </w:tcPr>
          <w:p w14:paraId="0BBB4862"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-1.568</w:t>
            </w:r>
          </w:p>
        </w:tc>
      </w:tr>
      <w:tr w:rsidR="00B83FDB" w:rsidRPr="00971F64" w14:paraId="4E83E002" w14:textId="77777777" w:rsidTr="008439B6">
        <w:trPr>
          <w:trHeight w:val="300"/>
        </w:trPr>
        <w:tc>
          <w:tcPr>
            <w:tcW w:w="1580" w:type="dxa"/>
            <w:tcBorders>
              <w:top w:val="nil"/>
              <w:left w:val="nil"/>
              <w:bottom w:val="nil"/>
              <w:right w:val="nil"/>
            </w:tcBorders>
            <w:shd w:val="clear" w:color="auto" w:fill="auto"/>
            <w:noWrap/>
            <w:vAlign w:val="bottom"/>
            <w:hideMark/>
          </w:tcPr>
          <w:p w14:paraId="39D96E0E"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lang w:val="en-US"/>
              </w:rPr>
              <w:t>Year</w:t>
            </w:r>
          </w:p>
        </w:tc>
        <w:tc>
          <w:tcPr>
            <w:tcW w:w="1769" w:type="dxa"/>
            <w:tcBorders>
              <w:top w:val="nil"/>
              <w:left w:val="nil"/>
              <w:bottom w:val="nil"/>
              <w:right w:val="nil"/>
            </w:tcBorders>
            <w:shd w:val="clear" w:color="auto" w:fill="auto"/>
            <w:noWrap/>
            <w:vAlign w:val="bottom"/>
            <w:hideMark/>
          </w:tcPr>
          <w:p w14:paraId="655FE2EE"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-0.096</w:t>
            </w:r>
          </w:p>
        </w:tc>
        <w:tc>
          <w:tcPr>
            <w:tcW w:w="1525" w:type="dxa"/>
            <w:tcBorders>
              <w:top w:val="nil"/>
              <w:left w:val="nil"/>
              <w:bottom w:val="nil"/>
              <w:right w:val="nil"/>
            </w:tcBorders>
            <w:shd w:val="clear" w:color="auto" w:fill="auto"/>
            <w:noWrap/>
            <w:vAlign w:val="bottom"/>
            <w:hideMark/>
          </w:tcPr>
          <w:p w14:paraId="2A91A81E"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0.039</w:t>
            </w:r>
          </w:p>
        </w:tc>
        <w:tc>
          <w:tcPr>
            <w:tcW w:w="1281" w:type="dxa"/>
            <w:tcBorders>
              <w:top w:val="nil"/>
              <w:left w:val="nil"/>
              <w:bottom w:val="nil"/>
              <w:right w:val="nil"/>
            </w:tcBorders>
            <w:shd w:val="clear" w:color="auto" w:fill="auto"/>
            <w:noWrap/>
            <w:vAlign w:val="bottom"/>
            <w:hideMark/>
          </w:tcPr>
          <w:p w14:paraId="30EB50B4"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-2.437</w:t>
            </w:r>
          </w:p>
        </w:tc>
      </w:tr>
      <w:tr w:rsidR="00B83FDB" w:rsidRPr="00971F64" w14:paraId="2C4169A6" w14:textId="77777777" w:rsidTr="008439B6">
        <w:trPr>
          <w:trHeight w:val="300"/>
        </w:trPr>
        <w:tc>
          <w:tcPr>
            <w:tcW w:w="1580" w:type="dxa"/>
            <w:tcBorders>
              <w:top w:val="nil"/>
              <w:left w:val="nil"/>
              <w:bottom w:val="nil"/>
              <w:right w:val="nil"/>
            </w:tcBorders>
            <w:shd w:val="clear" w:color="auto" w:fill="auto"/>
            <w:noWrap/>
            <w:vAlign w:val="bottom"/>
            <w:hideMark/>
          </w:tcPr>
          <w:p w14:paraId="343585AB" w14:textId="5FBAD319"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proofErr w:type="spellStart"/>
            <w:r w:rsidRPr="00971F64">
              <w:rPr>
                <w:color w:val="000000" w:themeColor="text1"/>
                <w:sz w:val="21"/>
                <w:szCs w:val="21"/>
                <w:lang w:val="en-US"/>
              </w:rPr>
              <w:t>B</w:t>
            </w:r>
            <w:r w:rsidRPr="00971F64">
              <w:rPr>
                <w:color w:val="000000" w:themeColor="text1"/>
                <w:sz w:val="21"/>
                <w:szCs w:val="21"/>
                <w:vertAlign w:val="subscript"/>
                <w:lang w:val="en-US"/>
              </w:rPr>
              <w:t>d</w:t>
            </w:r>
            <w:r w:rsidR="00B01FB3">
              <w:rPr>
                <w:color w:val="000000" w:themeColor="text1"/>
                <w:sz w:val="21"/>
                <w:szCs w:val="21"/>
                <w:vertAlign w:val="subscript"/>
                <w:lang w:val="en-US"/>
              </w:rPr>
              <w:t>,</w:t>
            </w:r>
            <w:r w:rsidRPr="00971F64">
              <w:rPr>
                <w:color w:val="000000" w:themeColor="text1"/>
                <w:sz w:val="21"/>
                <w:szCs w:val="21"/>
                <w:vertAlign w:val="subscript"/>
                <w:lang w:val="en-US"/>
              </w:rPr>
              <w:t>a</w:t>
            </w:r>
            <w:proofErr w:type="spellEnd"/>
          </w:p>
        </w:tc>
        <w:tc>
          <w:tcPr>
            <w:tcW w:w="1769" w:type="dxa"/>
            <w:tcBorders>
              <w:top w:val="nil"/>
              <w:left w:val="nil"/>
              <w:bottom w:val="nil"/>
              <w:right w:val="nil"/>
            </w:tcBorders>
            <w:shd w:val="clear" w:color="auto" w:fill="auto"/>
            <w:noWrap/>
            <w:vAlign w:val="bottom"/>
            <w:hideMark/>
          </w:tcPr>
          <w:p w14:paraId="0455BBE7"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0.136</w:t>
            </w:r>
          </w:p>
        </w:tc>
        <w:tc>
          <w:tcPr>
            <w:tcW w:w="1525" w:type="dxa"/>
            <w:tcBorders>
              <w:top w:val="nil"/>
              <w:left w:val="nil"/>
              <w:bottom w:val="nil"/>
              <w:right w:val="nil"/>
            </w:tcBorders>
            <w:shd w:val="clear" w:color="auto" w:fill="auto"/>
            <w:noWrap/>
            <w:vAlign w:val="bottom"/>
            <w:hideMark/>
          </w:tcPr>
          <w:p w14:paraId="68164B08"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0.150</w:t>
            </w:r>
          </w:p>
        </w:tc>
        <w:tc>
          <w:tcPr>
            <w:tcW w:w="1281" w:type="dxa"/>
            <w:tcBorders>
              <w:top w:val="nil"/>
              <w:left w:val="nil"/>
              <w:bottom w:val="nil"/>
              <w:right w:val="nil"/>
            </w:tcBorders>
            <w:shd w:val="clear" w:color="auto" w:fill="auto"/>
            <w:noWrap/>
            <w:vAlign w:val="bottom"/>
            <w:hideMark/>
          </w:tcPr>
          <w:p w14:paraId="3A496200"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0.907</w:t>
            </w:r>
          </w:p>
        </w:tc>
      </w:tr>
      <w:tr w:rsidR="00B83FDB" w:rsidRPr="00971F64" w14:paraId="43D48BC6" w14:textId="77777777" w:rsidTr="008439B6">
        <w:trPr>
          <w:trHeight w:val="300"/>
        </w:trPr>
        <w:tc>
          <w:tcPr>
            <w:tcW w:w="1580" w:type="dxa"/>
            <w:tcBorders>
              <w:top w:val="nil"/>
              <w:left w:val="nil"/>
              <w:bottom w:val="nil"/>
              <w:right w:val="nil"/>
            </w:tcBorders>
            <w:shd w:val="clear" w:color="auto" w:fill="auto"/>
            <w:noWrap/>
            <w:vAlign w:val="bottom"/>
            <w:hideMark/>
          </w:tcPr>
          <w:p w14:paraId="647EE25D" w14:textId="6F3A847E"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sidR="00B01FB3">
              <w:rPr>
                <w:color w:val="000000" w:themeColor="text1"/>
                <w:sz w:val="21"/>
                <w:szCs w:val="21"/>
                <w:vertAlign w:val="subscript"/>
                <w:lang w:val="en-US"/>
              </w:rPr>
              <w:t>,</w:t>
            </w:r>
            <w:r w:rsidRPr="00971F64">
              <w:rPr>
                <w:color w:val="000000" w:themeColor="text1"/>
                <w:sz w:val="21"/>
                <w:szCs w:val="21"/>
                <w:vertAlign w:val="subscript"/>
                <w:lang w:val="en-US"/>
              </w:rPr>
              <w:t>a</w:t>
            </w:r>
            <w:r w:rsidR="00B01FB3">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769" w:type="dxa"/>
            <w:tcBorders>
              <w:top w:val="nil"/>
              <w:left w:val="nil"/>
              <w:bottom w:val="nil"/>
              <w:right w:val="nil"/>
            </w:tcBorders>
            <w:shd w:val="clear" w:color="auto" w:fill="auto"/>
            <w:noWrap/>
            <w:vAlign w:val="bottom"/>
            <w:hideMark/>
          </w:tcPr>
          <w:p w14:paraId="72BEFA8D"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-0.022</w:t>
            </w:r>
          </w:p>
        </w:tc>
        <w:tc>
          <w:tcPr>
            <w:tcW w:w="1525" w:type="dxa"/>
            <w:tcBorders>
              <w:top w:val="nil"/>
              <w:left w:val="nil"/>
              <w:bottom w:val="nil"/>
              <w:right w:val="nil"/>
            </w:tcBorders>
            <w:shd w:val="clear" w:color="auto" w:fill="auto"/>
            <w:noWrap/>
            <w:vAlign w:val="bottom"/>
            <w:hideMark/>
          </w:tcPr>
          <w:p w14:paraId="239EDB3A"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0.026</w:t>
            </w:r>
          </w:p>
        </w:tc>
        <w:tc>
          <w:tcPr>
            <w:tcW w:w="1281" w:type="dxa"/>
            <w:tcBorders>
              <w:top w:val="nil"/>
              <w:left w:val="nil"/>
              <w:bottom w:val="nil"/>
              <w:right w:val="nil"/>
            </w:tcBorders>
            <w:shd w:val="clear" w:color="auto" w:fill="auto"/>
            <w:noWrap/>
            <w:vAlign w:val="bottom"/>
            <w:hideMark/>
          </w:tcPr>
          <w:p w14:paraId="204CF80B"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-0.850</w:t>
            </w:r>
          </w:p>
        </w:tc>
      </w:tr>
      <w:tr w:rsidR="00B83FDB" w:rsidRPr="00971F64" w14:paraId="49D19A2F" w14:textId="77777777" w:rsidTr="008439B6">
        <w:trPr>
          <w:trHeight w:val="300"/>
        </w:trPr>
        <w:tc>
          <w:tcPr>
            <w:tcW w:w="1580" w:type="dxa"/>
            <w:tcBorders>
              <w:top w:val="nil"/>
              <w:left w:val="nil"/>
              <w:bottom w:val="single" w:sz="4" w:space="0" w:color="auto"/>
              <w:right w:val="nil"/>
            </w:tcBorders>
            <w:shd w:val="clear" w:color="auto" w:fill="auto"/>
            <w:noWrap/>
            <w:vAlign w:val="bottom"/>
            <w:hideMark/>
          </w:tcPr>
          <w:p w14:paraId="4C02F33C" w14:textId="07DC1A5E"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sidR="00B01FB3">
              <w:rPr>
                <w:color w:val="000000" w:themeColor="text1"/>
                <w:sz w:val="21"/>
                <w:szCs w:val="21"/>
                <w:vertAlign w:val="subscript"/>
                <w:lang w:val="en-US"/>
              </w:rPr>
              <w:t>,</w:t>
            </w:r>
            <w:r w:rsidRPr="00971F64">
              <w:rPr>
                <w:color w:val="000000" w:themeColor="text1"/>
                <w:sz w:val="21"/>
                <w:szCs w:val="21"/>
                <w:vertAlign w:val="subscript"/>
                <w:lang w:val="en-US"/>
              </w:rPr>
              <w:t>a</w:t>
            </w:r>
            <w:r w:rsidR="00B01FB3">
              <w:rPr>
                <w:color w:val="000000" w:themeColor="text1"/>
                <w:sz w:val="21"/>
                <w:szCs w:val="21"/>
                <w:vertAlign w:val="subscript"/>
                <w:lang w:val="en-US"/>
              </w:rPr>
              <w:t>,</w:t>
            </w:r>
            <w:r w:rsidRPr="00971F64">
              <w:rPr>
                <w:color w:val="000000" w:themeColor="text1"/>
                <w:sz w:val="21"/>
                <w:szCs w:val="21"/>
                <w:vertAlign w:val="subscript"/>
                <w:lang w:val="en-US"/>
              </w:rPr>
              <w:t>t</w:t>
            </w:r>
            <w:r w:rsidR="00B01FB3">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769" w:type="dxa"/>
            <w:tcBorders>
              <w:top w:val="nil"/>
              <w:left w:val="nil"/>
              <w:bottom w:val="single" w:sz="4" w:space="0" w:color="auto"/>
              <w:right w:val="nil"/>
            </w:tcBorders>
            <w:shd w:val="clear" w:color="auto" w:fill="auto"/>
            <w:noWrap/>
            <w:vAlign w:val="bottom"/>
            <w:hideMark/>
          </w:tcPr>
          <w:p w14:paraId="283A2981"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-0.004</w:t>
            </w:r>
          </w:p>
        </w:tc>
        <w:tc>
          <w:tcPr>
            <w:tcW w:w="1525" w:type="dxa"/>
            <w:tcBorders>
              <w:top w:val="nil"/>
              <w:left w:val="nil"/>
              <w:bottom w:val="single" w:sz="4" w:space="0" w:color="auto"/>
              <w:right w:val="nil"/>
            </w:tcBorders>
            <w:shd w:val="clear" w:color="auto" w:fill="auto"/>
            <w:noWrap/>
            <w:vAlign w:val="bottom"/>
            <w:hideMark/>
          </w:tcPr>
          <w:p w14:paraId="5A56F222"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0.024</w:t>
            </w:r>
          </w:p>
        </w:tc>
        <w:tc>
          <w:tcPr>
            <w:tcW w:w="1281" w:type="dxa"/>
            <w:tcBorders>
              <w:top w:val="nil"/>
              <w:left w:val="nil"/>
              <w:bottom w:val="single" w:sz="4" w:space="0" w:color="auto"/>
              <w:right w:val="nil"/>
            </w:tcBorders>
            <w:shd w:val="clear" w:color="auto" w:fill="auto"/>
            <w:noWrap/>
            <w:vAlign w:val="bottom"/>
            <w:hideMark/>
          </w:tcPr>
          <w:p w14:paraId="5493EC00" w14:textId="77777777" w:rsidR="0095582C" w:rsidRPr="00971F64" w:rsidRDefault="0095582C" w:rsidP="00971F64">
            <w:pPr>
              <w:adjustRightInd w:val="0"/>
              <w:snapToGrid w:val="0"/>
              <w:spacing w:line="240" w:lineRule="auto"/>
              <w:ind w:right="4" w:firstLine="0"/>
              <w:contextualSpacing/>
              <w:jc w:val="both"/>
              <w:rPr>
                <w:color w:val="000000" w:themeColor="text1"/>
                <w:sz w:val="21"/>
                <w:szCs w:val="21"/>
                <w:lang w:val="en-US"/>
              </w:rPr>
            </w:pPr>
            <w:r w:rsidRPr="00971F64">
              <w:rPr>
                <w:color w:val="000000" w:themeColor="text1"/>
                <w:sz w:val="21"/>
                <w:szCs w:val="21"/>
              </w:rPr>
              <w:t>-0.164</w:t>
            </w:r>
          </w:p>
        </w:tc>
      </w:tr>
    </w:tbl>
    <w:p w14:paraId="6E11D0C5" w14:textId="77777777" w:rsidR="00971F64" w:rsidRPr="00971F64" w:rsidRDefault="00971F64" w:rsidP="00971F64">
      <w:pPr>
        <w:pStyle w:val="Heading5"/>
        <w:adjustRightInd w:val="0"/>
        <w:snapToGrid w:val="0"/>
        <w:spacing w:before="0" w:after="0"/>
        <w:ind w:right="4"/>
        <w:contextualSpacing/>
        <w:jc w:val="both"/>
        <w:rPr>
          <w:color w:val="000000" w:themeColor="text1"/>
          <w:sz w:val="21"/>
          <w:szCs w:val="21"/>
        </w:rPr>
      </w:pPr>
      <w:bookmarkStart w:id="21" w:name="_qq89hmytn47d" w:colFirst="0" w:colLast="0"/>
      <w:bookmarkEnd w:id="21"/>
    </w:p>
    <w:p w14:paraId="0C76B1DA" w14:textId="433031A0" w:rsidR="00971F64" w:rsidRDefault="00971F64" w:rsidP="00971F64">
      <w:pPr>
        <w:pStyle w:val="Heading5"/>
        <w:adjustRightInd w:val="0"/>
        <w:snapToGrid w:val="0"/>
        <w:spacing w:before="0" w:after="0"/>
        <w:ind w:right="4"/>
        <w:contextualSpacing/>
        <w:jc w:val="both"/>
        <w:rPr>
          <w:color w:val="000000" w:themeColor="text1"/>
          <w:sz w:val="21"/>
          <w:szCs w:val="21"/>
        </w:rPr>
      </w:pPr>
    </w:p>
    <w:p w14:paraId="2AECAFCD" w14:textId="77777777" w:rsidR="00F76A8F" w:rsidRPr="00F76A8F" w:rsidRDefault="00F76A8F" w:rsidP="00F76A8F"/>
    <w:p w14:paraId="0914E348" w14:textId="04A07D18" w:rsidR="00975F14" w:rsidRDefault="00975F14"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t xml:space="preserve">Table S12. Results of the REWB model for </w:t>
      </w:r>
      <w:proofErr w:type="spellStart"/>
      <w:r w:rsidRPr="00971F64">
        <w:rPr>
          <w:i/>
          <w:color w:val="000000" w:themeColor="text1"/>
          <w:sz w:val="21"/>
          <w:szCs w:val="21"/>
        </w:rPr>
        <w:t>Pterygophora</w:t>
      </w:r>
      <w:proofErr w:type="spellEnd"/>
      <w:r w:rsidRPr="00971F64">
        <w:rPr>
          <w:i/>
          <w:color w:val="000000" w:themeColor="text1"/>
          <w:sz w:val="21"/>
          <w:szCs w:val="21"/>
        </w:rPr>
        <w:t xml:space="preserve"> </w:t>
      </w:r>
      <w:r w:rsidRPr="00971F64">
        <w:rPr>
          <w:color w:val="000000" w:themeColor="text1"/>
          <w:sz w:val="21"/>
          <w:szCs w:val="21"/>
        </w:rPr>
        <w:t xml:space="preserve">at </w:t>
      </w:r>
      <w:proofErr w:type="spellStart"/>
      <w:r w:rsidRPr="00971F64">
        <w:rPr>
          <w:color w:val="000000" w:themeColor="text1"/>
          <w:sz w:val="21"/>
          <w:szCs w:val="21"/>
        </w:rPr>
        <w:t>Tatoosh</w:t>
      </w:r>
      <w:proofErr w:type="spellEnd"/>
      <w:r w:rsidRPr="00971F64">
        <w:rPr>
          <w:color w:val="000000" w:themeColor="text1"/>
          <w:sz w:val="21"/>
          <w:szCs w:val="21"/>
        </w:rPr>
        <w:t xml:space="preserve"> Island. B = between effect, W = within effect, d = depth, a = area, t = transect, y = year. Random effects are random intercept an</w:t>
      </w:r>
      <w:ins w:id="22" w:author="Nick.Tolimieri" w:date="2022-12-22T11:46:00Z">
        <w:r w:rsidR="00CB54E8">
          <w:rPr>
            <w:color w:val="000000" w:themeColor="text1"/>
            <w:sz w:val="21"/>
            <w:szCs w:val="21"/>
          </w:rPr>
          <w:t>d</w:t>
        </w:r>
      </w:ins>
      <w:r w:rsidRPr="00971F64">
        <w:rPr>
          <w:color w:val="000000" w:themeColor="text1"/>
          <w:sz w:val="21"/>
          <w:szCs w:val="21"/>
        </w:rPr>
        <w:t xml:space="preserve"> slopes for the relevant terms.</w:t>
      </w:r>
    </w:p>
    <w:p w14:paraId="6D6211E8" w14:textId="77777777" w:rsidR="00971F64" w:rsidRPr="008D0CAE" w:rsidRDefault="00971F64" w:rsidP="00971F64">
      <w:pPr>
        <w:adjustRightInd w:val="0"/>
        <w:snapToGrid w:val="0"/>
        <w:spacing w:line="240" w:lineRule="auto"/>
        <w:contextualSpacing/>
        <w:rPr>
          <w:sz w:val="21"/>
          <w:szCs w:val="21"/>
        </w:rPr>
      </w:pPr>
    </w:p>
    <w:tbl>
      <w:tblPr>
        <w:tblW w:w="6155" w:type="dxa"/>
        <w:tblLook w:val="04A0" w:firstRow="1" w:lastRow="0" w:firstColumn="1" w:lastColumn="0" w:noHBand="0" w:noVBand="1"/>
      </w:tblPr>
      <w:tblGrid>
        <w:gridCol w:w="1580"/>
        <w:gridCol w:w="1647"/>
        <w:gridCol w:w="1647"/>
        <w:gridCol w:w="1281"/>
      </w:tblGrid>
      <w:tr w:rsidR="00971F64" w:rsidRPr="00971F64" w14:paraId="3C27AF6A" w14:textId="77777777" w:rsidTr="00444F16">
        <w:trPr>
          <w:trHeight w:val="285"/>
        </w:trPr>
        <w:tc>
          <w:tcPr>
            <w:tcW w:w="6155" w:type="dxa"/>
            <w:gridSpan w:val="4"/>
            <w:tcBorders>
              <w:top w:val="single" w:sz="4" w:space="0" w:color="auto"/>
              <w:left w:val="nil"/>
              <w:bottom w:val="nil"/>
              <w:right w:val="nil"/>
            </w:tcBorders>
            <w:shd w:val="clear" w:color="auto" w:fill="auto"/>
            <w:noWrap/>
            <w:vAlign w:val="center"/>
            <w:hideMark/>
          </w:tcPr>
          <w:p w14:paraId="74BAC515" w14:textId="280E16EE" w:rsidR="00971F64" w:rsidRPr="00971F64" w:rsidRDefault="00971F64" w:rsidP="00444F16">
            <w:pPr>
              <w:adjustRightInd w:val="0"/>
              <w:snapToGrid w:val="0"/>
              <w:spacing w:line="240" w:lineRule="auto"/>
              <w:ind w:right="4" w:firstLine="0"/>
              <w:contextualSpacing/>
              <w:rPr>
                <w:b/>
                <w:bCs/>
                <w:color w:val="000000" w:themeColor="text1"/>
                <w:sz w:val="21"/>
                <w:szCs w:val="21"/>
                <w:lang w:val="en-US"/>
              </w:rPr>
            </w:pPr>
            <w:r w:rsidRPr="00971F64">
              <w:rPr>
                <w:b/>
                <w:bCs/>
                <w:color w:val="000000" w:themeColor="text1"/>
                <w:sz w:val="21"/>
                <w:szCs w:val="21"/>
                <w:lang w:val="en-US"/>
              </w:rPr>
              <w:t>Random effects</w:t>
            </w:r>
          </w:p>
        </w:tc>
      </w:tr>
      <w:tr w:rsidR="00B83FDB" w:rsidRPr="00971F64" w14:paraId="129EC476" w14:textId="77777777" w:rsidTr="00444F16">
        <w:trPr>
          <w:trHeight w:val="285"/>
        </w:trPr>
        <w:tc>
          <w:tcPr>
            <w:tcW w:w="1580" w:type="dxa"/>
            <w:tcBorders>
              <w:top w:val="nil"/>
              <w:left w:val="nil"/>
              <w:bottom w:val="single" w:sz="4" w:space="0" w:color="auto"/>
              <w:right w:val="nil"/>
            </w:tcBorders>
            <w:shd w:val="clear" w:color="auto" w:fill="auto"/>
            <w:noWrap/>
            <w:vAlign w:val="center"/>
            <w:hideMark/>
          </w:tcPr>
          <w:p w14:paraId="598147DA" w14:textId="77777777" w:rsidR="00067C30" w:rsidRPr="00971F64" w:rsidRDefault="00067C30"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Group</w:t>
            </w:r>
          </w:p>
        </w:tc>
        <w:tc>
          <w:tcPr>
            <w:tcW w:w="1647" w:type="dxa"/>
            <w:tcBorders>
              <w:top w:val="nil"/>
              <w:left w:val="nil"/>
              <w:bottom w:val="single" w:sz="4" w:space="0" w:color="auto"/>
              <w:right w:val="nil"/>
            </w:tcBorders>
            <w:shd w:val="clear" w:color="auto" w:fill="auto"/>
            <w:noWrap/>
            <w:vAlign w:val="center"/>
            <w:hideMark/>
          </w:tcPr>
          <w:p w14:paraId="4FAE67F0" w14:textId="77777777" w:rsidR="00067C30" w:rsidRPr="00971F64" w:rsidRDefault="00067C3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Parameter</w:t>
            </w:r>
          </w:p>
        </w:tc>
        <w:tc>
          <w:tcPr>
            <w:tcW w:w="1647" w:type="dxa"/>
            <w:tcBorders>
              <w:top w:val="nil"/>
              <w:left w:val="nil"/>
              <w:bottom w:val="single" w:sz="4" w:space="0" w:color="auto"/>
              <w:right w:val="nil"/>
            </w:tcBorders>
            <w:shd w:val="clear" w:color="auto" w:fill="auto"/>
            <w:noWrap/>
            <w:vAlign w:val="center"/>
            <w:hideMark/>
          </w:tcPr>
          <w:p w14:paraId="70D631AF" w14:textId="77777777" w:rsidR="00067C30" w:rsidRPr="00971F64" w:rsidRDefault="00067C3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Variance</w:t>
            </w:r>
          </w:p>
        </w:tc>
        <w:tc>
          <w:tcPr>
            <w:tcW w:w="1281" w:type="dxa"/>
            <w:tcBorders>
              <w:top w:val="nil"/>
              <w:left w:val="nil"/>
              <w:bottom w:val="single" w:sz="4" w:space="0" w:color="auto"/>
              <w:right w:val="nil"/>
            </w:tcBorders>
            <w:shd w:val="clear" w:color="auto" w:fill="auto"/>
            <w:noWrap/>
            <w:vAlign w:val="center"/>
            <w:hideMark/>
          </w:tcPr>
          <w:p w14:paraId="643CFC0F" w14:textId="0107256E" w:rsidR="00067C30" w:rsidRPr="00971F64" w:rsidRDefault="00444F16" w:rsidP="00444F16">
            <w:pPr>
              <w:adjustRightInd w:val="0"/>
              <w:snapToGrid w:val="0"/>
              <w:spacing w:line="240" w:lineRule="auto"/>
              <w:ind w:right="4" w:firstLine="0"/>
              <w:contextualSpacing/>
              <w:jc w:val="center"/>
              <w:rPr>
                <w:color w:val="000000" w:themeColor="text1"/>
                <w:sz w:val="21"/>
                <w:szCs w:val="21"/>
                <w:lang w:val="en-US"/>
              </w:rPr>
            </w:pPr>
            <w:r>
              <w:rPr>
                <w:color w:val="000000" w:themeColor="text1"/>
                <w:sz w:val="21"/>
                <w:szCs w:val="21"/>
                <w:lang w:val="en-US"/>
              </w:rPr>
              <w:t>SD</w:t>
            </w:r>
          </w:p>
        </w:tc>
      </w:tr>
      <w:tr w:rsidR="00B83FDB" w:rsidRPr="00971F64" w14:paraId="525C757B" w14:textId="77777777" w:rsidTr="00444F16">
        <w:trPr>
          <w:trHeight w:val="285"/>
        </w:trPr>
        <w:tc>
          <w:tcPr>
            <w:tcW w:w="1580" w:type="dxa"/>
            <w:tcBorders>
              <w:top w:val="nil"/>
              <w:left w:val="nil"/>
              <w:bottom w:val="nil"/>
              <w:right w:val="nil"/>
            </w:tcBorders>
            <w:shd w:val="clear" w:color="auto" w:fill="auto"/>
            <w:noWrap/>
            <w:vAlign w:val="center"/>
            <w:hideMark/>
          </w:tcPr>
          <w:p w14:paraId="6FE3A3C1" w14:textId="77777777" w:rsidR="00067C30" w:rsidRPr="00971F64" w:rsidRDefault="00067C30"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Transect</w:t>
            </w:r>
          </w:p>
        </w:tc>
        <w:tc>
          <w:tcPr>
            <w:tcW w:w="1647" w:type="dxa"/>
            <w:tcBorders>
              <w:top w:val="nil"/>
              <w:left w:val="nil"/>
              <w:bottom w:val="nil"/>
              <w:right w:val="nil"/>
            </w:tcBorders>
            <w:shd w:val="clear" w:color="auto" w:fill="auto"/>
            <w:noWrap/>
            <w:vAlign w:val="center"/>
            <w:hideMark/>
          </w:tcPr>
          <w:p w14:paraId="0B0E087F" w14:textId="77777777" w:rsidR="00067C30" w:rsidRPr="00971F64" w:rsidRDefault="00C07D91" w:rsidP="00444F16">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a</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t</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647" w:type="dxa"/>
            <w:tcBorders>
              <w:top w:val="nil"/>
              <w:left w:val="nil"/>
              <w:bottom w:val="nil"/>
              <w:right w:val="nil"/>
            </w:tcBorders>
            <w:shd w:val="clear" w:color="auto" w:fill="auto"/>
            <w:noWrap/>
            <w:vAlign w:val="center"/>
            <w:hideMark/>
          </w:tcPr>
          <w:p w14:paraId="34689A79" w14:textId="77777777" w:rsidR="00067C30" w:rsidRPr="00971F64" w:rsidRDefault="00F202C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w:t>
            </w:r>
          </w:p>
        </w:tc>
        <w:tc>
          <w:tcPr>
            <w:tcW w:w="1281" w:type="dxa"/>
            <w:tcBorders>
              <w:top w:val="nil"/>
              <w:left w:val="nil"/>
              <w:bottom w:val="nil"/>
              <w:right w:val="nil"/>
            </w:tcBorders>
            <w:shd w:val="clear" w:color="auto" w:fill="auto"/>
            <w:noWrap/>
            <w:vAlign w:val="center"/>
            <w:hideMark/>
          </w:tcPr>
          <w:p w14:paraId="2BFADF7C" w14:textId="77777777" w:rsidR="00067C30" w:rsidRPr="00971F64" w:rsidRDefault="00F202C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w:t>
            </w:r>
          </w:p>
        </w:tc>
      </w:tr>
      <w:tr w:rsidR="00B83FDB" w:rsidRPr="00971F64" w14:paraId="1F0AA3AB" w14:textId="77777777" w:rsidTr="00444F16">
        <w:trPr>
          <w:trHeight w:val="285"/>
        </w:trPr>
        <w:tc>
          <w:tcPr>
            <w:tcW w:w="1580" w:type="dxa"/>
            <w:tcBorders>
              <w:top w:val="nil"/>
              <w:left w:val="nil"/>
              <w:bottom w:val="nil"/>
              <w:right w:val="nil"/>
            </w:tcBorders>
            <w:shd w:val="clear" w:color="auto" w:fill="auto"/>
            <w:noWrap/>
            <w:vAlign w:val="center"/>
            <w:hideMark/>
          </w:tcPr>
          <w:p w14:paraId="4013DCEE" w14:textId="77777777" w:rsidR="00067C30" w:rsidRPr="00971F64" w:rsidRDefault="00067C30"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Depth x Area</w:t>
            </w:r>
          </w:p>
        </w:tc>
        <w:tc>
          <w:tcPr>
            <w:tcW w:w="1647" w:type="dxa"/>
            <w:tcBorders>
              <w:top w:val="nil"/>
              <w:left w:val="nil"/>
              <w:bottom w:val="nil"/>
              <w:right w:val="nil"/>
            </w:tcBorders>
            <w:shd w:val="clear" w:color="auto" w:fill="auto"/>
            <w:noWrap/>
            <w:vAlign w:val="center"/>
            <w:hideMark/>
          </w:tcPr>
          <w:p w14:paraId="550F69DB" w14:textId="77777777" w:rsidR="00067C30" w:rsidRPr="00971F64" w:rsidRDefault="00C07D91" w:rsidP="00444F16">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a</w:t>
            </w:r>
            <w:r w:rsidR="00FB6014" w:rsidRPr="00971F64">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647" w:type="dxa"/>
            <w:tcBorders>
              <w:top w:val="nil"/>
              <w:left w:val="nil"/>
              <w:bottom w:val="nil"/>
              <w:right w:val="nil"/>
            </w:tcBorders>
            <w:shd w:val="clear" w:color="auto" w:fill="auto"/>
            <w:noWrap/>
            <w:vAlign w:val="center"/>
            <w:hideMark/>
          </w:tcPr>
          <w:p w14:paraId="4B5CD6C4" w14:textId="77777777" w:rsidR="00067C30" w:rsidRPr="00971F64" w:rsidRDefault="00F202C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0.014</w:t>
            </w:r>
          </w:p>
        </w:tc>
        <w:tc>
          <w:tcPr>
            <w:tcW w:w="1281" w:type="dxa"/>
            <w:tcBorders>
              <w:top w:val="nil"/>
              <w:left w:val="nil"/>
              <w:bottom w:val="nil"/>
              <w:right w:val="nil"/>
            </w:tcBorders>
            <w:shd w:val="clear" w:color="auto" w:fill="auto"/>
            <w:noWrap/>
            <w:vAlign w:val="center"/>
            <w:hideMark/>
          </w:tcPr>
          <w:p w14:paraId="43A7FFBC" w14:textId="77777777" w:rsidR="00067C30" w:rsidRPr="00971F64" w:rsidRDefault="00F202C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0.117</w:t>
            </w:r>
          </w:p>
        </w:tc>
      </w:tr>
      <w:tr w:rsidR="00B83FDB" w:rsidRPr="00971F64" w14:paraId="2211413E" w14:textId="77777777" w:rsidTr="00444F16">
        <w:trPr>
          <w:trHeight w:val="285"/>
        </w:trPr>
        <w:tc>
          <w:tcPr>
            <w:tcW w:w="1580" w:type="dxa"/>
            <w:tcBorders>
              <w:top w:val="nil"/>
              <w:left w:val="nil"/>
              <w:bottom w:val="single" w:sz="4" w:space="0" w:color="auto"/>
              <w:right w:val="nil"/>
            </w:tcBorders>
            <w:shd w:val="clear" w:color="auto" w:fill="auto"/>
            <w:noWrap/>
            <w:vAlign w:val="center"/>
            <w:hideMark/>
          </w:tcPr>
          <w:p w14:paraId="76359ED3" w14:textId="77777777" w:rsidR="00067C30" w:rsidRPr="00971F64" w:rsidRDefault="00067C30"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Residual</w:t>
            </w:r>
          </w:p>
        </w:tc>
        <w:tc>
          <w:tcPr>
            <w:tcW w:w="1647" w:type="dxa"/>
            <w:tcBorders>
              <w:top w:val="nil"/>
              <w:left w:val="nil"/>
              <w:bottom w:val="single" w:sz="4" w:space="0" w:color="auto"/>
              <w:right w:val="nil"/>
            </w:tcBorders>
            <w:shd w:val="clear" w:color="auto" w:fill="auto"/>
            <w:noWrap/>
            <w:vAlign w:val="center"/>
            <w:hideMark/>
          </w:tcPr>
          <w:p w14:paraId="021AFE57" w14:textId="19F99E03" w:rsidR="00067C30" w:rsidRPr="00971F64" w:rsidRDefault="00067C30" w:rsidP="00444F16">
            <w:pPr>
              <w:adjustRightInd w:val="0"/>
              <w:snapToGrid w:val="0"/>
              <w:spacing w:line="240" w:lineRule="auto"/>
              <w:ind w:right="4" w:firstLine="0"/>
              <w:contextualSpacing/>
              <w:jc w:val="center"/>
              <w:rPr>
                <w:color w:val="000000" w:themeColor="text1"/>
                <w:sz w:val="21"/>
                <w:szCs w:val="21"/>
                <w:lang w:val="en-US"/>
              </w:rPr>
            </w:pPr>
          </w:p>
        </w:tc>
        <w:tc>
          <w:tcPr>
            <w:tcW w:w="1647" w:type="dxa"/>
            <w:tcBorders>
              <w:top w:val="nil"/>
              <w:left w:val="nil"/>
              <w:bottom w:val="single" w:sz="4" w:space="0" w:color="auto"/>
              <w:right w:val="nil"/>
            </w:tcBorders>
            <w:shd w:val="clear" w:color="auto" w:fill="auto"/>
            <w:noWrap/>
            <w:vAlign w:val="center"/>
            <w:hideMark/>
          </w:tcPr>
          <w:p w14:paraId="609C027B" w14:textId="77777777" w:rsidR="00067C30" w:rsidRPr="00971F64" w:rsidRDefault="00F202C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0.304</w:t>
            </w:r>
          </w:p>
        </w:tc>
        <w:tc>
          <w:tcPr>
            <w:tcW w:w="1281" w:type="dxa"/>
            <w:tcBorders>
              <w:top w:val="nil"/>
              <w:left w:val="nil"/>
              <w:bottom w:val="single" w:sz="4" w:space="0" w:color="auto"/>
              <w:right w:val="nil"/>
            </w:tcBorders>
            <w:shd w:val="clear" w:color="auto" w:fill="auto"/>
            <w:noWrap/>
            <w:vAlign w:val="center"/>
            <w:hideMark/>
          </w:tcPr>
          <w:p w14:paraId="5C180F56" w14:textId="77777777" w:rsidR="00067C30" w:rsidRPr="00971F64" w:rsidRDefault="00F202C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0.551</w:t>
            </w:r>
          </w:p>
        </w:tc>
      </w:tr>
      <w:tr w:rsidR="00971F64" w:rsidRPr="00971F64" w14:paraId="4D54BE05" w14:textId="77777777" w:rsidTr="00444F16">
        <w:trPr>
          <w:trHeight w:val="285"/>
        </w:trPr>
        <w:tc>
          <w:tcPr>
            <w:tcW w:w="6155" w:type="dxa"/>
            <w:gridSpan w:val="4"/>
            <w:tcBorders>
              <w:top w:val="nil"/>
              <w:left w:val="nil"/>
              <w:bottom w:val="nil"/>
              <w:right w:val="nil"/>
            </w:tcBorders>
            <w:shd w:val="clear" w:color="auto" w:fill="auto"/>
            <w:noWrap/>
            <w:vAlign w:val="center"/>
            <w:hideMark/>
          </w:tcPr>
          <w:p w14:paraId="4DB5AA58" w14:textId="201149A0" w:rsidR="00971F64" w:rsidRPr="00971F64" w:rsidRDefault="00971F64" w:rsidP="00444F16">
            <w:pPr>
              <w:adjustRightInd w:val="0"/>
              <w:snapToGrid w:val="0"/>
              <w:spacing w:line="240" w:lineRule="auto"/>
              <w:ind w:right="4" w:firstLine="0"/>
              <w:contextualSpacing/>
              <w:rPr>
                <w:b/>
                <w:bCs/>
                <w:color w:val="000000" w:themeColor="text1"/>
                <w:sz w:val="21"/>
                <w:szCs w:val="21"/>
                <w:lang w:val="en-US"/>
              </w:rPr>
            </w:pPr>
            <w:r w:rsidRPr="00971F64">
              <w:rPr>
                <w:b/>
                <w:bCs/>
                <w:color w:val="000000" w:themeColor="text1"/>
                <w:sz w:val="21"/>
                <w:szCs w:val="21"/>
                <w:lang w:val="en-US"/>
              </w:rPr>
              <w:t>Fixed effects</w:t>
            </w:r>
          </w:p>
        </w:tc>
      </w:tr>
      <w:tr w:rsidR="00B83FDB" w:rsidRPr="00971F64" w14:paraId="46BA90DB" w14:textId="77777777" w:rsidTr="00444F16">
        <w:trPr>
          <w:trHeight w:val="285"/>
        </w:trPr>
        <w:tc>
          <w:tcPr>
            <w:tcW w:w="1580" w:type="dxa"/>
            <w:tcBorders>
              <w:top w:val="nil"/>
              <w:left w:val="nil"/>
              <w:bottom w:val="single" w:sz="4" w:space="0" w:color="auto"/>
              <w:right w:val="nil"/>
            </w:tcBorders>
            <w:shd w:val="clear" w:color="auto" w:fill="auto"/>
            <w:noWrap/>
            <w:vAlign w:val="center"/>
            <w:hideMark/>
          </w:tcPr>
          <w:p w14:paraId="470AADAB" w14:textId="77777777" w:rsidR="00067C30" w:rsidRPr="00971F64" w:rsidRDefault="00067C30"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Term</w:t>
            </w:r>
          </w:p>
        </w:tc>
        <w:tc>
          <w:tcPr>
            <w:tcW w:w="1647" w:type="dxa"/>
            <w:tcBorders>
              <w:top w:val="nil"/>
              <w:left w:val="nil"/>
              <w:bottom w:val="single" w:sz="4" w:space="0" w:color="auto"/>
              <w:right w:val="nil"/>
            </w:tcBorders>
            <w:shd w:val="clear" w:color="auto" w:fill="auto"/>
            <w:noWrap/>
            <w:vAlign w:val="center"/>
            <w:hideMark/>
          </w:tcPr>
          <w:p w14:paraId="7FB54984" w14:textId="77777777" w:rsidR="00067C30" w:rsidRPr="00971F64" w:rsidRDefault="00067C3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Estimate</w:t>
            </w:r>
          </w:p>
        </w:tc>
        <w:tc>
          <w:tcPr>
            <w:tcW w:w="1647" w:type="dxa"/>
            <w:tcBorders>
              <w:top w:val="nil"/>
              <w:left w:val="nil"/>
              <w:bottom w:val="single" w:sz="4" w:space="0" w:color="auto"/>
              <w:right w:val="nil"/>
            </w:tcBorders>
            <w:shd w:val="clear" w:color="auto" w:fill="auto"/>
            <w:noWrap/>
            <w:vAlign w:val="center"/>
            <w:hideMark/>
          </w:tcPr>
          <w:p w14:paraId="68D24955" w14:textId="6F25D8C3" w:rsidR="00067C30" w:rsidRPr="00971F64" w:rsidRDefault="00444F16" w:rsidP="00444F16">
            <w:pPr>
              <w:adjustRightInd w:val="0"/>
              <w:snapToGrid w:val="0"/>
              <w:spacing w:line="240" w:lineRule="auto"/>
              <w:ind w:right="4" w:firstLine="0"/>
              <w:contextualSpacing/>
              <w:jc w:val="center"/>
              <w:rPr>
                <w:color w:val="000000" w:themeColor="text1"/>
                <w:sz w:val="21"/>
                <w:szCs w:val="21"/>
                <w:lang w:val="en-US"/>
              </w:rPr>
            </w:pPr>
            <w:r>
              <w:rPr>
                <w:color w:val="000000" w:themeColor="text1"/>
                <w:sz w:val="21"/>
                <w:szCs w:val="21"/>
                <w:lang w:val="en-US"/>
              </w:rPr>
              <w:t>SE</w:t>
            </w:r>
          </w:p>
        </w:tc>
        <w:tc>
          <w:tcPr>
            <w:tcW w:w="1281" w:type="dxa"/>
            <w:tcBorders>
              <w:top w:val="nil"/>
              <w:left w:val="nil"/>
              <w:bottom w:val="single" w:sz="4" w:space="0" w:color="auto"/>
              <w:right w:val="nil"/>
            </w:tcBorders>
            <w:shd w:val="clear" w:color="auto" w:fill="auto"/>
            <w:noWrap/>
            <w:vAlign w:val="center"/>
            <w:hideMark/>
          </w:tcPr>
          <w:p w14:paraId="66542FCC" w14:textId="77777777" w:rsidR="00067C30" w:rsidRPr="00971F64" w:rsidRDefault="00067C30"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t-value</w:t>
            </w:r>
          </w:p>
        </w:tc>
      </w:tr>
      <w:tr w:rsidR="00B83FDB" w:rsidRPr="00971F64" w14:paraId="60E3467A" w14:textId="77777777" w:rsidTr="00444F16">
        <w:trPr>
          <w:trHeight w:val="285"/>
        </w:trPr>
        <w:tc>
          <w:tcPr>
            <w:tcW w:w="1580" w:type="dxa"/>
            <w:tcBorders>
              <w:top w:val="nil"/>
              <w:left w:val="nil"/>
              <w:bottom w:val="nil"/>
              <w:right w:val="nil"/>
            </w:tcBorders>
            <w:shd w:val="clear" w:color="auto" w:fill="auto"/>
            <w:noWrap/>
            <w:vAlign w:val="center"/>
            <w:hideMark/>
          </w:tcPr>
          <w:p w14:paraId="7E540309" w14:textId="77777777" w:rsidR="0095582C" w:rsidRPr="00971F64" w:rsidRDefault="0095582C"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Intercept</w:t>
            </w:r>
          </w:p>
        </w:tc>
        <w:tc>
          <w:tcPr>
            <w:tcW w:w="1647" w:type="dxa"/>
            <w:tcBorders>
              <w:top w:val="nil"/>
              <w:left w:val="nil"/>
              <w:bottom w:val="nil"/>
              <w:right w:val="nil"/>
            </w:tcBorders>
            <w:shd w:val="clear" w:color="auto" w:fill="auto"/>
            <w:noWrap/>
            <w:vAlign w:val="center"/>
            <w:hideMark/>
          </w:tcPr>
          <w:p w14:paraId="78057C88"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-68.646</w:t>
            </w:r>
          </w:p>
        </w:tc>
        <w:tc>
          <w:tcPr>
            <w:tcW w:w="1647" w:type="dxa"/>
            <w:tcBorders>
              <w:top w:val="nil"/>
              <w:left w:val="nil"/>
              <w:bottom w:val="nil"/>
              <w:right w:val="nil"/>
            </w:tcBorders>
            <w:shd w:val="clear" w:color="auto" w:fill="auto"/>
            <w:noWrap/>
            <w:vAlign w:val="center"/>
            <w:hideMark/>
          </w:tcPr>
          <w:p w14:paraId="05876ED0"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101.884</w:t>
            </w:r>
          </w:p>
        </w:tc>
        <w:tc>
          <w:tcPr>
            <w:tcW w:w="1281" w:type="dxa"/>
            <w:tcBorders>
              <w:top w:val="nil"/>
              <w:left w:val="nil"/>
              <w:bottom w:val="nil"/>
              <w:right w:val="nil"/>
            </w:tcBorders>
            <w:shd w:val="clear" w:color="auto" w:fill="auto"/>
            <w:noWrap/>
            <w:vAlign w:val="center"/>
            <w:hideMark/>
          </w:tcPr>
          <w:p w14:paraId="37B2C95A"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-0.674</w:t>
            </w:r>
          </w:p>
        </w:tc>
      </w:tr>
      <w:tr w:rsidR="00B83FDB" w:rsidRPr="00971F64" w14:paraId="0EEEDE21" w14:textId="77777777" w:rsidTr="00444F16">
        <w:trPr>
          <w:trHeight w:val="285"/>
        </w:trPr>
        <w:tc>
          <w:tcPr>
            <w:tcW w:w="1580" w:type="dxa"/>
            <w:tcBorders>
              <w:top w:val="nil"/>
              <w:left w:val="nil"/>
              <w:bottom w:val="nil"/>
              <w:right w:val="nil"/>
            </w:tcBorders>
            <w:shd w:val="clear" w:color="auto" w:fill="auto"/>
            <w:noWrap/>
            <w:vAlign w:val="center"/>
            <w:hideMark/>
          </w:tcPr>
          <w:p w14:paraId="0A13ACC9" w14:textId="77777777" w:rsidR="0095582C" w:rsidRPr="00971F64" w:rsidRDefault="0095582C"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Depth – 10 m</w:t>
            </w:r>
          </w:p>
        </w:tc>
        <w:tc>
          <w:tcPr>
            <w:tcW w:w="1647" w:type="dxa"/>
            <w:tcBorders>
              <w:top w:val="nil"/>
              <w:left w:val="nil"/>
              <w:bottom w:val="nil"/>
              <w:right w:val="nil"/>
            </w:tcBorders>
            <w:shd w:val="clear" w:color="auto" w:fill="auto"/>
            <w:noWrap/>
            <w:vAlign w:val="center"/>
            <w:hideMark/>
          </w:tcPr>
          <w:p w14:paraId="2FD8552A"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-0.074</w:t>
            </w:r>
          </w:p>
        </w:tc>
        <w:tc>
          <w:tcPr>
            <w:tcW w:w="1647" w:type="dxa"/>
            <w:tcBorders>
              <w:top w:val="nil"/>
              <w:left w:val="nil"/>
              <w:bottom w:val="nil"/>
              <w:right w:val="nil"/>
            </w:tcBorders>
            <w:shd w:val="clear" w:color="auto" w:fill="auto"/>
            <w:noWrap/>
            <w:vAlign w:val="center"/>
            <w:hideMark/>
          </w:tcPr>
          <w:p w14:paraId="1948044D"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0.343</w:t>
            </w:r>
          </w:p>
        </w:tc>
        <w:tc>
          <w:tcPr>
            <w:tcW w:w="1281" w:type="dxa"/>
            <w:tcBorders>
              <w:top w:val="nil"/>
              <w:left w:val="nil"/>
              <w:bottom w:val="nil"/>
              <w:right w:val="nil"/>
            </w:tcBorders>
            <w:shd w:val="clear" w:color="auto" w:fill="auto"/>
            <w:noWrap/>
            <w:vAlign w:val="center"/>
            <w:hideMark/>
          </w:tcPr>
          <w:p w14:paraId="7AD9C1DB"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-0.217</w:t>
            </w:r>
          </w:p>
        </w:tc>
      </w:tr>
      <w:tr w:rsidR="00B83FDB" w:rsidRPr="00971F64" w14:paraId="316305AC" w14:textId="77777777" w:rsidTr="00444F16">
        <w:trPr>
          <w:trHeight w:val="285"/>
        </w:trPr>
        <w:tc>
          <w:tcPr>
            <w:tcW w:w="1580" w:type="dxa"/>
            <w:tcBorders>
              <w:top w:val="nil"/>
              <w:left w:val="nil"/>
              <w:bottom w:val="nil"/>
              <w:right w:val="nil"/>
            </w:tcBorders>
            <w:shd w:val="clear" w:color="auto" w:fill="auto"/>
            <w:noWrap/>
            <w:vAlign w:val="center"/>
            <w:hideMark/>
          </w:tcPr>
          <w:p w14:paraId="7CCC5D4B" w14:textId="77777777" w:rsidR="0095582C" w:rsidRPr="00971F64" w:rsidRDefault="0095582C"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Area – South</w:t>
            </w:r>
          </w:p>
        </w:tc>
        <w:tc>
          <w:tcPr>
            <w:tcW w:w="1647" w:type="dxa"/>
            <w:tcBorders>
              <w:top w:val="nil"/>
              <w:left w:val="nil"/>
              <w:bottom w:val="nil"/>
              <w:right w:val="nil"/>
            </w:tcBorders>
            <w:shd w:val="clear" w:color="auto" w:fill="auto"/>
            <w:noWrap/>
            <w:vAlign w:val="center"/>
            <w:hideMark/>
          </w:tcPr>
          <w:p w14:paraId="4724071F"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0.062</w:t>
            </w:r>
          </w:p>
        </w:tc>
        <w:tc>
          <w:tcPr>
            <w:tcW w:w="1647" w:type="dxa"/>
            <w:tcBorders>
              <w:top w:val="nil"/>
              <w:left w:val="nil"/>
              <w:bottom w:val="nil"/>
              <w:right w:val="nil"/>
            </w:tcBorders>
            <w:shd w:val="clear" w:color="auto" w:fill="auto"/>
            <w:noWrap/>
            <w:vAlign w:val="center"/>
            <w:hideMark/>
          </w:tcPr>
          <w:p w14:paraId="4C321A49"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0.972</w:t>
            </w:r>
          </w:p>
        </w:tc>
        <w:tc>
          <w:tcPr>
            <w:tcW w:w="1281" w:type="dxa"/>
            <w:tcBorders>
              <w:top w:val="nil"/>
              <w:left w:val="nil"/>
              <w:bottom w:val="nil"/>
              <w:right w:val="nil"/>
            </w:tcBorders>
            <w:shd w:val="clear" w:color="auto" w:fill="auto"/>
            <w:noWrap/>
            <w:vAlign w:val="center"/>
            <w:hideMark/>
          </w:tcPr>
          <w:p w14:paraId="39273D2F"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0.063</w:t>
            </w:r>
          </w:p>
        </w:tc>
      </w:tr>
      <w:tr w:rsidR="00B83FDB" w:rsidRPr="00971F64" w14:paraId="1762EEEF" w14:textId="77777777" w:rsidTr="00444F16">
        <w:trPr>
          <w:trHeight w:val="285"/>
        </w:trPr>
        <w:tc>
          <w:tcPr>
            <w:tcW w:w="1580" w:type="dxa"/>
            <w:tcBorders>
              <w:top w:val="nil"/>
              <w:left w:val="nil"/>
              <w:bottom w:val="nil"/>
              <w:right w:val="nil"/>
            </w:tcBorders>
            <w:shd w:val="clear" w:color="auto" w:fill="auto"/>
            <w:noWrap/>
            <w:vAlign w:val="center"/>
            <w:hideMark/>
          </w:tcPr>
          <w:p w14:paraId="3EDD69E8" w14:textId="77777777" w:rsidR="0095582C" w:rsidRPr="00971F64" w:rsidRDefault="0095582C" w:rsidP="00444F16">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Year</w:t>
            </w:r>
          </w:p>
        </w:tc>
        <w:tc>
          <w:tcPr>
            <w:tcW w:w="1647" w:type="dxa"/>
            <w:tcBorders>
              <w:top w:val="nil"/>
              <w:left w:val="nil"/>
              <w:bottom w:val="nil"/>
              <w:right w:val="nil"/>
            </w:tcBorders>
            <w:shd w:val="clear" w:color="auto" w:fill="auto"/>
            <w:noWrap/>
            <w:vAlign w:val="center"/>
            <w:hideMark/>
          </w:tcPr>
          <w:p w14:paraId="4F34BBA0"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0.034</w:t>
            </w:r>
          </w:p>
        </w:tc>
        <w:tc>
          <w:tcPr>
            <w:tcW w:w="1647" w:type="dxa"/>
            <w:tcBorders>
              <w:top w:val="nil"/>
              <w:left w:val="nil"/>
              <w:bottom w:val="nil"/>
              <w:right w:val="nil"/>
            </w:tcBorders>
            <w:shd w:val="clear" w:color="auto" w:fill="auto"/>
            <w:noWrap/>
            <w:vAlign w:val="center"/>
            <w:hideMark/>
          </w:tcPr>
          <w:p w14:paraId="350EDADE"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0.050</w:t>
            </w:r>
          </w:p>
        </w:tc>
        <w:tc>
          <w:tcPr>
            <w:tcW w:w="1281" w:type="dxa"/>
            <w:tcBorders>
              <w:top w:val="nil"/>
              <w:left w:val="nil"/>
              <w:bottom w:val="nil"/>
              <w:right w:val="nil"/>
            </w:tcBorders>
            <w:shd w:val="clear" w:color="auto" w:fill="auto"/>
            <w:noWrap/>
            <w:vAlign w:val="center"/>
            <w:hideMark/>
          </w:tcPr>
          <w:p w14:paraId="15EF4626" w14:textId="77777777" w:rsidR="0095582C" w:rsidRPr="00971F64" w:rsidRDefault="0095582C" w:rsidP="00444F16">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0.682</w:t>
            </w:r>
          </w:p>
        </w:tc>
      </w:tr>
      <w:tr w:rsidR="00B01FB3" w:rsidRPr="00971F64" w14:paraId="5558DF23" w14:textId="77777777" w:rsidTr="0083612F">
        <w:trPr>
          <w:trHeight w:val="345"/>
        </w:trPr>
        <w:tc>
          <w:tcPr>
            <w:tcW w:w="1580" w:type="dxa"/>
            <w:tcBorders>
              <w:top w:val="nil"/>
              <w:left w:val="nil"/>
              <w:bottom w:val="nil"/>
              <w:right w:val="nil"/>
            </w:tcBorders>
            <w:shd w:val="clear" w:color="auto" w:fill="auto"/>
            <w:noWrap/>
            <w:vAlign w:val="bottom"/>
            <w:hideMark/>
          </w:tcPr>
          <w:p w14:paraId="4974F31B" w14:textId="32EB8C56" w:rsidR="00B01FB3" w:rsidRPr="00971F64" w:rsidRDefault="00B01FB3" w:rsidP="00B01FB3">
            <w:pPr>
              <w:adjustRightInd w:val="0"/>
              <w:snapToGrid w:val="0"/>
              <w:spacing w:line="240" w:lineRule="auto"/>
              <w:ind w:right="4" w:firstLine="0"/>
              <w:contextualSpacing/>
              <w:rPr>
                <w:color w:val="000000" w:themeColor="text1"/>
                <w:sz w:val="21"/>
                <w:szCs w:val="21"/>
                <w:lang w:val="en-US"/>
              </w:rPr>
            </w:pPr>
            <w:proofErr w:type="spellStart"/>
            <w:r w:rsidRPr="00971F64">
              <w:rPr>
                <w:color w:val="000000" w:themeColor="text1"/>
                <w:sz w:val="21"/>
                <w:szCs w:val="21"/>
                <w:lang w:val="en-US"/>
              </w:rPr>
              <w:t>B</w:t>
            </w:r>
            <w:r w:rsidRPr="00971F64">
              <w:rPr>
                <w:color w:val="000000" w:themeColor="text1"/>
                <w:sz w:val="21"/>
                <w:szCs w:val="21"/>
                <w:vertAlign w:val="subscript"/>
                <w:lang w:val="en-US"/>
              </w:rPr>
              <w:t>d</w:t>
            </w:r>
            <w:r>
              <w:rPr>
                <w:color w:val="000000" w:themeColor="text1"/>
                <w:sz w:val="21"/>
                <w:szCs w:val="21"/>
                <w:vertAlign w:val="subscript"/>
                <w:lang w:val="en-US"/>
              </w:rPr>
              <w:t>,</w:t>
            </w:r>
            <w:r w:rsidRPr="00971F64">
              <w:rPr>
                <w:color w:val="000000" w:themeColor="text1"/>
                <w:sz w:val="21"/>
                <w:szCs w:val="21"/>
                <w:vertAlign w:val="subscript"/>
                <w:lang w:val="en-US"/>
              </w:rPr>
              <w:t>a</w:t>
            </w:r>
            <w:proofErr w:type="spellEnd"/>
          </w:p>
        </w:tc>
        <w:tc>
          <w:tcPr>
            <w:tcW w:w="1647" w:type="dxa"/>
            <w:tcBorders>
              <w:top w:val="nil"/>
              <w:left w:val="nil"/>
              <w:bottom w:val="nil"/>
              <w:right w:val="nil"/>
            </w:tcBorders>
            <w:shd w:val="clear" w:color="auto" w:fill="auto"/>
            <w:noWrap/>
            <w:vAlign w:val="center"/>
            <w:hideMark/>
          </w:tcPr>
          <w:p w14:paraId="269F3A10"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-0.004</w:t>
            </w:r>
          </w:p>
        </w:tc>
        <w:tc>
          <w:tcPr>
            <w:tcW w:w="1647" w:type="dxa"/>
            <w:tcBorders>
              <w:top w:val="nil"/>
              <w:left w:val="nil"/>
              <w:bottom w:val="nil"/>
              <w:right w:val="nil"/>
            </w:tcBorders>
            <w:shd w:val="clear" w:color="auto" w:fill="auto"/>
            <w:noWrap/>
            <w:vAlign w:val="center"/>
            <w:hideMark/>
          </w:tcPr>
          <w:p w14:paraId="458336D4"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0.168</w:t>
            </w:r>
          </w:p>
        </w:tc>
        <w:tc>
          <w:tcPr>
            <w:tcW w:w="1281" w:type="dxa"/>
            <w:tcBorders>
              <w:top w:val="nil"/>
              <w:left w:val="nil"/>
              <w:bottom w:val="nil"/>
              <w:right w:val="nil"/>
            </w:tcBorders>
            <w:shd w:val="clear" w:color="auto" w:fill="auto"/>
            <w:noWrap/>
            <w:vAlign w:val="center"/>
            <w:hideMark/>
          </w:tcPr>
          <w:p w14:paraId="55DB33A3"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-0.025</w:t>
            </w:r>
          </w:p>
        </w:tc>
      </w:tr>
      <w:tr w:rsidR="00B01FB3" w:rsidRPr="00971F64" w14:paraId="2E7C96A3" w14:textId="77777777" w:rsidTr="0083612F">
        <w:trPr>
          <w:trHeight w:val="345"/>
        </w:trPr>
        <w:tc>
          <w:tcPr>
            <w:tcW w:w="1580" w:type="dxa"/>
            <w:tcBorders>
              <w:top w:val="nil"/>
              <w:left w:val="nil"/>
              <w:bottom w:val="nil"/>
              <w:right w:val="nil"/>
            </w:tcBorders>
            <w:shd w:val="clear" w:color="auto" w:fill="auto"/>
            <w:noWrap/>
            <w:vAlign w:val="bottom"/>
            <w:hideMark/>
          </w:tcPr>
          <w:p w14:paraId="4D752345" w14:textId="1B9F0279" w:rsidR="00B01FB3" w:rsidRPr="00971F64" w:rsidRDefault="00B01FB3" w:rsidP="00B01FB3">
            <w:pPr>
              <w:adjustRightInd w:val="0"/>
              <w:snapToGrid w:val="0"/>
              <w:spacing w:line="240" w:lineRule="auto"/>
              <w:ind w:right="4" w:firstLine="0"/>
              <w:contextualSpacing/>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Pr>
                <w:color w:val="000000" w:themeColor="text1"/>
                <w:sz w:val="21"/>
                <w:szCs w:val="21"/>
                <w:vertAlign w:val="subscript"/>
                <w:lang w:val="en-US"/>
              </w:rPr>
              <w:t>,</w:t>
            </w:r>
            <w:r w:rsidRPr="00971F64">
              <w:rPr>
                <w:color w:val="000000" w:themeColor="text1"/>
                <w:sz w:val="21"/>
                <w:szCs w:val="21"/>
                <w:vertAlign w:val="subscript"/>
                <w:lang w:val="en-US"/>
              </w:rPr>
              <w:t>a</w:t>
            </w:r>
            <w:r>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647" w:type="dxa"/>
            <w:tcBorders>
              <w:top w:val="nil"/>
              <w:left w:val="nil"/>
              <w:bottom w:val="nil"/>
              <w:right w:val="nil"/>
            </w:tcBorders>
            <w:shd w:val="clear" w:color="auto" w:fill="auto"/>
            <w:noWrap/>
            <w:vAlign w:val="center"/>
            <w:hideMark/>
          </w:tcPr>
          <w:p w14:paraId="21D6FAF0"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-0.003</w:t>
            </w:r>
          </w:p>
        </w:tc>
        <w:tc>
          <w:tcPr>
            <w:tcW w:w="1647" w:type="dxa"/>
            <w:tcBorders>
              <w:top w:val="nil"/>
              <w:left w:val="nil"/>
              <w:bottom w:val="nil"/>
              <w:right w:val="nil"/>
            </w:tcBorders>
            <w:shd w:val="clear" w:color="auto" w:fill="auto"/>
            <w:noWrap/>
            <w:vAlign w:val="center"/>
            <w:hideMark/>
          </w:tcPr>
          <w:p w14:paraId="4F65A01B"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0.084</w:t>
            </w:r>
          </w:p>
        </w:tc>
        <w:tc>
          <w:tcPr>
            <w:tcW w:w="1281" w:type="dxa"/>
            <w:tcBorders>
              <w:top w:val="nil"/>
              <w:left w:val="nil"/>
              <w:bottom w:val="nil"/>
              <w:right w:val="nil"/>
            </w:tcBorders>
            <w:shd w:val="clear" w:color="auto" w:fill="auto"/>
            <w:noWrap/>
            <w:vAlign w:val="center"/>
            <w:hideMark/>
          </w:tcPr>
          <w:p w14:paraId="08BBFA43"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-0.031</w:t>
            </w:r>
          </w:p>
        </w:tc>
      </w:tr>
      <w:tr w:rsidR="00B01FB3" w:rsidRPr="00971F64" w14:paraId="6DB25DFA" w14:textId="77777777" w:rsidTr="0083612F">
        <w:trPr>
          <w:trHeight w:val="345"/>
        </w:trPr>
        <w:tc>
          <w:tcPr>
            <w:tcW w:w="1580" w:type="dxa"/>
            <w:tcBorders>
              <w:top w:val="nil"/>
              <w:left w:val="nil"/>
              <w:bottom w:val="single" w:sz="4" w:space="0" w:color="auto"/>
              <w:right w:val="nil"/>
            </w:tcBorders>
            <w:shd w:val="clear" w:color="auto" w:fill="auto"/>
            <w:noWrap/>
            <w:vAlign w:val="bottom"/>
            <w:hideMark/>
          </w:tcPr>
          <w:p w14:paraId="7CABAAD3" w14:textId="1FFE706C" w:rsidR="00B01FB3" w:rsidRPr="00971F64" w:rsidRDefault="00B01FB3" w:rsidP="00B01FB3">
            <w:pPr>
              <w:adjustRightInd w:val="0"/>
              <w:snapToGrid w:val="0"/>
              <w:spacing w:line="240" w:lineRule="auto"/>
              <w:ind w:right="4" w:firstLine="0"/>
              <w:contextualSpacing/>
              <w:rPr>
                <w:color w:val="000000" w:themeColor="text1"/>
                <w:sz w:val="21"/>
                <w:szCs w:val="21"/>
                <w:lang w:val="en-US"/>
              </w:rPr>
            </w:pPr>
            <w:proofErr w:type="spellStart"/>
            <w:r w:rsidRPr="00971F64">
              <w:rPr>
                <w:color w:val="000000" w:themeColor="text1"/>
                <w:sz w:val="21"/>
                <w:szCs w:val="21"/>
                <w:lang w:val="en-US"/>
              </w:rPr>
              <w:t>W</w:t>
            </w:r>
            <w:r w:rsidRPr="00971F64">
              <w:rPr>
                <w:color w:val="000000" w:themeColor="text1"/>
                <w:sz w:val="21"/>
                <w:szCs w:val="21"/>
                <w:vertAlign w:val="subscript"/>
                <w:lang w:val="en-US"/>
              </w:rPr>
              <w:t>d</w:t>
            </w:r>
            <w:r>
              <w:rPr>
                <w:color w:val="000000" w:themeColor="text1"/>
                <w:sz w:val="21"/>
                <w:szCs w:val="21"/>
                <w:vertAlign w:val="subscript"/>
                <w:lang w:val="en-US"/>
              </w:rPr>
              <w:t>,</w:t>
            </w:r>
            <w:r w:rsidRPr="00971F64">
              <w:rPr>
                <w:color w:val="000000" w:themeColor="text1"/>
                <w:sz w:val="21"/>
                <w:szCs w:val="21"/>
                <w:vertAlign w:val="subscript"/>
                <w:lang w:val="en-US"/>
              </w:rPr>
              <w:t>a</w:t>
            </w:r>
            <w:r>
              <w:rPr>
                <w:color w:val="000000" w:themeColor="text1"/>
                <w:sz w:val="21"/>
                <w:szCs w:val="21"/>
                <w:vertAlign w:val="subscript"/>
                <w:lang w:val="en-US"/>
              </w:rPr>
              <w:t>,</w:t>
            </w:r>
            <w:r w:rsidRPr="00971F64">
              <w:rPr>
                <w:color w:val="000000" w:themeColor="text1"/>
                <w:sz w:val="21"/>
                <w:szCs w:val="21"/>
                <w:vertAlign w:val="subscript"/>
                <w:lang w:val="en-US"/>
              </w:rPr>
              <w:t>t</w:t>
            </w:r>
            <w:r>
              <w:rPr>
                <w:color w:val="000000" w:themeColor="text1"/>
                <w:sz w:val="21"/>
                <w:szCs w:val="21"/>
                <w:vertAlign w:val="subscript"/>
                <w:lang w:val="en-US"/>
              </w:rPr>
              <w:t>,</w:t>
            </w:r>
            <w:r w:rsidRPr="00971F64">
              <w:rPr>
                <w:color w:val="000000" w:themeColor="text1"/>
                <w:sz w:val="21"/>
                <w:szCs w:val="21"/>
                <w:vertAlign w:val="subscript"/>
                <w:lang w:val="en-US"/>
              </w:rPr>
              <w:t>y</w:t>
            </w:r>
            <w:proofErr w:type="spellEnd"/>
          </w:p>
        </w:tc>
        <w:tc>
          <w:tcPr>
            <w:tcW w:w="1647" w:type="dxa"/>
            <w:tcBorders>
              <w:top w:val="nil"/>
              <w:left w:val="nil"/>
              <w:bottom w:val="single" w:sz="4" w:space="0" w:color="auto"/>
              <w:right w:val="nil"/>
            </w:tcBorders>
            <w:shd w:val="clear" w:color="auto" w:fill="auto"/>
            <w:noWrap/>
            <w:vAlign w:val="center"/>
            <w:hideMark/>
          </w:tcPr>
          <w:p w14:paraId="60C56905"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0.001</w:t>
            </w:r>
          </w:p>
        </w:tc>
        <w:tc>
          <w:tcPr>
            <w:tcW w:w="1647" w:type="dxa"/>
            <w:tcBorders>
              <w:top w:val="nil"/>
              <w:left w:val="nil"/>
              <w:bottom w:val="single" w:sz="4" w:space="0" w:color="auto"/>
              <w:right w:val="nil"/>
            </w:tcBorders>
            <w:shd w:val="clear" w:color="auto" w:fill="auto"/>
            <w:noWrap/>
            <w:vAlign w:val="center"/>
            <w:hideMark/>
          </w:tcPr>
          <w:p w14:paraId="105AD523"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0.027</w:t>
            </w:r>
          </w:p>
        </w:tc>
        <w:tc>
          <w:tcPr>
            <w:tcW w:w="1281" w:type="dxa"/>
            <w:tcBorders>
              <w:top w:val="nil"/>
              <w:left w:val="nil"/>
              <w:bottom w:val="single" w:sz="4" w:space="0" w:color="auto"/>
              <w:right w:val="nil"/>
            </w:tcBorders>
            <w:shd w:val="clear" w:color="auto" w:fill="auto"/>
            <w:noWrap/>
            <w:vAlign w:val="center"/>
            <w:hideMark/>
          </w:tcPr>
          <w:p w14:paraId="07AF5DE9" w14:textId="77777777" w:rsidR="00B01FB3" w:rsidRPr="00971F64" w:rsidRDefault="00B01FB3" w:rsidP="00B01FB3">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rPr>
              <w:t>0.038</w:t>
            </w:r>
          </w:p>
        </w:tc>
      </w:tr>
    </w:tbl>
    <w:p w14:paraId="02B2D021" w14:textId="77777777" w:rsidR="00971F64" w:rsidRDefault="00971F64" w:rsidP="00971F64">
      <w:pPr>
        <w:pStyle w:val="Heading5"/>
        <w:adjustRightInd w:val="0"/>
        <w:snapToGrid w:val="0"/>
        <w:spacing w:before="0" w:after="0"/>
        <w:ind w:right="4"/>
        <w:contextualSpacing/>
        <w:jc w:val="both"/>
        <w:rPr>
          <w:color w:val="000000" w:themeColor="text1"/>
          <w:sz w:val="21"/>
          <w:szCs w:val="21"/>
        </w:rPr>
      </w:pPr>
    </w:p>
    <w:p w14:paraId="61C41EDA" w14:textId="77777777" w:rsidR="00971F64" w:rsidRDefault="00971F64">
      <w:pPr>
        <w:spacing w:after="160" w:line="259" w:lineRule="auto"/>
        <w:ind w:firstLine="0"/>
        <w:rPr>
          <w:color w:val="000000" w:themeColor="text1"/>
          <w:sz w:val="21"/>
          <w:szCs w:val="21"/>
        </w:rPr>
      </w:pPr>
      <w:r>
        <w:rPr>
          <w:color w:val="000000" w:themeColor="text1"/>
          <w:sz w:val="21"/>
          <w:szCs w:val="21"/>
        </w:rPr>
        <w:br w:type="page"/>
      </w:r>
    </w:p>
    <w:p w14:paraId="6ECC31B5" w14:textId="031EB4AA" w:rsidR="0038698C" w:rsidRPr="00971F64" w:rsidRDefault="0038698C" w:rsidP="00971F64">
      <w:pPr>
        <w:pStyle w:val="Heading5"/>
        <w:adjustRightInd w:val="0"/>
        <w:snapToGrid w:val="0"/>
        <w:spacing w:before="0" w:after="0"/>
        <w:ind w:right="4"/>
        <w:contextualSpacing/>
        <w:jc w:val="both"/>
        <w:rPr>
          <w:i/>
          <w:color w:val="000000" w:themeColor="text1"/>
          <w:sz w:val="21"/>
          <w:szCs w:val="21"/>
        </w:rPr>
      </w:pPr>
      <w:r w:rsidRPr="00971F64">
        <w:rPr>
          <w:color w:val="000000" w:themeColor="text1"/>
          <w:sz w:val="21"/>
          <w:szCs w:val="21"/>
        </w:rPr>
        <w:lastRenderedPageBreak/>
        <w:t xml:space="preserve">Table </w:t>
      </w:r>
      <w:r w:rsidR="00B14AC6" w:rsidRPr="00971F64">
        <w:rPr>
          <w:color w:val="000000" w:themeColor="text1"/>
          <w:sz w:val="21"/>
          <w:szCs w:val="21"/>
        </w:rPr>
        <w:t>S1</w:t>
      </w:r>
      <w:r w:rsidR="008D796A" w:rsidRPr="00971F64">
        <w:rPr>
          <w:color w:val="000000" w:themeColor="text1"/>
          <w:sz w:val="21"/>
          <w:szCs w:val="21"/>
        </w:rPr>
        <w:t>3</w:t>
      </w:r>
      <w:r w:rsidRPr="00971F64">
        <w:rPr>
          <w:color w:val="000000" w:themeColor="text1"/>
          <w:sz w:val="21"/>
          <w:szCs w:val="21"/>
        </w:rP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971F64">
        <w:rPr>
          <w:i/>
          <w:color w:val="000000" w:themeColor="text1"/>
          <w:sz w:val="21"/>
          <w:szCs w:val="21"/>
        </w:rPr>
        <w:t>Macro</w:t>
      </w:r>
      <w:r w:rsidRPr="00971F64">
        <w:rPr>
          <w:color w:val="000000" w:themeColor="text1"/>
          <w:sz w:val="21"/>
          <w:szCs w:val="21"/>
        </w:rPr>
        <w:t xml:space="preserve"> and </w:t>
      </w:r>
      <w:proofErr w:type="spellStart"/>
      <w:r w:rsidRPr="00971F64">
        <w:rPr>
          <w:i/>
          <w:color w:val="000000" w:themeColor="text1"/>
          <w:sz w:val="21"/>
          <w:szCs w:val="21"/>
        </w:rPr>
        <w:t>Nereo</w:t>
      </w:r>
      <w:proofErr w:type="spellEnd"/>
      <w:r w:rsidRPr="00971F64">
        <w:rPr>
          <w:color w:val="000000" w:themeColor="text1"/>
          <w:sz w:val="21"/>
          <w:szCs w:val="21"/>
        </w:rPr>
        <w:t xml:space="preserve">, </w:t>
      </w:r>
      <w:r w:rsidRPr="00971F64">
        <w:rPr>
          <w:i/>
          <w:color w:val="000000" w:themeColor="text1"/>
          <w:sz w:val="21"/>
          <w:szCs w:val="21"/>
        </w:rPr>
        <w:t xml:space="preserve">Macro = </w:t>
      </w:r>
      <w:proofErr w:type="spellStart"/>
      <w:r w:rsidRPr="00971F64">
        <w:rPr>
          <w:i/>
          <w:color w:val="000000" w:themeColor="text1"/>
          <w:sz w:val="21"/>
          <w:szCs w:val="21"/>
        </w:rPr>
        <w:t>Macrocystis</w:t>
      </w:r>
      <w:proofErr w:type="spellEnd"/>
      <w:r w:rsidRPr="00971F64">
        <w:rPr>
          <w:i/>
          <w:color w:val="000000" w:themeColor="text1"/>
          <w:sz w:val="21"/>
          <w:szCs w:val="21"/>
        </w:rPr>
        <w:t xml:space="preserve">, </w:t>
      </w:r>
      <w:proofErr w:type="spellStart"/>
      <w:r w:rsidRPr="00971F64">
        <w:rPr>
          <w:i/>
          <w:color w:val="000000" w:themeColor="text1"/>
          <w:sz w:val="21"/>
          <w:szCs w:val="21"/>
        </w:rPr>
        <w:t>Nereo</w:t>
      </w:r>
      <w:proofErr w:type="spellEnd"/>
      <w:r w:rsidRPr="00971F64">
        <w:rPr>
          <w:i/>
          <w:color w:val="000000" w:themeColor="text1"/>
          <w:sz w:val="21"/>
          <w:szCs w:val="21"/>
        </w:rPr>
        <w:t xml:space="preserve"> =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proofErr w:type="spellStart"/>
      <w:r w:rsidRPr="00971F64">
        <w:rPr>
          <w:i/>
          <w:color w:val="000000" w:themeColor="text1"/>
          <w:sz w:val="21"/>
          <w:szCs w:val="21"/>
        </w:rPr>
        <w:t>Ptery</w:t>
      </w:r>
      <w:proofErr w:type="spellEnd"/>
      <w:r w:rsidRPr="00971F64">
        <w:rPr>
          <w:i/>
          <w:color w:val="000000" w:themeColor="text1"/>
          <w:sz w:val="21"/>
          <w:szCs w:val="21"/>
        </w:rPr>
        <w:t xml:space="preserve"> = </w:t>
      </w:r>
      <w:proofErr w:type="spellStart"/>
      <w:r w:rsidRPr="00971F64">
        <w:rPr>
          <w:i/>
          <w:color w:val="000000" w:themeColor="text1"/>
          <w:sz w:val="21"/>
          <w:szCs w:val="21"/>
        </w:rPr>
        <w:t>Pterygophora</w:t>
      </w:r>
      <w:proofErr w:type="spellEnd"/>
      <w:r w:rsidRPr="00971F64">
        <w:rPr>
          <w:i/>
          <w:color w:val="000000" w:themeColor="text1"/>
          <w:sz w:val="21"/>
          <w:szCs w:val="21"/>
        </w:rPr>
        <w:t xml:space="preserve">. </w:t>
      </w:r>
      <w:r w:rsidRPr="00971F64">
        <w:rPr>
          <w:color w:val="000000" w:themeColor="text1"/>
          <w:sz w:val="21"/>
          <w:szCs w:val="21"/>
        </w:rPr>
        <w:t xml:space="preserve">Canopy kelps is the sum of </w:t>
      </w:r>
      <w:proofErr w:type="spellStart"/>
      <w:r w:rsidRPr="00971F64">
        <w:rPr>
          <w:i/>
          <w:color w:val="000000" w:themeColor="text1"/>
          <w:sz w:val="21"/>
          <w:szCs w:val="21"/>
        </w:rPr>
        <w:t>Macrocystis</w:t>
      </w:r>
      <w:proofErr w:type="spellEnd"/>
      <w:r w:rsidRPr="00971F64">
        <w:rPr>
          <w:color w:val="000000" w:themeColor="text1"/>
          <w:sz w:val="21"/>
          <w:szCs w:val="21"/>
        </w:rPr>
        <w:t xml:space="preserve"> and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r w:rsidRPr="00971F64">
        <w:rPr>
          <w:color w:val="000000" w:themeColor="text1"/>
          <w:sz w:val="21"/>
          <w:szCs w:val="21"/>
        </w:rPr>
        <w:t xml:space="preserve">Other is the sum of remaining </w:t>
      </w:r>
      <w:proofErr w:type="spellStart"/>
      <w:r w:rsidRPr="00971F64">
        <w:rPr>
          <w:color w:val="000000" w:themeColor="text1"/>
          <w:sz w:val="21"/>
          <w:szCs w:val="21"/>
        </w:rPr>
        <w:t>stipiate</w:t>
      </w:r>
      <w:proofErr w:type="spellEnd"/>
      <w:r w:rsidRPr="00971F64">
        <w:rPr>
          <w:color w:val="000000" w:themeColor="text1"/>
          <w:sz w:val="21"/>
          <w:szCs w:val="21"/>
        </w:rPr>
        <w:t xml:space="preserve"> kelps. Kelps were included as continuous variables, Year and Site and random factors </w:t>
      </w:r>
      <w:del w:id="23" w:author="Nick.Tolimieri" w:date="2022-12-22T11:47:00Z">
        <w:r w:rsidRPr="00971F64" w:rsidDel="00CB54E8">
          <w:rPr>
            <w:color w:val="000000" w:themeColor="text1"/>
            <w:sz w:val="21"/>
            <w:szCs w:val="21"/>
          </w:rPr>
          <w:delText xml:space="preserve">and </w:delText>
        </w:r>
      </w:del>
      <w:ins w:id="24" w:author="Nick.Tolimieri" w:date="2022-12-22T11:47:00Z">
        <w:r w:rsidR="00CB54E8" w:rsidRPr="00971F64">
          <w:rPr>
            <w:color w:val="000000" w:themeColor="text1"/>
            <w:sz w:val="21"/>
            <w:szCs w:val="21"/>
          </w:rPr>
          <w:t>a</w:t>
        </w:r>
        <w:r w:rsidR="00CB54E8">
          <w:rPr>
            <w:color w:val="000000" w:themeColor="text1"/>
            <w:sz w:val="21"/>
            <w:szCs w:val="21"/>
          </w:rPr>
          <w:t>re</w:t>
        </w:r>
        <w:r w:rsidR="00CB54E8" w:rsidRPr="00971F64">
          <w:rPr>
            <w:color w:val="000000" w:themeColor="text1"/>
            <w:sz w:val="21"/>
            <w:szCs w:val="21"/>
          </w:rPr>
          <w:t xml:space="preserve"> </w:t>
        </w:r>
      </w:ins>
      <w:r w:rsidRPr="00971F64">
        <w:rPr>
          <w:color w:val="000000" w:themeColor="text1"/>
          <w:sz w:val="21"/>
          <w:szCs w:val="21"/>
        </w:rPr>
        <w:t>included in all models.</w:t>
      </w:r>
    </w:p>
    <w:p w14:paraId="2A9BF08E"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tbl>
      <w:tblPr>
        <w:tblW w:w="8040" w:type="dxa"/>
        <w:tblLook w:val="04A0" w:firstRow="1" w:lastRow="0" w:firstColumn="1" w:lastColumn="0" w:noHBand="0" w:noVBand="1"/>
      </w:tblPr>
      <w:tblGrid>
        <w:gridCol w:w="967"/>
        <w:gridCol w:w="693"/>
        <w:gridCol w:w="990"/>
        <w:gridCol w:w="780"/>
        <w:gridCol w:w="792"/>
        <w:gridCol w:w="693"/>
        <w:gridCol w:w="954"/>
        <w:gridCol w:w="395"/>
        <w:gridCol w:w="960"/>
        <w:gridCol w:w="960"/>
      </w:tblGrid>
      <w:tr w:rsidR="00B83FDB" w:rsidRPr="00971F64" w14:paraId="3549CCE7" w14:textId="77777777" w:rsidTr="00971F64">
        <w:trPr>
          <w:trHeight w:val="300"/>
        </w:trPr>
        <w:tc>
          <w:tcPr>
            <w:tcW w:w="927" w:type="dxa"/>
            <w:tcBorders>
              <w:top w:val="nil"/>
              <w:left w:val="nil"/>
              <w:bottom w:val="single" w:sz="4" w:space="0" w:color="auto"/>
              <w:right w:val="nil"/>
            </w:tcBorders>
            <w:shd w:val="clear" w:color="auto" w:fill="auto"/>
            <w:noWrap/>
            <w:hideMark/>
          </w:tcPr>
          <w:p w14:paraId="3B683E8B"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Intercept</w:t>
            </w:r>
          </w:p>
        </w:tc>
        <w:tc>
          <w:tcPr>
            <w:tcW w:w="693" w:type="dxa"/>
            <w:tcBorders>
              <w:top w:val="nil"/>
              <w:left w:val="nil"/>
              <w:bottom w:val="single" w:sz="4" w:space="0" w:color="auto"/>
              <w:right w:val="nil"/>
            </w:tcBorders>
            <w:shd w:val="clear" w:color="auto" w:fill="auto"/>
            <w:noWrap/>
            <w:hideMark/>
          </w:tcPr>
          <w:p w14:paraId="293434D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Total kelp</w:t>
            </w:r>
          </w:p>
        </w:tc>
        <w:tc>
          <w:tcPr>
            <w:tcW w:w="990" w:type="dxa"/>
            <w:tcBorders>
              <w:top w:val="nil"/>
              <w:left w:val="nil"/>
              <w:bottom w:val="single" w:sz="4" w:space="0" w:color="auto"/>
              <w:right w:val="nil"/>
            </w:tcBorders>
            <w:shd w:val="clear" w:color="auto" w:fill="auto"/>
            <w:noWrap/>
            <w:hideMark/>
          </w:tcPr>
          <w:p w14:paraId="52DCB80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Surface canopy</w:t>
            </w:r>
          </w:p>
        </w:tc>
        <w:tc>
          <w:tcPr>
            <w:tcW w:w="738" w:type="dxa"/>
            <w:tcBorders>
              <w:top w:val="nil"/>
              <w:left w:val="nil"/>
              <w:bottom w:val="single" w:sz="4" w:space="0" w:color="auto"/>
              <w:right w:val="nil"/>
            </w:tcBorders>
            <w:shd w:val="clear" w:color="auto" w:fill="auto"/>
            <w:noWrap/>
            <w:hideMark/>
          </w:tcPr>
          <w:p w14:paraId="788C07A1" w14:textId="77777777" w:rsidR="0038698C" w:rsidRPr="00971F64" w:rsidRDefault="0038698C" w:rsidP="00971F64">
            <w:pPr>
              <w:adjustRightInd w:val="0"/>
              <w:snapToGrid w:val="0"/>
              <w:spacing w:line="240" w:lineRule="auto"/>
              <w:ind w:right="4" w:firstLine="0"/>
              <w:contextualSpacing/>
              <w:jc w:val="center"/>
              <w:rPr>
                <w:i/>
                <w:color w:val="000000" w:themeColor="text1"/>
                <w:sz w:val="21"/>
                <w:szCs w:val="21"/>
                <w:lang w:val="en-US"/>
              </w:rPr>
            </w:pPr>
            <w:r w:rsidRPr="00971F64">
              <w:rPr>
                <w:i/>
                <w:color w:val="000000" w:themeColor="text1"/>
                <w:sz w:val="21"/>
                <w:szCs w:val="21"/>
                <w:lang w:val="en-US"/>
              </w:rPr>
              <w:t>Macro</w:t>
            </w:r>
          </w:p>
        </w:tc>
        <w:tc>
          <w:tcPr>
            <w:tcW w:w="792" w:type="dxa"/>
            <w:tcBorders>
              <w:top w:val="nil"/>
              <w:left w:val="nil"/>
              <w:bottom w:val="single" w:sz="4" w:space="0" w:color="auto"/>
              <w:right w:val="nil"/>
            </w:tcBorders>
            <w:shd w:val="clear" w:color="auto" w:fill="auto"/>
            <w:noWrap/>
            <w:hideMark/>
          </w:tcPr>
          <w:p w14:paraId="2F0DA2B3" w14:textId="77777777" w:rsidR="0038698C" w:rsidRPr="00971F64" w:rsidRDefault="0038698C" w:rsidP="00971F64">
            <w:pPr>
              <w:adjustRightInd w:val="0"/>
              <w:snapToGrid w:val="0"/>
              <w:spacing w:line="240" w:lineRule="auto"/>
              <w:ind w:right="4" w:firstLine="0"/>
              <w:contextualSpacing/>
              <w:jc w:val="center"/>
              <w:rPr>
                <w:i/>
                <w:color w:val="000000" w:themeColor="text1"/>
                <w:sz w:val="21"/>
                <w:szCs w:val="21"/>
                <w:lang w:val="en-US"/>
              </w:rPr>
            </w:pPr>
            <w:proofErr w:type="spellStart"/>
            <w:r w:rsidRPr="00971F64">
              <w:rPr>
                <w:i/>
                <w:color w:val="000000" w:themeColor="text1"/>
                <w:sz w:val="21"/>
                <w:szCs w:val="21"/>
                <w:lang w:val="en-US"/>
              </w:rPr>
              <w:t>Nereo</w:t>
            </w:r>
            <w:proofErr w:type="spellEnd"/>
          </w:p>
        </w:tc>
        <w:tc>
          <w:tcPr>
            <w:tcW w:w="666" w:type="dxa"/>
            <w:tcBorders>
              <w:top w:val="nil"/>
              <w:left w:val="nil"/>
              <w:bottom w:val="single" w:sz="4" w:space="0" w:color="auto"/>
              <w:right w:val="nil"/>
            </w:tcBorders>
            <w:shd w:val="clear" w:color="auto" w:fill="auto"/>
            <w:noWrap/>
            <w:hideMark/>
          </w:tcPr>
          <w:p w14:paraId="39278691" w14:textId="77777777" w:rsidR="0038698C" w:rsidRPr="00971F64" w:rsidRDefault="0038698C" w:rsidP="00971F64">
            <w:pPr>
              <w:adjustRightInd w:val="0"/>
              <w:snapToGrid w:val="0"/>
              <w:spacing w:line="240" w:lineRule="auto"/>
              <w:ind w:right="4" w:firstLine="0"/>
              <w:contextualSpacing/>
              <w:jc w:val="center"/>
              <w:rPr>
                <w:i/>
                <w:color w:val="000000" w:themeColor="text1"/>
                <w:sz w:val="21"/>
                <w:szCs w:val="21"/>
                <w:lang w:val="en-US"/>
              </w:rPr>
            </w:pPr>
            <w:proofErr w:type="spellStart"/>
            <w:r w:rsidRPr="00971F64">
              <w:rPr>
                <w:i/>
                <w:color w:val="000000" w:themeColor="text1"/>
                <w:sz w:val="21"/>
                <w:szCs w:val="21"/>
                <w:lang w:val="en-US"/>
              </w:rPr>
              <w:t>Ptery</w:t>
            </w:r>
            <w:proofErr w:type="spellEnd"/>
          </w:p>
        </w:tc>
        <w:tc>
          <w:tcPr>
            <w:tcW w:w="954" w:type="dxa"/>
            <w:tcBorders>
              <w:top w:val="nil"/>
              <w:left w:val="nil"/>
              <w:bottom w:val="single" w:sz="4" w:space="0" w:color="auto"/>
              <w:right w:val="nil"/>
            </w:tcBorders>
            <w:shd w:val="clear" w:color="auto" w:fill="auto"/>
            <w:noWrap/>
            <w:hideMark/>
          </w:tcPr>
          <w:p w14:paraId="3C6244D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Other</w:t>
            </w:r>
          </w:p>
        </w:tc>
        <w:tc>
          <w:tcPr>
            <w:tcW w:w="360" w:type="dxa"/>
            <w:tcBorders>
              <w:top w:val="nil"/>
              <w:left w:val="nil"/>
              <w:bottom w:val="single" w:sz="4" w:space="0" w:color="auto"/>
              <w:right w:val="nil"/>
            </w:tcBorders>
            <w:shd w:val="clear" w:color="auto" w:fill="auto"/>
            <w:noWrap/>
            <w:hideMark/>
          </w:tcPr>
          <w:p w14:paraId="20F7AF9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df</w:t>
            </w:r>
            <w:proofErr w:type="spellEnd"/>
          </w:p>
        </w:tc>
        <w:tc>
          <w:tcPr>
            <w:tcW w:w="960" w:type="dxa"/>
            <w:tcBorders>
              <w:top w:val="nil"/>
              <w:left w:val="nil"/>
              <w:bottom w:val="single" w:sz="4" w:space="0" w:color="auto"/>
              <w:right w:val="nil"/>
            </w:tcBorders>
            <w:shd w:val="clear" w:color="auto" w:fill="auto"/>
            <w:noWrap/>
            <w:hideMark/>
          </w:tcPr>
          <w:p w14:paraId="59190D2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AICc</w:t>
            </w:r>
            <w:proofErr w:type="spellEnd"/>
          </w:p>
        </w:tc>
        <w:tc>
          <w:tcPr>
            <w:tcW w:w="960" w:type="dxa"/>
            <w:tcBorders>
              <w:top w:val="nil"/>
              <w:left w:val="nil"/>
              <w:bottom w:val="single" w:sz="4" w:space="0" w:color="auto"/>
              <w:right w:val="nil"/>
            </w:tcBorders>
            <w:shd w:val="clear" w:color="auto" w:fill="auto"/>
            <w:noWrap/>
            <w:hideMark/>
          </w:tcPr>
          <w:p w14:paraId="31195E7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ΔAICc</w:t>
            </w:r>
            <w:proofErr w:type="spellEnd"/>
          </w:p>
        </w:tc>
      </w:tr>
      <w:tr w:rsidR="00B83FDB" w:rsidRPr="00971F64" w14:paraId="4A65AF77" w14:textId="77777777" w:rsidTr="00971F64">
        <w:trPr>
          <w:trHeight w:val="300"/>
        </w:trPr>
        <w:tc>
          <w:tcPr>
            <w:tcW w:w="927" w:type="dxa"/>
            <w:tcBorders>
              <w:top w:val="single" w:sz="4" w:space="0" w:color="auto"/>
              <w:left w:val="nil"/>
              <w:bottom w:val="nil"/>
              <w:right w:val="nil"/>
            </w:tcBorders>
            <w:shd w:val="clear" w:color="auto" w:fill="auto"/>
            <w:noWrap/>
            <w:hideMark/>
          </w:tcPr>
          <w:p w14:paraId="6B46934E"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-0.274</w:t>
            </w:r>
          </w:p>
        </w:tc>
        <w:tc>
          <w:tcPr>
            <w:tcW w:w="693" w:type="dxa"/>
            <w:tcBorders>
              <w:top w:val="single" w:sz="4" w:space="0" w:color="auto"/>
              <w:left w:val="nil"/>
              <w:bottom w:val="nil"/>
              <w:right w:val="nil"/>
            </w:tcBorders>
            <w:shd w:val="clear" w:color="auto" w:fill="auto"/>
            <w:noWrap/>
            <w:vAlign w:val="center"/>
            <w:hideMark/>
          </w:tcPr>
          <w:p w14:paraId="0D8E0BE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single" w:sz="4" w:space="0" w:color="auto"/>
              <w:left w:val="nil"/>
              <w:bottom w:val="nil"/>
              <w:right w:val="nil"/>
            </w:tcBorders>
            <w:shd w:val="clear" w:color="auto" w:fill="auto"/>
            <w:noWrap/>
            <w:vAlign w:val="center"/>
            <w:hideMark/>
          </w:tcPr>
          <w:p w14:paraId="1D6C4ED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2.553</w:t>
            </w:r>
          </w:p>
        </w:tc>
        <w:tc>
          <w:tcPr>
            <w:tcW w:w="738" w:type="dxa"/>
            <w:tcBorders>
              <w:top w:val="single" w:sz="4" w:space="0" w:color="auto"/>
              <w:left w:val="nil"/>
              <w:bottom w:val="nil"/>
              <w:right w:val="nil"/>
            </w:tcBorders>
            <w:shd w:val="clear" w:color="auto" w:fill="auto"/>
            <w:noWrap/>
            <w:vAlign w:val="center"/>
            <w:hideMark/>
          </w:tcPr>
          <w:p w14:paraId="5F19CD2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single" w:sz="4" w:space="0" w:color="auto"/>
              <w:left w:val="nil"/>
              <w:bottom w:val="nil"/>
              <w:right w:val="nil"/>
            </w:tcBorders>
            <w:shd w:val="clear" w:color="auto" w:fill="auto"/>
            <w:noWrap/>
            <w:vAlign w:val="center"/>
            <w:hideMark/>
          </w:tcPr>
          <w:p w14:paraId="7BE0F1D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single" w:sz="4" w:space="0" w:color="auto"/>
              <w:left w:val="nil"/>
              <w:bottom w:val="nil"/>
              <w:right w:val="nil"/>
            </w:tcBorders>
            <w:shd w:val="clear" w:color="auto" w:fill="auto"/>
            <w:noWrap/>
            <w:vAlign w:val="center"/>
            <w:hideMark/>
          </w:tcPr>
          <w:p w14:paraId="7FABA62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single" w:sz="4" w:space="0" w:color="auto"/>
              <w:left w:val="nil"/>
              <w:bottom w:val="nil"/>
              <w:right w:val="nil"/>
            </w:tcBorders>
            <w:shd w:val="clear" w:color="auto" w:fill="auto"/>
            <w:noWrap/>
            <w:vAlign w:val="center"/>
            <w:hideMark/>
          </w:tcPr>
          <w:p w14:paraId="7712954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single" w:sz="4" w:space="0" w:color="auto"/>
              <w:left w:val="nil"/>
              <w:bottom w:val="nil"/>
              <w:right w:val="nil"/>
            </w:tcBorders>
            <w:shd w:val="clear" w:color="auto" w:fill="auto"/>
            <w:noWrap/>
            <w:vAlign w:val="center"/>
            <w:hideMark/>
          </w:tcPr>
          <w:p w14:paraId="1EF51CD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960" w:type="dxa"/>
            <w:tcBorders>
              <w:top w:val="single" w:sz="4" w:space="0" w:color="auto"/>
              <w:left w:val="nil"/>
              <w:bottom w:val="nil"/>
              <w:right w:val="nil"/>
            </w:tcBorders>
            <w:shd w:val="clear" w:color="auto" w:fill="auto"/>
            <w:noWrap/>
            <w:vAlign w:val="center"/>
            <w:hideMark/>
          </w:tcPr>
          <w:p w14:paraId="3C60DE9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71.00</w:t>
            </w:r>
          </w:p>
        </w:tc>
        <w:tc>
          <w:tcPr>
            <w:tcW w:w="960" w:type="dxa"/>
            <w:tcBorders>
              <w:top w:val="single" w:sz="4" w:space="0" w:color="auto"/>
              <w:left w:val="nil"/>
              <w:bottom w:val="nil"/>
              <w:right w:val="nil"/>
            </w:tcBorders>
            <w:shd w:val="clear" w:color="auto" w:fill="auto"/>
            <w:noWrap/>
            <w:vAlign w:val="center"/>
            <w:hideMark/>
          </w:tcPr>
          <w:p w14:paraId="6B48294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0.00</w:t>
            </w:r>
          </w:p>
        </w:tc>
      </w:tr>
      <w:tr w:rsidR="00B83FDB" w:rsidRPr="00971F64" w14:paraId="1187CF15" w14:textId="77777777" w:rsidTr="00971F64">
        <w:trPr>
          <w:trHeight w:val="300"/>
        </w:trPr>
        <w:tc>
          <w:tcPr>
            <w:tcW w:w="927" w:type="dxa"/>
            <w:tcBorders>
              <w:top w:val="nil"/>
              <w:left w:val="nil"/>
              <w:bottom w:val="nil"/>
              <w:right w:val="nil"/>
            </w:tcBorders>
            <w:shd w:val="clear" w:color="auto" w:fill="auto"/>
            <w:noWrap/>
            <w:hideMark/>
          </w:tcPr>
          <w:p w14:paraId="3A093422"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-1.154</w:t>
            </w:r>
          </w:p>
        </w:tc>
        <w:tc>
          <w:tcPr>
            <w:tcW w:w="693" w:type="dxa"/>
            <w:tcBorders>
              <w:top w:val="nil"/>
              <w:left w:val="nil"/>
              <w:bottom w:val="nil"/>
              <w:right w:val="nil"/>
            </w:tcBorders>
            <w:shd w:val="clear" w:color="auto" w:fill="auto"/>
            <w:noWrap/>
            <w:vAlign w:val="center"/>
            <w:hideMark/>
          </w:tcPr>
          <w:p w14:paraId="0E21D64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1.409</w:t>
            </w:r>
          </w:p>
        </w:tc>
        <w:tc>
          <w:tcPr>
            <w:tcW w:w="990" w:type="dxa"/>
            <w:tcBorders>
              <w:top w:val="nil"/>
              <w:left w:val="nil"/>
              <w:bottom w:val="nil"/>
              <w:right w:val="nil"/>
            </w:tcBorders>
            <w:shd w:val="clear" w:color="auto" w:fill="auto"/>
            <w:noWrap/>
            <w:vAlign w:val="center"/>
            <w:hideMark/>
          </w:tcPr>
          <w:p w14:paraId="4325C75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1B5D503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65DC02C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4462BB1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1AAF7F4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59B2832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960" w:type="dxa"/>
            <w:tcBorders>
              <w:top w:val="nil"/>
              <w:left w:val="nil"/>
              <w:bottom w:val="nil"/>
              <w:right w:val="nil"/>
            </w:tcBorders>
            <w:shd w:val="clear" w:color="auto" w:fill="auto"/>
            <w:noWrap/>
            <w:vAlign w:val="center"/>
            <w:hideMark/>
          </w:tcPr>
          <w:p w14:paraId="305F8B5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72.39</w:t>
            </w:r>
          </w:p>
        </w:tc>
        <w:tc>
          <w:tcPr>
            <w:tcW w:w="960" w:type="dxa"/>
            <w:tcBorders>
              <w:top w:val="nil"/>
              <w:left w:val="nil"/>
              <w:bottom w:val="nil"/>
              <w:right w:val="nil"/>
            </w:tcBorders>
            <w:shd w:val="clear" w:color="auto" w:fill="auto"/>
            <w:noWrap/>
            <w:vAlign w:val="center"/>
            <w:hideMark/>
          </w:tcPr>
          <w:p w14:paraId="5C71B70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1.39</w:t>
            </w:r>
          </w:p>
        </w:tc>
      </w:tr>
      <w:tr w:rsidR="00B83FDB" w:rsidRPr="00971F64" w14:paraId="736B14FE" w14:textId="77777777" w:rsidTr="00971F64">
        <w:trPr>
          <w:trHeight w:val="300"/>
        </w:trPr>
        <w:tc>
          <w:tcPr>
            <w:tcW w:w="927" w:type="dxa"/>
            <w:tcBorders>
              <w:top w:val="nil"/>
              <w:left w:val="nil"/>
              <w:bottom w:val="nil"/>
              <w:right w:val="nil"/>
            </w:tcBorders>
            <w:shd w:val="clear" w:color="auto" w:fill="auto"/>
            <w:noWrap/>
            <w:hideMark/>
          </w:tcPr>
          <w:p w14:paraId="222000F1"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-0.586</w:t>
            </w:r>
          </w:p>
        </w:tc>
        <w:tc>
          <w:tcPr>
            <w:tcW w:w="693" w:type="dxa"/>
            <w:tcBorders>
              <w:top w:val="nil"/>
              <w:left w:val="nil"/>
              <w:bottom w:val="nil"/>
              <w:right w:val="nil"/>
            </w:tcBorders>
            <w:shd w:val="clear" w:color="auto" w:fill="auto"/>
            <w:noWrap/>
            <w:vAlign w:val="center"/>
            <w:hideMark/>
          </w:tcPr>
          <w:p w14:paraId="40D0ECC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2A175B5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2.494</w:t>
            </w:r>
          </w:p>
        </w:tc>
        <w:tc>
          <w:tcPr>
            <w:tcW w:w="738" w:type="dxa"/>
            <w:tcBorders>
              <w:top w:val="nil"/>
              <w:left w:val="nil"/>
              <w:bottom w:val="nil"/>
              <w:right w:val="nil"/>
            </w:tcBorders>
            <w:shd w:val="clear" w:color="auto" w:fill="auto"/>
            <w:noWrap/>
            <w:vAlign w:val="center"/>
            <w:hideMark/>
          </w:tcPr>
          <w:p w14:paraId="5D18E1E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1E9FB3C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6FC00CF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0.446</w:t>
            </w:r>
          </w:p>
        </w:tc>
        <w:tc>
          <w:tcPr>
            <w:tcW w:w="954" w:type="dxa"/>
            <w:tcBorders>
              <w:top w:val="nil"/>
              <w:left w:val="nil"/>
              <w:bottom w:val="nil"/>
              <w:right w:val="nil"/>
            </w:tcBorders>
            <w:shd w:val="clear" w:color="auto" w:fill="auto"/>
            <w:noWrap/>
            <w:vAlign w:val="center"/>
            <w:hideMark/>
          </w:tcPr>
          <w:p w14:paraId="35BD4FD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3AADDB1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3ABA698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72.74</w:t>
            </w:r>
          </w:p>
        </w:tc>
        <w:tc>
          <w:tcPr>
            <w:tcW w:w="960" w:type="dxa"/>
            <w:tcBorders>
              <w:top w:val="nil"/>
              <w:left w:val="nil"/>
              <w:bottom w:val="nil"/>
              <w:right w:val="nil"/>
            </w:tcBorders>
            <w:shd w:val="clear" w:color="auto" w:fill="auto"/>
            <w:noWrap/>
            <w:vAlign w:val="center"/>
            <w:hideMark/>
          </w:tcPr>
          <w:p w14:paraId="1C6F430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1.74</w:t>
            </w:r>
          </w:p>
        </w:tc>
      </w:tr>
      <w:tr w:rsidR="00B83FDB" w:rsidRPr="00971F64" w14:paraId="62DAE50E" w14:textId="77777777" w:rsidTr="00971F64">
        <w:trPr>
          <w:trHeight w:val="300"/>
        </w:trPr>
        <w:tc>
          <w:tcPr>
            <w:tcW w:w="927" w:type="dxa"/>
            <w:tcBorders>
              <w:top w:val="nil"/>
              <w:left w:val="nil"/>
              <w:bottom w:val="nil"/>
              <w:right w:val="nil"/>
            </w:tcBorders>
            <w:shd w:val="clear" w:color="auto" w:fill="auto"/>
            <w:noWrap/>
            <w:hideMark/>
          </w:tcPr>
          <w:p w14:paraId="6E114FFA"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-0.380</w:t>
            </w:r>
          </w:p>
        </w:tc>
        <w:tc>
          <w:tcPr>
            <w:tcW w:w="693" w:type="dxa"/>
            <w:tcBorders>
              <w:top w:val="nil"/>
              <w:left w:val="nil"/>
              <w:bottom w:val="nil"/>
              <w:right w:val="nil"/>
            </w:tcBorders>
            <w:shd w:val="clear" w:color="auto" w:fill="auto"/>
            <w:noWrap/>
            <w:vAlign w:val="center"/>
            <w:hideMark/>
          </w:tcPr>
          <w:p w14:paraId="293625D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1D56012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2.552</w:t>
            </w:r>
          </w:p>
        </w:tc>
        <w:tc>
          <w:tcPr>
            <w:tcW w:w="738" w:type="dxa"/>
            <w:tcBorders>
              <w:top w:val="nil"/>
              <w:left w:val="nil"/>
              <w:bottom w:val="nil"/>
              <w:right w:val="nil"/>
            </w:tcBorders>
            <w:shd w:val="clear" w:color="auto" w:fill="auto"/>
            <w:noWrap/>
            <w:vAlign w:val="center"/>
            <w:hideMark/>
          </w:tcPr>
          <w:p w14:paraId="0777AF9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15979C4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74523B2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11B3792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0.360</w:t>
            </w:r>
          </w:p>
        </w:tc>
        <w:tc>
          <w:tcPr>
            <w:tcW w:w="360" w:type="dxa"/>
            <w:tcBorders>
              <w:top w:val="nil"/>
              <w:left w:val="nil"/>
              <w:bottom w:val="nil"/>
              <w:right w:val="nil"/>
            </w:tcBorders>
            <w:shd w:val="clear" w:color="auto" w:fill="auto"/>
            <w:noWrap/>
            <w:vAlign w:val="center"/>
            <w:hideMark/>
          </w:tcPr>
          <w:p w14:paraId="2D3C3D2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7B03463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73.14</w:t>
            </w:r>
          </w:p>
        </w:tc>
        <w:tc>
          <w:tcPr>
            <w:tcW w:w="960" w:type="dxa"/>
            <w:tcBorders>
              <w:top w:val="nil"/>
              <w:left w:val="nil"/>
              <w:bottom w:val="nil"/>
              <w:right w:val="nil"/>
            </w:tcBorders>
            <w:shd w:val="clear" w:color="auto" w:fill="auto"/>
            <w:noWrap/>
            <w:vAlign w:val="center"/>
            <w:hideMark/>
          </w:tcPr>
          <w:p w14:paraId="47AA145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2.14</w:t>
            </w:r>
          </w:p>
        </w:tc>
      </w:tr>
      <w:tr w:rsidR="00B83FDB" w:rsidRPr="00971F64" w14:paraId="54259D66" w14:textId="77777777" w:rsidTr="00971F64">
        <w:trPr>
          <w:trHeight w:val="300"/>
        </w:trPr>
        <w:tc>
          <w:tcPr>
            <w:tcW w:w="927" w:type="dxa"/>
            <w:tcBorders>
              <w:top w:val="nil"/>
              <w:left w:val="nil"/>
              <w:bottom w:val="nil"/>
              <w:right w:val="nil"/>
            </w:tcBorders>
            <w:shd w:val="clear" w:color="auto" w:fill="auto"/>
            <w:noWrap/>
            <w:hideMark/>
          </w:tcPr>
          <w:p w14:paraId="029244AC"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-0.272</w:t>
            </w:r>
          </w:p>
        </w:tc>
        <w:tc>
          <w:tcPr>
            <w:tcW w:w="693" w:type="dxa"/>
            <w:tcBorders>
              <w:top w:val="nil"/>
              <w:left w:val="nil"/>
              <w:bottom w:val="nil"/>
              <w:right w:val="nil"/>
            </w:tcBorders>
            <w:shd w:val="clear" w:color="auto" w:fill="auto"/>
            <w:noWrap/>
            <w:vAlign w:val="center"/>
            <w:hideMark/>
          </w:tcPr>
          <w:p w14:paraId="4061344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6C1E7D2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68B516D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2.517</w:t>
            </w:r>
          </w:p>
        </w:tc>
        <w:tc>
          <w:tcPr>
            <w:tcW w:w="792" w:type="dxa"/>
            <w:tcBorders>
              <w:top w:val="nil"/>
              <w:left w:val="nil"/>
              <w:bottom w:val="nil"/>
              <w:right w:val="nil"/>
            </w:tcBorders>
            <w:shd w:val="clear" w:color="auto" w:fill="auto"/>
            <w:noWrap/>
            <w:vAlign w:val="center"/>
            <w:hideMark/>
          </w:tcPr>
          <w:p w14:paraId="063A1AB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2.570</w:t>
            </w:r>
          </w:p>
        </w:tc>
        <w:tc>
          <w:tcPr>
            <w:tcW w:w="666" w:type="dxa"/>
            <w:tcBorders>
              <w:top w:val="nil"/>
              <w:left w:val="nil"/>
              <w:bottom w:val="nil"/>
              <w:right w:val="nil"/>
            </w:tcBorders>
            <w:shd w:val="clear" w:color="auto" w:fill="auto"/>
            <w:noWrap/>
            <w:vAlign w:val="center"/>
            <w:hideMark/>
          </w:tcPr>
          <w:p w14:paraId="7E2075F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3E5A4C2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2927B89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73E1B64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73.27</w:t>
            </w:r>
          </w:p>
        </w:tc>
        <w:tc>
          <w:tcPr>
            <w:tcW w:w="960" w:type="dxa"/>
            <w:tcBorders>
              <w:top w:val="nil"/>
              <w:left w:val="nil"/>
              <w:bottom w:val="nil"/>
              <w:right w:val="nil"/>
            </w:tcBorders>
            <w:shd w:val="clear" w:color="auto" w:fill="auto"/>
            <w:noWrap/>
            <w:vAlign w:val="center"/>
            <w:hideMark/>
          </w:tcPr>
          <w:p w14:paraId="351A7C7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2.27</w:t>
            </w:r>
          </w:p>
        </w:tc>
      </w:tr>
      <w:tr w:rsidR="00B83FDB" w:rsidRPr="00971F64" w14:paraId="31E74951" w14:textId="77777777" w:rsidTr="00971F64">
        <w:trPr>
          <w:trHeight w:val="300"/>
        </w:trPr>
        <w:tc>
          <w:tcPr>
            <w:tcW w:w="927" w:type="dxa"/>
            <w:tcBorders>
              <w:top w:val="nil"/>
              <w:left w:val="nil"/>
              <w:bottom w:val="nil"/>
              <w:right w:val="nil"/>
            </w:tcBorders>
            <w:shd w:val="clear" w:color="auto" w:fill="auto"/>
            <w:noWrap/>
            <w:hideMark/>
          </w:tcPr>
          <w:p w14:paraId="4214266D"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-0.978</w:t>
            </w:r>
          </w:p>
        </w:tc>
        <w:tc>
          <w:tcPr>
            <w:tcW w:w="693" w:type="dxa"/>
            <w:tcBorders>
              <w:top w:val="nil"/>
              <w:left w:val="nil"/>
              <w:bottom w:val="nil"/>
              <w:right w:val="nil"/>
            </w:tcBorders>
            <w:shd w:val="clear" w:color="auto" w:fill="auto"/>
            <w:noWrap/>
            <w:vAlign w:val="center"/>
            <w:hideMark/>
          </w:tcPr>
          <w:p w14:paraId="1A12EB4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62D9E2A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2.487</w:t>
            </w:r>
          </w:p>
        </w:tc>
        <w:tc>
          <w:tcPr>
            <w:tcW w:w="738" w:type="dxa"/>
            <w:tcBorders>
              <w:top w:val="nil"/>
              <w:left w:val="nil"/>
              <w:bottom w:val="nil"/>
              <w:right w:val="nil"/>
            </w:tcBorders>
            <w:shd w:val="clear" w:color="auto" w:fill="auto"/>
            <w:noWrap/>
            <w:vAlign w:val="center"/>
            <w:hideMark/>
          </w:tcPr>
          <w:p w14:paraId="5BD9204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33B7DDB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2FC1AFD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0.652</w:t>
            </w:r>
          </w:p>
        </w:tc>
        <w:tc>
          <w:tcPr>
            <w:tcW w:w="954" w:type="dxa"/>
            <w:tcBorders>
              <w:top w:val="nil"/>
              <w:left w:val="nil"/>
              <w:bottom w:val="nil"/>
              <w:right w:val="nil"/>
            </w:tcBorders>
            <w:shd w:val="clear" w:color="auto" w:fill="auto"/>
            <w:noWrap/>
            <w:vAlign w:val="center"/>
            <w:hideMark/>
          </w:tcPr>
          <w:p w14:paraId="3483965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0.797</w:t>
            </w:r>
          </w:p>
        </w:tc>
        <w:tc>
          <w:tcPr>
            <w:tcW w:w="360" w:type="dxa"/>
            <w:tcBorders>
              <w:top w:val="nil"/>
              <w:left w:val="nil"/>
              <w:bottom w:val="nil"/>
              <w:right w:val="nil"/>
            </w:tcBorders>
            <w:shd w:val="clear" w:color="auto" w:fill="auto"/>
            <w:noWrap/>
            <w:vAlign w:val="center"/>
            <w:hideMark/>
          </w:tcPr>
          <w:p w14:paraId="372B22C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960" w:type="dxa"/>
            <w:tcBorders>
              <w:top w:val="nil"/>
              <w:left w:val="nil"/>
              <w:bottom w:val="nil"/>
              <w:right w:val="nil"/>
            </w:tcBorders>
            <w:shd w:val="clear" w:color="auto" w:fill="auto"/>
            <w:noWrap/>
            <w:vAlign w:val="center"/>
            <w:hideMark/>
          </w:tcPr>
          <w:p w14:paraId="0CE3103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74.58</w:t>
            </w:r>
          </w:p>
        </w:tc>
        <w:tc>
          <w:tcPr>
            <w:tcW w:w="960" w:type="dxa"/>
            <w:tcBorders>
              <w:top w:val="nil"/>
              <w:left w:val="nil"/>
              <w:bottom w:val="nil"/>
              <w:right w:val="nil"/>
            </w:tcBorders>
            <w:shd w:val="clear" w:color="auto" w:fill="auto"/>
            <w:noWrap/>
            <w:vAlign w:val="center"/>
            <w:hideMark/>
          </w:tcPr>
          <w:p w14:paraId="7DF16CC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3.58</w:t>
            </w:r>
          </w:p>
        </w:tc>
      </w:tr>
      <w:tr w:rsidR="00B83FDB" w:rsidRPr="00971F64" w14:paraId="61C81F2D" w14:textId="77777777" w:rsidTr="00971F64">
        <w:trPr>
          <w:trHeight w:val="300"/>
        </w:trPr>
        <w:tc>
          <w:tcPr>
            <w:tcW w:w="927" w:type="dxa"/>
            <w:tcBorders>
              <w:top w:val="nil"/>
              <w:left w:val="nil"/>
              <w:bottom w:val="nil"/>
              <w:right w:val="nil"/>
            </w:tcBorders>
            <w:shd w:val="clear" w:color="auto" w:fill="auto"/>
            <w:noWrap/>
            <w:hideMark/>
          </w:tcPr>
          <w:p w14:paraId="10F46A4A"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-0.655</w:t>
            </w:r>
          </w:p>
        </w:tc>
        <w:tc>
          <w:tcPr>
            <w:tcW w:w="693" w:type="dxa"/>
            <w:tcBorders>
              <w:top w:val="nil"/>
              <w:left w:val="nil"/>
              <w:bottom w:val="nil"/>
              <w:right w:val="nil"/>
            </w:tcBorders>
            <w:shd w:val="clear" w:color="auto" w:fill="auto"/>
            <w:noWrap/>
            <w:vAlign w:val="center"/>
            <w:hideMark/>
          </w:tcPr>
          <w:p w14:paraId="0B9E65C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56B2AB4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1F60A60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1.839</w:t>
            </w:r>
          </w:p>
        </w:tc>
        <w:tc>
          <w:tcPr>
            <w:tcW w:w="792" w:type="dxa"/>
            <w:tcBorders>
              <w:top w:val="nil"/>
              <w:left w:val="nil"/>
              <w:bottom w:val="nil"/>
              <w:right w:val="nil"/>
            </w:tcBorders>
            <w:shd w:val="clear" w:color="auto" w:fill="auto"/>
            <w:noWrap/>
            <w:vAlign w:val="center"/>
            <w:hideMark/>
          </w:tcPr>
          <w:p w14:paraId="59CECE2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2.785</w:t>
            </w:r>
          </w:p>
        </w:tc>
        <w:tc>
          <w:tcPr>
            <w:tcW w:w="666" w:type="dxa"/>
            <w:tcBorders>
              <w:top w:val="nil"/>
              <w:left w:val="nil"/>
              <w:bottom w:val="nil"/>
              <w:right w:val="nil"/>
            </w:tcBorders>
            <w:shd w:val="clear" w:color="auto" w:fill="auto"/>
            <w:noWrap/>
            <w:vAlign w:val="center"/>
            <w:hideMark/>
          </w:tcPr>
          <w:p w14:paraId="6DC6DBE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0.582</w:t>
            </w:r>
          </w:p>
        </w:tc>
        <w:tc>
          <w:tcPr>
            <w:tcW w:w="954" w:type="dxa"/>
            <w:tcBorders>
              <w:top w:val="nil"/>
              <w:left w:val="nil"/>
              <w:bottom w:val="nil"/>
              <w:right w:val="nil"/>
            </w:tcBorders>
            <w:shd w:val="clear" w:color="auto" w:fill="auto"/>
            <w:noWrap/>
            <w:vAlign w:val="center"/>
            <w:hideMark/>
          </w:tcPr>
          <w:p w14:paraId="00EECF7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6499B1A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960" w:type="dxa"/>
            <w:tcBorders>
              <w:top w:val="nil"/>
              <w:left w:val="nil"/>
              <w:bottom w:val="nil"/>
              <w:right w:val="nil"/>
            </w:tcBorders>
            <w:shd w:val="clear" w:color="auto" w:fill="auto"/>
            <w:noWrap/>
            <w:vAlign w:val="center"/>
            <w:hideMark/>
          </w:tcPr>
          <w:p w14:paraId="7741B1C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74.88</w:t>
            </w:r>
          </w:p>
        </w:tc>
        <w:tc>
          <w:tcPr>
            <w:tcW w:w="960" w:type="dxa"/>
            <w:tcBorders>
              <w:top w:val="nil"/>
              <w:left w:val="nil"/>
              <w:bottom w:val="nil"/>
              <w:right w:val="nil"/>
            </w:tcBorders>
            <w:shd w:val="clear" w:color="auto" w:fill="auto"/>
            <w:noWrap/>
            <w:vAlign w:val="center"/>
            <w:hideMark/>
          </w:tcPr>
          <w:p w14:paraId="2E4D2D1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3.88</w:t>
            </w:r>
          </w:p>
        </w:tc>
      </w:tr>
      <w:tr w:rsidR="00B83FDB" w:rsidRPr="00971F64" w14:paraId="6BF3D982" w14:textId="77777777" w:rsidTr="00971F64">
        <w:trPr>
          <w:trHeight w:val="300"/>
        </w:trPr>
        <w:tc>
          <w:tcPr>
            <w:tcW w:w="927" w:type="dxa"/>
            <w:tcBorders>
              <w:top w:val="nil"/>
              <w:left w:val="nil"/>
              <w:bottom w:val="nil"/>
              <w:right w:val="nil"/>
            </w:tcBorders>
            <w:shd w:val="clear" w:color="auto" w:fill="auto"/>
            <w:noWrap/>
            <w:hideMark/>
          </w:tcPr>
          <w:p w14:paraId="5560EE4B"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-0.379</w:t>
            </w:r>
          </w:p>
        </w:tc>
        <w:tc>
          <w:tcPr>
            <w:tcW w:w="693" w:type="dxa"/>
            <w:tcBorders>
              <w:top w:val="nil"/>
              <w:left w:val="nil"/>
              <w:bottom w:val="nil"/>
              <w:right w:val="nil"/>
            </w:tcBorders>
            <w:shd w:val="clear" w:color="auto" w:fill="auto"/>
            <w:noWrap/>
            <w:vAlign w:val="center"/>
            <w:hideMark/>
          </w:tcPr>
          <w:p w14:paraId="02A2912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31A68FA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5DE2E73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2.535</w:t>
            </w:r>
          </w:p>
        </w:tc>
        <w:tc>
          <w:tcPr>
            <w:tcW w:w="792" w:type="dxa"/>
            <w:tcBorders>
              <w:top w:val="nil"/>
              <w:left w:val="nil"/>
              <w:bottom w:val="nil"/>
              <w:right w:val="nil"/>
            </w:tcBorders>
            <w:shd w:val="clear" w:color="auto" w:fill="auto"/>
            <w:noWrap/>
            <w:vAlign w:val="center"/>
            <w:hideMark/>
          </w:tcPr>
          <w:p w14:paraId="64CE2EF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2.560</w:t>
            </w:r>
          </w:p>
        </w:tc>
        <w:tc>
          <w:tcPr>
            <w:tcW w:w="666" w:type="dxa"/>
            <w:tcBorders>
              <w:top w:val="nil"/>
              <w:left w:val="nil"/>
              <w:bottom w:val="nil"/>
              <w:right w:val="nil"/>
            </w:tcBorders>
            <w:shd w:val="clear" w:color="auto" w:fill="auto"/>
            <w:noWrap/>
            <w:vAlign w:val="center"/>
            <w:hideMark/>
          </w:tcPr>
          <w:p w14:paraId="54ED3DE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2C6BD3C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0.359</w:t>
            </w:r>
          </w:p>
        </w:tc>
        <w:tc>
          <w:tcPr>
            <w:tcW w:w="360" w:type="dxa"/>
            <w:tcBorders>
              <w:top w:val="nil"/>
              <w:left w:val="nil"/>
              <w:bottom w:val="nil"/>
              <w:right w:val="nil"/>
            </w:tcBorders>
            <w:shd w:val="clear" w:color="auto" w:fill="auto"/>
            <w:noWrap/>
            <w:vAlign w:val="center"/>
            <w:hideMark/>
          </w:tcPr>
          <w:p w14:paraId="3FA765F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960" w:type="dxa"/>
            <w:tcBorders>
              <w:top w:val="nil"/>
              <w:left w:val="nil"/>
              <w:bottom w:val="nil"/>
              <w:right w:val="nil"/>
            </w:tcBorders>
            <w:shd w:val="clear" w:color="auto" w:fill="auto"/>
            <w:noWrap/>
            <w:vAlign w:val="center"/>
            <w:hideMark/>
          </w:tcPr>
          <w:p w14:paraId="14004A5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75.48</w:t>
            </w:r>
          </w:p>
        </w:tc>
        <w:tc>
          <w:tcPr>
            <w:tcW w:w="960" w:type="dxa"/>
            <w:tcBorders>
              <w:top w:val="nil"/>
              <w:left w:val="nil"/>
              <w:bottom w:val="nil"/>
              <w:right w:val="nil"/>
            </w:tcBorders>
            <w:shd w:val="clear" w:color="auto" w:fill="auto"/>
            <w:noWrap/>
            <w:vAlign w:val="center"/>
            <w:hideMark/>
          </w:tcPr>
          <w:p w14:paraId="6A30C49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4.47</w:t>
            </w:r>
          </w:p>
        </w:tc>
      </w:tr>
      <w:tr w:rsidR="00B83FDB" w:rsidRPr="00971F64" w14:paraId="5ED0E124" w14:textId="77777777" w:rsidTr="00971F64">
        <w:trPr>
          <w:trHeight w:val="300"/>
        </w:trPr>
        <w:tc>
          <w:tcPr>
            <w:tcW w:w="927" w:type="dxa"/>
            <w:tcBorders>
              <w:top w:val="nil"/>
              <w:left w:val="nil"/>
              <w:bottom w:val="nil"/>
              <w:right w:val="nil"/>
            </w:tcBorders>
            <w:shd w:val="clear" w:color="auto" w:fill="auto"/>
            <w:noWrap/>
            <w:hideMark/>
          </w:tcPr>
          <w:p w14:paraId="04EC3097"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-0.488</w:t>
            </w:r>
          </w:p>
        </w:tc>
        <w:tc>
          <w:tcPr>
            <w:tcW w:w="693" w:type="dxa"/>
            <w:tcBorders>
              <w:top w:val="nil"/>
              <w:left w:val="nil"/>
              <w:bottom w:val="nil"/>
              <w:right w:val="nil"/>
            </w:tcBorders>
            <w:shd w:val="clear" w:color="auto" w:fill="auto"/>
            <w:noWrap/>
            <w:vAlign w:val="center"/>
            <w:hideMark/>
          </w:tcPr>
          <w:p w14:paraId="7410B4B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3FF2DD7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63266B8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53F70ED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2.807</w:t>
            </w:r>
          </w:p>
        </w:tc>
        <w:tc>
          <w:tcPr>
            <w:tcW w:w="666" w:type="dxa"/>
            <w:tcBorders>
              <w:top w:val="nil"/>
              <w:left w:val="nil"/>
              <w:bottom w:val="nil"/>
              <w:right w:val="nil"/>
            </w:tcBorders>
            <w:shd w:val="clear" w:color="auto" w:fill="auto"/>
            <w:noWrap/>
            <w:vAlign w:val="center"/>
            <w:hideMark/>
          </w:tcPr>
          <w:p w14:paraId="4800A21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1.017</w:t>
            </w:r>
          </w:p>
        </w:tc>
        <w:tc>
          <w:tcPr>
            <w:tcW w:w="954" w:type="dxa"/>
            <w:tcBorders>
              <w:top w:val="nil"/>
              <w:left w:val="nil"/>
              <w:bottom w:val="nil"/>
              <w:right w:val="nil"/>
            </w:tcBorders>
            <w:shd w:val="clear" w:color="auto" w:fill="auto"/>
            <w:noWrap/>
            <w:vAlign w:val="center"/>
            <w:hideMark/>
          </w:tcPr>
          <w:p w14:paraId="5B58679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6989D32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6776892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76.02</w:t>
            </w:r>
          </w:p>
        </w:tc>
        <w:tc>
          <w:tcPr>
            <w:tcW w:w="960" w:type="dxa"/>
            <w:tcBorders>
              <w:top w:val="nil"/>
              <w:left w:val="nil"/>
              <w:bottom w:val="nil"/>
              <w:right w:val="nil"/>
            </w:tcBorders>
            <w:shd w:val="clear" w:color="auto" w:fill="auto"/>
            <w:noWrap/>
            <w:vAlign w:val="center"/>
            <w:hideMark/>
          </w:tcPr>
          <w:p w14:paraId="4979C03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5.02</w:t>
            </w:r>
          </w:p>
        </w:tc>
      </w:tr>
      <w:tr w:rsidR="00B83FDB" w:rsidRPr="00971F64" w14:paraId="63CB8326" w14:textId="77777777" w:rsidTr="00971F64">
        <w:trPr>
          <w:trHeight w:val="300"/>
        </w:trPr>
        <w:tc>
          <w:tcPr>
            <w:tcW w:w="927" w:type="dxa"/>
            <w:tcBorders>
              <w:top w:val="nil"/>
              <w:left w:val="nil"/>
              <w:bottom w:val="nil"/>
              <w:right w:val="nil"/>
            </w:tcBorders>
            <w:shd w:val="clear" w:color="auto" w:fill="auto"/>
            <w:noWrap/>
            <w:hideMark/>
          </w:tcPr>
          <w:p w14:paraId="0E59FB05"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-1.235</w:t>
            </w:r>
          </w:p>
        </w:tc>
        <w:tc>
          <w:tcPr>
            <w:tcW w:w="693" w:type="dxa"/>
            <w:tcBorders>
              <w:top w:val="nil"/>
              <w:left w:val="nil"/>
              <w:bottom w:val="nil"/>
              <w:right w:val="nil"/>
            </w:tcBorders>
            <w:shd w:val="clear" w:color="auto" w:fill="auto"/>
            <w:noWrap/>
            <w:vAlign w:val="center"/>
            <w:hideMark/>
          </w:tcPr>
          <w:p w14:paraId="2CFFB99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697FE0B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69DBFCC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377C6E2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2.965</w:t>
            </w:r>
          </w:p>
        </w:tc>
        <w:tc>
          <w:tcPr>
            <w:tcW w:w="666" w:type="dxa"/>
            <w:tcBorders>
              <w:top w:val="nil"/>
              <w:left w:val="nil"/>
              <w:bottom w:val="nil"/>
              <w:right w:val="nil"/>
            </w:tcBorders>
            <w:shd w:val="clear" w:color="auto" w:fill="auto"/>
            <w:noWrap/>
            <w:vAlign w:val="center"/>
            <w:hideMark/>
          </w:tcPr>
          <w:p w14:paraId="3B999EB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1.335</w:t>
            </w:r>
          </w:p>
        </w:tc>
        <w:tc>
          <w:tcPr>
            <w:tcW w:w="954" w:type="dxa"/>
            <w:tcBorders>
              <w:top w:val="nil"/>
              <w:left w:val="nil"/>
              <w:bottom w:val="nil"/>
              <w:right w:val="nil"/>
            </w:tcBorders>
            <w:shd w:val="clear" w:color="auto" w:fill="auto"/>
            <w:noWrap/>
            <w:vAlign w:val="center"/>
            <w:hideMark/>
          </w:tcPr>
          <w:p w14:paraId="0F69905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1.413</w:t>
            </w:r>
          </w:p>
        </w:tc>
        <w:tc>
          <w:tcPr>
            <w:tcW w:w="360" w:type="dxa"/>
            <w:tcBorders>
              <w:top w:val="nil"/>
              <w:left w:val="nil"/>
              <w:bottom w:val="nil"/>
              <w:right w:val="nil"/>
            </w:tcBorders>
            <w:shd w:val="clear" w:color="auto" w:fill="auto"/>
            <w:noWrap/>
            <w:vAlign w:val="center"/>
            <w:hideMark/>
          </w:tcPr>
          <w:p w14:paraId="5FD3419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960" w:type="dxa"/>
            <w:tcBorders>
              <w:top w:val="nil"/>
              <w:left w:val="nil"/>
              <w:bottom w:val="nil"/>
              <w:right w:val="nil"/>
            </w:tcBorders>
            <w:shd w:val="clear" w:color="auto" w:fill="auto"/>
            <w:noWrap/>
            <w:vAlign w:val="center"/>
            <w:hideMark/>
          </w:tcPr>
          <w:p w14:paraId="4688B5A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76.60</w:t>
            </w:r>
          </w:p>
        </w:tc>
        <w:tc>
          <w:tcPr>
            <w:tcW w:w="960" w:type="dxa"/>
            <w:tcBorders>
              <w:top w:val="nil"/>
              <w:left w:val="nil"/>
              <w:bottom w:val="nil"/>
              <w:right w:val="nil"/>
            </w:tcBorders>
            <w:shd w:val="clear" w:color="auto" w:fill="auto"/>
            <w:noWrap/>
            <w:vAlign w:val="center"/>
            <w:hideMark/>
          </w:tcPr>
          <w:p w14:paraId="05AD48B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5.59</w:t>
            </w:r>
          </w:p>
        </w:tc>
      </w:tr>
      <w:tr w:rsidR="00B83FDB" w:rsidRPr="00971F64" w14:paraId="07CC8968" w14:textId="77777777" w:rsidTr="00971F64">
        <w:trPr>
          <w:trHeight w:val="300"/>
        </w:trPr>
        <w:tc>
          <w:tcPr>
            <w:tcW w:w="927" w:type="dxa"/>
            <w:tcBorders>
              <w:top w:val="nil"/>
              <w:left w:val="nil"/>
              <w:bottom w:val="nil"/>
              <w:right w:val="nil"/>
            </w:tcBorders>
            <w:shd w:val="clear" w:color="auto" w:fill="auto"/>
            <w:noWrap/>
            <w:hideMark/>
          </w:tcPr>
          <w:p w14:paraId="11732D83"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-1.123</w:t>
            </w:r>
          </w:p>
        </w:tc>
        <w:tc>
          <w:tcPr>
            <w:tcW w:w="693" w:type="dxa"/>
            <w:tcBorders>
              <w:top w:val="nil"/>
              <w:left w:val="nil"/>
              <w:bottom w:val="nil"/>
              <w:right w:val="nil"/>
            </w:tcBorders>
            <w:shd w:val="clear" w:color="auto" w:fill="auto"/>
            <w:noWrap/>
            <w:vAlign w:val="center"/>
            <w:hideMark/>
          </w:tcPr>
          <w:p w14:paraId="0AA5B2D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11CB8B9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48B63E3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1.646</w:t>
            </w:r>
          </w:p>
        </w:tc>
        <w:tc>
          <w:tcPr>
            <w:tcW w:w="792" w:type="dxa"/>
            <w:tcBorders>
              <w:top w:val="nil"/>
              <w:left w:val="nil"/>
              <w:bottom w:val="nil"/>
              <w:right w:val="nil"/>
            </w:tcBorders>
            <w:shd w:val="clear" w:color="auto" w:fill="auto"/>
            <w:noWrap/>
            <w:vAlign w:val="center"/>
            <w:hideMark/>
          </w:tcPr>
          <w:p w14:paraId="127DF6E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2.877</w:t>
            </w:r>
          </w:p>
        </w:tc>
        <w:tc>
          <w:tcPr>
            <w:tcW w:w="666" w:type="dxa"/>
            <w:tcBorders>
              <w:top w:val="nil"/>
              <w:left w:val="nil"/>
              <w:bottom w:val="nil"/>
              <w:right w:val="nil"/>
            </w:tcBorders>
            <w:shd w:val="clear" w:color="auto" w:fill="auto"/>
            <w:noWrap/>
            <w:vAlign w:val="center"/>
            <w:hideMark/>
          </w:tcPr>
          <w:p w14:paraId="0576193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0.851</w:t>
            </w:r>
          </w:p>
        </w:tc>
        <w:tc>
          <w:tcPr>
            <w:tcW w:w="954" w:type="dxa"/>
            <w:tcBorders>
              <w:top w:val="nil"/>
              <w:left w:val="nil"/>
              <w:bottom w:val="nil"/>
              <w:right w:val="nil"/>
            </w:tcBorders>
            <w:shd w:val="clear" w:color="auto" w:fill="auto"/>
            <w:noWrap/>
            <w:vAlign w:val="center"/>
            <w:hideMark/>
          </w:tcPr>
          <w:p w14:paraId="1EB150C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0.911</w:t>
            </w:r>
          </w:p>
        </w:tc>
        <w:tc>
          <w:tcPr>
            <w:tcW w:w="360" w:type="dxa"/>
            <w:tcBorders>
              <w:top w:val="nil"/>
              <w:left w:val="nil"/>
              <w:bottom w:val="nil"/>
              <w:right w:val="nil"/>
            </w:tcBorders>
            <w:shd w:val="clear" w:color="auto" w:fill="auto"/>
            <w:noWrap/>
            <w:vAlign w:val="center"/>
            <w:hideMark/>
          </w:tcPr>
          <w:p w14:paraId="1373E1C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w:t>
            </w:r>
          </w:p>
        </w:tc>
        <w:tc>
          <w:tcPr>
            <w:tcW w:w="960" w:type="dxa"/>
            <w:tcBorders>
              <w:top w:val="nil"/>
              <w:left w:val="nil"/>
              <w:bottom w:val="nil"/>
              <w:right w:val="nil"/>
            </w:tcBorders>
            <w:shd w:val="clear" w:color="auto" w:fill="auto"/>
            <w:noWrap/>
            <w:vAlign w:val="center"/>
            <w:hideMark/>
          </w:tcPr>
          <w:p w14:paraId="5FA9EEE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76.66</w:t>
            </w:r>
          </w:p>
        </w:tc>
        <w:tc>
          <w:tcPr>
            <w:tcW w:w="960" w:type="dxa"/>
            <w:tcBorders>
              <w:top w:val="nil"/>
              <w:left w:val="nil"/>
              <w:bottom w:val="nil"/>
              <w:right w:val="nil"/>
            </w:tcBorders>
            <w:shd w:val="clear" w:color="auto" w:fill="auto"/>
            <w:noWrap/>
            <w:vAlign w:val="center"/>
            <w:hideMark/>
          </w:tcPr>
          <w:p w14:paraId="153E082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5.66</w:t>
            </w:r>
          </w:p>
        </w:tc>
      </w:tr>
      <w:tr w:rsidR="00B83FDB" w:rsidRPr="00971F64" w14:paraId="75136628" w14:textId="77777777" w:rsidTr="00971F64">
        <w:trPr>
          <w:trHeight w:val="300"/>
        </w:trPr>
        <w:tc>
          <w:tcPr>
            <w:tcW w:w="927" w:type="dxa"/>
            <w:tcBorders>
              <w:top w:val="nil"/>
              <w:left w:val="nil"/>
              <w:bottom w:val="nil"/>
              <w:right w:val="nil"/>
            </w:tcBorders>
            <w:shd w:val="clear" w:color="auto" w:fill="auto"/>
            <w:noWrap/>
            <w:hideMark/>
          </w:tcPr>
          <w:p w14:paraId="4CC01334"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0.461</w:t>
            </w:r>
          </w:p>
        </w:tc>
        <w:tc>
          <w:tcPr>
            <w:tcW w:w="693" w:type="dxa"/>
            <w:tcBorders>
              <w:top w:val="nil"/>
              <w:left w:val="nil"/>
              <w:bottom w:val="nil"/>
              <w:right w:val="nil"/>
            </w:tcBorders>
            <w:shd w:val="clear" w:color="auto" w:fill="auto"/>
            <w:noWrap/>
            <w:vAlign w:val="center"/>
            <w:hideMark/>
          </w:tcPr>
          <w:p w14:paraId="7FAD831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3E8BC57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1323C05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5D96E6C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2.494</w:t>
            </w:r>
          </w:p>
        </w:tc>
        <w:tc>
          <w:tcPr>
            <w:tcW w:w="666" w:type="dxa"/>
            <w:tcBorders>
              <w:top w:val="nil"/>
              <w:left w:val="nil"/>
              <w:bottom w:val="nil"/>
              <w:right w:val="nil"/>
            </w:tcBorders>
            <w:shd w:val="clear" w:color="auto" w:fill="auto"/>
            <w:noWrap/>
            <w:vAlign w:val="center"/>
            <w:hideMark/>
          </w:tcPr>
          <w:p w14:paraId="012149D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7519E71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7DC3231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960" w:type="dxa"/>
            <w:tcBorders>
              <w:top w:val="nil"/>
              <w:left w:val="nil"/>
              <w:bottom w:val="nil"/>
              <w:right w:val="nil"/>
            </w:tcBorders>
            <w:shd w:val="clear" w:color="auto" w:fill="auto"/>
            <w:noWrap/>
            <w:vAlign w:val="center"/>
            <w:hideMark/>
          </w:tcPr>
          <w:p w14:paraId="4226F91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76.94</w:t>
            </w:r>
          </w:p>
        </w:tc>
        <w:tc>
          <w:tcPr>
            <w:tcW w:w="960" w:type="dxa"/>
            <w:tcBorders>
              <w:top w:val="nil"/>
              <w:left w:val="nil"/>
              <w:bottom w:val="nil"/>
              <w:right w:val="nil"/>
            </w:tcBorders>
            <w:shd w:val="clear" w:color="auto" w:fill="auto"/>
            <w:noWrap/>
            <w:vAlign w:val="center"/>
            <w:hideMark/>
          </w:tcPr>
          <w:p w14:paraId="6C2F7E7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5.94</w:t>
            </w:r>
          </w:p>
        </w:tc>
      </w:tr>
      <w:tr w:rsidR="00B83FDB" w:rsidRPr="00971F64" w14:paraId="32666BB3" w14:textId="77777777" w:rsidTr="00971F64">
        <w:trPr>
          <w:trHeight w:val="300"/>
        </w:trPr>
        <w:tc>
          <w:tcPr>
            <w:tcW w:w="927" w:type="dxa"/>
            <w:tcBorders>
              <w:top w:val="nil"/>
              <w:left w:val="nil"/>
              <w:bottom w:val="nil"/>
              <w:right w:val="nil"/>
            </w:tcBorders>
            <w:shd w:val="clear" w:color="auto" w:fill="auto"/>
            <w:noWrap/>
            <w:hideMark/>
          </w:tcPr>
          <w:p w14:paraId="0442FEF3"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0.254</w:t>
            </w:r>
          </w:p>
        </w:tc>
        <w:tc>
          <w:tcPr>
            <w:tcW w:w="693" w:type="dxa"/>
            <w:tcBorders>
              <w:top w:val="nil"/>
              <w:left w:val="nil"/>
              <w:bottom w:val="nil"/>
              <w:right w:val="nil"/>
            </w:tcBorders>
            <w:shd w:val="clear" w:color="auto" w:fill="auto"/>
            <w:noWrap/>
            <w:vAlign w:val="center"/>
            <w:hideMark/>
          </w:tcPr>
          <w:p w14:paraId="193B71D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188B1C7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2BD01FD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6A62DC7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2.496</w:t>
            </w:r>
          </w:p>
        </w:tc>
        <w:tc>
          <w:tcPr>
            <w:tcW w:w="666" w:type="dxa"/>
            <w:tcBorders>
              <w:top w:val="nil"/>
              <w:left w:val="nil"/>
              <w:bottom w:val="nil"/>
              <w:right w:val="nil"/>
            </w:tcBorders>
            <w:shd w:val="clear" w:color="auto" w:fill="auto"/>
            <w:noWrap/>
            <w:vAlign w:val="center"/>
            <w:hideMark/>
          </w:tcPr>
          <w:p w14:paraId="6DB18FA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4FE02D1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0.649</w:t>
            </w:r>
          </w:p>
        </w:tc>
        <w:tc>
          <w:tcPr>
            <w:tcW w:w="360" w:type="dxa"/>
            <w:tcBorders>
              <w:top w:val="nil"/>
              <w:left w:val="nil"/>
              <w:bottom w:val="nil"/>
              <w:right w:val="nil"/>
            </w:tcBorders>
            <w:shd w:val="clear" w:color="auto" w:fill="auto"/>
            <w:noWrap/>
            <w:vAlign w:val="center"/>
            <w:hideMark/>
          </w:tcPr>
          <w:p w14:paraId="662EB34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28A0A88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78.74</w:t>
            </w:r>
          </w:p>
        </w:tc>
        <w:tc>
          <w:tcPr>
            <w:tcW w:w="960" w:type="dxa"/>
            <w:tcBorders>
              <w:top w:val="nil"/>
              <w:left w:val="nil"/>
              <w:bottom w:val="nil"/>
              <w:right w:val="nil"/>
            </w:tcBorders>
            <w:shd w:val="clear" w:color="auto" w:fill="auto"/>
            <w:noWrap/>
            <w:vAlign w:val="center"/>
            <w:hideMark/>
          </w:tcPr>
          <w:p w14:paraId="366DEE9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7.73</w:t>
            </w:r>
          </w:p>
        </w:tc>
      </w:tr>
      <w:tr w:rsidR="00B83FDB" w:rsidRPr="00971F64" w14:paraId="6DF0CFA9" w14:textId="77777777" w:rsidTr="00971F64">
        <w:trPr>
          <w:trHeight w:val="300"/>
        </w:trPr>
        <w:tc>
          <w:tcPr>
            <w:tcW w:w="927" w:type="dxa"/>
            <w:tcBorders>
              <w:top w:val="nil"/>
              <w:left w:val="nil"/>
              <w:bottom w:val="nil"/>
              <w:right w:val="nil"/>
            </w:tcBorders>
            <w:shd w:val="clear" w:color="auto" w:fill="auto"/>
            <w:noWrap/>
            <w:hideMark/>
          </w:tcPr>
          <w:p w14:paraId="1E3E73E4"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0.568</w:t>
            </w:r>
          </w:p>
        </w:tc>
        <w:tc>
          <w:tcPr>
            <w:tcW w:w="693" w:type="dxa"/>
            <w:tcBorders>
              <w:top w:val="nil"/>
              <w:left w:val="nil"/>
              <w:bottom w:val="nil"/>
              <w:right w:val="nil"/>
            </w:tcBorders>
            <w:shd w:val="clear" w:color="auto" w:fill="auto"/>
            <w:noWrap/>
            <w:vAlign w:val="center"/>
            <w:hideMark/>
          </w:tcPr>
          <w:p w14:paraId="5CF0BEB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1AD0E72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5B41260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1.983</w:t>
            </w:r>
          </w:p>
        </w:tc>
        <w:tc>
          <w:tcPr>
            <w:tcW w:w="792" w:type="dxa"/>
            <w:tcBorders>
              <w:top w:val="nil"/>
              <w:left w:val="nil"/>
              <w:bottom w:val="nil"/>
              <w:right w:val="nil"/>
            </w:tcBorders>
            <w:shd w:val="clear" w:color="auto" w:fill="auto"/>
            <w:noWrap/>
            <w:vAlign w:val="center"/>
            <w:hideMark/>
          </w:tcPr>
          <w:p w14:paraId="6D5D9AD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3B0AD77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29F8DFA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1.022</w:t>
            </w:r>
          </w:p>
        </w:tc>
        <w:tc>
          <w:tcPr>
            <w:tcW w:w="360" w:type="dxa"/>
            <w:tcBorders>
              <w:top w:val="nil"/>
              <w:left w:val="nil"/>
              <w:bottom w:val="nil"/>
              <w:right w:val="nil"/>
            </w:tcBorders>
            <w:shd w:val="clear" w:color="auto" w:fill="auto"/>
            <w:noWrap/>
            <w:vAlign w:val="center"/>
            <w:hideMark/>
          </w:tcPr>
          <w:p w14:paraId="4BA8C0F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23FF9F8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84.13</w:t>
            </w:r>
          </w:p>
        </w:tc>
        <w:tc>
          <w:tcPr>
            <w:tcW w:w="960" w:type="dxa"/>
            <w:tcBorders>
              <w:top w:val="nil"/>
              <w:left w:val="nil"/>
              <w:bottom w:val="nil"/>
              <w:right w:val="nil"/>
            </w:tcBorders>
            <w:shd w:val="clear" w:color="auto" w:fill="auto"/>
            <w:noWrap/>
            <w:vAlign w:val="center"/>
            <w:hideMark/>
          </w:tcPr>
          <w:p w14:paraId="2097785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13.13</w:t>
            </w:r>
          </w:p>
        </w:tc>
      </w:tr>
      <w:tr w:rsidR="00B83FDB" w:rsidRPr="00971F64" w14:paraId="3693949F" w14:textId="77777777" w:rsidTr="00971F64">
        <w:trPr>
          <w:trHeight w:val="300"/>
        </w:trPr>
        <w:tc>
          <w:tcPr>
            <w:tcW w:w="927" w:type="dxa"/>
            <w:tcBorders>
              <w:top w:val="nil"/>
              <w:left w:val="nil"/>
              <w:bottom w:val="nil"/>
              <w:right w:val="nil"/>
            </w:tcBorders>
            <w:shd w:val="clear" w:color="auto" w:fill="auto"/>
            <w:noWrap/>
            <w:hideMark/>
          </w:tcPr>
          <w:p w14:paraId="4A5B84B9"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0.874</w:t>
            </w:r>
          </w:p>
        </w:tc>
        <w:tc>
          <w:tcPr>
            <w:tcW w:w="693" w:type="dxa"/>
            <w:tcBorders>
              <w:top w:val="nil"/>
              <w:left w:val="nil"/>
              <w:bottom w:val="nil"/>
              <w:right w:val="nil"/>
            </w:tcBorders>
            <w:shd w:val="clear" w:color="auto" w:fill="auto"/>
            <w:noWrap/>
            <w:vAlign w:val="center"/>
            <w:hideMark/>
          </w:tcPr>
          <w:p w14:paraId="33FF90A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6E5C987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7152634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1.838</w:t>
            </w:r>
          </w:p>
        </w:tc>
        <w:tc>
          <w:tcPr>
            <w:tcW w:w="792" w:type="dxa"/>
            <w:tcBorders>
              <w:top w:val="nil"/>
              <w:left w:val="nil"/>
              <w:bottom w:val="nil"/>
              <w:right w:val="nil"/>
            </w:tcBorders>
            <w:shd w:val="clear" w:color="auto" w:fill="auto"/>
            <w:noWrap/>
            <w:vAlign w:val="center"/>
            <w:hideMark/>
          </w:tcPr>
          <w:p w14:paraId="00B858D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3B35F2A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nil"/>
              <w:right w:val="nil"/>
            </w:tcBorders>
            <w:shd w:val="clear" w:color="auto" w:fill="auto"/>
            <w:noWrap/>
            <w:vAlign w:val="center"/>
            <w:hideMark/>
          </w:tcPr>
          <w:p w14:paraId="1FAB88E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12AFD1C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960" w:type="dxa"/>
            <w:tcBorders>
              <w:top w:val="nil"/>
              <w:left w:val="nil"/>
              <w:bottom w:val="nil"/>
              <w:right w:val="nil"/>
            </w:tcBorders>
            <w:shd w:val="clear" w:color="auto" w:fill="auto"/>
            <w:noWrap/>
            <w:vAlign w:val="center"/>
            <w:hideMark/>
          </w:tcPr>
          <w:p w14:paraId="7E0E5F5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84.49</w:t>
            </w:r>
          </w:p>
        </w:tc>
        <w:tc>
          <w:tcPr>
            <w:tcW w:w="960" w:type="dxa"/>
            <w:tcBorders>
              <w:top w:val="nil"/>
              <w:left w:val="nil"/>
              <w:bottom w:val="nil"/>
              <w:right w:val="nil"/>
            </w:tcBorders>
            <w:shd w:val="clear" w:color="auto" w:fill="auto"/>
            <w:noWrap/>
            <w:vAlign w:val="center"/>
            <w:hideMark/>
          </w:tcPr>
          <w:p w14:paraId="086C1CA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13.48</w:t>
            </w:r>
          </w:p>
        </w:tc>
      </w:tr>
      <w:tr w:rsidR="00B83FDB" w:rsidRPr="00971F64" w14:paraId="22E73659" w14:textId="77777777" w:rsidTr="00971F64">
        <w:trPr>
          <w:trHeight w:val="300"/>
        </w:trPr>
        <w:tc>
          <w:tcPr>
            <w:tcW w:w="927" w:type="dxa"/>
            <w:tcBorders>
              <w:top w:val="nil"/>
              <w:left w:val="nil"/>
              <w:bottom w:val="nil"/>
              <w:right w:val="nil"/>
            </w:tcBorders>
            <w:shd w:val="clear" w:color="auto" w:fill="auto"/>
            <w:noWrap/>
            <w:hideMark/>
          </w:tcPr>
          <w:p w14:paraId="56B977D2"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0.005</w:t>
            </w:r>
          </w:p>
        </w:tc>
        <w:tc>
          <w:tcPr>
            <w:tcW w:w="693" w:type="dxa"/>
            <w:tcBorders>
              <w:top w:val="nil"/>
              <w:left w:val="nil"/>
              <w:bottom w:val="nil"/>
              <w:right w:val="nil"/>
            </w:tcBorders>
            <w:shd w:val="clear" w:color="auto" w:fill="auto"/>
            <w:noWrap/>
            <w:vAlign w:val="center"/>
            <w:hideMark/>
          </w:tcPr>
          <w:p w14:paraId="243687E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5B07C5B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5438C47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1.538</w:t>
            </w:r>
          </w:p>
        </w:tc>
        <w:tc>
          <w:tcPr>
            <w:tcW w:w="792" w:type="dxa"/>
            <w:tcBorders>
              <w:top w:val="nil"/>
              <w:left w:val="nil"/>
              <w:bottom w:val="nil"/>
              <w:right w:val="nil"/>
            </w:tcBorders>
            <w:shd w:val="clear" w:color="auto" w:fill="auto"/>
            <w:noWrap/>
            <w:vAlign w:val="center"/>
            <w:hideMark/>
          </w:tcPr>
          <w:p w14:paraId="20D4D70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204AE9D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0.735</w:t>
            </w:r>
          </w:p>
        </w:tc>
        <w:tc>
          <w:tcPr>
            <w:tcW w:w="954" w:type="dxa"/>
            <w:tcBorders>
              <w:top w:val="nil"/>
              <w:left w:val="nil"/>
              <w:bottom w:val="nil"/>
              <w:right w:val="nil"/>
            </w:tcBorders>
            <w:shd w:val="clear" w:color="auto" w:fill="auto"/>
            <w:noWrap/>
            <w:vAlign w:val="center"/>
            <w:hideMark/>
          </w:tcPr>
          <w:p w14:paraId="74F88D1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1.313</w:t>
            </w:r>
          </w:p>
        </w:tc>
        <w:tc>
          <w:tcPr>
            <w:tcW w:w="360" w:type="dxa"/>
            <w:tcBorders>
              <w:top w:val="nil"/>
              <w:left w:val="nil"/>
              <w:bottom w:val="nil"/>
              <w:right w:val="nil"/>
            </w:tcBorders>
            <w:shd w:val="clear" w:color="auto" w:fill="auto"/>
            <w:noWrap/>
            <w:vAlign w:val="center"/>
            <w:hideMark/>
          </w:tcPr>
          <w:p w14:paraId="7E4A15A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960" w:type="dxa"/>
            <w:tcBorders>
              <w:top w:val="nil"/>
              <w:left w:val="nil"/>
              <w:bottom w:val="nil"/>
              <w:right w:val="nil"/>
            </w:tcBorders>
            <w:shd w:val="clear" w:color="auto" w:fill="auto"/>
            <w:noWrap/>
            <w:vAlign w:val="center"/>
            <w:hideMark/>
          </w:tcPr>
          <w:p w14:paraId="7B2DA79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84.58</w:t>
            </w:r>
          </w:p>
        </w:tc>
        <w:tc>
          <w:tcPr>
            <w:tcW w:w="960" w:type="dxa"/>
            <w:tcBorders>
              <w:top w:val="nil"/>
              <w:left w:val="nil"/>
              <w:bottom w:val="nil"/>
              <w:right w:val="nil"/>
            </w:tcBorders>
            <w:shd w:val="clear" w:color="auto" w:fill="auto"/>
            <w:noWrap/>
            <w:vAlign w:val="center"/>
            <w:hideMark/>
          </w:tcPr>
          <w:p w14:paraId="2182684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13.57</w:t>
            </w:r>
          </w:p>
        </w:tc>
      </w:tr>
      <w:tr w:rsidR="00B83FDB" w:rsidRPr="00971F64" w14:paraId="36D2BCC9" w14:textId="77777777" w:rsidTr="00971F64">
        <w:trPr>
          <w:trHeight w:val="300"/>
        </w:trPr>
        <w:tc>
          <w:tcPr>
            <w:tcW w:w="927" w:type="dxa"/>
            <w:tcBorders>
              <w:top w:val="nil"/>
              <w:left w:val="nil"/>
              <w:bottom w:val="nil"/>
              <w:right w:val="nil"/>
            </w:tcBorders>
            <w:shd w:val="clear" w:color="auto" w:fill="auto"/>
            <w:noWrap/>
            <w:hideMark/>
          </w:tcPr>
          <w:p w14:paraId="1B1CC3E9"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0.047</w:t>
            </w:r>
          </w:p>
        </w:tc>
        <w:tc>
          <w:tcPr>
            <w:tcW w:w="693" w:type="dxa"/>
            <w:tcBorders>
              <w:top w:val="nil"/>
              <w:left w:val="nil"/>
              <w:bottom w:val="nil"/>
              <w:right w:val="nil"/>
            </w:tcBorders>
            <w:shd w:val="clear" w:color="auto" w:fill="auto"/>
            <w:noWrap/>
            <w:vAlign w:val="center"/>
            <w:hideMark/>
          </w:tcPr>
          <w:p w14:paraId="3994716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0ECE3E6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193CB6A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4939131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2D9D558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1.061</w:t>
            </w:r>
          </w:p>
        </w:tc>
        <w:tc>
          <w:tcPr>
            <w:tcW w:w="954" w:type="dxa"/>
            <w:tcBorders>
              <w:top w:val="nil"/>
              <w:left w:val="nil"/>
              <w:bottom w:val="nil"/>
              <w:right w:val="nil"/>
            </w:tcBorders>
            <w:shd w:val="clear" w:color="auto" w:fill="auto"/>
            <w:noWrap/>
            <w:vAlign w:val="center"/>
            <w:hideMark/>
          </w:tcPr>
          <w:p w14:paraId="07E8156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1.565</w:t>
            </w:r>
          </w:p>
        </w:tc>
        <w:tc>
          <w:tcPr>
            <w:tcW w:w="360" w:type="dxa"/>
            <w:tcBorders>
              <w:top w:val="nil"/>
              <w:left w:val="nil"/>
              <w:bottom w:val="nil"/>
              <w:right w:val="nil"/>
            </w:tcBorders>
            <w:shd w:val="clear" w:color="auto" w:fill="auto"/>
            <w:noWrap/>
            <w:vAlign w:val="center"/>
            <w:hideMark/>
          </w:tcPr>
          <w:p w14:paraId="6D89208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40B293CB"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84.66</w:t>
            </w:r>
          </w:p>
        </w:tc>
        <w:tc>
          <w:tcPr>
            <w:tcW w:w="960" w:type="dxa"/>
            <w:tcBorders>
              <w:top w:val="nil"/>
              <w:left w:val="nil"/>
              <w:bottom w:val="nil"/>
              <w:right w:val="nil"/>
            </w:tcBorders>
            <w:shd w:val="clear" w:color="auto" w:fill="auto"/>
            <w:noWrap/>
            <w:vAlign w:val="center"/>
            <w:hideMark/>
          </w:tcPr>
          <w:p w14:paraId="1DDCB32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13.65</w:t>
            </w:r>
          </w:p>
        </w:tc>
      </w:tr>
      <w:tr w:rsidR="00B83FDB" w:rsidRPr="00971F64" w14:paraId="73321DEA" w14:textId="77777777" w:rsidTr="00971F64">
        <w:trPr>
          <w:trHeight w:val="300"/>
        </w:trPr>
        <w:tc>
          <w:tcPr>
            <w:tcW w:w="927" w:type="dxa"/>
            <w:tcBorders>
              <w:top w:val="nil"/>
              <w:left w:val="nil"/>
              <w:bottom w:val="nil"/>
              <w:right w:val="nil"/>
            </w:tcBorders>
            <w:shd w:val="clear" w:color="auto" w:fill="auto"/>
            <w:noWrap/>
            <w:hideMark/>
          </w:tcPr>
          <w:p w14:paraId="4DA13306"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0.523</w:t>
            </w:r>
          </w:p>
        </w:tc>
        <w:tc>
          <w:tcPr>
            <w:tcW w:w="693" w:type="dxa"/>
            <w:tcBorders>
              <w:top w:val="nil"/>
              <w:left w:val="nil"/>
              <w:bottom w:val="nil"/>
              <w:right w:val="nil"/>
            </w:tcBorders>
            <w:shd w:val="clear" w:color="auto" w:fill="auto"/>
            <w:noWrap/>
            <w:vAlign w:val="center"/>
            <w:hideMark/>
          </w:tcPr>
          <w:p w14:paraId="3C2F5C6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7FF797A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5880E3A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1.551</w:t>
            </w:r>
          </w:p>
        </w:tc>
        <w:tc>
          <w:tcPr>
            <w:tcW w:w="792" w:type="dxa"/>
            <w:tcBorders>
              <w:top w:val="nil"/>
              <w:left w:val="nil"/>
              <w:bottom w:val="nil"/>
              <w:right w:val="nil"/>
            </w:tcBorders>
            <w:shd w:val="clear" w:color="auto" w:fill="auto"/>
            <w:noWrap/>
            <w:vAlign w:val="center"/>
            <w:hideMark/>
          </w:tcPr>
          <w:p w14:paraId="63A9D0A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04B5D0B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0.577</w:t>
            </w:r>
          </w:p>
        </w:tc>
        <w:tc>
          <w:tcPr>
            <w:tcW w:w="954" w:type="dxa"/>
            <w:tcBorders>
              <w:top w:val="nil"/>
              <w:left w:val="nil"/>
              <w:bottom w:val="nil"/>
              <w:right w:val="nil"/>
            </w:tcBorders>
            <w:shd w:val="clear" w:color="auto" w:fill="auto"/>
            <w:noWrap/>
            <w:vAlign w:val="center"/>
            <w:hideMark/>
          </w:tcPr>
          <w:p w14:paraId="4E13B0C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6470942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960" w:type="dxa"/>
            <w:tcBorders>
              <w:top w:val="nil"/>
              <w:left w:val="nil"/>
              <w:bottom w:val="nil"/>
              <w:right w:val="nil"/>
            </w:tcBorders>
            <w:shd w:val="clear" w:color="auto" w:fill="auto"/>
            <w:noWrap/>
            <w:vAlign w:val="center"/>
            <w:hideMark/>
          </w:tcPr>
          <w:p w14:paraId="4DF0BDA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84.93</w:t>
            </w:r>
          </w:p>
        </w:tc>
        <w:tc>
          <w:tcPr>
            <w:tcW w:w="960" w:type="dxa"/>
            <w:tcBorders>
              <w:top w:val="nil"/>
              <w:left w:val="nil"/>
              <w:bottom w:val="nil"/>
              <w:right w:val="nil"/>
            </w:tcBorders>
            <w:shd w:val="clear" w:color="auto" w:fill="auto"/>
            <w:noWrap/>
            <w:vAlign w:val="center"/>
            <w:hideMark/>
          </w:tcPr>
          <w:p w14:paraId="27A800C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13.93</w:t>
            </w:r>
          </w:p>
        </w:tc>
      </w:tr>
      <w:tr w:rsidR="00B83FDB" w:rsidRPr="00971F64" w14:paraId="6507FFD9" w14:textId="77777777" w:rsidTr="00971F64">
        <w:trPr>
          <w:trHeight w:val="300"/>
        </w:trPr>
        <w:tc>
          <w:tcPr>
            <w:tcW w:w="927" w:type="dxa"/>
            <w:tcBorders>
              <w:top w:val="nil"/>
              <w:left w:val="nil"/>
              <w:bottom w:val="nil"/>
              <w:right w:val="nil"/>
            </w:tcBorders>
            <w:shd w:val="clear" w:color="auto" w:fill="auto"/>
            <w:noWrap/>
            <w:hideMark/>
          </w:tcPr>
          <w:p w14:paraId="64B29B7B"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0.737</w:t>
            </w:r>
          </w:p>
        </w:tc>
        <w:tc>
          <w:tcPr>
            <w:tcW w:w="693" w:type="dxa"/>
            <w:tcBorders>
              <w:top w:val="nil"/>
              <w:left w:val="nil"/>
              <w:bottom w:val="nil"/>
              <w:right w:val="nil"/>
            </w:tcBorders>
            <w:shd w:val="clear" w:color="auto" w:fill="auto"/>
            <w:noWrap/>
            <w:vAlign w:val="center"/>
            <w:hideMark/>
          </w:tcPr>
          <w:p w14:paraId="3303B917"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nil"/>
              <w:right w:val="nil"/>
            </w:tcBorders>
            <w:shd w:val="clear" w:color="auto" w:fill="auto"/>
            <w:noWrap/>
            <w:vAlign w:val="center"/>
            <w:hideMark/>
          </w:tcPr>
          <w:p w14:paraId="30E0876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nil"/>
              <w:right w:val="nil"/>
            </w:tcBorders>
            <w:shd w:val="clear" w:color="auto" w:fill="auto"/>
            <w:noWrap/>
            <w:vAlign w:val="center"/>
            <w:hideMark/>
          </w:tcPr>
          <w:p w14:paraId="30B7C21A"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nil"/>
              <w:right w:val="nil"/>
            </w:tcBorders>
            <w:shd w:val="clear" w:color="auto" w:fill="auto"/>
            <w:noWrap/>
            <w:vAlign w:val="center"/>
            <w:hideMark/>
          </w:tcPr>
          <w:p w14:paraId="149E3C0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nil"/>
              <w:right w:val="nil"/>
            </w:tcBorders>
            <w:shd w:val="clear" w:color="auto" w:fill="auto"/>
            <w:noWrap/>
            <w:vAlign w:val="center"/>
            <w:hideMark/>
          </w:tcPr>
          <w:p w14:paraId="1572D26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0.840</w:t>
            </w:r>
          </w:p>
        </w:tc>
        <w:tc>
          <w:tcPr>
            <w:tcW w:w="954" w:type="dxa"/>
            <w:tcBorders>
              <w:top w:val="nil"/>
              <w:left w:val="nil"/>
              <w:bottom w:val="nil"/>
              <w:right w:val="nil"/>
            </w:tcBorders>
            <w:shd w:val="clear" w:color="auto" w:fill="auto"/>
            <w:noWrap/>
            <w:vAlign w:val="center"/>
            <w:hideMark/>
          </w:tcPr>
          <w:p w14:paraId="70FEBA24"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nil"/>
              <w:right w:val="nil"/>
            </w:tcBorders>
            <w:shd w:val="clear" w:color="auto" w:fill="auto"/>
            <w:noWrap/>
            <w:vAlign w:val="center"/>
            <w:hideMark/>
          </w:tcPr>
          <w:p w14:paraId="7737F98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960" w:type="dxa"/>
            <w:tcBorders>
              <w:top w:val="nil"/>
              <w:left w:val="nil"/>
              <w:bottom w:val="nil"/>
              <w:right w:val="nil"/>
            </w:tcBorders>
            <w:shd w:val="clear" w:color="auto" w:fill="auto"/>
            <w:noWrap/>
            <w:vAlign w:val="center"/>
            <w:hideMark/>
          </w:tcPr>
          <w:p w14:paraId="396C930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85.92</w:t>
            </w:r>
          </w:p>
        </w:tc>
        <w:tc>
          <w:tcPr>
            <w:tcW w:w="960" w:type="dxa"/>
            <w:tcBorders>
              <w:top w:val="nil"/>
              <w:left w:val="nil"/>
              <w:bottom w:val="nil"/>
              <w:right w:val="nil"/>
            </w:tcBorders>
            <w:shd w:val="clear" w:color="auto" w:fill="auto"/>
            <w:noWrap/>
            <w:vAlign w:val="center"/>
            <w:hideMark/>
          </w:tcPr>
          <w:p w14:paraId="1551251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14.91</w:t>
            </w:r>
          </w:p>
        </w:tc>
      </w:tr>
      <w:tr w:rsidR="00B83FDB" w:rsidRPr="00971F64" w14:paraId="2E561C70" w14:textId="77777777" w:rsidTr="00971F64">
        <w:trPr>
          <w:trHeight w:val="300"/>
        </w:trPr>
        <w:tc>
          <w:tcPr>
            <w:tcW w:w="927" w:type="dxa"/>
            <w:tcBorders>
              <w:top w:val="nil"/>
              <w:left w:val="nil"/>
              <w:right w:val="nil"/>
            </w:tcBorders>
            <w:shd w:val="clear" w:color="auto" w:fill="auto"/>
            <w:noWrap/>
            <w:hideMark/>
          </w:tcPr>
          <w:p w14:paraId="7EEF1FA4"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1.037</w:t>
            </w:r>
          </w:p>
        </w:tc>
        <w:tc>
          <w:tcPr>
            <w:tcW w:w="693" w:type="dxa"/>
            <w:tcBorders>
              <w:top w:val="nil"/>
              <w:left w:val="nil"/>
              <w:right w:val="nil"/>
            </w:tcBorders>
            <w:shd w:val="clear" w:color="auto" w:fill="auto"/>
            <w:noWrap/>
            <w:vAlign w:val="center"/>
            <w:hideMark/>
          </w:tcPr>
          <w:p w14:paraId="369DC16D"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right w:val="nil"/>
            </w:tcBorders>
            <w:shd w:val="clear" w:color="auto" w:fill="auto"/>
            <w:noWrap/>
            <w:vAlign w:val="center"/>
            <w:hideMark/>
          </w:tcPr>
          <w:p w14:paraId="5D124D56"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right w:val="nil"/>
            </w:tcBorders>
            <w:shd w:val="clear" w:color="auto" w:fill="auto"/>
            <w:noWrap/>
            <w:vAlign w:val="center"/>
            <w:hideMark/>
          </w:tcPr>
          <w:p w14:paraId="222DB4C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right w:val="nil"/>
            </w:tcBorders>
            <w:shd w:val="clear" w:color="auto" w:fill="auto"/>
            <w:noWrap/>
            <w:vAlign w:val="center"/>
            <w:hideMark/>
          </w:tcPr>
          <w:p w14:paraId="4E7E3780"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right w:val="nil"/>
            </w:tcBorders>
            <w:shd w:val="clear" w:color="auto" w:fill="auto"/>
            <w:noWrap/>
            <w:vAlign w:val="center"/>
            <w:hideMark/>
          </w:tcPr>
          <w:p w14:paraId="5B23FC3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right w:val="nil"/>
            </w:tcBorders>
            <w:shd w:val="clear" w:color="auto" w:fill="auto"/>
            <w:noWrap/>
            <w:vAlign w:val="center"/>
            <w:hideMark/>
          </w:tcPr>
          <w:p w14:paraId="0E8FDE9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1.125</w:t>
            </w:r>
          </w:p>
        </w:tc>
        <w:tc>
          <w:tcPr>
            <w:tcW w:w="360" w:type="dxa"/>
            <w:tcBorders>
              <w:top w:val="nil"/>
              <w:left w:val="nil"/>
              <w:right w:val="nil"/>
            </w:tcBorders>
            <w:shd w:val="clear" w:color="auto" w:fill="auto"/>
            <w:noWrap/>
            <w:vAlign w:val="center"/>
            <w:hideMark/>
          </w:tcPr>
          <w:p w14:paraId="405A1B92"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960" w:type="dxa"/>
            <w:tcBorders>
              <w:top w:val="nil"/>
              <w:left w:val="nil"/>
              <w:right w:val="nil"/>
            </w:tcBorders>
            <w:shd w:val="clear" w:color="auto" w:fill="auto"/>
            <w:noWrap/>
            <w:vAlign w:val="center"/>
            <w:hideMark/>
          </w:tcPr>
          <w:p w14:paraId="5BE0810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86.78</w:t>
            </w:r>
          </w:p>
        </w:tc>
        <w:tc>
          <w:tcPr>
            <w:tcW w:w="960" w:type="dxa"/>
            <w:tcBorders>
              <w:top w:val="nil"/>
              <w:left w:val="nil"/>
              <w:right w:val="nil"/>
            </w:tcBorders>
            <w:shd w:val="clear" w:color="auto" w:fill="auto"/>
            <w:noWrap/>
            <w:vAlign w:val="center"/>
            <w:hideMark/>
          </w:tcPr>
          <w:p w14:paraId="4EC31DAC"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15.78</w:t>
            </w:r>
          </w:p>
        </w:tc>
      </w:tr>
      <w:tr w:rsidR="009F4E1D" w:rsidRPr="00971F64" w14:paraId="1D4322C7" w14:textId="77777777" w:rsidTr="00971F64">
        <w:trPr>
          <w:trHeight w:val="300"/>
        </w:trPr>
        <w:tc>
          <w:tcPr>
            <w:tcW w:w="927" w:type="dxa"/>
            <w:tcBorders>
              <w:top w:val="nil"/>
              <w:left w:val="nil"/>
              <w:bottom w:val="single" w:sz="4" w:space="0" w:color="auto"/>
              <w:right w:val="nil"/>
            </w:tcBorders>
            <w:shd w:val="clear" w:color="auto" w:fill="auto"/>
            <w:noWrap/>
            <w:hideMark/>
          </w:tcPr>
          <w:p w14:paraId="388DBD12" w14:textId="77777777" w:rsidR="0038698C" w:rsidRPr="00971F64" w:rsidRDefault="0038698C" w:rsidP="00971F64">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1.393</w:t>
            </w:r>
          </w:p>
        </w:tc>
        <w:tc>
          <w:tcPr>
            <w:tcW w:w="693" w:type="dxa"/>
            <w:tcBorders>
              <w:top w:val="nil"/>
              <w:left w:val="nil"/>
              <w:bottom w:val="single" w:sz="4" w:space="0" w:color="auto"/>
              <w:right w:val="nil"/>
            </w:tcBorders>
            <w:shd w:val="clear" w:color="auto" w:fill="auto"/>
            <w:noWrap/>
            <w:vAlign w:val="center"/>
            <w:hideMark/>
          </w:tcPr>
          <w:p w14:paraId="309B20D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90" w:type="dxa"/>
            <w:tcBorders>
              <w:top w:val="nil"/>
              <w:left w:val="nil"/>
              <w:bottom w:val="single" w:sz="4" w:space="0" w:color="auto"/>
              <w:right w:val="nil"/>
            </w:tcBorders>
            <w:shd w:val="clear" w:color="auto" w:fill="auto"/>
            <w:noWrap/>
            <w:vAlign w:val="center"/>
            <w:hideMark/>
          </w:tcPr>
          <w:p w14:paraId="4A47FF58"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38" w:type="dxa"/>
            <w:tcBorders>
              <w:top w:val="nil"/>
              <w:left w:val="nil"/>
              <w:bottom w:val="single" w:sz="4" w:space="0" w:color="auto"/>
              <w:right w:val="nil"/>
            </w:tcBorders>
            <w:shd w:val="clear" w:color="auto" w:fill="auto"/>
            <w:noWrap/>
            <w:vAlign w:val="center"/>
            <w:hideMark/>
          </w:tcPr>
          <w:p w14:paraId="471BBCFE"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792" w:type="dxa"/>
            <w:tcBorders>
              <w:top w:val="nil"/>
              <w:left w:val="nil"/>
              <w:bottom w:val="single" w:sz="4" w:space="0" w:color="auto"/>
              <w:right w:val="nil"/>
            </w:tcBorders>
            <w:shd w:val="clear" w:color="auto" w:fill="auto"/>
            <w:noWrap/>
            <w:vAlign w:val="center"/>
            <w:hideMark/>
          </w:tcPr>
          <w:p w14:paraId="0E2E36F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666" w:type="dxa"/>
            <w:tcBorders>
              <w:top w:val="nil"/>
              <w:left w:val="nil"/>
              <w:bottom w:val="single" w:sz="4" w:space="0" w:color="auto"/>
              <w:right w:val="nil"/>
            </w:tcBorders>
            <w:shd w:val="clear" w:color="auto" w:fill="auto"/>
            <w:noWrap/>
            <w:vAlign w:val="center"/>
            <w:hideMark/>
          </w:tcPr>
          <w:p w14:paraId="1DFE66C9"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954" w:type="dxa"/>
            <w:tcBorders>
              <w:top w:val="nil"/>
              <w:left w:val="nil"/>
              <w:bottom w:val="single" w:sz="4" w:space="0" w:color="auto"/>
              <w:right w:val="nil"/>
            </w:tcBorders>
            <w:shd w:val="clear" w:color="auto" w:fill="auto"/>
            <w:noWrap/>
            <w:vAlign w:val="center"/>
            <w:hideMark/>
          </w:tcPr>
          <w:p w14:paraId="43B9FF71"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p>
        </w:tc>
        <w:tc>
          <w:tcPr>
            <w:tcW w:w="360" w:type="dxa"/>
            <w:tcBorders>
              <w:top w:val="nil"/>
              <w:left w:val="nil"/>
              <w:bottom w:val="single" w:sz="4" w:space="0" w:color="auto"/>
              <w:right w:val="nil"/>
            </w:tcBorders>
            <w:shd w:val="clear" w:color="auto" w:fill="auto"/>
            <w:noWrap/>
            <w:vAlign w:val="center"/>
            <w:hideMark/>
          </w:tcPr>
          <w:p w14:paraId="51896465"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3</w:t>
            </w:r>
          </w:p>
        </w:tc>
        <w:tc>
          <w:tcPr>
            <w:tcW w:w="960" w:type="dxa"/>
            <w:tcBorders>
              <w:top w:val="nil"/>
              <w:left w:val="nil"/>
              <w:bottom w:val="single" w:sz="4" w:space="0" w:color="auto"/>
              <w:right w:val="nil"/>
            </w:tcBorders>
            <w:shd w:val="clear" w:color="auto" w:fill="auto"/>
            <w:noWrap/>
            <w:vAlign w:val="center"/>
            <w:hideMark/>
          </w:tcPr>
          <w:p w14:paraId="1EDD686F"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88.01</w:t>
            </w:r>
          </w:p>
        </w:tc>
        <w:tc>
          <w:tcPr>
            <w:tcW w:w="960" w:type="dxa"/>
            <w:tcBorders>
              <w:top w:val="nil"/>
              <w:left w:val="nil"/>
              <w:bottom w:val="single" w:sz="4" w:space="0" w:color="auto"/>
              <w:right w:val="nil"/>
            </w:tcBorders>
            <w:shd w:val="clear" w:color="auto" w:fill="auto"/>
            <w:noWrap/>
            <w:vAlign w:val="center"/>
            <w:hideMark/>
          </w:tcPr>
          <w:p w14:paraId="2EFC39D3" w14:textId="77777777" w:rsidR="0038698C" w:rsidRPr="00971F64" w:rsidRDefault="0038698C" w:rsidP="00971F64">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17.01</w:t>
            </w:r>
          </w:p>
        </w:tc>
      </w:tr>
    </w:tbl>
    <w:p w14:paraId="3399FEF1"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p>
    <w:p w14:paraId="35D62471" w14:textId="38B54F98" w:rsidR="0038698C" w:rsidRPr="000655F4" w:rsidRDefault="0038698C" w:rsidP="000655F4">
      <w:pPr>
        <w:pStyle w:val="Heading5"/>
        <w:adjustRightInd w:val="0"/>
        <w:snapToGrid w:val="0"/>
        <w:spacing w:before="0" w:after="0"/>
        <w:ind w:right="4"/>
        <w:contextualSpacing/>
        <w:jc w:val="both"/>
        <w:rPr>
          <w:color w:val="000000" w:themeColor="text1"/>
          <w:sz w:val="21"/>
          <w:szCs w:val="21"/>
        </w:rPr>
      </w:pPr>
      <w:bookmarkStart w:id="25" w:name="_huqsuo4qvcle" w:colFirst="0" w:colLast="0"/>
      <w:bookmarkEnd w:id="25"/>
      <w:r w:rsidRPr="00971F64">
        <w:rPr>
          <w:color w:val="000000" w:themeColor="text1"/>
          <w:sz w:val="21"/>
          <w:szCs w:val="21"/>
        </w:rPr>
        <w:br w:type="page"/>
      </w:r>
      <w:r w:rsidRPr="00971F64">
        <w:rPr>
          <w:color w:val="000000" w:themeColor="text1"/>
          <w:sz w:val="21"/>
          <w:szCs w:val="21"/>
        </w:rPr>
        <w:lastRenderedPageBreak/>
        <w:t xml:space="preserve">Table </w:t>
      </w:r>
      <w:r w:rsidR="00B14AC6" w:rsidRPr="00971F64">
        <w:rPr>
          <w:color w:val="000000" w:themeColor="text1"/>
          <w:sz w:val="21"/>
          <w:szCs w:val="21"/>
        </w:rPr>
        <w:t>S1</w:t>
      </w:r>
      <w:r w:rsidR="008D796A" w:rsidRPr="00971F64">
        <w:rPr>
          <w:color w:val="000000" w:themeColor="text1"/>
          <w:sz w:val="21"/>
          <w:szCs w:val="21"/>
        </w:rPr>
        <w:t>4</w:t>
      </w:r>
      <w:r w:rsidRPr="00971F64">
        <w:rPr>
          <w:color w:val="000000" w:themeColor="text1"/>
          <w:sz w:val="21"/>
          <w:szCs w:val="21"/>
        </w:rPr>
        <w:t xml:space="preserve">. Model coefficients for a) the best-fit binomial model: summed canopy kelp, b) the binomial model </w:t>
      </w:r>
      <w:r w:rsidRPr="000655F4">
        <w:rPr>
          <w:color w:val="000000" w:themeColor="text1"/>
          <w:sz w:val="21"/>
          <w:szCs w:val="21"/>
        </w:rPr>
        <w:t xml:space="preserve">including </w:t>
      </w:r>
      <w:proofErr w:type="spellStart"/>
      <w:r w:rsidRPr="000655F4">
        <w:rPr>
          <w:i/>
          <w:color w:val="000000" w:themeColor="text1"/>
          <w:sz w:val="21"/>
          <w:szCs w:val="21"/>
        </w:rPr>
        <w:t>Macrocystis</w:t>
      </w:r>
      <w:proofErr w:type="spellEnd"/>
      <w:r w:rsidRPr="000655F4">
        <w:rPr>
          <w:color w:val="000000" w:themeColor="text1"/>
          <w:sz w:val="21"/>
          <w:szCs w:val="21"/>
        </w:rPr>
        <w:t xml:space="preserve"> and </w:t>
      </w:r>
      <w:proofErr w:type="spellStart"/>
      <w:r w:rsidRPr="000655F4">
        <w:rPr>
          <w:i/>
          <w:color w:val="000000" w:themeColor="text1"/>
          <w:sz w:val="21"/>
          <w:szCs w:val="21"/>
        </w:rPr>
        <w:t>Nereocystis</w:t>
      </w:r>
      <w:proofErr w:type="spellEnd"/>
      <w:r w:rsidRPr="000655F4">
        <w:rPr>
          <w:i/>
          <w:color w:val="000000" w:themeColor="text1"/>
          <w:sz w:val="21"/>
          <w:szCs w:val="21"/>
        </w:rPr>
        <w:t xml:space="preserve"> </w:t>
      </w:r>
      <w:r w:rsidRPr="000655F4">
        <w:rPr>
          <w:color w:val="000000" w:themeColor="text1"/>
          <w:sz w:val="21"/>
          <w:szCs w:val="21"/>
        </w:rPr>
        <w:t xml:space="preserve">as predictors, and c) the best-fit </w:t>
      </w:r>
      <w:del w:id="26" w:author="Nick.Tolimieri" w:date="2022-12-22T11:48:00Z">
        <w:r w:rsidRPr="000655F4" w:rsidDel="00E75B3F">
          <w:rPr>
            <w:color w:val="000000" w:themeColor="text1"/>
            <w:sz w:val="21"/>
            <w:szCs w:val="21"/>
          </w:rPr>
          <w:delText xml:space="preserve"> </w:delText>
        </w:r>
      </w:del>
      <w:r w:rsidRPr="000655F4">
        <w:rPr>
          <w:color w:val="000000" w:themeColor="text1"/>
          <w:sz w:val="21"/>
          <w:szCs w:val="21"/>
        </w:rPr>
        <w:t>positive abundance model.</w:t>
      </w:r>
    </w:p>
    <w:p w14:paraId="54ECB398" w14:textId="77777777" w:rsidR="008D0CAE" w:rsidRPr="000655F4" w:rsidRDefault="008D0CAE" w:rsidP="000655F4">
      <w:pPr>
        <w:adjustRightInd w:val="0"/>
        <w:snapToGrid w:val="0"/>
        <w:spacing w:line="240" w:lineRule="auto"/>
        <w:contextualSpacing/>
        <w:rPr>
          <w:sz w:val="21"/>
          <w:szCs w:val="21"/>
        </w:rPr>
      </w:pPr>
    </w:p>
    <w:p w14:paraId="7340C210" w14:textId="77777777" w:rsidR="0038698C" w:rsidRPr="000655F4" w:rsidRDefault="0038698C" w:rsidP="000655F4">
      <w:pPr>
        <w:pStyle w:val="ListParagraph"/>
        <w:numPr>
          <w:ilvl w:val="0"/>
          <w:numId w:val="5"/>
        </w:numPr>
        <w:adjustRightInd w:val="0"/>
        <w:snapToGrid w:val="0"/>
        <w:spacing w:line="240" w:lineRule="auto"/>
        <w:ind w:left="0" w:right="4" w:firstLine="0"/>
        <w:jc w:val="both"/>
        <w:rPr>
          <w:color w:val="000000" w:themeColor="text1"/>
          <w:sz w:val="21"/>
          <w:szCs w:val="21"/>
        </w:rPr>
      </w:pPr>
      <w:r w:rsidRPr="000655F4">
        <w:rPr>
          <w:color w:val="000000" w:themeColor="text1"/>
          <w:sz w:val="21"/>
          <w:szCs w:val="21"/>
        </w:rP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B83FDB" w:rsidRPr="00971F64" w14:paraId="74112336" w14:textId="77777777" w:rsidTr="005A68BC">
        <w:tc>
          <w:tcPr>
            <w:tcW w:w="2335" w:type="dxa"/>
            <w:tcBorders>
              <w:top w:val="single" w:sz="4" w:space="0" w:color="auto"/>
              <w:bottom w:val="single" w:sz="4" w:space="0" w:color="auto"/>
            </w:tcBorders>
          </w:tcPr>
          <w:p w14:paraId="1661D6CD"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Random effect</w:t>
            </w:r>
          </w:p>
        </w:tc>
        <w:tc>
          <w:tcPr>
            <w:tcW w:w="1260" w:type="dxa"/>
            <w:tcBorders>
              <w:top w:val="single" w:sz="4" w:space="0" w:color="auto"/>
              <w:bottom w:val="single" w:sz="4" w:space="0" w:color="auto"/>
            </w:tcBorders>
          </w:tcPr>
          <w:p w14:paraId="427A3B08"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Variance</w:t>
            </w:r>
          </w:p>
        </w:tc>
        <w:tc>
          <w:tcPr>
            <w:tcW w:w="990" w:type="dxa"/>
            <w:tcBorders>
              <w:top w:val="single" w:sz="4" w:space="0" w:color="auto"/>
              <w:bottom w:val="single" w:sz="4" w:space="0" w:color="auto"/>
            </w:tcBorders>
          </w:tcPr>
          <w:p w14:paraId="66378376"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SD</w:t>
            </w:r>
          </w:p>
        </w:tc>
        <w:tc>
          <w:tcPr>
            <w:tcW w:w="1080" w:type="dxa"/>
            <w:tcBorders>
              <w:top w:val="single" w:sz="4" w:space="0" w:color="auto"/>
              <w:bottom w:val="single" w:sz="4" w:space="0" w:color="auto"/>
            </w:tcBorders>
          </w:tcPr>
          <w:p w14:paraId="7ABB32BC"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top w:val="single" w:sz="4" w:space="0" w:color="auto"/>
              <w:bottom w:val="single" w:sz="4" w:space="0" w:color="auto"/>
            </w:tcBorders>
          </w:tcPr>
          <w:p w14:paraId="7A965393"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49275C1C" w14:textId="77777777" w:rsidTr="005A68BC">
        <w:tc>
          <w:tcPr>
            <w:tcW w:w="2335" w:type="dxa"/>
            <w:tcBorders>
              <w:top w:val="single" w:sz="4" w:space="0" w:color="auto"/>
            </w:tcBorders>
          </w:tcPr>
          <w:p w14:paraId="5080D5B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1260" w:type="dxa"/>
            <w:tcBorders>
              <w:top w:val="single" w:sz="4" w:space="0" w:color="auto"/>
            </w:tcBorders>
          </w:tcPr>
          <w:p w14:paraId="79939422"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5.33</w:t>
            </w:r>
          </w:p>
        </w:tc>
        <w:tc>
          <w:tcPr>
            <w:tcW w:w="990" w:type="dxa"/>
            <w:tcBorders>
              <w:top w:val="single" w:sz="4" w:space="0" w:color="auto"/>
            </w:tcBorders>
          </w:tcPr>
          <w:p w14:paraId="2DA6E792"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2.31</w:t>
            </w:r>
          </w:p>
        </w:tc>
        <w:tc>
          <w:tcPr>
            <w:tcW w:w="1080" w:type="dxa"/>
            <w:tcBorders>
              <w:top w:val="single" w:sz="4" w:space="0" w:color="auto"/>
            </w:tcBorders>
          </w:tcPr>
          <w:p w14:paraId="770E9265"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top w:val="single" w:sz="4" w:space="0" w:color="auto"/>
            </w:tcBorders>
          </w:tcPr>
          <w:p w14:paraId="05131C0A"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4C400BCD" w14:textId="77777777" w:rsidTr="005A68BC">
        <w:tc>
          <w:tcPr>
            <w:tcW w:w="2335" w:type="dxa"/>
          </w:tcPr>
          <w:p w14:paraId="06058C0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1260" w:type="dxa"/>
          </w:tcPr>
          <w:p w14:paraId="1DD95A3C"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3.25</w:t>
            </w:r>
          </w:p>
        </w:tc>
        <w:tc>
          <w:tcPr>
            <w:tcW w:w="990" w:type="dxa"/>
          </w:tcPr>
          <w:p w14:paraId="36676F0A"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1.80</w:t>
            </w:r>
          </w:p>
        </w:tc>
        <w:tc>
          <w:tcPr>
            <w:tcW w:w="1080" w:type="dxa"/>
          </w:tcPr>
          <w:p w14:paraId="391B91CC"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Pr>
          <w:p w14:paraId="71B51DAB"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36400767" w14:textId="77777777" w:rsidTr="005A68BC">
        <w:tc>
          <w:tcPr>
            <w:tcW w:w="2335" w:type="dxa"/>
            <w:tcBorders>
              <w:top w:val="single" w:sz="4" w:space="0" w:color="auto"/>
              <w:bottom w:val="single" w:sz="4" w:space="0" w:color="auto"/>
            </w:tcBorders>
          </w:tcPr>
          <w:p w14:paraId="501199DA"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Fixed effect</w:t>
            </w:r>
          </w:p>
        </w:tc>
        <w:tc>
          <w:tcPr>
            <w:tcW w:w="1260" w:type="dxa"/>
            <w:tcBorders>
              <w:top w:val="single" w:sz="4" w:space="0" w:color="auto"/>
              <w:bottom w:val="single" w:sz="4" w:space="0" w:color="auto"/>
            </w:tcBorders>
          </w:tcPr>
          <w:p w14:paraId="4E482CFE"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Estimate</w:t>
            </w:r>
          </w:p>
        </w:tc>
        <w:tc>
          <w:tcPr>
            <w:tcW w:w="990" w:type="dxa"/>
            <w:tcBorders>
              <w:top w:val="single" w:sz="4" w:space="0" w:color="auto"/>
              <w:bottom w:val="single" w:sz="4" w:space="0" w:color="auto"/>
            </w:tcBorders>
          </w:tcPr>
          <w:p w14:paraId="41F2DC3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SE</w:t>
            </w:r>
          </w:p>
        </w:tc>
        <w:tc>
          <w:tcPr>
            <w:tcW w:w="1080" w:type="dxa"/>
            <w:tcBorders>
              <w:top w:val="single" w:sz="4" w:space="0" w:color="auto"/>
              <w:bottom w:val="single" w:sz="4" w:space="0" w:color="auto"/>
            </w:tcBorders>
          </w:tcPr>
          <w:p w14:paraId="1CF74948"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z-value</w:t>
            </w:r>
          </w:p>
        </w:tc>
        <w:tc>
          <w:tcPr>
            <w:tcW w:w="990" w:type="dxa"/>
            <w:tcBorders>
              <w:top w:val="single" w:sz="4" w:space="0" w:color="auto"/>
              <w:bottom w:val="single" w:sz="4" w:space="0" w:color="auto"/>
            </w:tcBorders>
          </w:tcPr>
          <w:p w14:paraId="55C30913"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P</w:t>
            </w:r>
          </w:p>
        </w:tc>
      </w:tr>
      <w:tr w:rsidR="00B83FDB" w:rsidRPr="00971F64" w14:paraId="0B037A16" w14:textId="77777777" w:rsidTr="005A68BC">
        <w:tc>
          <w:tcPr>
            <w:tcW w:w="2335" w:type="dxa"/>
            <w:tcBorders>
              <w:top w:val="single" w:sz="4" w:space="0" w:color="auto"/>
            </w:tcBorders>
          </w:tcPr>
          <w:p w14:paraId="5168CAAA"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Intercept</w:t>
            </w:r>
          </w:p>
        </w:tc>
        <w:tc>
          <w:tcPr>
            <w:tcW w:w="1260" w:type="dxa"/>
            <w:tcBorders>
              <w:top w:val="single" w:sz="4" w:space="0" w:color="auto"/>
            </w:tcBorders>
          </w:tcPr>
          <w:p w14:paraId="3C33CA34"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-0.274</w:t>
            </w:r>
          </w:p>
        </w:tc>
        <w:tc>
          <w:tcPr>
            <w:tcW w:w="990" w:type="dxa"/>
            <w:tcBorders>
              <w:top w:val="single" w:sz="4" w:space="0" w:color="auto"/>
            </w:tcBorders>
            <w:shd w:val="clear" w:color="auto" w:fill="auto"/>
          </w:tcPr>
          <w:p w14:paraId="29E0FCB1"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1.447</w:t>
            </w:r>
          </w:p>
        </w:tc>
        <w:tc>
          <w:tcPr>
            <w:tcW w:w="1080" w:type="dxa"/>
            <w:tcBorders>
              <w:top w:val="single" w:sz="4" w:space="0" w:color="auto"/>
            </w:tcBorders>
          </w:tcPr>
          <w:p w14:paraId="374AD6F0"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-0.189</w:t>
            </w:r>
          </w:p>
        </w:tc>
        <w:tc>
          <w:tcPr>
            <w:tcW w:w="990" w:type="dxa"/>
            <w:tcBorders>
              <w:top w:val="single" w:sz="4" w:space="0" w:color="auto"/>
            </w:tcBorders>
          </w:tcPr>
          <w:p w14:paraId="4D24775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0.850</w:t>
            </w:r>
          </w:p>
        </w:tc>
      </w:tr>
      <w:tr w:rsidR="00971F64" w:rsidRPr="00971F64" w14:paraId="71399E47" w14:textId="77777777" w:rsidTr="005A68BC">
        <w:tc>
          <w:tcPr>
            <w:tcW w:w="2335" w:type="dxa"/>
            <w:tcBorders>
              <w:bottom w:val="single" w:sz="4" w:space="0" w:color="auto"/>
            </w:tcBorders>
          </w:tcPr>
          <w:p w14:paraId="1F6F4EEC"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Canopy kelp summed</w:t>
            </w:r>
          </w:p>
        </w:tc>
        <w:tc>
          <w:tcPr>
            <w:tcW w:w="1260" w:type="dxa"/>
            <w:tcBorders>
              <w:bottom w:val="single" w:sz="4" w:space="0" w:color="auto"/>
            </w:tcBorders>
          </w:tcPr>
          <w:p w14:paraId="0C337EAB"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2.553</w:t>
            </w:r>
          </w:p>
        </w:tc>
        <w:tc>
          <w:tcPr>
            <w:tcW w:w="990" w:type="dxa"/>
            <w:tcBorders>
              <w:bottom w:val="single" w:sz="4" w:space="0" w:color="auto"/>
            </w:tcBorders>
            <w:shd w:val="clear" w:color="auto" w:fill="auto"/>
          </w:tcPr>
          <w:p w14:paraId="2E8F0BD0"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1.009</w:t>
            </w:r>
          </w:p>
        </w:tc>
        <w:tc>
          <w:tcPr>
            <w:tcW w:w="1080" w:type="dxa"/>
            <w:tcBorders>
              <w:bottom w:val="single" w:sz="4" w:space="0" w:color="auto"/>
            </w:tcBorders>
          </w:tcPr>
          <w:p w14:paraId="40C4EC0D"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2.531</w:t>
            </w:r>
          </w:p>
        </w:tc>
        <w:tc>
          <w:tcPr>
            <w:tcW w:w="990" w:type="dxa"/>
            <w:tcBorders>
              <w:bottom w:val="single" w:sz="4" w:space="0" w:color="auto"/>
            </w:tcBorders>
          </w:tcPr>
          <w:p w14:paraId="5DA07F1F"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0.011</w:t>
            </w:r>
          </w:p>
        </w:tc>
      </w:tr>
    </w:tbl>
    <w:p w14:paraId="4A79F7B6"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4420ECF0" w14:textId="77777777" w:rsidR="0038698C" w:rsidRPr="00971F64" w:rsidRDefault="0038698C" w:rsidP="00971F64">
      <w:pPr>
        <w:pStyle w:val="ListParagraph"/>
        <w:numPr>
          <w:ilvl w:val="0"/>
          <w:numId w:val="5"/>
        </w:numPr>
        <w:adjustRightInd w:val="0"/>
        <w:snapToGrid w:val="0"/>
        <w:spacing w:line="240" w:lineRule="auto"/>
        <w:ind w:left="0" w:right="4" w:firstLine="0"/>
        <w:jc w:val="both"/>
        <w:rPr>
          <w:color w:val="000000" w:themeColor="text1"/>
          <w:sz w:val="21"/>
          <w:szCs w:val="21"/>
        </w:rPr>
      </w:pPr>
      <w:proofErr w:type="spellStart"/>
      <w:r w:rsidRPr="00971F64">
        <w:rPr>
          <w:i/>
          <w:color w:val="000000" w:themeColor="text1"/>
          <w:sz w:val="21"/>
          <w:szCs w:val="21"/>
        </w:rPr>
        <w:t>Macrocystis</w:t>
      </w:r>
      <w:proofErr w:type="spellEnd"/>
      <w:r w:rsidRPr="00971F64">
        <w:rPr>
          <w:color w:val="000000" w:themeColor="text1"/>
          <w:sz w:val="21"/>
          <w:szCs w:val="21"/>
        </w:rPr>
        <w:t xml:space="preserve"> and </w:t>
      </w:r>
      <w:proofErr w:type="spellStart"/>
      <w:r w:rsidRPr="00971F64">
        <w:rPr>
          <w:i/>
          <w:color w:val="000000" w:themeColor="text1"/>
          <w:sz w:val="21"/>
          <w:szCs w:val="21"/>
        </w:rPr>
        <w:t>Nereocystis</w:t>
      </w:r>
      <w:proofErr w:type="spellEnd"/>
      <w:r w:rsidRPr="00971F64">
        <w:rPr>
          <w:color w:val="000000" w:themeColor="text1"/>
          <w:sz w:val="21"/>
          <w:szCs w:val="21"/>
        </w:rP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B83FDB" w:rsidRPr="00971F64" w14:paraId="65AC9F64" w14:textId="77777777" w:rsidTr="005A68BC">
        <w:tc>
          <w:tcPr>
            <w:tcW w:w="2335" w:type="dxa"/>
            <w:tcBorders>
              <w:top w:val="single" w:sz="4" w:space="0" w:color="auto"/>
              <w:bottom w:val="single" w:sz="4" w:space="0" w:color="auto"/>
            </w:tcBorders>
          </w:tcPr>
          <w:p w14:paraId="3E2E9BA3"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Random effect</w:t>
            </w:r>
          </w:p>
        </w:tc>
        <w:tc>
          <w:tcPr>
            <w:tcW w:w="1260" w:type="dxa"/>
            <w:tcBorders>
              <w:top w:val="single" w:sz="4" w:space="0" w:color="auto"/>
              <w:bottom w:val="single" w:sz="4" w:space="0" w:color="auto"/>
            </w:tcBorders>
          </w:tcPr>
          <w:p w14:paraId="1D159E00"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Variance</w:t>
            </w:r>
          </w:p>
        </w:tc>
        <w:tc>
          <w:tcPr>
            <w:tcW w:w="990" w:type="dxa"/>
            <w:tcBorders>
              <w:top w:val="single" w:sz="4" w:space="0" w:color="auto"/>
              <w:bottom w:val="single" w:sz="4" w:space="0" w:color="auto"/>
            </w:tcBorders>
          </w:tcPr>
          <w:p w14:paraId="615B1B0C"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SD</w:t>
            </w:r>
          </w:p>
        </w:tc>
        <w:tc>
          <w:tcPr>
            <w:tcW w:w="1080" w:type="dxa"/>
            <w:tcBorders>
              <w:top w:val="single" w:sz="4" w:space="0" w:color="auto"/>
              <w:bottom w:val="single" w:sz="4" w:space="0" w:color="auto"/>
            </w:tcBorders>
          </w:tcPr>
          <w:p w14:paraId="7F298C46"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top w:val="single" w:sz="4" w:space="0" w:color="auto"/>
              <w:bottom w:val="single" w:sz="4" w:space="0" w:color="auto"/>
            </w:tcBorders>
          </w:tcPr>
          <w:p w14:paraId="77F74F5D"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4A562856" w14:textId="77777777" w:rsidTr="005A68BC">
        <w:tc>
          <w:tcPr>
            <w:tcW w:w="2335" w:type="dxa"/>
            <w:tcBorders>
              <w:top w:val="single" w:sz="4" w:space="0" w:color="auto"/>
            </w:tcBorders>
          </w:tcPr>
          <w:p w14:paraId="2A6B9BDE"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1260" w:type="dxa"/>
            <w:tcBorders>
              <w:top w:val="single" w:sz="4" w:space="0" w:color="auto"/>
            </w:tcBorders>
          </w:tcPr>
          <w:p w14:paraId="7D4753A2"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5.31</w:t>
            </w:r>
          </w:p>
        </w:tc>
        <w:tc>
          <w:tcPr>
            <w:tcW w:w="990" w:type="dxa"/>
            <w:tcBorders>
              <w:top w:val="single" w:sz="4" w:space="0" w:color="auto"/>
            </w:tcBorders>
          </w:tcPr>
          <w:p w14:paraId="346072B3"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2.30</w:t>
            </w:r>
          </w:p>
        </w:tc>
        <w:tc>
          <w:tcPr>
            <w:tcW w:w="1080" w:type="dxa"/>
            <w:tcBorders>
              <w:top w:val="single" w:sz="4" w:space="0" w:color="auto"/>
            </w:tcBorders>
          </w:tcPr>
          <w:p w14:paraId="731D18D0"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top w:val="single" w:sz="4" w:space="0" w:color="auto"/>
            </w:tcBorders>
          </w:tcPr>
          <w:p w14:paraId="3E4DD0F5"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2D3ECCC9" w14:textId="77777777" w:rsidTr="005A68BC">
        <w:tc>
          <w:tcPr>
            <w:tcW w:w="2335" w:type="dxa"/>
          </w:tcPr>
          <w:p w14:paraId="66564335"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Site</w:t>
            </w:r>
          </w:p>
        </w:tc>
        <w:tc>
          <w:tcPr>
            <w:tcW w:w="1260" w:type="dxa"/>
          </w:tcPr>
          <w:p w14:paraId="165D2B8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3.28</w:t>
            </w:r>
          </w:p>
        </w:tc>
        <w:tc>
          <w:tcPr>
            <w:tcW w:w="990" w:type="dxa"/>
          </w:tcPr>
          <w:p w14:paraId="0F5BF41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1.81</w:t>
            </w:r>
          </w:p>
        </w:tc>
        <w:tc>
          <w:tcPr>
            <w:tcW w:w="1080" w:type="dxa"/>
          </w:tcPr>
          <w:p w14:paraId="55B027F1"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Pr>
          <w:p w14:paraId="61F91F9E"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7E45B13B" w14:textId="77777777" w:rsidTr="005A68BC">
        <w:tc>
          <w:tcPr>
            <w:tcW w:w="2335" w:type="dxa"/>
            <w:tcBorders>
              <w:top w:val="single" w:sz="4" w:space="0" w:color="auto"/>
              <w:bottom w:val="single" w:sz="4" w:space="0" w:color="auto"/>
            </w:tcBorders>
          </w:tcPr>
          <w:p w14:paraId="5D43136F"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Fixed effect</w:t>
            </w:r>
          </w:p>
        </w:tc>
        <w:tc>
          <w:tcPr>
            <w:tcW w:w="1260" w:type="dxa"/>
            <w:tcBorders>
              <w:top w:val="single" w:sz="4" w:space="0" w:color="auto"/>
              <w:bottom w:val="single" w:sz="4" w:space="0" w:color="auto"/>
            </w:tcBorders>
          </w:tcPr>
          <w:p w14:paraId="714D700C"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Estimate</w:t>
            </w:r>
          </w:p>
        </w:tc>
        <w:tc>
          <w:tcPr>
            <w:tcW w:w="990" w:type="dxa"/>
            <w:tcBorders>
              <w:top w:val="single" w:sz="4" w:space="0" w:color="auto"/>
              <w:bottom w:val="single" w:sz="4" w:space="0" w:color="auto"/>
            </w:tcBorders>
          </w:tcPr>
          <w:p w14:paraId="42D07DB0"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SE</w:t>
            </w:r>
          </w:p>
        </w:tc>
        <w:tc>
          <w:tcPr>
            <w:tcW w:w="1080" w:type="dxa"/>
            <w:tcBorders>
              <w:top w:val="single" w:sz="4" w:space="0" w:color="auto"/>
              <w:bottom w:val="single" w:sz="4" w:space="0" w:color="auto"/>
            </w:tcBorders>
          </w:tcPr>
          <w:p w14:paraId="53729032"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z-value</w:t>
            </w:r>
          </w:p>
        </w:tc>
        <w:tc>
          <w:tcPr>
            <w:tcW w:w="990" w:type="dxa"/>
            <w:tcBorders>
              <w:top w:val="single" w:sz="4" w:space="0" w:color="auto"/>
              <w:bottom w:val="single" w:sz="4" w:space="0" w:color="auto"/>
            </w:tcBorders>
          </w:tcPr>
          <w:p w14:paraId="6D129E0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P</w:t>
            </w:r>
          </w:p>
        </w:tc>
      </w:tr>
      <w:tr w:rsidR="00B83FDB" w:rsidRPr="00971F64" w14:paraId="07B287FF" w14:textId="77777777" w:rsidTr="005A68BC">
        <w:tc>
          <w:tcPr>
            <w:tcW w:w="2335" w:type="dxa"/>
            <w:tcBorders>
              <w:top w:val="single" w:sz="4" w:space="0" w:color="auto"/>
            </w:tcBorders>
          </w:tcPr>
          <w:p w14:paraId="52AD2F46"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Intercept</w:t>
            </w:r>
          </w:p>
        </w:tc>
        <w:tc>
          <w:tcPr>
            <w:tcW w:w="1260" w:type="dxa"/>
            <w:tcBorders>
              <w:top w:val="single" w:sz="4" w:space="0" w:color="auto"/>
            </w:tcBorders>
          </w:tcPr>
          <w:p w14:paraId="58FB809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-0.272</w:t>
            </w:r>
          </w:p>
        </w:tc>
        <w:tc>
          <w:tcPr>
            <w:tcW w:w="990" w:type="dxa"/>
            <w:tcBorders>
              <w:top w:val="single" w:sz="4" w:space="0" w:color="auto"/>
            </w:tcBorders>
            <w:shd w:val="clear" w:color="auto" w:fill="auto"/>
          </w:tcPr>
          <w:p w14:paraId="43814433"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1.449</w:t>
            </w:r>
          </w:p>
        </w:tc>
        <w:tc>
          <w:tcPr>
            <w:tcW w:w="1080" w:type="dxa"/>
            <w:tcBorders>
              <w:top w:val="single" w:sz="4" w:space="0" w:color="auto"/>
            </w:tcBorders>
          </w:tcPr>
          <w:p w14:paraId="51223177"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-0.188</w:t>
            </w:r>
          </w:p>
        </w:tc>
        <w:tc>
          <w:tcPr>
            <w:tcW w:w="990" w:type="dxa"/>
            <w:tcBorders>
              <w:top w:val="single" w:sz="4" w:space="0" w:color="auto"/>
            </w:tcBorders>
          </w:tcPr>
          <w:p w14:paraId="27D09360"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0.851</w:t>
            </w:r>
          </w:p>
        </w:tc>
      </w:tr>
      <w:tr w:rsidR="00B83FDB" w:rsidRPr="00971F64" w14:paraId="0F5EFBF9" w14:textId="77777777" w:rsidTr="005A68BC">
        <w:tc>
          <w:tcPr>
            <w:tcW w:w="2335" w:type="dxa"/>
          </w:tcPr>
          <w:p w14:paraId="6717E500"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r w:rsidRPr="00971F64">
              <w:rPr>
                <w:i/>
                <w:color w:val="000000" w:themeColor="text1"/>
                <w:sz w:val="21"/>
                <w:szCs w:val="21"/>
              </w:rPr>
              <w:t>Macrocystis</w:t>
            </w:r>
          </w:p>
        </w:tc>
        <w:tc>
          <w:tcPr>
            <w:tcW w:w="1260" w:type="dxa"/>
          </w:tcPr>
          <w:p w14:paraId="1AB92704"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2.517</w:t>
            </w:r>
          </w:p>
        </w:tc>
        <w:tc>
          <w:tcPr>
            <w:tcW w:w="990" w:type="dxa"/>
            <w:shd w:val="clear" w:color="auto" w:fill="auto"/>
          </w:tcPr>
          <w:p w14:paraId="4C1A7B26"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1.608</w:t>
            </w:r>
          </w:p>
        </w:tc>
        <w:tc>
          <w:tcPr>
            <w:tcW w:w="1080" w:type="dxa"/>
          </w:tcPr>
          <w:p w14:paraId="2EF35193"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1.565</w:t>
            </w:r>
          </w:p>
        </w:tc>
        <w:tc>
          <w:tcPr>
            <w:tcW w:w="990" w:type="dxa"/>
          </w:tcPr>
          <w:p w14:paraId="478D360A"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0.117</w:t>
            </w:r>
          </w:p>
        </w:tc>
      </w:tr>
      <w:tr w:rsidR="00971F64" w:rsidRPr="00971F64" w14:paraId="2BE58C7B" w14:textId="77777777" w:rsidTr="005A68BC">
        <w:tc>
          <w:tcPr>
            <w:tcW w:w="2335" w:type="dxa"/>
            <w:tcBorders>
              <w:bottom w:val="single" w:sz="4" w:space="0" w:color="auto"/>
            </w:tcBorders>
          </w:tcPr>
          <w:p w14:paraId="49F526DE" w14:textId="77777777" w:rsidR="0038698C" w:rsidRPr="00971F64" w:rsidRDefault="0038698C" w:rsidP="00971F64">
            <w:pPr>
              <w:adjustRightInd w:val="0"/>
              <w:snapToGrid w:val="0"/>
              <w:spacing w:line="240" w:lineRule="auto"/>
              <w:ind w:right="4" w:firstLine="0"/>
              <w:contextualSpacing/>
              <w:jc w:val="both"/>
              <w:rPr>
                <w:i/>
                <w:color w:val="000000" w:themeColor="text1"/>
                <w:sz w:val="21"/>
                <w:szCs w:val="21"/>
              </w:rPr>
            </w:pPr>
            <w:proofErr w:type="spellStart"/>
            <w:r w:rsidRPr="00971F64">
              <w:rPr>
                <w:i/>
                <w:color w:val="000000" w:themeColor="text1"/>
                <w:sz w:val="21"/>
                <w:szCs w:val="21"/>
              </w:rPr>
              <w:t>Nereocystis</w:t>
            </w:r>
            <w:proofErr w:type="spellEnd"/>
          </w:p>
        </w:tc>
        <w:tc>
          <w:tcPr>
            <w:tcW w:w="1260" w:type="dxa"/>
            <w:tcBorders>
              <w:bottom w:val="single" w:sz="4" w:space="0" w:color="auto"/>
            </w:tcBorders>
          </w:tcPr>
          <w:p w14:paraId="5CE10151"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2.570</w:t>
            </w:r>
          </w:p>
        </w:tc>
        <w:tc>
          <w:tcPr>
            <w:tcW w:w="990" w:type="dxa"/>
            <w:tcBorders>
              <w:bottom w:val="single" w:sz="4" w:space="0" w:color="auto"/>
            </w:tcBorders>
            <w:shd w:val="clear" w:color="auto" w:fill="auto"/>
          </w:tcPr>
          <w:p w14:paraId="3EFC6521"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1.174</w:t>
            </w:r>
          </w:p>
        </w:tc>
        <w:tc>
          <w:tcPr>
            <w:tcW w:w="1080" w:type="dxa"/>
            <w:tcBorders>
              <w:bottom w:val="single" w:sz="4" w:space="0" w:color="auto"/>
            </w:tcBorders>
          </w:tcPr>
          <w:p w14:paraId="73C0819F"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2.189</w:t>
            </w:r>
          </w:p>
        </w:tc>
        <w:tc>
          <w:tcPr>
            <w:tcW w:w="990" w:type="dxa"/>
            <w:tcBorders>
              <w:bottom w:val="single" w:sz="4" w:space="0" w:color="auto"/>
            </w:tcBorders>
          </w:tcPr>
          <w:p w14:paraId="3B399A69"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0.027</w:t>
            </w:r>
          </w:p>
        </w:tc>
      </w:tr>
    </w:tbl>
    <w:p w14:paraId="204B1876"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7BF62F2B" w14:textId="77777777" w:rsidR="0038698C" w:rsidRPr="00971F64" w:rsidRDefault="0038698C" w:rsidP="00971F64">
      <w:pPr>
        <w:pStyle w:val="ListParagraph"/>
        <w:numPr>
          <w:ilvl w:val="0"/>
          <w:numId w:val="5"/>
        </w:numPr>
        <w:adjustRightInd w:val="0"/>
        <w:snapToGrid w:val="0"/>
        <w:spacing w:line="240" w:lineRule="auto"/>
        <w:ind w:left="0" w:right="4" w:firstLine="0"/>
        <w:jc w:val="both"/>
        <w:rPr>
          <w:color w:val="000000" w:themeColor="text1"/>
          <w:sz w:val="21"/>
          <w:szCs w:val="21"/>
        </w:rPr>
      </w:pPr>
      <w:proofErr w:type="spellStart"/>
      <w:r w:rsidRPr="00971F64">
        <w:rPr>
          <w:i/>
          <w:color w:val="000000" w:themeColor="text1"/>
          <w:sz w:val="21"/>
          <w:szCs w:val="21"/>
        </w:rPr>
        <w:t>Macrocystis</w:t>
      </w:r>
      <w:proofErr w:type="spellEnd"/>
      <w:r w:rsidRPr="00971F64">
        <w:rPr>
          <w:color w:val="000000" w:themeColor="text1"/>
          <w:sz w:val="21"/>
          <w:szCs w:val="21"/>
        </w:rPr>
        <w:t xml:space="preserve"> and </w:t>
      </w:r>
      <w:proofErr w:type="spellStart"/>
      <w:r w:rsidRPr="00971F64">
        <w:rPr>
          <w:i/>
          <w:color w:val="000000" w:themeColor="text1"/>
          <w:sz w:val="21"/>
          <w:szCs w:val="21"/>
        </w:rPr>
        <w:t>Nereocystis</w:t>
      </w:r>
      <w:proofErr w:type="spellEnd"/>
      <w:r w:rsidRPr="00971F64">
        <w:rPr>
          <w:color w:val="000000" w:themeColor="text1"/>
          <w:sz w:val="21"/>
          <w:szCs w:val="21"/>
        </w:rP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B83FDB" w:rsidRPr="00971F64" w14:paraId="1113796F" w14:textId="77777777" w:rsidTr="005A68BC">
        <w:tc>
          <w:tcPr>
            <w:tcW w:w="2335" w:type="dxa"/>
            <w:tcBorders>
              <w:top w:val="single" w:sz="4" w:space="0" w:color="auto"/>
              <w:bottom w:val="single" w:sz="4" w:space="0" w:color="auto"/>
            </w:tcBorders>
          </w:tcPr>
          <w:p w14:paraId="2E7C8FB0"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Random effect</w:t>
            </w:r>
          </w:p>
        </w:tc>
        <w:tc>
          <w:tcPr>
            <w:tcW w:w="1260" w:type="dxa"/>
            <w:tcBorders>
              <w:top w:val="single" w:sz="4" w:space="0" w:color="auto"/>
              <w:bottom w:val="single" w:sz="4" w:space="0" w:color="auto"/>
            </w:tcBorders>
          </w:tcPr>
          <w:p w14:paraId="7BA13192"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Variance</w:t>
            </w:r>
          </w:p>
        </w:tc>
        <w:tc>
          <w:tcPr>
            <w:tcW w:w="990" w:type="dxa"/>
            <w:tcBorders>
              <w:top w:val="single" w:sz="4" w:space="0" w:color="auto"/>
              <w:bottom w:val="single" w:sz="4" w:space="0" w:color="auto"/>
            </w:tcBorders>
          </w:tcPr>
          <w:p w14:paraId="71F797AF"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SD</w:t>
            </w:r>
          </w:p>
        </w:tc>
        <w:tc>
          <w:tcPr>
            <w:tcW w:w="1080" w:type="dxa"/>
            <w:tcBorders>
              <w:top w:val="single" w:sz="4" w:space="0" w:color="auto"/>
              <w:bottom w:val="single" w:sz="4" w:space="0" w:color="auto"/>
            </w:tcBorders>
          </w:tcPr>
          <w:p w14:paraId="42831946"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top w:val="single" w:sz="4" w:space="0" w:color="auto"/>
              <w:bottom w:val="single" w:sz="4" w:space="0" w:color="auto"/>
            </w:tcBorders>
          </w:tcPr>
          <w:p w14:paraId="3A6D6048"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B83FDB" w:rsidRPr="00971F64" w14:paraId="2F07465F" w14:textId="77777777" w:rsidTr="005A68BC">
        <w:tc>
          <w:tcPr>
            <w:tcW w:w="2335" w:type="dxa"/>
            <w:tcBorders>
              <w:top w:val="single" w:sz="4" w:space="0" w:color="auto"/>
            </w:tcBorders>
          </w:tcPr>
          <w:p w14:paraId="3326518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Year</w:t>
            </w:r>
          </w:p>
        </w:tc>
        <w:tc>
          <w:tcPr>
            <w:tcW w:w="1260" w:type="dxa"/>
            <w:tcBorders>
              <w:top w:val="single" w:sz="4" w:space="0" w:color="auto"/>
            </w:tcBorders>
          </w:tcPr>
          <w:p w14:paraId="60132081"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1.965</w:t>
            </w:r>
          </w:p>
        </w:tc>
        <w:tc>
          <w:tcPr>
            <w:tcW w:w="990" w:type="dxa"/>
            <w:tcBorders>
              <w:top w:val="single" w:sz="4" w:space="0" w:color="auto"/>
            </w:tcBorders>
          </w:tcPr>
          <w:p w14:paraId="58D2DAFD"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1.402</w:t>
            </w:r>
          </w:p>
        </w:tc>
        <w:tc>
          <w:tcPr>
            <w:tcW w:w="1080" w:type="dxa"/>
            <w:tcBorders>
              <w:top w:val="single" w:sz="4" w:space="0" w:color="auto"/>
            </w:tcBorders>
          </w:tcPr>
          <w:p w14:paraId="2C280BDB"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top w:val="single" w:sz="4" w:space="0" w:color="auto"/>
            </w:tcBorders>
          </w:tcPr>
          <w:p w14:paraId="175B9246"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r w:rsidR="00971F64" w:rsidRPr="00971F64" w14:paraId="1B998A6D" w14:textId="77777777" w:rsidTr="005A68BC">
        <w:tc>
          <w:tcPr>
            <w:tcW w:w="2335" w:type="dxa"/>
            <w:tcBorders>
              <w:bottom w:val="single" w:sz="4" w:space="0" w:color="auto"/>
            </w:tcBorders>
          </w:tcPr>
          <w:p w14:paraId="4523742B"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t>Residual</w:t>
            </w:r>
          </w:p>
        </w:tc>
        <w:tc>
          <w:tcPr>
            <w:tcW w:w="1260" w:type="dxa"/>
            <w:tcBorders>
              <w:bottom w:val="single" w:sz="4" w:space="0" w:color="auto"/>
            </w:tcBorders>
          </w:tcPr>
          <w:p w14:paraId="7C2C5E4C"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1.770</w:t>
            </w:r>
          </w:p>
        </w:tc>
        <w:tc>
          <w:tcPr>
            <w:tcW w:w="990" w:type="dxa"/>
            <w:tcBorders>
              <w:bottom w:val="single" w:sz="4" w:space="0" w:color="auto"/>
            </w:tcBorders>
          </w:tcPr>
          <w:p w14:paraId="4D2A9127"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r w:rsidRPr="00971F64">
              <w:rPr>
                <w:color w:val="000000" w:themeColor="text1"/>
                <w:sz w:val="21"/>
                <w:szCs w:val="21"/>
              </w:rPr>
              <w:t>1.330</w:t>
            </w:r>
          </w:p>
        </w:tc>
        <w:tc>
          <w:tcPr>
            <w:tcW w:w="1080" w:type="dxa"/>
            <w:tcBorders>
              <w:bottom w:val="single" w:sz="4" w:space="0" w:color="auto"/>
            </w:tcBorders>
          </w:tcPr>
          <w:p w14:paraId="750F75A2"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c>
          <w:tcPr>
            <w:tcW w:w="990" w:type="dxa"/>
            <w:tcBorders>
              <w:bottom w:val="single" w:sz="4" w:space="0" w:color="auto"/>
            </w:tcBorders>
          </w:tcPr>
          <w:p w14:paraId="6D20BA57" w14:textId="77777777" w:rsidR="0038698C" w:rsidRPr="00971F64" w:rsidRDefault="0038698C" w:rsidP="00B01FB3">
            <w:pPr>
              <w:adjustRightInd w:val="0"/>
              <w:snapToGrid w:val="0"/>
              <w:spacing w:line="240" w:lineRule="auto"/>
              <w:ind w:right="4" w:firstLine="0"/>
              <w:contextualSpacing/>
              <w:jc w:val="center"/>
              <w:rPr>
                <w:color w:val="000000" w:themeColor="text1"/>
                <w:sz w:val="21"/>
                <w:szCs w:val="21"/>
              </w:rPr>
            </w:pPr>
          </w:p>
        </w:tc>
      </w:tr>
    </w:tbl>
    <w:p w14:paraId="6C6043F2"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441B9EA3"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27" w:name="_wkii9gu6o2fl" w:colFirst="0" w:colLast="0"/>
      <w:bookmarkEnd w:id="27"/>
      <w:r w:rsidRPr="00971F64">
        <w:rPr>
          <w:color w:val="000000" w:themeColor="text1"/>
          <w:sz w:val="21"/>
          <w:szCs w:val="21"/>
        </w:rPr>
        <w:br w:type="page"/>
      </w:r>
    </w:p>
    <w:p w14:paraId="72A1B9A4" w14:textId="19FCC352" w:rsidR="0038698C" w:rsidRDefault="0038698C"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lastRenderedPageBreak/>
        <w:t xml:space="preserve">Table </w:t>
      </w:r>
      <w:r w:rsidR="00B14AC6" w:rsidRPr="00971F64">
        <w:rPr>
          <w:color w:val="000000" w:themeColor="text1"/>
          <w:sz w:val="21"/>
          <w:szCs w:val="21"/>
        </w:rPr>
        <w:t>S1</w:t>
      </w:r>
      <w:r w:rsidR="008D796A" w:rsidRPr="00971F64">
        <w:rPr>
          <w:color w:val="000000" w:themeColor="text1"/>
          <w:sz w:val="21"/>
          <w:szCs w:val="21"/>
        </w:rPr>
        <w:t>5</w:t>
      </w:r>
      <w:r w:rsidRPr="00971F64">
        <w:rPr>
          <w:color w:val="000000" w:themeColor="text1"/>
          <w:sz w:val="21"/>
          <w:szCs w:val="21"/>
        </w:rPr>
        <w:t xml:space="preserve">. Results of model selection for positive abundance models predicting the density of juvenile rockfishes. </w:t>
      </w:r>
      <w:bookmarkStart w:id="28" w:name="_wevhoo6kd9g5" w:colFirst="0" w:colLast="0"/>
      <w:bookmarkEnd w:id="28"/>
      <w:r w:rsidRPr="00971F64">
        <w:rPr>
          <w:color w:val="000000" w:themeColor="text1"/>
          <w:sz w:val="21"/>
          <w:szCs w:val="21"/>
        </w:rPr>
        <w:t xml:space="preserve">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971F64">
        <w:rPr>
          <w:i/>
          <w:color w:val="000000" w:themeColor="text1"/>
          <w:sz w:val="21"/>
          <w:szCs w:val="21"/>
        </w:rPr>
        <w:t>Macro</w:t>
      </w:r>
      <w:r w:rsidRPr="00971F64">
        <w:rPr>
          <w:color w:val="000000" w:themeColor="text1"/>
          <w:sz w:val="21"/>
          <w:szCs w:val="21"/>
        </w:rPr>
        <w:t xml:space="preserve"> and </w:t>
      </w:r>
      <w:proofErr w:type="spellStart"/>
      <w:r w:rsidRPr="00971F64">
        <w:rPr>
          <w:i/>
          <w:color w:val="000000" w:themeColor="text1"/>
          <w:sz w:val="21"/>
          <w:szCs w:val="21"/>
        </w:rPr>
        <w:t>Nereo</w:t>
      </w:r>
      <w:proofErr w:type="spellEnd"/>
      <w:r w:rsidRPr="00971F64">
        <w:rPr>
          <w:color w:val="000000" w:themeColor="text1"/>
          <w:sz w:val="21"/>
          <w:szCs w:val="21"/>
        </w:rPr>
        <w:t xml:space="preserve">, </w:t>
      </w:r>
      <w:r w:rsidRPr="00971F64">
        <w:rPr>
          <w:i/>
          <w:color w:val="000000" w:themeColor="text1"/>
          <w:sz w:val="21"/>
          <w:szCs w:val="21"/>
        </w:rPr>
        <w:t xml:space="preserve">Macro = </w:t>
      </w:r>
      <w:proofErr w:type="spellStart"/>
      <w:r w:rsidRPr="00971F64">
        <w:rPr>
          <w:i/>
          <w:color w:val="000000" w:themeColor="text1"/>
          <w:sz w:val="21"/>
          <w:szCs w:val="21"/>
        </w:rPr>
        <w:t>Macrocystis</w:t>
      </w:r>
      <w:proofErr w:type="spellEnd"/>
      <w:r w:rsidRPr="00971F64">
        <w:rPr>
          <w:i/>
          <w:color w:val="000000" w:themeColor="text1"/>
          <w:sz w:val="21"/>
          <w:szCs w:val="21"/>
        </w:rPr>
        <w:t xml:space="preserve">, </w:t>
      </w:r>
      <w:proofErr w:type="spellStart"/>
      <w:r w:rsidRPr="00971F64">
        <w:rPr>
          <w:i/>
          <w:color w:val="000000" w:themeColor="text1"/>
          <w:sz w:val="21"/>
          <w:szCs w:val="21"/>
        </w:rPr>
        <w:t>Nereo</w:t>
      </w:r>
      <w:proofErr w:type="spellEnd"/>
      <w:r w:rsidRPr="00971F64">
        <w:rPr>
          <w:i/>
          <w:color w:val="000000" w:themeColor="text1"/>
          <w:sz w:val="21"/>
          <w:szCs w:val="21"/>
        </w:rPr>
        <w:t xml:space="preserve"> =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proofErr w:type="spellStart"/>
      <w:r w:rsidRPr="00971F64">
        <w:rPr>
          <w:i/>
          <w:color w:val="000000" w:themeColor="text1"/>
          <w:sz w:val="21"/>
          <w:szCs w:val="21"/>
        </w:rPr>
        <w:t>Ptery</w:t>
      </w:r>
      <w:proofErr w:type="spellEnd"/>
      <w:r w:rsidRPr="00971F64">
        <w:rPr>
          <w:i/>
          <w:color w:val="000000" w:themeColor="text1"/>
          <w:sz w:val="21"/>
          <w:szCs w:val="21"/>
        </w:rPr>
        <w:t xml:space="preserve"> = </w:t>
      </w:r>
      <w:proofErr w:type="spellStart"/>
      <w:r w:rsidRPr="00971F64">
        <w:rPr>
          <w:i/>
          <w:color w:val="000000" w:themeColor="text1"/>
          <w:sz w:val="21"/>
          <w:szCs w:val="21"/>
        </w:rPr>
        <w:t>Pterygophora</w:t>
      </w:r>
      <w:proofErr w:type="spellEnd"/>
      <w:r w:rsidRPr="00971F64">
        <w:rPr>
          <w:i/>
          <w:color w:val="000000" w:themeColor="text1"/>
          <w:sz w:val="21"/>
          <w:szCs w:val="21"/>
        </w:rPr>
        <w:t xml:space="preserve">. </w:t>
      </w:r>
      <w:r w:rsidRPr="00971F64">
        <w:rPr>
          <w:color w:val="000000" w:themeColor="text1"/>
          <w:sz w:val="21"/>
          <w:szCs w:val="21"/>
        </w:rPr>
        <w:t xml:space="preserve">Canopy kelps is the sum of </w:t>
      </w:r>
      <w:proofErr w:type="spellStart"/>
      <w:r w:rsidRPr="00971F64">
        <w:rPr>
          <w:i/>
          <w:color w:val="000000" w:themeColor="text1"/>
          <w:sz w:val="21"/>
          <w:szCs w:val="21"/>
        </w:rPr>
        <w:t>Macrocystis</w:t>
      </w:r>
      <w:proofErr w:type="spellEnd"/>
      <w:r w:rsidRPr="00971F64">
        <w:rPr>
          <w:color w:val="000000" w:themeColor="text1"/>
          <w:sz w:val="21"/>
          <w:szCs w:val="21"/>
        </w:rPr>
        <w:t xml:space="preserve"> and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r w:rsidRPr="00971F64">
        <w:rPr>
          <w:color w:val="000000" w:themeColor="text1"/>
          <w:sz w:val="21"/>
          <w:szCs w:val="21"/>
        </w:rPr>
        <w:t xml:space="preserve">Other is the sum of remaining </w:t>
      </w:r>
      <w:proofErr w:type="spellStart"/>
      <w:r w:rsidRPr="00971F64">
        <w:rPr>
          <w:color w:val="000000" w:themeColor="text1"/>
          <w:sz w:val="21"/>
          <w:szCs w:val="21"/>
        </w:rPr>
        <w:t>stipiate</w:t>
      </w:r>
      <w:proofErr w:type="spellEnd"/>
      <w:r w:rsidRPr="00971F64">
        <w:rPr>
          <w:color w:val="000000" w:themeColor="text1"/>
          <w:sz w:val="21"/>
          <w:szCs w:val="21"/>
        </w:rPr>
        <w:t xml:space="preserve"> kelps. Kelps were included as continuous variables, Year and Site and random factors </w:t>
      </w:r>
      <w:del w:id="29" w:author="Nick.Tolimieri" w:date="2022-12-22T11:48:00Z">
        <w:r w:rsidRPr="00971F64" w:rsidDel="00E27C35">
          <w:rPr>
            <w:color w:val="000000" w:themeColor="text1"/>
            <w:sz w:val="21"/>
            <w:szCs w:val="21"/>
          </w:rPr>
          <w:delText xml:space="preserve">and </w:delText>
        </w:r>
      </w:del>
      <w:ins w:id="30" w:author="Nick.Tolimieri" w:date="2022-12-22T11:48:00Z">
        <w:r w:rsidR="00E27C35">
          <w:rPr>
            <w:color w:val="000000" w:themeColor="text1"/>
            <w:sz w:val="21"/>
            <w:szCs w:val="21"/>
          </w:rPr>
          <w:t>are</w:t>
        </w:r>
        <w:r w:rsidR="00E27C35" w:rsidRPr="00971F64">
          <w:rPr>
            <w:color w:val="000000" w:themeColor="text1"/>
            <w:sz w:val="21"/>
            <w:szCs w:val="21"/>
          </w:rPr>
          <w:t xml:space="preserve"> </w:t>
        </w:r>
      </w:ins>
      <w:r w:rsidRPr="00971F64">
        <w:rPr>
          <w:color w:val="000000" w:themeColor="text1"/>
          <w:sz w:val="21"/>
          <w:szCs w:val="21"/>
        </w:rPr>
        <w:t>included in all models.</w:t>
      </w:r>
    </w:p>
    <w:p w14:paraId="3E501D51" w14:textId="77777777" w:rsidR="008D0CAE" w:rsidRPr="008D0CAE" w:rsidRDefault="008D0CAE" w:rsidP="008D0CAE">
      <w:pPr>
        <w:rPr>
          <w:sz w:val="21"/>
          <w:szCs w:val="21"/>
        </w:rPr>
      </w:pPr>
    </w:p>
    <w:tbl>
      <w:tblPr>
        <w:tblW w:w="5000" w:type="pct"/>
        <w:tblLook w:val="04A0" w:firstRow="1" w:lastRow="0" w:firstColumn="1" w:lastColumn="0" w:noHBand="0" w:noVBand="1"/>
      </w:tblPr>
      <w:tblGrid>
        <w:gridCol w:w="1196"/>
        <w:gridCol w:w="943"/>
        <w:gridCol w:w="1065"/>
        <w:gridCol w:w="964"/>
        <w:gridCol w:w="908"/>
        <w:gridCol w:w="943"/>
        <w:gridCol w:w="865"/>
        <w:gridCol w:w="489"/>
        <w:gridCol w:w="987"/>
        <w:gridCol w:w="1000"/>
      </w:tblGrid>
      <w:tr w:rsidR="008D0CAE" w:rsidRPr="00971F64" w14:paraId="4793FDDB" w14:textId="77777777" w:rsidTr="008D0CAE">
        <w:trPr>
          <w:trHeight w:val="300"/>
        </w:trPr>
        <w:tc>
          <w:tcPr>
            <w:tcW w:w="639" w:type="pct"/>
            <w:tcBorders>
              <w:top w:val="nil"/>
              <w:left w:val="nil"/>
              <w:bottom w:val="single" w:sz="4" w:space="0" w:color="auto"/>
              <w:right w:val="nil"/>
            </w:tcBorders>
            <w:shd w:val="clear" w:color="auto" w:fill="auto"/>
            <w:noWrap/>
            <w:hideMark/>
          </w:tcPr>
          <w:p w14:paraId="415BAE08"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Intercept</w:t>
            </w:r>
          </w:p>
        </w:tc>
        <w:tc>
          <w:tcPr>
            <w:tcW w:w="504" w:type="pct"/>
            <w:tcBorders>
              <w:top w:val="nil"/>
              <w:left w:val="nil"/>
              <w:bottom w:val="single" w:sz="4" w:space="0" w:color="auto"/>
              <w:right w:val="nil"/>
            </w:tcBorders>
            <w:shd w:val="clear" w:color="auto" w:fill="auto"/>
            <w:noWrap/>
            <w:hideMark/>
          </w:tcPr>
          <w:p w14:paraId="753040A5" w14:textId="5840BFC6"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Total</w:t>
            </w:r>
            <w:r w:rsidR="008D0CAE">
              <w:rPr>
                <w:color w:val="000000" w:themeColor="text1"/>
                <w:sz w:val="21"/>
                <w:szCs w:val="21"/>
                <w:lang w:val="en-US"/>
              </w:rPr>
              <w:br/>
            </w:r>
            <w:r w:rsidRPr="00971F64">
              <w:rPr>
                <w:color w:val="000000" w:themeColor="text1"/>
                <w:sz w:val="21"/>
                <w:szCs w:val="21"/>
                <w:lang w:val="en-US"/>
              </w:rPr>
              <w:t>kelp</w:t>
            </w:r>
          </w:p>
        </w:tc>
        <w:tc>
          <w:tcPr>
            <w:tcW w:w="569" w:type="pct"/>
            <w:tcBorders>
              <w:top w:val="nil"/>
              <w:left w:val="nil"/>
              <w:bottom w:val="single" w:sz="4" w:space="0" w:color="auto"/>
              <w:right w:val="nil"/>
            </w:tcBorders>
            <w:shd w:val="clear" w:color="auto" w:fill="auto"/>
            <w:noWrap/>
            <w:hideMark/>
          </w:tcPr>
          <w:p w14:paraId="572CEEAE" w14:textId="5D6A977D"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Surface</w:t>
            </w:r>
            <w:r w:rsidR="008D0CAE">
              <w:rPr>
                <w:color w:val="000000" w:themeColor="text1"/>
                <w:sz w:val="21"/>
                <w:szCs w:val="21"/>
                <w:lang w:val="en-US"/>
              </w:rPr>
              <w:br/>
            </w:r>
            <w:r w:rsidRPr="00971F64">
              <w:rPr>
                <w:color w:val="000000" w:themeColor="text1"/>
                <w:sz w:val="21"/>
                <w:szCs w:val="21"/>
                <w:lang w:val="en-US"/>
              </w:rPr>
              <w:t>canopy</w:t>
            </w:r>
          </w:p>
        </w:tc>
        <w:tc>
          <w:tcPr>
            <w:tcW w:w="515" w:type="pct"/>
            <w:tcBorders>
              <w:top w:val="nil"/>
              <w:left w:val="nil"/>
              <w:bottom w:val="single" w:sz="4" w:space="0" w:color="auto"/>
              <w:right w:val="nil"/>
            </w:tcBorders>
            <w:shd w:val="clear" w:color="auto" w:fill="auto"/>
            <w:noWrap/>
            <w:hideMark/>
          </w:tcPr>
          <w:p w14:paraId="71CD630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i/>
                <w:color w:val="000000" w:themeColor="text1"/>
                <w:sz w:val="21"/>
                <w:szCs w:val="21"/>
                <w:lang w:val="en-US"/>
              </w:rPr>
              <w:t>Macro</w:t>
            </w:r>
          </w:p>
        </w:tc>
        <w:tc>
          <w:tcPr>
            <w:tcW w:w="485" w:type="pct"/>
            <w:tcBorders>
              <w:top w:val="nil"/>
              <w:left w:val="nil"/>
              <w:bottom w:val="single" w:sz="4" w:space="0" w:color="auto"/>
              <w:right w:val="nil"/>
            </w:tcBorders>
            <w:shd w:val="clear" w:color="auto" w:fill="auto"/>
            <w:noWrap/>
            <w:hideMark/>
          </w:tcPr>
          <w:p w14:paraId="6F5DBB6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roofErr w:type="spellStart"/>
            <w:r w:rsidRPr="00971F64">
              <w:rPr>
                <w:i/>
                <w:color w:val="000000" w:themeColor="text1"/>
                <w:sz w:val="21"/>
                <w:szCs w:val="21"/>
                <w:lang w:val="en-US"/>
              </w:rPr>
              <w:t>Nereo</w:t>
            </w:r>
            <w:proofErr w:type="spellEnd"/>
          </w:p>
        </w:tc>
        <w:tc>
          <w:tcPr>
            <w:tcW w:w="504" w:type="pct"/>
            <w:tcBorders>
              <w:top w:val="nil"/>
              <w:left w:val="nil"/>
              <w:bottom w:val="single" w:sz="4" w:space="0" w:color="auto"/>
              <w:right w:val="nil"/>
            </w:tcBorders>
            <w:shd w:val="clear" w:color="auto" w:fill="auto"/>
            <w:noWrap/>
            <w:hideMark/>
          </w:tcPr>
          <w:p w14:paraId="79EAEB3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roofErr w:type="spellStart"/>
            <w:r w:rsidRPr="00971F64">
              <w:rPr>
                <w:i/>
                <w:color w:val="000000" w:themeColor="text1"/>
                <w:sz w:val="21"/>
                <w:szCs w:val="21"/>
                <w:lang w:val="en-US"/>
              </w:rPr>
              <w:t>Ptery</w:t>
            </w:r>
            <w:proofErr w:type="spellEnd"/>
          </w:p>
        </w:tc>
        <w:tc>
          <w:tcPr>
            <w:tcW w:w="462" w:type="pct"/>
            <w:tcBorders>
              <w:top w:val="nil"/>
              <w:left w:val="nil"/>
              <w:bottom w:val="single" w:sz="4" w:space="0" w:color="auto"/>
              <w:right w:val="nil"/>
            </w:tcBorders>
            <w:shd w:val="clear" w:color="auto" w:fill="auto"/>
            <w:noWrap/>
            <w:hideMark/>
          </w:tcPr>
          <w:p w14:paraId="444F12A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Other</w:t>
            </w:r>
          </w:p>
        </w:tc>
        <w:tc>
          <w:tcPr>
            <w:tcW w:w="261" w:type="pct"/>
            <w:tcBorders>
              <w:top w:val="nil"/>
              <w:left w:val="nil"/>
              <w:bottom w:val="single" w:sz="4" w:space="0" w:color="auto"/>
              <w:right w:val="nil"/>
            </w:tcBorders>
            <w:shd w:val="clear" w:color="auto" w:fill="auto"/>
            <w:noWrap/>
            <w:hideMark/>
          </w:tcPr>
          <w:p w14:paraId="288C1B0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df</w:t>
            </w:r>
            <w:proofErr w:type="spellEnd"/>
          </w:p>
        </w:tc>
        <w:tc>
          <w:tcPr>
            <w:tcW w:w="527" w:type="pct"/>
            <w:tcBorders>
              <w:top w:val="nil"/>
              <w:left w:val="nil"/>
              <w:bottom w:val="single" w:sz="4" w:space="0" w:color="auto"/>
              <w:right w:val="nil"/>
            </w:tcBorders>
            <w:shd w:val="clear" w:color="auto" w:fill="auto"/>
            <w:noWrap/>
            <w:hideMark/>
          </w:tcPr>
          <w:p w14:paraId="21F61E3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AICc</w:t>
            </w:r>
            <w:proofErr w:type="spellEnd"/>
          </w:p>
        </w:tc>
        <w:tc>
          <w:tcPr>
            <w:tcW w:w="535" w:type="pct"/>
            <w:tcBorders>
              <w:top w:val="nil"/>
              <w:left w:val="nil"/>
              <w:bottom w:val="single" w:sz="4" w:space="0" w:color="auto"/>
              <w:right w:val="nil"/>
            </w:tcBorders>
            <w:shd w:val="clear" w:color="auto" w:fill="auto"/>
            <w:noWrap/>
            <w:hideMark/>
          </w:tcPr>
          <w:p w14:paraId="79F1AD5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roofErr w:type="spellStart"/>
            <w:r w:rsidRPr="00971F64">
              <w:rPr>
                <w:color w:val="000000" w:themeColor="text1"/>
                <w:sz w:val="21"/>
                <w:szCs w:val="21"/>
                <w:lang w:val="en-US"/>
              </w:rPr>
              <w:t>ΔAICc</w:t>
            </w:r>
            <w:proofErr w:type="spellEnd"/>
          </w:p>
        </w:tc>
      </w:tr>
      <w:tr w:rsidR="008D0CAE" w:rsidRPr="00971F64" w14:paraId="00F2A0BB" w14:textId="77777777" w:rsidTr="008D0CAE">
        <w:trPr>
          <w:trHeight w:val="283"/>
        </w:trPr>
        <w:tc>
          <w:tcPr>
            <w:tcW w:w="639" w:type="pct"/>
            <w:tcBorders>
              <w:top w:val="single" w:sz="4" w:space="0" w:color="auto"/>
              <w:left w:val="nil"/>
              <w:bottom w:val="nil"/>
              <w:right w:val="nil"/>
            </w:tcBorders>
            <w:shd w:val="clear" w:color="auto" w:fill="auto"/>
            <w:noWrap/>
            <w:hideMark/>
          </w:tcPr>
          <w:p w14:paraId="137EA230"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1.378</w:t>
            </w:r>
          </w:p>
        </w:tc>
        <w:tc>
          <w:tcPr>
            <w:tcW w:w="504" w:type="pct"/>
            <w:tcBorders>
              <w:top w:val="single" w:sz="4" w:space="0" w:color="auto"/>
              <w:left w:val="nil"/>
              <w:bottom w:val="nil"/>
              <w:right w:val="nil"/>
            </w:tcBorders>
            <w:shd w:val="clear" w:color="auto" w:fill="auto"/>
            <w:noWrap/>
            <w:vAlign w:val="center"/>
            <w:hideMark/>
          </w:tcPr>
          <w:p w14:paraId="7C20C6E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single" w:sz="4" w:space="0" w:color="auto"/>
              <w:left w:val="nil"/>
              <w:bottom w:val="nil"/>
              <w:right w:val="nil"/>
            </w:tcBorders>
            <w:shd w:val="clear" w:color="auto" w:fill="auto"/>
            <w:noWrap/>
            <w:vAlign w:val="center"/>
            <w:hideMark/>
          </w:tcPr>
          <w:p w14:paraId="107C7AD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single" w:sz="4" w:space="0" w:color="auto"/>
              <w:left w:val="nil"/>
              <w:bottom w:val="nil"/>
              <w:right w:val="nil"/>
            </w:tcBorders>
            <w:shd w:val="clear" w:color="auto" w:fill="auto"/>
            <w:noWrap/>
            <w:vAlign w:val="center"/>
            <w:hideMark/>
          </w:tcPr>
          <w:p w14:paraId="128176F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single" w:sz="4" w:space="0" w:color="auto"/>
              <w:left w:val="nil"/>
              <w:bottom w:val="nil"/>
              <w:right w:val="nil"/>
            </w:tcBorders>
            <w:shd w:val="clear" w:color="auto" w:fill="auto"/>
            <w:noWrap/>
            <w:vAlign w:val="center"/>
            <w:hideMark/>
          </w:tcPr>
          <w:p w14:paraId="0BBE2BB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single" w:sz="4" w:space="0" w:color="auto"/>
              <w:left w:val="nil"/>
              <w:bottom w:val="nil"/>
              <w:right w:val="nil"/>
            </w:tcBorders>
            <w:shd w:val="clear" w:color="auto" w:fill="auto"/>
            <w:noWrap/>
            <w:vAlign w:val="center"/>
            <w:hideMark/>
          </w:tcPr>
          <w:p w14:paraId="19A0C01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single" w:sz="4" w:space="0" w:color="auto"/>
              <w:left w:val="nil"/>
              <w:bottom w:val="nil"/>
              <w:right w:val="nil"/>
            </w:tcBorders>
            <w:shd w:val="clear" w:color="auto" w:fill="auto"/>
            <w:noWrap/>
            <w:vAlign w:val="center"/>
            <w:hideMark/>
          </w:tcPr>
          <w:p w14:paraId="46F6D2D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single" w:sz="4" w:space="0" w:color="auto"/>
              <w:left w:val="nil"/>
              <w:bottom w:val="nil"/>
              <w:right w:val="nil"/>
            </w:tcBorders>
            <w:shd w:val="clear" w:color="auto" w:fill="auto"/>
            <w:noWrap/>
            <w:vAlign w:val="center"/>
            <w:hideMark/>
          </w:tcPr>
          <w:p w14:paraId="0602F4F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w:t>
            </w:r>
          </w:p>
        </w:tc>
        <w:tc>
          <w:tcPr>
            <w:tcW w:w="527" w:type="pct"/>
            <w:tcBorders>
              <w:top w:val="single" w:sz="4" w:space="0" w:color="auto"/>
              <w:left w:val="nil"/>
              <w:bottom w:val="nil"/>
              <w:right w:val="nil"/>
            </w:tcBorders>
            <w:shd w:val="clear" w:color="auto" w:fill="auto"/>
            <w:noWrap/>
            <w:vAlign w:val="center"/>
            <w:hideMark/>
          </w:tcPr>
          <w:p w14:paraId="3A7D964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238.19</w:t>
            </w:r>
          </w:p>
        </w:tc>
        <w:tc>
          <w:tcPr>
            <w:tcW w:w="535" w:type="pct"/>
            <w:tcBorders>
              <w:top w:val="single" w:sz="4" w:space="0" w:color="auto"/>
              <w:left w:val="nil"/>
              <w:bottom w:val="nil"/>
              <w:right w:val="nil"/>
            </w:tcBorders>
            <w:shd w:val="clear" w:color="auto" w:fill="auto"/>
            <w:noWrap/>
            <w:vAlign w:val="center"/>
            <w:hideMark/>
          </w:tcPr>
          <w:p w14:paraId="7EFB121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0.00</w:t>
            </w:r>
          </w:p>
        </w:tc>
      </w:tr>
      <w:tr w:rsidR="008D0CAE" w:rsidRPr="00971F64" w14:paraId="53C1B5FA" w14:textId="77777777" w:rsidTr="008D0CAE">
        <w:trPr>
          <w:trHeight w:val="283"/>
        </w:trPr>
        <w:tc>
          <w:tcPr>
            <w:tcW w:w="639" w:type="pct"/>
            <w:tcBorders>
              <w:top w:val="nil"/>
              <w:left w:val="nil"/>
              <w:bottom w:val="nil"/>
              <w:right w:val="nil"/>
            </w:tcBorders>
            <w:shd w:val="clear" w:color="auto" w:fill="auto"/>
            <w:noWrap/>
            <w:hideMark/>
          </w:tcPr>
          <w:p w14:paraId="770CD06A"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1.499</w:t>
            </w:r>
          </w:p>
        </w:tc>
        <w:tc>
          <w:tcPr>
            <w:tcW w:w="504" w:type="pct"/>
            <w:tcBorders>
              <w:top w:val="nil"/>
              <w:left w:val="nil"/>
              <w:bottom w:val="nil"/>
              <w:right w:val="nil"/>
            </w:tcBorders>
            <w:shd w:val="clear" w:color="auto" w:fill="auto"/>
            <w:noWrap/>
            <w:vAlign w:val="center"/>
            <w:hideMark/>
          </w:tcPr>
          <w:p w14:paraId="41A4725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5CC32DF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46C7966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-0.206</w:t>
            </w:r>
          </w:p>
        </w:tc>
        <w:tc>
          <w:tcPr>
            <w:tcW w:w="485" w:type="pct"/>
            <w:tcBorders>
              <w:top w:val="nil"/>
              <w:left w:val="nil"/>
              <w:bottom w:val="nil"/>
              <w:right w:val="nil"/>
            </w:tcBorders>
            <w:shd w:val="clear" w:color="auto" w:fill="auto"/>
            <w:noWrap/>
            <w:vAlign w:val="center"/>
            <w:hideMark/>
          </w:tcPr>
          <w:p w14:paraId="71E1CB4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7E4139A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274E0FC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78C09AE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527" w:type="pct"/>
            <w:tcBorders>
              <w:top w:val="nil"/>
              <w:left w:val="nil"/>
              <w:bottom w:val="nil"/>
              <w:right w:val="nil"/>
            </w:tcBorders>
            <w:shd w:val="clear" w:color="auto" w:fill="auto"/>
            <w:noWrap/>
            <w:vAlign w:val="center"/>
            <w:hideMark/>
          </w:tcPr>
          <w:p w14:paraId="1003D76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240.42</w:t>
            </w:r>
          </w:p>
        </w:tc>
        <w:tc>
          <w:tcPr>
            <w:tcW w:w="535" w:type="pct"/>
            <w:tcBorders>
              <w:top w:val="nil"/>
              <w:left w:val="nil"/>
              <w:bottom w:val="nil"/>
              <w:right w:val="nil"/>
            </w:tcBorders>
            <w:shd w:val="clear" w:color="auto" w:fill="auto"/>
            <w:noWrap/>
            <w:vAlign w:val="center"/>
            <w:hideMark/>
          </w:tcPr>
          <w:p w14:paraId="7E6A6C1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2.23</w:t>
            </w:r>
          </w:p>
        </w:tc>
      </w:tr>
      <w:tr w:rsidR="008D0CAE" w:rsidRPr="00971F64" w14:paraId="75822008" w14:textId="77777777" w:rsidTr="008D0CAE">
        <w:trPr>
          <w:trHeight w:val="283"/>
        </w:trPr>
        <w:tc>
          <w:tcPr>
            <w:tcW w:w="639" w:type="pct"/>
            <w:tcBorders>
              <w:top w:val="nil"/>
              <w:left w:val="nil"/>
              <w:bottom w:val="nil"/>
              <w:right w:val="nil"/>
            </w:tcBorders>
            <w:shd w:val="clear" w:color="auto" w:fill="auto"/>
            <w:noWrap/>
            <w:hideMark/>
          </w:tcPr>
          <w:p w14:paraId="496F08F8"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1.335</w:t>
            </w:r>
          </w:p>
        </w:tc>
        <w:tc>
          <w:tcPr>
            <w:tcW w:w="504" w:type="pct"/>
            <w:tcBorders>
              <w:top w:val="nil"/>
              <w:left w:val="nil"/>
              <w:bottom w:val="nil"/>
              <w:right w:val="nil"/>
            </w:tcBorders>
            <w:shd w:val="clear" w:color="auto" w:fill="auto"/>
            <w:noWrap/>
            <w:vAlign w:val="center"/>
            <w:hideMark/>
          </w:tcPr>
          <w:p w14:paraId="43B7E11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0042344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06DB446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24DB21D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05AF27B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2B928B0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0.071</w:t>
            </w:r>
          </w:p>
        </w:tc>
        <w:tc>
          <w:tcPr>
            <w:tcW w:w="261" w:type="pct"/>
            <w:tcBorders>
              <w:top w:val="nil"/>
              <w:left w:val="nil"/>
              <w:bottom w:val="nil"/>
              <w:right w:val="nil"/>
            </w:tcBorders>
            <w:shd w:val="clear" w:color="auto" w:fill="auto"/>
            <w:noWrap/>
            <w:vAlign w:val="center"/>
            <w:hideMark/>
          </w:tcPr>
          <w:p w14:paraId="2FEC65F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527" w:type="pct"/>
            <w:tcBorders>
              <w:top w:val="nil"/>
              <w:left w:val="nil"/>
              <w:bottom w:val="nil"/>
              <w:right w:val="nil"/>
            </w:tcBorders>
            <w:shd w:val="clear" w:color="auto" w:fill="auto"/>
            <w:noWrap/>
            <w:vAlign w:val="center"/>
            <w:hideMark/>
          </w:tcPr>
          <w:p w14:paraId="1B0FC14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241.67</w:t>
            </w:r>
          </w:p>
        </w:tc>
        <w:tc>
          <w:tcPr>
            <w:tcW w:w="535" w:type="pct"/>
            <w:tcBorders>
              <w:top w:val="nil"/>
              <w:left w:val="nil"/>
              <w:bottom w:val="nil"/>
              <w:right w:val="nil"/>
            </w:tcBorders>
            <w:shd w:val="clear" w:color="auto" w:fill="auto"/>
            <w:noWrap/>
            <w:vAlign w:val="center"/>
            <w:hideMark/>
          </w:tcPr>
          <w:p w14:paraId="46779B0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3.49</w:t>
            </w:r>
          </w:p>
        </w:tc>
      </w:tr>
      <w:tr w:rsidR="008D0CAE" w:rsidRPr="00971F64" w14:paraId="65AEF92B" w14:textId="77777777" w:rsidTr="008D0CAE">
        <w:trPr>
          <w:trHeight w:val="283"/>
        </w:trPr>
        <w:tc>
          <w:tcPr>
            <w:tcW w:w="639" w:type="pct"/>
            <w:tcBorders>
              <w:top w:val="nil"/>
              <w:left w:val="nil"/>
              <w:bottom w:val="nil"/>
              <w:right w:val="nil"/>
            </w:tcBorders>
            <w:shd w:val="clear" w:color="auto" w:fill="auto"/>
            <w:noWrap/>
            <w:hideMark/>
          </w:tcPr>
          <w:p w14:paraId="1C13D0F0"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1.440</w:t>
            </w:r>
          </w:p>
        </w:tc>
        <w:tc>
          <w:tcPr>
            <w:tcW w:w="504" w:type="pct"/>
            <w:tcBorders>
              <w:top w:val="nil"/>
              <w:left w:val="nil"/>
              <w:bottom w:val="nil"/>
              <w:right w:val="nil"/>
            </w:tcBorders>
            <w:shd w:val="clear" w:color="auto" w:fill="auto"/>
            <w:noWrap/>
            <w:vAlign w:val="center"/>
            <w:hideMark/>
          </w:tcPr>
          <w:p w14:paraId="3F434EB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1430BAC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2C79F90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5E54274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5D73106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-0.046</w:t>
            </w:r>
          </w:p>
        </w:tc>
        <w:tc>
          <w:tcPr>
            <w:tcW w:w="462" w:type="pct"/>
            <w:tcBorders>
              <w:top w:val="nil"/>
              <w:left w:val="nil"/>
              <w:bottom w:val="nil"/>
              <w:right w:val="nil"/>
            </w:tcBorders>
            <w:shd w:val="clear" w:color="auto" w:fill="auto"/>
            <w:noWrap/>
            <w:vAlign w:val="center"/>
            <w:hideMark/>
          </w:tcPr>
          <w:p w14:paraId="2248275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45190C3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527" w:type="pct"/>
            <w:tcBorders>
              <w:top w:val="nil"/>
              <w:left w:val="nil"/>
              <w:bottom w:val="nil"/>
              <w:right w:val="nil"/>
            </w:tcBorders>
            <w:shd w:val="clear" w:color="auto" w:fill="auto"/>
            <w:noWrap/>
            <w:vAlign w:val="center"/>
            <w:hideMark/>
          </w:tcPr>
          <w:p w14:paraId="6CF77AB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242.63</w:t>
            </w:r>
          </w:p>
        </w:tc>
        <w:tc>
          <w:tcPr>
            <w:tcW w:w="535" w:type="pct"/>
            <w:tcBorders>
              <w:top w:val="nil"/>
              <w:left w:val="nil"/>
              <w:bottom w:val="nil"/>
              <w:right w:val="nil"/>
            </w:tcBorders>
            <w:shd w:val="clear" w:color="auto" w:fill="auto"/>
            <w:noWrap/>
            <w:vAlign w:val="center"/>
            <w:hideMark/>
          </w:tcPr>
          <w:p w14:paraId="6D2CAB2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4.44</w:t>
            </w:r>
          </w:p>
        </w:tc>
      </w:tr>
      <w:tr w:rsidR="008D0CAE" w:rsidRPr="00971F64" w14:paraId="74B1A9D9" w14:textId="77777777" w:rsidTr="008D0CAE">
        <w:trPr>
          <w:trHeight w:val="283"/>
        </w:trPr>
        <w:tc>
          <w:tcPr>
            <w:tcW w:w="639" w:type="pct"/>
            <w:tcBorders>
              <w:top w:val="nil"/>
              <w:left w:val="nil"/>
              <w:bottom w:val="nil"/>
              <w:right w:val="nil"/>
            </w:tcBorders>
            <w:shd w:val="clear" w:color="auto" w:fill="auto"/>
            <w:noWrap/>
            <w:hideMark/>
          </w:tcPr>
          <w:p w14:paraId="0499C629"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1.290</w:t>
            </w:r>
          </w:p>
        </w:tc>
        <w:tc>
          <w:tcPr>
            <w:tcW w:w="504" w:type="pct"/>
            <w:tcBorders>
              <w:top w:val="nil"/>
              <w:left w:val="nil"/>
              <w:bottom w:val="nil"/>
              <w:right w:val="nil"/>
            </w:tcBorders>
            <w:shd w:val="clear" w:color="auto" w:fill="auto"/>
            <w:noWrap/>
            <w:vAlign w:val="center"/>
            <w:hideMark/>
          </w:tcPr>
          <w:p w14:paraId="1A53B6B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1895373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2F73FD5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0FC9D91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0.075</w:t>
            </w:r>
          </w:p>
        </w:tc>
        <w:tc>
          <w:tcPr>
            <w:tcW w:w="504" w:type="pct"/>
            <w:tcBorders>
              <w:top w:val="nil"/>
              <w:left w:val="nil"/>
              <w:bottom w:val="nil"/>
              <w:right w:val="nil"/>
            </w:tcBorders>
            <w:shd w:val="clear" w:color="auto" w:fill="auto"/>
            <w:noWrap/>
            <w:vAlign w:val="center"/>
            <w:hideMark/>
          </w:tcPr>
          <w:p w14:paraId="4D99A72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1AADBF8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1698B73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527" w:type="pct"/>
            <w:tcBorders>
              <w:top w:val="nil"/>
              <w:left w:val="nil"/>
              <w:bottom w:val="nil"/>
              <w:right w:val="nil"/>
            </w:tcBorders>
            <w:shd w:val="clear" w:color="auto" w:fill="auto"/>
            <w:noWrap/>
            <w:vAlign w:val="center"/>
            <w:hideMark/>
          </w:tcPr>
          <w:p w14:paraId="7BBA974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242.73</w:t>
            </w:r>
          </w:p>
        </w:tc>
        <w:tc>
          <w:tcPr>
            <w:tcW w:w="535" w:type="pct"/>
            <w:tcBorders>
              <w:top w:val="nil"/>
              <w:left w:val="nil"/>
              <w:bottom w:val="nil"/>
              <w:right w:val="nil"/>
            </w:tcBorders>
            <w:shd w:val="clear" w:color="auto" w:fill="auto"/>
            <w:noWrap/>
            <w:vAlign w:val="center"/>
            <w:hideMark/>
          </w:tcPr>
          <w:p w14:paraId="404A126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4.54</w:t>
            </w:r>
          </w:p>
        </w:tc>
      </w:tr>
      <w:tr w:rsidR="008D0CAE" w:rsidRPr="00971F64" w14:paraId="57A32394" w14:textId="77777777" w:rsidTr="008D0CAE">
        <w:trPr>
          <w:trHeight w:val="283"/>
        </w:trPr>
        <w:tc>
          <w:tcPr>
            <w:tcW w:w="639" w:type="pct"/>
            <w:tcBorders>
              <w:top w:val="nil"/>
              <w:left w:val="nil"/>
              <w:bottom w:val="nil"/>
              <w:right w:val="nil"/>
            </w:tcBorders>
            <w:shd w:val="clear" w:color="auto" w:fill="auto"/>
            <w:noWrap/>
            <w:hideMark/>
          </w:tcPr>
          <w:p w14:paraId="5ECDEA42"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1.444</w:t>
            </w:r>
          </w:p>
        </w:tc>
        <w:tc>
          <w:tcPr>
            <w:tcW w:w="504" w:type="pct"/>
            <w:tcBorders>
              <w:top w:val="nil"/>
              <w:left w:val="nil"/>
              <w:bottom w:val="nil"/>
              <w:right w:val="nil"/>
            </w:tcBorders>
            <w:shd w:val="clear" w:color="auto" w:fill="auto"/>
            <w:noWrap/>
            <w:vAlign w:val="center"/>
            <w:hideMark/>
          </w:tcPr>
          <w:p w14:paraId="1CA0CCB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5FD9F05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-0.038</w:t>
            </w:r>
          </w:p>
        </w:tc>
        <w:tc>
          <w:tcPr>
            <w:tcW w:w="515" w:type="pct"/>
            <w:tcBorders>
              <w:top w:val="nil"/>
              <w:left w:val="nil"/>
              <w:bottom w:val="nil"/>
              <w:right w:val="nil"/>
            </w:tcBorders>
            <w:shd w:val="clear" w:color="auto" w:fill="auto"/>
            <w:noWrap/>
            <w:vAlign w:val="center"/>
            <w:hideMark/>
          </w:tcPr>
          <w:p w14:paraId="46E69A2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17B5259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1B6EB2C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00CDF96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78E5AE3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527" w:type="pct"/>
            <w:tcBorders>
              <w:top w:val="nil"/>
              <w:left w:val="nil"/>
              <w:bottom w:val="nil"/>
              <w:right w:val="nil"/>
            </w:tcBorders>
            <w:shd w:val="clear" w:color="auto" w:fill="auto"/>
            <w:noWrap/>
            <w:vAlign w:val="center"/>
            <w:hideMark/>
          </w:tcPr>
          <w:p w14:paraId="1E59975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243.30</w:t>
            </w:r>
          </w:p>
        </w:tc>
        <w:tc>
          <w:tcPr>
            <w:tcW w:w="535" w:type="pct"/>
            <w:tcBorders>
              <w:top w:val="nil"/>
              <w:left w:val="nil"/>
              <w:bottom w:val="nil"/>
              <w:right w:val="nil"/>
            </w:tcBorders>
            <w:shd w:val="clear" w:color="auto" w:fill="auto"/>
            <w:noWrap/>
            <w:vAlign w:val="center"/>
            <w:hideMark/>
          </w:tcPr>
          <w:p w14:paraId="6E0F2FA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5.11</w:t>
            </w:r>
          </w:p>
        </w:tc>
      </w:tr>
      <w:tr w:rsidR="008D0CAE" w:rsidRPr="00971F64" w14:paraId="0CA953B9" w14:textId="77777777" w:rsidTr="008D0CAE">
        <w:trPr>
          <w:trHeight w:val="283"/>
        </w:trPr>
        <w:tc>
          <w:tcPr>
            <w:tcW w:w="639" w:type="pct"/>
            <w:tcBorders>
              <w:top w:val="nil"/>
              <w:left w:val="nil"/>
              <w:bottom w:val="nil"/>
              <w:right w:val="nil"/>
            </w:tcBorders>
            <w:shd w:val="clear" w:color="auto" w:fill="auto"/>
            <w:noWrap/>
            <w:hideMark/>
          </w:tcPr>
          <w:p w14:paraId="2898DAC8"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1.442</w:t>
            </w:r>
          </w:p>
        </w:tc>
        <w:tc>
          <w:tcPr>
            <w:tcW w:w="504" w:type="pct"/>
            <w:tcBorders>
              <w:top w:val="nil"/>
              <w:left w:val="nil"/>
              <w:bottom w:val="nil"/>
              <w:right w:val="nil"/>
            </w:tcBorders>
            <w:shd w:val="clear" w:color="auto" w:fill="auto"/>
            <w:noWrap/>
            <w:vAlign w:val="center"/>
            <w:hideMark/>
          </w:tcPr>
          <w:p w14:paraId="0B0DE15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2E8B2A7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2BE8D8D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-0.212</w:t>
            </w:r>
          </w:p>
        </w:tc>
        <w:tc>
          <w:tcPr>
            <w:tcW w:w="485" w:type="pct"/>
            <w:tcBorders>
              <w:top w:val="nil"/>
              <w:left w:val="nil"/>
              <w:bottom w:val="nil"/>
              <w:right w:val="nil"/>
            </w:tcBorders>
            <w:shd w:val="clear" w:color="auto" w:fill="auto"/>
            <w:noWrap/>
            <w:vAlign w:val="center"/>
            <w:hideMark/>
          </w:tcPr>
          <w:p w14:paraId="1ED49AF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5D4A835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0E9CCF7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0.101</w:t>
            </w:r>
          </w:p>
        </w:tc>
        <w:tc>
          <w:tcPr>
            <w:tcW w:w="261" w:type="pct"/>
            <w:tcBorders>
              <w:top w:val="nil"/>
              <w:left w:val="nil"/>
              <w:bottom w:val="nil"/>
              <w:right w:val="nil"/>
            </w:tcBorders>
            <w:shd w:val="clear" w:color="auto" w:fill="auto"/>
            <w:noWrap/>
            <w:vAlign w:val="center"/>
            <w:hideMark/>
          </w:tcPr>
          <w:p w14:paraId="30CFA03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2841EFE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243.87</w:t>
            </w:r>
          </w:p>
        </w:tc>
        <w:tc>
          <w:tcPr>
            <w:tcW w:w="535" w:type="pct"/>
            <w:tcBorders>
              <w:top w:val="nil"/>
              <w:left w:val="nil"/>
              <w:bottom w:val="nil"/>
              <w:right w:val="nil"/>
            </w:tcBorders>
            <w:shd w:val="clear" w:color="auto" w:fill="auto"/>
            <w:noWrap/>
            <w:vAlign w:val="center"/>
            <w:hideMark/>
          </w:tcPr>
          <w:p w14:paraId="049CC11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5.68</w:t>
            </w:r>
          </w:p>
        </w:tc>
      </w:tr>
      <w:tr w:rsidR="008D0CAE" w:rsidRPr="00971F64" w14:paraId="4AD458A0" w14:textId="77777777" w:rsidTr="008D0CAE">
        <w:trPr>
          <w:trHeight w:val="283"/>
        </w:trPr>
        <w:tc>
          <w:tcPr>
            <w:tcW w:w="639" w:type="pct"/>
            <w:tcBorders>
              <w:top w:val="nil"/>
              <w:left w:val="nil"/>
              <w:bottom w:val="nil"/>
              <w:right w:val="nil"/>
            </w:tcBorders>
            <w:shd w:val="clear" w:color="auto" w:fill="auto"/>
            <w:noWrap/>
            <w:hideMark/>
          </w:tcPr>
          <w:p w14:paraId="56FDA00B"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1.446</w:t>
            </w:r>
          </w:p>
        </w:tc>
        <w:tc>
          <w:tcPr>
            <w:tcW w:w="504" w:type="pct"/>
            <w:tcBorders>
              <w:top w:val="nil"/>
              <w:left w:val="nil"/>
              <w:bottom w:val="nil"/>
              <w:right w:val="nil"/>
            </w:tcBorders>
            <w:shd w:val="clear" w:color="auto" w:fill="auto"/>
            <w:noWrap/>
            <w:vAlign w:val="center"/>
            <w:hideMark/>
          </w:tcPr>
          <w:p w14:paraId="5AF1BCE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-0.018</w:t>
            </w:r>
          </w:p>
        </w:tc>
        <w:tc>
          <w:tcPr>
            <w:tcW w:w="569" w:type="pct"/>
            <w:tcBorders>
              <w:top w:val="nil"/>
              <w:left w:val="nil"/>
              <w:bottom w:val="nil"/>
              <w:right w:val="nil"/>
            </w:tcBorders>
            <w:shd w:val="clear" w:color="auto" w:fill="auto"/>
            <w:noWrap/>
            <w:vAlign w:val="center"/>
            <w:hideMark/>
          </w:tcPr>
          <w:p w14:paraId="06E8F43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31EE877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26D0197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186D519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34DF7DD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7CEAC01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5</w:t>
            </w:r>
          </w:p>
        </w:tc>
        <w:tc>
          <w:tcPr>
            <w:tcW w:w="527" w:type="pct"/>
            <w:tcBorders>
              <w:top w:val="nil"/>
              <w:left w:val="nil"/>
              <w:bottom w:val="nil"/>
              <w:right w:val="nil"/>
            </w:tcBorders>
            <w:shd w:val="clear" w:color="auto" w:fill="auto"/>
            <w:noWrap/>
            <w:vAlign w:val="center"/>
            <w:hideMark/>
          </w:tcPr>
          <w:p w14:paraId="54D76A2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244.38</w:t>
            </w:r>
          </w:p>
        </w:tc>
        <w:tc>
          <w:tcPr>
            <w:tcW w:w="535" w:type="pct"/>
            <w:tcBorders>
              <w:top w:val="nil"/>
              <w:left w:val="nil"/>
              <w:bottom w:val="nil"/>
              <w:right w:val="nil"/>
            </w:tcBorders>
            <w:shd w:val="clear" w:color="auto" w:fill="auto"/>
            <w:noWrap/>
            <w:vAlign w:val="center"/>
            <w:hideMark/>
          </w:tcPr>
          <w:p w14:paraId="670F239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6.20</w:t>
            </w:r>
          </w:p>
        </w:tc>
      </w:tr>
      <w:tr w:rsidR="008D0CAE" w:rsidRPr="00971F64" w14:paraId="624AB6F4" w14:textId="77777777" w:rsidTr="008D0CAE">
        <w:trPr>
          <w:trHeight w:val="283"/>
        </w:trPr>
        <w:tc>
          <w:tcPr>
            <w:tcW w:w="639" w:type="pct"/>
            <w:tcBorders>
              <w:top w:val="nil"/>
              <w:left w:val="nil"/>
              <w:bottom w:val="nil"/>
              <w:right w:val="nil"/>
            </w:tcBorders>
            <w:shd w:val="clear" w:color="auto" w:fill="auto"/>
            <w:noWrap/>
            <w:hideMark/>
          </w:tcPr>
          <w:p w14:paraId="4F58E1FE"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1.547</w:t>
            </w:r>
          </w:p>
        </w:tc>
        <w:tc>
          <w:tcPr>
            <w:tcW w:w="504" w:type="pct"/>
            <w:tcBorders>
              <w:top w:val="nil"/>
              <w:left w:val="nil"/>
              <w:bottom w:val="nil"/>
              <w:right w:val="nil"/>
            </w:tcBorders>
            <w:shd w:val="clear" w:color="auto" w:fill="auto"/>
            <w:noWrap/>
            <w:vAlign w:val="center"/>
            <w:hideMark/>
          </w:tcPr>
          <w:p w14:paraId="1FE2AE6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5648A8A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3C7B4B0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-0.205</w:t>
            </w:r>
          </w:p>
        </w:tc>
        <w:tc>
          <w:tcPr>
            <w:tcW w:w="485" w:type="pct"/>
            <w:tcBorders>
              <w:top w:val="nil"/>
              <w:left w:val="nil"/>
              <w:bottom w:val="nil"/>
              <w:right w:val="nil"/>
            </w:tcBorders>
            <w:shd w:val="clear" w:color="auto" w:fill="auto"/>
            <w:noWrap/>
            <w:vAlign w:val="center"/>
            <w:hideMark/>
          </w:tcPr>
          <w:p w14:paraId="60FA8AD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06AD032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-0.035</w:t>
            </w:r>
          </w:p>
        </w:tc>
        <w:tc>
          <w:tcPr>
            <w:tcW w:w="462" w:type="pct"/>
            <w:tcBorders>
              <w:top w:val="nil"/>
              <w:left w:val="nil"/>
              <w:bottom w:val="nil"/>
              <w:right w:val="nil"/>
            </w:tcBorders>
            <w:shd w:val="clear" w:color="auto" w:fill="auto"/>
            <w:noWrap/>
            <w:vAlign w:val="center"/>
            <w:hideMark/>
          </w:tcPr>
          <w:p w14:paraId="365F50C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01AAB91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0D8A5B5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244.99</w:t>
            </w:r>
          </w:p>
        </w:tc>
        <w:tc>
          <w:tcPr>
            <w:tcW w:w="535" w:type="pct"/>
            <w:tcBorders>
              <w:top w:val="nil"/>
              <w:left w:val="nil"/>
              <w:bottom w:val="nil"/>
              <w:right w:val="nil"/>
            </w:tcBorders>
            <w:shd w:val="clear" w:color="auto" w:fill="auto"/>
            <w:noWrap/>
            <w:vAlign w:val="center"/>
            <w:hideMark/>
          </w:tcPr>
          <w:p w14:paraId="0FDE680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6.81</w:t>
            </w:r>
          </w:p>
        </w:tc>
      </w:tr>
      <w:tr w:rsidR="008D0CAE" w:rsidRPr="00971F64" w14:paraId="1316ECF5" w14:textId="77777777" w:rsidTr="008D0CAE">
        <w:trPr>
          <w:trHeight w:val="283"/>
        </w:trPr>
        <w:tc>
          <w:tcPr>
            <w:tcW w:w="639" w:type="pct"/>
            <w:tcBorders>
              <w:top w:val="nil"/>
              <w:left w:val="nil"/>
              <w:bottom w:val="nil"/>
              <w:right w:val="nil"/>
            </w:tcBorders>
            <w:shd w:val="clear" w:color="auto" w:fill="auto"/>
            <w:noWrap/>
            <w:hideMark/>
          </w:tcPr>
          <w:p w14:paraId="67598E9F"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1.447</w:t>
            </w:r>
          </w:p>
        </w:tc>
        <w:tc>
          <w:tcPr>
            <w:tcW w:w="504" w:type="pct"/>
            <w:tcBorders>
              <w:top w:val="nil"/>
              <w:left w:val="nil"/>
              <w:bottom w:val="nil"/>
              <w:right w:val="nil"/>
            </w:tcBorders>
            <w:shd w:val="clear" w:color="auto" w:fill="auto"/>
            <w:noWrap/>
            <w:vAlign w:val="center"/>
            <w:hideMark/>
          </w:tcPr>
          <w:p w14:paraId="71C15DB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22366F7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1D5FAEB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-0.195</w:t>
            </w:r>
          </w:p>
        </w:tc>
        <w:tc>
          <w:tcPr>
            <w:tcW w:w="485" w:type="pct"/>
            <w:tcBorders>
              <w:top w:val="nil"/>
              <w:left w:val="nil"/>
              <w:bottom w:val="nil"/>
              <w:right w:val="nil"/>
            </w:tcBorders>
            <w:shd w:val="clear" w:color="auto" w:fill="auto"/>
            <w:noWrap/>
            <w:vAlign w:val="center"/>
            <w:hideMark/>
          </w:tcPr>
          <w:p w14:paraId="7ABE143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0.041</w:t>
            </w:r>
          </w:p>
        </w:tc>
        <w:tc>
          <w:tcPr>
            <w:tcW w:w="504" w:type="pct"/>
            <w:tcBorders>
              <w:top w:val="nil"/>
              <w:left w:val="nil"/>
              <w:bottom w:val="nil"/>
              <w:right w:val="nil"/>
            </w:tcBorders>
            <w:shd w:val="clear" w:color="auto" w:fill="auto"/>
            <w:noWrap/>
            <w:vAlign w:val="center"/>
            <w:hideMark/>
          </w:tcPr>
          <w:p w14:paraId="691B7B1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5E4E293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778F6F6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54B2A9F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245.36</w:t>
            </w:r>
          </w:p>
        </w:tc>
        <w:tc>
          <w:tcPr>
            <w:tcW w:w="535" w:type="pct"/>
            <w:tcBorders>
              <w:top w:val="nil"/>
              <w:left w:val="nil"/>
              <w:bottom w:val="nil"/>
              <w:right w:val="nil"/>
            </w:tcBorders>
            <w:shd w:val="clear" w:color="auto" w:fill="auto"/>
            <w:noWrap/>
            <w:vAlign w:val="center"/>
            <w:hideMark/>
          </w:tcPr>
          <w:p w14:paraId="6530902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7.17</w:t>
            </w:r>
          </w:p>
        </w:tc>
      </w:tr>
      <w:tr w:rsidR="008D0CAE" w:rsidRPr="00971F64" w14:paraId="25907545" w14:textId="77777777" w:rsidTr="008D0CAE">
        <w:trPr>
          <w:trHeight w:val="283"/>
        </w:trPr>
        <w:tc>
          <w:tcPr>
            <w:tcW w:w="639" w:type="pct"/>
            <w:tcBorders>
              <w:top w:val="nil"/>
              <w:left w:val="nil"/>
              <w:bottom w:val="nil"/>
              <w:right w:val="nil"/>
            </w:tcBorders>
            <w:shd w:val="clear" w:color="auto" w:fill="auto"/>
            <w:noWrap/>
            <w:hideMark/>
          </w:tcPr>
          <w:p w14:paraId="718D1CBC"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1.400</w:t>
            </w:r>
          </w:p>
        </w:tc>
        <w:tc>
          <w:tcPr>
            <w:tcW w:w="504" w:type="pct"/>
            <w:tcBorders>
              <w:top w:val="nil"/>
              <w:left w:val="nil"/>
              <w:bottom w:val="nil"/>
              <w:right w:val="nil"/>
            </w:tcBorders>
            <w:shd w:val="clear" w:color="auto" w:fill="auto"/>
            <w:noWrap/>
            <w:vAlign w:val="center"/>
            <w:hideMark/>
          </w:tcPr>
          <w:p w14:paraId="4D945F2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5013CCA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229F59A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563ED82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43F6EF0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-0.069</w:t>
            </w:r>
          </w:p>
        </w:tc>
        <w:tc>
          <w:tcPr>
            <w:tcW w:w="462" w:type="pct"/>
            <w:tcBorders>
              <w:top w:val="nil"/>
              <w:left w:val="nil"/>
              <w:bottom w:val="nil"/>
              <w:right w:val="nil"/>
            </w:tcBorders>
            <w:shd w:val="clear" w:color="auto" w:fill="auto"/>
            <w:noWrap/>
            <w:vAlign w:val="center"/>
            <w:hideMark/>
          </w:tcPr>
          <w:p w14:paraId="733D262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0.111</w:t>
            </w:r>
          </w:p>
        </w:tc>
        <w:tc>
          <w:tcPr>
            <w:tcW w:w="261" w:type="pct"/>
            <w:tcBorders>
              <w:top w:val="nil"/>
              <w:left w:val="nil"/>
              <w:bottom w:val="nil"/>
              <w:right w:val="nil"/>
            </w:tcBorders>
            <w:shd w:val="clear" w:color="auto" w:fill="auto"/>
            <w:noWrap/>
            <w:vAlign w:val="center"/>
            <w:hideMark/>
          </w:tcPr>
          <w:p w14:paraId="0BEE7A7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56DE0E3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245.95</w:t>
            </w:r>
          </w:p>
        </w:tc>
        <w:tc>
          <w:tcPr>
            <w:tcW w:w="535" w:type="pct"/>
            <w:tcBorders>
              <w:top w:val="nil"/>
              <w:left w:val="nil"/>
              <w:bottom w:val="nil"/>
              <w:right w:val="nil"/>
            </w:tcBorders>
            <w:shd w:val="clear" w:color="auto" w:fill="auto"/>
            <w:noWrap/>
            <w:vAlign w:val="center"/>
            <w:hideMark/>
          </w:tcPr>
          <w:p w14:paraId="1FD410A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7.77</w:t>
            </w:r>
          </w:p>
        </w:tc>
      </w:tr>
      <w:tr w:rsidR="008D0CAE" w:rsidRPr="00971F64" w14:paraId="421A1FB1" w14:textId="77777777" w:rsidTr="008D0CAE">
        <w:trPr>
          <w:trHeight w:val="283"/>
        </w:trPr>
        <w:tc>
          <w:tcPr>
            <w:tcW w:w="639" w:type="pct"/>
            <w:tcBorders>
              <w:top w:val="nil"/>
              <w:left w:val="nil"/>
              <w:bottom w:val="nil"/>
              <w:right w:val="nil"/>
            </w:tcBorders>
            <w:shd w:val="clear" w:color="auto" w:fill="auto"/>
            <w:noWrap/>
            <w:hideMark/>
          </w:tcPr>
          <w:p w14:paraId="31EFA94A"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1.288</w:t>
            </w:r>
          </w:p>
        </w:tc>
        <w:tc>
          <w:tcPr>
            <w:tcW w:w="504" w:type="pct"/>
            <w:tcBorders>
              <w:top w:val="nil"/>
              <w:left w:val="nil"/>
              <w:bottom w:val="nil"/>
              <w:right w:val="nil"/>
            </w:tcBorders>
            <w:shd w:val="clear" w:color="auto" w:fill="auto"/>
            <w:noWrap/>
            <w:vAlign w:val="center"/>
            <w:hideMark/>
          </w:tcPr>
          <w:p w14:paraId="523E51D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3BD5F29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19C8EDD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4C5825A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0.070</w:t>
            </w:r>
          </w:p>
        </w:tc>
        <w:tc>
          <w:tcPr>
            <w:tcW w:w="504" w:type="pct"/>
            <w:tcBorders>
              <w:top w:val="nil"/>
              <w:left w:val="nil"/>
              <w:bottom w:val="nil"/>
              <w:right w:val="nil"/>
            </w:tcBorders>
            <w:shd w:val="clear" w:color="auto" w:fill="auto"/>
            <w:noWrap/>
            <w:vAlign w:val="center"/>
            <w:hideMark/>
          </w:tcPr>
          <w:p w14:paraId="6CA9FA8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4FFD962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0.015</w:t>
            </w:r>
          </w:p>
        </w:tc>
        <w:tc>
          <w:tcPr>
            <w:tcW w:w="261" w:type="pct"/>
            <w:tcBorders>
              <w:top w:val="nil"/>
              <w:left w:val="nil"/>
              <w:bottom w:val="nil"/>
              <w:right w:val="nil"/>
            </w:tcBorders>
            <w:shd w:val="clear" w:color="auto" w:fill="auto"/>
            <w:noWrap/>
            <w:vAlign w:val="center"/>
            <w:hideMark/>
          </w:tcPr>
          <w:p w14:paraId="4E75AF6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13D7EC5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246.24</w:t>
            </w:r>
          </w:p>
        </w:tc>
        <w:tc>
          <w:tcPr>
            <w:tcW w:w="535" w:type="pct"/>
            <w:tcBorders>
              <w:top w:val="nil"/>
              <w:left w:val="nil"/>
              <w:bottom w:val="nil"/>
              <w:right w:val="nil"/>
            </w:tcBorders>
            <w:shd w:val="clear" w:color="auto" w:fill="auto"/>
            <w:noWrap/>
            <w:vAlign w:val="center"/>
            <w:hideMark/>
          </w:tcPr>
          <w:p w14:paraId="5D91EC1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8.05</w:t>
            </w:r>
          </w:p>
        </w:tc>
      </w:tr>
      <w:tr w:rsidR="008D0CAE" w:rsidRPr="00971F64" w14:paraId="5B5C16F7" w14:textId="77777777" w:rsidTr="008D0CAE">
        <w:trPr>
          <w:trHeight w:val="283"/>
        </w:trPr>
        <w:tc>
          <w:tcPr>
            <w:tcW w:w="639" w:type="pct"/>
            <w:tcBorders>
              <w:top w:val="nil"/>
              <w:left w:val="nil"/>
              <w:bottom w:val="nil"/>
              <w:right w:val="nil"/>
            </w:tcBorders>
            <w:shd w:val="clear" w:color="auto" w:fill="auto"/>
            <w:noWrap/>
            <w:hideMark/>
          </w:tcPr>
          <w:p w14:paraId="7F3EA921"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1.399</w:t>
            </w:r>
          </w:p>
        </w:tc>
        <w:tc>
          <w:tcPr>
            <w:tcW w:w="504" w:type="pct"/>
            <w:tcBorders>
              <w:top w:val="nil"/>
              <w:left w:val="nil"/>
              <w:bottom w:val="nil"/>
              <w:right w:val="nil"/>
            </w:tcBorders>
            <w:shd w:val="clear" w:color="auto" w:fill="auto"/>
            <w:noWrap/>
            <w:vAlign w:val="center"/>
            <w:hideMark/>
          </w:tcPr>
          <w:p w14:paraId="21EB636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5E514F8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-0.060</w:t>
            </w:r>
          </w:p>
        </w:tc>
        <w:tc>
          <w:tcPr>
            <w:tcW w:w="515" w:type="pct"/>
            <w:tcBorders>
              <w:top w:val="nil"/>
              <w:left w:val="nil"/>
              <w:bottom w:val="nil"/>
              <w:right w:val="nil"/>
            </w:tcBorders>
            <w:shd w:val="clear" w:color="auto" w:fill="auto"/>
            <w:noWrap/>
            <w:vAlign w:val="center"/>
            <w:hideMark/>
          </w:tcPr>
          <w:p w14:paraId="70655B4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7B6B1C6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572CF65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72F2D1CC"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0.131</w:t>
            </w:r>
          </w:p>
        </w:tc>
        <w:tc>
          <w:tcPr>
            <w:tcW w:w="261" w:type="pct"/>
            <w:tcBorders>
              <w:top w:val="nil"/>
              <w:left w:val="nil"/>
              <w:bottom w:val="nil"/>
              <w:right w:val="nil"/>
            </w:tcBorders>
            <w:shd w:val="clear" w:color="auto" w:fill="auto"/>
            <w:noWrap/>
            <w:vAlign w:val="center"/>
            <w:hideMark/>
          </w:tcPr>
          <w:p w14:paraId="686784C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665DC84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246.49</w:t>
            </w:r>
          </w:p>
        </w:tc>
        <w:tc>
          <w:tcPr>
            <w:tcW w:w="535" w:type="pct"/>
            <w:tcBorders>
              <w:top w:val="nil"/>
              <w:left w:val="nil"/>
              <w:bottom w:val="nil"/>
              <w:right w:val="nil"/>
            </w:tcBorders>
            <w:shd w:val="clear" w:color="auto" w:fill="auto"/>
            <w:noWrap/>
            <w:vAlign w:val="center"/>
            <w:hideMark/>
          </w:tcPr>
          <w:p w14:paraId="36D9C4B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8.30</w:t>
            </w:r>
          </w:p>
        </w:tc>
      </w:tr>
      <w:tr w:rsidR="008D0CAE" w:rsidRPr="00971F64" w14:paraId="0D2E0A7C" w14:textId="77777777" w:rsidTr="008D0CAE">
        <w:trPr>
          <w:trHeight w:val="283"/>
        </w:trPr>
        <w:tc>
          <w:tcPr>
            <w:tcW w:w="639" w:type="pct"/>
            <w:tcBorders>
              <w:top w:val="nil"/>
              <w:left w:val="nil"/>
              <w:bottom w:val="nil"/>
              <w:right w:val="nil"/>
            </w:tcBorders>
            <w:shd w:val="clear" w:color="auto" w:fill="auto"/>
            <w:noWrap/>
            <w:hideMark/>
          </w:tcPr>
          <w:p w14:paraId="76E9D8F2"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1.388</w:t>
            </w:r>
          </w:p>
        </w:tc>
        <w:tc>
          <w:tcPr>
            <w:tcW w:w="504" w:type="pct"/>
            <w:tcBorders>
              <w:top w:val="nil"/>
              <w:left w:val="nil"/>
              <w:bottom w:val="nil"/>
              <w:right w:val="nil"/>
            </w:tcBorders>
            <w:shd w:val="clear" w:color="auto" w:fill="auto"/>
            <w:noWrap/>
            <w:vAlign w:val="center"/>
            <w:hideMark/>
          </w:tcPr>
          <w:p w14:paraId="0434A63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72DA426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3A327E3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3E21470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0.103</w:t>
            </w:r>
          </w:p>
        </w:tc>
        <w:tc>
          <w:tcPr>
            <w:tcW w:w="504" w:type="pct"/>
            <w:tcBorders>
              <w:top w:val="nil"/>
              <w:left w:val="nil"/>
              <w:bottom w:val="nil"/>
              <w:right w:val="nil"/>
            </w:tcBorders>
            <w:shd w:val="clear" w:color="auto" w:fill="auto"/>
            <w:noWrap/>
            <w:vAlign w:val="center"/>
            <w:hideMark/>
          </w:tcPr>
          <w:p w14:paraId="1DAE5D6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-0.097</w:t>
            </w:r>
          </w:p>
        </w:tc>
        <w:tc>
          <w:tcPr>
            <w:tcW w:w="462" w:type="pct"/>
            <w:tcBorders>
              <w:top w:val="nil"/>
              <w:left w:val="nil"/>
              <w:bottom w:val="nil"/>
              <w:right w:val="nil"/>
            </w:tcBorders>
            <w:shd w:val="clear" w:color="auto" w:fill="auto"/>
            <w:noWrap/>
            <w:vAlign w:val="center"/>
            <w:hideMark/>
          </w:tcPr>
          <w:p w14:paraId="45417F3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7CBB7D6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3FC60F3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246.76</w:t>
            </w:r>
          </w:p>
        </w:tc>
        <w:tc>
          <w:tcPr>
            <w:tcW w:w="535" w:type="pct"/>
            <w:tcBorders>
              <w:top w:val="nil"/>
              <w:left w:val="nil"/>
              <w:bottom w:val="nil"/>
              <w:right w:val="nil"/>
            </w:tcBorders>
            <w:shd w:val="clear" w:color="auto" w:fill="auto"/>
            <w:noWrap/>
            <w:vAlign w:val="center"/>
            <w:hideMark/>
          </w:tcPr>
          <w:p w14:paraId="2C42792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8.58</w:t>
            </w:r>
          </w:p>
        </w:tc>
      </w:tr>
      <w:tr w:rsidR="008D0CAE" w:rsidRPr="00971F64" w14:paraId="128B2CDF" w14:textId="77777777" w:rsidTr="008D0CAE">
        <w:trPr>
          <w:trHeight w:val="283"/>
        </w:trPr>
        <w:tc>
          <w:tcPr>
            <w:tcW w:w="639" w:type="pct"/>
            <w:tcBorders>
              <w:top w:val="nil"/>
              <w:left w:val="nil"/>
              <w:bottom w:val="nil"/>
              <w:right w:val="nil"/>
            </w:tcBorders>
            <w:shd w:val="clear" w:color="auto" w:fill="auto"/>
            <w:noWrap/>
            <w:hideMark/>
          </w:tcPr>
          <w:p w14:paraId="3A54F790"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1.472</w:t>
            </w:r>
          </w:p>
        </w:tc>
        <w:tc>
          <w:tcPr>
            <w:tcW w:w="504" w:type="pct"/>
            <w:tcBorders>
              <w:top w:val="nil"/>
              <w:left w:val="nil"/>
              <w:bottom w:val="nil"/>
              <w:right w:val="nil"/>
            </w:tcBorders>
            <w:shd w:val="clear" w:color="auto" w:fill="auto"/>
            <w:noWrap/>
            <w:vAlign w:val="center"/>
            <w:hideMark/>
          </w:tcPr>
          <w:p w14:paraId="68AA11D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5F7B970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-0.031</w:t>
            </w:r>
          </w:p>
        </w:tc>
        <w:tc>
          <w:tcPr>
            <w:tcW w:w="515" w:type="pct"/>
            <w:tcBorders>
              <w:top w:val="nil"/>
              <w:left w:val="nil"/>
              <w:bottom w:val="nil"/>
              <w:right w:val="nil"/>
            </w:tcBorders>
            <w:shd w:val="clear" w:color="auto" w:fill="auto"/>
            <w:noWrap/>
            <w:vAlign w:val="center"/>
            <w:hideMark/>
          </w:tcPr>
          <w:p w14:paraId="235F038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0F16124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5CC8F4C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-0.028</w:t>
            </w:r>
          </w:p>
        </w:tc>
        <w:tc>
          <w:tcPr>
            <w:tcW w:w="462" w:type="pct"/>
            <w:tcBorders>
              <w:top w:val="nil"/>
              <w:left w:val="nil"/>
              <w:bottom w:val="nil"/>
              <w:right w:val="nil"/>
            </w:tcBorders>
            <w:shd w:val="clear" w:color="auto" w:fill="auto"/>
            <w:noWrap/>
            <w:vAlign w:val="center"/>
            <w:hideMark/>
          </w:tcPr>
          <w:p w14:paraId="24636A3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14EE4D0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6</w:t>
            </w:r>
          </w:p>
        </w:tc>
        <w:tc>
          <w:tcPr>
            <w:tcW w:w="527" w:type="pct"/>
            <w:tcBorders>
              <w:top w:val="nil"/>
              <w:left w:val="nil"/>
              <w:bottom w:val="nil"/>
              <w:right w:val="nil"/>
            </w:tcBorders>
            <w:shd w:val="clear" w:color="auto" w:fill="auto"/>
            <w:noWrap/>
            <w:vAlign w:val="center"/>
            <w:hideMark/>
          </w:tcPr>
          <w:p w14:paraId="150D838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247.71</w:t>
            </w:r>
          </w:p>
        </w:tc>
        <w:tc>
          <w:tcPr>
            <w:tcW w:w="535" w:type="pct"/>
            <w:tcBorders>
              <w:top w:val="nil"/>
              <w:left w:val="nil"/>
              <w:bottom w:val="nil"/>
              <w:right w:val="nil"/>
            </w:tcBorders>
            <w:shd w:val="clear" w:color="auto" w:fill="auto"/>
            <w:noWrap/>
            <w:vAlign w:val="center"/>
            <w:hideMark/>
          </w:tcPr>
          <w:p w14:paraId="427B62D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9.53</w:t>
            </w:r>
          </w:p>
        </w:tc>
      </w:tr>
      <w:tr w:rsidR="008D0CAE" w:rsidRPr="00971F64" w14:paraId="5AD17A7A" w14:textId="77777777" w:rsidTr="008D0CAE">
        <w:trPr>
          <w:trHeight w:val="283"/>
        </w:trPr>
        <w:tc>
          <w:tcPr>
            <w:tcW w:w="639" w:type="pct"/>
            <w:tcBorders>
              <w:top w:val="nil"/>
              <w:left w:val="nil"/>
              <w:bottom w:val="nil"/>
              <w:right w:val="nil"/>
            </w:tcBorders>
            <w:shd w:val="clear" w:color="auto" w:fill="auto"/>
            <w:noWrap/>
            <w:hideMark/>
          </w:tcPr>
          <w:p w14:paraId="00450FED"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1.503</w:t>
            </w:r>
          </w:p>
        </w:tc>
        <w:tc>
          <w:tcPr>
            <w:tcW w:w="504" w:type="pct"/>
            <w:tcBorders>
              <w:top w:val="nil"/>
              <w:left w:val="nil"/>
              <w:bottom w:val="nil"/>
              <w:right w:val="nil"/>
            </w:tcBorders>
            <w:shd w:val="clear" w:color="auto" w:fill="auto"/>
            <w:noWrap/>
            <w:vAlign w:val="center"/>
            <w:hideMark/>
          </w:tcPr>
          <w:p w14:paraId="7480B15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081F4F7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343749D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-0.211</w:t>
            </w:r>
          </w:p>
        </w:tc>
        <w:tc>
          <w:tcPr>
            <w:tcW w:w="485" w:type="pct"/>
            <w:tcBorders>
              <w:top w:val="nil"/>
              <w:left w:val="nil"/>
              <w:bottom w:val="nil"/>
              <w:right w:val="nil"/>
            </w:tcBorders>
            <w:shd w:val="clear" w:color="auto" w:fill="auto"/>
            <w:noWrap/>
            <w:vAlign w:val="center"/>
            <w:hideMark/>
          </w:tcPr>
          <w:p w14:paraId="481881E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bottom w:val="nil"/>
              <w:right w:val="nil"/>
            </w:tcBorders>
            <w:shd w:val="clear" w:color="auto" w:fill="auto"/>
            <w:noWrap/>
            <w:vAlign w:val="center"/>
            <w:hideMark/>
          </w:tcPr>
          <w:p w14:paraId="6F3BD7E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-0.062</w:t>
            </w:r>
          </w:p>
        </w:tc>
        <w:tc>
          <w:tcPr>
            <w:tcW w:w="462" w:type="pct"/>
            <w:tcBorders>
              <w:top w:val="nil"/>
              <w:left w:val="nil"/>
              <w:bottom w:val="nil"/>
              <w:right w:val="nil"/>
            </w:tcBorders>
            <w:shd w:val="clear" w:color="auto" w:fill="auto"/>
            <w:noWrap/>
            <w:vAlign w:val="center"/>
            <w:hideMark/>
          </w:tcPr>
          <w:p w14:paraId="65D77F9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0.134</w:t>
            </w:r>
          </w:p>
        </w:tc>
        <w:tc>
          <w:tcPr>
            <w:tcW w:w="261" w:type="pct"/>
            <w:tcBorders>
              <w:top w:val="nil"/>
              <w:left w:val="nil"/>
              <w:bottom w:val="nil"/>
              <w:right w:val="nil"/>
            </w:tcBorders>
            <w:shd w:val="clear" w:color="auto" w:fill="auto"/>
            <w:noWrap/>
            <w:vAlign w:val="center"/>
            <w:hideMark/>
          </w:tcPr>
          <w:p w14:paraId="1747355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w:t>
            </w:r>
          </w:p>
        </w:tc>
        <w:tc>
          <w:tcPr>
            <w:tcW w:w="527" w:type="pct"/>
            <w:tcBorders>
              <w:top w:val="nil"/>
              <w:left w:val="nil"/>
              <w:bottom w:val="nil"/>
              <w:right w:val="nil"/>
            </w:tcBorders>
            <w:shd w:val="clear" w:color="auto" w:fill="auto"/>
            <w:noWrap/>
            <w:vAlign w:val="center"/>
            <w:hideMark/>
          </w:tcPr>
          <w:p w14:paraId="21D6819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248.29</w:t>
            </w:r>
          </w:p>
        </w:tc>
        <w:tc>
          <w:tcPr>
            <w:tcW w:w="535" w:type="pct"/>
            <w:tcBorders>
              <w:top w:val="nil"/>
              <w:left w:val="nil"/>
              <w:bottom w:val="nil"/>
              <w:right w:val="nil"/>
            </w:tcBorders>
            <w:shd w:val="clear" w:color="auto" w:fill="auto"/>
            <w:noWrap/>
            <w:vAlign w:val="center"/>
            <w:hideMark/>
          </w:tcPr>
          <w:p w14:paraId="3D35FA5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10.10</w:t>
            </w:r>
          </w:p>
        </w:tc>
      </w:tr>
      <w:tr w:rsidR="008D0CAE" w:rsidRPr="00971F64" w14:paraId="2D0B8602" w14:textId="77777777" w:rsidTr="008D0CAE">
        <w:trPr>
          <w:trHeight w:val="283"/>
        </w:trPr>
        <w:tc>
          <w:tcPr>
            <w:tcW w:w="639" w:type="pct"/>
            <w:tcBorders>
              <w:top w:val="nil"/>
              <w:left w:val="nil"/>
              <w:bottom w:val="nil"/>
              <w:right w:val="nil"/>
            </w:tcBorders>
            <w:shd w:val="clear" w:color="auto" w:fill="auto"/>
            <w:noWrap/>
            <w:hideMark/>
          </w:tcPr>
          <w:p w14:paraId="31546DDE"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1.423</w:t>
            </w:r>
          </w:p>
        </w:tc>
        <w:tc>
          <w:tcPr>
            <w:tcW w:w="504" w:type="pct"/>
            <w:tcBorders>
              <w:top w:val="nil"/>
              <w:left w:val="nil"/>
              <w:bottom w:val="nil"/>
              <w:right w:val="nil"/>
            </w:tcBorders>
            <w:shd w:val="clear" w:color="auto" w:fill="auto"/>
            <w:noWrap/>
            <w:vAlign w:val="center"/>
            <w:hideMark/>
          </w:tcPr>
          <w:p w14:paraId="0F07A56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33624740"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5C54375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-0.204</w:t>
            </w:r>
          </w:p>
        </w:tc>
        <w:tc>
          <w:tcPr>
            <w:tcW w:w="485" w:type="pct"/>
            <w:tcBorders>
              <w:top w:val="nil"/>
              <w:left w:val="nil"/>
              <w:bottom w:val="nil"/>
              <w:right w:val="nil"/>
            </w:tcBorders>
            <w:shd w:val="clear" w:color="auto" w:fill="auto"/>
            <w:noWrap/>
            <w:vAlign w:val="center"/>
            <w:hideMark/>
          </w:tcPr>
          <w:p w14:paraId="25DCF82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0.025</w:t>
            </w:r>
          </w:p>
        </w:tc>
        <w:tc>
          <w:tcPr>
            <w:tcW w:w="504" w:type="pct"/>
            <w:tcBorders>
              <w:top w:val="nil"/>
              <w:left w:val="nil"/>
              <w:bottom w:val="nil"/>
              <w:right w:val="nil"/>
            </w:tcBorders>
            <w:shd w:val="clear" w:color="auto" w:fill="auto"/>
            <w:noWrap/>
            <w:vAlign w:val="center"/>
            <w:hideMark/>
          </w:tcPr>
          <w:p w14:paraId="2929A6D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62" w:type="pct"/>
            <w:tcBorders>
              <w:top w:val="nil"/>
              <w:left w:val="nil"/>
              <w:bottom w:val="nil"/>
              <w:right w:val="nil"/>
            </w:tcBorders>
            <w:shd w:val="clear" w:color="auto" w:fill="auto"/>
            <w:noWrap/>
            <w:vAlign w:val="center"/>
            <w:hideMark/>
          </w:tcPr>
          <w:p w14:paraId="3DF1A34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0.079</w:t>
            </w:r>
          </w:p>
        </w:tc>
        <w:tc>
          <w:tcPr>
            <w:tcW w:w="261" w:type="pct"/>
            <w:tcBorders>
              <w:top w:val="nil"/>
              <w:left w:val="nil"/>
              <w:bottom w:val="nil"/>
              <w:right w:val="nil"/>
            </w:tcBorders>
            <w:shd w:val="clear" w:color="auto" w:fill="auto"/>
            <w:noWrap/>
            <w:vAlign w:val="center"/>
            <w:hideMark/>
          </w:tcPr>
          <w:p w14:paraId="7A119E3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w:t>
            </w:r>
          </w:p>
        </w:tc>
        <w:tc>
          <w:tcPr>
            <w:tcW w:w="527" w:type="pct"/>
            <w:tcBorders>
              <w:top w:val="nil"/>
              <w:left w:val="nil"/>
              <w:bottom w:val="nil"/>
              <w:right w:val="nil"/>
            </w:tcBorders>
            <w:shd w:val="clear" w:color="auto" w:fill="auto"/>
            <w:noWrap/>
            <w:vAlign w:val="center"/>
            <w:hideMark/>
          </w:tcPr>
          <w:p w14:paraId="10F0033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248.80</w:t>
            </w:r>
          </w:p>
        </w:tc>
        <w:tc>
          <w:tcPr>
            <w:tcW w:w="535" w:type="pct"/>
            <w:tcBorders>
              <w:top w:val="nil"/>
              <w:left w:val="nil"/>
              <w:bottom w:val="nil"/>
              <w:right w:val="nil"/>
            </w:tcBorders>
            <w:shd w:val="clear" w:color="auto" w:fill="auto"/>
            <w:noWrap/>
            <w:vAlign w:val="center"/>
            <w:hideMark/>
          </w:tcPr>
          <w:p w14:paraId="62B74CD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10.61</w:t>
            </w:r>
          </w:p>
        </w:tc>
      </w:tr>
      <w:tr w:rsidR="008D0CAE" w:rsidRPr="00971F64" w14:paraId="2A293F3A" w14:textId="77777777" w:rsidTr="008D0CAE">
        <w:trPr>
          <w:trHeight w:val="283"/>
        </w:trPr>
        <w:tc>
          <w:tcPr>
            <w:tcW w:w="639" w:type="pct"/>
            <w:tcBorders>
              <w:top w:val="nil"/>
              <w:left w:val="nil"/>
              <w:bottom w:val="nil"/>
              <w:right w:val="nil"/>
            </w:tcBorders>
            <w:shd w:val="clear" w:color="auto" w:fill="auto"/>
            <w:noWrap/>
            <w:hideMark/>
          </w:tcPr>
          <w:p w14:paraId="2E20D385"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1.508</w:t>
            </w:r>
          </w:p>
        </w:tc>
        <w:tc>
          <w:tcPr>
            <w:tcW w:w="504" w:type="pct"/>
            <w:tcBorders>
              <w:top w:val="nil"/>
              <w:left w:val="nil"/>
              <w:bottom w:val="nil"/>
              <w:right w:val="nil"/>
            </w:tcBorders>
            <w:shd w:val="clear" w:color="auto" w:fill="auto"/>
            <w:noWrap/>
            <w:vAlign w:val="center"/>
            <w:hideMark/>
          </w:tcPr>
          <w:p w14:paraId="3C5F522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2FDFB54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3439479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-0.187</w:t>
            </w:r>
          </w:p>
        </w:tc>
        <w:tc>
          <w:tcPr>
            <w:tcW w:w="485" w:type="pct"/>
            <w:tcBorders>
              <w:top w:val="nil"/>
              <w:left w:val="nil"/>
              <w:bottom w:val="nil"/>
              <w:right w:val="nil"/>
            </w:tcBorders>
            <w:shd w:val="clear" w:color="auto" w:fill="auto"/>
            <w:noWrap/>
            <w:vAlign w:val="center"/>
            <w:hideMark/>
          </w:tcPr>
          <w:p w14:paraId="147C68E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0.064</w:t>
            </w:r>
          </w:p>
        </w:tc>
        <w:tc>
          <w:tcPr>
            <w:tcW w:w="504" w:type="pct"/>
            <w:tcBorders>
              <w:top w:val="nil"/>
              <w:left w:val="nil"/>
              <w:bottom w:val="nil"/>
              <w:right w:val="nil"/>
            </w:tcBorders>
            <w:shd w:val="clear" w:color="auto" w:fill="auto"/>
            <w:noWrap/>
            <w:vAlign w:val="center"/>
            <w:hideMark/>
          </w:tcPr>
          <w:p w14:paraId="03D1928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-0.068</w:t>
            </w:r>
          </w:p>
        </w:tc>
        <w:tc>
          <w:tcPr>
            <w:tcW w:w="462" w:type="pct"/>
            <w:tcBorders>
              <w:top w:val="nil"/>
              <w:left w:val="nil"/>
              <w:bottom w:val="nil"/>
              <w:right w:val="nil"/>
            </w:tcBorders>
            <w:shd w:val="clear" w:color="auto" w:fill="auto"/>
            <w:noWrap/>
            <w:vAlign w:val="center"/>
            <w:hideMark/>
          </w:tcPr>
          <w:p w14:paraId="19F0183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261" w:type="pct"/>
            <w:tcBorders>
              <w:top w:val="nil"/>
              <w:left w:val="nil"/>
              <w:bottom w:val="nil"/>
              <w:right w:val="nil"/>
            </w:tcBorders>
            <w:shd w:val="clear" w:color="auto" w:fill="auto"/>
            <w:noWrap/>
            <w:vAlign w:val="center"/>
            <w:hideMark/>
          </w:tcPr>
          <w:p w14:paraId="2ADEE76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w:t>
            </w:r>
          </w:p>
        </w:tc>
        <w:tc>
          <w:tcPr>
            <w:tcW w:w="527" w:type="pct"/>
            <w:tcBorders>
              <w:top w:val="nil"/>
              <w:left w:val="nil"/>
              <w:bottom w:val="nil"/>
              <w:right w:val="nil"/>
            </w:tcBorders>
            <w:shd w:val="clear" w:color="auto" w:fill="auto"/>
            <w:noWrap/>
            <w:vAlign w:val="center"/>
            <w:hideMark/>
          </w:tcPr>
          <w:p w14:paraId="445F3A7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249.67</w:t>
            </w:r>
          </w:p>
        </w:tc>
        <w:tc>
          <w:tcPr>
            <w:tcW w:w="535" w:type="pct"/>
            <w:tcBorders>
              <w:top w:val="nil"/>
              <w:left w:val="nil"/>
              <w:bottom w:val="nil"/>
              <w:right w:val="nil"/>
            </w:tcBorders>
            <w:shd w:val="clear" w:color="auto" w:fill="auto"/>
            <w:noWrap/>
            <w:vAlign w:val="center"/>
            <w:hideMark/>
          </w:tcPr>
          <w:p w14:paraId="145208D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11.48</w:t>
            </w:r>
          </w:p>
        </w:tc>
      </w:tr>
      <w:tr w:rsidR="008D0CAE" w:rsidRPr="00971F64" w14:paraId="4EEB36B2" w14:textId="77777777" w:rsidTr="008D0CAE">
        <w:trPr>
          <w:trHeight w:val="283"/>
        </w:trPr>
        <w:tc>
          <w:tcPr>
            <w:tcW w:w="639" w:type="pct"/>
            <w:tcBorders>
              <w:top w:val="nil"/>
              <w:left w:val="nil"/>
              <w:bottom w:val="nil"/>
              <w:right w:val="nil"/>
            </w:tcBorders>
            <w:shd w:val="clear" w:color="auto" w:fill="auto"/>
            <w:noWrap/>
            <w:hideMark/>
          </w:tcPr>
          <w:p w14:paraId="0B6B4CDF"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1.374</w:t>
            </w:r>
          </w:p>
        </w:tc>
        <w:tc>
          <w:tcPr>
            <w:tcW w:w="504" w:type="pct"/>
            <w:tcBorders>
              <w:top w:val="nil"/>
              <w:left w:val="nil"/>
              <w:bottom w:val="nil"/>
              <w:right w:val="nil"/>
            </w:tcBorders>
            <w:shd w:val="clear" w:color="auto" w:fill="auto"/>
            <w:noWrap/>
            <w:vAlign w:val="center"/>
            <w:hideMark/>
          </w:tcPr>
          <w:p w14:paraId="2E70AE5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nil"/>
              <w:right w:val="nil"/>
            </w:tcBorders>
            <w:shd w:val="clear" w:color="auto" w:fill="auto"/>
            <w:noWrap/>
            <w:vAlign w:val="center"/>
            <w:hideMark/>
          </w:tcPr>
          <w:p w14:paraId="33DD740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nil"/>
              <w:right w:val="nil"/>
            </w:tcBorders>
            <w:shd w:val="clear" w:color="auto" w:fill="auto"/>
            <w:noWrap/>
            <w:vAlign w:val="center"/>
            <w:hideMark/>
          </w:tcPr>
          <w:p w14:paraId="51B93FBB"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bottom w:val="nil"/>
              <w:right w:val="nil"/>
            </w:tcBorders>
            <w:shd w:val="clear" w:color="auto" w:fill="auto"/>
            <w:noWrap/>
            <w:vAlign w:val="center"/>
            <w:hideMark/>
          </w:tcPr>
          <w:p w14:paraId="4ACEC73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0.096</w:t>
            </w:r>
          </w:p>
        </w:tc>
        <w:tc>
          <w:tcPr>
            <w:tcW w:w="504" w:type="pct"/>
            <w:tcBorders>
              <w:top w:val="nil"/>
              <w:left w:val="nil"/>
              <w:bottom w:val="nil"/>
              <w:right w:val="nil"/>
            </w:tcBorders>
            <w:shd w:val="clear" w:color="auto" w:fill="auto"/>
            <w:noWrap/>
            <w:vAlign w:val="center"/>
            <w:hideMark/>
          </w:tcPr>
          <w:p w14:paraId="79BC8FF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-0.104</w:t>
            </w:r>
          </w:p>
        </w:tc>
        <w:tc>
          <w:tcPr>
            <w:tcW w:w="462" w:type="pct"/>
            <w:tcBorders>
              <w:top w:val="nil"/>
              <w:left w:val="nil"/>
              <w:bottom w:val="nil"/>
              <w:right w:val="nil"/>
            </w:tcBorders>
            <w:shd w:val="clear" w:color="auto" w:fill="auto"/>
            <w:noWrap/>
            <w:vAlign w:val="center"/>
            <w:hideMark/>
          </w:tcPr>
          <w:p w14:paraId="51EC0FE2"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0.053</w:t>
            </w:r>
          </w:p>
        </w:tc>
        <w:tc>
          <w:tcPr>
            <w:tcW w:w="261" w:type="pct"/>
            <w:tcBorders>
              <w:top w:val="nil"/>
              <w:left w:val="nil"/>
              <w:bottom w:val="nil"/>
              <w:right w:val="nil"/>
            </w:tcBorders>
            <w:shd w:val="clear" w:color="auto" w:fill="auto"/>
            <w:noWrap/>
            <w:vAlign w:val="center"/>
            <w:hideMark/>
          </w:tcPr>
          <w:p w14:paraId="682A356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w:t>
            </w:r>
          </w:p>
        </w:tc>
        <w:tc>
          <w:tcPr>
            <w:tcW w:w="527" w:type="pct"/>
            <w:tcBorders>
              <w:top w:val="nil"/>
              <w:left w:val="nil"/>
              <w:bottom w:val="nil"/>
              <w:right w:val="nil"/>
            </w:tcBorders>
            <w:shd w:val="clear" w:color="auto" w:fill="auto"/>
            <w:noWrap/>
            <w:vAlign w:val="center"/>
            <w:hideMark/>
          </w:tcPr>
          <w:p w14:paraId="36509F1E"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250.25</w:t>
            </w:r>
          </w:p>
        </w:tc>
        <w:tc>
          <w:tcPr>
            <w:tcW w:w="535" w:type="pct"/>
            <w:tcBorders>
              <w:top w:val="nil"/>
              <w:left w:val="nil"/>
              <w:bottom w:val="nil"/>
              <w:right w:val="nil"/>
            </w:tcBorders>
            <w:shd w:val="clear" w:color="auto" w:fill="auto"/>
            <w:noWrap/>
            <w:vAlign w:val="center"/>
            <w:hideMark/>
          </w:tcPr>
          <w:p w14:paraId="4DF519C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12.06</w:t>
            </w:r>
          </w:p>
        </w:tc>
      </w:tr>
      <w:tr w:rsidR="008D0CAE" w:rsidRPr="00971F64" w14:paraId="348974CC" w14:textId="77777777" w:rsidTr="008D0CAE">
        <w:trPr>
          <w:trHeight w:val="283"/>
        </w:trPr>
        <w:tc>
          <w:tcPr>
            <w:tcW w:w="639" w:type="pct"/>
            <w:tcBorders>
              <w:top w:val="nil"/>
              <w:left w:val="nil"/>
              <w:right w:val="nil"/>
            </w:tcBorders>
            <w:shd w:val="clear" w:color="auto" w:fill="auto"/>
            <w:noWrap/>
            <w:hideMark/>
          </w:tcPr>
          <w:p w14:paraId="309E1C1D"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1.437</w:t>
            </w:r>
          </w:p>
        </w:tc>
        <w:tc>
          <w:tcPr>
            <w:tcW w:w="504" w:type="pct"/>
            <w:tcBorders>
              <w:top w:val="nil"/>
              <w:left w:val="nil"/>
              <w:right w:val="nil"/>
            </w:tcBorders>
            <w:shd w:val="clear" w:color="auto" w:fill="auto"/>
            <w:noWrap/>
            <w:vAlign w:val="center"/>
            <w:hideMark/>
          </w:tcPr>
          <w:p w14:paraId="3CA94905"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right w:val="nil"/>
            </w:tcBorders>
            <w:shd w:val="clear" w:color="auto" w:fill="auto"/>
            <w:noWrap/>
            <w:vAlign w:val="center"/>
            <w:hideMark/>
          </w:tcPr>
          <w:p w14:paraId="45631F6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-0.050</w:t>
            </w:r>
          </w:p>
        </w:tc>
        <w:tc>
          <w:tcPr>
            <w:tcW w:w="515" w:type="pct"/>
            <w:tcBorders>
              <w:top w:val="nil"/>
              <w:left w:val="nil"/>
              <w:right w:val="nil"/>
            </w:tcBorders>
            <w:shd w:val="clear" w:color="auto" w:fill="auto"/>
            <w:noWrap/>
            <w:vAlign w:val="center"/>
            <w:hideMark/>
          </w:tcPr>
          <w:p w14:paraId="06B8A36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485" w:type="pct"/>
            <w:tcBorders>
              <w:top w:val="nil"/>
              <w:left w:val="nil"/>
              <w:right w:val="nil"/>
            </w:tcBorders>
            <w:shd w:val="clear" w:color="auto" w:fill="auto"/>
            <w:noWrap/>
            <w:vAlign w:val="center"/>
            <w:hideMark/>
          </w:tcPr>
          <w:p w14:paraId="7461C9AF"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04" w:type="pct"/>
            <w:tcBorders>
              <w:top w:val="nil"/>
              <w:left w:val="nil"/>
              <w:right w:val="nil"/>
            </w:tcBorders>
            <w:shd w:val="clear" w:color="auto" w:fill="auto"/>
            <w:noWrap/>
            <w:vAlign w:val="center"/>
            <w:hideMark/>
          </w:tcPr>
          <w:p w14:paraId="668336E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-0.050</w:t>
            </w:r>
          </w:p>
        </w:tc>
        <w:tc>
          <w:tcPr>
            <w:tcW w:w="462" w:type="pct"/>
            <w:tcBorders>
              <w:top w:val="nil"/>
              <w:left w:val="nil"/>
              <w:right w:val="nil"/>
            </w:tcBorders>
            <w:shd w:val="clear" w:color="auto" w:fill="auto"/>
            <w:noWrap/>
            <w:vAlign w:val="center"/>
            <w:hideMark/>
          </w:tcPr>
          <w:p w14:paraId="52DE57B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0.148</w:t>
            </w:r>
          </w:p>
        </w:tc>
        <w:tc>
          <w:tcPr>
            <w:tcW w:w="261" w:type="pct"/>
            <w:tcBorders>
              <w:top w:val="nil"/>
              <w:left w:val="nil"/>
              <w:right w:val="nil"/>
            </w:tcBorders>
            <w:shd w:val="clear" w:color="auto" w:fill="auto"/>
            <w:noWrap/>
            <w:vAlign w:val="center"/>
            <w:hideMark/>
          </w:tcPr>
          <w:p w14:paraId="36D71358"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7</w:t>
            </w:r>
          </w:p>
        </w:tc>
        <w:tc>
          <w:tcPr>
            <w:tcW w:w="527" w:type="pct"/>
            <w:tcBorders>
              <w:top w:val="nil"/>
              <w:left w:val="nil"/>
              <w:right w:val="nil"/>
            </w:tcBorders>
            <w:shd w:val="clear" w:color="auto" w:fill="auto"/>
            <w:noWrap/>
            <w:vAlign w:val="center"/>
            <w:hideMark/>
          </w:tcPr>
          <w:p w14:paraId="740DDBFA"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250.88</w:t>
            </w:r>
          </w:p>
        </w:tc>
        <w:tc>
          <w:tcPr>
            <w:tcW w:w="535" w:type="pct"/>
            <w:tcBorders>
              <w:top w:val="nil"/>
              <w:left w:val="nil"/>
              <w:right w:val="nil"/>
            </w:tcBorders>
            <w:shd w:val="clear" w:color="auto" w:fill="auto"/>
            <w:noWrap/>
            <w:vAlign w:val="center"/>
            <w:hideMark/>
          </w:tcPr>
          <w:p w14:paraId="52BCEAD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12.69</w:t>
            </w:r>
          </w:p>
        </w:tc>
      </w:tr>
      <w:tr w:rsidR="008D0CAE" w:rsidRPr="00971F64" w14:paraId="400ED9E2" w14:textId="77777777" w:rsidTr="008D0CAE">
        <w:trPr>
          <w:trHeight w:val="283"/>
        </w:trPr>
        <w:tc>
          <w:tcPr>
            <w:tcW w:w="639" w:type="pct"/>
            <w:tcBorders>
              <w:top w:val="nil"/>
              <w:left w:val="nil"/>
              <w:bottom w:val="single" w:sz="4" w:space="0" w:color="auto"/>
              <w:right w:val="nil"/>
            </w:tcBorders>
            <w:shd w:val="clear" w:color="auto" w:fill="auto"/>
            <w:noWrap/>
            <w:hideMark/>
          </w:tcPr>
          <w:p w14:paraId="18528F47" w14:textId="77777777" w:rsidR="0038698C" w:rsidRPr="00971F64" w:rsidRDefault="0038698C" w:rsidP="008D0CAE">
            <w:pPr>
              <w:adjustRightInd w:val="0"/>
              <w:snapToGrid w:val="0"/>
              <w:spacing w:line="240" w:lineRule="auto"/>
              <w:ind w:right="4" w:firstLine="0"/>
              <w:contextualSpacing/>
              <w:rPr>
                <w:color w:val="000000" w:themeColor="text1"/>
                <w:sz w:val="21"/>
                <w:szCs w:val="21"/>
                <w:lang w:val="en-US"/>
              </w:rPr>
            </w:pPr>
            <w:r w:rsidRPr="00971F64">
              <w:rPr>
                <w:color w:val="000000" w:themeColor="text1"/>
                <w:sz w:val="21"/>
                <w:szCs w:val="21"/>
                <w:lang w:val="en-US"/>
              </w:rPr>
              <w:t>1.486</w:t>
            </w:r>
          </w:p>
        </w:tc>
        <w:tc>
          <w:tcPr>
            <w:tcW w:w="504" w:type="pct"/>
            <w:tcBorders>
              <w:top w:val="nil"/>
              <w:left w:val="nil"/>
              <w:bottom w:val="single" w:sz="4" w:space="0" w:color="auto"/>
              <w:right w:val="nil"/>
            </w:tcBorders>
            <w:shd w:val="clear" w:color="auto" w:fill="auto"/>
            <w:noWrap/>
            <w:vAlign w:val="center"/>
            <w:hideMark/>
          </w:tcPr>
          <w:p w14:paraId="324F501D"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69" w:type="pct"/>
            <w:tcBorders>
              <w:top w:val="nil"/>
              <w:left w:val="nil"/>
              <w:bottom w:val="single" w:sz="4" w:space="0" w:color="auto"/>
              <w:right w:val="nil"/>
            </w:tcBorders>
            <w:shd w:val="clear" w:color="auto" w:fill="auto"/>
            <w:noWrap/>
            <w:vAlign w:val="center"/>
            <w:hideMark/>
          </w:tcPr>
          <w:p w14:paraId="27C140A7"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p>
        </w:tc>
        <w:tc>
          <w:tcPr>
            <w:tcW w:w="515" w:type="pct"/>
            <w:tcBorders>
              <w:top w:val="nil"/>
              <w:left w:val="nil"/>
              <w:bottom w:val="single" w:sz="4" w:space="0" w:color="auto"/>
              <w:right w:val="nil"/>
            </w:tcBorders>
            <w:shd w:val="clear" w:color="auto" w:fill="auto"/>
            <w:noWrap/>
            <w:vAlign w:val="center"/>
            <w:hideMark/>
          </w:tcPr>
          <w:p w14:paraId="3BDA118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-0.197</w:t>
            </w:r>
          </w:p>
        </w:tc>
        <w:tc>
          <w:tcPr>
            <w:tcW w:w="485" w:type="pct"/>
            <w:tcBorders>
              <w:top w:val="nil"/>
              <w:left w:val="nil"/>
              <w:bottom w:val="single" w:sz="4" w:space="0" w:color="auto"/>
              <w:right w:val="nil"/>
            </w:tcBorders>
            <w:shd w:val="clear" w:color="auto" w:fill="auto"/>
            <w:noWrap/>
            <w:vAlign w:val="center"/>
            <w:hideMark/>
          </w:tcPr>
          <w:p w14:paraId="37DF06C4"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0.047</w:t>
            </w:r>
          </w:p>
        </w:tc>
        <w:tc>
          <w:tcPr>
            <w:tcW w:w="504" w:type="pct"/>
            <w:tcBorders>
              <w:top w:val="nil"/>
              <w:left w:val="nil"/>
              <w:bottom w:val="single" w:sz="4" w:space="0" w:color="auto"/>
              <w:right w:val="nil"/>
            </w:tcBorders>
            <w:shd w:val="clear" w:color="auto" w:fill="auto"/>
            <w:noWrap/>
            <w:vAlign w:val="center"/>
            <w:hideMark/>
          </w:tcPr>
          <w:p w14:paraId="021352D1"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-0.080</w:t>
            </w:r>
          </w:p>
        </w:tc>
        <w:tc>
          <w:tcPr>
            <w:tcW w:w="462" w:type="pct"/>
            <w:tcBorders>
              <w:top w:val="nil"/>
              <w:left w:val="nil"/>
              <w:bottom w:val="single" w:sz="4" w:space="0" w:color="auto"/>
              <w:right w:val="nil"/>
            </w:tcBorders>
            <w:shd w:val="clear" w:color="auto" w:fill="auto"/>
            <w:noWrap/>
            <w:vAlign w:val="center"/>
            <w:hideMark/>
          </w:tcPr>
          <w:p w14:paraId="3A5CC596"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0.100</w:t>
            </w:r>
          </w:p>
        </w:tc>
        <w:tc>
          <w:tcPr>
            <w:tcW w:w="261" w:type="pct"/>
            <w:tcBorders>
              <w:top w:val="nil"/>
              <w:left w:val="nil"/>
              <w:bottom w:val="single" w:sz="4" w:space="0" w:color="auto"/>
              <w:right w:val="nil"/>
            </w:tcBorders>
            <w:shd w:val="clear" w:color="auto" w:fill="auto"/>
            <w:noWrap/>
            <w:vAlign w:val="center"/>
            <w:hideMark/>
          </w:tcPr>
          <w:p w14:paraId="1414E50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8</w:t>
            </w:r>
          </w:p>
        </w:tc>
        <w:tc>
          <w:tcPr>
            <w:tcW w:w="527" w:type="pct"/>
            <w:tcBorders>
              <w:top w:val="nil"/>
              <w:left w:val="nil"/>
              <w:bottom w:val="single" w:sz="4" w:space="0" w:color="auto"/>
              <w:right w:val="nil"/>
            </w:tcBorders>
            <w:shd w:val="clear" w:color="auto" w:fill="auto"/>
            <w:noWrap/>
            <w:vAlign w:val="center"/>
            <w:hideMark/>
          </w:tcPr>
          <w:p w14:paraId="00A35713"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253.09</w:t>
            </w:r>
          </w:p>
        </w:tc>
        <w:tc>
          <w:tcPr>
            <w:tcW w:w="535" w:type="pct"/>
            <w:tcBorders>
              <w:top w:val="nil"/>
              <w:left w:val="nil"/>
              <w:bottom w:val="single" w:sz="4" w:space="0" w:color="auto"/>
              <w:right w:val="nil"/>
            </w:tcBorders>
            <w:shd w:val="clear" w:color="auto" w:fill="auto"/>
            <w:noWrap/>
            <w:vAlign w:val="center"/>
            <w:hideMark/>
          </w:tcPr>
          <w:p w14:paraId="15502E59" w14:textId="77777777" w:rsidR="0038698C" w:rsidRPr="00971F64" w:rsidRDefault="0038698C" w:rsidP="008D0CAE">
            <w:pPr>
              <w:adjustRightInd w:val="0"/>
              <w:snapToGrid w:val="0"/>
              <w:spacing w:line="240" w:lineRule="auto"/>
              <w:ind w:right="4" w:firstLine="0"/>
              <w:contextualSpacing/>
              <w:jc w:val="center"/>
              <w:rPr>
                <w:color w:val="000000" w:themeColor="text1"/>
                <w:sz w:val="21"/>
                <w:szCs w:val="21"/>
                <w:lang w:val="en-US"/>
              </w:rPr>
            </w:pPr>
            <w:r w:rsidRPr="00971F64">
              <w:rPr>
                <w:color w:val="000000" w:themeColor="text1"/>
                <w:sz w:val="21"/>
                <w:szCs w:val="21"/>
                <w:lang w:val="en-US"/>
              </w:rPr>
              <w:t>14.90</w:t>
            </w:r>
          </w:p>
        </w:tc>
      </w:tr>
    </w:tbl>
    <w:p w14:paraId="14C9985F" w14:textId="77777777" w:rsidR="0038698C" w:rsidRPr="00971F64" w:rsidRDefault="0038698C" w:rsidP="00971F64">
      <w:pPr>
        <w:pStyle w:val="NoSpacing"/>
        <w:adjustRightInd w:val="0"/>
        <w:snapToGrid w:val="0"/>
        <w:ind w:right="4"/>
        <w:contextualSpacing/>
        <w:jc w:val="both"/>
        <w:rPr>
          <w:color w:val="000000" w:themeColor="text1"/>
          <w:sz w:val="21"/>
          <w:szCs w:val="21"/>
        </w:rPr>
      </w:pPr>
    </w:p>
    <w:p w14:paraId="14E72777" w14:textId="77777777" w:rsidR="0038698C" w:rsidRPr="00971F64" w:rsidRDefault="0038698C" w:rsidP="00971F64">
      <w:pPr>
        <w:pStyle w:val="Heading2"/>
        <w:adjustRightInd w:val="0"/>
        <w:snapToGrid w:val="0"/>
        <w:spacing w:before="0" w:after="0" w:line="240" w:lineRule="auto"/>
        <w:ind w:right="4"/>
        <w:contextualSpacing/>
        <w:jc w:val="both"/>
        <w:rPr>
          <w:rFonts w:cs="Times New Roman"/>
          <w:color w:val="000000" w:themeColor="text1"/>
          <w:sz w:val="21"/>
          <w:szCs w:val="21"/>
        </w:rPr>
      </w:pPr>
      <w:bookmarkStart w:id="31" w:name="_rsiltnns0pnj" w:colFirst="0" w:colLast="0"/>
      <w:bookmarkEnd w:id="31"/>
      <w:r w:rsidRPr="00971F64">
        <w:rPr>
          <w:rFonts w:cs="Times New Roman"/>
          <w:color w:val="000000" w:themeColor="text1"/>
          <w:sz w:val="21"/>
          <w:szCs w:val="21"/>
        </w:rPr>
        <w:br w:type="page"/>
      </w:r>
    </w:p>
    <w:p w14:paraId="661ED21A" w14:textId="77777777" w:rsidR="008D0CAE" w:rsidRPr="008D0CAE" w:rsidRDefault="008D0CAE" w:rsidP="00F76A8F">
      <w:pPr>
        <w:ind w:firstLine="0"/>
      </w:pPr>
      <w:bookmarkStart w:id="32" w:name="_vvknb4n4tpdq" w:colFirst="0" w:colLast="0"/>
      <w:bookmarkEnd w:id="32"/>
    </w:p>
    <w:p w14:paraId="2AAED649" w14:textId="77777777" w:rsidR="0038698C" w:rsidRPr="00971F64" w:rsidRDefault="0038698C" w:rsidP="00971F64">
      <w:pPr>
        <w:adjustRightInd w:val="0"/>
        <w:snapToGrid w:val="0"/>
        <w:spacing w:line="240" w:lineRule="auto"/>
        <w:ind w:right="4" w:firstLine="0"/>
        <w:contextualSpacing/>
        <w:jc w:val="both"/>
        <w:rPr>
          <w:color w:val="000000" w:themeColor="text1"/>
          <w:sz w:val="21"/>
          <w:szCs w:val="21"/>
        </w:rPr>
      </w:pPr>
      <w:r w:rsidRPr="00971F64">
        <w:rPr>
          <w:noProof/>
          <w:color w:val="000000" w:themeColor="text1"/>
          <w:sz w:val="21"/>
          <w:szCs w:val="21"/>
          <w:lang w:val="en-US"/>
        </w:rPr>
        <w:drawing>
          <wp:inline distT="0" distB="0" distL="0" distR="0" wp14:anchorId="706766AF" wp14:editId="49DB42C2">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14:paraId="105F7A21" w14:textId="21B98E99"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33" w:name="_jmvonyj6prg1" w:colFirst="0" w:colLast="0"/>
      <w:bookmarkEnd w:id="33"/>
      <w:r w:rsidRPr="00971F64">
        <w:rPr>
          <w:color w:val="000000" w:themeColor="text1"/>
          <w:sz w:val="21"/>
          <w:szCs w:val="21"/>
        </w:rPr>
        <w:t xml:space="preserve">Figure S1. Substrate and relief at the five sites: DI = Destruction Island, CJ = Cape Johnson, CA = Cape Alava, TI = </w:t>
      </w:r>
      <w:proofErr w:type="spellStart"/>
      <w:r w:rsidRPr="00971F64">
        <w:rPr>
          <w:color w:val="000000" w:themeColor="text1"/>
          <w:sz w:val="21"/>
          <w:szCs w:val="21"/>
        </w:rPr>
        <w:t>Tatoosh</w:t>
      </w:r>
      <w:proofErr w:type="spellEnd"/>
      <w:r w:rsidRPr="00971F64">
        <w:rPr>
          <w:color w:val="000000" w:themeColor="text1"/>
          <w:sz w:val="21"/>
          <w:szCs w:val="21"/>
        </w:rPr>
        <w:t xml:space="preserve"> Island, NB = Neah Bay and at two depths (5 and 10 m) for </w:t>
      </w:r>
      <w:proofErr w:type="spellStart"/>
      <w:r w:rsidRPr="00971F64">
        <w:rPr>
          <w:color w:val="000000" w:themeColor="text1"/>
          <w:sz w:val="21"/>
          <w:szCs w:val="21"/>
        </w:rPr>
        <w:t>Tatoosh</w:t>
      </w:r>
      <w:proofErr w:type="spellEnd"/>
      <w:r w:rsidRPr="00971F64">
        <w:rPr>
          <w:color w:val="000000" w:themeColor="text1"/>
          <w:sz w:val="21"/>
          <w:szCs w:val="21"/>
        </w:rPr>
        <w:t xml:space="preserve"> Island. Relief categories measure the change in elevation across the width of the 2-m</w:t>
      </w:r>
      <w:ins w:id="34" w:author="Nick.Tolimieri" w:date="2022-12-22T11:48:00Z">
        <w:r w:rsidR="00E27C35">
          <w:rPr>
            <w:color w:val="000000" w:themeColor="text1"/>
            <w:sz w:val="21"/>
            <w:szCs w:val="21"/>
          </w:rPr>
          <w:t xml:space="preserve"> wide</w:t>
        </w:r>
      </w:ins>
      <w:r w:rsidRPr="00971F64">
        <w:rPr>
          <w:color w:val="000000" w:themeColor="text1"/>
          <w:sz w:val="21"/>
          <w:szCs w:val="21"/>
        </w:rPr>
        <w:t xml:space="preserve"> transect.</w:t>
      </w:r>
    </w:p>
    <w:p w14:paraId="39DCF2AB" w14:textId="18091658" w:rsidR="0038698C" w:rsidRDefault="0038698C" w:rsidP="00971F64">
      <w:pPr>
        <w:adjustRightInd w:val="0"/>
        <w:snapToGrid w:val="0"/>
        <w:spacing w:line="240" w:lineRule="auto"/>
        <w:ind w:right="4"/>
        <w:contextualSpacing/>
        <w:jc w:val="both"/>
        <w:rPr>
          <w:color w:val="000000" w:themeColor="text1"/>
          <w:sz w:val="21"/>
          <w:szCs w:val="21"/>
        </w:rPr>
      </w:pPr>
    </w:p>
    <w:p w14:paraId="2FAAFBA2" w14:textId="4D8446E3" w:rsidR="00E12058" w:rsidRDefault="00E12058" w:rsidP="00971F64">
      <w:pPr>
        <w:adjustRightInd w:val="0"/>
        <w:snapToGrid w:val="0"/>
        <w:spacing w:line="240" w:lineRule="auto"/>
        <w:ind w:right="4"/>
        <w:contextualSpacing/>
        <w:jc w:val="both"/>
        <w:rPr>
          <w:color w:val="000000" w:themeColor="text1"/>
          <w:sz w:val="21"/>
          <w:szCs w:val="21"/>
        </w:rPr>
      </w:pPr>
    </w:p>
    <w:p w14:paraId="6C566A2D"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7E672941" w14:textId="77777777" w:rsidR="002E5BD3" w:rsidRPr="00971F64" w:rsidRDefault="007E05EC" w:rsidP="00971F64">
      <w:pPr>
        <w:adjustRightInd w:val="0"/>
        <w:snapToGrid w:val="0"/>
        <w:spacing w:line="240" w:lineRule="auto"/>
        <w:ind w:right="4" w:firstLine="0"/>
        <w:contextualSpacing/>
        <w:jc w:val="both"/>
        <w:rPr>
          <w:color w:val="000000" w:themeColor="text1"/>
          <w:sz w:val="21"/>
          <w:szCs w:val="21"/>
        </w:rPr>
      </w:pPr>
      <w:bookmarkStart w:id="35" w:name="_si5p3bles54l" w:colFirst="0" w:colLast="0"/>
      <w:bookmarkEnd w:id="35"/>
      <w:r w:rsidRPr="00971F64">
        <w:rPr>
          <w:noProof/>
          <w:color w:val="000000" w:themeColor="text1"/>
          <w:sz w:val="21"/>
          <w:szCs w:val="21"/>
          <w:lang w:val="en-US"/>
        </w:rPr>
        <w:drawing>
          <wp:inline distT="0" distB="0" distL="0" distR="0" wp14:anchorId="7B9CD7A0" wp14:editId="4B091C72">
            <wp:extent cx="3200407" cy="2743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sst-warmest-month-by-site-30-ye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p>
    <w:p w14:paraId="56A6AF67"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t>Figure S</w:t>
      </w:r>
      <w:r w:rsidR="004A3E88" w:rsidRPr="00971F64">
        <w:rPr>
          <w:color w:val="000000" w:themeColor="text1"/>
          <w:sz w:val="21"/>
          <w:szCs w:val="21"/>
        </w:rPr>
        <w:t>2</w:t>
      </w:r>
      <w:r w:rsidRPr="00971F64">
        <w:rPr>
          <w:color w:val="000000" w:themeColor="text1"/>
          <w:sz w:val="21"/>
          <w:szCs w:val="21"/>
        </w:rPr>
        <w:t xml:space="preserve">. Mean </w:t>
      </w:r>
      <w:r w:rsidR="00AC752A" w:rsidRPr="00971F64">
        <w:rPr>
          <w:color w:val="000000" w:themeColor="text1"/>
          <w:sz w:val="21"/>
          <w:szCs w:val="21"/>
        </w:rPr>
        <w:t xml:space="preserve">maximum </w:t>
      </w:r>
      <w:r w:rsidR="005A68BC" w:rsidRPr="00971F64">
        <w:rPr>
          <w:color w:val="000000" w:themeColor="text1"/>
          <w:sz w:val="21"/>
          <w:szCs w:val="21"/>
        </w:rPr>
        <w:t xml:space="preserve">monthly </w:t>
      </w:r>
      <w:r w:rsidRPr="00971F64">
        <w:rPr>
          <w:color w:val="000000" w:themeColor="text1"/>
          <w:sz w:val="21"/>
          <w:szCs w:val="21"/>
        </w:rPr>
        <w:t xml:space="preserve">SST at the five sites (5-day smooth) from </w:t>
      </w:r>
      <w:r w:rsidR="00AC752A" w:rsidRPr="00971F64">
        <w:rPr>
          <w:color w:val="000000" w:themeColor="text1"/>
          <w:sz w:val="21"/>
          <w:szCs w:val="21"/>
        </w:rPr>
        <w:t>1992</w:t>
      </w:r>
      <w:r w:rsidRPr="00971F64">
        <w:rPr>
          <w:color w:val="000000" w:themeColor="text1"/>
          <w:sz w:val="21"/>
          <w:szCs w:val="21"/>
        </w:rPr>
        <w:t xml:space="preserve">-2021. Note </w:t>
      </w:r>
      <w:proofErr w:type="spellStart"/>
      <w:r w:rsidRPr="00971F64">
        <w:rPr>
          <w:color w:val="000000" w:themeColor="text1"/>
          <w:sz w:val="21"/>
          <w:szCs w:val="21"/>
        </w:rPr>
        <w:t>Tatoosh</w:t>
      </w:r>
      <w:proofErr w:type="spellEnd"/>
      <w:r w:rsidRPr="00971F64">
        <w:rPr>
          <w:color w:val="000000" w:themeColor="text1"/>
          <w:sz w:val="21"/>
          <w:szCs w:val="21"/>
        </w:rPr>
        <w:t xml:space="preserve"> Island and </w:t>
      </w:r>
      <w:proofErr w:type="spellStart"/>
      <w:r w:rsidRPr="00971F64">
        <w:rPr>
          <w:color w:val="000000" w:themeColor="text1"/>
          <w:sz w:val="21"/>
          <w:szCs w:val="21"/>
        </w:rPr>
        <w:t>Neah</w:t>
      </w:r>
      <w:proofErr w:type="spellEnd"/>
      <w:r w:rsidRPr="00971F64">
        <w:rPr>
          <w:color w:val="000000" w:themeColor="text1"/>
          <w:sz w:val="21"/>
          <w:szCs w:val="21"/>
        </w:rPr>
        <w:t xml:space="preserve"> Bay are in the same interpolated grid cell and </w:t>
      </w:r>
      <w:r w:rsidR="00E87DAE" w:rsidRPr="00971F64">
        <w:rPr>
          <w:color w:val="000000" w:themeColor="text1"/>
          <w:sz w:val="21"/>
          <w:szCs w:val="21"/>
        </w:rPr>
        <w:t xml:space="preserve">are </w:t>
      </w:r>
      <w:r w:rsidRPr="00971F64">
        <w:rPr>
          <w:color w:val="000000" w:themeColor="text1"/>
          <w:sz w:val="21"/>
          <w:szCs w:val="21"/>
        </w:rPr>
        <w:t>combined.</w:t>
      </w:r>
      <w:r w:rsidR="00A33E8C" w:rsidRPr="00971F64">
        <w:rPr>
          <w:color w:val="000000" w:themeColor="text1"/>
          <w:sz w:val="21"/>
          <w:szCs w:val="21"/>
        </w:rPr>
        <w:t xml:space="preserve"> Black line is the mean across sites and the grey envelope is its 1.0 </w:t>
      </w:r>
      <w:proofErr w:type="spellStart"/>
      <w:r w:rsidR="00A33E8C" w:rsidRPr="00971F64">
        <w:rPr>
          <w:color w:val="000000" w:themeColor="text1"/>
          <w:sz w:val="21"/>
          <w:szCs w:val="21"/>
        </w:rPr>
        <w:t>s.e.</w:t>
      </w:r>
      <w:proofErr w:type="spellEnd"/>
    </w:p>
    <w:p w14:paraId="53A3E7F2" w14:textId="77777777" w:rsidR="00AC752A" w:rsidRPr="00971F64" w:rsidRDefault="00AC752A" w:rsidP="00971F64">
      <w:pPr>
        <w:adjustRightInd w:val="0"/>
        <w:snapToGrid w:val="0"/>
        <w:spacing w:line="240" w:lineRule="auto"/>
        <w:ind w:right="4" w:firstLine="0"/>
        <w:contextualSpacing/>
        <w:jc w:val="both"/>
        <w:rPr>
          <w:color w:val="000000" w:themeColor="text1"/>
          <w:sz w:val="21"/>
          <w:szCs w:val="21"/>
        </w:rPr>
      </w:pPr>
      <w:r w:rsidRPr="00971F64">
        <w:rPr>
          <w:color w:val="000000" w:themeColor="text1"/>
          <w:sz w:val="21"/>
          <w:szCs w:val="21"/>
        </w:rPr>
        <w:br w:type="page"/>
      </w:r>
    </w:p>
    <w:p w14:paraId="52060D79" w14:textId="77777777" w:rsidR="0038698C" w:rsidRPr="00971F64" w:rsidRDefault="002D0433" w:rsidP="00971F64">
      <w:pPr>
        <w:adjustRightInd w:val="0"/>
        <w:snapToGrid w:val="0"/>
        <w:spacing w:line="240" w:lineRule="auto"/>
        <w:ind w:right="4" w:firstLine="0"/>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37951D0D" wp14:editId="6E885B2E">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4D3FBDA3" w14:textId="77777777" w:rsidR="00B00E92" w:rsidRPr="00971F64" w:rsidRDefault="00B00E92" w:rsidP="00971F64">
      <w:pPr>
        <w:pStyle w:val="Heading5"/>
        <w:adjustRightInd w:val="0"/>
        <w:snapToGrid w:val="0"/>
        <w:spacing w:before="0" w:after="0"/>
        <w:ind w:right="4"/>
        <w:contextualSpacing/>
        <w:jc w:val="both"/>
        <w:rPr>
          <w:color w:val="000000" w:themeColor="text1"/>
          <w:sz w:val="21"/>
          <w:szCs w:val="21"/>
        </w:rPr>
      </w:pPr>
      <w:bookmarkStart w:id="36" w:name="_sllb5lz8o67m" w:colFirst="0" w:colLast="0"/>
      <w:bookmarkEnd w:id="36"/>
      <w:r w:rsidRPr="00971F64">
        <w:rPr>
          <w:color w:val="000000" w:themeColor="text1"/>
          <w:sz w:val="21"/>
          <w:szCs w:val="21"/>
        </w:rPr>
        <w:t>Figure S</w:t>
      </w:r>
      <w:r w:rsidR="004A3E88" w:rsidRPr="00971F64">
        <w:rPr>
          <w:color w:val="000000" w:themeColor="text1"/>
          <w:sz w:val="21"/>
          <w:szCs w:val="21"/>
        </w:rPr>
        <w:t>3</w:t>
      </w:r>
      <w:r w:rsidRPr="00971F64">
        <w:rPr>
          <w:color w:val="000000" w:themeColor="text1"/>
          <w:sz w:val="21"/>
          <w:szCs w:val="21"/>
        </w:rPr>
        <w:t xml:space="preserve">. </w:t>
      </w:r>
      <w:r w:rsidR="00E87DAE" w:rsidRPr="00971F64">
        <w:rPr>
          <w:color w:val="000000" w:themeColor="text1"/>
          <w:sz w:val="21"/>
          <w:szCs w:val="21"/>
        </w:rPr>
        <w:t xml:space="preserve">Yearly progression of SST for 2012-2021 compared to the average of 1992-2012. Red line is the average across the four sites for each year. Envelopes represent 1.0 </w:t>
      </w:r>
      <w:proofErr w:type="spellStart"/>
      <w:r w:rsidR="00E87DAE" w:rsidRPr="00971F64">
        <w:rPr>
          <w:color w:val="000000" w:themeColor="text1"/>
          <w:sz w:val="21"/>
          <w:szCs w:val="21"/>
        </w:rPr>
        <w:t>s.d.</w:t>
      </w:r>
      <w:proofErr w:type="spellEnd"/>
      <w:r w:rsidR="00C41F65" w:rsidRPr="00971F64">
        <w:rPr>
          <w:color w:val="000000" w:themeColor="text1"/>
          <w:sz w:val="21"/>
          <w:szCs w:val="21"/>
        </w:rPr>
        <w:t xml:space="preserve"> </w:t>
      </w:r>
    </w:p>
    <w:p w14:paraId="215AF886" w14:textId="77777777" w:rsidR="004A3E88" w:rsidRPr="00971F64" w:rsidRDefault="0038698C"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br w:type="page"/>
      </w:r>
    </w:p>
    <w:p w14:paraId="39FCEC25" w14:textId="77777777" w:rsidR="004A3E88" w:rsidRPr="00971F64" w:rsidRDefault="004A3E88" w:rsidP="00971F64">
      <w:pPr>
        <w:adjustRightInd w:val="0"/>
        <w:snapToGrid w:val="0"/>
        <w:spacing w:line="240" w:lineRule="auto"/>
        <w:ind w:right="4"/>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001EDD4A" wp14:editId="661A8394">
            <wp:extent cx="5444598" cy="6400800"/>
            <wp:effectExtent l="0" t="0" r="381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5032" cy="6448335"/>
                    </a:xfrm>
                    <a:prstGeom prst="rect">
                      <a:avLst/>
                    </a:prstGeom>
                  </pic:spPr>
                </pic:pic>
              </a:graphicData>
            </a:graphic>
          </wp:inline>
        </w:drawing>
      </w:r>
    </w:p>
    <w:p w14:paraId="36FC1B83" w14:textId="39BEF6B2" w:rsidR="00E87DAE" w:rsidRPr="00971F64" w:rsidRDefault="004A3E88"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t xml:space="preserve">Figure S4. </w:t>
      </w:r>
      <w:r w:rsidR="00E87DAE" w:rsidRPr="00971F64">
        <w:rPr>
          <w:color w:val="000000" w:themeColor="text1"/>
          <w:sz w:val="21"/>
          <w:szCs w:val="21"/>
        </w:rPr>
        <w:t xml:space="preserve">Occurrence of marine heatwaves for four locations along the Washington coast from 2013 through 2016.  Grey line (temp) indicates observed, daily mean temperature; blue line indicates the 30-year (1992-20221) climatological mean by day of year; red line indicates the 90% threshold; filled areas represent marine heatwaves with 5+ consecutive days above the threshold </w:t>
      </w:r>
      <w:r w:rsidR="00E87DAE" w:rsidRPr="00971F64">
        <w:rPr>
          <w:color w:val="000000" w:themeColor="text1"/>
          <w:sz w:val="21"/>
          <w:szCs w:val="21"/>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E87DAE" w:rsidRPr="00971F64">
        <w:rPr>
          <w:color w:val="000000" w:themeColor="text1"/>
          <w:sz w:val="21"/>
          <w:szCs w:val="21"/>
        </w:rPr>
        <w:instrText xml:space="preserve"> ADDIN EN.CITE </w:instrText>
      </w:r>
      <w:r w:rsidR="00E87DAE" w:rsidRPr="00971F64">
        <w:rPr>
          <w:color w:val="000000" w:themeColor="text1"/>
          <w:sz w:val="21"/>
          <w:szCs w:val="21"/>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E87DAE" w:rsidRPr="00971F64">
        <w:rPr>
          <w:color w:val="000000" w:themeColor="text1"/>
          <w:sz w:val="21"/>
          <w:szCs w:val="21"/>
        </w:rPr>
        <w:instrText xml:space="preserve"> ADDIN EN.CITE.DATA </w:instrText>
      </w:r>
      <w:r w:rsidR="00E87DAE" w:rsidRPr="00971F64">
        <w:rPr>
          <w:color w:val="000000" w:themeColor="text1"/>
          <w:sz w:val="21"/>
          <w:szCs w:val="21"/>
        </w:rPr>
      </w:r>
      <w:r w:rsidR="00E87DAE" w:rsidRPr="00971F64">
        <w:rPr>
          <w:color w:val="000000" w:themeColor="text1"/>
          <w:sz w:val="21"/>
          <w:szCs w:val="21"/>
        </w:rPr>
        <w:fldChar w:fldCharType="end"/>
      </w:r>
      <w:r w:rsidR="00E87DAE" w:rsidRPr="00971F64">
        <w:rPr>
          <w:color w:val="000000" w:themeColor="text1"/>
          <w:sz w:val="21"/>
          <w:szCs w:val="21"/>
        </w:rPr>
      </w:r>
      <w:r w:rsidR="00E87DAE" w:rsidRPr="00971F64">
        <w:rPr>
          <w:color w:val="000000" w:themeColor="text1"/>
          <w:sz w:val="21"/>
          <w:szCs w:val="21"/>
        </w:rPr>
        <w:fldChar w:fldCharType="separate"/>
      </w:r>
      <w:r w:rsidR="00E87DAE" w:rsidRPr="00971F64">
        <w:rPr>
          <w:noProof/>
          <w:color w:val="000000" w:themeColor="text1"/>
          <w:sz w:val="21"/>
          <w:szCs w:val="21"/>
        </w:rPr>
        <w:t>(Hobday et al. 2016)</w:t>
      </w:r>
      <w:r w:rsidR="00E87DAE" w:rsidRPr="00971F64">
        <w:rPr>
          <w:color w:val="000000" w:themeColor="text1"/>
          <w:sz w:val="21"/>
          <w:szCs w:val="21"/>
        </w:rPr>
        <w:fldChar w:fldCharType="end"/>
      </w:r>
      <w:r w:rsidR="00E87DAE" w:rsidRPr="00971F64">
        <w:rPr>
          <w:color w:val="000000" w:themeColor="text1"/>
          <w:sz w:val="21"/>
          <w:szCs w:val="21"/>
        </w:rPr>
        <w:t>.</w:t>
      </w:r>
    </w:p>
    <w:p w14:paraId="00B842CA" w14:textId="77777777" w:rsidR="004A3E88" w:rsidRPr="00971F64" w:rsidRDefault="004A3E88" w:rsidP="00971F64">
      <w:pPr>
        <w:pStyle w:val="NoSpacing"/>
        <w:adjustRightInd w:val="0"/>
        <w:snapToGrid w:val="0"/>
        <w:ind w:right="4"/>
        <w:contextualSpacing/>
        <w:jc w:val="both"/>
        <w:rPr>
          <w:color w:val="000000" w:themeColor="text1"/>
          <w:sz w:val="21"/>
          <w:szCs w:val="21"/>
        </w:rPr>
      </w:pPr>
    </w:p>
    <w:p w14:paraId="37E6FCD3" w14:textId="77777777" w:rsidR="004A3E88" w:rsidRPr="00971F64" w:rsidRDefault="004A3E88"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br w:type="page"/>
      </w:r>
    </w:p>
    <w:p w14:paraId="337E0265"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noProof/>
          <w:color w:val="000000" w:themeColor="text1"/>
          <w:sz w:val="21"/>
          <w:szCs w:val="21"/>
          <w:lang w:val="en-US"/>
        </w:rPr>
        <w:lastRenderedPageBreak/>
        <w:drawing>
          <wp:inline distT="114300" distB="114300" distL="114300" distR="114300" wp14:anchorId="3EBDC67E" wp14:editId="1174AA37">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14:paraId="042EB689"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37" w:name="_j0sxv6xvznze" w:colFirst="0" w:colLast="0"/>
      <w:bookmarkEnd w:id="37"/>
      <w:r w:rsidRPr="00971F64">
        <w:rPr>
          <w:color w:val="000000" w:themeColor="text1"/>
          <w:sz w:val="21"/>
          <w:szCs w:val="21"/>
        </w:rPr>
        <w:t>Figure S</w:t>
      </w:r>
      <w:r w:rsidR="00B00E92" w:rsidRPr="00971F64">
        <w:rPr>
          <w:color w:val="000000" w:themeColor="text1"/>
          <w:sz w:val="21"/>
          <w:szCs w:val="21"/>
        </w:rPr>
        <w:t>5</w:t>
      </w:r>
      <w:r w:rsidRPr="00971F64">
        <w:rPr>
          <w:color w:val="000000" w:themeColor="text1"/>
          <w:sz w:val="21"/>
          <w:szCs w:val="21"/>
        </w:rPr>
        <w:t xml:space="preserve">. Canopy area of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r w:rsidRPr="00971F64">
        <w:rPr>
          <w:color w:val="000000" w:themeColor="text1"/>
          <w:sz w:val="21"/>
          <w:szCs w:val="21"/>
        </w:rPr>
        <w:t>and</w:t>
      </w:r>
      <w:r w:rsidRPr="00971F64">
        <w:rPr>
          <w:i/>
          <w:color w:val="000000" w:themeColor="text1"/>
          <w:sz w:val="21"/>
          <w:szCs w:val="21"/>
        </w:rPr>
        <w:t xml:space="preserve"> </w:t>
      </w:r>
      <w:proofErr w:type="spellStart"/>
      <w:r w:rsidRPr="00971F64">
        <w:rPr>
          <w:i/>
          <w:color w:val="000000" w:themeColor="text1"/>
          <w:sz w:val="21"/>
          <w:szCs w:val="21"/>
        </w:rPr>
        <w:t>Macrocystis</w:t>
      </w:r>
      <w:proofErr w:type="spellEnd"/>
      <w:r w:rsidRPr="00971F64">
        <w:rPr>
          <w:i/>
          <w:color w:val="000000" w:themeColor="text1"/>
          <w:sz w:val="21"/>
          <w:szCs w:val="21"/>
        </w:rPr>
        <w:t xml:space="preserve"> </w:t>
      </w:r>
      <w:r w:rsidRPr="00971F64">
        <w:rPr>
          <w:color w:val="000000" w:themeColor="text1"/>
          <w:sz w:val="21"/>
          <w:szCs w:val="21"/>
        </w:rPr>
        <w:t xml:space="preserve">from 1989 to 2020 coastwide and at five sites along the Washington coast. Canopy area is the spatial extent of kelp blades, stipes and bulbs floating on the water surface (Van Wagenen 2015). Note, there was no </w:t>
      </w:r>
      <w:proofErr w:type="spellStart"/>
      <w:r w:rsidRPr="00971F64">
        <w:rPr>
          <w:i/>
          <w:color w:val="000000" w:themeColor="text1"/>
          <w:sz w:val="21"/>
          <w:szCs w:val="21"/>
        </w:rPr>
        <w:t>Macrocystis</w:t>
      </w:r>
      <w:proofErr w:type="spellEnd"/>
      <w:r w:rsidRPr="00971F64">
        <w:rPr>
          <w:i/>
          <w:color w:val="000000" w:themeColor="text1"/>
          <w:sz w:val="21"/>
          <w:szCs w:val="21"/>
        </w:rPr>
        <w:t xml:space="preserve"> </w:t>
      </w:r>
      <w:r w:rsidRPr="00971F64">
        <w:rPr>
          <w:color w:val="000000" w:themeColor="text1"/>
          <w:sz w:val="21"/>
          <w:szCs w:val="21"/>
        </w:rPr>
        <w:t xml:space="preserve">at </w:t>
      </w:r>
      <w:proofErr w:type="spellStart"/>
      <w:r w:rsidRPr="00971F64">
        <w:rPr>
          <w:color w:val="000000" w:themeColor="text1"/>
          <w:sz w:val="21"/>
          <w:szCs w:val="21"/>
        </w:rPr>
        <w:t>Tatoosh</w:t>
      </w:r>
      <w:proofErr w:type="spellEnd"/>
      <w:r w:rsidRPr="00971F64">
        <w:rPr>
          <w:color w:val="000000" w:themeColor="text1"/>
          <w:sz w:val="21"/>
          <w:szCs w:val="21"/>
        </w:rPr>
        <w:t xml:space="preserve"> Island, so the Total and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r w:rsidRPr="00971F64">
        <w:rPr>
          <w:color w:val="000000" w:themeColor="text1"/>
          <w:sz w:val="21"/>
          <w:szCs w:val="21"/>
        </w:rPr>
        <w:t>values overlap.</w:t>
      </w:r>
      <w:r w:rsidRPr="00971F64">
        <w:rPr>
          <w:color w:val="000000" w:themeColor="text1"/>
          <w:sz w:val="21"/>
          <w:szCs w:val="21"/>
        </w:rPr>
        <w:br w:type="page"/>
      </w:r>
    </w:p>
    <w:p w14:paraId="72BC45A7" w14:textId="77777777" w:rsidR="0038698C" w:rsidRPr="00971F64" w:rsidRDefault="00F72DF7" w:rsidP="00971F64">
      <w:pPr>
        <w:adjustRightInd w:val="0"/>
        <w:snapToGrid w:val="0"/>
        <w:spacing w:line="240" w:lineRule="auto"/>
        <w:ind w:right="4" w:firstLine="0"/>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43B2BCAC" wp14:editId="3AFCF145">
            <wp:extent cx="5486411" cy="4114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14:paraId="2AE80BBB"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38" w:name="_8tjttts9le8n" w:colFirst="0" w:colLast="0"/>
      <w:bookmarkEnd w:id="38"/>
      <w:r w:rsidRPr="00971F64">
        <w:rPr>
          <w:color w:val="000000" w:themeColor="text1"/>
          <w:sz w:val="21"/>
          <w:szCs w:val="21"/>
        </w:rPr>
        <w:t>Figure S</w:t>
      </w:r>
      <w:r w:rsidR="00B00E92" w:rsidRPr="00971F64">
        <w:rPr>
          <w:color w:val="000000" w:themeColor="text1"/>
          <w:sz w:val="21"/>
          <w:szCs w:val="21"/>
        </w:rPr>
        <w:t>6</w:t>
      </w:r>
      <w:r w:rsidRPr="00971F64">
        <w:rPr>
          <w:color w:val="000000" w:themeColor="text1"/>
          <w:sz w:val="21"/>
          <w:szCs w:val="21"/>
        </w:rPr>
        <w:t>. Stipe density for the three primary kelps and the sum of other stipitate kelps at five sites and two depths from 2015-2021.</w:t>
      </w:r>
    </w:p>
    <w:p w14:paraId="2316D0EA"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3D595B87"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br w:type="page"/>
      </w:r>
    </w:p>
    <w:p w14:paraId="03CF409F" w14:textId="77777777" w:rsidR="0038698C" w:rsidRPr="00971F64" w:rsidRDefault="00143671" w:rsidP="00971F64">
      <w:pPr>
        <w:adjustRightInd w:val="0"/>
        <w:snapToGrid w:val="0"/>
        <w:spacing w:line="240" w:lineRule="auto"/>
        <w:ind w:right="4" w:firstLine="0"/>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14C0B54B" wp14:editId="3FF7AD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hins-combined-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40EECD15"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39" w:name="_32vg8hmw5u0g" w:colFirst="0" w:colLast="0"/>
      <w:bookmarkEnd w:id="39"/>
      <w:r w:rsidRPr="00971F64">
        <w:rPr>
          <w:color w:val="000000" w:themeColor="text1"/>
          <w:sz w:val="21"/>
          <w:szCs w:val="21"/>
        </w:rPr>
        <w:t>Figure S</w:t>
      </w:r>
      <w:r w:rsidR="00B00E92" w:rsidRPr="00971F64">
        <w:rPr>
          <w:color w:val="000000" w:themeColor="text1"/>
          <w:sz w:val="21"/>
          <w:szCs w:val="21"/>
        </w:rPr>
        <w:t>7</w:t>
      </w:r>
      <w:r w:rsidRPr="00971F64">
        <w:rPr>
          <w:color w:val="000000" w:themeColor="text1"/>
          <w:sz w:val="21"/>
          <w:szCs w:val="21"/>
        </w:rPr>
        <w:t>. Abundance of urchins at five sites and two depths from 2015-2021.</w:t>
      </w:r>
    </w:p>
    <w:p w14:paraId="243E76BF"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0B5E483E"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br w:type="page"/>
      </w:r>
    </w:p>
    <w:p w14:paraId="3B06379C" w14:textId="77777777" w:rsidR="0038698C" w:rsidRPr="00971F64" w:rsidRDefault="002A6AD4" w:rsidP="00971F64">
      <w:pPr>
        <w:adjustRightInd w:val="0"/>
        <w:snapToGrid w:val="0"/>
        <w:spacing w:line="240" w:lineRule="auto"/>
        <w:ind w:right="4" w:firstLine="0"/>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1BD45E9B" wp14:editId="3D3E29D0">
            <wp:extent cx="4572009" cy="54864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fish-site-year-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14:paraId="78902147"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40" w:name="_9398cubh7527" w:colFirst="0" w:colLast="0"/>
      <w:bookmarkEnd w:id="40"/>
      <w:r w:rsidRPr="00971F64">
        <w:rPr>
          <w:color w:val="000000" w:themeColor="text1"/>
          <w:sz w:val="21"/>
          <w:szCs w:val="21"/>
        </w:rPr>
        <w:t>Figure S</w:t>
      </w:r>
      <w:r w:rsidR="00B00E92" w:rsidRPr="00971F64">
        <w:rPr>
          <w:color w:val="000000" w:themeColor="text1"/>
          <w:sz w:val="21"/>
          <w:szCs w:val="21"/>
        </w:rPr>
        <w:t>8</w:t>
      </w:r>
      <w:r w:rsidRPr="00971F64">
        <w:rPr>
          <w:color w:val="000000" w:themeColor="text1"/>
          <w:sz w:val="21"/>
          <w:szCs w:val="21"/>
        </w:rPr>
        <w:t>. Abundance of seven fish species at five sites from 2015-2021.</w:t>
      </w:r>
    </w:p>
    <w:p w14:paraId="4C59972E"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24099941"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br w:type="page"/>
      </w:r>
    </w:p>
    <w:p w14:paraId="1F49086A"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14D6F1AC" wp14:editId="1502168C">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14:paraId="4FD48E04" w14:textId="77777777" w:rsidR="0038698C" w:rsidRPr="00971F64" w:rsidRDefault="0038698C" w:rsidP="00971F64">
      <w:pPr>
        <w:pStyle w:val="Heading5"/>
        <w:adjustRightInd w:val="0"/>
        <w:snapToGrid w:val="0"/>
        <w:spacing w:before="0" w:after="0"/>
        <w:ind w:right="4"/>
        <w:contextualSpacing/>
        <w:jc w:val="both"/>
        <w:rPr>
          <w:color w:val="000000" w:themeColor="text1"/>
          <w:sz w:val="21"/>
          <w:szCs w:val="21"/>
        </w:rPr>
      </w:pPr>
      <w:bookmarkStart w:id="41" w:name="_4d6dqq7x59qj" w:colFirst="0" w:colLast="0"/>
      <w:bookmarkEnd w:id="41"/>
      <w:r w:rsidRPr="00971F64">
        <w:rPr>
          <w:color w:val="000000" w:themeColor="text1"/>
          <w:sz w:val="21"/>
          <w:szCs w:val="21"/>
        </w:rPr>
        <w:t>Figure S</w:t>
      </w:r>
      <w:r w:rsidR="00B00E92" w:rsidRPr="00971F64">
        <w:rPr>
          <w:color w:val="000000" w:themeColor="text1"/>
          <w:sz w:val="21"/>
          <w:szCs w:val="21"/>
        </w:rPr>
        <w:t>9</w:t>
      </w:r>
      <w:r w:rsidRPr="00971F64">
        <w:rPr>
          <w:color w:val="000000" w:themeColor="text1"/>
          <w:sz w:val="21"/>
          <w:szCs w:val="21"/>
        </w:rPr>
        <w:t>. Abundance of rockfish young-of-year at five sites from 2015-2021. Note the scales on the y-axes differ. YTB = yellowtail and black rockfishes. CQB = copper, quillback, and brown rockfishes.</w:t>
      </w:r>
    </w:p>
    <w:p w14:paraId="2859228B" w14:textId="77777777" w:rsidR="00B41F3D" w:rsidRPr="00971F64" w:rsidRDefault="00B41F3D" w:rsidP="00971F64">
      <w:pPr>
        <w:adjustRightInd w:val="0"/>
        <w:snapToGrid w:val="0"/>
        <w:spacing w:line="240" w:lineRule="auto"/>
        <w:ind w:right="4"/>
        <w:contextualSpacing/>
        <w:jc w:val="both"/>
        <w:rPr>
          <w:color w:val="000000" w:themeColor="text1"/>
          <w:sz w:val="21"/>
          <w:szCs w:val="21"/>
        </w:rPr>
      </w:pPr>
      <w:r w:rsidRPr="00971F64">
        <w:rPr>
          <w:color w:val="000000" w:themeColor="text1"/>
          <w:sz w:val="21"/>
          <w:szCs w:val="21"/>
        </w:rPr>
        <w:br w:type="page"/>
      </w:r>
    </w:p>
    <w:p w14:paraId="7E8F0855" w14:textId="77777777" w:rsidR="00B41F3D" w:rsidRPr="00971F64" w:rsidRDefault="004901F4" w:rsidP="00971F64">
      <w:pPr>
        <w:adjustRightInd w:val="0"/>
        <w:snapToGrid w:val="0"/>
        <w:spacing w:line="240" w:lineRule="auto"/>
        <w:ind w:right="4"/>
        <w:contextualSpacing/>
        <w:jc w:val="both"/>
        <w:rPr>
          <w:color w:val="000000" w:themeColor="text1"/>
          <w:sz w:val="21"/>
          <w:szCs w:val="21"/>
        </w:rPr>
      </w:pPr>
      <w:r w:rsidRPr="00971F64">
        <w:rPr>
          <w:noProof/>
          <w:color w:val="000000" w:themeColor="text1"/>
          <w:sz w:val="21"/>
          <w:szCs w:val="21"/>
          <w:lang w:val="en-US"/>
        </w:rPr>
        <w:lastRenderedPageBreak/>
        <w:drawing>
          <wp:inline distT="0" distB="0" distL="0" distR="0" wp14:anchorId="0C27C225" wp14:editId="6C4FAB47">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03F9CEA" w14:textId="77777777" w:rsidR="00B41F3D" w:rsidRPr="00971F64" w:rsidRDefault="00B41F3D" w:rsidP="00971F64">
      <w:pPr>
        <w:pStyle w:val="Heading5"/>
        <w:adjustRightInd w:val="0"/>
        <w:snapToGrid w:val="0"/>
        <w:spacing w:before="0" w:after="0"/>
        <w:ind w:right="4"/>
        <w:contextualSpacing/>
        <w:jc w:val="both"/>
        <w:rPr>
          <w:color w:val="000000" w:themeColor="text1"/>
          <w:sz w:val="21"/>
          <w:szCs w:val="21"/>
        </w:rPr>
      </w:pPr>
      <w:r w:rsidRPr="00971F64">
        <w:rPr>
          <w:color w:val="000000" w:themeColor="text1"/>
          <w:sz w:val="21"/>
          <w:szCs w:val="21"/>
        </w:rPr>
        <w:t xml:space="preserve">Figure S10. Results of REWB models for </w:t>
      </w:r>
      <w:proofErr w:type="spellStart"/>
      <w:r w:rsidRPr="00971F64">
        <w:rPr>
          <w:i/>
          <w:color w:val="000000" w:themeColor="text1"/>
          <w:sz w:val="21"/>
          <w:szCs w:val="21"/>
        </w:rPr>
        <w:t>Nereocystis</w:t>
      </w:r>
      <w:proofErr w:type="spellEnd"/>
      <w:r w:rsidRPr="00971F64">
        <w:rPr>
          <w:i/>
          <w:color w:val="000000" w:themeColor="text1"/>
          <w:sz w:val="21"/>
          <w:szCs w:val="21"/>
        </w:rPr>
        <w:t xml:space="preserve"> </w:t>
      </w:r>
      <w:r w:rsidRPr="00971F64">
        <w:rPr>
          <w:color w:val="000000" w:themeColor="text1"/>
          <w:sz w:val="21"/>
          <w:szCs w:val="21"/>
        </w:rPr>
        <w:t xml:space="preserve">and </w:t>
      </w:r>
      <w:proofErr w:type="spellStart"/>
      <w:r w:rsidRPr="00971F64">
        <w:rPr>
          <w:i/>
          <w:color w:val="000000" w:themeColor="text1"/>
          <w:sz w:val="21"/>
          <w:szCs w:val="21"/>
        </w:rPr>
        <w:t>Pterygophora</w:t>
      </w:r>
      <w:proofErr w:type="spellEnd"/>
      <w:r w:rsidRPr="00971F64">
        <w:rPr>
          <w:color w:val="000000" w:themeColor="text1"/>
          <w:sz w:val="21"/>
          <w:szCs w:val="21"/>
        </w:rPr>
        <w:t xml:space="preserve"> at </w:t>
      </w:r>
      <w:proofErr w:type="spellStart"/>
      <w:r w:rsidRPr="00971F64">
        <w:rPr>
          <w:color w:val="000000" w:themeColor="text1"/>
          <w:sz w:val="21"/>
          <w:szCs w:val="21"/>
        </w:rPr>
        <w:t>Tatoosh</w:t>
      </w:r>
      <w:proofErr w:type="spellEnd"/>
      <w:r w:rsidRPr="00971F64">
        <w:rPr>
          <w:color w:val="000000" w:themeColor="text1"/>
          <w:sz w:val="21"/>
          <w:szCs w:val="21"/>
        </w:rPr>
        <w:t xml:space="preserve"> Island. </w:t>
      </w:r>
      <w:r w:rsidR="00FF190A" w:rsidRPr="00971F64">
        <w:rPr>
          <w:color w:val="000000" w:themeColor="text1"/>
          <w:sz w:val="21"/>
          <w:szCs w:val="21"/>
        </w:rPr>
        <w:t>Data are the parameter estimates for the fixed effects for each model.  Error bars are 95% confidence limits. The intercepts are not shown.</w:t>
      </w:r>
      <w:r w:rsidR="004130AE" w:rsidRPr="00971F64">
        <w:rPr>
          <w:color w:val="000000" w:themeColor="text1"/>
          <w:sz w:val="21"/>
          <w:szCs w:val="21"/>
        </w:rPr>
        <w:t xml:space="preserve"> Dotted red line indicates zero.</w:t>
      </w:r>
      <w:r w:rsidR="00AD07D8" w:rsidRPr="00971F64">
        <w:rPr>
          <w:color w:val="000000" w:themeColor="text1"/>
          <w:sz w:val="21"/>
          <w:szCs w:val="21"/>
        </w:rPr>
        <w:t xml:space="preserve"> </w:t>
      </w:r>
    </w:p>
    <w:p w14:paraId="3373968C" w14:textId="77777777" w:rsidR="0038698C" w:rsidRPr="00971F64" w:rsidRDefault="0038698C" w:rsidP="00971F64">
      <w:pPr>
        <w:adjustRightInd w:val="0"/>
        <w:snapToGrid w:val="0"/>
        <w:spacing w:line="240" w:lineRule="auto"/>
        <w:ind w:right="4"/>
        <w:contextualSpacing/>
        <w:jc w:val="both"/>
        <w:rPr>
          <w:color w:val="000000" w:themeColor="text1"/>
          <w:sz w:val="21"/>
          <w:szCs w:val="21"/>
        </w:rPr>
      </w:pPr>
    </w:p>
    <w:p w14:paraId="74635505" w14:textId="77777777" w:rsidR="00B41F3D" w:rsidRPr="00971F64" w:rsidRDefault="00B41F3D" w:rsidP="00971F64">
      <w:pPr>
        <w:pStyle w:val="Heading1"/>
        <w:adjustRightInd w:val="0"/>
        <w:snapToGrid w:val="0"/>
        <w:spacing w:before="0" w:line="240" w:lineRule="auto"/>
        <w:ind w:right="4"/>
        <w:contextualSpacing/>
        <w:jc w:val="both"/>
        <w:rPr>
          <w:rFonts w:cs="Times New Roman"/>
          <w:color w:val="000000" w:themeColor="text1"/>
          <w:sz w:val="21"/>
          <w:szCs w:val="21"/>
        </w:rPr>
      </w:pPr>
      <w:r w:rsidRPr="00971F64">
        <w:rPr>
          <w:rFonts w:cs="Times New Roman"/>
          <w:color w:val="000000" w:themeColor="text1"/>
          <w:sz w:val="21"/>
          <w:szCs w:val="21"/>
        </w:rPr>
        <w:br w:type="page"/>
      </w:r>
    </w:p>
    <w:p w14:paraId="21C18AB1" w14:textId="2EE71E76" w:rsidR="0038698C" w:rsidRDefault="008D0CAE" w:rsidP="00E12058">
      <w:pPr>
        <w:pStyle w:val="Heading1"/>
        <w:adjustRightInd w:val="0"/>
        <w:snapToGrid w:val="0"/>
        <w:spacing w:before="0" w:line="240" w:lineRule="auto"/>
        <w:ind w:right="4"/>
        <w:contextualSpacing/>
        <w:jc w:val="center"/>
        <w:rPr>
          <w:rFonts w:cs="Times New Roman"/>
          <w:b w:val="0"/>
          <w:bCs/>
          <w:color w:val="000000" w:themeColor="text1"/>
          <w:sz w:val="21"/>
          <w:szCs w:val="21"/>
        </w:rPr>
      </w:pPr>
      <w:r w:rsidRPr="008D0CAE">
        <w:rPr>
          <w:rFonts w:cs="Times New Roman"/>
          <w:b w:val="0"/>
          <w:bCs/>
          <w:color w:val="000000" w:themeColor="text1"/>
          <w:sz w:val="21"/>
          <w:szCs w:val="21"/>
        </w:rPr>
        <w:lastRenderedPageBreak/>
        <w:t>LITERATURE CITED</w:t>
      </w:r>
    </w:p>
    <w:p w14:paraId="73885B39" w14:textId="77777777" w:rsidR="008D0CAE" w:rsidRPr="008D0CAE" w:rsidRDefault="008D0CAE" w:rsidP="00E12058">
      <w:pPr>
        <w:adjustRightInd w:val="0"/>
        <w:snapToGrid w:val="0"/>
        <w:spacing w:line="240" w:lineRule="auto"/>
        <w:contextualSpacing/>
      </w:pPr>
    </w:p>
    <w:p w14:paraId="18F2751B" w14:textId="12E9A8C9" w:rsidR="00C41F65" w:rsidRPr="00703164" w:rsidRDefault="00716BDE" w:rsidP="00E12058">
      <w:pPr>
        <w:pStyle w:val="EndNoteBibliography"/>
        <w:adjustRightInd w:val="0"/>
        <w:snapToGrid w:val="0"/>
        <w:ind w:left="851" w:right="4" w:hanging="851"/>
        <w:contextualSpacing/>
        <w:jc w:val="both"/>
        <w:rPr>
          <w:rPrChange w:id="42" w:author="Nick.Tolimieri" w:date="2022-12-22T11:49:00Z">
            <w:rPr>
              <w:color w:val="000000" w:themeColor="text1"/>
              <w:sz w:val="21"/>
              <w:szCs w:val="21"/>
            </w:rPr>
          </w:rPrChange>
        </w:rPr>
      </w:pPr>
      <w:r w:rsidRPr="00971F64">
        <w:rPr>
          <w:color w:val="000000" w:themeColor="text1"/>
          <w:sz w:val="21"/>
          <w:szCs w:val="21"/>
        </w:rPr>
        <w:fldChar w:fldCharType="begin"/>
      </w:r>
      <w:r w:rsidRPr="00971F64">
        <w:rPr>
          <w:color w:val="000000" w:themeColor="text1"/>
          <w:sz w:val="21"/>
          <w:szCs w:val="21"/>
        </w:rPr>
        <w:instrText xml:space="preserve"> ADDIN EN.REFLIST </w:instrText>
      </w:r>
      <w:r w:rsidRPr="00971F64">
        <w:rPr>
          <w:color w:val="000000" w:themeColor="text1"/>
          <w:sz w:val="21"/>
          <w:szCs w:val="21"/>
        </w:rPr>
        <w:fldChar w:fldCharType="separate"/>
      </w:r>
      <w:r w:rsidR="00C41F65" w:rsidRPr="00971F64">
        <w:rPr>
          <w:color w:val="000000" w:themeColor="text1"/>
          <w:sz w:val="21"/>
          <w:szCs w:val="21"/>
        </w:rPr>
        <w:t>H</w:t>
      </w:r>
      <w:bookmarkStart w:id="43" w:name="_Hlk122337049"/>
      <w:r w:rsidR="00C41F65" w:rsidRPr="00971F64">
        <w:rPr>
          <w:color w:val="000000" w:themeColor="text1"/>
          <w:sz w:val="21"/>
          <w:szCs w:val="21"/>
        </w:rPr>
        <w:t>obday AJ, Alexander LV, Perkins SE, Smale DA, Straub SC, Oliver ECJ, Benthuysen JA, Burrows MT, Donat MG, Peng M, Holbrook NJ, Moore PJ, Scannell HA, Sen Gupta A, Wernberg T (2016) A</w:t>
      </w:r>
      <w:bookmarkStart w:id="44" w:name="_Hlk122337098"/>
      <w:r w:rsidR="00C41F65" w:rsidRPr="00971F64">
        <w:rPr>
          <w:color w:val="000000" w:themeColor="text1"/>
          <w:sz w:val="21"/>
          <w:szCs w:val="21"/>
        </w:rPr>
        <w:t xml:space="preserve"> hierarchical approach to defining marine heatwaves</w:t>
      </w:r>
      <w:bookmarkEnd w:id="44"/>
      <w:r w:rsidR="00C41F65" w:rsidRPr="00971F64">
        <w:rPr>
          <w:color w:val="000000" w:themeColor="text1"/>
          <w:sz w:val="21"/>
          <w:szCs w:val="21"/>
        </w:rPr>
        <w:t>.</w:t>
      </w:r>
      <w:bookmarkEnd w:id="43"/>
      <w:r w:rsidR="00C41F65" w:rsidRPr="00971F64">
        <w:rPr>
          <w:color w:val="000000" w:themeColor="text1"/>
          <w:sz w:val="21"/>
          <w:szCs w:val="21"/>
        </w:rPr>
        <w:t xml:space="preserve"> Progress in Oceanography 141:227-238</w:t>
      </w:r>
      <w:r w:rsidR="00BA7DF7">
        <w:rPr>
          <w:color w:val="000000" w:themeColor="text1"/>
          <w:sz w:val="21"/>
          <w:szCs w:val="21"/>
        </w:rPr>
        <w:t xml:space="preserve"> </w:t>
      </w:r>
      <w:r w:rsidR="00015F59" w:rsidRPr="00703164">
        <w:rPr>
          <w:rPrChange w:id="45" w:author="Nick.Tolimieri" w:date="2022-12-22T11:49:00Z">
            <w:rPr/>
          </w:rPrChange>
        </w:rPr>
        <w:fldChar w:fldCharType="begin"/>
      </w:r>
      <w:r w:rsidR="00015F59" w:rsidRPr="00703164">
        <w:rPr>
          <w:rPrChange w:id="46" w:author="Nick.Tolimieri" w:date="2022-12-22T11:49:00Z">
            <w:rPr/>
          </w:rPrChange>
        </w:rPr>
        <w:instrText xml:space="preserve"> HYPERLINK "https://doi.org/10.1016/j.pocean.2015.12.014" \t "_blank" \o "Persistent link using digital object identifier" </w:instrText>
      </w:r>
      <w:r w:rsidR="00015F59" w:rsidRPr="00703164">
        <w:rPr>
          <w:rPrChange w:id="47" w:author="Nick.Tolimieri" w:date="2022-12-22T11:49:00Z">
            <w:rPr/>
          </w:rPrChange>
        </w:rPr>
        <w:fldChar w:fldCharType="separate"/>
      </w:r>
      <w:r w:rsidR="00BA7DF7" w:rsidRPr="00703164">
        <w:rPr>
          <w:rPrChange w:id="48" w:author="Nick.Tolimieri" w:date="2022-12-22T11:49:00Z">
            <w:rPr>
              <w:rFonts w:ascii="Arial" w:hAnsi="Arial" w:cs="Arial"/>
              <w:noProof w:val="0"/>
              <w:color w:val="0C7DBB"/>
              <w:sz w:val="21"/>
              <w:szCs w:val="21"/>
              <w:u w:val="single"/>
              <w:lang w:val="en"/>
            </w:rPr>
          </w:rPrChange>
        </w:rPr>
        <w:t>https://doi.org/10.1016/j.pocean.2015.12.014</w:t>
      </w:r>
      <w:r w:rsidR="00015F59" w:rsidRPr="00703164">
        <w:rPr>
          <w:rPrChange w:id="49" w:author="Nick.Tolimieri" w:date="2022-12-22T11:49:00Z">
            <w:rPr>
              <w:rFonts w:ascii="Arial" w:hAnsi="Arial" w:cs="Arial"/>
              <w:noProof w:val="0"/>
              <w:color w:val="0C7DBB"/>
              <w:sz w:val="21"/>
              <w:szCs w:val="21"/>
              <w:u w:val="single"/>
              <w:lang w:val="en"/>
            </w:rPr>
          </w:rPrChange>
        </w:rPr>
        <w:fldChar w:fldCharType="end"/>
      </w:r>
    </w:p>
    <w:p w14:paraId="28834741" w14:textId="72208DFE" w:rsidR="00C41F65" w:rsidRPr="00971F64" w:rsidRDefault="00C41F65" w:rsidP="00E12058">
      <w:pPr>
        <w:pStyle w:val="EndNoteBibliography"/>
        <w:adjustRightInd w:val="0"/>
        <w:snapToGrid w:val="0"/>
        <w:ind w:left="851" w:right="4" w:hanging="851"/>
        <w:contextualSpacing/>
        <w:jc w:val="both"/>
        <w:rPr>
          <w:color w:val="000000" w:themeColor="text1"/>
          <w:sz w:val="21"/>
          <w:szCs w:val="21"/>
        </w:rPr>
      </w:pPr>
      <w:r w:rsidRPr="00971F64">
        <w:rPr>
          <w:color w:val="000000" w:themeColor="text1"/>
          <w:sz w:val="21"/>
          <w:szCs w:val="21"/>
        </w:rPr>
        <w:t xml:space="preserve">Malone DP, Davis K, Lonhart SI, Parsons-Field A, Caselle JE, Carr MH (2022) </w:t>
      </w:r>
      <w:bookmarkStart w:id="50" w:name="_Hlk122337130"/>
      <w:r w:rsidRPr="00971F64">
        <w:rPr>
          <w:color w:val="000000" w:themeColor="text1"/>
          <w:sz w:val="21"/>
          <w:szCs w:val="21"/>
        </w:rPr>
        <w:t>Large scale, multi-decade monitoring data from kelp forest ecosystems in California and Oregon (USA)</w:t>
      </w:r>
      <w:bookmarkEnd w:id="50"/>
      <w:r w:rsidRPr="00971F64">
        <w:rPr>
          <w:color w:val="000000" w:themeColor="text1"/>
          <w:sz w:val="21"/>
          <w:szCs w:val="21"/>
        </w:rPr>
        <w:t xml:space="preserve">. Ecology </w:t>
      </w:r>
      <w:r w:rsidR="00BA7DF7">
        <w:rPr>
          <w:color w:val="000000" w:themeColor="text1"/>
          <w:sz w:val="21"/>
          <w:szCs w:val="21"/>
        </w:rPr>
        <w:t>103</w:t>
      </w:r>
      <w:r w:rsidRPr="00971F64">
        <w:rPr>
          <w:color w:val="000000" w:themeColor="text1"/>
          <w:sz w:val="21"/>
          <w:szCs w:val="21"/>
        </w:rPr>
        <w:t>:e3630</w:t>
      </w:r>
      <w:r w:rsidR="00BA7DF7">
        <w:rPr>
          <w:color w:val="000000" w:themeColor="text1"/>
          <w:sz w:val="21"/>
          <w:szCs w:val="21"/>
        </w:rPr>
        <w:t xml:space="preserve"> </w:t>
      </w:r>
      <w:r w:rsidR="00015F59" w:rsidRPr="00703164">
        <w:rPr>
          <w:rPrChange w:id="51" w:author="Nick.Tolimieri" w:date="2022-12-22T11:49:00Z">
            <w:rPr/>
          </w:rPrChange>
        </w:rPr>
        <w:fldChar w:fldCharType="begin"/>
      </w:r>
      <w:r w:rsidR="00015F59" w:rsidRPr="00703164">
        <w:rPr>
          <w:rPrChange w:id="52" w:author="Nick.Tolimieri" w:date="2022-12-22T11:49:00Z">
            <w:rPr/>
          </w:rPrChange>
        </w:rPr>
        <w:instrText xml:space="preserve"> HYPERLINK "https://doi.org/10.1002/ecy.3630" </w:instrText>
      </w:r>
      <w:r w:rsidR="00015F59" w:rsidRPr="00703164">
        <w:rPr>
          <w:rPrChange w:id="53" w:author="Nick.Tolimieri" w:date="2022-12-22T11:49:00Z">
            <w:rPr/>
          </w:rPrChange>
        </w:rPr>
        <w:fldChar w:fldCharType="separate"/>
      </w:r>
      <w:r w:rsidR="00BA7DF7" w:rsidRPr="00703164">
        <w:rPr>
          <w:rPrChange w:id="54" w:author="Nick.Tolimieri" w:date="2022-12-22T11:49:00Z">
            <w:rPr>
              <w:rFonts w:ascii="Open Sans" w:hAnsi="Open Sans" w:cs="Open Sans"/>
              <w:b/>
              <w:bCs/>
              <w:noProof w:val="0"/>
              <w:color w:val="005274"/>
              <w:sz w:val="21"/>
              <w:szCs w:val="21"/>
              <w:u w:val="single"/>
              <w:shd w:val="clear" w:color="auto" w:fill="FFFFFF"/>
              <w:lang w:val="en"/>
            </w:rPr>
          </w:rPrChange>
        </w:rPr>
        <w:t>https://doi.org/10.1002/ecy.3630</w:t>
      </w:r>
      <w:r w:rsidR="00015F59" w:rsidRPr="00703164">
        <w:rPr>
          <w:rPrChange w:id="55" w:author="Nick.Tolimieri" w:date="2022-12-22T11:49:00Z">
            <w:rPr>
              <w:rFonts w:ascii="Open Sans" w:hAnsi="Open Sans" w:cs="Open Sans"/>
              <w:b/>
              <w:bCs/>
              <w:noProof w:val="0"/>
              <w:color w:val="005274"/>
              <w:sz w:val="21"/>
              <w:szCs w:val="21"/>
              <w:u w:val="single"/>
              <w:shd w:val="clear" w:color="auto" w:fill="FFFFFF"/>
              <w:lang w:val="en"/>
            </w:rPr>
          </w:rPrChange>
        </w:rPr>
        <w:fldChar w:fldCharType="end"/>
      </w:r>
    </w:p>
    <w:p w14:paraId="4F51562A" w14:textId="77777777" w:rsidR="00C41F65" w:rsidRPr="00971F64" w:rsidRDefault="00C41F65" w:rsidP="00E12058">
      <w:pPr>
        <w:pStyle w:val="EndNoteBibliography"/>
        <w:adjustRightInd w:val="0"/>
        <w:snapToGrid w:val="0"/>
        <w:ind w:left="851" w:right="4" w:hanging="851"/>
        <w:contextualSpacing/>
        <w:jc w:val="both"/>
        <w:rPr>
          <w:color w:val="000000" w:themeColor="text1"/>
          <w:sz w:val="21"/>
          <w:szCs w:val="21"/>
        </w:rPr>
      </w:pPr>
      <w:r w:rsidRPr="00971F64">
        <w:rPr>
          <w:color w:val="000000" w:themeColor="text1"/>
          <w:sz w:val="21"/>
          <w:szCs w:val="21"/>
        </w:rPr>
        <w:t xml:space="preserve">Pearcy WG, Stein DL, Hixon MA, Pikitch EK, Barss WH, Starr RM (1989) </w:t>
      </w:r>
      <w:bookmarkStart w:id="56" w:name="_Hlk122337184"/>
      <w:r w:rsidRPr="00971F64">
        <w:rPr>
          <w:color w:val="000000" w:themeColor="text1"/>
          <w:sz w:val="21"/>
          <w:szCs w:val="21"/>
        </w:rPr>
        <w:t>Submersible observations of deep-reef fishes of Heceta Bank Oregon USA</w:t>
      </w:r>
      <w:bookmarkEnd w:id="56"/>
      <w:r w:rsidRPr="00971F64">
        <w:rPr>
          <w:color w:val="000000" w:themeColor="text1"/>
          <w:sz w:val="21"/>
          <w:szCs w:val="21"/>
        </w:rPr>
        <w:t>. Fishery Bulletin 87:955-966</w:t>
      </w:r>
    </w:p>
    <w:p w14:paraId="137F50E1" w14:textId="76996624" w:rsidR="009F4E1D" w:rsidRPr="00971F64" w:rsidRDefault="00C41F65" w:rsidP="00BA7DF7">
      <w:pPr>
        <w:pStyle w:val="EndNoteBibliography"/>
        <w:adjustRightInd w:val="0"/>
        <w:snapToGrid w:val="0"/>
        <w:ind w:left="851" w:right="4" w:hanging="851"/>
        <w:contextualSpacing/>
        <w:rPr>
          <w:color w:val="000000" w:themeColor="text1"/>
          <w:sz w:val="21"/>
          <w:szCs w:val="21"/>
        </w:rPr>
      </w:pPr>
      <w:r w:rsidRPr="00971F64">
        <w:rPr>
          <w:color w:val="000000" w:themeColor="text1"/>
          <w:sz w:val="21"/>
          <w:szCs w:val="21"/>
        </w:rPr>
        <w:t xml:space="preserve">Stein DL, Tissot BN, Hixon MA, Barss W (1992) </w:t>
      </w:r>
      <w:bookmarkStart w:id="57" w:name="_Hlk122337226"/>
      <w:r w:rsidRPr="00971F64">
        <w:rPr>
          <w:color w:val="000000" w:themeColor="text1"/>
          <w:sz w:val="21"/>
          <w:szCs w:val="21"/>
        </w:rPr>
        <w:t>Fish-habitat associations on a deep reef at the edge of the Oregon continental-shelf.</w:t>
      </w:r>
      <w:bookmarkEnd w:id="57"/>
      <w:r w:rsidRPr="00971F64">
        <w:rPr>
          <w:color w:val="000000" w:themeColor="text1"/>
          <w:sz w:val="21"/>
          <w:szCs w:val="21"/>
        </w:rPr>
        <w:t xml:space="preserve"> Fishery Bulletin 90:540-551</w:t>
      </w:r>
      <w:r w:rsidR="00716BDE" w:rsidRPr="00971F64">
        <w:rPr>
          <w:color w:val="000000" w:themeColor="text1"/>
          <w:sz w:val="21"/>
          <w:szCs w:val="21"/>
        </w:rPr>
        <w:fldChar w:fldCharType="end"/>
      </w:r>
      <w:bookmarkStart w:id="58" w:name="_GoBack"/>
      <w:bookmarkEnd w:id="58"/>
    </w:p>
    <w:sectPr w:rsidR="009F4E1D" w:rsidRPr="00971F64" w:rsidSect="00CF2D43">
      <w:headerReference w:type="default" r:id="rId18"/>
      <w:footerReference w:type="even" r:id="rId19"/>
      <w:footerReference w:type="default" r:id="rId20"/>
      <w:pgSz w:w="12240" w:h="15840"/>
      <w:pgMar w:top="1440" w:right="1440" w:bottom="1440" w:left="1440" w:header="400"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EADB6" w14:textId="77777777" w:rsidR="00015F59" w:rsidRDefault="00015F59">
      <w:pPr>
        <w:spacing w:line="240" w:lineRule="auto"/>
      </w:pPr>
      <w:r>
        <w:separator/>
      </w:r>
    </w:p>
  </w:endnote>
  <w:endnote w:type="continuationSeparator" w:id="0">
    <w:p w14:paraId="04115833" w14:textId="77777777" w:rsidR="00015F59" w:rsidRDefault="00015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Open Sans">
    <w:altName w:val="Tahoma"/>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03912006"/>
      <w:docPartObj>
        <w:docPartGallery w:val="Page Numbers (Bottom of Page)"/>
        <w:docPartUnique/>
      </w:docPartObj>
    </w:sdtPr>
    <w:sdtEndPr>
      <w:rPr>
        <w:rStyle w:val="PageNumber"/>
      </w:rPr>
    </w:sdtEndPr>
    <w:sdtContent>
      <w:p w14:paraId="1201C357" w14:textId="34380B23" w:rsidR="00CF2D43" w:rsidRDefault="00CF2D43" w:rsidP="00BA7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0758C" w14:textId="77777777" w:rsidR="00CF2D43" w:rsidRDefault="00CF2D43" w:rsidP="00BA7D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66473296"/>
      <w:docPartObj>
        <w:docPartGallery w:val="Page Numbers (Bottom of Page)"/>
        <w:docPartUnique/>
      </w:docPartObj>
    </w:sdtPr>
    <w:sdtEndPr>
      <w:rPr>
        <w:rStyle w:val="PageNumber"/>
      </w:rPr>
    </w:sdtEndPr>
    <w:sdtContent>
      <w:p w14:paraId="10624397" w14:textId="7B43DDC7" w:rsidR="00CF2D43" w:rsidRDefault="00CF2D43" w:rsidP="00BA7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03164">
          <w:rPr>
            <w:rStyle w:val="PageNumber"/>
            <w:noProof/>
          </w:rPr>
          <w:t>26</w:t>
        </w:r>
        <w:r>
          <w:rPr>
            <w:rStyle w:val="PageNumber"/>
          </w:rPr>
          <w:fldChar w:fldCharType="end"/>
        </w:r>
      </w:p>
    </w:sdtContent>
  </w:sdt>
  <w:p w14:paraId="5DECC8E5" w14:textId="1909D524" w:rsidR="007956B1" w:rsidRDefault="007956B1" w:rsidP="00BA7DF7">
    <w:pPr>
      <w:pStyle w:val="Footer"/>
      <w:ind w:right="360"/>
      <w:jc w:val="center"/>
    </w:pPr>
  </w:p>
  <w:p w14:paraId="5FE3ED1B" w14:textId="77777777"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15C8C" w14:textId="77777777" w:rsidR="00015F59" w:rsidRDefault="00015F59">
      <w:pPr>
        <w:spacing w:line="240" w:lineRule="auto"/>
      </w:pPr>
      <w:r>
        <w:separator/>
      </w:r>
    </w:p>
  </w:footnote>
  <w:footnote w:type="continuationSeparator" w:id="0">
    <w:p w14:paraId="2D69694D" w14:textId="77777777" w:rsidR="00015F59" w:rsidRDefault="00015F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1F5D" w14:textId="65AA5381" w:rsidR="00CF2D43" w:rsidRPr="0034334F" w:rsidRDefault="00CF2D43" w:rsidP="00CF2D43">
    <w:pPr>
      <w:pStyle w:val="Header"/>
      <w:ind w:leftChars="-300" w:left="-720" w:rightChars="-300" w:right="-720"/>
      <w:jc w:val="center"/>
      <w:rPr>
        <w:i/>
        <w:sz w:val="22"/>
        <w:szCs w:val="22"/>
      </w:rPr>
    </w:pPr>
    <w:r w:rsidRPr="0034334F">
      <w:rPr>
        <w:i/>
        <w:sz w:val="22"/>
        <w:szCs w:val="22"/>
      </w:rPr>
      <w:t>Supplement to Tolimieri et al. (202</w:t>
    </w:r>
    <w:r w:rsidR="00BA7DF7">
      <w:rPr>
        <w:i/>
        <w:sz w:val="22"/>
        <w:szCs w:val="22"/>
      </w:rPr>
      <w:t>3</w:t>
    </w:r>
    <w:r w:rsidRPr="0034334F">
      <w:rPr>
        <w:i/>
        <w:sz w:val="22"/>
        <w:szCs w:val="22"/>
      </w:rPr>
      <w:t xml:space="preserve">) – Mar </w:t>
    </w:r>
    <w:proofErr w:type="spellStart"/>
    <w:r w:rsidRPr="0034334F">
      <w:rPr>
        <w:i/>
        <w:sz w:val="22"/>
        <w:szCs w:val="22"/>
      </w:rPr>
      <w:t>Ecol</w:t>
    </w:r>
    <w:proofErr w:type="spellEnd"/>
    <w:r w:rsidRPr="0034334F">
      <w:rPr>
        <w:i/>
        <w:sz w:val="22"/>
        <w:szCs w:val="22"/>
      </w:rPr>
      <w:t xml:space="preserve"> </w:t>
    </w:r>
    <w:proofErr w:type="spellStart"/>
    <w:r w:rsidRPr="0034334F">
      <w:rPr>
        <w:i/>
        <w:sz w:val="22"/>
        <w:szCs w:val="22"/>
      </w:rPr>
      <w:t>Prog</w:t>
    </w:r>
    <w:proofErr w:type="spellEnd"/>
    <w:r w:rsidRPr="0034334F">
      <w:rPr>
        <w:i/>
        <w:sz w:val="22"/>
        <w:szCs w:val="22"/>
      </w:rPr>
      <w:t xml:space="preserve"> </w:t>
    </w:r>
    <w:proofErr w:type="spellStart"/>
    <w:r w:rsidRPr="0034334F">
      <w:rPr>
        <w:i/>
        <w:sz w:val="22"/>
        <w:szCs w:val="22"/>
      </w:rPr>
      <w:t>Ser</w:t>
    </w:r>
    <w:proofErr w:type="spellEnd"/>
    <w:r w:rsidRPr="0034334F">
      <w:rPr>
        <w:i/>
        <w:sz w:val="22"/>
        <w:szCs w:val="22"/>
      </w:rPr>
      <w:t xml:space="preserve"> XX:XXX-XXX – </w:t>
    </w:r>
    <w:hyperlink r:id="rId1" w:history="1">
      <w:r w:rsidRPr="0034334F">
        <w:rPr>
          <w:rStyle w:val="Hyperlink"/>
          <w:sz w:val="22"/>
          <w:szCs w:val="22"/>
        </w:rPr>
        <w:t>https://doi.org/10.3354/meps14220</w:t>
      </w:r>
    </w:hyperlink>
  </w:p>
  <w:p w14:paraId="337A9B95" w14:textId="122175BA" w:rsidR="00CF2D43" w:rsidRPr="00CF2D43" w:rsidRDefault="00CF2D43" w:rsidP="00CF2D43">
    <w:pPr>
      <w:pStyle w:val="Header"/>
      <w:pBdr>
        <w:bottom w:val="single" w:sz="2" w:space="1" w:color="auto"/>
      </w:pBdr>
      <w:ind w:leftChars="-300" w:left="-720" w:rightChars="-300" w:right="-720"/>
      <w:jc w:val="cent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15F59"/>
    <w:rsid w:val="000525A6"/>
    <w:rsid w:val="00055F7E"/>
    <w:rsid w:val="000655F4"/>
    <w:rsid w:val="00067C30"/>
    <w:rsid w:val="00085D23"/>
    <w:rsid w:val="000C19A1"/>
    <w:rsid w:val="000E0D45"/>
    <w:rsid w:val="00111693"/>
    <w:rsid w:val="00122ECE"/>
    <w:rsid w:val="001255CF"/>
    <w:rsid w:val="00134D32"/>
    <w:rsid w:val="00143671"/>
    <w:rsid w:val="00144504"/>
    <w:rsid w:val="0015220B"/>
    <w:rsid w:val="00161CEB"/>
    <w:rsid w:val="00163027"/>
    <w:rsid w:val="001A7F6C"/>
    <w:rsid w:val="001B15B8"/>
    <w:rsid w:val="001F0846"/>
    <w:rsid w:val="001F6220"/>
    <w:rsid w:val="00206AD3"/>
    <w:rsid w:val="002075F8"/>
    <w:rsid w:val="00207938"/>
    <w:rsid w:val="0022100E"/>
    <w:rsid w:val="00233132"/>
    <w:rsid w:val="00236D78"/>
    <w:rsid w:val="00277D38"/>
    <w:rsid w:val="00280B28"/>
    <w:rsid w:val="002860FA"/>
    <w:rsid w:val="002A151F"/>
    <w:rsid w:val="002A25DD"/>
    <w:rsid w:val="002A6AD4"/>
    <w:rsid w:val="002B298C"/>
    <w:rsid w:val="002B6D10"/>
    <w:rsid w:val="002C2402"/>
    <w:rsid w:val="002D0433"/>
    <w:rsid w:val="002E5BD3"/>
    <w:rsid w:val="002F2C4B"/>
    <w:rsid w:val="003007E6"/>
    <w:rsid w:val="00300B3A"/>
    <w:rsid w:val="00333E54"/>
    <w:rsid w:val="0034334F"/>
    <w:rsid w:val="003549D0"/>
    <w:rsid w:val="003561DB"/>
    <w:rsid w:val="0038698C"/>
    <w:rsid w:val="003C4645"/>
    <w:rsid w:val="003F5DC5"/>
    <w:rsid w:val="00404A5B"/>
    <w:rsid w:val="004130AE"/>
    <w:rsid w:val="0041352B"/>
    <w:rsid w:val="004162AB"/>
    <w:rsid w:val="0043413B"/>
    <w:rsid w:val="00444F16"/>
    <w:rsid w:val="004717E2"/>
    <w:rsid w:val="004740FD"/>
    <w:rsid w:val="0048438B"/>
    <w:rsid w:val="004859F2"/>
    <w:rsid w:val="004901F4"/>
    <w:rsid w:val="004A3E88"/>
    <w:rsid w:val="004B08A7"/>
    <w:rsid w:val="004B4644"/>
    <w:rsid w:val="004C5EBF"/>
    <w:rsid w:val="00511AFB"/>
    <w:rsid w:val="005A68BC"/>
    <w:rsid w:val="005A7654"/>
    <w:rsid w:val="005C1637"/>
    <w:rsid w:val="005C3928"/>
    <w:rsid w:val="0061254F"/>
    <w:rsid w:val="00622209"/>
    <w:rsid w:val="00627D25"/>
    <w:rsid w:val="00647636"/>
    <w:rsid w:val="00651386"/>
    <w:rsid w:val="00680023"/>
    <w:rsid w:val="00687004"/>
    <w:rsid w:val="006C35F0"/>
    <w:rsid w:val="006D256D"/>
    <w:rsid w:val="006D379C"/>
    <w:rsid w:val="006D7C96"/>
    <w:rsid w:val="006F5856"/>
    <w:rsid w:val="00703164"/>
    <w:rsid w:val="00716BDE"/>
    <w:rsid w:val="00731687"/>
    <w:rsid w:val="007417F2"/>
    <w:rsid w:val="007654F7"/>
    <w:rsid w:val="00775EFE"/>
    <w:rsid w:val="007772DD"/>
    <w:rsid w:val="007956B1"/>
    <w:rsid w:val="007B3552"/>
    <w:rsid w:val="007B769A"/>
    <w:rsid w:val="007C6BA2"/>
    <w:rsid w:val="007D4D52"/>
    <w:rsid w:val="007E05EC"/>
    <w:rsid w:val="007E7EEE"/>
    <w:rsid w:val="00800229"/>
    <w:rsid w:val="008439B6"/>
    <w:rsid w:val="008706B8"/>
    <w:rsid w:val="008A61D3"/>
    <w:rsid w:val="008B5DB0"/>
    <w:rsid w:val="008D0CAE"/>
    <w:rsid w:val="008D796A"/>
    <w:rsid w:val="008E6C62"/>
    <w:rsid w:val="008F7981"/>
    <w:rsid w:val="00910FDA"/>
    <w:rsid w:val="00941665"/>
    <w:rsid w:val="0095582C"/>
    <w:rsid w:val="0096010D"/>
    <w:rsid w:val="00971F64"/>
    <w:rsid w:val="00975F14"/>
    <w:rsid w:val="00977427"/>
    <w:rsid w:val="00981013"/>
    <w:rsid w:val="00986EF3"/>
    <w:rsid w:val="00995FF7"/>
    <w:rsid w:val="009A2B41"/>
    <w:rsid w:val="009A5BFE"/>
    <w:rsid w:val="009B78F8"/>
    <w:rsid w:val="009D113D"/>
    <w:rsid w:val="009E77F2"/>
    <w:rsid w:val="009F4331"/>
    <w:rsid w:val="009F4E1D"/>
    <w:rsid w:val="00A11A28"/>
    <w:rsid w:val="00A33E8C"/>
    <w:rsid w:val="00A3619C"/>
    <w:rsid w:val="00A617BD"/>
    <w:rsid w:val="00A93DFE"/>
    <w:rsid w:val="00AB3881"/>
    <w:rsid w:val="00AB6821"/>
    <w:rsid w:val="00AC752A"/>
    <w:rsid w:val="00AC7E97"/>
    <w:rsid w:val="00AD07D8"/>
    <w:rsid w:val="00AD2B5C"/>
    <w:rsid w:val="00AE199D"/>
    <w:rsid w:val="00B00E92"/>
    <w:rsid w:val="00B01FB3"/>
    <w:rsid w:val="00B14AC6"/>
    <w:rsid w:val="00B41F3D"/>
    <w:rsid w:val="00B7111A"/>
    <w:rsid w:val="00B83FDB"/>
    <w:rsid w:val="00B84042"/>
    <w:rsid w:val="00B956DF"/>
    <w:rsid w:val="00BA46D0"/>
    <w:rsid w:val="00BA7DF7"/>
    <w:rsid w:val="00BB63AB"/>
    <w:rsid w:val="00BB700B"/>
    <w:rsid w:val="00BE6288"/>
    <w:rsid w:val="00C07D91"/>
    <w:rsid w:val="00C41F65"/>
    <w:rsid w:val="00C71710"/>
    <w:rsid w:val="00C95242"/>
    <w:rsid w:val="00C97A89"/>
    <w:rsid w:val="00CA6C5C"/>
    <w:rsid w:val="00CB54E8"/>
    <w:rsid w:val="00CB6232"/>
    <w:rsid w:val="00CC2848"/>
    <w:rsid w:val="00CE5731"/>
    <w:rsid w:val="00CF2D43"/>
    <w:rsid w:val="00D11D33"/>
    <w:rsid w:val="00D12321"/>
    <w:rsid w:val="00D4346A"/>
    <w:rsid w:val="00D74037"/>
    <w:rsid w:val="00D82A0C"/>
    <w:rsid w:val="00DA090B"/>
    <w:rsid w:val="00DA5CFE"/>
    <w:rsid w:val="00DB61B2"/>
    <w:rsid w:val="00DE1D4F"/>
    <w:rsid w:val="00E12058"/>
    <w:rsid w:val="00E25C93"/>
    <w:rsid w:val="00E27C35"/>
    <w:rsid w:val="00E75B3F"/>
    <w:rsid w:val="00E87DAE"/>
    <w:rsid w:val="00E92348"/>
    <w:rsid w:val="00E93FE8"/>
    <w:rsid w:val="00EB5CE3"/>
    <w:rsid w:val="00EC111B"/>
    <w:rsid w:val="00EC61AB"/>
    <w:rsid w:val="00ED6D4C"/>
    <w:rsid w:val="00EF3A75"/>
    <w:rsid w:val="00F113F2"/>
    <w:rsid w:val="00F12365"/>
    <w:rsid w:val="00F202C0"/>
    <w:rsid w:val="00F55A8C"/>
    <w:rsid w:val="00F72DF7"/>
    <w:rsid w:val="00F76A8F"/>
    <w:rsid w:val="00F87AA6"/>
    <w:rsid w:val="00FA3A81"/>
    <w:rsid w:val="00FA74E1"/>
    <w:rsid w:val="00FB591D"/>
    <w:rsid w:val="00FB6014"/>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094A4"/>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BE628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628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1">
    <w:name w:val="Unresolved Mention1"/>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 w:type="paragraph" w:styleId="Revision">
    <w:name w:val="Revision"/>
    <w:hidden/>
    <w:uiPriority w:val="99"/>
    <w:semiHidden/>
    <w:rsid w:val="00BE6288"/>
    <w:pPr>
      <w:spacing w:after="0" w:line="240" w:lineRule="auto"/>
    </w:pPr>
    <w:rPr>
      <w:rFonts w:ascii="Times New Roman" w:eastAsia="Times New Roman" w:hAnsi="Times New Roman" w:cs="Times New Roman"/>
      <w:sz w:val="24"/>
      <w:szCs w:val="24"/>
      <w:lang w:val="en"/>
    </w:rPr>
  </w:style>
  <w:style w:type="character" w:styleId="PageNumber">
    <w:name w:val="page number"/>
    <w:basedOn w:val="DefaultParagraphFont"/>
    <w:uiPriority w:val="99"/>
    <w:semiHidden/>
    <w:unhideWhenUsed/>
    <w:rsid w:val="00CF2D43"/>
  </w:style>
  <w:style w:type="character" w:customStyle="1" w:styleId="UnresolvedMention">
    <w:name w:val="Unresolved Mention"/>
    <w:basedOn w:val="DefaultParagraphFont"/>
    <w:uiPriority w:val="99"/>
    <w:semiHidden/>
    <w:unhideWhenUsed/>
    <w:rsid w:val="00CF2D43"/>
    <w:rPr>
      <w:color w:val="605E5C"/>
      <w:shd w:val="clear" w:color="auto" w:fill="E1DFDD"/>
    </w:rPr>
  </w:style>
  <w:style w:type="character" w:styleId="FollowedHyperlink">
    <w:name w:val="FollowedHyperlink"/>
    <w:basedOn w:val="DefaultParagraphFont"/>
    <w:uiPriority w:val="99"/>
    <w:semiHidden/>
    <w:unhideWhenUsed/>
    <w:rsid w:val="00BA7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280037349">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23998823">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06433016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 w:id="212464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hyperlink" Target="https://doi.org/10.3354/meps14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D7B7E-486D-41D8-9EA5-244CF6A51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26</Pages>
  <Words>4515</Words>
  <Characters>25741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27</cp:revision>
  <dcterms:created xsi:type="dcterms:W3CDTF">2022-11-30T12:00:00Z</dcterms:created>
  <dcterms:modified xsi:type="dcterms:W3CDTF">2022-12-22T19:49:00Z</dcterms:modified>
</cp:coreProperties>
</file>