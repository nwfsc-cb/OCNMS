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xml:space="preserve">, </w:t>
      </w:r>
      <w:proofErr w:type="spellStart"/>
      <w:r>
        <w:t>Jameal</w:t>
      </w:r>
      <w:proofErr w:type="spellEnd"/>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proofErr w:type="gramStart"/>
      <w:r>
        <w:rPr>
          <w:vertAlign w:val="superscript"/>
        </w:rPr>
        <w:t>2</w:t>
      </w:r>
      <w:proofErr w:type="gramEnd"/>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proofErr w:type="spellStart"/>
      <w:r w:rsidR="00E24792" w:rsidRPr="002623AD">
        <w:rPr>
          <w:i/>
          <w:color w:val="000000" w:themeColor="text1"/>
        </w:rPr>
        <w:t>Strongylocentrotus</w:t>
      </w:r>
      <w:proofErr w:type="spellEnd"/>
      <w:r w:rsidR="00E24792" w:rsidRPr="002623AD">
        <w:rPr>
          <w:i/>
          <w:color w:val="000000" w:themeColor="text1"/>
        </w:rPr>
        <w:t xml:space="preserve"> </w:t>
      </w:r>
      <w:proofErr w:type="spellStart"/>
      <w:r w:rsidR="00E24792" w:rsidRPr="002623AD">
        <w:rPr>
          <w:i/>
          <w:color w:val="000000" w:themeColor="text1"/>
        </w:rPr>
        <w:t>purpuratus</w:t>
      </w:r>
      <w:proofErr w:type="spellEnd"/>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proofErr w:type="gramStart"/>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proofErr w:type="gramEnd"/>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w:t>
      </w:r>
      <w:proofErr w:type="spellStart"/>
      <w:r w:rsidR="00764B74">
        <w:t>Laminariales</w:t>
      </w:r>
      <w:proofErr w:type="spellEnd"/>
      <w:r w:rsidR="00764B74">
        <w:t xml:space="preserve">)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xml:space="preserve">. </w:t>
      </w:r>
      <w:proofErr w:type="gramStart"/>
      <w:r>
        <w:t>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w:t>
      </w:r>
      <w:proofErr w:type="gramEnd"/>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w:t>
      </w:r>
      <w:proofErr w:type="gramStart"/>
      <w:r>
        <w:t xml:space="preserve">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w:t>
      </w:r>
      <w:proofErr w:type="gramEnd"/>
      <w:r>
        <w:t xml:space="preserve">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proofErr w:type="gramStart"/>
      <w:r w:rsidR="006D4D83">
        <w:t>impacted</w:t>
      </w:r>
      <w:proofErr w:type="gramEnd"/>
      <w:r w:rsidR="006D4D83">
        <w:t xml:space="preserve">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proofErr w:type="spellStart"/>
      <w:r w:rsidR="00955353" w:rsidRPr="00137191">
        <w:rPr>
          <w:i/>
        </w:rPr>
        <w:t>Strongylocentrotus</w:t>
      </w:r>
      <w:proofErr w:type="spellEnd"/>
      <w:r w:rsidR="00955353" w:rsidRPr="00137191">
        <w:rPr>
          <w:i/>
        </w:rPr>
        <w:t xml:space="preserve"> </w:t>
      </w:r>
      <w:proofErr w:type="spellStart"/>
      <w:r w:rsidR="00955353" w:rsidRPr="00137191">
        <w:rPr>
          <w:i/>
        </w:rPr>
        <w:t>purpuratus</w:t>
      </w:r>
      <w:proofErr w:type="spellEnd"/>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w:t>
      </w:r>
      <w:proofErr w:type="gramStart"/>
      <w:r>
        <w:t xml:space="preserve">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roofErr w:type="gramEnd"/>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t>
      </w:r>
      <w:proofErr w:type="gramStart"/>
      <w:r w:rsidR="00EF0B3C">
        <w:t>were more muted</w:t>
      </w:r>
      <w:proofErr w:type="gramEnd"/>
      <w:r w:rsidR="00EF0B3C">
        <w:t xml:space="preserve">,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xml:space="preserve">. </w:t>
      </w:r>
      <w:proofErr w:type="gramStart"/>
      <w:r w:rsidR="001B6711">
        <w:t>Additionally,</w:t>
      </w:r>
      <w:r w:rsidR="00B77482">
        <w:t xml:space="preserve"> t</w:t>
      </w:r>
      <w:r w:rsidR="00FD5B3C">
        <w:t>he presence of</w:t>
      </w:r>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137191">
        <w:rPr>
          <w:i/>
        </w:rPr>
        <w:t>a</w:t>
      </w:r>
      <w:proofErr w:type="spellEnd"/>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w:t>
      </w:r>
      <w:proofErr w:type="spellStart"/>
      <w:r w:rsidR="008702D7">
        <w:t>sheepshead</w:t>
      </w:r>
      <w:proofErr w:type="spellEnd"/>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r w:rsidR="008702D7">
        <w:t xml:space="preserve">and spiny lobsters </w:t>
      </w:r>
      <w:proofErr w:type="spellStart"/>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w:t>
      </w:r>
      <w:proofErr w:type="gramEnd"/>
      <w:r w:rsidR="00FD5B3C">
        <w:t xml:space="preserve">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w:t>
      </w:r>
      <w:proofErr w:type="gramStart"/>
      <w:r w:rsidR="00EF0B3C">
        <w:t>have been monitored</w:t>
      </w:r>
      <w:proofErr w:type="gramEnd"/>
      <w:r w:rsidR="00EF0B3C">
        <w:t xml:space="preserve">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w:t>
      </w:r>
      <w:proofErr w:type="gramStart"/>
      <w:r w:rsidR="00EF0B3C">
        <w:t>is known</w:t>
      </w:r>
      <w:proofErr w:type="gramEnd"/>
      <w:r w:rsidR="00EF0B3C">
        <w:t xml:space="preserve"> about interannual dynamics, including how kelp forest sites in Washington have changed following recent major perturbations. Moreover, little </w:t>
      </w:r>
      <w:proofErr w:type="gramStart"/>
      <w:r w:rsidR="00EF0B3C">
        <w:t>is known</w:t>
      </w:r>
      <w:proofErr w:type="gramEnd"/>
      <w:r w:rsidR="00EF0B3C">
        <w:t xml:space="preserve">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w:t>
      </w:r>
      <w:proofErr w:type="gramStart"/>
      <w:r w:rsidR="00EF0B3C">
        <w:t>are occupied</w:t>
      </w:r>
      <w:proofErr w:type="gramEnd"/>
      <w:r w:rsidR="00EF0B3C">
        <w:t xml:space="preserve">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xml:space="preserve">), </w:t>
      </w:r>
      <w:proofErr w:type="gramStart"/>
      <w:r w:rsidR="00B81D13">
        <w:t>kelp canopy cover information</w:t>
      </w:r>
      <w:proofErr w:type="gramEnd"/>
      <w:r w:rsidR="00B81D13">
        <w:t xml:space="preserve"> from overflight surveys</w:t>
      </w:r>
      <w:r w:rsidR="00C20406">
        <w:t>, and SST data</w:t>
      </w:r>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proofErr w:type="gramStart"/>
      <w:r>
        <w:t xml:space="preserve">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proofErr w:type="gramEnd"/>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proofErr w:type="spellStart"/>
      <w:r w:rsidR="00392C19" w:rsidRPr="00A972D1">
        <w:rPr>
          <w:i/>
        </w:rPr>
        <w:t>Macrosystis</w:t>
      </w:r>
      <w:proofErr w:type="spellEnd"/>
      <w:r w:rsidR="00392C19" w:rsidRPr="00A972D1">
        <w:rPr>
          <w:i/>
        </w:rPr>
        <w:t xml:space="preserve"> </w:t>
      </w:r>
      <w:r w:rsidR="00392C19" w:rsidRPr="00137191">
        <w:t xml:space="preserve">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7DF714F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w:t>
      </w:r>
      <w:ins w:id="6" w:author="Nick.Tolimieri" w:date="2022-11-23T09:47:00Z">
        <w:r w:rsidR="00E63E62">
          <w:t>a-c</w:t>
        </w:r>
      </w:ins>
      <w:r>
        <w:t xml:space="preserve">). These sites range from Destruction Island in the south to </w:t>
      </w:r>
      <w:proofErr w:type="spellStart"/>
      <w:r>
        <w:t>Neah</w:t>
      </w:r>
      <w:proofErr w:type="spellEnd"/>
      <w:r>
        <w:t xml:space="preserve"> Bay in the north. All sites </w:t>
      </w:r>
      <w:proofErr w:type="gramStart"/>
      <w:r>
        <w:t>were relatively protected</w:t>
      </w:r>
      <w:proofErr w:type="gramEnd"/>
      <w:r>
        <w:t xml:space="preserve">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7" w:name="_qaa02jqwwy36" w:colFirst="0" w:colLast="0"/>
      <w:bookmarkEnd w:id="7"/>
      <w:r>
        <w:rPr>
          <w:sz w:val="34"/>
          <w:szCs w:val="34"/>
        </w:rPr>
        <w:t xml:space="preserve">2.2 </w:t>
      </w:r>
      <w:r w:rsidR="00EF0B3C">
        <w:rPr>
          <w:sz w:val="34"/>
          <w:szCs w:val="34"/>
        </w:rPr>
        <w:t>Survey design</w:t>
      </w:r>
    </w:p>
    <w:p w14:paraId="6D7B1DC1" w14:textId="6438E903"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w:t>
      </w:r>
      <w:r w:rsidR="005574F6">
        <w:t>t</w:t>
      </w:r>
      <w:r w:rsidR="004554B2" w:rsidRPr="004554B2">
        <w:t>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At each of the five sites (Fig. 1</w:t>
      </w:r>
      <w:ins w:id="8" w:author="Nick.Tolimieri" w:date="2022-11-23T09:48:00Z">
        <w:r w:rsidR="002C6762">
          <w:t>c</w:t>
        </w:r>
      </w:ins>
      <w:r>
        <w:t xml:space="preserve">),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proofErr w:type="spellStart"/>
      <w:r w:rsidR="0019371D" w:rsidRPr="00953A4D">
        <w:rPr>
          <w:i/>
        </w:rPr>
        <w:t>Macrocystis</w:t>
      </w:r>
      <w:proofErr w:type="spellEnd"/>
      <w:r w:rsidR="0019371D">
        <w:t xml:space="preserve"> where we counted stipes &gt; 1.0 m</w:t>
      </w:r>
      <w:r>
        <w:t xml:space="preserve">. In some </w:t>
      </w:r>
      <w:proofErr w:type="gramStart"/>
      <w:r>
        <w:t>instances</w:t>
      </w:r>
      <w:proofErr w:type="gramEnd"/>
      <w:r>
        <w:t xml:space="preserve"> we 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 xml:space="preserve">ir </w:t>
      </w:r>
      <w:proofErr w:type="gramStart"/>
      <w:r w:rsidR="00D60B7A" w:rsidRPr="00D471EF">
        <w:rPr>
          <w:rFonts w:eastAsia="Gungsuh"/>
        </w:rPr>
        <w:t>buddy’s</w:t>
      </w:r>
      <w:proofErr w:type="gramEnd"/>
      <w:r w:rsidR="00D60B7A" w:rsidRPr="00D471EF">
        <w:rPr>
          <w:rFonts w:eastAsia="Gungsuh"/>
        </w:rPr>
        <w:t xml:space="preserve"> extended</w:t>
      </w:r>
      <w:r w:rsidRPr="00D471EF">
        <w:rPr>
          <w:rFonts w:eastAsia="Gungsuh"/>
        </w:rPr>
        <w:t xml:space="preserve"> fingers. Transects with visibility less than 2.0 m </w:t>
      </w:r>
      <w:proofErr w:type="gramStart"/>
      <w:r w:rsidRPr="00D471EF">
        <w:rPr>
          <w:rFonts w:eastAsia="Gungsuh"/>
        </w:rPr>
        <w:t>were excluded</w:t>
      </w:r>
      <w:proofErr w:type="gramEnd"/>
      <w:r w:rsidRPr="00D471EF">
        <w:rPr>
          <w:rFonts w:eastAsia="Gungsuh"/>
        </w:rPr>
        <w:t xml:space="preserve">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lastRenderedPageBreak/>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t>
      </w:r>
      <w:proofErr w:type="gramStart"/>
      <w:r>
        <w:t>were categorized</w:t>
      </w:r>
      <w:proofErr w:type="gramEnd"/>
      <w:r>
        <w:t xml:space="preserve"> as juvenile rockfishes.</w:t>
      </w:r>
    </w:p>
    <w:p w14:paraId="644D47F4" w14:textId="2FFAF534" w:rsidR="00471A3D" w:rsidRDefault="009D1439">
      <w:pPr>
        <w:pStyle w:val="Heading2"/>
      </w:pPr>
      <w:bookmarkStart w:id="9" w:name="_imz9yv51qjaf" w:colFirst="0" w:colLast="0"/>
      <w:bookmarkEnd w:id="9"/>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p>
    <w:p w14:paraId="391463AF" w14:textId="5BDBA970" w:rsidR="00191063" w:rsidRDefault="00191063">
      <w:proofErr w:type="gramStart"/>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w:t>
      </w:r>
      <w:proofErr w:type="gramEnd"/>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proofErr w:type="spellStart"/>
      <w:r w:rsidR="00062C9E" w:rsidRPr="00062C9E">
        <w:rPr>
          <w:i/>
        </w:rPr>
        <w:t>Macrocystis</w:t>
      </w:r>
      <w:proofErr w:type="spellEnd"/>
      <w:r w:rsidR="00062C9E" w:rsidRPr="00062C9E">
        <w:rPr>
          <w:i/>
        </w:rPr>
        <w:t xml:space="preserve"> </w:t>
      </w:r>
      <w:r w:rsidR="00062C9E" w:rsidRPr="00137191">
        <w:t xml:space="preserve">and </w:t>
      </w:r>
      <w:proofErr w:type="spellStart"/>
      <w:r w:rsidR="00062C9E" w:rsidRPr="00062C9E">
        <w:rPr>
          <w:i/>
        </w:rPr>
        <w:t>Nereocystis</w:t>
      </w:r>
      <w:proofErr w:type="spellEnd"/>
      <w:r w:rsidR="00062C9E" w:rsidRPr="00062C9E">
        <w:rPr>
          <w:i/>
        </w:rPr>
        <w:t xml:space="preserve">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proofErr w:type="spellStart"/>
      <w:r w:rsidR="00AD6474">
        <w:rPr>
          <w:i/>
        </w:rPr>
        <w:t>Nereocystis</w:t>
      </w:r>
      <w:proofErr w:type="spellEnd"/>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proofErr w:type="spellStart"/>
      <w:r w:rsidR="00477F34">
        <w:rPr>
          <w:i/>
        </w:rPr>
        <w:t>Macrocystis</w:t>
      </w:r>
      <w:proofErr w:type="spellEnd"/>
      <w:r w:rsidR="00477F34">
        <w:rPr>
          <w:i/>
        </w:rPr>
        <w:t xml:space="preserve">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w:t>
      </w:r>
      <w:proofErr w:type="spellStart"/>
      <w:r w:rsidR="00ED35BC">
        <w:t>heatwaveR</w:t>
      </w:r>
      <w:proofErr w:type="spellEnd"/>
      <w:r w:rsidR="00ED35BC">
        <w:t>’</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w:t>
      </w:r>
      <w:proofErr w:type="spellStart"/>
      <w:r w:rsidR="00F0120A">
        <w:t>Hobday</w:t>
      </w:r>
      <w:proofErr w:type="spellEnd"/>
      <w:r w:rsidR="00F0120A">
        <w:t xml:space="preserve">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10" w:name="_au0wchpbj09l" w:colFirst="0" w:colLast="0"/>
      <w:bookmarkEnd w:id="10"/>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w:t>
      </w:r>
      <w:proofErr w:type="gramStart"/>
      <w:r w:rsidRPr="0069524C">
        <w:t xml:space="preserve">peak kelp </w:t>
      </w:r>
      <w:r w:rsidR="001D559C" w:rsidRPr="0069524C">
        <w:t xml:space="preserve">canopy </w:t>
      </w:r>
      <w:r w:rsidRPr="0069524C">
        <w:t>coverage</w:t>
      </w:r>
      <w:proofErr w:type="gramEnd"/>
      <w:r w:rsidRPr="0069524C">
        <w:t>.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11" w:name="_2h658b2af9qi" w:colFirst="0" w:colLast="0"/>
      <w:bookmarkEnd w:id="11"/>
      <w:r>
        <w:t xml:space="preserve">2.5 </w:t>
      </w:r>
      <w:r w:rsidR="00EF0B3C">
        <w:t>Data analysis</w:t>
      </w:r>
    </w:p>
    <w:p w14:paraId="459FAEC1" w14:textId="20C41244"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w:t>
      </w:r>
      <w:ins w:id="12" w:author="Nick.Tolimieri" w:date="2022-11-23T09:48:00Z">
        <w:r w:rsidR="002C6762">
          <w:t>c</w:t>
        </w:r>
      </w:ins>
      <w:bookmarkStart w:id="13" w:name="_GoBack"/>
      <w:bookmarkEnd w:id="13"/>
      <w:r w:rsidRPr="008717AD">
        <w:t>).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xml:space="preserve">. Each independent variable </w:t>
      </w:r>
      <w:proofErr w:type="gramStart"/>
      <w:r>
        <w:t>was coded</w:t>
      </w:r>
      <w:proofErr w:type="gramEnd"/>
      <w:r>
        <w:t xml:space="preserve">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xml:space="preserve">. We summarized results </w:t>
      </w:r>
      <w:proofErr w:type="gramStart"/>
      <w:r>
        <w:t>for the ordinations at the Site x Year level for presentation</w:t>
      </w:r>
      <w:proofErr w:type="gramEnd"/>
      <w:r>
        <w:t>.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w:t>
      </w:r>
      <w:proofErr w:type="gramStart"/>
      <w:r>
        <w:t>have been identified</w:t>
      </w:r>
      <w:proofErr w:type="gramEnd"/>
      <w:r>
        <w:t xml:space="preserve"> as particularly important components of kelp forest communities. First, we investigate</w:t>
      </w:r>
      <w:r w:rsidR="00D60B7A">
        <w:t>d</w:t>
      </w:r>
      <w:r>
        <w:t xml:space="preserve"> the relationship between sea urchins and kelp as this interaction plays a disproportionate role in determining </w:t>
      </w:r>
      <w:proofErr w:type="gramStart"/>
      <w:r>
        <w:t>kelp forest community structure</w:t>
      </w:r>
      <w:proofErr w:type="gramEnd"/>
      <w:r>
        <w:t xml:space="preserv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27C98D30" w:rsidR="00471A3D" w:rsidRPr="00310026" w:rsidDel="00736AA4" w:rsidRDefault="00BA7345">
      <w:pPr>
        <w:spacing w:before="120" w:after="120"/>
        <w:rPr>
          <w:del w:id="14" w:author="Nick.Tolimieri [2]" w:date="2022-11-21T09:50:00Z"/>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 xml:space="preserve">S. </w:t>
      </w:r>
      <w:proofErr w:type="spellStart"/>
      <w:r w:rsidRPr="00310026">
        <w:rPr>
          <w:i/>
          <w:color w:val="000000" w:themeColor="text1"/>
        </w:rPr>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proofErr w:type="gram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w:t>
      </w:r>
      <w:proofErr w:type="gramEnd"/>
      <w:r>
        <w:rPr>
          <w:color w:val="000000" w:themeColor="text1"/>
        </w:rPr>
        <w:t xml:space="preserve">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proofErr w:type="gramStart"/>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w:t>
      </w:r>
      <w:proofErr w:type="gramEnd"/>
      <w:r w:rsidR="00EF0B3C" w:rsidRPr="00310026">
        <w:rPr>
          <w:color w:val="000000" w:themeColor="text1"/>
        </w:rPr>
        <w:t xml:space="preserve"> Such comparisons at multiple scales allow us to consider the range of relationships that </w:t>
      </w:r>
      <w:proofErr w:type="gramStart"/>
      <w:r w:rsidR="00EF0B3C" w:rsidRPr="00310026">
        <w:rPr>
          <w:color w:val="000000" w:themeColor="text1"/>
        </w:rPr>
        <w:t>can be generated</w:t>
      </w:r>
      <w:proofErr w:type="gramEnd"/>
      <w:r w:rsidR="00EF0B3C" w:rsidRPr="00310026">
        <w:rPr>
          <w:color w:val="000000" w:themeColor="text1"/>
        </w:rPr>
        <w:t xml:space="preserve">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w:t>
      </w:r>
      <w:proofErr w:type="spellStart"/>
      <w:r w:rsidR="00157C74" w:rsidRPr="00310026">
        <w:rPr>
          <w:color w:val="000000" w:themeColor="text1"/>
        </w:rPr>
        <w:t>Tatoosh</w:t>
      </w:r>
      <w:proofErr w:type="spellEnd"/>
      <w:r w:rsidR="00157C74" w:rsidRPr="00310026">
        <w:rPr>
          <w:color w:val="000000" w:themeColor="text1"/>
        </w:rPr>
        <w:t xml:space="preserve">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7E836B63" w14:textId="3E252CE6" w:rsidR="00EE7CAE" w:rsidRPr="00EE7CAE" w:rsidRDefault="00850470">
      <w:pPr>
        <w:spacing w:before="120" w:after="120"/>
        <w:rPr>
          <w:i/>
        </w:rPr>
        <w:pPrChange w:id="15" w:author="Nick.Tolimieri [2]" w:date="2022-11-21T09:50:00Z">
          <w:pPr>
            <w:spacing w:before="120" w:after="120"/>
            <w:ind w:left="720" w:right="1080" w:firstLine="0"/>
            <w:jc w:val="center"/>
          </w:pPr>
        </w:pPrChange>
      </w:pPr>
      <m:oMath>
        <m:sSub>
          <m:sSubPr>
            <m:ctrlPr>
              <w:del w:id="16" w:author="Nick.Tolimieri [2]" w:date="2022-11-21T09:50:00Z">
                <w:rPr>
                  <w:rFonts w:ascii="Cambria Math" w:hAnsi="Cambria Math"/>
                  <w:i/>
                </w:rPr>
              </w:del>
            </m:ctrlPr>
          </m:sSubPr>
          <m:e>
            <m:r>
              <w:del w:id="17" w:author="Nick.Tolimieri [2]" w:date="2022-11-21T09:50:00Z">
                <w:rPr>
                  <w:rFonts w:ascii="Cambria Math" w:hAnsi="Cambria Math"/>
                </w:rPr>
                <m:t>y</m:t>
              </w:del>
            </m:r>
          </m:e>
          <m:sub>
            <m:r>
              <w:del w:id="18" w:author="Nick.Tolimieri [2]" w:date="2022-11-21T09:50:00Z">
                <w:rPr>
                  <w:rFonts w:ascii="Cambria Math" w:hAnsi="Cambria Math"/>
                </w:rPr>
                <m:t>daty</m:t>
              </w:del>
            </m:r>
          </m:sub>
        </m:sSub>
        <m:r>
          <w:del w:id="19" w:author="Nick.Tolimieri [2]" w:date="2022-11-21T09:50:00Z">
            <w:rPr>
              <w:rFonts w:ascii="Cambria Math" w:hAnsi="Cambria Math"/>
            </w:rPr>
            <m:t>=μ+</m:t>
          </w:del>
        </m:r>
        <m:sSub>
          <m:sSubPr>
            <m:ctrlPr>
              <w:del w:id="20" w:author="Nick.Tolimieri [2]" w:date="2022-11-21T09:50:00Z">
                <w:rPr>
                  <w:rFonts w:ascii="Cambria Math" w:hAnsi="Cambria Math"/>
                  <w:i/>
                </w:rPr>
              </w:del>
            </m:ctrlPr>
          </m:sSubPr>
          <m:e>
            <m:r>
              <w:del w:id="21" w:author="Nick.Tolimieri [2]" w:date="2022-11-21T09:50:00Z">
                <w:rPr>
                  <w:rFonts w:ascii="Cambria Math" w:hAnsi="Cambria Math"/>
                </w:rPr>
                <m:t>β</m:t>
              </w:del>
            </m:r>
          </m:e>
          <m:sub>
            <m:r>
              <w:del w:id="22" w:author="Nick.Tolimieri [2]" w:date="2022-11-21T09:50:00Z">
                <w:rPr>
                  <w:rFonts w:ascii="Cambria Math" w:hAnsi="Cambria Math"/>
                </w:rPr>
                <m:t>d</m:t>
              </w:del>
            </m:r>
          </m:sub>
        </m:sSub>
        <m:r>
          <w:del w:id="23" w:author="Nick.Tolimieri [2]" w:date="2022-11-21T09:50:00Z">
            <w:rPr>
              <w:rFonts w:ascii="Cambria Math" w:hAnsi="Cambria Math"/>
            </w:rPr>
            <m:t>+</m:t>
          </w:del>
        </m:r>
        <m:sSub>
          <m:sSubPr>
            <m:ctrlPr>
              <w:del w:id="24" w:author="Nick.Tolimieri [2]" w:date="2022-11-21T09:50:00Z">
                <w:rPr>
                  <w:rFonts w:ascii="Cambria Math" w:hAnsi="Cambria Math"/>
                  <w:i/>
                </w:rPr>
              </w:del>
            </m:ctrlPr>
          </m:sSubPr>
          <m:e>
            <m:r>
              <w:del w:id="25" w:author="Nick.Tolimieri [2]" w:date="2022-11-21T09:50:00Z">
                <w:rPr>
                  <w:rFonts w:ascii="Cambria Math" w:hAnsi="Cambria Math"/>
                </w:rPr>
                <m:t>β</m:t>
              </w:del>
            </m:r>
          </m:e>
          <m:sub>
            <m:r>
              <w:del w:id="26" w:author="Nick.Tolimieri [2]" w:date="2022-11-21T09:50:00Z">
                <w:rPr>
                  <w:rFonts w:ascii="Cambria Math" w:hAnsi="Cambria Math"/>
                </w:rPr>
                <m:t>a</m:t>
              </w:del>
            </m:r>
          </m:sub>
        </m:sSub>
        <m:r>
          <w:del w:id="27" w:author="Nick.Tolimieri [2]" w:date="2022-11-21T09:50:00Z">
            <w:rPr>
              <w:rFonts w:ascii="Cambria Math" w:hAnsi="Cambria Math"/>
            </w:rPr>
            <m:t>+</m:t>
          </w:del>
        </m:r>
        <m:sSub>
          <m:sSubPr>
            <m:ctrlPr>
              <w:del w:id="28" w:author="Nick.Tolimieri [2]" w:date="2022-11-21T09:50:00Z">
                <w:rPr>
                  <w:rFonts w:ascii="Cambria Math" w:hAnsi="Cambria Math"/>
                  <w:i/>
                </w:rPr>
              </w:del>
            </m:ctrlPr>
          </m:sSubPr>
          <m:e>
            <m:r>
              <w:del w:id="29" w:author="Nick.Tolimieri [2]" w:date="2022-11-21T09:50:00Z">
                <w:rPr>
                  <w:rFonts w:ascii="Cambria Math" w:hAnsi="Cambria Math"/>
                </w:rPr>
                <m:t>β</m:t>
              </w:del>
            </m:r>
          </m:e>
          <m:sub>
            <m:r>
              <w:del w:id="30" w:author="Nick.Tolimieri [2]" w:date="2022-11-21T09:50:00Z">
                <w:rPr>
                  <w:rFonts w:ascii="Cambria Math" w:hAnsi="Cambria Math"/>
                </w:rPr>
                <m:t>y</m:t>
              </w:del>
            </m:r>
          </m:sub>
        </m:sSub>
        <m:r>
          <w:del w:id="31" w:author="Nick.Tolimieri [2]" w:date="2022-11-21T09:50:00Z">
            <w:rPr>
              <w:rFonts w:ascii="Cambria Math" w:hAnsi="Cambria Math"/>
            </w:rPr>
            <m:t>+</m:t>
          </w:del>
        </m:r>
        <m:sSub>
          <m:sSubPr>
            <m:ctrlPr>
              <w:del w:id="32" w:author="Nick.Tolimieri [2]" w:date="2022-11-21T09:50:00Z">
                <w:rPr>
                  <w:rFonts w:ascii="Cambria Math" w:hAnsi="Cambria Math"/>
                  <w:i/>
                </w:rPr>
              </w:del>
            </m:ctrlPr>
          </m:sSubPr>
          <m:e>
            <m:r>
              <w:del w:id="33" w:author="Nick.Tolimieri [2]" w:date="2022-11-21T09:50:00Z">
                <w:rPr>
                  <w:rFonts w:ascii="Cambria Math" w:hAnsi="Cambria Math"/>
                </w:rPr>
                <m:t>γ</m:t>
              </w:del>
            </m:r>
          </m:e>
          <m:sub>
            <m:r>
              <w:del w:id="34" w:author="Nick.Tolimieri [2]" w:date="2022-11-21T09:50:00Z">
                <w:rPr>
                  <w:rFonts w:ascii="Cambria Math" w:hAnsi="Cambria Math"/>
                </w:rPr>
                <m:t>1</m:t>
              </w:del>
            </m:r>
          </m:sub>
        </m:sSub>
        <m:d>
          <m:dPr>
            <m:ctrlPr>
              <w:del w:id="35" w:author="Nick.Tolimieri [2]" w:date="2022-11-21T09:50:00Z">
                <w:rPr>
                  <w:rFonts w:ascii="Cambria Math" w:hAnsi="Cambria Math"/>
                  <w:i/>
                </w:rPr>
              </w:del>
            </m:ctrlPr>
          </m:dPr>
          <m:e>
            <m:sSub>
              <m:sSubPr>
                <m:ctrlPr>
                  <w:del w:id="36" w:author="Nick.Tolimieri [2]" w:date="2022-11-21T09:50:00Z">
                    <w:rPr>
                      <w:rFonts w:ascii="Cambria Math" w:hAnsi="Cambria Math"/>
                      <w:i/>
                    </w:rPr>
                  </w:del>
                </m:ctrlPr>
              </m:sSubPr>
              <m:e>
                <m:acc>
                  <m:accPr>
                    <m:chr m:val="̅"/>
                    <m:ctrlPr>
                      <w:del w:id="37" w:author="Nick.Tolimieri [2]" w:date="2022-11-21T09:50:00Z">
                        <w:rPr>
                          <w:rFonts w:ascii="Cambria Math" w:hAnsi="Cambria Math"/>
                          <w:i/>
                        </w:rPr>
                      </w:del>
                    </m:ctrlPr>
                  </m:accPr>
                  <m:e>
                    <m:r>
                      <w:del w:id="38" w:author="Nick.Tolimieri [2]" w:date="2022-11-21T09:50:00Z">
                        <w:rPr>
                          <w:rFonts w:ascii="Cambria Math" w:hAnsi="Cambria Math"/>
                        </w:rPr>
                        <m:t>x</m:t>
                      </w:del>
                    </m:r>
                  </m:e>
                </m:acc>
              </m:e>
              <m:sub>
                <m:r>
                  <w:del w:id="39" w:author="Nick.Tolimieri [2]" w:date="2022-11-21T09:50:00Z">
                    <w:rPr>
                      <w:rFonts w:ascii="Cambria Math" w:hAnsi="Cambria Math"/>
                    </w:rPr>
                    <m:t>d,a,y</m:t>
                  </w:del>
                </m:r>
              </m:sub>
            </m:sSub>
            <m:r>
              <w:del w:id="40" w:author="Nick.Tolimieri [2]" w:date="2022-11-21T09:50:00Z">
                <w:rPr>
                  <w:rFonts w:ascii="Cambria Math" w:hAnsi="Cambria Math"/>
                </w:rPr>
                <m:t>-</m:t>
              </w:del>
            </m:r>
            <m:sSub>
              <m:sSubPr>
                <m:ctrlPr>
                  <w:del w:id="41" w:author="Nick.Tolimieri [2]" w:date="2022-11-21T09:50:00Z">
                    <w:rPr>
                      <w:rFonts w:ascii="Cambria Math" w:hAnsi="Cambria Math"/>
                      <w:i/>
                    </w:rPr>
                  </w:del>
                </m:ctrlPr>
              </m:sSubPr>
              <m:e>
                <m:acc>
                  <m:accPr>
                    <m:chr m:val="̅"/>
                    <m:ctrlPr>
                      <w:del w:id="42" w:author="Nick.Tolimieri [2]" w:date="2022-11-21T09:50:00Z">
                        <w:rPr>
                          <w:rFonts w:ascii="Cambria Math" w:hAnsi="Cambria Math"/>
                          <w:i/>
                        </w:rPr>
                      </w:del>
                    </m:ctrlPr>
                  </m:accPr>
                  <m:e>
                    <m:r>
                      <w:del w:id="43" w:author="Nick.Tolimieri [2]" w:date="2022-11-21T09:50:00Z">
                        <w:rPr>
                          <w:rFonts w:ascii="Cambria Math" w:hAnsi="Cambria Math"/>
                        </w:rPr>
                        <m:t>x</m:t>
                      </w:del>
                    </m:r>
                  </m:e>
                </m:acc>
              </m:e>
              <m:sub>
                <m:r>
                  <w:del w:id="44" w:author="Nick.Tolimieri [2]" w:date="2022-11-21T09:50:00Z">
                    <w:rPr>
                      <w:rFonts w:ascii="Cambria Math" w:hAnsi="Cambria Math"/>
                    </w:rPr>
                    <m:t>d,a</m:t>
                  </w:del>
                </m:r>
              </m:sub>
            </m:sSub>
          </m:e>
        </m:d>
        <m:r>
          <w:del w:id="45" w:author="Nick.Tolimieri [2]" w:date="2022-11-21T09:50:00Z">
            <w:rPr>
              <w:rFonts w:ascii="Cambria Math" w:hAnsi="Cambria Math"/>
            </w:rPr>
            <m:t>+</m:t>
          </w:del>
        </m:r>
        <m:sSub>
          <m:sSubPr>
            <m:ctrlPr>
              <w:del w:id="46" w:author="Nick.Tolimieri [2]" w:date="2022-11-21T09:50:00Z">
                <w:rPr>
                  <w:rFonts w:ascii="Cambria Math" w:hAnsi="Cambria Math"/>
                  <w:i/>
                </w:rPr>
              </w:del>
            </m:ctrlPr>
          </m:sSubPr>
          <m:e>
            <m:r>
              <w:del w:id="47" w:author="Nick.Tolimieri [2]" w:date="2022-11-21T09:50:00Z">
                <w:rPr>
                  <w:rFonts w:ascii="Cambria Math" w:hAnsi="Cambria Math"/>
                </w:rPr>
                <m:t>γ</m:t>
              </w:del>
            </m:r>
          </m:e>
          <m:sub>
            <m:r>
              <w:del w:id="48" w:author="Nick.Tolimieri [2]" w:date="2022-11-21T09:50:00Z">
                <w:rPr>
                  <w:rFonts w:ascii="Cambria Math" w:hAnsi="Cambria Math"/>
                </w:rPr>
                <m:t>2</m:t>
              </w:del>
            </m:r>
          </m:sub>
        </m:sSub>
        <m:sSub>
          <m:sSubPr>
            <m:ctrlPr>
              <w:del w:id="49" w:author="Nick.Tolimieri [2]" w:date="2022-11-21T09:50:00Z">
                <w:rPr>
                  <w:rFonts w:ascii="Cambria Math" w:hAnsi="Cambria Math"/>
                  <w:i/>
                </w:rPr>
              </w:del>
            </m:ctrlPr>
          </m:sSubPr>
          <m:e>
            <m:r>
              <w:del w:id="50" w:author="Nick.Tolimieri [2]" w:date="2022-11-21T09:50:00Z">
                <w:rPr>
                  <w:rFonts w:ascii="Cambria Math" w:hAnsi="Cambria Math"/>
                </w:rPr>
                <m:t>x</m:t>
              </w:del>
            </m:r>
          </m:e>
          <m:sub>
            <m:r>
              <w:del w:id="51" w:author="Nick.Tolimieri [2]" w:date="2022-11-21T09:50:00Z">
                <w:rPr>
                  <w:rFonts w:ascii="Cambria Math" w:hAnsi="Cambria Math"/>
                </w:rPr>
                <m:t>d,a</m:t>
              </w:del>
            </m:r>
          </m:sub>
        </m:sSub>
        <m:r>
          <w:del w:id="52" w:author="Nick.Tolimieri [2]" w:date="2022-11-21T09:50:00Z">
            <w:rPr>
              <w:rFonts w:ascii="Cambria Math" w:hAnsi="Cambria Math"/>
            </w:rPr>
            <m:t>+</m:t>
          </w:del>
        </m:r>
        <m:sSub>
          <m:sSubPr>
            <m:ctrlPr>
              <w:del w:id="53" w:author="Nick.Tolimieri [2]" w:date="2022-11-21T09:50:00Z">
                <w:rPr>
                  <w:rFonts w:ascii="Cambria Math" w:hAnsi="Cambria Math"/>
                  <w:i/>
                </w:rPr>
              </w:del>
            </m:ctrlPr>
          </m:sSubPr>
          <m:e>
            <m:r>
              <w:del w:id="54" w:author="Nick.Tolimieri [2]" w:date="2022-11-21T09:50:00Z">
                <w:rPr>
                  <w:rFonts w:ascii="Cambria Math" w:hAnsi="Cambria Math"/>
                </w:rPr>
                <m:t>γ</m:t>
              </w:del>
            </m:r>
          </m:e>
          <m:sub>
            <m:r>
              <w:del w:id="55" w:author="Nick.Tolimieri [2]" w:date="2022-11-21T09:50:00Z">
                <w:rPr>
                  <w:rFonts w:ascii="Cambria Math" w:hAnsi="Cambria Math"/>
                </w:rPr>
                <m:t>3</m:t>
              </w:del>
            </m:r>
          </m:sub>
        </m:sSub>
        <m:d>
          <m:dPr>
            <m:ctrlPr>
              <w:del w:id="56" w:author="Nick.Tolimieri [2]" w:date="2022-11-21T09:50:00Z">
                <w:rPr>
                  <w:rFonts w:ascii="Cambria Math" w:hAnsi="Cambria Math"/>
                  <w:i/>
                </w:rPr>
              </w:del>
            </m:ctrlPr>
          </m:dPr>
          <m:e>
            <m:sSub>
              <m:sSubPr>
                <m:ctrlPr>
                  <w:del w:id="57" w:author="Nick.Tolimieri [2]" w:date="2022-11-21T09:50:00Z">
                    <w:rPr>
                      <w:rFonts w:ascii="Cambria Math" w:hAnsi="Cambria Math"/>
                      <w:i/>
                    </w:rPr>
                  </w:del>
                </m:ctrlPr>
              </m:sSubPr>
              <m:e>
                <m:r>
                  <w:del w:id="58" w:author="Nick.Tolimieri [2]" w:date="2022-11-21T09:50:00Z">
                    <w:rPr>
                      <w:rFonts w:ascii="Cambria Math" w:hAnsi="Cambria Math"/>
                    </w:rPr>
                    <m:t>x</m:t>
                  </w:del>
                </m:r>
              </m:e>
              <m:sub>
                <m:r>
                  <w:del w:id="59" w:author="Nick.Tolimieri [2]" w:date="2022-11-21T09:50:00Z">
                    <w:rPr>
                      <w:rFonts w:ascii="Cambria Math" w:hAnsi="Cambria Math"/>
                    </w:rPr>
                    <m:t>d,a,t,y</m:t>
                  </w:del>
                </m:r>
              </m:sub>
            </m:sSub>
            <m:r>
              <w:del w:id="60" w:author="Nick.Tolimieri [2]" w:date="2022-11-21T09:50:00Z">
                <w:rPr>
                  <w:rFonts w:ascii="Cambria Math" w:hAnsi="Cambria Math"/>
                </w:rPr>
                <m:t>-</m:t>
              </w:del>
            </m:r>
            <m:sSub>
              <m:sSubPr>
                <m:ctrlPr>
                  <w:del w:id="61" w:author="Nick.Tolimieri [2]" w:date="2022-11-21T09:50:00Z">
                    <w:rPr>
                      <w:rFonts w:ascii="Cambria Math" w:hAnsi="Cambria Math"/>
                      <w:i/>
                    </w:rPr>
                  </w:del>
                </m:ctrlPr>
              </m:sSubPr>
              <m:e>
                <m:acc>
                  <m:accPr>
                    <m:chr m:val="̅"/>
                    <m:ctrlPr>
                      <w:del w:id="62" w:author="Nick.Tolimieri [2]" w:date="2022-11-21T09:50:00Z">
                        <w:rPr>
                          <w:rFonts w:ascii="Cambria Math" w:hAnsi="Cambria Math"/>
                          <w:i/>
                        </w:rPr>
                      </w:del>
                    </m:ctrlPr>
                  </m:accPr>
                  <m:e>
                    <m:r>
                      <w:del w:id="63" w:author="Nick.Tolimieri [2]" w:date="2022-11-21T09:50:00Z">
                        <w:rPr>
                          <w:rFonts w:ascii="Cambria Math" w:hAnsi="Cambria Math"/>
                        </w:rPr>
                        <m:t>x</m:t>
                      </w:del>
                    </m:r>
                  </m:e>
                </m:acc>
              </m:e>
              <m:sub>
                <m:r>
                  <w:del w:id="64" w:author="Nick.Tolimieri [2]" w:date="2022-11-21T09:50:00Z">
                    <w:rPr>
                      <w:rFonts w:ascii="Cambria Math" w:hAnsi="Cambria Math"/>
                    </w:rPr>
                    <m:t>d,a,y</m:t>
                  </w:del>
                </m:r>
              </m:sub>
            </m:sSub>
          </m:e>
        </m:d>
        <m:sSub>
          <m:sSubPr>
            <m:ctrlPr>
              <w:del w:id="65" w:author="Nick.Tolimieri [2]" w:date="2022-11-21T09:50:00Z">
                <w:rPr>
                  <w:rFonts w:ascii="Cambria Math" w:hAnsi="Cambria Math"/>
                  <w:i/>
                </w:rPr>
              </w:del>
            </m:ctrlPr>
          </m:sSubPr>
          <m:e>
            <m:r>
              <w:del w:id="66" w:author="Nick.Tolimieri [2]" w:date="2022-11-21T09:50:00Z">
                <w:rPr>
                  <w:rFonts w:ascii="Cambria Math" w:hAnsi="Cambria Math"/>
                </w:rPr>
                <m:t>+ε</m:t>
              </w:del>
            </m:r>
          </m:e>
          <m:sub>
            <m:r>
              <w:del w:id="67" w:author="Nick.Tolimieri [2]" w:date="2022-11-21T09:50:00Z">
                <w:rPr>
                  <w:rFonts w:ascii="Cambria Math" w:hAnsi="Cambria Math"/>
                </w:rPr>
                <m:t>d,a,y,t,0</m:t>
              </w:del>
            </m:r>
          </m:sub>
        </m:sSub>
      </m:oMath>
      <w:del w:id="68" w:author="Nick.Tolimieri [2]" w:date="2022-11-21T09:50:00Z">
        <w:r w:rsidR="007C5F12" w:rsidDel="00736AA4">
          <w:rPr>
            <w:i/>
          </w:rPr>
          <w:delText>,</w:delText>
        </w:r>
      </w:del>
    </w:p>
    <w:p w14:paraId="6B8CD38B" w14:textId="5EE62E87" w:rsidR="00EE7CAE" w:rsidRDefault="00EA3709">
      <w:pPr>
        <w:spacing w:before="120" w:after="120"/>
        <w:ind w:firstLine="0"/>
        <w:jc w:val="center"/>
        <w:rPr>
          <w:ins w:id="69" w:author="Nick.Tolimieri [2]" w:date="2022-11-21T09:21:00Z"/>
        </w:rPr>
        <w:pPrChange w:id="70" w:author="Nick.Tolimieri [2]" w:date="2022-11-21T09:27:00Z">
          <w:pPr>
            <w:spacing w:before="120" w:after="120"/>
            <w:ind w:firstLine="0"/>
          </w:pPr>
        </w:pPrChange>
      </w:pPr>
      <w:proofErr w:type="spellStart"/>
      <w:ins w:id="71" w:author="Nick.Tolimieri [2]" w:date="2022-11-21T09:26:00Z">
        <w:r w:rsidRPr="00C84095">
          <w:rPr>
            <w:i/>
            <w:rPrChange w:id="72" w:author="Nick.Tolimieri [2]" w:date="2022-11-21T09:38:00Z">
              <w:rPr/>
            </w:rPrChange>
          </w:rPr>
          <w:t>y</w:t>
        </w:r>
      </w:ins>
      <w:ins w:id="73" w:author="Nick.Tolimieri [2]" w:date="2022-11-21T09:21:00Z">
        <w:r w:rsidR="00EE7CAE" w:rsidRPr="00C84095">
          <w:rPr>
            <w:i/>
            <w:vertAlign w:val="subscript"/>
            <w:rPrChange w:id="74" w:author="Nick.Tolimieri [2]" w:date="2022-11-21T09:38:00Z">
              <w:rPr/>
            </w:rPrChange>
          </w:rPr>
          <w:t>d</w:t>
        </w:r>
      </w:ins>
      <w:ins w:id="75" w:author="Nick.Tolimieri [2]" w:date="2022-11-21T09:23:00Z">
        <w:r w:rsidR="00EE7CAE" w:rsidRPr="00C84095">
          <w:rPr>
            <w:i/>
            <w:vertAlign w:val="subscript"/>
            <w:rPrChange w:id="76" w:author="Nick.Tolimieri [2]" w:date="2022-11-21T09:38:00Z">
              <w:rPr>
                <w:vertAlign w:val="subscript"/>
              </w:rPr>
            </w:rPrChange>
          </w:rPr>
          <w:t>,</w:t>
        </w:r>
      </w:ins>
      <w:ins w:id="77" w:author="Nick.Tolimieri [2]" w:date="2022-11-21T09:21:00Z">
        <w:r w:rsidR="00EE7CAE" w:rsidRPr="00C84095">
          <w:rPr>
            <w:i/>
            <w:vertAlign w:val="subscript"/>
            <w:rPrChange w:id="78" w:author="Nick.Tolimieri [2]" w:date="2022-11-21T09:38:00Z">
              <w:rPr/>
            </w:rPrChange>
          </w:rPr>
          <w:t>a</w:t>
        </w:r>
      </w:ins>
      <w:ins w:id="79" w:author="Nick.Tolimieri [2]" w:date="2022-11-21T09:23:00Z">
        <w:r w:rsidR="00EE7CAE" w:rsidRPr="00C84095">
          <w:rPr>
            <w:i/>
            <w:vertAlign w:val="subscript"/>
            <w:rPrChange w:id="80" w:author="Nick.Tolimieri [2]" w:date="2022-11-21T09:38:00Z">
              <w:rPr>
                <w:vertAlign w:val="subscript"/>
              </w:rPr>
            </w:rPrChange>
          </w:rPr>
          <w:t>,</w:t>
        </w:r>
      </w:ins>
      <w:ins w:id="81" w:author="Nick.Tolimieri [2]" w:date="2022-11-21T09:21:00Z">
        <w:r w:rsidR="00EE7CAE" w:rsidRPr="00C84095">
          <w:rPr>
            <w:i/>
            <w:vertAlign w:val="subscript"/>
            <w:rPrChange w:id="82" w:author="Nick.Tolimieri [2]" w:date="2022-11-21T09:38:00Z">
              <w:rPr/>
            </w:rPrChange>
          </w:rPr>
          <w:t>t</w:t>
        </w:r>
      </w:ins>
      <w:ins w:id="83" w:author="Nick.Tolimieri [2]" w:date="2022-11-21T09:23:00Z">
        <w:r w:rsidR="00EE7CAE" w:rsidRPr="00C84095">
          <w:rPr>
            <w:i/>
            <w:vertAlign w:val="subscript"/>
            <w:rPrChange w:id="84" w:author="Nick.Tolimieri [2]" w:date="2022-11-21T09:38:00Z">
              <w:rPr>
                <w:vertAlign w:val="subscript"/>
              </w:rPr>
            </w:rPrChange>
          </w:rPr>
          <w:t>,</w:t>
        </w:r>
      </w:ins>
      <w:ins w:id="85" w:author="Nick.Tolimieri [2]" w:date="2022-11-21T09:21:00Z">
        <w:r w:rsidR="00EE7CAE" w:rsidRPr="00C84095">
          <w:rPr>
            <w:i/>
            <w:vertAlign w:val="subscript"/>
            <w:rPrChange w:id="86" w:author="Nick.Tolimieri [2]" w:date="2022-11-21T09:38:00Z">
              <w:rPr/>
            </w:rPrChange>
          </w:rPr>
          <w:t>y</w:t>
        </w:r>
        <w:proofErr w:type="spellEnd"/>
        <w:r w:rsidR="00EE7CAE">
          <w:t xml:space="preserve"> = µ + β</w:t>
        </w:r>
      </w:ins>
      <w:ins w:id="87" w:author="Nick.Tolimieri [2]" w:date="2022-11-21T09:22:00Z">
        <w:r w:rsidR="00EE7CAE" w:rsidRPr="00C84095">
          <w:rPr>
            <w:i/>
            <w:vertAlign w:val="subscript"/>
            <w:rPrChange w:id="88" w:author="Nick.Tolimieri [2]" w:date="2022-11-21T09:38:00Z">
              <w:rPr/>
            </w:rPrChange>
          </w:rPr>
          <w:t>d</w:t>
        </w:r>
        <w:r w:rsidR="00EE7CAE">
          <w:t xml:space="preserve"> + β</w:t>
        </w:r>
        <w:r w:rsidR="00EE7CAE" w:rsidRPr="00C84095">
          <w:rPr>
            <w:i/>
            <w:vertAlign w:val="subscript"/>
            <w:rPrChange w:id="89" w:author="Nick.Tolimieri [2]" w:date="2022-11-21T09:38:00Z">
              <w:rPr/>
            </w:rPrChange>
          </w:rPr>
          <w:t>a</w:t>
        </w:r>
        <w:r w:rsidR="00EE7CAE">
          <w:t xml:space="preserve"> + </w:t>
        </w:r>
      </w:ins>
      <w:ins w:id="90" w:author="Nick.Tolimieri [2]" w:date="2022-11-21T09:38:00Z">
        <w:r w:rsidR="001A2FBE">
          <w:t>β</w:t>
        </w:r>
      </w:ins>
      <w:ins w:id="91" w:author="Nick.Tolimieri [2]" w:date="2022-11-21T09:22:00Z">
        <w:r w:rsidR="00EE7CAE" w:rsidRPr="00C84095">
          <w:rPr>
            <w:i/>
            <w:vertAlign w:val="subscript"/>
            <w:rPrChange w:id="92" w:author="Nick.Tolimieri [2]" w:date="2022-11-21T09:38:00Z">
              <w:rPr/>
            </w:rPrChange>
          </w:rPr>
          <w:t>y</w:t>
        </w:r>
        <w:r w:rsidR="00EE7CAE">
          <w:t xml:space="preserve"> +</w:t>
        </w:r>
      </w:ins>
      <w:ins w:id="93" w:author="Nick.Tolimieri [2]" w:date="2022-11-21T09:23:00Z">
        <w:r w:rsidR="00EE7CAE">
          <w:t xml:space="preserve"> </w:t>
        </w:r>
      </w:ins>
      <w:ins w:id="94" w:author="Nick.Tolimieri [2]" w:date="2022-11-21T09:36:00Z">
        <w:r w:rsidR="00C84095">
          <w:t>γ</w:t>
        </w:r>
      </w:ins>
      <w:ins w:id="95" w:author="Nick.Tolimieri [2]" w:date="2022-11-21T09:23:00Z">
        <w:r w:rsidR="00EE7CAE" w:rsidRPr="00EE7CAE">
          <w:rPr>
            <w:vertAlign w:val="subscript"/>
            <w:rPrChange w:id="96" w:author="Nick.Tolimieri [2]" w:date="2022-11-21T09:25:00Z">
              <w:rPr/>
            </w:rPrChange>
          </w:rPr>
          <w:t>1</w:t>
        </w:r>
      </w:ins>
      <w:ins w:id="97" w:author="Nick.Tolimieri [2]" w:date="2022-11-21T09:24:00Z">
        <w:r w:rsidR="00EE7CAE">
          <w:t>(</w:t>
        </w:r>
      </w:ins>
      <w:proofErr w:type="spellStart"/>
      <w:ins w:id="98" w:author="Nick.Tolimieri [2]" w:date="2022-11-21T09:47:00Z">
        <w:r w:rsidR="00E51E35" w:rsidRPr="00736AA4">
          <w:rPr>
            <w:i/>
            <w:rPrChange w:id="99" w:author="Nick.Tolimieri [2]" w:date="2022-11-21T09:49:00Z">
              <w:rPr/>
            </w:rPrChange>
          </w:rPr>
          <w:t>x̅</w:t>
        </w:r>
      </w:ins>
      <w:ins w:id="100" w:author="Nick.Tolimieri [2]" w:date="2022-11-21T09:26:00Z">
        <w:r w:rsidRPr="00C84095">
          <w:rPr>
            <w:i/>
            <w:vertAlign w:val="subscript"/>
            <w:rPrChange w:id="101" w:author="Nick.Tolimieri [2]" w:date="2022-11-21T09:37:00Z">
              <w:rPr/>
            </w:rPrChange>
          </w:rPr>
          <w:t>d,a,y</w:t>
        </w:r>
        <w:proofErr w:type="spellEnd"/>
        <w:r>
          <w:t xml:space="preserve"> – </w:t>
        </w:r>
      </w:ins>
      <w:proofErr w:type="spellStart"/>
      <w:ins w:id="102" w:author="Nick.Tolimieri [2]" w:date="2022-11-21T09:47:00Z">
        <w:r w:rsidR="00E51E35" w:rsidRPr="00736AA4">
          <w:rPr>
            <w:i/>
            <w:rPrChange w:id="103" w:author="Nick.Tolimieri [2]" w:date="2022-11-21T09:49:00Z">
              <w:rPr/>
            </w:rPrChange>
          </w:rPr>
          <w:t>x̅</w:t>
        </w:r>
      </w:ins>
      <w:ins w:id="104" w:author="Nick.Tolimieri [2]" w:date="2022-11-21T09:26:00Z">
        <w:r w:rsidRPr="00C84095">
          <w:rPr>
            <w:i/>
            <w:vertAlign w:val="subscript"/>
            <w:rPrChange w:id="105" w:author="Nick.Tolimieri [2]" w:date="2022-11-21T09:37:00Z">
              <w:rPr/>
            </w:rPrChange>
          </w:rPr>
          <w:t>d,a</w:t>
        </w:r>
      </w:ins>
      <w:proofErr w:type="spellEnd"/>
      <w:ins w:id="106" w:author="Nick.Tolimieri [2]" w:date="2022-11-21T09:25:00Z">
        <w:r w:rsidR="00EE7CAE">
          <w:t xml:space="preserve">) + </w:t>
        </w:r>
      </w:ins>
      <w:ins w:id="107" w:author="Nick.Tolimieri [2]" w:date="2022-11-21T09:36:00Z">
        <w:r w:rsidR="00C84095">
          <w:t>γ</w:t>
        </w:r>
      </w:ins>
      <w:ins w:id="108" w:author="Nick.Tolimieri [2]" w:date="2022-11-21T09:25:00Z">
        <w:r w:rsidR="00EE7CAE" w:rsidRPr="00EA3709">
          <w:rPr>
            <w:vertAlign w:val="subscript"/>
            <w:rPrChange w:id="109" w:author="Nick.Tolimieri [2]" w:date="2022-11-21T09:27:00Z">
              <w:rPr/>
            </w:rPrChange>
          </w:rPr>
          <w:t>2</w:t>
        </w:r>
      </w:ins>
      <w:ins w:id="110" w:author="Nick.Tolimieri [2]" w:date="2022-11-21T09:47:00Z">
        <w:r w:rsidR="00E51E35" w:rsidRPr="00736AA4">
          <w:rPr>
            <w:i/>
            <w:rPrChange w:id="111" w:author="Nick.Tolimieri [2]" w:date="2022-11-21T09:49:00Z">
              <w:rPr/>
            </w:rPrChange>
          </w:rPr>
          <w:t>x</w:t>
        </w:r>
      </w:ins>
      <w:ins w:id="112" w:author="Nick.Tolimieri [2]" w:date="2022-11-21T09:25:00Z">
        <w:r w:rsidR="00EE7CAE" w:rsidRPr="00C84095">
          <w:rPr>
            <w:i/>
            <w:vertAlign w:val="subscript"/>
            <w:rPrChange w:id="113" w:author="Nick.Tolimieri [2]" w:date="2022-11-21T09:37:00Z">
              <w:rPr/>
            </w:rPrChange>
          </w:rPr>
          <w:t>d,a</w:t>
        </w:r>
        <w:r w:rsidR="00EE7CAE">
          <w:t xml:space="preserve"> + </w:t>
        </w:r>
      </w:ins>
      <w:ins w:id="114" w:author="Nick.Tolimieri [2]" w:date="2022-11-21T09:36:00Z">
        <w:r w:rsidR="00C84095">
          <w:t>γ</w:t>
        </w:r>
      </w:ins>
      <w:ins w:id="115" w:author="Nick.Tolimieri [2]" w:date="2022-11-21T09:25:00Z">
        <w:r w:rsidR="00EE7CAE" w:rsidRPr="00EA3709">
          <w:rPr>
            <w:vertAlign w:val="subscript"/>
            <w:rPrChange w:id="116" w:author="Nick.Tolimieri [2]" w:date="2022-11-21T09:27:00Z">
              <w:rPr/>
            </w:rPrChange>
          </w:rPr>
          <w:t>3</w:t>
        </w:r>
      </w:ins>
      <w:ins w:id="117" w:author="Nick.Tolimieri [2]" w:date="2022-11-21T09:26:00Z">
        <w:r w:rsidR="00EE7CAE">
          <w:t>(</w:t>
        </w:r>
      </w:ins>
      <w:proofErr w:type="spellStart"/>
      <w:ins w:id="118" w:author="Nick.Tolimieri [2]" w:date="2022-11-21T09:49:00Z">
        <w:r w:rsidR="00736AA4" w:rsidRPr="00736AA4">
          <w:rPr>
            <w:i/>
            <w:rPrChange w:id="119" w:author="Nick.Tolimieri [2]" w:date="2022-11-21T09:49:00Z">
              <w:rPr/>
            </w:rPrChange>
          </w:rPr>
          <w:t>x</w:t>
        </w:r>
      </w:ins>
      <w:ins w:id="120" w:author="Nick.Tolimieri [2]" w:date="2022-11-21T09:27:00Z">
        <w:r w:rsidRPr="00C84095">
          <w:rPr>
            <w:i/>
            <w:vertAlign w:val="subscript"/>
            <w:rPrChange w:id="121" w:author="Nick.Tolimieri [2]" w:date="2022-11-21T09:38:00Z">
              <w:rPr/>
            </w:rPrChange>
          </w:rPr>
          <w:t>d,a,t,y</w:t>
        </w:r>
        <w:proofErr w:type="spellEnd"/>
        <w:r>
          <w:t xml:space="preserve"> – </w:t>
        </w:r>
      </w:ins>
      <w:proofErr w:type="spellStart"/>
      <w:ins w:id="122" w:author="Nick.Tolimieri [2]" w:date="2022-11-21T09:47:00Z">
        <w:r w:rsidR="00E51E35" w:rsidRPr="00736AA4">
          <w:rPr>
            <w:i/>
            <w:rPrChange w:id="123" w:author="Nick.Tolimieri [2]" w:date="2022-11-21T09:49:00Z">
              <w:rPr/>
            </w:rPrChange>
          </w:rPr>
          <w:t>x̅</w:t>
        </w:r>
      </w:ins>
      <w:ins w:id="124" w:author="Nick.Tolimieri [2]" w:date="2022-11-21T09:27:00Z">
        <w:r w:rsidRPr="00C84095">
          <w:rPr>
            <w:i/>
            <w:vertAlign w:val="subscript"/>
            <w:rPrChange w:id="125" w:author="Nick.Tolimieri [2]" w:date="2022-11-21T09:38:00Z">
              <w:rPr/>
            </w:rPrChange>
          </w:rPr>
          <w:t>d,a,y</w:t>
        </w:r>
      </w:ins>
      <w:proofErr w:type="spellEnd"/>
      <w:ins w:id="126" w:author="Nick.Tolimieri [2]" w:date="2022-11-21T09:26:00Z">
        <w:r w:rsidR="00EE7CAE">
          <w:t>)</w:t>
        </w:r>
      </w:ins>
      <w:ins w:id="127" w:author="Nick.Tolimieri [2]" w:date="2022-11-21T09:25:00Z">
        <w:r w:rsidR="00EE7CAE">
          <w:t xml:space="preserve"> + </w:t>
        </w:r>
      </w:ins>
      <w:ins w:id="128" w:author="Nick.Tolimieri [2]" w:date="2022-11-21T09:22:00Z">
        <w:r w:rsidR="00EE7CAE">
          <w:t>ε</w:t>
        </w:r>
        <w:r w:rsidR="00EE7CAE" w:rsidRPr="00C84095">
          <w:rPr>
            <w:i/>
            <w:vertAlign w:val="subscript"/>
            <w:rPrChange w:id="129" w:author="Nick.Tolimieri [2]" w:date="2022-11-21T09:38:00Z">
              <w:rPr/>
            </w:rPrChange>
          </w:rPr>
          <w:t>d,a,t,y</w:t>
        </w:r>
      </w:ins>
      <w:ins w:id="130" w:author="Nick.Tolimieri [2]" w:date="2022-11-21T09:29:00Z">
        <w:r>
          <w:rPr>
            <w:vertAlign w:val="subscript"/>
          </w:rPr>
          <w:t>,0,</w:t>
        </w:r>
      </w:ins>
      <w:ins w:id="131" w:author="Nick.Tolimieri [2]" w:date="2022-11-21T09:44:00Z">
        <w:r w:rsidR="001A2FBE">
          <w:rPr>
            <w:vertAlign w:val="subscript"/>
          </w:rPr>
          <w:t xml:space="preserve">  </w:t>
        </w:r>
      </w:ins>
    </w:p>
    <w:p w14:paraId="4978B61A" w14:textId="6D88D233" w:rsidR="00157C74" w:rsidRPr="002458CF" w:rsidRDefault="00157C74" w:rsidP="008E037D">
      <w:pPr>
        <w:spacing w:before="120" w:after="120"/>
        <w:ind w:firstLine="0"/>
      </w:pPr>
      <w:proofErr w:type="gramStart"/>
      <w:r>
        <w:t>where</w:t>
      </w:r>
      <w:proofErr w:type="gramEnd"/>
      <w:r>
        <w:t xml:space="preserv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proofErr w:type="spellStart"/>
      <w:r w:rsidR="006B57F6" w:rsidRPr="00137191">
        <w:rPr>
          <w:i/>
        </w:rPr>
        <w:t>Nereocystis</w:t>
      </w:r>
      <w:proofErr w:type="spellEnd"/>
      <w:r w:rsidR="006B57F6">
        <w:t xml:space="preserve"> and </w:t>
      </w:r>
      <w:proofErr w:type="spellStart"/>
      <w:r w:rsidR="006B57F6" w:rsidRPr="00137191">
        <w:rPr>
          <w:i/>
        </w:rPr>
        <w:t>Pterygophora</w:t>
      </w:r>
      <w:proofErr w:type="spellEnd"/>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proofErr w:type="spellStart"/>
      <w:r w:rsidR="008A4D96" w:rsidRPr="00310026">
        <w:rPr>
          <w:i/>
          <w:color w:val="000000" w:themeColor="text1"/>
        </w:rPr>
        <w:t>Macrocystis</w:t>
      </w:r>
      <w:proofErr w:type="spellEnd"/>
      <w:r w:rsidR="008A4D96" w:rsidRPr="00310026">
        <w:rPr>
          <w:i/>
          <w:color w:val="000000" w:themeColor="text1"/>
        </w:rPr>
        <w:t xml:space="preserve"> </w:t>
      </w:r>
      <w:r w:rsidR="008A4D96" w:rsidRPr="00310026">
        <w:rPr>
          <w:color w:val="000000" w:themeColor="text1"/>
        </w:rPr>
        <w:t xml:space="preserve">densities were too low at </w:t>
      </w:r>
      <w:proofErr w:type="spellStart"/>
      <w:r w:rsidR="008A4D96" w:rsidRPr="00310026">
        <w:rPr>
          <w:color w:val="000000" w:themeColor="text1"/>
        </w:rPr>
        <w:t>Tatoosh</w:t>
      </w:r>
      <w:proofErr w:type="spellEnd"/>
      <w:r w:rsidR="008A4D96" w:rsidRPr="00310026">
        <w:rPr>
          <w:color w:val="000000" w:themeColor="text1"/>
        </w:rPr>
        <w:t xml:space="preserve"> Island to conduct a parallel analysis of this canopy species.</w:t>
      </w:r>
      <w:r w:rsidR="008A4D96">
        <w:rPr>
          <w:color w:val="000000" w:themeColor="text1"/>
        </w:rPr>
        <w:t xml:space="preserve"> </w:t>
      </w:r>
      <w:r w:rsidR="00BB4B2E">
        <w:t>The differenced terms (</w:t>
      </w:r>
      <w:proofErr w:type="spellStart"/>
      <w:ins w:id="132" w:author="Nick.Tolimieri [2]" w:date="2022-11-21T09:44:00Z">
        <w:r w:rsidR="006A35CC" w:rsidRPr="006A35CC">
          <w:t>γ</w:t>
        </w:r>
      </w:ins>
      <w:del w:id="133" w:author="Nick.Tolimieri [2]" w:date="2022-11-21T09:29:00Z">
        <w:r w:rsidR="00BB4B2E" w:rsidDel="00C84095">
          <w:delText>γ</w:delText>
        </w:r>
      </w:del>
      <w:r w:rsidR="00BB4B2E" w:rsidRPr="00310026">
        <w:rPr>
          <w:i/>
          <w:vertAlign w:val="subscript"/>
        </w:rPr>
        <w:t>d</w:t>
      </w:r>
      <w:proofErr w:type="gramStart"/>
      <w:r w:rsidR="0034439B">
        <w:rPr>
          <w:i/>
          <w:vertAlign w:val="subscript"/>
        </w:rPr>
        <w:t>,</w:t>
      </w:r>
      <w:r w:rsidR="00BB4B2E" w:rsidRPr="00310026">
        <w:rPr>
          <w:i/>
          <w:vertAlign w:val="subscript"/>
        </w:rPr>
        <w:t>a</w:t>
      </w:r>
      <w:proofErr w:type="spellEnd"/>
      <w:proofErr w:type="gramEnd"/>
      <w:r w:rsidR="00BB4B2E">
        <w:t xml:space="preserve"> and </w:t>
      </w:r>
      <w:proofErr w:type="spellStart"/>
      <w:ins w:id="134" w:author="Nick.Tolimieri [2]" w:date="2022-11-21T09:44:00Z">
        <w:r w:rsidR="006A35CC" w:rsidRPr="006A35CC">
          <w:t>γ</w:t>
        </w:r>
      </w:ins>
      <w:del w:id="135" w:author="Nick.Tolimieri [2]"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proofErr w:type="spellEnd"/>
      <w:r w:rsidR="00BB4B2E">
        <w:t>) represent random</w:t>
      </w:r>
      <w:r w:rsidR="00045873">
        <w:t xml:space="preserve"> effects</w:t>
      </w:r>
      <w:r w:rsidR="00BB4B2E">
        <w:t>.</w:t>
      </w:r>
      <w:r w:rsidR="00325B75">
        <w:t xml:space="preserve"> We exclude the</w:t>
      </w:r>
      <w:r w:rsidR="0012772B">
        <w:t xml:space="preserve"> </w:t>
      </w:r>
      <m:oMath>
        <m:sSub>
          <m:sSubPr>
            <m:ctrlPr>
              <w:del w:id="136" w:author="Nick.Tolimieri [2]" w:date="2022-11-21T09:48:00Z">
                <w:rPr>
                  <w:rFonts w:ascii="Cambria Math" w:hAnsi="Cambria Math"/>
                  <w:i/>
                  <w:highlight w:val="yellow"/>
                </w:rPr>
              </w:del>
            </m:ctrlPr>
          </m:sSubPr>
          <m:e>
            <m:sSub>
              <m:sSubPr>
                <m:ctrlPr>
                  <w:del w:id="137" w:author="Nick.Tolimieri [2]" w:date="2022-11-21T09:48:00Z">
                    <w:rPr>
                      <w:rFonts w:ascii="Cambria Math" w:hAnsi="Cambria Math"/>
                      <w:i/>
                      <w:highlight w:val="yellow"/>
                    </w:rPr>
                  </w:del>
                </m:ctrlPr>
              </m:sSubPr>
              <m:e>
                <m:r>
                  <w:del w:id="138" w:author="Nick.Tolimieri [2]" w:date="2022-11-21T09:48:00Z">
                    <w:rPr>
                      <w:rFonts w:ascii="Cambria Math" w:hAnsi="Cambria Math"/>
                      <w:highlight w:val="yellow"/>
                      <w:rPrChange w:id="139" w:author="Nick.Tolimieri [2]" w:date="2022-11-21T09:30:00Z">
                        <w:rPr>
                          <w:rFonts w:ascii="Cambria Math" w:hAnsi="Cambria Math"/>
                        </w:rPr>
                      </w:rPrChange>
                    </w:rPr>
                    <m:t>γ</m:t>
                  </w:del>
                </m:r>
              </m:e>
              <m:sub>
                <m:r>
                  <w:del w:id="140" w:author="Nick.Tolimieri [2]" w:date="2022-11-21T09:48:00Z">
                    <w:rPr>
                      <w:rFonts w:ascii="Cambria Math" w:hAnsi="Cambria Math"/>
                      <w:highlight w:val="yellow"/>
                      <w:rPrChange w:id="141" w:author="Nick.Tolimieri [2]" w:date="2022-11-21T09:30:00Z">
                        <w:rPr>
                          <w:rFonts w:ascii="Cambria Math" w:hAnsi="Cambria Math"/>
                        </w:rPr>
                      </w:rPrChange>
                    </w:rPr>
                    <m:t>4</m:t>
                  </w:del>
                </m:r>
              </m:sub>
            </m:sSub>
            <m:acc>
              <m:accPr>
                <m:chr m:val="̅"/>
                <m:ctrlPr>
                  <w:del w:id="142" w:author="Nick.Tolimieri [2]" w:date="2022-11-21T09:48:00Z">
                    <w:rPr>
                      <w:rFonts w:ascii="Cambria Math" w:hAnsi="Cambria Math"/>
                      <w:i/>
                      <w:highlight w:val="yellow"/>
                    </w:rPr>
                  </w:del>
                </m:ctrlPr>
              </m:accPr>
              <m:e>
                <m:r>
                  <w:del w:id="143" w:author="Nick.Tolimieri [2]" w:date="2022-11-21T09:48:00Z">
                    <w:rPr>
                      <w:rFonts w:ascii="Cambria Math" w:hAnsi="Cambria Math"/>
                      <w:highlight w:val="yellow"/>
                      <w:rPrChange w:id="144" w:author="Nick.Tolimieri [2]" w:date="2022-11-21T09:30:00Z">
                        <w:rPr>
                          <w:rFonts w:ascii="Cambria Math" w:hAnsi="Cambria Math"/>
                        </w:rPr>
                      </w:rPrChange>
                    </w:rPr>
                    <m:t>x</m:t>
                  </w:del>
                </m:r>
              </m:e>
            </m:acc>
          </m:e>
          <m:sub>
            <m:r>
              <w:del w:id="145" w:author="Nick.Tolimieri [2]" w:date="2022-11-21T09:48:00Z">
                <w:rPr>
                  <w:rFonts w:ascii="Cambria Math" w:hAnsi="Cambria Math"/>
                  <w:highlight w:val="yellow"/>
                  <w:rPrChange w:id="146" w:author="Nick.Tolimieri [2]" w:date="2022-11-21T09:30:00Z">
                    <w:rPr>
                      <w:rFonts w:ascii="Cambria Math" w:hAnsi="Cambria Math"/>
                    </w:rPr>
                  </w:rPrChange>
                </w:rPr>
                <m:t>d,a,y</m:t>
              </w:del>
            </m:r>
          </m:sub>
        </m:sSub>
      </m:oMath>
      <w:r w:rsidR="0012772B">
        <w:t xml:space="preserve"> </w:t>
      </w:r>
      <w:ins w:id="147" w:author="Nick.Tolimieri [2]" w:date="2022-11-21T09:37:00Z">
        <w:r w:rsidR="00C84095">
          <w:t>γ</w:t>
        </w:r>
      </w:ins>
      <w:ins w:id="148" w:author="Nick.Tolimieri [2]" w:date="2022-11-21T09:30:00Z">
        <w:r w:rsidR="00C84095" w:rsidRPr="00C84095">
          <w:rPr>
            <w:vertAlign w:val="subscript"/>
            <w:rPrChange w:id="149" w:author="Nick.Tolimieri [2]" w:date="2022-11-21T09:30:00Z">
              <w:rPr/>
            </w:rPrChange>
          </w:rPr>
          <w:t>4</w:t>
        </w:r>
      </w:ins>
      <w:ins w:id="150" w:author="Nick.Tolimieri [2]" w:date="2022-11-21T09:47:00Z">
        <w:r w:rsidR="00A4784D" w:rsidRPr="006C1704">
          <w:rPr>
            <w:i/>
            <w:rPrChange w:id="151" w:author="Nick.Tolimieri [2]" w:date="2022-11-21T09:50:00Z">
              <w:rPr/>
            </w:rPrChange>
          </w:rPr>
          <w:t>x̅</w:t>
        </w:r>
      </w:ins>
      <w:ins w:id="152" w:author="Nick.Tolimieri [2]" w:date="2022-11-21T09:30:00Z">
        <w:r w:rsidR="00C84095" w:rsidRPr="00C84095">
          <w:rPr>
            <w:vertAlign w:val="subscript"/>
            <w:rPrChange w:id="153" w:author="Nick.Tolimieri [2]" w:date="2022-11-21T09:30:00Z">
              <w:rPr/>
            </w:rPrChange>
          </w:rPr>
          <w:t>d</w:t>
        </w:r>
        <w:proofErr w:type="gramStart"/>
        <w:r w:rsidR="00C84095" w:rsidRPr="00C84095">
          <w:rPr>
            <w:vertAlign w:val="subscript"/>
            <w:rPrChange w:id="154" w:author="Nick.Tolimieri [2]" w:date="2022-11-21T09:30:00Z">
              <w:rPr/>
            </w:rPrChange>
          </w:rPr>
          <w:t>,a,y</w:t>
        </w:r>
        <w:proofErr w:type="gramEnd"/>
        <w:r w:rsidR="00C84095">
          <w:t xml:space="preserve"> </w:t>
        </w:r>
      </w:ins>
      <w:r w:rsidR="007D40CD">
        <w:t>term because</w:t>
      </w:r>
      <w:ins w:id="155" w:author="Nick.Tolimieri [2]" w:date="2022-11-21T09:30:00Z">
        <w:r w:rsidR="00C84095">
          <w:t xml:space="preserve"> </w:t>
        </w:r>
      </w:ins>
      <w:proofErr w:type="spellStart"/>
      <w:ins w:id="156" w:author="Nick.Tolimieri [2]" w:date="2022-11-21T09:47:00Z">
        <w:r w:rsidR="00A4784D" w:rsidRPr="006C1704">
          <w:rPr>
            <w:i/>
            <w:rPrChange w:id="157" w:author="Nick.Tolimieri [2]" w:date="2022-11-21T09:50:00Z">
              <w:rPr/>
            </w:rPrChange>
          </w:rPr>
          <w:t>x̅</w:t>
        </w:r>
      </w:ins>
      <w:ins w:id="158" w:author="Nick.Tolimieri [2]" w:date="2022-11-21T09:30:00Z">
        <w:r w:rsidR="00C84095" w:rsidRPr="00A4784D">
          <w:rPr>
            <w:i/>
            <w:vertAlign w:val="subscript"/>
            <w:rPrChange w:id="159" w:author="Nick.Tolimieri [2]" w:date="2022-11-21T09:48:00Z">
              <w:rPr/>
            </w:rPrChange>
          </w:rPr>
          <w:t>d,a,y</w:t>
        </w:r>
      </w:ins>
      <w:proofErr w:type="spellEnd"/>
      <w:r w:rsidR="007D40CD">
        <w:t xml:space="preserve"> </w:t>
      </w:r>
      <m:oMath>
        <m:sSub>
          <m:sSubPr>
            <m:ctrlPr>
              <w:del w:id="160" w:author="Nick.Tolimieri [2]" w:date="2022-11-21T09:48:00Z">
                <w:rPr>
                  <w:rFonts w:ascii="Cambria Math" w:hAnsi="Cambria Math"/>
                  <w:i/>
                  <w:highlight w:val="yellow"/>
                </w:rPr>
              </w:del>
            </m:ctrlPr>
          </m:sSubPr>
          <m:e>
            <m:acc>
              <m:accPr>
                <m:chr m:val="̅"/>
                <m:ctrlPr>
                  <w:del w:id="161" w:author="Nick.Tolimieri [2]" w:date="2022-11-21T09:48:00Z">
                    <w:rPr>
                      <w:rFonts w:ascii="Cambria Math" w:hAnsi="Cambria Math"/>
                      <w:i/>
                      <w:highlight w:val="yellow"/>
                    </w:rPr>
                  </w:del>
                </m:ctrlPr>
              </m:accPr>
              <m:e>
                <m:r>
                  <w:del w:id="162" w:author="Nick.Tolimieri [2]" w:date="2022-11-21T09:48:00Z">
                    <w:rPr>
                      <w:rFonts w:ascii="Cambria Math" w:hAnsi="Cambria Math"/>
                      <w:highlight w:val="yellow"/>
                      <w:rPrChange w:id="163" w:author="Nick.Tolimieri [2]" w:date="2022-11-21T09:30:00Z">
                        <w:rPr>
                          <w:rFonts w:ascii="Cambria Math" w:hAnsi="Cambria Math"/>
                        </w:rPr>
                      </w:rPrChange>
                    </w:rPr>
                    <m:t>x</m:t>
                  </w:del>
                </m:r>
              </m:e>
            </m:acc>
          </m:e>
          <m:sub>
            <m:r>
              <w:del w:id="164" w:author="Nick.Tolimieri [2]" w:date="2022-11-21T09:48:00Z">
                <w:rPr>
                  <w:rFonts w:ascii="Cambria Math" w:hAnsi="Cambria Math"/>
                  <w:highlight w:val="yellow"/>
                  <w:rPrChange w:id="165" w:author="Nick.Tolimieri [2]" w:date="2022-11-21T09:30:00Z">
                    <w:rPr>
                      <w:rFonts w:ascii="Cambria Math" w:hAnsi="Cambria Math"/>
                    </w:rPr>
                  </w:rPrChange>
                </w:rPr>
                <m:t>d,a,y</m:t>
              </w:del>
            </m:r>
          </m:sub>
        </m:sSub>
      </m:oMath>
      <w:del w:id="166" w:author="Nick.Tolimieri [2]" w:date="2022-11-21T09:48:00Z">
        <w:r w:rsidR="00F4250A" w:rsidDel="00A4784D">
          <w:delText xml:space="preserve"> </w:delText>
        </w:r>
      </w:del>
      <w:r w:rsidR="007D40CD">
        <w:t>is used in the calculation</w:t>
      </w:r>
      <w:r w:rsidR="00956C96">
        <w:t xml:space="preserve"> of </w:t>
      </w:r>
      <w:r w:rsidR="001C237D">
        <w:t>both within-</w:t>
      </w:r>
      <w:r w:rsidR="00956C96">
        <w:t>effects terms</w:t>
      </w:r>
      <w:r w:rsidR="007D40CD">
        <w:t xml:space="preserve"> and its inclusion results in a </w:t>
      </w:r>
      <w:del w:id="167" w:author="Nick.Tolimieri" w:date="2022-11-23T07:50:00Z">
        <w:r w:rsidR="007D40CD" w:rsidDel="002F1430">
          <w:delText xml:space="preserve">rank </w:delText>
        </w:r>
      </w:del>
      <w:ins w:id="168" w:author="Nick.Tolimieri" w:date="2022-11-23T07:50:00Z">
        <w:r w:rsidR="002F1430">
          <w:t>rank-</w:t>
        </w:r>
      </w:ins>
      <w:r w:rsidR="007D40CD">
        <w:t>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w:t>
      </w:r>
      <w:proofErr w:type="gramStart"/>
      <w:r>
        <w:t>are then combined</w:t>
      </w:r>
      <w:proofErr w:type="gramEnd"/>
      <w:r>
        <w:t xml:space="preserve">.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proofErr w:type="gramStart"/>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proofErr w:type="gramEnd"/>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69" w:name="_zg3uzw3q29am" w:colFirst="0" w:colLast="0"/>
      <w:bookmarkEnd w:id="169"/>
      <w:r>
        <w:t xml:space="preserve">3. </w:t>
      </w:r>
      <w:r w:rsidR="00EF0B3C">
        <w:t>Results</w:t>
      </w:r>
    </w:p>
    <w:p w14:paraId="6AADDFFB" w14:textId="6E57B3DF" w:rsidR="00471A3D" w:rsidRDefault="009D1439">
      <w:pPr>
        <w:pStyle w:val="Heading2"/>
      </w:pPr>
      <w:bookmarkStart w:id="170" w:name="_f80bb2jl8g29" w:colFirst="0" w:colLast="0"/>
      <w:bookmarkEnd w:id="170"/>
      <w:r>
        <w:t xml:space="preserve">3.1 </w:t>
      </w:r>
      <w:r w:rsidR="00EF0B3C">
        <w:t>Sea surface temperature</w:t>
      </w:r>
    </w:p>
    <w:p w14:paraId="2B76A209" w14:textId="123F286A"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 xml:space="preserve">d 2021) occurred in 2013 (Fig. </w:t>
      </w:r>
      <w:del w:id="171" w:author="Nick.Tolimieri [2]" w:date="2022-11-21T12:56:00Z">
        <w:r w:rsidDel="00E97340">
          <w:delText>1a</w:delText>
        </w:r>
      </w:del>
      <w:ins w:id="172" w:author="Nick.Tolimieri [2]" w:date="2022-11-21T12:56:00Z">
        <w:r w:rsidR="00E97340">
          <w:t>1d</w:t>
        </w:r>
      </w:ins>
      <w:r>
        <w:t>)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w:t>
      </w:r>
      <w:del w:id="173" w:author="Nick.Tolimieri [2]" w:date="2022-11-21T12:53:00Z">
        <w:r w:rsidDel="00E97340">
          <w:delText>S3</w:delText>
        </w:r>
      </w:del>
      <w:ins w:id="174" w:author="Nick.Tolimieri [2]" w:date="2022-11-21T12:53:00Z">
        <w:r w:rsidR="00E97340">
          <w:t>S2</w:t>
        </w:r>
      </w:ins>
      <w:r>
        <w:t>).</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w:t>
      </w:r>
      <w:del w:id="175" w:author="Nick.Tolimieri [2]" w:date="2022-11-21T12:57:00Z">
        <w:r w:rsidR="005A3E26" w:rsidDel="000371DD">
          <w:delText>1a</w:delText>
        </w:r>
      </w:del>
      <w:ins w:id="176" w:author="Nick.Tolimieri [2]" w:date="2022-11-21T12:57:00Z">
        <w:r w:rsidR="000371DD">
          <w:t>1d</w:t>
        </w:r>
      </w:ins>
      <w:r w:rsidR="005A3E26">
        <w:t>).</w:t>
      </w:r>
      <w:r w:rsidR="00B0213D">
        <w:t xml:space="preserve"> </w:t>
      </w:r>
      <w:r w:rsidR="00FD4247">
        <w:t xml:space="preserve">While 2013 and 2019 mark the highest recent SST, temperatures were actually higher in 1994 and 1997 (Fig. </w:t>
      </w:r>
      <w:del w:id="177" w:author="Nick.Tolimieri [2]" w:date="2022-11-21T12:53:00Z">
        <w:r w:rsidR="00FD4247" w:rsidDel="00E97340">
          <w:delText>S2</w:delText>
        </w:r>
      </w:del>
      <w:ins w:id="178" w:author="Nick.Tolimieri [2]" w:date="2022-11-21T12:53:00Z">
        <w:r w:rsidR="00E97340">
          <w:t>S</w:t>
        </w:r>
        <w:del w:id="179" w:author="Nick.Tolimieri" w:date="2022-11-23T09:46:00Z">
          <w:r w:rsidR="00E97340" w:rsidDel="00FB54B8">
            <w:delText>3</w:delText>
          </w:r>
        </w:del>
      </w:ins>
      <w:ins w:id="180" w:author="Nick.Tolimieri" w:date="2022-11-23T09:46:00Z">
        <w:r w:rsidR="00FB54B8">
          <w:t>2</w:t>
        </w:r>
      </w:ins>
      <w:r w:rsidR="00FD4247">
        <w:t>)</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proofErr w:type="spellStart"/>
      <w:r>
        <w:t>Tatoosh</w:t>
      </w:r>
      <w:proofErr w:type="spellEnd"/>
      <w:r>
        <w:t xml:space="preserve"> Island and </w:t>
      </w:r>
      <w:proofErr w:type="spellStart"/>
      <w:r>
        <w:t>Neah</w:t>
      </w:r>
      <w:proofErr w:type="spellEnd"/>
      <w:r>
        <w:t xml:space="preserve">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xml:space="preserve">, except for </w:t>
      </w:r>
      <w:proofErr w:type="spellStart"/>
      <w:r>
        <w:t>Tatoosh</w:t>
      </w:r>
      <w:proofErr w:type="spellEnd"/>
      <w:r>
        <w:t xml:space="preserve"> Island and </w:t>
      </w:r>
      <w:proofErr w:type="spellStart"/>
      <w:r>
        <w:t>Neah</w:t>
      </w:r>
      <w:proofErr w:type="spellEnd"/>
      <w:r>
        <w:t xml:space="preserve">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95E0336"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del w:id="181" w:author="Nick.Tolimieri [2]" w:date="2022-11-21T09:54:00Z">
        <w:r w:rsidR="00874E8C" w:rsidDel="00D344C6">
          <w:delText>2</w:delText>
        </w:r>
      </w:del>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82" w:name="_5eofmerod4cl" w:colFirst="0" w:colLast="0"/>
      <w:bookmarkEnd w:id="182"/>
      <w:r>
        <w:lastRenderedPageBreak/>
        <w:t xml:space="preserve">3.2 </w:t>
      </w:r>
      <w:r w:rsidR="00EF0B3C">
        <w:t>Region-wide temporal trends</w:t>
      </w:r>
    </w:p>
    <w:p w14:paraId="1D4BAB34" w14:textId="4FB1236A"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w:t>
      </w:r>
      <w:del w:id="183" w:author="Nick.Tolimieri" w:date="2022-11-23T09:46:00Z">
        <w:r w:rsidDel="00FB54B8">
          <w:delText>1b</w:delText>
        </w:r>
      </w:del>
      <w:ins w:id="184" w:author="Nick.Tolimieri" w:date="2022-11-23T09:46:00Z">
        <w:r w:rsidR="00FB54B8">
          <w:t>1</w:t>
        </w:r>
        <w:r w:rsidR="00FB54B8">
          <w:t>e</w:t>
        </w:r>
      </w:ins>
      <w:r>
        <w:t xml:space="preserve">).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 xml:space="preserve">-2012: 720 ha ± 116 </w:t>
      </w:r>
      <w:proofErr w:type="spellStart"/>
      <w:r>
        <w:t>s</w:t>
      </w:r>
      <w:r w:rsidR="00775236">
        <w:t>.</w:t>
      </w:r>
      <w:r>
        <w:t>d</w:t>
      </w:r>
      <w:r w:rsidR="00775236">
        <w:t>.</w:t>
      </w:r>
      <w:proofErr w:type="spellEnd"/>
      <w:r>
        <w:t xml:space="preserve">). Canopy </w:t>
      </w:r>
      <w:r w:rsidR="0093026C">
        <w:t xml:space="preserve">cover </w:t>
      </w:r>
      <w:r>
        <w:t xml:space="preserve">along the Washington coast quickly recovered to earlier levels (Fig. </w:t>
      </w:r>
      <w:del w:id="185" w:author="Nick.Tolimieri" w:date="2022-11-23T09:47:00Z">
        <w:r w:rsidDel="00904DE6">
          <w:delText>1b</w:delText>
        </w:r>
      </w:del>
      <w:ins w:id="186" w:author="Nick.Tolimieri" w:date="2022-11-23T09:47:00Z">
        <w:r w:rsidR="00904DE6">
          <w:t>1</w:t>
        </w:r>
        <w:r w:rsidR="00904DE6">
          <w:t>e</w:t>
        </w:r>
      </w:ins>
      <w:r w:rsidR="005450F5">
        <w:t xml:space="preserve">, Fig. </w:t>
      </w:r>
      <w:r w:rsidR="001243D7">
        <w:t>S5</w:t>
      </w:r>
      <w:r>
        <w:t xml:space="preserve">), averaging 645 ha (± 185 </w:t>
      </w:r>
      <w:proofErr w:type="spellStart"/>
      <w:r>
        <w:t>s</w:t>
      </w:r>
      <w:r w:rsidR="00775236">
        <w:t>.</w:t>
      </w:r>
      <w:r>
        <w:t>d</w:t>
      </w:r>
      <w:r w:rsidR="00775236">
        <w:t>.</w:t>
      </w:r>
      <w:proofErr w:type="spellEnd"/>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w:t>
      </w:r>
      <w:r w:rsidR="00056E32">
        <w:t xml:space="preserve">of </w:t>
      </w:r>
      <w:r w:rsidR="003F63BB">
        <w:t>year-to-year variability</w:t>
      </w:r>
      <w:r>
        <w:t xml:space="preserve"> (Figs. </w:t>
      </w:r>
      <w:del w:id="187" w:author="Nick.Tolimieri" w:date="2022-11-23T09:46:00Z">
        <w:r w:rsidDel="00FB54B8">
          <w:delText>1b</w:delText>
        </w:r>
      </w:del>
      <w:ins w:id="188" w:author="Nick.Tolimieri" w:date="2022-11-23T09:46:00Z">
        <w:r w:rsidR="00FB54B8">
          <w:t>1</w:t>
        </w:r>
        <w:r w:rsidR="00FB54B8">
          <w:t>e</w:t>
        </w:r>
      </w:ins>
      <w:r>
        <w:t xml:space="preserve">,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w:t>
      </w:r>
      <w:proofErr w:type="gramStart"/>
      <w:r>
        <w:t>to nominally increase</w:t>
      </w:r>
      <w:proofErr w:type="gramEnd"/>
      <w:r>
        <w:t xml:space="preserv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 xml:space="preserve">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xml:space="preserve">. In </w:t>
      </w:r>
      <w:proofErr w:type="gramStart"/>
      <w:r>
        <w:t>2021</w:t>
      </w:r>
      <w:proofErr w:type="gramEnd"/>
      <w:r>
        <w:t xml:space="preserve"> density dropped to 0.72 m</w:t>
      </w:r>
      <w:r>
        <w:rPr>
          <w:vertAlign w:val="superscript"/>
        </w:rPr>
        <w:t>-2</w:t>
      </w:r>
      <w:r>
        <w:t>, which was still 65 times that of 2015.</w:t>
      </w:r>
      <w:r w:rsidR="00882E30">
        <w:t xml:space="preserve"> </w:t>
      </w:r>
      <w:r w:rsidR="00164689">
        <w:t xml:space="preserve">This trend </w:t>
      </w:r>
      <w:proofErr w:type="gramStart"/>
      <w:r w:rsidR="00164689">
        <w:t>was largely driven</w:t>
      </w:r>
      <w:proofErr w:type="gramEnd"/>
      <w:r w:rsidR="00164689">
        <w:t xml:space="preserve">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t>imbricata</w:t>
      </w:r>
      <w:proofErr w:type="spellEnd"/>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89" w:name="_u6kl6dz0q0ha" w:colFirst="0" w:colLast="0"/>
      <w:bookmarkEnd w:id="189"/>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t>
      </w:r>
      <w:proofErr w:type="gramStart"/>
      <w:r>
        <w:t>was largely driven</w:t>
      </w:r>
      <w:proofErr w:type="gramEnd"/>
      <w:r>
        <w:t xml:space="preserve">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w:t>
      </w:r>
      <w:proofErr w:type="gramStart"/>
      <w:r>
        <w:t>strong shared</w:t>
      </w:r>
      <w:proofErr w:type="gramEnd"/>
      <w:r>
        <w:t xml:space="preserve"> temporal driver of juvenile rockfishes among sites (Fig. 3g, Fig. 4). </w:t>
      </w:r>
    </w:p>
    <w:p w14:paraId="1B38B0DF" w14:textId="0A1773C9" w:rsidR="00471A3D" w:rsidRDefault="00EF0B3C">
      <w:r w:rsidRPr="008A6B3E">
        <w:t xml:space="preserve">Beyond the broad patterns </w:t>
      </w:r>
      <w:proofErr w:type="gramStart"/>
      <w:r w:rsidRPr="008A6B3E">
        <w:t>in the amount of</w:t>
      </w:r>
      <w:proofErr w:type="gramEnd"/>
      <w:r w:rsidRPr="008A6B3E">
        <w:t xml:space="preserve">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w:t>
      </w:r>
      <w:proofErr w:type="gramStart"/>
      <w:r>
        <w:t>1</w:t>
      </w:r>
      <w:proofErr w:type="gramEnd"/>
      <w:r>
        <w:t xml:space="preserve">,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90" w:name="_8ord3kzb5sb4" w:colFirst="0" w:colLast="0"/>
      <w:bookmarkEnd w:id="190"/>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w:t>
      </w:r>
      <w:proofErr w:type="spellStart"/>
      <w:r w:rsidRPr="00310026">
        <w:rPr>
          <w:color w:val="000000" w:themeColor="text1"/>
        </w:rPr>
        <w:t>Tatoosh</w:t>
      </w:r>
      <w:proofErr w:type="spellEnd"/>
      <w:r w:rsidRPr="00310026">
        <w:rPr>
          <w:color w:val="000000" w:themeColor="text1"/>
        </w:rPr>
        <w:t xml:space="preserve"> Island where urchin densities changed the most, the REWB models did not find evidence for an impact of urchins on either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 xml:space="preserve">or </w:t>
      </w:r>
      <w:proofErr w:type="spellStart"/>
      <w:r w:rsidRPr="00310026">
        <w:rPr>
          <w:i/>
          <w:color w:val="000000" w:themeColor="text1"/>
        </w:rPr>
        <w:t>Pterygophora</w:t>
      </w:r>
      <w:proofErr w:type="spellEnd"/>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 xml:space="preserve">a negative relationship between urchin density and </w:t>
      </w:r>
      <w:proofErr w:type="gramStart"/>
      <w:r w:rsidR="00EF0B3C" w:rsidRPr="00310026">
        <w:rPr>
          <w:color w:val="000000" w:themeColor="text1"/>
        </w:rPr>
        <w:t>log</w:t>
      </w:r>
      <w:r w:rsidR="003D6C33" w:rsidRPr="00310026">
        <w:rPr>
          <w:color w:val="000000" w:themeColor="text1"/>
          <w:vertAlign w:val="subscript"/>
        </w:rPr>
        <w:t>e</w:t>
      </w:r>
      <w:r w:rsidR="00EF0B3C" w:rsidRPr="00310026">
        <w:rPr>
          <w:color w:val="000000" w:themeColor="text1"/>
        </w:rPr>
        <w:t>(</w:t>
      </w:r>
      <w:proofErr w:type="spellStart"/>
      <w:proofErr w:type="gramEnd"/>
      <w:r w:rsidR="00EF0B3C" w:rsidRPr="00310026">
        <w:rPr>
          <w:i/>
          <w:color w:val="000000" w:themeColor="text1"/>
        </w:rPr>
        <w:t>Nereocystis</w:t>
      </w:r>
      <w:proofErr w:type="spellEnd"/>
      <w:r w:rsidR="00EF0B3C" w:rsidRPr="00310026">
        <w:rPr>
          <w:i/>
          <w:color w:val="000000" w:themeColor="text1"/>
        </w:rPr>
        <w:t xml:space="preserve">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proofErr w:type="spellStart"/>
      <w:r w:rsidR="00EF0B3C" w:rsidRPr="00310026">
        <w:rPr>
          <w:i/>
          <w:color w:val="000000" w:themeColor="text1"/>
        </w:rPr>
        <w:t>Nereocystis</w:t>
      </w:r>
      <w:proofErr w:type="spellEnd"/>
      <w:r w:rsidR="00EF0B3C" w:rsidRPr="00310026">
        <w:rPr>
          <w:i/>
          <w:color w:val="000000" w:themeColor="text1"/>
        </w:rPr>
        <w:t xml:space="preserve">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00EF0B3C" w:rsidRPr="00310026">
        <w:rPr>
          <w:i/>
          <w:color w:val="000000" w:themeColor="text1"/>
        </w:rPr>
        <w:t>Pterygophora</w:t>
      </w:r>
      <w:proofErr w:type="spellEnd"/>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91" w:name="_kht2apu2sjj7" w:colFirst="0" w:colLast="0"/>
      <w:bookmarkEnd w:id="191"/>
      <w:r>
        <w:t xml:space="preserve">3.5 </w:t>
      </w:r>
      <w:r w:rsidR="00EF0B3C">
        <w:t>Kelp density and rockfish recruitment</w:t>
      </w:r>
    </w:p>
    <w:p w14:paraId="14A685D6" w14:textId="60D60F34" w:rsidR="00471A3D" w:rsidRDefault="00EF0B3C">
      <w:r>
        <w:t xml:space="preserve">The probability of occurrence of juvenile rockfishes </w:t>
      </w:r>
      <w:proofErr w:type="gramStart"/>
      <w:r>
        <w:t>was positively correlated</w:t>
      </w:r>
      <w:proofErr w:type="gramEnd"/>
      <w:r>
        <w:t xml:space="preserve">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 xml:space="preserve">was just outside the cut </w:t>
      </w:r>
      <w:proofErr w:type="gramStart"/>
      <w:r w:rsidR="006470AE">
        <w:t>off of</w:t>
      </w:r>
      <w:proofErr w:type="gramEnd"/>
      <w:r w:rsidR="006470AE">
        <w:t xml:space="preserve">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92" w:name="_1nzuexzh0v9h" w:colFirst="0" w:colLast="0"/>
      <w:bookmarkEnd w:id="192"/>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w:t>
      </w:r>
      <w:proofErr w:type="gramStart"/>
      <w:r w:rsidR="00EF0B3C">
        <w:t>time period</w:t>
      </w:r>
      <w:proofErr w:type="gramEnd"/>
      <w:r w:rsidR="00EF0B3C">
        <w:t xml:space="preserve">. </w:t>
      </w:r>
      <w:proofErr w:type="gramStart"/>
      <w:r w:rsidR="00EF0B3C">
        <w:t xml:space="preserve">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w:t>
      </w:r>
      <w:proofErr w:type="gramEnd"/>
      <w:r w:rsidR="00EF0B3C">
        <w:t xml:space="preserve">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 xml:space="preserve">t </w:t>
      </w:r>
      <w:proofErr w:type="spellStart"/>
      <w:r w:rsidR="008D6D2E" w:rsidRPr="00FD4009">
        <w:t>Tatoosh</w:t>
      </w:r>
      <w:proofErr w:type="spellEnd"/>
      <w:r w:rsidR="008D6D2E" w:rsidRPr="00FD4009">
        <w:t xml:space="preserve"> </w:t>
      </w:r>
      <w:proofErr w:type="gramStart"/>
      <w:r w:rsidR="008D6D2E" w:rsidRPr="00FD4009">
        <w:t>Island</w:t>
      </w:r>
      <w:proofErr w:type="gramEnd"/>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w:t>
      </w:r>
      <w:proofErr w:type="spellStart"/>
      <w:r w:rsidR="00AD38E8" w:rsidRPr="00FD4009">
        <w:t>Tatoosh</w:t>
      </w:r>
      <w:proofErr w:type="spellEnd"/>
      <w:r w:rsidR="00AD38E8" w:rsidRPr="00FD4009">
        <w:t xml:space="preserve">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 xml:space="preserve">At </w:t>
      </w:r>
      <w:proofErr w:type="spellStart"/>
      <w:r w:rsidR="00607050" w:rsidRPr="00FD4009">
        <w:t>Tatoosh</w:t>
      </w:r>
      <w:proofErr w:type="spellEnd"/>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proofErr w:type="spellStart"/>
      <w:r w:rsidR="008D6D2E" w:rsidRPr="00FD4009">
        <w:rPr>
          <w:i/>
        </w:rPr>
        <w:t>Nereocystis</w:t>
      </w:r>
      <w:proofErr w:type="spellEnd"/>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proofErr w:type="spellStart"/>
      <w:r w:rsidR="00D21822">
        <w:rPr>
          <w:i/>
        </w:rPr>
        <w:t>Nereocystis</w:t>
      </w:r>
      <w:proofErr w:type="spellEnd"/>
      <w:r w:rsidR="00D21822">
        <w:rPr>
          <w:i/>
        </w:rPr>
        <w:t xml:space="preserve"> </w:t>
      </w:r>
      <w:r w:rsidR="00D21822">
        <w:t>stipe density</w:t>
      </w:r>
      <w:r w:rsidR="005A6AA8">
        <w:t xml:space="preserve"> (coefficients were negative b</w:t>
      </w:r>
      <w:r w:rsidR="00305F76">
        <w:t>ut</w:t>
      </w:r>
      <w:r w:rsidR="005A6AA8">
        <w:t xml:space="preserve"> </w:t>
      </w:r>
      <w:proofErr w:type="spellStart"/>
      <w:proofErr w:type="gramStart"/>
      <w:r w:rsidR="005A6AA8">
        <w:t>s.e</w:t>
      </w:r>
      <w:proofErr w:type="gramEnd"/>
      <w:r w:rsidR="005A6AA8">
        <w:t>.</w:t>
      </w:r>
      <w:proofErr w:type="spellEnd"/>
      <w:r w:rsidR="005A6AA8">
        <w:t xml:space="preserv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w:t>
      </w:r>
      <w:proofErr w:type="spellStart"/>
      <w:r w:rsidR="00234AAB">
        <w:t>Tatoosh</w:t>
      </w:r>
      <w:proofErr w:type="spellEnd"/>
      <w:r w:rsidR="00234AAB">
        <w:t xml:space="preserve">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 xml:space="preserve">may be due to </w:t>
      </w:r>
      <w:proofErr w:type="spellStart"/>
      <w:r w:rsidR="00EF0B3C" w:rsidRPr="00711510">
        <w:t>Allee</w:t>
      </w:r>
      <w:proofErr w:type="spellEnd"/>
      <w:r w:rsidR="00EF0B3C" w:rsidRPr="00711510">
        <w:t xml:space="preserv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proofErr w:type="spellStart"/>
      <w:r w:rsidR="00A50EB8" w:rsidRPr="00310026">
        <w:rPr>
          <w:i/>
        </w:rPr>
        <w:t>Nereocystis</w:t>
      </w:r>
      <w:proofErr w:type="spellEnd"/>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proofErr w:type="spellStart"/>
      <w:r w:rsidR="00A50EB8" w:rsidRPr="00ED1B32">
        <w:rPr>
          <w:i/>
        </w:rPr>
        <w:t>Nereocystis</w:t>
      </w:r>
      <w:proofErr w:type="spellEnd"/>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proofErr w:type="spellStart"/>
      <w:r w:rsidR="00975780" w:rsidRPr="00310026">
        <w:rPr>
          <w:i/>
        </w:rPr>
        <w:t>Pi</w:t>
      </w:r>
      <w:r w:rsidR="00975780">
        <w:rPr>
          <w:i/>
        </w:rPr>
        <w:t>s</w:t>
      </w:r>
      <w:r w:rsidR="00975780" w:rsidRPr="00310026">
        <w:rPr>
          <w:i/>
        </w:rPr>
        <w:t>aster</w:t>
      </w:r>
      <w:proofErr w:type="spellEnd"/>
      <w:r w:rsidR="00975780" w:rsidRPr="00310026">
        <w:rPr>
          <w:i/>
        </w:rPr>
        <w:t xml:space="preserve"> </w:t>
      </w:r>
      <w:proofErr w:type="spellStart"/>
      <w:r w:rsidR="00975780" w:rsidRPr="00310026">
        <w:rPr>
          <w:i/>
        </w:rPr>
        <w:t>brevispinnus</w:t>
      </w:r>
      <w:proofErr w:type="spellEnd"/>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w:t>
      </w:r>
      <w:proofErr w:type="spellStart"/>
      <w:r w:rsidR="007546E3">
        <w:rPr>
          <w:noProof/>
        </w:rPr>
        <w:t>Montecino-Latorre</w:t>
      </w:r>
      <w:proofErr w:type="spellEnd"/>
      <w:r w:rsidR="007546E3">
        <w:rPr>
          <w:noProof/>
        </w:rPr>
        <w:t xml:space="preserv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w:t>
      </w:r>
      <w:proofErr w:type="gramStart"/>
      <w:r w:rsidR="00484E6B">
        <w:t xml:space="preserve">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w:t>
      </w:r>
      <w:proofErr w:type="gramEnd"/>
      <w:r>
        <w:t xml:space="preserve"> </w:t>
      </w:r>
    </w:p>
    <w:p w14:paraId="466410AC" w14:textId="50FD48CE"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 xml:space="preserve">then, what is essential is not to </w:t>
      </w:r>
      <w:proofErr w:type="gramStart"/>
      <w:r>
        <w:t>pick and choose</w:t>
      </w:r>
      <w:proofErr w:type="gramEnd"/>
      <w:r>
        <w:t xml:space="preserv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93" w:name="_2ckoofy96g8s" w:colFirst="0" w:colLast="0"/>
      <w:bookmarkEnd w:id="193"/>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r w:rsidR="00F967B2">
        <w:t xml:space="preserve"> </w:t>
      </w:r>
      <w:r>
        <w:t xml:space="preserve"> </w:t>
      </w:r>
      <w:bookmarkStart w:id="194" w:name="_tfgwewy7a3j9" w:colFirst="0" w:colLast="0"/>
      <w:bookmarkEnd w:id="194"/>
      <w:r>
        <w:br w:type="page"/>
      </w:r>
    </w:p>
    <w:p w14:paraId="01FBA58F" w14:textId="77777777" w:rsidR="00471A3D" w:rsidRDefault="00EF0B3C">
      <w:pPr>
        <w:pStyle w:val="Heading1"/>
      </w:pPr>
      <w:bookmarkStart w:id="195" w:name="_jyj55lpsprbv" w:colFirst="0" w:colLast="0"/>
      <w:bookmarkEnd w:id="195"/>
      <w:r>
        <w:lastRenderedPageBreak/>
        <w:t>Literature Cited</w:t>
      </w:r>
    </w:p>
    <w:bookmarkStart w:id="196" w:name="_vq7lwaa8xm4l" w:colFirst="0" w:colLast="0"/>
    <w:bookmarkEnd w:id="196"/>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97" w:name="_x7i6qakwgxpk" w:colFirst="0" w:colLast="0"/>
      <w:bookmarkEnd w:id="197"/>
      <w:r>
        <w:lastRenderedPageBreak/>
        <w:t>Figures</w:t>
      </w:r>
    </w:p>
    <w:p w14:paraId="421BC9CC" w14:textId="77777777" w:rsidR="00471A3D" w:rsidRDefault="00471A3D"/>
    <w:p w14:paraId="3F1960FD" w14:textId="3AE7048D" w:rsidR="00471A3D" w:rsidRDefault="00B65A2E">
      <w:pPr>
        <w:ind w:firstLine="0"/>
        <w:jc w:val="center"/>
      </w:pPr>
      <w:ins w:id="198" w:author="Nick.Tolimieri" w:date="2022-11-23T07:39:00Z">
        <w:r>
          <w:rPr>
            <w:noProof/>
            <w:lang w:val="en-US"/>
          </w:rPr>
          <w:drawing>
            <wp:inline distT="0" distB="0" distL="0" distR="0" wp14:anchorId="4BA668FE" wp14:editId="469767DD">
              <wp:extent cx="5943600" cy="468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ins>
      <w:del w:id="199" w:author="Nick.Tolimieri" w:date="2022-11-23T07:37:00Z">
        <w:r w:rsidR="008445A1" w:rsidDel="00B65A2E">
          <w:rPr>
            <w:noProof/>
            <w:lang w:val="en-US"/>
          </w:rPr>
          <w:drawing>
            <wp:inline distT="0" distB="0" distL="0" distR="0" wp14:anchorId="19E12D59" wp14:editId="2C8088CD">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del>
    </w:p>
    <w:p w14:paraId="4BAAA77F" w14:textId="77777777" w:rsidR="00471A3D" w:rsidRDefault="00471A3D"/>
    <w:p w14:paraId="6CE887F4" w14:textId="6A0E16D0" w:rsidR="00471A3D" w:rsidRDefault="00EF0B3C">
      <w:pPr>
        <w:pStyle w:val="Heading5"/>
      </w:pPr>
      <w:bookmarkStart w:id="200" w:name="_xh2yuyi7vi5o" w:colFirst="0" w:colLast="0"/>
      <w:bookmarkEnd w:id="200"/>
      <w:r>
        <w:t xml:space="preserve">Figure 1. </w:t>
      </w:r>
      <w:ins w:id="201" w:author="Nick.Tolimieri [2]" w:date="2022-11-21T13:10:00Z">
        <w:del w:id="202" w:author="Nick.Tolimieri" w:date="2022-11-23T07:39:00Z">
          <w:r w:rsidR="005C7F4E" w:rsidDel="00B65A2E">
            <w:delText xml:space="preserve">a-c) </w:delText>
          </w:r>
        </w:del>
      </w:ins>
      <w:proofErr w:type="gramStart"/>
      <w:r>
        <w:t>Location of</w:t>
      </w:r>
      <w:ins w:id="203" w:author="Nick.Tolimieri [2]" w:date="2022-11-21T13:12:00Z">
        <w:r w:rsidR="00303C40">
          <w:t xml:space="preserve"> </w:t>
        </w:r>
      </w:ins>
      <w:del w:id="204" w:author="Nick.Tolimieri [2]" w:date="2022-11-21T13:12:00Z">
        <w:r w:rsidDel="00303C40">
          <w:delText xml:space="preserve"> the</w:delText>
        </w:r>
      </w:del>
      <w:ins w:id="205" w:author="Nick.Tolimieri [2]" w:date="2022-11-21T13:11:00Z">
        <w:r w:rsidR="00AA34BD">
          <w:t xml:space="preserve"> </w:t>
        </w:r>
      </w:ins>
      <w:ins w:id="206" w:author="Nick.Tolimieri" w:date="2022-11-23T07:40:00Z">
        <w:r w:rsidR="00B65A2E">
          <w:t xml:space="preserve">a-b) </w:t>
        </w:r>
      </w:ins>
      <w:ins w:id="207" w:author="Nick.Tolimieri [2]" w:date="2022-11-21T13:11:00Z">
        <w:r w:rsidR="00AA34BD">
          <w:t>Olympic Coast National Marine Sanctuary (OCNMS</w:t>
        </w:r>
      </w:ins>
      <w:ins w:id="208" w:author="Nick.Tolimieri [2]" w:date="2022-11-21T13:12:00Z">
        <w:r w:rsidR="00AA34BD">
          <w:t xml:space="preserve">, </w:t>
        </w:r>
        <w:r w:rsidR="00AA34BD" w:rsidRPr="00AA34BD">
          <w:t xml:space="preserve">the outer coast of Washington and the western Strait to </w:t>
        </w:r>
        <w:proofErr w:type="spellStart"/>
        <w:r w:rsidR="00AA34BD" w:rsidRPr="00AA34BD">
          <w:t>Neah</w:t>
        </w:r>
        <w:proofErr w:type="spellEnd"/>
        <w:r w:rsidR="00AA34BD" w:rsidRPr="00AA34BD">
          <w:t xml:space="preserve"> Bay</w:t>
        </w:r>
      </w:ins>
      <w:ins w:id="209" w:author="Nick.Tolimieri [2]" w:date="2022-11-21T13:11:00Z">
        <w:r w:rsidR="00AA34BD">
          <w:t xml:space="preserve">) and </w:t>
        </w:r>
      </w:ins>
      <w:ins w:id="210" w:author="Nick.Tolimieri" w:date="2022-11-23T07:40:00Z">
        <w:r w:rsidR="00B65A2E">
          <w:t xml:space="preserve">c) </w:t>
        </w:r>
      </w:ins>
      <w:ins w:id="211" w:author="Nick.Tolimieri [2]" w:date="2022-11-21T13:11:00Z">
        <w:r w:rsidR="00AA34BD">
          <w:t xml:space="preserve">the </w:t>
        </w:r>
      </w:ins>
      <w:del w:id="212" w:author="Nick.Tolimieri [2]" w:date="2022-11-21T13:11:00Z">
        <w:r w:rsidDel="00AA34BD">
          <w:delText xml:space="preserve"> </w:delText>
        </w:r>
      </w:del>
      <w:r>
        <w:t>five study sites with distribution of floating kelp shown in green</w:t>
      </w:r>
      <w:ins w:id="213" w:author="Nick.Tolimieri [2]" w:date="2022-11-21T13:10:00Z">
        <w:r w:rsidR="005C7F4E">
          <w:t xml:space="preserve">; </w:t>
        </w:r>
      </w:ins>
      <w:del w:id="214" w:author="Nick.Tolimieri [2]" w:date="2022-11-21T13:10:00Z">
        <w:r w:rsidDel="005C7F4E">
          <w:delText xml:space="preserve">. Plots on right (2003-2021) are: </w:delText>
        </w:r>
      </w:del>
      <w:del w:id="215" w:author="Nick.Tolimieri [2]" w:date="2022-11-21T13:09:00Z">
        <w:r w:rsidDel="005C7F4E">
          <w:delText>a</w:delText>
        </w:r>
      </w:del>
      <w:ins w:id="216" w:author="Nick.Tolimieri [2]" w:date="2022-11-21T13:09:00Z">
        <w:r w:rsidR="005C7F4E">
          <w:t>d</w:t>
        </w:r>
      </w:ins>
      <w:r>
        <w:t>) Mean SST of the warmest month averaged across the five sites</w:t>
      </w:r>
      <w:r w:rsidR="00EA5F2A">
        <w:t xml:space="preserve"> (black line</w:t>
      </w:r>
      <w:del w:id="217" w:author="Nick.Tolimieri [2]" w:date="2022-11-21T13:10:00Z">
        <w:r w:rsidR="00EA5F2A" w:rsidDel="005C7F4E">
          <w:delText>)</w:delText>
        </w:r>
        <w:r w:rsidDel="005C7F4E">
          <w:delText xml:space="preserve">, </w:delText>
        </w:r>
      </w:del>
      <w:ins w:id="218" w:author="Nick.Tolimieri [2]" w:date="2022-11-21T13:10:00Z">
        <w:r w:rsidR="005C7F4E">
          <w:t xml:space="preserve">); </w:t>
        </w:r>
      </w:ins>
      <w:r>
        <w:t xml:space="preserve">and </w:t>
      </w:r>
      <w:ins w:id="219" w:author="Nick.Tolimieri [2]" w:date="2022-11-21T13:09:00Z">
        <w:r w:rsidR="005C7F4E">
          <w:t>e</w:t>
        </w:r>
      </w:ins>
      <w:del w:id="220" w:author="Nick.Tolimieri [2]" w:date="2022-11-21T13:09:00Z">
        <w:r w:rsidDel="005C7F4E">
          <w:delText>b</w:delText>
        </w:r>
      </w:del>
      <w:r>
        <w:t xml:space="preserve">) </w:t>
      </w:r>
      <w:r w:rsidR="006C0AD9">
        <w:t>total area</w:t>
      </w:r>
      <w:r>
        <w:t xml:space="preserve"> of </w:t>
      </w:r>
      <w:r w:rsidR="001D537C">
        <w:t>kelp canopies floating on the surface</w:t>
      </w:r>
      <w:r>
        <w:t xml:space="preserve"> </w:t>
      </w:r>
      <w:r w:rsidR="0028520A">
        <w:t xml:space="preserve">within </w:t>
      </w:r>
      <w:del w:id="221" w:author="Nick.Tolimieri [2]" w:date="2022-11-21T13:13:00Z">
        <w:r w:rsidR="0028520A" w:rsidDel="00303C40">
          <w:delText xml:space="preserve">the </w:delText>
        </w:r>
      </w:del>
      <w:del w:id="222" w:author="Nick.Tolimieri [2]" w:date="2022-11-21T13:12:00Z">
        <w:r w:rsidR="001D537C" w:rsidDel="00AA34BD">
          <w:delText>Olympic Coast National Marine Sanctuary</w:delText>
        </w:r>
      </w:del>
      <w:ins w:id="223" w:author="Nick.Tolimieri [2]" w:date="2022-11-21T13:12:00Z">
        <w:r w:rsidR="00AA34BD">
          <w:t>OCNMS</w:t>
        </w:r>
      </w:ins>
      <w:del w:id="224" w:author="Nick.Tolimieri [2]" w:date="2022-11-21T13:12:00Z">
        <w:r w:rsidR="001D537C" w:rsidDel="00AA34BD">
          <w:delText xml:space="preserve"> (the outer coast of Was</w:delText>
        </w:r>
        <w:r w:rsidR="008D19A5" w:rsidDel="00AA34BD">
          <w:delText>h</w:delText>
        </w:r>
        <w:r w:rsidR="001D537C" w:rsidDel="00AA34BD">
          <w:delText>ington and the western Strait</w:delText>
        </w:r>
        <w:r w:rsidR="008D19A5" w:rsidDel="00AA34BD">
          <w:delText xml:space="preserve"> to Neah Bay)</w:delText>
        </w:r>
      </w:del>
      <w:r>
        <w:t>.</w:t>
      </w:r>
      <w:proofErr w:type="gramEnd"/>
      <w:r>
        <w:t xml:space="preserve"> </w:t>
      </w:r>
      <w:r w:rsidR="00B3658B">
        <w:t>Black line in (</w:t>
      </w:r>
      <w:del w:id="225" w:author="Nick.Tolimieri [2]" w:date="2022-11-21T13:10:00Z">
        <w:r w:rsidR="00B3658B" w:rsidDel="005C7F4E">
          <w:delText>a</w:delText>
        </w:r>
      </w:del>
      <w:ins w:id="226" w:author="Nick.Tolimieri [2]" w:date="2022-11-21T13:10:00Z">
        <w:r w:rsidR="005C7F4E">
          <w:t>d</w:t>
        </w:r>
      </w:ins>
      <w:r w:rsidR="00B3658B">
        <w:t xml:space="preserve">)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0E18D5AC" w:rsidR="00471A3D" w:rsidRDefault="00467226">
      <w:pPr>
        <w:ind w:firstLine="0"/>
        <w:jc w:val="center"/>
      </w:pPr>
      <w:del w:id="227" w:author="Nick.Tolimieri [2]" w:date="2022-11-21T10:47:00Z">
        <w:r w:rsidDel="00370778">
          <w:rPr>
            <w:noProof/>
            <w:lang w:val="en-US"/>
          </w:rPr>
          <w:drawing>
            <wp:inline distT="0" distB="0" distL="0" distR="0" wp14:anchorId="24A1EBF8" wp14:editId="69C9E3E0">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31F32EC5" w14:textId="1877E977" w:rsidR="00471A3D" w:rsidRDefault="00160A9C" w:rsidP="00077BD4">
      <w:pPr>
        <w:pStyle w:val="Heading5"/>
        <w:jc w:val="center"/>
      </w:pPr>
      <w:bookmarkStart w:id="228" w:name="_mtrc7z2fgaa" w:colFirst="0" w:colLast="0"/>
      <w:bookmarkEnd w:id="228"/>
      <w:ins w:id="229" w:author="Nick.Tolimieri [2]" w:date="2022-11-21T10:47:00Z">
        <w:r>
          <w:rPr>
            <w:noProof/>
            <w:lang w:val="en-US"/>
          </w:rPr>
          <w:lastRenderedPageBreak/>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ins>
      <w:r w:rsidR="00EF0B3C">
        <w:t xml:space="preserve">Figure 2. Time series of the focal groups </w:t>
      </w:r>
      <w:proofErr w:type="spellStart"/>
      <w:r w:rsidR="00EF0B3C">
        <w:t>coastwide</w:t>
      </w:r>
      <w:proofErr w:type="spellEnd"/>
      <w:r w:rsidR="00EF0B3C">
        <w:t xml:space="preserve"> from dive surveys from 2015-2021. a) density of kelp stipes, b) urchin density, c) sea star density, d) fish abundance, and e) abundance of juvenile rockfishes.</w:t>
      </w:r>
      <w:r w:rsidR="00481C24">
        <w:t xml:space="preserve"> For sea </w:t>
      </w:r>
      <w:proofErr w:type="gramStart"/>
      <w:r w:rsidR="00481C24">
        <w:t>stars</w:t>
      </w:r>
      <w:proofErr w:type="gramEnd"/>
      <w:r w:rsidR="00481C24">
        <w:t xml:space="preserve">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22F8A827" w:rsidR="00471A3D" w:rsidRDefault="00452CB8">
      <w:pPr>
        <w:jc w:val="center"/>
      </w:pPr>
      <w:del w:id="230" w:author="Nick.Tolimieri [2]" w:date="2022-11-21T14:09:00Z">
        <w:r w:rsidDel="00077BD4">
          <w:rPr>
            <w:noProof/>
            <w:lang w:val="en-US"/>
          </w:rPr>
          <w:lastRenderedPageBreak/>
          <w:drawing>
            <wp:inline distT="0" distB="0" distL="0" distR="0" wp14:anchorId="42D72DC3" wp14:editId="4E2EDB4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del>
      <w:ins w:id="231" w:author="Nick.Tolimieri [2]" w:date="2022-11-21T14:10:00Z">
        <w:r w:rsidR="00077BD4">
          <w:rPr>
            <w:noProof/>
            <w:lang w:val="en-US"/>
          </w:rPr>
          <w:drawing>
            <wp:inline distT="0" distB="0" distL="0" distR="0" wp14:anchorId="385796F1" wp14:editId="1C67BDF0">
              <wp:extent cx="3776480" cy="731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480" cy="7315215"/>
                      </a:xfrm>
                      <a:prstGeom prst="rect">
                        <a:avLst/>
                      </a:prstGeom>
                    </pic:spPr>
                  </pic:pic>
                </a:graphicData>
              </a:graphic>
            </wp:inline>
          </w:drawing>
        </w:r>
      </w:ins>
    </w:p>
    <w:p w14:paraId="06ECF95B" w14:textId="5A2C1F97" w:rsidR="00471A3D" w:rsidRDefault="00EF0B3C" w:rsidP="00491D65">
      <w:pPr>
        <w:pStyle w:val="Heading5"/>
      </w:pPr>
      <w:bookmarkStart w:id="232" w:name="_mt07ceww4l6x" w:colFirst="0" w:colLast="0"/>
      <w:bookmarkEnd w:id="232"/>
      <w:r>
        <w:lastRenderedPageBreak/>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6D856181" w:rsidR="00471A3D" w:rsidRDefault="00371E0C">
      <w:pPr>
        <w:ind w:firstLine="0"/>
        <w:jc w:val="center"/>
      </w:pPr>
      <w:del w:id="233" w:author="Nick.Tolimieri [2]" w:date="2022-11-21T10:39:00Z">
        <w:r w:rsidDel="00775A6F">
          <w:rPr>
            <w:noProof/>
            <w:lang w:val="en-US"/>
          </w:rPr>
          <w:drawing>
            <wp:inline distT="0" distB="0" distL="0" distR="0" wp14:anchorId="4D1955D5" wp14:editId="66ADF7C3">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del>
      <w:ins w:id="234" w:author="Nick.Tolimieri [2]" w:date="2022-11-21T10:39:00Z">
        <w:r w:rsidR="00775A6F">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ins>
    </w:p>
    <w:p w14:paraId="6E70E5B3" w14:textId="577FC571" w:rsidR="00471A3D" w:rsidRDefault="00EF0B3C">
      <w:pPr>
        <w:pStyle w:val="Heading5"/>
      </w:pPr>
      <w:bookmarkStart w:id="235" w:name="_4bme7ouk12lb" w:colFirst="0" w:colLast="0"/>
      <w:bookmarkEnd w:id="235"/>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xml:space="preserve">. All terms </w:t>
      </w:r>
      <w:proofErr w:type="gramStart"/>
      <w:r>
        <w:t>are fixed</w:t>
      </w:r>
      <w:proofErr w:type="gramEnd"/>
      <w:r>
        <w:t xml:space="preserve">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44EA07AF" w:rsidR="00471A3D" w:rsidRDefault="00694DB7" w:rsidP="00ED78A5">
      <w:pPr>
        <w:ind w:firstLine="0"/>
        <w:jc w:val="center"/>
      </w:pPr>
      <w:r>
        <w:rPr>
          <w:noProof/>
          <w:lang w:val="en-US"/>
        </w:rPr>
        <w:lastRenderedPageBreak/>
        <w:drawing>
          <wp:inline distT="0" distB="0" distL="0" distR="0" wp14:anchorId="6135B02B" wp14:editId="4D007FAC">
            <wp:extent cx="5943600" cy="643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435090"/>
                    </a:xfrm>
                    <a:prstGeom prst="rect">
                      <a:avLst/>
                    </a:prstGeom>
                  </pic:spPr>
                </pic:pic>
              </a:graphicData>
            </a:graphic>
          </wp:inline>
        </w:drawing>
      </w:r>
    </w:p>
    <w:p w14:paraId="11D3F852" w14:textId="0BEA27B3" w:rsidR="00310026" w:rsidRDefault="00EF0B3C" w:rsidP="00960A74">
      <w:pPr>
        <w:pStyle w:val="Heading5"/>
      </w:pPr>
      <w:bookmarkStart w:id="236" w:name="_7xmf17j1uw2r" w:colFirst="0" w:colLast="0"/>
      <w:bookmarkEnd w:id="236"/>
      <w:r>
        <w:t xml:space="preserve">Figure 5. </w:t>
      </w:r>
      <w:proofErr w:type="gramStart"/>
      <w:r>
        <w:t>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w:t>
      </w:r>
      <w:proofErr w:type="gramEnd"/>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r w:rsidR="00310026" w:rsidRPr="00310026">
        <w:t xml:space="preserve"> </w:t>
      </w:r>
      <w:r w:rsidR="00310026">
        <w:br w:type="page"/>
      </w:r>
    </w:p>
    <w:p w14:paraId="20306E59" w14:textId="423674E7" w:rsidR="00471A3D" w:rsidRDefault="00BE6862">
      <w:pPr>
        <w:ind w:firstLine="0"/>
        <w:jc w:val="center"/>
      </w:pPr>
      <w:del w:id="237" w:author="Nick.Tolimieri [2]" w:date="2022-11-21T13:52:00Z">
        <w:r w:rsidDel="00E521FA">
          <w:rPr>
            <w:noProof/>
            <w:lang w:val="en-US"/>
          </w:rPr>
          <w:lastRenderedPageBreak/>
          <w:drawing>
            <wp:inline distT="0" distB="0" distL="0" distR="0" wp14:anchorId="79F37BB3" wp14:editId="79B7A686">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del>
      <w:ins w:id="238" w:author="Nick.Tolimieri [2]" w:date="2022-11-21T13:52:00Z">
        <w:r w:rsidR="00E521FA">
          <w:rPr>
            <w:noProof/>
            <w:lang w:val="en-US"/>
          </w:rPr>
          <w:drawing>
            <wp:inline distT="0" distB="0" distL="0" distR="0" wp14:anchorId="3E2F9CA8" wp14:editId="21236AA8">
              <wp:extent cx="2915418" cy="449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fish-kelp-combin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5418" cy="4498857"/>
                      </a:xfrm>
                      <a:prstGeom prst="rect">
                        <a:avLst/>
                      </a:prstGeom>
                    </pic:spPr>
                  </pic:pic>
                </a:graphicData>
              </a:graphic>
            </wp:inline>
          </w:drawing>
        </w:r>
      </w:ins>
    </w:p>
    <w:p w14:paraId="7D061EC0" w14:textId="5D7CED87" w:rsidR="00471A3D" w:rsidRDefault="00EF0B3C">
      <w:pPr>
        <w:pStyle w:val="Heading5"/>
      </w:pPr>
      <w:bookmarkStart w:id="239" w:name="_eftbkgdry3s2" w:colFirst="0" w:colLast="0"/>
      <w:bookmarkEnd w:id="23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Blue line shows the result of the binomial presence/absence model. Black points are the actual observations (present =</w:t>
      </w:r>
      <w:proofErr w:type="gramStart"/>
      <w:r>
        <w:t>1</w:t>
      </w:r>
      <w:proofErr w:type="gramEnd"/>
      <w:r>
        <w:t xml:space="preserve">,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099C4E1A" w:rsidR="00CB309A" w:rsidRDefault="00CB309A" w:rsidP="004F6EA2">
      <w:pPr>
        <w:spacing w:line="240" w:lineRule="auto"/>
        <w:ind w:left="720" w:hanging="720"/>
      </w:pPr>
    </w:p>
    <w:sectPr w:rsidR="00CB309A" w:rsidSect="001E59A3">
      <w:headerReference w:type="default" r:id="rId22"/>
      <w:footerReference w:type="default" r:id="rId23"/>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CF300" w14:textId="77777777" w:rsidR="00850470" w:rsidRDefault="00850470">
      <w:pPr>
        <w:spacing w:line="240" w:lineRule="auto"/>
      </w:pPr>
      <w:r>
        <w:separator/>
      </w:r>
    </w:p>
  </w:endnote>
  <w:endnote w:type="continuationSeparator" w:id="0">
    <w:p w14:paraId="29091263" w14:textId="77777777" w:rsidR="00850470" w:rsidRDefault="00850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D7E6D2F" w:rsidR="00BC04B5" w:rsidRDefault="00BC04B5">
        <w:pPr>
          <w:pStyle w:val="Footer"/>
          <w:jc w:val="center"/>
        </w:pPr>
        <w:r>
          <w:fldChar w:fldCharType="begin"/>
        </w:r>
        <w:r>
          <w:instrText xml:space="preserve"> PAGE   \* MERGEFORMAT </w:instrText>
        </w:r>
        <w:r>
          <w:fldChar w:fldCharType="separate"/>
        </w:r>
        <w:r w:rsidR="002C6762">
          <w:rPr>
            <w:noProof/>
          </w:rPr>
          <w:t>23</w:t>
        </w:r>
        <w:r>
          <w:rPr>
            <w:noProof/>
          </w:rPr>
          <w:fldChar w:fldCharType="end"/>
        </w:r>
      </w:p>
    </w:sdtContent>
  </w:sdt>
  <w:p w14:paraId="06AEA31B" w14:textId="629E2D02" w:rsidR="00BC04B5" w:rsidRDefault="00BC04B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8F81F" w14:textId="77777777" w:rsidR="00850470" w:rsidRDefault="00850470">
      <w:pPr>
        <w:spacing w:line="240" w:lineRule="auto"/>
      </w:pPr>
      <w:r>
        <w:separator/>
      </w:r>
    </w:p>
  </w:footnote>
  <w:footnote w:type="continuationSeparator" w:id="0">
    <w:p w14:paraId="1FC55B3B" w14:textId="77777777" w:rsidR="00850470" w:rsidRDefault="008504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C04B5" w:rsidRDefault="00BC04B5">
    <w:pPr>
      <w:pStyle w:val="Header"/>
    </w:pPr>
    <w:r>
      <w:t>MHW, SSWS, and Washington Kelp Forests</w:t>
    </w:r>
  </w:p>
  <w:p w14:paraId="74E2BB90" w14:textId="77777777" w:rsidR="00BC04B5" w:rsidRDefault="00BC0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371DD"/>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77BD4"/>
    <w:rsid w:val="00084171"/>
    <w:rsid w:val="000919F8"/>
    <w:rsid w:val="00095645"/>
    <w:rsid w:val="00095CEE"/>
    <w:rsid w:val="00096130"/>
    <w:rsid w:val="000A11D3"/>
    <w:rsid w:val="000A156C"/>
    <w:rsid w:val="000A179B"/>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1CBB"/>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60D"/>
    <w:rsid w:val="001A074B"/>
    <w:rsid w:val="001A2E43"/>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6460"/>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762"/>
    <w:rsid w:val="002C6A20"/>
    <w:rsid w:val="002D0061"/>
    <w:rsid w:val="002D2828"/>
    <w:rsid w:val="002D2CAC"/>
    <w:rsid w:val="002D363F"/>
    <w:rsid w:val="002D378C"/>
    <w:rsid w:val="002D5B13"/>
    <w:rsid w:val="002D6F44"/>
    <w:rsid w:val="002E2D71"/>
    <w:rsid w:val="002E4B5F"/>
    <w:rsid w:val="002F0A92"/>
    <w:rsid w:val="002F1430"/>
    <w:rsid w:val="00301A54"/>
    <w:rsid w:val="003029D2"/>
    <w:rsid w:val="00303C40"/>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2D7F"/>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C7F4E"/>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4DB7"/>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0470"/>
    <w:rsid w:val="00851108"/>
    <w:rsid w:val="00854208"/>
    <w:rsid w:val="008543FE"/>
    <w:rsid w:val="00856799"/>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4DE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1FD"/>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2709A"/>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34BD"/>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5A2E"/>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AB5"/>
    <w:rsid w:val="00BA6E61"/>
    <w:rsid w:val="00BA7345"/>
    <w:rsid w:val="00BB16F1"/>
    <w:rsid w:val="00BB3D36"/>
    <w:rsid w:val="00BB49FB"/>
    <w:rsid w:val="00BB4B2E"/>
    <w:rsid w:val="00BB5A6F"/>
    <w:rsid w:val="00BC04B5"/>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A0"/>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2D44"/>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21FA"/>
    <w:rsid w:val="00E547EF"/>
    <w:rsid w:val="00E556B3"/>
    <w:rsid w:val="00E55E61"/>
    <w:rsid w:val="00E56C24"/>
    <w:rsid w:val="00E56E01"/>
    <w:rsid w:val="00E63861"/>
    <w:rsid w:val="00E63E62"/>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340"/>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0CC"/>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4B8"/>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hyperlink" Target="http://data-wadn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header" Target="head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DCC28-57D2-4A28-9CEF-228719B5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23978</Words>
  <Characters>136678</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6</cp:revision>
  <dcterms:created xsi:type="dcterms:W3CDTF">2022-11-23T15:51:00Z</dcterms:created>
  <dcterms:modified xsi:type="dcterms:W3CDTF">2022-11-23T17:48:00Z</dcterms:modified>
</cp:coreProperties>
</file>