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27C93AC3" w:rsidR="00471A3D" w:rsidRDefault="00EF0B3C">
      <w:pPr>
        <w:spacing w:line="276" w:lineRule="auto"/>
      </w:pPr>
      <w:r>
        <w:t>Shelton</w:t>
      </w:r>
      <w:r>
        <w:rPr>
          <w:vertAlign w:val="superscript"/>
        </w:rPr>
        <w:t>1</w:t>
      </w:r>
      <w:r>
        <w:t>, Andrew</w:t>
      </w:r>
      <w:r w:rsidR="00953A4D">
        <w:t xml:space="preserve"> O.</w:t>
      </w:r>
    </w:p>
    <w:p w14:paraId="11517127" w14:textId="23BE7154" w:rsidR="00471A3D" w:rsidRDefault="00EF0B3C">
      <w:pPr>
        <w:spacing w:line="276" w:lineRule="auto"/>
      </w:pPr>
      <w:r>
        <w:t>Samhouri</w:t>
      </w:r>
      <w:r>
        <w:rPr>
          <w:vertAlign w:val="superscript"/>
        </w:rPr>
        <w:t>1</w:t>
      </w:r>
      <w:r>
        <w:t xml:space="preserve">, </w:t>
      </w:r>
      <w:proofErr w:type="spellStart"/>
      <w:r>
        <w:t>Jameal</w:t>
      </w:r>
      <w:proofErr w:type="spellEnd"/>
      <w:r w:rsidR="00953A4D">
        <w:t xml:space="preserve"> F.</w:t>
      </w:r>
    </w:p>
    <w:p w14:paraId="7C6E9FC2" w14:textId="177C7FA1" w:rsidR="00471A3D" w:rsidRDefault="00EF0B3C">
      <w:pPr>
        <w:spacing w:line="276" w:lineRule="auto"/>
      </w:pPr>
      <w:r>
        <w:t>Harvey</w:t>
      </w:r>
      <w:r>
        <w:rPr>
          <w:vertAlign w:val="superscript"/>
        </w:rPr>
        <w:t>1</w:t>
      </w:r>
      <w:r>
        <w:t>, Chris</w:t>
      </w:r>
      <w:r w:rsidR="00953A4D">
        <w:t xml:space="preserve"> J.</w:t>
      </w:r>
    </w:p>
    <w:p w14:paraId="3AF3D754" w14:textId="4AC7CEBD" w:rsidR="00471A3D" w:rsidRDefault="00EF0B3C">
      <w:pPr>
        <w:spacing w:line="276" w:lineRule="auto"/>
      </w:pPr>
      <w:r>
        <w:t>Feist</w:t>
      </w:r>
      <w:r>
        <w:rPr>
          <w:vertAlign w:val="superscript"/>
        </w:rPr>
        <w:t>1</w:t>
      </w:r>
      <w:r>
        <w:t xml:space="preserve"> Blake</w:t>
      </w:r>
      <w:r w:rsidR="00953A4D">
        <w:t xml:space="preserve"> 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1A45D028" w:rsidR="00471A3D" w:rsidRDefault="00EF0B3C">
      <w:pPr>
        <w:spacing w:line="276" w:lineRule="auto"/>
      </w:pPr>
      <w:r>
        <w:t>Andrews</w:t>
      </w:r>
      <w:r>
        <w:rPr>
          <w:vertAlign w:val="superscript"/>
        </w:rPr>
        <w:t>1</w:t>
      </w:r>
      <w:r>
        <w:t>, Kelly</w:t>
      </w:r>
      <w:r w:rsidR="00953A4D">
        <w:t xml:space="preserve"> S.</w:t>
      </w:r>
    </w:p>
    <w:p w14:paraId="791FA659" w14:textId="732E02A7" w:rsidR="00471A3D" w:rsidRDefault="00EF0B3C">
      <w:pPr>
        <w:spacing w:line="276" w:lineRule="auto"/>
      </w:pPr>
      <w:r>
        <w:t>Frick</w:t>
      </w:r>
      <w:r>
        <w:rPr>
          <w:vertAlign w:val="superscript"/>
        </w:rPr>
        <w:t>3</w:t>
      </w:r>
      <w:r>
        <w:t>, Kinsey</w:t>
      </w:r>
      <w:r w:rsidR="00953A4D">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D663764" w:rsidR="00471A3D" w:rsidRDefault="00EF0B3C">
      <w:pPr>
        <w:spacing w:line="276" w:lineRule="auto"/>
      </w:pPr>
      <w:r>
        <w:t>Berry</w:t>
      </w:r>
      <w:r>
        <w:rPr>
          <w:vertAlign w:val="superscript"/>
        </w:rPr>
        <w:t>6</w:t>
      </w:r>
      <w:r w:rsidR="00442DFD">
        <w:t>, He</w:t>
      </w:r>
      <w:r>
        <w:t>len</w:t>
      </w:r>
      <w:r w:rsidR="00953A4D">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31660A61"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w:t>
      </w:r>
      <w:ins w:id="2" w:author="Nick.Tolimieri" w:date="2022-10-11T10:26:00Z">
        <w:r w:rsidR="00D9425A">
          <w:t xml:space="preserve"> two</w:t>
        </w:r>
      </w:ins>
      <w:del w:id="3" w:author="Nick.Tolimieri" w:date="2022-10-11T10:26:00Z">
        <w:r w:rsidDel="00D9425A">
          <w:delText xml:space="preserve"> the</w:delText>
        </w:r>
      </w:del>
      <w:r>
        <w:t xml:space="preserve"> recent</w:t>
      </w:r>
      <w:ins w:id="4" w:author="Nick.Tolimieri" w:date="2022-10-11T10:26:00Z">
        <w:r w:rsidR="00D9425A">
          <w:t xml:space="preserve">, large-scale </w:t>
        </w:r>
      </w:ins>
      <w:del w:id="5" w:author="Nick.Tolimieri" w:date="2022-10-11T10:26:00Z">
        <w:r w:rsidDel="00D9425A">
          <w:delText xml:space="preserve"> </w:delText>
        </w:r>
      </w:del>
      <w:r>
        <w:t>perturbations</w:t>
      </w:r>
      <w:ins w:id="6" w:author="Nick.Tolimieri" w:date="2022-10-11T10:59:00Z">
        <w:r w:rsidR="00634E78">
          <w:t xml:space="preserve"> in the northeast Pacific Ocean:</w:t>
        </w:r>
      </w:ins>
      <w:del w:id="7" w:author="Nick.Tolimieri" w:date="2022-10-11T10:26:00Z">
        <w:r w:rsidDel="00D9425A">
          <w:delText xml:space="preserve"> of anomalous warm</w:delText>
        </w:r>
        <w:r w:rsidR="00E258D6" w:rsidDel="00D9425A">
          <w:delText>-water</w:delText>
        </w:r>
        <w:r w:rsidDel="00D9425A">
          <w:delText xml:space="preserve"> events</w:delText>
        </w:r>
      </w:del>
      <w:ins w:id="8" w:author="Nick.Tolimieri" w:date="2022-10-11T10:26:00Z">
        <w:r w:rsidR="00D9425A">
          <w:t xml:space="preserve"> the 2014-2016 marine heatwave</w:t>
        </w:r>
      </w:ins>
      <w:r>
        <w:t xml:space="preserve"> and sea star wasting </w:t>
      </w:r>
      <w:r w:rsidR="000C02D6">
        <w:t>syndrome</w:t>
      </w:r>
      <w:ins w:id="9" w:author="Nick.Tolimieri" w:date="2022-10-11T11:06:00Z">
        <w:r w:rsidR="00CC43CC">
          <w:t xml:space="preserve"> (SSWS)</w:t>
        </w:r>
      </w:ins>
      <w:del w:id="10" w:author="Nick.Tolimieri" w:date="2022-10-11T11:03:00Z">
        <w:r w:rsidR="000C02D6" w:rsidDel="009A2503">
          <w:delText xml:space="preserve"> </w:delText>
        </w:r>
        <w:r w:rsidR="00301A54" w:rsidDel="009A2503">
          <w:delText>(SSWS)</w:delText>
        </w:r>
      </w:del>
      <w:ins w:id="11" w:author="Nick.Tolimieri" w:date="2022-10-11T11:03:00Z">
        <w:r w:rsidR="009A2503">
          <w:t xml:space="preserve"> – </w:t>
        </w:r>
      </w:ins>
      <w:ins w:id="12" w:author="Nick.Tolimieri" w:date="2022-10-11T11:00:00Z">
        <w:r w:rsidR="00634E78">
          <w:t>both</w:t>
        </w:r>
      </w:ins>
      <w:ins w:id="13" w:author="Nick.Tolimieri" w:date="2022-10-11T11:03:00Z">
        <w:r w:rsidR="009A2503">
          <w:t xml:space="preserve"> </w:t>
        </w:r>
      </w:ins>
      <w:ins w:id="14" w:author="Nick.Tolimieri" w:date="2022-10-11T11:01:00Z">
        <w:r w:rsidR="00634E78">
          <w:t>of which</w:t>
        </w:r>
        <w:r w:rsidR="009A2503">
          <w:t xml:space="preserve"> impacted</w:t>
        </w:r>
        <w:r w:rsidR="00634E78">
          <w:t xml:space="preserve"> nearshore communities from </w:t>
        </w:r>
        <w:r w:rsidR="009A2503">
          <w:t>Ba</w:t>
        </w:r>
        <w:r w:rsidR="00634E78">
          <w:t>ja California to Alaska</w:t>
        </w:r>
      </w:ins>
      <w:ins w:id="15" w:author="Nick.Tolimieri" w:date="2022-10-11T10:27:00Z">
        <w:r w:rsidR="00D9425A">
          <w:t xml:space="preserve">. </w:t>
        </w:r>
      </w:ins>
      <w:del w:id="16" w:author="Nick.Tolimieri" w:date="2022-10-11T10:59:00Z">
        <w:r w:rsidDel="00634E78">
          <w:delText xml:space="preserve">. </w:delText>
        </w:r>
      </w:del>
      <w:r>
        <w:t xml:space="preserve">Anomalously warm </w:t>
      </w:r>
      <w:r w:rsidR="00626871">
        <w:t>water</w:t>
      </w:r>
      <w:del w:id="17" w:author="Nick.Tolimieri" w:date="2022-10-11T11:04:00Z">
        <w:r w:rsidDel="00CC43CC">
          <w:delText xml:space="preserve"> in 2013 and 2014</w:delText>
        </w:r>
      </w:del>
      <w:r>
        <w:t xml:space="preserve">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w:t>
      </w:r>
      <w:del w:id="18" w:author="Nick.Tolimieri" w:date="2022-10-11T11:00:00Z">
        <w:r w:rsidDel="00634E78">
          <w:delText xml:space="preserve"> to earlier levels</w:delText>
        </w:r>
      </w:del>
      <w:r>
        <w:t>,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 xml:space="preserve">was </w:t>
      </w:r>
      <w:ins w:id="19" w:author="Nick.Tolimieri" w:date="2022-10-11T11:06:00Z">
        <w:r w:rsidR="00CC43CC">
          <w:rPr>
            <w:color w:val="000000" w:themeColor="text1"/>
          </w:rPr>
          <w:t xml:space="preserve">first </w:t>
        </w:r>
      </w:ins>
      <w:r w:rsidR="00301A54" w:rsidRPr="002623AD">
        <w:rPr>
          <w:color w:val="000000" w:themeColor="text1"/>
        </w:rPr>
        <w:t>observed in</w:t>
      </w:r>
      <w:r w:rsidRPr="002623AD">
        <w:rPr>
          <w:color w:val="000000" w:themeColor="text1"/>
        </w:rPr>
        <w:t xml:space="preserve"> 2017 and peaked in 2019, </w:t>
      </w:r>
      <w:del w:id="20" w:author="Nick.Tolimieri" w:date="2022-10-11T11:12:00Z">
        <w:r w:rsidRPr="002623AD" w:rsidDel="00D95D89">
          <w:rPr>
            <w:color w:val="000000" w:themeColor="text1"/>
          </w:rPr>
          <w:delText xml:space="preserve">well </w:delText>
        </w:r>
      </w:del>
      <w:r w:rsidRPr="002623AD">
        <w:rPr>
          <w:color w:val="000000" w:themeColor="text1"/>
        </w:rPr>
        <w:t>after the onset of warming</w:t>
      </w:r>
      <w:del w:id="21" w:author="Nick.Tolimieri" w:date="2022-10-11T11:00:00Z">
        <w:r w:rsidRPr="002623AD" w:rsidDel="00634E78">
          <w:rPr>
            <w:color w:val="000000" w:themeColor="text1"/>
          </w:rPr>
          <w:delText xml:space="preserve">, before declining </w:delText>
        </w:r>
        <w:r w:rsidR="00270453" w:rsidDel="00634E78">
          <w:rPr>
            <w:color w:val="000000" w:themeColor="text1"/>
          </w:rPr>
          <w:delText xml:space="preserve">somewhat </w:delText>
        </w:r>
        <w:r w:rsidRPr="002623AD" w:rsidDel="00634E78">
          <w:rPr>
            <w:color w:val="000000" w:themeColor="text1"/>
          </w:rPr>
          <w:delText>in 2021</w:delText>
        </w:r>
      </w:del>
      <w:r w:rsidRPr="002623AD">
        <w:rPr>
          <w:color w:val="000000" w:themeColor="text1"/>
        </w:rPr>
        <w:t xml:space="preserve">.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del w:id="22" w:author="Nick.Tolimieri" w:date="2022-10-11T11:07:00Z">
        <w:r w:rsidR="00626871" w:rsidDel="00CC43CC">
          <w:delText>T</w:delText>
        </w:r>
        <w:r w:rsidDel="00CC43CC">
          <w:delText>he majority of v</w:delText>
        </w:r>
      </w:del>
      <w:ins w:id="23" w:author="Nick.Tolimieri" w:date="2022-10-11T11:07:00Z">
        <w:r w:rsidR="00CC43CC">
          <w:t>V</w:t>
        </w:r>
      </w:ins>
      <w:r>
        <w:t>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w:t>
      </w:r>
      <w:del w:id="24" w:author="Nick.Tolimieri" w:date="2022-10-11T11:08:00Z">
        <w:r w:rsidR="00B91C6D" w:rsidDel="00CC43CC">
          <w:delText>point toward</w:delText>
        </w:r>
      </w:del>
      <w:ins w:id="25" w:author="Nick.Tolimieri" w:date="2022-10-11T11:08:00Z">
        <w:r w:rsidR="00CC43CC">
          <w:t>highlight</w:t>
        </w:r>
      </w:ins>
      <w:r w:rsidR="00B91C6D">
        <w:t xml:space="preserve"> the importance of spatial variation in structuring the responses of</w:t>
      </w:r>
      <w:del w:id="26" w:author="Nick.Tolimieri" w:date="2022-10-11T11:08:00Z">
        <w:r w:rsidR="00B91C6D" w:rsidDel="00CC43CC">
          <w:delText xml:space="preserve"> kelp forest</w:delText>
        </w:r>
      </w:del>
      <w:ins w:id="27" w:author="Nick.Tolimieri" w:date="2022-10-11T11:08:00Z">
        <w:r w:rsidR="00CC43CC">
          <w:t xml:space="preserve"> these</w:t>
        </w:r>
      </w:ins>
      <w:r w:rsidR="00B91C6D">
        <w:t xml:space="preserve"> communities to disturbance and </w:t>
      </w:r>
      <w:r w:rsidR="00626871">
        <w:t xml:space="preserve">suggest </w:t>
      </w:r>
      <w:r w:rsidR="00B91C6D">
        <w:t>that it is essential to ensure the protection of a diversity of kelp forests, each of which harbors habitats that can exhibit unique responses to ecological surprises</w:t>
      </w:r>
      <w:del w:id="28" w:author="Nick.Tolimieri" w:date="2022-10-11T11:09:00Z">
        <w:r w:rsidR="00B91C6D" w:rsidDel="00CC43CC">
          <w:delText xml:space="preserve"> yet to come</w:delText>
        </w:r>
      </w:del>
      <w:r w:rsidR="00B91C6D">
        <w:t xml:space="preserve">. </w:t>
      </w:r>
    </w:p>
    <w:p w14:paraId="5C1CE27D" w14:textId="77777777" w:rsidR="00B91C6D" w:rsidRDefault="00B91C6D"/>
    <w:p w14:paraId="13C95F9A" w14:textId="3119C85C" w:rsidR="00471A3D" w:rsidRDefault="009D1439" w:rsidP="009D1439">
      <w:pPr>
        <w:ind w:firstLine="0"/>
      </w:pPr>
      <w:bookmarkStart w:id="29" w:name="_oskcvfm225a6" w:colFirst="0" w:colLast="0"/>
      <w:bookmarkEnd w:id="29"/>
      <w:r>
        <w:t>Key Words: kelp, marine heat wave, sea star wasting syndrome, urchins, rockfish recruitment</w:t>
      </w:r>
      <w:r w:rsidR="00EF0B3C">
        <w:br w:type="page"/>
      </w:r>
    </w:p>
    <w:p w14:paraId="2F654E9E" w14:textId="19162F8F" w:rsidR="00471A3D" w:rsidRDefault="00EF0B3C" w:rsidP="00310026">
      <w:pPr>
        <w:pStyle w:val="Heading1"/>
        <w:numPr>
          <w:ilvl w:val="0"/>
          <w:numId w:val="6"/>
        </w:numPr>
        <w:rPr>
          <w:ins w:id="30" w:author="Nick.Tolimieri [2]" w:date="2022-09-09T14:57:00Z"/>
        </w:rPr>
      </w:pPr>
      <w:bookmarkStart w:id="31" w:name="_wxxwabdve5uo" w:colFirst="0" w:colLast="0"/>
      <w:bookmarkEnd w:id="31"/>
      <w:r>
        <w:lastRenderedPageBreak/>
        <w:t xml:space="preserve">Introduction </w:t>
      </w:r>
    </w:p>
    <w:p w14:paraId="56F3B5B6" w14:textId="108AC145" w:rsidR="00DC6699" w:rsidRDefault="00713E05">
      <w:pPr>
        <w:rPr>
          <w:ins w:id="32" w:author="Nick.Tolimieri" w:date="2022-09-12T13:51:00Z"/>
        </w:rPr>
      </w:pPr>
      <w:bookmarkStart w:id="33" w:name="_gjdgxs" w:colFirst="0" w:colLast="0"/>
      <w:bookmarkEnd w:id="33"/>
      <w:ins w:id="34" w:author="Nick.Tolimieri" w:date="2022-09-12T08:43:00Z">
        <w:r>
          <w:t>Kelps</w:t>
        </w:r>
      </w:ins>
      <w:ins w:id="35" w:author="Nick.Tolimieri" w:date="2022-09-12T13:48:00Z">
        <w:r w:rsidR="00DD540F">
          <w:t xml:space="preserve"> fores</w:t>
        </w:r>
        <w:r w:rsidR="00DD540F" w:rsidRPr="00556BF1">
          <w:t>ts are</w:t>
        </w:r>
      </w:ins>
      <w:ins w:id="36" w:author="Nick.Tolimieri" w:date="2022-09-12T13:29:00Z">
        <w:r w:rsidR="00645DF5" w:rsidRPr="00556BF1">
          <w:t xml:space="preserve"> </w:t>
        </w:r>
      </w:ins>
      <w:ins w:id="37" w:author="Nick.Tolimieri" w:date="2022-09-12T13:23:00Z">
        <w:r w:rsidR="008124B9" w:rsidRPr="00556BF1">
          <w:t>iconic</w:t>
        </w:r>
      </w:ins>
      <w:ins w:id="38" w:author="Nick.Tolimieri" w:date="2022-09-12T13:39:00Z">
        <w:r w:rsidR="00645DF5" w:rsidRPr="00310026">
          <w:t xml:space="preserve"> </w:t>
        </w:r>
      </w:ins>
      <w:ins w:id="39" w:author="Nick.Tolimieri" w:date="2022-09-12T13:23:00Z">
        <w:r w:rsidR="008124B9" w:rsidRPr="00556BF1">
          <w:t xml:space="preserve">nearshore habitats </w:t>
        </w:r>
      </w:ins>
      <w:ins w:id="40" w:author="Nick.Tolimieri" w:date="2022-09-12T13:48:00Z">
        <w:r w:rsidR="00DD540F" w:rsidRPr="00556BF1">
          <w:t>found</w:t>
        </w:r>
      </w:ins>
      <w:ins w:id="41" w:author="Nick.Tolimieri" w:date="2022-09-13T09:16:00Z">
        <w:r w:rsidR="00954CB3">
          <w:t xml:space="preserve"> in </w:t>
        </w:r>
        <w:r w:rsidR="00954CB3" w:rsidRPr="008124B9">
          <w:t>temperate</w:t>
        </w:r>
        <w:r w:rsidR="00954CB3">
          <w:t xml:space="preserve"> and subpolar</w:t>
        </w:r>
        <w:r w:rsidR="00954CB3" w:rsidRPr="008124B9">
          <w:t xml:space="preserve"> waters</w:t>
        </w:r>
      </w:ins>
      <w:ins w:id="42" w:author="Nick.Tolimieri" w:date="2022-09-12T13:48:00Z">
        <w:r w:rsidR="00DD540F">
          <w:t xml:space="preserve"> </w:t>
        </w:r>
      </w:ins>
      <w:ins w:id="43" w:author="Nick.Tolimieri" w:date="2022-09-12T13:49:00Z">
        <w:r w:rsidR="00DD540F">
          <w:t>along approximately a quarter of the world’s shorelines</w:t>
        </w:r>
      </w:ins>
      <w:ins w:id="44" w:author="Nick.Tolimieri" w:date="2022-09-12T13:25:00Z">
        <w:r w:rsidR="008124B9">
          <w:t xml:space="preserve"> </w:t>
        </w:r>
      </w:ins>
      <w:r w:rsidR="00E878A1">
        <w:fldChar w:fldCharType="begin"/>
      </w:r>
      <w:r w:rsidR="007E00C0">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45" w:author="Nick.Tolimieri" w:date="2022-09-12T13:24:00Z">
        <w:r w:rsidR="008124B9">
          <w:t xml:space="preserve">. </w:t>
        </w:r>
      </w:ins>
      <w:ins w:id="46" w:author="Nick.Tolimieri" w:date="2022-09-12T13:28:00Z">
        <w:r w:rsidR="00FA700E">
          <w:t xml:space="preserve">As foundation </w:t>
        </w:r>
      </w:ins>
      <w:ins w:id="47" w:author="Nick.Tolimieri" w:date="2022-09-12T13:29:00Z">
        <w:r w:rsidR="00FA700E">
          <w:t>s</w:t>
        </w:r>
      </w:ins>
      <w:ins w:id="48" w:author="Nick.Tolimieri" w:date="2022-09-12T13:28:00Z">
        <w:r w:rsidR="00FA700E">
          <w:t>pecies</w:t>
        </w:r>
      </w:ins>
      <w:ins w:id="49" w:author="Nick.Tolimieri"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5F7146">
        <w:instrText xml:space="preserve"> ADDIN EN.CITE </w:instrText>
      </w:r>
      <w:r w:rsidR="005F7146">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5F7146">
        <w:instrText xml:space="preserve"> ADDIN EN.CITE.DATA </w:instrText>
      </w:r>
      <w:r w:rsidR="005F7146">
        <w:fldChar w:fldCharType="end"/>
      </w:r>
      <w:r w:rsidR="00E878A1">
        <w:fldChar w:fldCharType="separate"/>
      </w:r>
      <w:r w:rsidR="00E878A1">
        <w:rPr>
          <w:noProof/>
        </w:rPr>
        <w:t>(Teagle et al. 2017, Wernberg et al. 2019)</w:t>
      </w:r>
      <w:r w:rsidR="00E878A1">
        <w:fldChar w:fldCharType="end"/>
      </w:r>
      <w:ins w:id="50" w:author="Nick.Tolimieri" w:date="2022-09-12T13:28:00Z">
        <w:r w:rsidR="00FA700E">
          <w:t>,</w:t>
        </w:r>
      </w:ins>
      <w:ins w:id="51" w:author="Nick.Tolimieri" w:date="2022-09-13T09:21:00Z">
        <w:r w:rsidR="00E734D7">
          <w:t xml:space="preserve"> these l</w:t>
        </w:r>
      </w:ins>
      <w:ins w:id="52" w:author="Nick.Tolimieri" w:date="2022-09-12T13:28:00Z">
        <w:r w:rsidR="00FA700E">
          <w:t>arge brown algae</w:t>
        </w:r>
      </w:ins>
      <w:ins w:id="53" w:author="Nick.Tolimieri" w:date="2022-09-13T09:21:00Z">
        <w:r w:rsidR="00E734D7">
          <w:t xml:space="preserve"> (</w:t>
        </w:r>
      </w:ins>
      <w:ins w:id="54" w:author="Nick.Tolimieri" w:date="2022-09-12T13:52:00Z">
        <w:r w:rsidR="00764B74">
          <w:t>primarily</w:t>
        </w:r>
      </w:ins>
      <w:ins w:id="55" w:author="Nick.Tolimieri" w:date="2022-09-12T13:53:00Z">
        <w:r w:rsidR="00764B74">
          <w:t xml:space="preserve"> </w:t>
        </w:r>
      </w:ins>
      <w:ins w:id="56" w:author="Nick.Tolimieri" w:date="2022-09-12T13:52:00Z">
        <w:r w:rsidR="00764B74">
          <w:t xml:space="preserve">order </w:t>
        </w:r>
        <w:proofErr w:type="spellStart"/>
        <w:r w:rsidR="00764B74">
          <w:t>Laminariales</w:t>
        </w:r>
        <w:proofErr w:type="spellEnd"/>
        <w:r w:rsidR="00764B74">
          <w:t>)</w:t>
        </w:r>
      </w:ins>
      <w:ins w:id="57" w:author="Nick.Tolimieri" w:date="2022-09-12T13:53:00Z">
        <w:r w:rsidR="00764B74">
          <w:t xml:space="preserve"> provide </w:t>
        </w:r>
      </w:ins>
      <w:moveToRangeStart w:id="58" w:author="Nick.Tolimieri" w:date="2022-09-12T13:51:00Z" w:name="move113883129"/>
      <w:moveTo w:id="59" w:author="Nick.Tolimieri" w:date="2022-09-12T13:51:00Z">
        <w:del w:id="60" w:author="Nick.Tolimieri" w:date="2022-09-12T14:00:00Z">
          <w:r w:rsidR="00DC6699" w:rsidDel="004775AB">
            <w:delText>including</w:delText>
          </w:r>
        </w:del>
      </w:moveTo>
      <w:ins w:id="61" w:author="Nick.Tolimieri" w:date="2022-09-12T13:59:00Z">
        <w:r w:rsidR="0041566A">
          <w:t>biogenic</w:t>
        </w:r>
      </w:ins>
      <w:moveTo w:id="62" w:author="Nick.Tolimieri" w:date="2022-09-12T13:51:00Z">
        <w:r w:rsidR="00DC6699">
          <w:t xml:space="preserve"> habitat</w:t>
        </w:r>
        <w:del w:id="63" w:author="Nick.Tolimieri" w:date="2022-09-12T13:59:00Z">
          <w:r w:rsidR="00DC6699" w:rsidDel="0041566A">
            <w:delText xml:space="preserve"> provisioning</w:delText>
          </w:r>
        </w:del>
        <w:r w:rsidR="00DC6699">
          <w:t xml:space="preserve"> </w:t>
        </w:r>
      </w:moveTo>
      <w:ins w:id="64" w:author="Nick.Tolimieri" w:date="2022-09-12T14:01:00Z">
        <w:r w:rsidR="004775AB">
          <w:t xml:space="preserve">for many species and </w:t>
        </w:r>
      </w:ins>
      <w:ins w:id="65" w:author="Nick.Tolimieri" w:date="2022-09-12T14:02:00Z">
        <w:r w:rsidR="004775AB">
          <w:t xml:space="preserve">form the basis of </w:t>
        </w:r>
      </w:ins>
      <w:moveTo w:id="66" w:author="Nick.Tolimieri" w:date="2022-09-12T13:51:00Z">
        <w:del w:id="67" w:author="Nick.Tolimieri" w:date="2022-09-12T14:03:00Z">
          <w:r w:rsidR="00DC6699" w:rsidDel="004775AB">
            <w:delText xml:space="preserve">and enhanced </w:delText>
          </w:r>
        </w:del>
      </w:moveTo>
      <w:ins w:id="68" w:author="Nick.Tolimieri" w:date="2022-09-12T14:03:00Z">
        <w:r w:rsidR="004775AB">
          <w:t xml:space="preserve">highly </w:t>
        </w:r>
      </w:ins>
      <w:moveTo w:id="69" w:author="Nick.Tolimieri" w:date="2022-09-12T13:51:00Z">
        <w:r w:rsidR="00DC6699">
          <w:t>productiv</w:t>
        </w:r>
        <w:del w:id="70" w:author="Nick.Tolimieri" w:date="2022-09-12T14:03:00Z">
          <w:r w:rsidR="00DC6699" w:rsidDel="004775AB">
            <w:delText>ity</w:delText>
          </w:r>
        </w:del>
      </w:moveTo>
      <w:ins w:id="71" w:author="Nick.Tolimieri" w:date="2022-09-12T14:03:00Z">
        <w:r w:rsidR="004775AB">
          <w:t>e, diverse and complex</w:t>
        </w:r>
      </w:ins>
      <w:moveTo w:id="72" w:author="Nick.Tolimieri" w:date="2022-09-12T13:51:00Z">
        <w:del w:id="73" w:author="Nick.Tolimieri" w:date="2022-09-12T14:03:00Z">
          <w:r w:rsidR="00DC6699" w:rsidDel="004775AB">
            <w:delText xml:space="preserve"> of</w:delText>
          </w:r>
        </w:del>
        <w:r w:rsidR="00DC6699">
          <w:t xml:space="preserve"> nearshore food web</w:t>
        </w:r>
      </w:moveTo>
      <w:ins w:id="74" w:author="Nick.Tolimieri [2]" w:date="2022-09-14T09:29:00Z">
        <w:r w:rsidR="00D95616">
          <w:t>s</w:t>
        </w:r>
      </w:ins>
      <w:ins w:id="75" w:author="Nick.Tolimieri"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moveTo w:id="76" w:author="Nick.Tolimieri" w:date="2022-09-12T13:51:00Z">
        <w:del w:id="77" w:author="Nick.Tolimieri" w:date="2022-09-13T09:17:00Z">
          <w:r w:rsidR="00DC6699" w:rsidDel="00260681">
            <w:delText xml:space="preserve">s </w:delText>
          </w:r>
        </w:del>
      </w:moveTo>
      <w:del w:id="78" w:author="Nick.Tolimieri"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del>
      <w:r w:rsidR="00310026">
        <w:instrText xml:space="preserve"> ADDIN EN.CITE </w:instrText>
      </w:r>
      <w:r w:rsidR="00310026">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310026">
        <w:instrText xml:space="preserve"> ADDIN EN.CITE.DATA </w:instrText>
      </w:r>
      <w:r w:rsidR="00310026">
        <w:fldChar w:fldCharType="end"/>
      </w:r>
      <w:del w:id="79" w:author="Nick.Tolimieri" w:date="2022-09-13T09:17:00Z">
        <w:r w:rsidR="00E878A1" w:rsidDel="00260681">
          <w:fldChar w:fldCharType="separate"/>
        </w:r>
      </w:del>
      <w:r w:rsidR="00310026">
        <w:rPr>
          <w:noProof/>
        </w:rPr>
        <w:t>(Duggins et al. 1989, Smith &amp; Fox 2022a, Gabara, 2021 #8680)</w:t>
      </w:r>
      <w:del w:id="80" w:author="Nick.Tolimieri" w:date="2022-09-13T09:17:00Z">
        <w:r w:rsidR="00E878A1" w:rsidDel="00260681">
          <w:fldChar w:fldCharType="end"/>
        </w:r>
      </w:del>
      <w:moveTo w:id="81" w:author="Nick.Tolimieri" w:date="2022-09-12T13:51:00Z">
        <w:del w:id="82" w:author="Nick.Tolimieri" w:date="2022-09-12T14:03:00Z">
          <w:r w:rsidR="00DC6699" w:rsidDel="004775AB">
            <w:delText>, support for highly diverse and complex food webs</w:delText>
          </w:r>
        </w:del>
      </w:moveTo>
      <w:del w:id="83" w:author="Nick.Tolimieri"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84" w:author="Nick.Tolimieri" w:date="2022-09-12T13:51:00Z">
        <w:del w:id="85" w:author="Nick.Tolimieri"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86" w:author="Nick.Tolimieri" w:date="2022-09-12T14:03:00Z">
          <w:r w:rsidR="00DC6699" w:rsidDel="004775AB">
            <w:delText>,</w:delText>
          </w:r>
        </w:del>
      </w:moveTo>
      <w:ins w:id="87" w:author="Nick.Tolimieri" w:date="2022-09-12T14:05:00Z">
        <w:r w:rsidR="004775AB">
          <w:t xml:space="preserve">. Kelps </w:t>
        </w:r>
      </w:ins>
      <w:moveTo w:id="88" w:author="Nick.Tolimieri" w:date="2022-09-12T13:51:00Z">
        <w:r w:rsidR="00DC6699">
          <w:t xml:space="preserve">influence </w:t>
        </w:r>
      </w:moveTo>
      <w:ins w:id="89" w:author="Nick.Tolimieri" w:date="2022-09-12T14:05:00Z">
        <w:r w:rsidR="004775AB">
          <w:t>nearshore</w:t>
        </w:r>
      </w:ins>
      <w:moveTo w:id="90" w:author="Nick.Tolimieri" w:date="2022-09-12T13:51:00Z">
        <w:del w:id="91" w:author="Nick.Tolimieri" w:date="2022-09-12T14:05:00Z">
          <w:r w:rsidR="00DC6699" w:rsidDel="004775AB">
            <w:delText>on</w:delText>
          </w:r>
        </w:del>
        <w:r w:rsidR="00DC6699">
          <w:t xml:space="preserve"> sedimentation dynamics </w:t>
        </w:r>
      </w:moveTo>
      <w:r w:rsidR="00E878A1">
        <w:fldChar w:fldCharType="begin"/>
      </w:r>
      <w:r w:rsidR="007E00C0">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92" w:author="Nick.Tolimieri" w:date="2022-09-12T13:51:00Z">
        <w:r w:rsidR="00DC6699">
          <w:t xml:space="preserve">, </w:t>
        </w:r>
      </w:moveTo>
      <w:ins w:id="93" w:author="Nick.Tolimieri" w:date="2022-09-12T14:05:00Z">
        <w:r w:rsidR="004775AB">
          <w:t xml:space="preserve">provide </w:t>
        </w:r>
      </w:ins>
      <w:moveTo w:id="94" w:author="Nick.Tolimieri"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95" w:author="Nick.Tolimieri" w:date="2022-09-12T13:51:00Z">
        <w:r w:rsidR="00DC6699">
          <w:t xml:space="preserve">, and </w:t>
        </w:r>
      </w:moveTo>
      <w:ins w:id="96" w:author="Nick.Tolimieri" w:date="2022-09-12T14:05:00Z">
        <w:r w:rsidR="004775AB">
          <w:t xml:space="preserve">increase </w:t>
        </w:r>
      </w:ins>
      <w:moveTo w:id="97" w:author="Nick.Tolimieri"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002322">
        <w:instrText xml:space="preserve"> ADDIN EN.CITE </w:instrText>
      </w:r>
      <w:r w:rsidR="00002322">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002322">
        <w:instrText xml:space="preserve"> ADDIN EN.CITE.DATA </w:instrText>
      </w:r>
      <w:r w:rsidR="00002322">
        <w:fldChar w:fldCharType="end"/>
      </w:r>
      <w:r w:rsidR="00E878A1">
        <w:fldChar w:fldCharType="separate"/>
      </w:r>
      <w:r w:rsidR="00E878A1">
        <w:rPr>
          <w:noProof/>
        </w:rPr>
        <w:t>(Wilmers et al. 2012, Weigel &amp; Pfister 2021, but see Gallagher et al. 2022)</w:t>
      </w:r>
      <w:r w:rsidR="00E878A1">
        <w:fldChar w:fldCharType="end"/>
      </w:r>
      <w:moveTo w:id="98" w:author="Nick.Tolimieri" w:date="2022-09-12T13:51:00Z">
        <w:r w:rsidR="00DC6699">
          <w:t xml:space="preserve">. By fueling nearshore production and providing extensive </w:t>
        </w:r>
        <w:del w:id="99" w:author="Nick.Tolimieri [2]" w:date="2022-09-14T10:00:00Z">
          <w:r w:rsidR="00DC6699" w:rsidDel="005F5A0C">
            <w:delText>adult a</w:delText>
          </w:r>
        </w:del>
      </w:moveTo>
      <w:ins w:id="100" w:author="Nick.Tolimieri [2]" w:date="2022-09-14T10:00:00Z">
        <w:r w:rsidR="005F5A0C">
          <w:t>juvenile a</w:t>
        </w:r>
      </w:ins>
      <w:moveTo w:id="101" w:author="Nick.Tolimieri" w:date="2022-09-12T13:51:00Z">
        <w:r w:rsidR="00DC6699">
          <w:t xml:space="preserve">nd </w:t>
        </w:r>
        <w:del w:id="102" w:author="Nick.Tolimieri [2]" w:date="2022-09-14T10:00:00Z">
          <w:r w:rsidR="00DC6699" w:rsidDel="005F5A0C">
            <w:delText>juvenile</w:delText>
          </w:r>
        </w:del>
      </w:moveTo>
      <w:ins w:id="103" w:author="Nick.Tolimieri [2]" w:date="2022-09-14T10:00:00Z">
        <w:r w:rsidR="005F5A0C">
          <w:t>adult</w:t>
        </w:r>
      </w:ins>
      <w:moveTo w:id="104" w:author="Nick.Tolimieri" w:date="2022-09-12T13:51:00Z">
        <w:r w:rsidR="00DC6699">
          <w:t xml:space="preserve"> fish habitat, kelp forests </w:t>
        </w:r>
        <w:del w:id="105" w:author="Nick.Tolimieri"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5F7146">
        <w:instrText xml:space="preserve"> ADDIN EN.CITE </w:instrText>
      </w:r>
      <w:r w:rsidR="005F7146">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5F7146">
        <w:instrText xml:space="preserve"> ADDIN EN.CITE.DATA </w:instrText>
      </w:r>
      <w:r w:rsidR="005F7146">
        <w:fldChar w:fldCharType="end"/>
      </w:r>
      <w:r w:rsidR="00E878A1">
        <w:fldChar w:fldCharType="separate"/>
      </w:r>
      <w:r w:rsidR="00E878A1">
        <w:rPr>
          <w:noProof/>
        </w:rPr>
        <w:t>(Graham 2004, Schiel &amp; Foster 2015, Teagle et al. 2017)</w:t>
      </w:r>
      <w:r w:rsidR="00E878A1">
        <w:fldChar w:fldCharType="end"/>
      </w:r>
      <w:moveTo w:id="106" w:author="Nick.Tolimieri"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07" w:author="Nick.Tolimieri"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08" w:author="Nick.Tolimieri" w:date="2022-09-12T13:51:00Z">
        <w:r w:rsidR="00DC6699">
          <w:t>, maintaining services from kelp forests requires regional</w:t>
        </w:r>
      </w:moveTo>
      <w:ins w:id="109" w:author="Nick.Tolimieri" w:date="2022-09-12T14:09:00Z">
        <w:r w:rsidR="00D6426C">
          <w:t>,</w:t>
        </w:r>
      </w:ins>
      <w:moveTo w:id="110" w:author="Nick.Tolimieri" w:date="2022-09-12T13:51:00Z">
        <w:r w:rsidR="00DC6699">
          <w:t xml:space="preserve"> mechanistic studies to understand dynamic community responses.</w:t>
        </w:r>
      </w:moveTo>
      <w:moveToRangeEnd w:id="58"/>
    </w:p>
    <w:p w14:paraId="27B8AE9B" w14:textId="69BC4382" w:rsidR="00CB722B" w:rsidRDefault="00EF0B3C" w:rsidP="0086479B">
      <w:pPr>
        <w:rPr>
          <w:ins w:id="111" w:author="Nick.Tolimieri" w:date="2022-09-12T16:09:00Z"/>
        </w:rPr>
      </w:pPr>
      <w:del w:id="112" w:author="Nick.Tolimieri" w:date="2022-09-12T13:46:00Z">
        <w:r w:rsidDel="00C17FE3">
          <w:delText>A</w:delText>
        </w:r>
      </w:del>
      <w:ins w:id="113" w:author="Nick.Tolimieri" w:date="2022-09-12T13:46:00Z">
        <w:r w:rsidR="00C17FE3">
          <w:t>K</w:t>
        </w:r>
      </w:ins>
      <w:del w:id="114" w:author="Nick.Tolimieri" w:date="2022-09-12T13:46:00Z">
        <w:r w:rsidDel="00C17FE3">
          <w:delText xml:space="preserve"> rich body of literature and observation indicates that k</w:delText>
        </w:r>
      </w:del>
      <w:r>
        <w:t>elp forest</w:t>
      </w:r>
      <w:r w:rsidRPr="00325DFE">
        <w:t>s</w:t>
      </w:r>
      <w:ins w:id="115" w:author="Nick.Tolimieri" w:date="2022-09-12T13:25:00Z">
        <w:r w:rsidR="008124B9">
          <w:t xml:space="preserve"> </w:t>
        </w:r>
      </w:ins>
      <w:del w:id="116" w:author="Nick.Tolimieri" w:date="2022-09-12T10:37:00Z">
        <w:r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Pr="00325DFE" w:rsidDel="00C45824">
          <w:delText>—</w:delText>
        </w:r>
      </w:del>
      <w:r>
        <w:t xml:space="preserve">are susceptible to state changes from </w:t>
      </w:r>
      <w:del w:id="117" w:author="Nick.Tolimieri" w:date="2022-08-26T11:40:00Z">
        <w:r w:rsidDel="00E41B65">
          <w:delText xml:space="preserve">kelp </w:delText>
        </w:r>
      </w:del>
      <w:ins w:id="118" w:author="Nick.Tolimieri" w:date="2022-08-26T11:40:00Z">
        <w:r w:rsidR="00E41B65">
          <w:t>kelp-</w:t>
        </w:r>
      </w:ins>
      <w:r w:rsidR="003A6A42">
        <w:t xml:space="preserve">dominated </w:t>
      </w:r>
      <w:ins w:id="119" w:author="Nick.Tolimieri" w:date="2022-09-12T15:29:00Z">
        <w:r w:rsidR="004E5F53">
          <w:t xml:space="preserve">(i.e., kelp forests) </w:t>
        </w:r>
      </w:ins>
      <w:r>
        <w:t xml:space="preserve">to </w:t>
      </w:r>
      <w:del w:id="120" w:author="Nick.Tolimieri" w:date="2022-08-26T11:41:00Z">
        <w:r w:rsidDel="00E41B65">
          <w:delText xml:space="preserve">urchin </w:delText>
        </w:r>
      </w:del>
      <w:ins w:id="121" w:author="Nick.Tolimieri" w:date="2022-08-26T11:41:00Z">
        <w:r w:rsidR="00E41B65">
          <w:t>urchin-</w:t>
        </w:r>
      </w:ins>
      <w:r w:rsidR="003A6A42">
        <w:t>dominated</w:t>
      </w:r>
      <w:del w:id="122" w:author="Nick.Tolimieri" w:date="2022-10-11T11:15:00Z">
        <w:r w:rsidR="003A6A42" w:rsidRPr="00CB722B" w:rsidDel="00D95D89">
          <w:delText xml:space="preserve"> </w:delText>
        </w:r>
      </w:del>
      <w:ins w:id="123" w:author="Nick.Tolimieri" w:date="2022-10-11T11:15:00Z">
        <w:r w:rsidR="00D95D89">
          <w:t xml:space="preserve"> </w:t>
        </w:r>
      </w:ins>
      <w:r w:rsidRPr="00CB722B">
        <w:t xml:space="preserve">habitat </w:t>
      </w:r>
      <w:r w:rsidR="00E878A1" w:rsidRPr="00A10F7E">
        <w:fldChar w:fldCharType="begin">
          <w:fldData xml:space="preserve">PEVuZE5vdGU+PENpdGU+PEF1dGhvcj5CZWFzLUx1bmE8L0F1dGhvcj48WWVhcj4yMDIwPC9ZZWFy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PC9DaXRlPjxDaXRlPjxBdXRob3I+TGluZzwvQXV0aG9yPjxZZWFyPjIwMTU8L1llYXI+PFJlY051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</w:fldData>
        </w:fldChar>
      </w:r>
      <w:r w:rsidR="00D95D89">
        <w:instrText xml:space="preserve"> ADDIN EN.CITE </w:instrText>
      </w:r>
      <w:r w:rsidR="00D95D89">
        <w:fldChar w:fldCharType="begin">
          <w:fldData xml:space="preserve">PEVuZE5vdGU+PENpdGU+PEF1dGhvcj5CZWFzLUx1bmE8L0F1dGhvcj48WWVhcj4yMDIwPC9ZZWFy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PC9DaXRlPjxDaXRlPjxBdXRob3I+TGluZzwvQXV0aG9yPjxZZWFyPjIwMTU8L1llYXI+PFJlY051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</w:fldData>
        </w:fldChar>
      </w:r>
      <w:r w:rsidR="00D95D89">
        <w:instrText xml:space="preserve"> ADDIN EN.CITE.DATA </w:instrText>
      </w:r>
      <w:r w:rsidR="00D95D89">
        <w:fldChar w:fldCharType="end"/>
      </w:r>
      <w:r w:rsidR="00E878A1" w:rsidRPr="00A10F7E">
        <w:fldChar w:fldCharType="separate"/>
      </w:r>
      <w:r w:rsidR="00D95D89">
        <w:rPr>
          <w:noProof/>
        </w:rPr>
        <w:t>(urchin barrens, Ling et al. 2015, Beas-Luna et al. 2020)</w:t>
      </w:r>
      <w:r w:rsidR="00E878A1" w:rsidRPr="00A10F7E">
        <w:fldChar w:fldCharType="end"/>
      </w:r>
      <w:ins w:id="124" w:author="Nick.Tolimieri" w:date="2022-09-13T09:22:00Z">
        <w:r w:rsidR="00F8429F">
          <w:t>, which pose</w:t>
        </w:r>
      </w:ins>
      <w:ins w:id="125" w:author="Nick.Tolimieri" w:date="2022-10-03T09:45:00Z">
        <w:r w:rsidR="00F8429F">
          <w:t>s</w:t>
        </w:r>
      </w:ins>
      <w:ins w:id="126" w:author="Nick.Tolimieri" w:date="2022-09-12T16:09:00Z">
        <w:r w:rsidR="00CB722B" w:rsidRPr="00310026">
          <w:t xml:space="preserve"> a risk to the wide range of the valuable ecosystem functions </w:t>
        </w:r>
      </w:ins>
      <w:ins w:id="127" w:author="Nick.Tolimieri" w:date="2022-10-11T11:16:00Z">
        <w:r w:rsidR="00D95D89" w:rsidRPr="00310026">
          <w:t xml:space="preserve">kelp forests </w:t>
        </w:r>
      </w:ins>
      <w:ins w:id="128" w:author="Nick.Tolimieri" w:date="2022-09-12T16:09:00Z">
        <w:r w:rsidR="00CB722B" w:rsidRPr="00310026">
          <w:t>provide</w:t>
        </w:r>
      </w:ins>
      <w:ins w:id="129" w:author="Nick.Tolimieri" w:date="2022-10-11T11:16:00Z">
        <w:r w:rsidR="00D95D89">
          <w:t xml:space="preserve"> </w:t>
        </w:r>
      </w:ins>
      <w:ins w:id="130" w:author="Nick.Tolimieri" w:date="2022-09-12T16:09:00Z">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ins>
      <w:r w:rsidR="007E00C0">
        <w:instrText xml:space="preserve"> ADDIN EN.CITE </w:instrText>
      </w:r>
      <w:r w:rsidR="007E00C0">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7E00C0">
        <w:instrText xml:space="preserve"> ADDIN EN.CITE.DATA </w:instrText>
      </w:r>
      <w:r w:rsidR="007E00C0">
        <w:fldChar w:fldCharType="end"/>
      </w:r>
      <w:ins w:id="131" w:author="Nick.Tolimieri" w:date="2022-09-12T16:09:00Z">
        <w:r w:rsidR="00CB722B" w:rsidRPr="00310026">
          <w:fldChar w:fldCharType="separate"/>
        </w:r>
      </w:ins>
      <w:r w:rsidR="00310026">
        <w:rPr>
          <w:noProof/>
        </w:rPr>
        <w:t>(Smith et al. 2021, Smith &amp; Fox 2022)</w:t>
      </w:r>
      <w:ins w:id="132" w:author="Nick.Tolimieri" w:date="2022-09-12T16:09:00Z">
        <w:r w:rsidR="00CB722B" w:rsidRPr="00310026">
          <w:fldChar w:fldCharType="end"/>
        </w:r>
        <w:r w:rsidR="00CB722B" w:rsidRPr="00310026">
          <w:t>.</w:t>
        </w:r>
        <w:r w:rsidR="00CB722B" w:rsidRPr="00CB722B">
          <w:t xml:space="preserve"> </w:t>
        </w:r>
      </w:ins>
      <w:r w:rsidRPr="00CB722B">
        <w:t>T</w:t>
      </w:r>
      <w:r>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5F7146">
        <w:instrText xml:space="preserve"> ADDIN EN.CITE </w:instrText>
      </w:r>
      <w:r w:rsidR="005F7146">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5F7146">
        <w:instrText xml:space="preserve"> ADDIN EN.CITE.DATA </w:instrText>
      </w:r>
      <w:r w:rsidR="005F7146">
        <w:fldChar w:fldCharType="end"/>
      </w:r>
      <w:r w:rsidR="00E878A1">
        <w:fldChar w:fldCharType="separate"/>
      </w:r>
      <w:r w:rsidR="00E878A1">
        <w:rPr>
          <w:noProof/>
        </w:rPr>
        <w:t>(Pearse &amp; Hines 1987, Pfister et al. 2018, Smale 2020)</w:t>
      </w:r>
      <w:r w:rsidR="00E878A1">
        <w:fldChar w:fldCharType="end"/>
      </w:r>
      <w:r>
        <w:t xml:space="preserve">, or by trophic dynamics </w:t>
      </w:r>
      <w:r>
        <w:lastRenderedPageBreak/>
        <w:t xml:space="preserve">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7E00C0">
        <w:instrText xml:space="preserve"> ADDIN EN.CITE </w:instrText>
      </w:r>
      <w:r w:rsidR="007E00C0">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7E00C0">
        <w:instrText xml:space="preserve"> ADDIN EN.CITE.DATA </w:instrText>
      </w:r>
      <w:r w:rsidR="007E00C0">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t>.</w:t>
      </w:r>
      <w:ins w:id="133" w:author="Nick.Tolimieri" w:date="2022-09-12T14:15:00Z">
        <w:r w:rsidR="00477568">
          <w:t xml:space="preserve"> </w:t>
        </w:r>
      </w:ins>
    </w:p>
    <w:p w14:paraId="69526AA1" w14:textId="1E82A210" w:rsidR="00C45824" w:rsidRDefault="00477568" w:rsidP="0086479B">
      <w:pPr>
        <w:rPr>
          <w:ins w:id="134" w:author="Nick.Tolimieri" w:date="2022-09-12T10:33:00Z"/>
        </w:rPr>
      </w:pPr>
      <w:ins w:id="135" w:author="Nick.Tolimieri" w:date="2022-09-12T14:15:00Z">
        <w:r>
          <w:t xml:space="preserve">The distribution of kelps is strongly related to ocean temperature </w:t>
        </w:r>
      </w:ins>
      <w:r w:rsidR="00E878A1">
        <w:fldChar w:fldCharType="begin"/>
      </w:r>
      <w:r w:rsidR="005F7146">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ins w:id="136" w:author="Nick.Tolimieri [2]" w:date="2022-09-09T13:48:00Z">
        <w:r w:rsidR="00E06DBE">
          <w:t xml:space="preserve"> </w:t>
        </w:r>
      </w:ins>
      <w:ins w:id="137" w:author="Nick.Tolimieri" w:date="2022-09-12T14:17:00Z">
        <w:r>
          <w:t xml:space="preserve">making them </w:t>
        </w:r>
      </w:ins>
      <w:ins w:id="138" w:author="Nick.Tolimieri" w:date="2022-10-03T09:45:00Z">
        <w:r w:rsidR="00F8429F">
          <w:t>vulnerable</w:t>
        </w:r>
      </w:ins>
      <w:ins w:id="139" w:author="Nick.Tolimieri" w:date="2022-09-12T14:17:00Z">
        <w:r>
          <w:t xml:space="preserve"> to both long-term </w:t>
        </w:r>
      </w:ins>
      <w:ins w:id="140" w:author="Nick.Tolimieri" w:date="2022-09-12T14:18:00Z">
        <w:r>
          <w:t xml:space="preserve">ocean warming and the </w:t>
        </w:r>
      </w:ins>
      <w:ins w:id="141" w:author="Nick.Tolimieri" w:date="2022-09-12T14:19:00Z">
        <w:r>
          <w:t>more</w:t>
        </w:r>
      </w:ins>
      <w:ins w:id="142" w:author="Nick.Tolimieri" w:date="2022-09-12T14:37:00Z">
        <w:r w:rsidR="00C64A04">
          <w:t xml:space="preserve"> temporally</w:t>
        </w:r>
      </w:ins>
      <w:ins w:id="143" w:author="Nick.Tolimieri"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144" w:author="Nick.Tolimieri" w:date="2022-09-12T14:20:00Z">
        <w:r w:rsidR="00054418">
          <w:t>.</w:t>
        </w:r>
      </w:ins>
      <w:ins w:id="145" w:author="Nick.Tolimieri" w:date="2022-09-13T10:38:00Z">
        <w:r w:rsidR="00BE2B28" w:rsidRPr="00BE2B28">
          <w:t xml:space="preserve"> </w:t>
        </w:r>
      </w:ins>
      <w:ins w:id="146" w:author="Nick.Tolimieri"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ins>
      <w:r w:rsidR="007E00C0">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ins w:id="147" w:author="Nick.Tolimieri" w:date="2022-09-13T10:39:00Z">
        <w:r w:rsidR="00BE2B28">
          <w:fldChar w:fldCharType="separate"/>
        </w:r>
        <w:r w:rsidR="00BE2B28">
          <w:rPr>
            <w:noProof/>
          </w:rPr>
          <w:t>(Smale 2020)</w:t>
        </w:r>
        <w:r w:rsidR="00BE2B28">
          <w:fldChar w:fldCharType="end"/>
        </w:r>
        <w:r w:rsidR="00BE2B28">
          <w:t xml:space="preserve">. </w:t>
        </w:r>
      </w:ins>
      <w:moveToRangeStart w:id="148" w:author="Nick.Tolimieri" w:date="2022-09-13T10:38:00Z" w:name="move113957939"/>
      <w:moveTo w:id="149" w:author="Nick.Tolimieri" w:date="2022-09-13T10:38:00Z">
        <w:del w:id="150" w:author="Nick.Tolimieri [2]" w:date="2022-09-14T09:31:00Z">
          <w:r w:rsidR="00BE2B28" w:rsidRPr="00D95616" w:rsidDel="00D95616">
            <w:delText>While</w:delText>
          </w:r>
        </w:del>
      </w:moveTo>
      <w:ins w:id="151" w:author="Nick.Tolimieri" w:date="2022-09-13T10:39:00Z">
        <w:del w:id="152" w:author="Nick.Tolimieri [2]" w:date="2022-09-14T09:31:00Z">
          <w:r w:rsidR="00BE2B28" w:rsidRPr="00D95616" w:rsidDel="00D95616">
            <w:delText xml:space="preserve"> sea surface temperature (</w:delText>
          </w:r>
        </w:del>
      </w:ins>
      <w:moveTo w:id="153" w:author="Nick.Tolimieri" w:date="2022-09-13T10:38:00Z">
        <w:del w:id="154" w:author="Nick.Tolimieri [2]" w:date="2022-09-14T09:31:00Z">
          <w:r w:rsidR="00BE2B28" w:rsidRPr="00D95616" w:rsidDel="00D95616">
            <w:delText xml:space="preserve"> SST</w:delText>
          </w:r>
        </w:del>
      </w:moveTo>
      <w:ins w:id="155" w:author="Nick.Tolimieri" w:date="2022-09-13T10:39:00Z">
        <w:del w:id="156" w:author="Nick.Tolimieri [2]" w:date="2022-09-14T09:31:00Z">
          <w:r w:rsidR="00BE2B28" w:rsidRPr="00D95616" w:rsidDel="00D95616">
            <w:delText>)</w:delText>
          </w:r>
        </w:del>
      </w:ins>
      <w:moveTo w:id="157" w:author="Nick.Tolimieri" w:date="2022-09-13T10:38:00Z">
        <w:del w:id="158" w:author="Nick.Tolimieri [2]"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159" w:author="Nick.Tolimieri" w:date="2022-09-13T10:48:00Z">
        <w:del w:id="160" w:author="Nick.Tolimieri [2]" w:date="2022-09-14T09:31:00Z">
          <w:r w:rsidR="000E2647" w:rsidRPr="00D95616" w:rsidDel="00D95616">
            <w:delText xml:space="preserve"> especially the availability of nutrients</w:delText>
          </w:r>
        </w:del>
      </w:ins>
      <w:moveTo w:id="161" w:author="Nick.Tolimieri" w:date="2022-09-13T10:38:00Z">
        <w:del w:id="162" w:author="Nick.Tolimieri [2]"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163" w:author="Nick.Tolimieri" w:date="2022-09-13T10:48:00Z">
        <w:del w:id="164" w:author="Nick.Tolimieri [2]" w:date="2022-09-14T09:31:00Z">
          <w:r w:rsidR="000E2647" w:rsidRPr="00D95616" w:rsidDel="00D95616">
            <w:delText>H</w:delText>
          </w:r>
        </w:del>
      </w:ins>
      <w:ins w:id="165" w:author="Nick.Tolimieri" w:date="2022-09-13T10:46:00Z">
        <w:del w:id="166" w:author="Nick.Tolimieri [2]" w:date="2022-09-14T09:31:00Z">
          <w:r w:rsidR="000E2647" w:rsidRPr="00D95616" w:rsidDel="00D95616">
            <w:delText xml:space="preserve">igh </w:delText>
          </w:r>
        </w:del>
      </w:ins>
      <w:moveTo w:id="167" w:author="Nick.Tolimieri" w:date="2022-09-13T10:38:00Z">
        <w:del w:id="168" w:author="Nick.Tolimieri [2]" w:date="2022-09-14T09:31:00Z">
          <w:r w:rsidR="00BE2B28" w:rsidRPr="00D95616" w:rsidDel="00D95616">
            <w:delText xml:space="preserve">SST </w:delText>
          </w:r>
        </w:del>
      </w:moveTo>
      <w:ins w:id="169" w:author="Nick.Tolimieri" w:date="2022-09-13T10:46:00Z">
        <w:del w:id="170" w:author="Nick.Tolimieri [2]" w:date="2022-09-14T09:31:00Z">
          <w:r w:rsidR="000E2647" w:rsidRPr="00D95616" w:rsidDel="00D95616">
            <w:delText xml:space="preserve">is often associated with low nutrient conditions, which can contribute to low </w:delText>
          </w:r>
        </w:del>
      </w:ins>
      <w:ins w:id="171" w:author="Nick.Tolimieri" w:date="2022-09-13T10:48:00Z">
        <w:del w:id="172" w:author="Nick.Tolimieri [2]" w:date="2022-09-14T09:31:00Z">
          <w:r w:rsidR="0059678B" w:rsidRPr="00D95616" w:rsidDel="00D95616">
            <w:delText xml:space="preserve">kelp </w:delText>
          </w:r>
        </w:del>
      </w:ins>
      <w:ins w:id="173" w:author="Nick.Tolimieri" w:date="2022-09-13T10:46:00Z">
        <w:del w:id="174" w:author="Nick.Tolimieri [2]" w:date="2022-09-14T09:31:00Z">
          <w:r w:rsidR="000E2647" w:rsidRPr="00D95616" w:rsidDel="00D95616">
            <w:delText>growth or die-offs</w:delText>
          </w:r>
        </w:del>
      </w:ins>
      <w:ins w:id="175" w:author="Nick.Tolimieri" w:date="2022-09-13T10:49:00Z">
        <w:del w:id="176" w:author="Nick.Tolimieri [2]" w:date="2022-09-14T09:31:00Z">
          <w:r w:rsidR="0059678B" w:rsidRPr="00D95616" w:rsidDel="00D95616">
            <w:delText xml:space="preserve"> </w:delText>
          </w:r>
        </w:del>
      </w:ins>
      <w:moveTo w:id="177" w:author="Nick.Tolimieri" w:date="2022-09-13T10:38:00Z">
        <w:del w:id="178" w:author="Nick.Tolimieri [2]" w:date="2022-09-14T09:31:00Z">
          <w:r w:rsidR="00BE2B28" w:rsidRPr="00D95616" w:rsidDel="00D95616">
            <w:delText>has been used as a proxy for nutrient conditions based on experimentally derived relationships</w:delText>
          </w:r>
        </w:del>
      </w:moveTo>
      <w:del w:id="179" w:author="Nick.Tolimieri [2]"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180" w:author="Nick.Tolimieri" w:date="2022-09-13T10:38:00Z">
        <w:del w:id="181" w:author="Nick.Tolimieri [2]"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182" w:author="Nick.Tolimieri [2]"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183" w:author="Nick.Tolimieri" w:date="2022-09-13T10:38:00Z">
        <w:del w:id="184" w:author="Nick.Tolimieri [2]" w:date="2022-09-14T09:31:00Z"/>
      </w:ins>
      <w:moveTo w:id="185" w:author="Nick.Tolimieri" w:date="2022-09-13T10:38:00Z">
        <w:del w:id="186" w:author="Nick.Tolimieri [2]" w:date="2022-09-14T09:31:00Z">
          <w:r w:rsidR="00BE2B28" w:rsidRPr="00A10F7E" w:rsidDel="00D95616">
            <w:fldChar w:fldCharType="separate"/>
          </w:r>
        </w:del>
      </w:moveTo>
      <w:del w:id="187" w:author="Nick.Tolimieri [2]" w:date="2022-09-14T09:31:00Z">
        <w:r w:rsidR="0059678B" w:rsidRPr="00D95616" w:rsidDel="00D95616">
          <w:rPr>
            <w:noProof/>
          </w:rPr>
          <w:delText>(e.g., Cavanaugh et al. 2011, Wernberg et al. 2016, Pfister et al. 2018, Smale 2020)</w:delText>
        </w:r>
      </w:del>
      <w:moveTo w:id="188" w:author="Nick.Tolimieri" w:date="2022-09-13T10:38:00Z">
        <w:del w:id="189" w:author="Nick.Tolimieri [2]" w:date="2022-09-14T09:31:00Z">
          <w:r w:rsidR="00BE2B28" w:rsidRPr="00A10F7E" w:rsidDel="00D95616">
            <w:fldChar w:fldCharType="end"/>
          </w:r>
          <w:r w:rsidR="00BE2B28" w:rsidRPr="00D95616" w:rsidDel="00D95616">
            <w:delText>, while other</w:delText>
          </w:r>
        </w:del>
      </w:moveTo>
      <w:ins w:id="190" w:author="Nick.Tolimieri" w:date="2022-09-13T10:57:00Z">
        <w:del w:id="191" w:author="Nick.Tolimieri [2]" w:date="2022-09-14T09:31:00Z">
          <w:r w:rsidR="00D24EDC" w:rsidRPr="00D95616" w:rsidDel="00D95616">
            <w:delText>some</w:delText>
          </w:r>
        </w:del>
      </w:ins>
      <w:moveTo w:id="192" w:author="Nick.Tolimieri" w:date="2022-09-13T10:38:00Z">
        <w:del w:id="193" w:author="Nick.Tolimieri [2]"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194" w:author="Nick.Tolimieri" w:date="2022-09-13T10:38:00Z">
        <w:del w:id="195" w:author="Nick.Tolimieri [2]" w:date="2022-09-14T09:31:00Z"/>
      </w:ins>
      <w:moveTo w:id="196" w:author="Nick.Tolimieri" w:date="2022-09-13T10:38:00Z">
        <w:del w:id="197" w:author="Nick.Tolimieri [2]" w:date="2022-09-14T09:31:00Z">
          <w:r w:rsidR="00BE2B28" w:rsidRPr="00164211" w:rsidDel="00D95616">
            <w:fldChar w:fldCharType="end"/>
          </w:r>
        </w:del>
      </w:moveTo>
      <w:ins w:id="198" w:author="Nick.Tolimieri" w:date="2022-09-13T10:38:00Z">
        <w:del w:id="199" w:author="Nick.Tolimieri [2]" w:date="2022-09-14T09:31:00Z"/>
      </w:ins>
      <w:moveTo w:id="200" w:author="Nick.Tolimieri" w:date="2022-09-13T10:38:00Z">
        <w:del w:id="201" w:author="Nick.Tolimieri [2]"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moveToRangeEnd w:id="148"/>
      <w:ins w:id="202" w:author="Nick.Tolimieri" w:date="2022-09-12T14:37:00Z">
        <w:r w:rsidR="002E2D71">
          <w:t>R</w:t>
        </w:r>
      </w:ins>
      <w:ins w:id="203" w:author="Nick.Tolimieri" w:date="2022-09-12T14:23:00Z">
        <w:r w:rsidR="00C65B06">
          <w:t>apid</w:t>
        </w:r>
      </w:ins>
      <w:ins w:id="204" w:author="Nick.Tolimieri" w:date="2022-09-13T10:57:00Z">
        <w:r w:rsidR="00D24EDC">
          <w:t xml:space="preserve"> loss of </w:t>
        </w:r>
      </w:ins>
      <w:ins w:id="205" w:author="Nick.Tolimieri" w:date="2022-09-12T14:23:00Z">
        <w:r w:rsidR="00C65B06">
          <w:t xml:space="preserve">kelp cover </w:t>
        </w:r>
      </w:ins>
      <w:ins w:id="206" w:author="Nick.Tolimieri" w:date="2022-09-12T14:24:00Z">
        <w:r w:rsidR="00C65B06">
          <w:t xml:space="preserve">in response to MHWs </w:t>
        </w:r>
      </w:ins>
      <w:r w:rsidR="00E878A1">
        <w:fldChar w:fldCharType="begin"/>
      </w:r>
      <w:r w:rsidR="005F7146">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ins w:id="207" w:author="Nick.Tolimieri" w:date="2022-09-12T14:57:00Z">
        <w:r w:rsidR="00C27952">
          <w:t xml:space="preserve"> </w:t>
        </w:r>
      </w:ins>
      <w:ins w:id="208" w:author="Nick.Tolimieri" w:date="2022-09-12T14:24:00Z">
        <w:r w:rsidR="00C65B06">
          <w:t xml:space="preserve">have been </w:t>
        </w:r>
      </w:ins>
      <w:ins w:id="209" w:author="Nick.Tolimieri" w:date="2022-09-12T14:25:00Z">
        <w:r w:rsidR="00C65B06">
          <w:t xml:space="preserve">documented in </w:t>
        </w:r>
      </w:ins>
      <w:ins w:id="210" w:author="Nick.Tolimieri" w:date="2022-09-12T14:36:00Z">
        <w:r w:rsidR="00FA51A5">
          <w:t>N</w:t>
        </w:r>
      </w:ins>
      <w:ins w:id="211" w:author="Nick.Tolimieri" w:date="2022-09-12T14:25:00Z">
        <w:r w:rsidR="00C65B06">
          <w:t>ew Zealand</w:t>
        </w:r>
      </w:ins>
      <w:ins w:id="212" w:author="Nick.Tolimieri" w:date="2022-09-12T14:27:00Z">
        <w:r w:rsidR="00024818">
          <w:t xml:space="preserve"> </w:t>
        </w:r>
      </w:ins>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ins w:id="213" w:author="Nick.Tolimieri" w:date="2022-09-12T14:25:00Z">
        <w:r w:rsidR="00C65B06">
          <w:t xml:space="preserve">, </w:t>
        </w:r>
      </w:ins>
      <w:ins w:id="214" w:author="Nick.Tolimieri" w:date="2022-09-12T14:32:00Z">
        <w:r w:rsidR="00EC762E">
          <w:t xml:space="preserve">Western </w:t>
        </w:r>
      </w:ins>
      <w:ins w:id="215" w:author="Nick.Tolimieri" w:date="2022-09-12T14:33:00Z">
        <w:r w:rsidR="00EC762E">
          <w:t xml:space="preserve">Australia </w:t>
        </w:r>
      </w:ins>
      <w:r w:rsidR="00E878A1">
        <w:fldChar w:fldCharType="begin"/>
      </w:r>
      <w:r w:rsidR="007E00C0">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ins w:id="216" w:author="Nick.Tolimieri [2]" w:date="2022-09-14T09:16:00Z">
        <w:r w:rsidR="00955F04">
          <w:t xml:space="preserve">, the North </w:t>
        </w:r>
      </w:ins>
      <w:ins w:id="217" w:author="Nick.Tolimieri [2]" w:date="2022-09-14T09:17:00Z">
        <w:r w:rsidR="00955F04">
          <w:t xml:space="preserve">Atlantic </w:t>
        </w:r>
      </w:ins>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18" w:author="Nick.Tolimieri" w:date="2022-09-12T14:25:00Z">
        <w:r w:rsidR="00C65B06">
          <w:t xml:space="preserve"> and </w:t>
        </w:r>
      </w:ins>
      <w:ins w:id="219" w:author="Nick.Tolimieri" w:date="2022-09-13T09:24:00Z">
        <w:r w:rsidR="00692601">
          <w:t>some but not all regions of the n</w:t>
        </w:r>
      </w:ins>
      <w:ins w:id="220" w:author="Nick.Tolimieri" w:date="2022-09-12T14:25:00Z">
        <w:r w:rsidR="00C65B06">
          <w:t>ortheast Pacific</w:t>
        </w:r>
      </w:ins>
      <w:ins w:id="221" w:author="Nick.Tolimieri"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EN.CITE.DATA </w:instrText>
      </w:r>
      <w:r w:rsidR="007E00C0">
        <w:fldChar w:fldCharType="end"/>
      </w:r>
      <w:r w:rsidR="0059678B">
        <w:fldChar w:fldCharType="separate"/>
      </w:r>
      <w:r w:rsidR="0059678B">
        <w:rPr>
          <w:noProof/>
        </w:rPr>
        <w:t>(Beas-Luna et al. 2020)</w:t>
      </w:r>
      <w:r w:rsidR="0059678B">
        <w:fldChar w:fldCharType="end"/>
      </w:r>
      <w:ins w:id="222" w:author="Nick.Tolimieri" w:date="2022-09-13T10:49:00Z">
        <w:r w:rsidR="0059678B">
          <w:t>.</w:t>
        </w:r>
      </w:ins>
      <w:ins w:id="223" w:author="Nick.Tolimieri" w:date="2022-09-12T14:25:00Z">
        <w:r w:rsidR="00E103F5">
          <w:t xml:space="preserve"> </w:t>
        </w:r>
      </w:ins>
      <w:ins w:id="224" w:author="Nick.Tolimieri [2]" w:date="2022-09-14T09:31:00Z">
        <w:r w:rsidR="00D95616" w:rsidRPr="006F49BE">
          <w:t>While sea surface temperature (SST) is the primary parameter used to identify MHWs (</w:t>
        </w:r>
        <w:proofErr w:type="spellStart"/>
        <w:r w:rsidR="00D95616" w:rsidRPr="006F49BE">
          <w:t>Hobday</w:t>
        </w:r>
        <w:proofErr w:type="spellEnd"/>
        <w:r w:rsidR="00D95616" w:rsidRPr="006F49BE">
          <w:t xml:space="preserve"> et al. 2016), temperature extremes co-occur with changes in many interacting environmental conditions, especially the availability of nutrients </w:t>
        </w:r>
        <w:r w:rsidR="00D95616" w:rsidRPr="006F49BE">
          <w:fldChar w:fldCharType="begin"/>
        </w:r>
      </w:ins>
      <w:r w:rsidR="005F7146">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ins w:id="225" w:author="Nick.Tolimieri [2]" w:date="2022-09-14T09:31:00Z">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ins>
      <w:r w:rsidR="007E00C0">
        <w:instrText xml:space="preserve"> ADDIN EN.CITE </w:instrText>
      </w:r>
      <w:r w:rsidR="007E00C0">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7E00C0">
        <w:instrText xml:space="preserve"> ADDIN EN.CITE.DATA </w:instrText>
      </w:r>
      <w:r w:rsidR="007E00C0">
        <w:fldChar w:fldCharType="end"/>
      </w:r>
      <w:ins w:id="226" w:author="Nick.Tolimieri [2]" w:date="2022-09-14T09:31:00Z">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ins w:id="227" w:author="Nick.Tolimieri [2]" w:date="2022-09-14T09:31:00Z">
        <w:r w:rsidR="00D95616" w:rsidRPr="00A10F7E">
          <w:fldChar w:fldCharType="separate"/>
        </w:r>
        <w:r w:rsidR="00D95616" w:rsidRPr="00A17A1E">
          <w:rPr>
            <w:noProof/>
          </w:rPr>
          <w:t>(Muth et al. 2019, Hamilton et al. 2020)</w:t>
        </w:r>
        <w:r w:rsidR="00D95616" w:rsidRPr="00A10F7E">
          <w:fldChar w:fldCharType="end"/>
        </w:r>
        <w:r w:rsidR="00D95616" w:rsidRPr="00A17A1E">
          <w:t>.</w:t>
        </w:r>
      </w:ins>
      <w:del w:id="228" w:author="Nick.Tolimieri" w:date="2022-09-13T10:47:00Z">
        <w:r w:rsidR="00E878A1"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00E878A1" w:rsidRPr="00A17A1E" w:rsidDel="000E2647">
          <w:delInstrText xml:space="preserve"> ADDIN EN.CITE </w:delInstrText>
        </w:r>
        <w:r w:rsidR="00E878A1" w:rsidRPr="00164211"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00E878A1" w:rsidRPr="00A17A1E" w:rsidDel="000E2647">
          <w:delInstrText xml:space="preserve"> ADDIN EN.CITE.DATA </w:delInstrText>
        </w:r>
        <w:r w:rsidR="00E878A1" w:rsidRPr="00164211" w:rsidDel="000E2647">
          <w:fldChar w:fldCharType="end"/>
        </w:r>
        <w:r w:rsidR="00E878A1" w:rsidRPr="00A10F7E" w:rsidDel="000E2647">
          <w:fldChar w:fldCharType="separate"/>
        </w:r>
        <w:r w:rsidR="00E878A1" w:rsidRPr="00A17A1E" w:rsidDel="000E2647">
          <w:rPr>
            <w:noProof/>
          </w:rPr>
          <w:delText>(Arafeh-Dalmau et al. 2019, Cavanaugh et al. 2019, Rogers-Bennett &amp; Catton 2019, Beas-Luna et al. 2020)</w:delText>
        </w:r>
        <w:r w:rsidR="00E878A1" w:rsidRPr="00A10F7E" w:rsidDel="000E2647">
          <w:fldChar w:fldCharType="end"/>
        </w:r>
      </w:del>
      <w:ins w:id="229" w:author="Nick.Tolimieri [2]" w:date="2022-09-09T14:07:00Z">
        <w:del w:id="230" w:author="Nick.Tolimieri" w:date="2022-09-12T14:37:00Z">
          <w:r w:rsidR="0062649E" w:rsidRPr="00A17A1E" w:rsidDel="002E2D71">
            <w:delText>W</w:delText>
          </w:r>
        </w:del>
        <w:del w:id="231" w:author="Nick.Tolimieri" w:date="2022-09-13T10:47:00Z">
          <w:r w:rsidR="0062649E" w:rsidRPr="00A17A1E" w:rsidDel="000E2647">
            <w:delText xml:space="preserve">arm water </w:delText>
          </w:r>
        </w:del>
        <w:del w:id="232" w:author="Nick.Tolimieri" w:date="2022-09-12T14:37:00Z">
          <w:r w:rsidR="0062649E" w:rsidRPr="00A17A1E" w:rsidDel="002E2D71">
            <w:delText>and</w:delText>
          </w:r>
        </w:del>
        <w:del w:id="233" w:author="Nick.Tolimieri" w:date="2022-09-13T10:47:00Z">
          <w:r w:rsidR="0062649E" w:rsidRPr="00A17A1E" w:rsidDel="000E2647">
            <w:delText xml:space="preserve"> low nutrient availability lead to kelp loss</w:delText>
          </w:r>
        </w:del>
      </w:ins>
      <w:ins w:id="234" w:author="Nick.Tolimieri [2]" w:date="2022-09-09T14:08:00Z">
        <w:del w:id="235" w:author="Nick.Tolimieri" w:date="2022-09-13T10:47:00Z">
          <w:r w:rsidR="0062649E" w:rsidRPr="00A17A1E" w:rsidDel="000E2647">
            <w:delText xml:space="preserve"> </w:delText>
          </w:r>
        </w:del>
      </w:ins>
      <w:del w:id="236" w:author="Nick.Tolimieri" w:date="2022-09-13T10:47:00Z">
        <w:r w:rsidR="00E878A1"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00E878A1" w:rsidRPr="00A17A1E" w:rsidDel="000E2647">
          <w:delInstrText xml:space="preserve"> ADDIN EN.CITE </w:delInstrText>
        </w:r>
        <w:r w:rsidR="00E878A1" w:rsidRPr="00164211"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00E878A1" w:rsidRPr="00A17A1E" w:rsidDel="000E2647">
          <w:delInstrText xml:space="preserve"> ADDIN EN.CITE.DATA </w:delInstrText>
        </w:r>
        <w:r w:rsidR="00E878A1" w:rsidRPr="00164211" w:rsidDel="000E2647">
          <w:fldChar w:fldCharType="end"/>
        </w:r>
        <w:r w:rsidR="00E878A1" w:rsidRPr="00A10F7E" w:rsidDel="000E2647">
          <w:fldChar w:fldCharType="separate"/>
        </w:r>
        <w:r w:rsidR="00E878A1" w:rsidRPr="00A17A1E" w:rsidDel="000E2647">
          <w:rPr>
            <w:noProof/>
          </w:rPr>
          <w:delText>(Wernberg et al. 2013, Wernberg et al. 2016, Pfister et al. 2018, Smale 2020)</w:delText>
        </w:r>
        <w:r w:rsidR="00E878A1" w:rsidRPr="00A10F7E" w:rsidDel="000E2647">
          <w:fldChar w:fldCharType="end"/>
        </w:r>
      </w:del>
      <w:ins w:id="237" w:author="Nick.Tolimieri" w:date="2022-09-13T10:43:00Z">
        <w:r w:rsidR="000E2647" w:rsidRPr="00310026">
          <w:t xml:space="preserve"> </w:t>
        </w:r>
      </w:ins>
      <w:ins w:id="238" w:author="Nick.Tolimieri [2]" w:date="2022-09-09T14:07:00Z">
        <w:del w:id="239" w:author="Nick.Tolimieri" w:date="2022-09-13T10:43:00Z">
          <w:r w:rsidR="0062649E" w:rsidRPr="00A17A1E" w:rsidDel="000E2647">
            <w:delText xml:space="preserve">, </w:delText>
          </w:r>
        </w:del>
      </w:ins>
      <w:ins w:id="240" w:author="Nick.Tolimieri [2]" w:date="2022-09-09T14:08:00Z">
        <w:del w:id="241" w:author="Nick.Tolimieri" w:date="2022-09-13T10:43:00Z">
          <w:r w:rsidR="0062649E" w:rsidRPr="00A17A1E" w:rsidDel="000E2647">
            <w:delText xml:space="preserve">while the effects of wave action can vary with species and species’ life-history </w:delText>
          </w:r>
        </w:del>
      </w:ins>
      <w:ins w:id="242" w:author="Nick.Tolimieri [2]" w:date="2022-09-09T14:09:00Z">
        <w:del w:id="243" w:author="Nick.Tolimieri" w:date="2022-09-13T10:43:00Z">
          <w:r w:rsidR="0062649E" w:rsidRPr="00A17A1E" w:rsidDel="000E2647">
            <w:delText>and the timing of impact</w:delText>
          </w:r>
        </w:del>
      </w:ins>
      <w:ins w:id="244" w:author="Nick.Tolimieri" w:date="2022-09-13T10:43:00Z">
        <w:r w:rsidR="000E2647" w:rsidRPr="00310026">
          <w:t>Wave action</w:t>
        </w:r>
      </w:ins>
      <w:ins w:id="245" w:author="Nick.Tolimieri [2]" w:date="2022-09-14T09:48:00Z">
        <w:del w:id="246" w:author="Nick.Tolimieri" w:date="2022-10-03T09:46:00Z">
          <w:r w:rsidR="00A17A1E" w:rsidRPr="00310026" w:rsidDel="00F8429F">
            <w:delText xml:space="preserve"> while clearly important</w:delText>
          </w:r>
        </w:del>
        <w:r w:rsidR="00A17A1E" w:rsidRPr="00310026">
          <w:t xml:space="preserve"> can have different impacts based on location and species life history</w:t>
        </w:r>
      </w:ins>
      <w:ins w:id="247" w:author="Nick.Tolimieri [2]" w:date="2022-09-14T09:59:00Z">
        <w:r w:rsidR="00A57AD7">
          <w:t>—</w:t>
        </w:r>
      </w:ins>
      <w:ins w:id="248" w:author="Nick.Tolimieri [2]" w:date="2022-09-14T09:48:00Z">
        <w:r w:rsidR="001B02BF">
          <w:t>both</w:t>
        </w:r>
      </w:ins>
      <w:ins w:id="249" w:author="Nick.Tolimieri [2]" w:date="2022-09-14T09:59:00Z">
        <w:r w:rsidR="00A57AD7">
          <w:t xml:space="preserve"> </w:t>
        </w:r>
      </w:ins>
      <w:ins w:id="250" w:author="Nick.Tolimieri [2]" w:date="2022-09-14T09:48:00Z">
        <w:r w:rsidR="001B02BF">
          <w:t xml:space="preserve">impacting kelps directly and by influencing herbivore behavior </w:t>
        </w:r>
      </w:ins>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7E00C0">
        <w:instrText xml:space="preserve"> ADDIN EN.CITE </w:instrText>
      </w:r>
      <w:r w:rsidR="007E00C0">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7E00C0">
        <w:instrText xml:space="preserve"> ADDIN EN.CITE.DATA </w:instrText>
      </w:r>
      <w:r w:rsidR="007E00C0">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ins w:id="251" w:author="Nick.Tolimieri [2]" w:date="2022-09-09T14:08:00Z">
        <w:r w:rsidR="0062649E" w:rsidRPr="00A17A1E">
          <w:t>.</w:t>
        </w:r>
      </w:ins>
      <w:ins w:id="252" w:author="Nick.Tolimieri [2]" w:date="2022-09-14T09:51:00Z">
        <w:r w:rsidR="001B02BF" w:rsidDel="001B02BF">
          <w:rPr>
            <w:highlight w:val="yellow"/>
          </w:rPr>
          <w:t xml:space="preserve"> </w:t>
        </w:r>
      </w:ins>
    </w:p>
    <w:p w14:paraId="44FD328F" w14:textId="2584E321" w:rsidR="0029777C" w:rsidRDefault="00EE36D9">
      <w:pPr>
        <w:rPr>
          <w:ins w:id="253" w:author="Nick.Tolimieri [2]" w:date="2022-09-09T13:40:00Z"/>
        </w:rPr>
      </w:pPr>
      <w:ins w:id="254" w:author="Nick.Tolimieri" w:date="2022-09-12T14:46:00Z">
        <w:r>
          <w:t>Intense herbivory by urchins</w:t>
        </w:r>
      </w:ins>
      <w:ins w:id="255" w:author="Nick.Tolimieri" w:date="2022-10-11T11:17:00Z">
        <w:r w:rsidR="00D95D89">
          <w:t>,</w:t>
        </w:r>
      </w:ins>
      <w:ins w:id="256" w:author="Nick.Tolimieri" w:date="2022-09-12T14:46:00Z">
        <w:r>
          <w:t xml:space="preserve"> when </w:t>
        </w:r>
      </w:ins>
      <w:ins w:id="257" w:author="Nick.Tolimieri" w:date="2022-09-12T14:47:00Z">
        <w:r>
          <w:t>at high density</w:t>
        </w:r>
      </w:ins>
      <w:ins w:id="258" w:author="Nick.Tolimieri" w:date="2022-10-11T11:17:00Z">
        <w:r w:rsidR="00D95D89">
          <w:t>,</w:t>
        </w:r>
      </w:ins>
      <w:ins w:id="259" w:author="Nick.Tolimieri" w:date="2022-09-12T14:47:00Z">
        <w:r>
          <w:t xml:space="preserve"> can also drive shifts from kelp-dominated to urchin-dominated system states </w:t>
        </w:r>
      </w:ins>
      <w:r w:rsidR="00E878A1">
        <w:fldChar w:fldCharType="begin"/>
      </w:r>
      <w:r w:rsidR="007E00C0">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260" w:author="Nick.Tolimieri" w:date="2022-09-12T14:47:00Z">
        <w:r>
          <w:t>.</w:t>
        </w:r>
      </w:ins>
      <w:ins w:id="261" w:author="Nick.Tolimieri" w:date="2022-09-12T14:48:00Z">
        <w:r>
          <w:t xml:space="preserve"> </w:t>
        </w:r>
      </w:ins>
      <w:ins w:id="262" w:author="Nick.Tolimieri" w:date="2022-09-12T14:47:00Z">
        <w:r>
          <w:t>Howev</w:t>
        </w:r>
        <w:r w:rsidRPr="007731E7">
          <w:t>er, k</w:t>
        </w:r>
      </w:ins>
      <w:ins w:id="263" w:author="Nick.Tolimieri [2]" w:date="2022-09-09T14:14:00Z">
        <w:del w:id="264" w:author="Nick.Tolimieri" w:date="2022-09-12T14:38:00Z">
          <w:r w:rsidR="00F07C30" w:rsidRPr="007731E7" w:rsidDel="005A5B62">
            <w:delText>At the same time, k</w:delText>
          </w:r>
        </w:del>
        <w:r w:rsidR="00F07C30" w:rsidRPr="007731E7">
          <w:t>elp forests can be</w:t>
        </w:r>
      </w:ins>
      <w:ins w:id="265" w:author="Nick.Tolimieri" w:date="2022-09-12T14:53:00Z">
        <w:r w:rsidR="00E925A2" w:rsidRPr="00310026">
          <w:t xml:space="preserve"> maintained or</w:t>
        </w:r>
      </w:ins>
      <w:ins w:id="266" w:author="Nick.Tolimieri [2]" w:date="2022-09-09T14:14:00Z">
        <w:del w:id="267" w:author="Nick.Tolimieri" w:date="2022-09-12T14:52:00Z">
          <w:r w:rsidR="00F07C30" w:rsidRPr="007731E7" w:rsidDel="006771FC">
            <w:delText xml:space="preserve"> maintained </w:delText>
          </w:r>
        </w:del>
      </w:ins>
      <w:ins w:id="268" w:author="Nick.Tolimieri [2]" w:date="2022-09-09T14:22:00Z">
        <w:del w:id="269" w:author="Nick.Tolimieri" w:date="2022-09-12T14:52:00Z">
          <w:r w:rsidR="00414B8B" w:rsidRPr="007731E7" w:rsidDel="006771FC">
            <w:delText>or</w:delText>
          </w:r>
        </w:del>
        <w:r w:rsidR="00414B8B" w:rsidRPr="007731E7">
          <w:t xml:space="preserve"> promoted </w:t>
        </w:r>
      </w:ins>
      <w:ins w:id="270" w:author="Nick.Tolimieri [2]" w:date="2022-09-09T14:14:00Z">
        <w:r w:rsidR="00F07C30" w:rsidRPr="007731E7">
          <w:t xml:space="preserve">by </w:t>
        </w:r>
        <w:del w:id="271" w:author="Nick.Tolimieri" w:date="2022-09-12T14:48:00Z">
          <w:r w:rsidR="00F07C30" w:rsidRPr="007731E7" w:rsidDel="00EE36D9">
            <w:delText xml:space="preserve">the classic </w:delText>
          </w:r>
        </w:del>
        <w:r w:rsidR="00F07C30" w:rsidRPr="007731E7">
          <w:t>trophic cascade</w:t>
        </w:r>
      </w:ins>
      <w:ins w:id="272" w:author="Nick.Tolimieri" w:date="2022-09-12T14:48:00Z">
        <w:r w:rsidRPr="00310026">
          <w:t>s</w:t>
        </w:r>
      </w:ins>
      <w:ins w:id="273" w:author="Nick.Tolimieri [2]" w:date="2022-09-09T14:14:00Z">
        <w:r w:rsidR="00F07C30" w:rsidRPr="007731E7">
          <w:t xml:space="preserve"> in which </w:t>
        </w:r>
        <w:del w:id="274" w:author="Nick.Tolimieri" w:date="2022-09-12T14:48:00Z">
          <w:r w:rsidR="00F07C30" w:rsidRPr="007731E7" w:rsidDel="00EE36D9">
            <w:delText>otter predation</w:delText>
          </w:r>
        </w:del>
      </w:ins>
      <w:ins w:id="275" w:author="Nick.Tolimieri" w:date="2022-09-12T14:48:00Z">
        <w:r w:rsidRPr="007731E7">
          <w:t>urchin predators</w:t>
        </w:r>
      </w:ins>
      <w:ins w:id="276" w:author="Nick.Tolimieri [2]" w:date="2022-09-09T14:14:00Z">
        <w:r w:rsidR="00F07C30" w:rsidRPr="007731E7">
          <w:t xml:space="preserve"> depress</w:t>
        </w:r>
        <w:del w:id="277" w:author="Nick.Tolimieri" w:date="2022-09-13T10:52:00Z">
          <w:r w:rsidR="00F07C30" w:rsidRPr="007731E7" w:rsidDel="00A91510">
            <w:delText>es</w:delText>
          </w:r>
          <w:r w:rsidR="00F07C30" w:rsidDel="00A91510">
            <w:delText xml:space="preserve"> the abundance of </w:delText>
          </w:r>
        </w:del>
      </w:ins>
      <w:ins w:id="278" w:author="Nick.Tolimieri [2]" w:date="2022-09-09T14:15:00Z">
        <w:del w:id="279" w:author="Nick.Tolimieri" w:date="2022-09-13T10:52:00Z">
          <w:r w:rsidR="00F07C30" w:rsidDel="00A91510">
            <w:delText>herbivorous</w:delText>
          </w:r>
        </w:del>
      </w:ins>
      <w:ins w:id="280" w:author="Nick.Tolimieri [2]" w:date="2022-09-09T14:14:00Z">
        <w:del w:id="281" w:author="Nick.Tolimieri" w:date="2022-09-13T10:52:00Z">
          <w:r w:rsidR="00F07C30" w:rsidDel="00A91510">
            <w:delText xml:space="preserve"> urchins</w:delText>
          </w:r>
        </w:del>
      </w:ins>
      <w:ins w:id="282" w:author="Nick.Tolimieri" w:date="2022-09-13T10:52:00Z">
        <w:r w:rsidR="00A91510">
          <w:t xml:space="preserve"> urchin abundance</w:t>
        </w:r>
      </w:ins>
      <w:ins w:id="283" w:author="Nick.Tolimieri [2]" w:date="2022-09-09T14:15:00Z">
        <w:r w:rsidR="00F07C30">
          <w:t xml:space="preserve"> </w:t>
        </w:r>
        <w:r w:rsidR="00F07C30">
          <w:lastRenderedPageBreak/>
          <w:t>allowing dense kelp stands</w:t>
        </w:r>
      </w:ins>
      <w:ins w:id="284" w:author="Nick.Tolimieri" w:date="2022-10-11T11:18:00Z">
        <w:r w:rsidR="00A36E11">
          <w:t xml:space="preserve"> to persist – </w:t>
        </w:r>
        <w:r w:rsidR="00863AE3">
          <w:t>a</w:t>
        </w:r>
        <w:r w:rsidR="00A36E11">
          <w:t xml:space="preserve"> </w:t>
        </w:r>
      </w:ins>
      <w:ins w:id="285" w:author="Nick.Tolimieri" w:date="2022-09-12T14:50:00Z">
        <w:del w:id="286" w:author="Nick.Tolimieri [2]" w:date="2022-09-14T09:32:00Z">
          <w:r w:rsidR="00960C6A" w:rsidDel="0073420A">
            <w:delText xml:space="preserve"> classic trophic cascade </w:delText>
          </w:r>
        </w:del>
      </w:ins>
      <w:ins w:id="287" w:author="Nick.Tolimieri [2]" w:date="2022-09-14T09:32:00Z">
        <w:del w:id="288" w:author="Nick.Tolimieri" w:date="2022-10-11T11:18:00Z">
          <w:r w:rsidR="0073420A" w:rsidDel="00A36E11">
            <w:delText xml:space="preserve"> </w:delText>
          </w:r>
        </w:del>
      </w:ins>
      <w:ins w:id="289" w:author="Nick.Tolimieri" w:date="2022-10-11T11:18:00Z">
        <w:r w:rsidR="00A36E11">
          <w:t xml:space="preserve">classic </w:t>
        </w:r>
      </w:ins>
      <w:ins w:id="290" w:author="Nick.Tolimieri [2]" w:date="2022-09-14T09:32:00Z">
        <w:r w:rsidR="0073420A">
          <w:t xml:space="preserve">example </w:t>
        </w:r>
      </w:ins>
      <w:ins w:id="291" w:author="Nick.Tolimieri" w:date="2022-09-12T14:50:00Z">
        <w:r w:rsidR="00960C6A">
          <w:t>being the otter-urchin-kel</w:t>
        </w:r>
        <w:r w:rsidR="006771FC">
          <w:t>p</w:t>
        </w:r>
      </w:ins>
      <w:ins w:id="292" w:author="Nick.Tolimieri" w:date="2022-09-13T09:25:00Z">
        <w:r w:rsidR="001114C4">
          <w:t xml:space="preserve"> </w:t>
        </w:r>
      </w:ins>
      <w:ins w:id="293" w:author="Nick.Tolimieri [2]" w:date="2022-09-14T09:32:00Z">
        <w:r w:rsidR="00070E60">
          <w:t xml:space="preserve">trophic </w:t>
        </w:r>
        <w:r w:rsidR="00D95616">
          <w:t>cascade</w:t>
        </w:r>
      </w:ins>
      <w:ins w:id="294" w:author="Nick.Tolimieri" w:date="2022-09-13T09:25:00Z">
        <w:del w:id="295" w:author="Nick.Tolimieri [2]" w:date="2022-09-14T09:32:00Z">
          <w:r w:rsidR="001114C4" w:rsidDel="00D95616">
            <w:delText>food web</w:delText>
          </w:r>
        </w:del>
      </w:ins>
      <w:ins w:id="296" w:author="Nick.Tolimieri" w:date="2022-09-12T14:50:00Z">
        <w:r w:rsidR="006771FC">
          <w:t xml:space="preserve"> </w:t>
        </w:r>
      </w:ins>
      <w:ins w:id="297" w:author="Nick.Tolimieri" w:date="2022-09-12T14:53:00Z">
        <w:r w:rsidR="00E925A2">
          <w:t>described</w:t>
        </w:r>
      </w:ins>
      <w:ins w:id="298" w:author="Nick.Tolimieri" w:date="2022-09-12T14:50:00Z">
        <w:r w:rsidR="006771FC">
          <w:t xml:space="preserve"> for the northeast </w:t>
        </w:r>
      </w:ins>
      <w:ins w:id="299" w:author="Nick.Tolimieri" w:date="2022-09-12T14:52:00Z">
        <w:r w:rsidR="006771FC">
          <w:t>Pacific</w:t>
        </w:r>
      </w:ins>
      <w:ins w:id="300" w:author="Nick.Tolimieri [2]" w:date="2022-09-09T14:15:00Z">
        <w:del w:id="301" w:author="Nick.Tolimieri"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7E00C0">
        <w:instrText xml:space="preserve"> ADDIN EN.CITE </w:instrText>
      </w:r>
      <w:r w:rsidR="007E00C0">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7E00C0">
        <w:instrText xml:space="preserve"> ADDIN EN.CITE.DATA </w:instrText>
      </w:r>
      <w:r w:rsidR="007E00C0">
        <w:fldChar w:fldCharType="end"/>
      </w:r>
      <w:r w:rsidR="00E878A1">
        <w:fldChar w:fldCharType="separate"/>
      </w:r>
      <w:r w:rsidR="00E878A1">
        <w:rPr>
          <w:noProof/>
        </w:rPr>
        <w:t>(Watson &amp; Estes 2011, Shelton et al. 2018)</w:t>
      </w:r>
      <w:r w:rsidR="00E878A1">
        <w:fldChar w:fldCharType="end"/>
      </w:r>
      <w:ins w:id="302" w:author="Nick.Tolimieri" w:date="2022-09-12T14:54:00Z">
        <w:r w:rsidR="005B5B9E">
          <w:t>, although fishes and inverteb</w:t>
        </w:r>
        <w:r w:rsidR="005B5B9E" w:rsidRPr="00843623">
          <w:t>rates</w:t>
        </w:r>
      </w:ins>
      <w:ins w:id="303" w:author="Nick.Tolimieri"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7E00C0">
        <w:instrText xml:space="preserve"> ADDIN EN.CITE </w:instrText>
      </w:r>
      <w:r w:rsidR="007E00C0">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7E00C0">
        <w:instrText xml:space="preserve"> ADDIN EN.CITE.DATA </w:instrText>
      </w:r>
      <w:r w:rsidR="007E00C0">
        <w:fldChar w:fldCharType="end"/>
      </w:r>
      <w:r w:rsidR="00E878A1">
        <w:fldChar w:fldCharType="separate"/>
      </w:r>
      <w:r w:rsidR="00E878A1">
        <w:rPr>
          <w:noProof/>
        </w:rPr>
        <w:t>(Ling et al. 2009, Eurich et al. 2014, Selden et al. 2017, Eisaguirre et al. 2020)</w:t>
      </w:r>
      <w:r w:rsidR="00E878A1">
        <w:fldChar w:fldCharType="end"/>
      </w:r>
      <w:ins w:id="304" w:author="Nick.Tolimieri" w:date="2022-09-13T10:53:00Z">
        <w:r w:rsidR="00D24EDC">
          <w:t xml:space="preserve"> </w:t>
        </w:r>
      </w:ins>
      <w:del w:id="305" w:author="Nick.Tolimieri" w:date="2022-09-12T15:15:00Z">
        <w:r w:rsidR="005B5B9E" w:rsidRPr="00A10F7E" w:rsidDel="00B23147">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del>
      <w:r w:rsidR="00310026">
        <w:instrText xml:space="preserve"> ADDIN EN.CITE </w:instrText>
      </w:r>
      <w:r w:rsidR="00310026">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r w:rsidR="00310026">
        <w:instrText xml:space="preserve"> ADDIN EN.CITE.DATA </w:instrText>
      </w:r>
      <w:r w:rsidR="00310026">
        <w:fldChar w:fldCharType="end"/>
      </w:r>
      <w:del w:id="306" w:author="Nick.Tolimieri" w:date="2022-09-12T15:15:00Z">
        <w:r w:rsidR="005B5B9E" w:rsidRPr="00A10F7E" w:rsidDel="00B23147">
          <w:fldChar w:fldCharType="separate"/>
        </w:r>
      </w:del>
      <w:r w:rsidR="00310026">
        <w:rPr>
          <w:noProof/>
        </w:rPr>
        <w:t>(Ling et al. 2009, Eurich et al. 2014, Selden et al. 2017)</w:t>
      </w:r>
      <w:del w:id="307" w:author="Nick.Tolimieri" w:date="2022-09-12T15:15:00Z">
        <w:r w:rsidR="005B5B9E" w:rsidRPr="00A10F7E" w:rsidDel="00B23147">
          <w:fldChar w:fldCharType="end"/>
        </w:r>
      </w:del>
      <w:ins w:id="308" w:author="Nick.Tolimieri" w:date="2022-09-12T15:19:00Z">
        <w:r w:rsidR="00B23147" w:rsidRPr="00843623">
          <w:t>are</w:t>
        </w:r>
      </w:ins>
      <w:ins w:id="309" w:author="Nick.Tolimieri" w:date="2022-09-12T14:54:00Z">
        <w:r w:rsidR="005B5B9E" w:rsidRPr="00843623">
          <w:t xml:space="preserve"> i</w:t>
        </w:r>
        <w:r w:rsidR="005B5B9E">
          <w:t>mportant in some areas</w:t>
        </w:r>
      </w:ins>
      <w:ins w:id="310" w:author="Nick.Tolimieri" w:date="2022-09-12T14:55:00Z">
        <w:r w:rsidR="005B5B9E">
          <w:t xml:space="preserve"> </w:t>
        </w:r>
      </w:ins>
      <w:ins w:id="311" w:author="Nick.Tolimieri" w:date="2022-09-12T14:58:00Z">
        <w:r w:rsidR="007731E7">
          <w:t xml:space="preserve">regionally and </w:t>
        </w:r>
      </w:ins>
      <w:ins w:id="312" w:author="Nick.Tolimieri" w:date="2022-09-12T14:55:00Z">
        <w:r w:rsidR="005B5B9E">
          <w:t>around the globe.</w:t>
        </w:r>
      </w:ins>
      <w:ins w:id="313" w:author="Nick.Tolimieri [2]" w:date="2022-09-09T14:15:00Z">
        <w:r w:rsidR="00F07C30">
          <w:t xml:space="preserve"> </w:t>
        </w:r>
      </w:ins>
      <w:ins w:id="314" w:author="Nick.Tolimieri" w:date="2022-09-12T13:19:00Z">
        <w:r w:rsidR="00DC11C9">
          <w:t>However, t</w:t>
        </w:r>
      </w:ins>
      <w:ins w:id="315" w:author="Nick.Tolimieri [2]" w:date="2022-09-09T14:23:00Z">
        <w:r w:rsidR="00414B8B">
          <w:t xml:space="preserve">he trophic relationships are more complex than the simple </w:t>
        </w:r>
      </w:ins>
      <w:ins w:id="316" w:author="Nick.Tolimieri" w:date="2022-09-12T14:49:00Z">
        <w:r w:rsidR="00960C6A">
          <w:t xml:space="preserve">trophic cascade </w:t>
        </w:r>
      </w:ins>
      <w:ins w:id="317" w:author="Nick.Tolimieri [2]" w:date="2022-09-09T14:23:00Z">
        <w:r w:rsidR="00414B8B">
          <w:t>story</w:t>
        </w:r>
      </w:ins>
      <w:ins w:id="318" w:author="Nick.Tolimieri [2]" w:date="2022-09-09T14:29:00Z">
        <w:del w:id="319" w:author="Nick.Tolimieri" w:date="2022-09-12T13:19:00Z">
          <w:r w:rsidR="0065749D" w:rsidDel="0025183C">
            <w:delText>, however</w:delText>
          </w:r>
        </w:del>
      </w:ins>
      <w:ins w:id="320" w:author="Nick.Tolimieri [2]" w:date="2022-09-09T14:23:00Z">
        <w:r w:rsidR="00414B8B">
          <w:t xml:space="preserve">. </w:t>
        </w:r>
      </w:ins>
      <w:ins w:id="321" w:author="Nick.Tolimieri" w:date="2022-09-13T10:58:00Z">
        <w:r w:rsidR="00D24EDC">
          <w:t>While high</w:t>
        </w:r>
        <w:del w:id="322" w:author="Nick.Tolimieri [2]" w:date="2022-09-14T09:33:00Z">
          <w:r w:rsidR="00D24EDC" w:rsidDel="00275941">
            <w:delText xml:space="preserve"> urchin</w:delText>
          </w:r>
        </w:del>
        <w:r w:rsidR="00D24EDC">
          <w:t xml:space="preserve"> densities appear necessary for an</w:t>
        </w:r>
        <w:del w:id="323" w:author="Nick.Tolimieri [2]" w:date="2022-09-14T09:33:00Z">
          <w:r w:rsidR="00D24EDC" w:rsidDel="00275941">
            <w:delText xml:space="preserve"> herbivory</w:delText>
          </w:r>
        </w:del>
      </w:ins>
      <w:ins w:id="324" w:author="Nick.Tolimieri [2]" w:date="2022-09-14T09:33:00Z">
        <w:r w:rsidR="00275941">
          <w:t xml:space="preserve"> urchin</w:t>
        </w:r>
      </w:ins>
      <w:ins w:id="325" w:author="Nick.Tolimieri" w:date="2022-09-13T10:58:00Z">
        <w:r w:rsidR="00D24EDC">
          <w:t>-driven shift to</w:t>
        </w:r>
        <w:del w:id="326" w:author="Nick.Tolimieri [2]" w:date="2022-09-14T09:33:00Z">
          <w:r w:rsidR="00D24EDC" w:rsidDel="00275941">
            <w:delText xml:space="preserve"> urchin b</w:delText>
          </w:r>
        </w:del>
      </w:ins>
      <w:ins w:id="327" w:author="Nick.Tolimieri [2]" w:date="2022-09-14T09:33:00Z">
        <w:r w:rsidR="00275941">
          <w:t xml:space="preserve"> b</w:t>
        </w:r>
      </w:ins>
      <w:ins w:id="328" w:author="Nick.Tolimieri" w:date="2022-09-13T10:58:00Z">
        <w:r w:rsidR="00D24EDC">
          <w:t xml:space="preserve">arrens, these barrens can be persistent even at relatively low urchin density </w:t>
        </w:r>
        <w:r w:rsidR="00D24EDC">
          <w:fldChar w:fldCharType="begin"/>
        </w:r>
      </w:ins>
      <w:r w:rsidR="007E00C0">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ins w:id="329" w:author="Nick.Tolimieri" w:date="2022-09-13T10:58:00Z">
        <w:r w:rsidR="00D24EDC">
          <w:fldChar w:fldCharType="separate"/>
        </w:r>
        <w:r w:rsidR="00D24EDC">
          <w:rPr>
            <w:noProof/>
          </w:rPr>
          <w:t>(Ling et al. 2015)</w:t>
        </w:r>
        <w:r w:rsidR="00D24EDC">
          <w:fldChar w:fldCharType="end"/>
        </w:r>
        <w:r w:rsidR="00D24EDC">
          <w:t xml:space="preserve">. </w:t>
        </w:r>
        <w:r w:rsidR="00AC5B76">
          <w:t>Moreover, w</w:t>
        </w:r>
      </w:ins>
      <w:ins w:id="330" w:author="Nick.Tolimieri [2]" w:date="2022-09-09T14:24:00Z">
        <w:del w:id="331" w:author="Nick.Tolimieri" w:date="2022-09-13T10:58:00Z">
          <w:r w:rsidR="00414B8B" w:rsidDel="00AC5B76">
            <w:delText>W</w:delText>
          </w:r>
        </w:del>
        <w:r w:rsidR="00414B8B">
          <w:t xml:space="preserve">hen drift kelp is available, urchins tend to act as passive </w:t>
        </w:r>
        <w:proofErr w:type="spellStart"/>
        <w:r w:rsidR="00414B8B">
          <w:t>detritivores</w:t>
        </w:r>
        <w:proofErr w:type="spellEnd"/>
        <w:r w:rsidR="00414B8B">
          <w:t xml:space="preserve"> and </w:t>
        </w:r>
        <w:del w:id="332" w:author="Nick.Tolimieri" w:date="2022-09-12T09:59:00Z">
          <w:r w:rsidR="00414B8B" w:rsidDel="00465AF9">
            <w:delText>can</w:delText>
          </w:r>
        </w:del>
      </w:ins>
      <w:ins w:id="333" w:author="Nick.Tolimieri" w:date="2022-09-12T09:59:00Z">
        <w:r w:rsidR="00465AF9">
          <w:t>may</w:t>
        </w:r>
      </w:ins>
      <w:ins w:id="334" w:author="Nick.Tolimieri [2]" w:date="2022-09-09T14:24:00Z">
        <w:r w:rsidR="00414B8B">
          <w:t xml:space="preserve"> have little impact </w:t>
        </w:r>
      </w:ins>
      <w:ins w:id="335" w:author="Nick.Tolimieri [2]" w:date="2022-09-09T14:25:00Z">
        <w:r w:rsidR="00414B8B">
          <w:t>on kelp abundance</w:t>
        </w:r>
      </w:ins>
      <w:ins w:id="336" w:author="Nick.Tolimieri" w:date="2022-09-13T10:58:00Z">
        <w:r w:rsidR="00AC5B76">
          <w:t xml:space="preserve">, but </w:t>
        </w:r>
      </w:ins>
      <w:ins w:id="337" w:author="Nick.Tolimieri [2]" w:date="2022-09-09T14:25:00Z">
        <w:del w:id="338" w:author="Nick.Tolimieri" w:date="2022-09-13T10:58:00Z">
          <w:r w:rsidR="00414B8B" w:rsidDel="00AC5B76">
            <w:delText xml:space="preserve">. </w:delText>
          </w:r>
        </w:del>
      </w:ins>
      <w:ins w:id="339" w:author="Nick.Tolimieri [2]" w:date="2022-09-09T14:30:00Z">
        <w:del w:id="340" w:author="Nick.Tolimieri" w:date="2022-09-12T09:59:00Z">
          <w:r w:rsidR="0065749D" w:rsidDel="00465AF9">
            <w:delText>I</w:delText>
          </w:r>
        </w:del>
      </w:ins>
      <w:ins w:id="341" w:author="Nick.Tolimieri" w:date="2022-09-13T10:58:00Z">
        <w:r w:rsidR="00AC5B76">
          <w:t>i</w:t>
        </w:r>
      </w:ins>
      <w:ins w:id="342" w:author="Nick.Tolimieri [2]" w:date="2022-09-09T14:30:00Z">
        <w:r w:rsidR="0065749D">
          <w:t>n the absence of drift kelp, urchins switch to active herbivory and can extirpate kelp</w:t>
        </w:r>
        <w:del w:id="343" w:author="Nick.Tolimieri" w:date="2022-09-12T16:08:00Z">
          <w:r w:rsidR="0065749D" w:rsidDel="00CB722B">
            <w:delText xml:space="preserve"> stands</w:delText>
          </w:r>
        </w:del>
      </w:ins>
      <w:ins w:id="344" w:author="Nick.Tolimieri [2]"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345" w:author="Nick.Tolimieri [2]" w:date="2022-09-09T14:30:00Z">
        <w:r w:rsidR="0065749D">
          <w:t xml:space="preserve">. </w:t>
        </w:r>
      </w:ins>
      <w:ins w:id="346" w:author="Nick.Tolimieri" w:date="2022-09-13T10:59:00Z">
        <w:r w:rsidR="00120F88">
          <w:t>This behavior interacts with habitat, as c</w:t>
        </w:r>
      </w:ins>
      <w:del w:id="347" w:author="Nick.Tolimieri"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348" w:author="Nick.Tolimieri [2]" w:date="2022-09-09T14:25:00Z">
        <w:del w:id="349" w:author="Nick.Tolimieri"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350" w:author="Nick.Tolimieri" w:date="2022-09-13T09:26:00Z">
        <w:r w:rsidR="00AC72C5">
          <w:t xml:space="preserve"> and resulting in mosaic of responses at medium scales</w:t>
        </w:r>
      </w:ins>
      <w:ins w:id="351" w:author="Nick.Tolimieri [2]" w:date="2022-09-09T14:31:00Z">
        <w:r w:rsidR="0065749D">
          <w:t xml:space="preserve"> </w:t>
        </w:r>
      </w:ins>
      <w:r w:rsidR="00E878A1">
        <w:fldChar w:fldCharType="begin"/>
      </w:r>
      <w:r w:rsidR="007E00C0">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352" w:author="Nick.Tolimieri [2]" w:date="2022-09-09T14:25:00Z">
        <w:r w:rsidR="00414B8B">
          <w:t>.</w:t>
        </w:r>
      </w:ins>
      <w:ins w:id="353" w:author="Nick.Tolimieri [2]" w:date="2022-09-09T14:31:00Z">
        <w:r w:rsidR="0065749D">
          <w:t xml:space="preserve"> </w:t>
        </w:r>
      </w:ins>
      <w:ins w:id="354" w:author="Nick.Tolimieri" w:date="2022-09-13T10:33:00Z">
        <w:r w:rsidR="00CB317F">
          <w:t>Additionally, r</w:t>
        </w:r>
      </w:ins>
      <w:ins w:id="355" w:author="Nick.Tolimieri [2]" w:date="2022-09-09T14:33:00Z">
        <w:del w:id="356" w:author="Nick.Tolimieri" w:date="2022-09-12T16:10:00Z">
          <w:r w:rsidR="00B556E5" w:rsidDel="005033ED">
            <w:delText>D</w:delText>
          </w:r>
        </w:del>
      </w:ins>
      <w:ins w:id="357" w:author="Nick.Tolimieri" w:date="2022-09-12T16:10:00Z">
        <w:r w:rsidR="005033ED">
          <w:t>egional d</w:t>
        </w:r>
      </w:ins>
      <w:ins w:id="358" w:author="Nick.Tolimieri [2]" w:date="2022-09-09T14:33:00Z">
        <w:r w:rsidR="00B556E5">
          <w:t>ifferences in</w:t>
        </w:r>
      </w:ins>
      <w:ins w:id="359" w:author="Nick.Tolimieri" w:date="2022-09-12T16:08:00Z">
        <w:r w:rsidR="00CB722B">
          <w:t xml:space="preserve"> the redundancy of </w:t>
        </w:r>
      </w:ins>
      <w:ins w:id="360" w:author="Nick.Tolimieri [2]" w:date="2022-09-09T14:34:00Z">
        <w:r w:rsidR="00B556E5">
          <w:t xml:space="preserve">urchin </w:t>
        </w:r>
      </w:ins>
      <w:ins w:id="361" w:author="Nick.Tolimieri [2]" w:date="2022-09-09T14:33:00Z">
        <w:r w:rsidR="00B556E5">
          <w:t>predator</w:t>
        </w:r>
        <w:del w:id="362" w:author="Nick.Tolimieri" w:date="2022-09-12T16:08:00Z">
          <w:r w:rsidR="00B556E5" w:rsidDel="00CB722B">
            <w:delText xml:space="preserve"> redundancy</w:delText>
          </w:r>
        </w:del>
      </w:ins>
      <w:ins w:id="363" w:author="Nick.Tolimieri" w:date="2022-09-12T16:08:00Z">
        <w:r w:rsidR="00CB722B">
          <w:t>s</w:t>
        </w:r>
      </w:ins>
      <w:ins w:id="364" w:author="Nick.Tolimieri [2]" w:date="2022-09-09T14:33:00Z">
        <w:r w:rsidR="00B556E5">
          <w:t xml:space="preserve"> can</w:t>
        </w:r>
      </w:ins>
      <w:ins w:id="365" w:author="Nick.Tolimieri" w:date="2022-09-13T09:26:00Z">
        <w:r w:rsidR="000467C2">
          <w:t xml:space="preserve"> </w:t>
        </w:r>
      </w:ins>
      <w:ins w:id="366" w:author="Nick.Tolimieri" w:date="2022-10-11T11:19:00Z">
        <w:r w:rsidR="00E97DE7">
          <w:t>i</w:t>
        </w:r>
      </w:ins>
      <w:ins w:id="367" w:author="Nick.Tolimieri [2]" w:date="2022-09-09T14:34:00Z">
        <w:del w:id="368" w:author="Nick.Tolimieri" w:date="2022-10-11T11:19:00Z">
          <w:r w:rsidR="00B556E5" w:rsidDel="00E97DE7">
            <w:delText>i</w:delText>
          </w:r>
        </w:del>
        <w:r w:rsidR="00B556E5">
          <w:t>nfluence</w:t>
        </w:r>
      </w:ins>
      <w:ins w:id="369" w:author="Nick.Tolimieri [2]" w:date="2022-09-09T14:33:00Z">
        <w:r w:rsidR="00B556E5">
          <w:t xml:space="preserve"> the resiliency of</w:t>
        </w:r>
        <w:del w:id="370" w:author="Nick.Tolimieri" w:date="2022-09-12T16:10:00Z">
          <w:r w:rsidR="00B556E5" w:rsidDel="005033ED">
            <w:delText xml:space="preserve"> the </w:delText>
          </w:r>
        </w:del>
      </w:ins>
      <w:ins w:id="371" w:author="Nick.Tolimieri" w:date="2022-09-12T16:10:00Z">
        <w:r w:rsidR="005033ED">
          <w:t xml:space="preserve"> </w:t>
        </w:r>
      </w:ins>
      <w:ins w:id="372" w:author="Nick.Tolimieri [2]" w:date="2022-09-09T14:33:00Z">
        <w:r w:rsidR="00B556E5">
          <w:t>trophic cascade</w:t>
        </w:r>
      </w:ins>
      <w:ins w:id="373" w:author="Nick.Tolimieri" w:date="2022-09-12T16:10:00Z">
        <w:r w:rsidR="005033ED">
          <w:t>s</w:t>
        </w:r>
      </w:ins>
      <w:ins w:id="374" w:author="Nick.Tolimieri [2]"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LXRpdGxlPjwvdGl0bGVzPjxwYWdlcz5lMjAxODA1NTM8L3BhZ2VzPjx2b2x1bWU+Mjg1PC92b2x1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Z2VzPjIxNy0yMjU8L3BhZ2VzPjx2b2x1bWU+NDk4PC92b2x1bWU+PGRhdGVzPjx5ZWFyPjIwMTQ8
L3llYXI+PC9kYXRlcz48dXJscz48cmVsYXRlZC11cmxzPjx1cmw+aHR0cHM6Ly93d3cuaW50LXJl
cy5jb20vYWJzdHJhY3RzL21lcHMvdjQ5OC9wMjE3LTIyNS88L3VybD48L3JlbGF0ZWQtdXJscz48
L3VybHM+PC9yZWNvcmQ+PC9DaXRlPjwvRW5kTm90ZT4A
</w:fldData>
        </w:fldChar>
      </w:r>
      <w:r w:rsidR="007E00C0">
        <w:instrText xml:space="preserve"> ADDIN EN.CITE </w:instrText>
      </w:r>
      <w:r w:rsidR="007E00C0">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LXRpdGxlPjwvdGl0bGVzPjxwYWdlcz5lMjAxODA1NTM8L3BhZ2VzPjx2b2x1bWU+Mjg1PC92b2x1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Z2VzPjIxNy0yMjU8L3BhZ2VzPjx2b2x1bWU+NDk4PC92b2x1bWU+PGRhdGVzPjx5ZWFyPjIwMTQ8
L3llYXI+PC9kYXRlcz48dXJscz48cmVsYXRlZC11cmxzPjx1cmw+aHR0cHM6Ly93d3cuaW50LXJl
cy5jb20vYWJzdHJhY3RzL21lcHMvdjQ5OC9wMjE3LTIyNS88L3VybD48L3JlbGF0ZWQtdXJscz48
L3VybHM+PC9yZWNvcmQ+PC9DaXRlPjwvRW5kTm90ZT4A
</w:fldData>
        </w:fldChar>
      </w:r>
      <w:r w:rsidR="007E00C0">
        <w:instrText xml:space="preserve"> ADDIN EN.CITE.DATA </w:instrText>
      </w:r>
      <w:r w:rsidR="007E00C0">
        <w:fldChar w:fldCharType="end"/>
      </w:r>
      <w:r w:rsidR="00E878A1">
        <w:fldChar w:fldCharType="separate"/>
      </w:r>
      <w:r w:rsidR="00E878A1">
        <w:rPr>
          <w:noProof/>
        </w:rPr>
        <w:t>(Eurich et al. 2014, Burt et al. 2018)</w:t>
      </w:r>
      <w:r w:rsidR="00E878A1">
        <w:fldChar w:fldCharType="end"/>
      </w:r>
      <w:ins w:id="375" w:author="Nick.Tolimieri [2]" w:date="2022-09-09T14:33:00Z">
        <w:r w:rsidR="00B556E5">
          <w:t>.</w:t>
        </w:r>
      </w:ins>
      <w:moveFromRangeStart w:id="376" w:author="Nick.Tolimieri" w:date="2022-09-12T13:51:00Z" w:name="move113883129"/>
      <w:moveFrom w:id="377" w:author="Nick.Tolimieri" w:date="2022-09-12T13:51:00Z">
        <w:r w:rsidR="00EF0B3C" w:rsidRPr="003A6740" w:rsidDel="00DC6699">
          <w:t>including habitat provisioning and enhanced productivity of nearshore food webs</w:t>
        </w:r>
        <w:r w:rsidR="001302B4" w:rsidRPr="003A6740" w:rsidDel="00DC6699">
          <w:t xml:space="preserve"> </w:t>
        </w:r>
        <w:r w:rsidR="00CB309A" w:rsidRPr="003A6740" w:rsidDel="00DC6699">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moveFrom>
      <w:r w:rsidR="00310026" w:rsidRPr="003A6740">
        <w:instrText xml:space="preserve"> ADDIN EN.CITE </w:instrText>
      </w:r>
      <w:r w:rsidR="00310026" w:rsidRPr="003A6740">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r w:rsidR="00310026" w:rsidRPr="003A6740">
        <w:instrText xml:space="preserve"> ADDIN EN.CITE.DATA </w:instrText>
      </w:r>
      <w:r w:rsidR="00310026" w:rsidRPr="003A6740">
        <w:fldChar w:fldCharType="end"/>
      </w:r>
      <w:del w:id="378" w:author="Nick.Tolimieri" w:date="2022-09-12T13:51:00Z"/>
      <w:moveFrom w:id="379" w:author="Nick.Tolimieri" w:date="2022-09-12T13:51:00Z">
        <w:r w:rsidR="00CB309A" w:rsidRPr="003A6740" w:rsidDel="00DC6699">
          <w:fldChar w:fldCharType="separate"/>
        </w:r>
      </w:moveFrom>
      <w:r w:rsidR="00310026" w:rsidRPr="003A6740">
        <w:rPr>
          <w:noProof/>
        </w:rPr>
        <w:t>(Duggins et al. 1989, Smith &amp; Fox 2022b)</w:t>
      </w:r>
      <w:moveFrom w:id="380" w:author="Nick.Tolimieri" w:date="2022-09-12T13:51:00Z">
        <w:r w:rsidR="00CB309A" w:rsidRPr="003A6740" w:rsidDel="00DC6699">
          <w:fldChar w:fldCharType="end"/>
        </w:r>
        <w:r w:rsidR="00EF0B3C" w:rsidRPr="003A6740" w:rsidDel="00DC6699">
          <w:t xml:space="preserve">, support for highly diverse and complex food webs </w:t>
        </w:r>
        <w:r w:rsidR="00CB309A" w:rsidRPr="003A6740" w:rsidDel="00DC6699">
          <w:fldChar w:fldCharType="begin"/>
        </w:r>
        <w:r w:rsidR="00CB309A" w:rsidRPr="003A6740" w:rsidDel="00DC6699">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3A6740" w:rsidDel="00DC6699">
          <w:fldChar w:fldCharType="separate"/>
        </w:r>
        <w:r w:rsidR="00CB309A" w:rsidRPr="003A6740" w:rsidDel="00DC6699">
          <w:rPr>
            <w:noProof/>
          </w:rPr>
          <w:t>(Gabara et al. 2021)</w:t>
        </w:r>
        <w:r w:rsidR="00CB309A" w:rsidRPr="003A6740" w:rsidDel="00DC6699">
          <w:fldChar w:fldCharType="end"/>
        </w:r>
        <w:r w:rsidR="00EF0B3C" w:rsidRPr="003A6740" w:rsidDel="00DC6699">
          <w:t xml:space="preserve">, influence on sedimentation dynamics </w:t>
        </w:r>
        <w:r w:rsidR="00CB309A" w:rsidRPr="003A6740" w:rsidDel="00DC6699">
          <w:fldChar w:fldCharType="begin"/>
        </w:r>
        <w:r w:rsidR="00CB309A" w:rsidRPr="003A6740" w:rsidDel="00DC6699">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3A6740" w:rsidDel="00DC6699">
          <w:fldChar w:fldCharType="separate"/>
        </w:r>
        <w:r w:rsidR="00CB309A" w:rsidRPr="003A6740" w:rsidDel="00DC6699">
          <w:rPr>
            <w:noProof/>
          </w:rPr>
          <w:t>(Connell 2005)</w:t>
        </w:r>
        <w:r w:rsidR="00CB309A" w:rsidRPr="003A6740" w:rsidDel="00DC6699">
          <w:fldChar w:fldCharType="end"/>
        </w:r>
        <w:r w:rsidR="00EF0B3C" w:rsidRPr="003A6740" w:rsidDel="00DC6699">
          <w:t>, coastal protection from wave energy</w:t>
        </w:r>
        <w:r w:rsidR="00D97A8B" w:rsidRPr="003A6740" w:rsidDel="00DC6699">
          <w:t xml:space="preserve"> </w:t>
        </w:r>
        <w:r w:rsidR="00CB309A" w:rsidRPr="003A6740" w:rsidDel="00DC6699">
          <w:fldChar w:fldCharType="begin"/>
        </w:r>
        <w:r w:rsidR="00CB309A" w:rsidRPr="003A6740" w:rsidDel="00DC6699">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3A6740" w:rsidDel="00DC6699">
          <w:fldChar w:fldCharType="separate"/>
        </w:r>
        <w:r w:rsidR="00CB309A" w:rsidRPr="003A6740" w:rsidDel="00DC6699">
          <w:rPr>
            <w:noProof/>
          </w:rPr>
          <w:t>(Pinsky et al. 2013)</w:t>
        </w:r>
        <w:r w:rsidR="00CB309A" w:rsidRPr="003A6740" w:rsidDel="00DC6699">
          <w:fldChar w:fldCharType="end"/>
        </w:r>
        <w:r w:rsidR="00EF0B3C" w:rsidRPr="003A6740" w:rsidDel="00DC6699">
          <w:t xml:space="preserve">, and carbon sequestration and buffering against ocean acidification </w:t>
        </w:r>
        <w:r w:rsidR="00CB309A" w:rsidRPr="003A6740" w:rsidDel="00DC6699">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3A6740" w:rsidDel="00DC6699">
          <w:instrText xml:space="preserve"> ADDIN EN.CITE </w:instrText>
        </w:r>
        <w:r w:rsidR="00CB309A" w:rsidRPr="003A6740" w:rsidDel="00DC6699">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3A6740" w:rsidDel="00DC6699">
          <w:instrText xml:space="preserve"> ADDIN EN.CITE.DATA </w:instrText>
        </w:r>
      </w:moveFrom>
      <w:del w:id="381" w:author="Nick.Tolimieri" w:date="2022-09-12T13:51:00Z"/>
      <w:moveFrom w:id="382" w:author="Nick.Tolimieri" w:date="2022-09-12T13:51:00Z">
        <w:r w:rsidR="00CB309A" w:rsidRPr="003A6740" w:rsidDel="00DC6699">
          <w:fldChar w:fldCharType="end"/>
        </w:r>
      </w:moveFrom>
      <w:del w:id="383" w:author="Nick.Tolimieri" w:date="2022-09-12T13:51:00Z"/>
      <w:moveFrom w:id="384" w:author="Nick.Tolimieri" w:date="2022-09-12T13:51:00Z">
        <w:r w:rsidR="00CB309A" w:rsidRPr="003A6740" w:rsidDel="00DC6699">
          <w:fldChar w:fldCharType="separate"/>
        </w:r>
        <w:r w:rsidR="00CB309A" w:rsidRPr="003A6740" w:rsidDel="00DC6699">
          <w:rPr>
            <w:noProof/>
          </w:rPr>
          <w:t>(Wilmers et al. 2012, Weigel &amp; Pfister 2021, but see Gallagher et al. 2022)</w:t>
        </w:r>
        <w:r w:rsidR="00CB309A" w:rsidRPr="003A6740" w:rsidDel="00DC6699">
          <w:fldChar w:fldCharType="end"/>
        </w:r>
        <w:r w:rsidR="00EF0B3C" w:rsidRPr="00310026" w:rsidDel="00DC6699">
          <w:t xml:space="preserve">. By fueling nearshore production and providing extensive adult and juvenile fish habitat, kelp forests also support diverse ecological communities </w:t>
        </w:r>
        <w:r w:rsidR="00CB309A" w:rsidRPr="00310026" w:rsidDel="00DC6699">
          <w:fldChar w:fldCharType="begin"/>
        </w:r>
        <w:r w:rsidR="00CB309A" w:rsidRPr="003A6740" w:rsidDel="00DC6699">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310026" w:rsidDel="00DC6699">
          <w:fldChar w:fldCharType="separate"/>
        </w:r>
        <w:r w:rsidR="00CB309A" w:rsidRPr="00310026" w:rsidDel="00DC6699">
          <w:rPr>
            <w:noProof/>
          </w:rPr>
          <w:t>(Graham 2004, Schiel &amp; Foster 2015)</w:t>
        </w:r>
        <w:r w:rsidR="00CB309A" w:rsidRPr="00310026" w:rsidDel="00DC6699">
          <w:fldChar w:fldCharType="end"/>
        </w:r>
        <w:r w:rsidR="00AC1C0B" w:rsidRPr="00310026" w:rsidDel="00DC6699">
          <w:t xml:space="preserve"> </w:t>
        </w:r>
        <w:r w:rsidR="00EF0B3C" w:rsidRPr="00310026" w:rsidDel="00DC6699">
          <w:t xml:space="preserve">and important commercial, recreational and subsistence fisheries for both fish and invertebrate species </w:t>
        </w:r>
        <w:r w:rsidR="00CB309A" w:rsidRPr="00310026" w:rsidDel="00DC6699">
          <w:fldChar w:fldCharType="begin"/>
        </w:r>
        <w:r w:rsidR="00CB309A" w:rsidRPr="003A6740" w:rsidDel="00DC6699">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310026" w:rsidDel="00DC6699">
          <w:fldChar w:fldCharType="separate"/>
        </w:r>
        <w:r w:rsidR="00CB309A" w:rsidRPr="00310026" w:rsidDel="00DC6699">
          <w:rPr>
            <w:noProof/>
          </w:rPr>
          <w:t>(Rogers-Bennett &amp; Catton 2019)</w:t>
        </w:r>
        <w:r w:rsidR="00CB309A" w:rsidRPr="00310026" w:rsidDel="00DC6699">
          <w:fldChar w:fldCharType="end"/>
        </w:r>
        <w:r w:rsidR="00EF0B3C" w:rsidRPr="00310026" w:rsidDel="00DC6699">
          <w:t xml:space="preserve">. As many ecosystem-level perturbations are anticipated to intensify under scenarios of climate and ocean change </w:t>
        </w:r>
        <w:r w:rsidR="00CB309A" w:rsidRPr="00310026" w:rsidDel="00DC6699">
          <w:fldChar w:fldCharType="begin"/>
        </w:r>
        <w:r w:rsidR="00CB309A" w:rsidRPr="003A6740" w:rsidDel="00DC6699">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310026" w:rsidDel="00DC6699">
          <w:fldChar w:fldCharType="separate"/>
        </w:r>
        <w:r w:rsidR="00CB309A" w:rsidRPr="00310026" w:rsidDel="00DC6699">
          <w:rPr>
            <w:noProof/>
          </w:rPr>
          <w:t>(IPCC 2022)</w:t>
        </w:r>
        <w:r w:rsidR="00CB309A" w:rsidRPr="00310026" w:rsidDel="00DC6699">
          <w:fldChar w:fldCharType="end"/>
        </w:r>
        <w:r w:rsidR="00EF0B3C" w:rsidRPr="00310026" w:rsidDel="00DC6699">
          <w:t>, maintaining services from kelp forests requires regional mechanistic studies to understand dynamic community responses.</w:t>
        </w:r>
        <w:r w:rsidR="00EF0B3C" w:rsidDel="00DC6699">
          <w:t xml:space="preserve"> </w:t>
        </w:r>
      </w:moveFrom>
      <w:moveFromRangeEnd w:id="376"/>
    </w:p>
    <w:p w14:paraId="7F59E014" w14:textId="0D48B383"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385" w:author="Nick.Tolimieri" w:date="2022-09-12T15:32:00Z">
        <w:r w:rsidR="007622EF">
          <w:t xml:space="preserve"> MHW</w:t>
        </w:r>
      </w:ins>
      <w:del w:id="386" w:author="Nick.Tolimieri" w:date="2022-09-12T15:32:00Z">
        <w:r w:rsidDel="007622EF">
          <w:delText xml:space="preserve"> marine heatwave (MHW</w:delText>
        </w:r>
      </w:del>
      <w:ins w:id="387" w:author="Nick.Tolimieri [2]" w:date="2022-09-01T15:03:00Z">
        <w:del w:id="388" w:author="Nick.Tolimieri" w:date="2022-09-12T15:32:00Z">
          <w:r w:rsidR="00A637B7" w:rsidDel="007622EF">
            <w:delText xml:space="preserve">, </w:delText>
          </w:r>
        </w:del>
        <w:del w:id="389" w:author="Nick.Tolimieri" w:date="2022-09-12T15:33:00Z">
          <w:r w:rsidR="00A637B7" w:rsidRPr="00310026" w:rsidDel="007622EF">
            <w:delText>a prolonged discrete anomalously warm water event</w:delText>
          </w:r>
        </w:del>
      </w:ins>
      <w:ins w:id="390" w:author="Nick.Tolimieri [2]" w:date="2022-09-01T15:04:00Z">
        <w:del w:id="391" w:author="Nick.Tolimieri" w:date="2022-09-12T15:33:00Z">
          <w:r w:rsidR="00A637B7" w:rsidDel="007622EF">
            <w:delText xml:space="preserve">, </w:delText>
          </w:r>
        </w:del>
      </w:ins>
      <w:del w:id="392" w:author="Nick.Tolimieri"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5F7146">
        <w:instrText xml:space="preserve"> ADDIN EN.CITE </w:instrText>
      </w:r>
      <w:r w:rsidR="005F7146">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5F7146">
        <w:instrText xml:space="preserve"> ADDIN EN.CITE.DATA </w:instrText>
      </w:r>
      <w:r w:rsidR="005F7146">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393" w:author="Nick.Tolimieri [2]"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002322">
        <w:instrText xml:space="preserve"> ADDIN EN.CITE </w:instrText>
      </w:r>
      <w:r w:rsidR="00002322">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002322">
        <w:instrText xml:space="preserve"> ADDIN EN.CITE.DATA </w:instrText>
      </w:r>
      <w:r w:rsidR="00002322">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EN.CITE.DATA </w:instrText>
      </w:r>
      <w:r w:rsidR="007E00C0">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394" w:author="Nick.Tolimieri"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5F7146">
        <w:instrText xml:space="preserve"> ADDIN EN.CITE </w:instrText>
      </w:r>
      <w:r w:rsidR="005F7146">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5F7146">
        <w:instrText xml:space="preserve"> ADDIN EN.CITE.DATA </w:instrText>
      </w:r>
      <w:r w:rsidR="005F7146">
        <w:fldChar w:fldCharType="end"/>
      </w:r>
      <w:r w:rsidR="00E878A1">
        <w:fldChar w:fldCharType="separate"/>
      </w:r>
      <w:r w:rsidR="00E878A1">
        <w:rPr>
          <w:noProof/>
        </w:rPr>
        <w:t>(Bond et al. 2015, Scannell et al. 2020, Harvey et al. 2022)</w:t>
      </w:r>
      <w:r w:rsidR="00E878A1">
        <w:fldChar w:fldCharType="end"/>
      </w:r>
      <w:r>
        <w:t>.</w:t>
      </w:r>
      <w:ins w:id="395" w:author="Nick.Tolimieri" w:date="2022-09-12T16:13:00Z">
        <w:r w:rsidR="002D6F44">
          <w:t xml:space="preserve"> </w:t>
        </w:r>
      </w:ins>
    </w:p>
    <w:p w14:paraId="1648E18D" w14:textId="734D95BD"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396" w:author="Nick.Tolimieri [2]" w:date="2022-09-14T09:35:00Z">
        <w:r w:rsidR="006D4C32" w:rsidDel="00101A87">
          <w:delText>, a.k.a sea star wasting disease</w:delText>
        </w:r>
      </w:del>
      <w:r>
        <w:t xml:space="preserve">) </w:t>
      </w:r>
      <w:r w:rsidR="006D4D83">
        <w:t xml:space="preserve">impacted </w:t>
      </w:r>
      <w:r>
        <w:t xml:space="preserve">populations of at least 20 species of sea stars from California to Alaska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002322">
        <w:instrText xml:space="preserve"> ADDIN EN.CITE </w:instrText>
      </w:r>
      <w:r w:rsidR="00002322">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002322">
        <w:instrText xml:space="preserve"> ADDIN EN.CITE.DATA </w:instrText>
      </w:r>
      <w:r w:rsidR="00002322">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7E00C0">
        <w:instrText xml:space="preserve"> ADDIN EN.CITE </w:instrText>
      </w:r>
      <w:r w:rsidR="007E00C0">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7E00C0">
        <w:instrText xml:space="preserve"> ADDIN EN.CITE.DATA </w:instrText>
      </w:r>
      <w:r w:rsidR="007E00C0">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del w:id="397" w:author="Nick.Tolimieri" w:date="2022-10-03T09:48:00Z">
        <w:r w:rsidDel="00C77C83">
          <w:delText>, which are prolific grazers and capable of near-complete reduction of kelp stands to urchin barrens</w:delText>
        </w:r>
      </w:del>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5F7146">
        <w:instrText xml:space="preserve"> ADDIN EN.CITE </w:instrText>
      </w:r>
      <w:r w:rsidR="005F7146">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5F7146">
        <w:instrText xml:space="preserve"> ADDIN EN.CITE.DATA </w:instrText>
      </w:r>
      <w:r w:rsidR="005F7146">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398" w:author="Nick.Tolimieri" w:date="2022-09-07T10:00:00Z">
        <w:r w:rsidDel="004642D3">
          <w:delText xml:space="preserve">be </w:delText>
        </w:r>
      </w:del>
      <w:ins w:id="399" w:author="Nick.Tolimieri" w:date="2022-09-07T10:00:00Z">
        <w:r w:rsidR="004642D3">
          <w:t xml:space="preserve">have been </w:t>
        </w:r>
      </w:ins>
      <w:r>
        <w:t>due to a combination of a reduction in a</w:t>
      </w:r>
      <w:del w:id="400" w:author="Nick.Tolimieri" w:date="2022-10-11T15:17:00Z">
        <w:r w:rsidDel="00953A4D">
          <w:delText xml:space="preserve"> minor</w:delText>
        </w:r>
      </w:del>
      <w:r>
        <w:t xml:space="preserve">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7E00C0">
        <w:instrText xml:space="preserve"> ADDIN EN.CITE </w:instrText>
      </w:r>
      <w:r w:rsidR="007E00C0">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7E00C0">
        <w:instrText xml:space="preserve"> ADDIN EN.CITE.DATA </w:instrText>
      </w:r>
      <w:r w:rsidR="007E00C0">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401" w:author="Nick.Tolimieri" w:date="2022-09-13T11:00:00Z">
        <w:r w:rsidDel="00B80596">
          <w:delText xml:space="preserve"> and settlement of urchin larvae</w:delText>
        </w:r>
      </w:del>
      <w:r>
        <w:t>.</w:t>
      </w:r>
    </w:p>
    <w:p w14:paraId="2710C738" w14:textId="78A2341B" w:rsidR="000650CD" w:rsidRDefault="000650CD" w:rsidP="005635FF">
      <w:pPr>
        <w:rPr>
          <w:ins w:id="402" w:author="Nick.Tolimieri" w:date="2022-09-13T11:08:00Z"/>
        </w:rPr>
      </w:pPr>
      <w:r>
        <w:t>T</w:t>
      </w:r>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w:t>
      </w:r>
      <w:r w:rsidR="00EF0B3C">
        <w:lastRenderedPageBreak/>
        <w:t xml:space="preserve">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EN.CITE.DATA </w:instrText>
      </w:r>
      <w:r w:rsidR="007E00C0">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7E00C0">
        <w:instrText xml:space="preserve"> ADDIN EN.CITE </w:instrText>
      </w:r>
      <w:r w:rsidR="007E00C0">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7E00C0">
        <w:instrText xml:space="preserve"> ADDIN EN.CITE.DATA </w:instrText>
      </w:r>
      <w:r w:rsidR="007E00C0">
        <w:fldChar w:fldCharType="end"/>
      </w:r>
      <w:r w:rsidR="00E878A1">
        <w:fldChar w:fldCharType="separate"/>
      </w:r>
      <w:r w:rsidR="00E878A1">
        <w:rPr>
          <w:noProof/>
        </w:rPr>
        <w:t>(Cavanaugh et al. 2019, Beas-Luna et al. 2020)</w:t>
      </w:r>
      <w:r w:rsidR="00E878A1">
        <w:fldChar w:fldCharType="end"/>
      </w:r>
      <w:r w:rsidR="00EF0B3C">
        <w:t>.</w:t>
      </w:r>
      <w:ins w:id="403" w:author="Nick.Tolimieri" w:date="2022-09-13T11:41:00Z">
        <w:r w:rsidR="00BF0D84">
          <w:t xml:space="preserve"> </w:t>
        </w:r>
        <w:del w:id="404" w:author="Nick.Tolimieri [2]" w:date="2022-09-14T09:38:00Z">
          <w:r w:rsidR="00BF0D84" w:rsidDel="00284AF7">
            <w:delText xml:space="preserve">For the 2014-2016 MHW absolute increase in </w:delText>
          </w:r>
        </w:del>
      </w:ins>
      <w:ins w:id="405" w:author="Nick.Tolimieri" w:date="2022-09-13T11:42:00Z">
        <w:del w:id="406" w:author="Nick.Tolimieri [2]" w:date="2022-09-14T09:38:00Z">
          <w:r w:rsidR="00BF0D84" w:rsidDel="00284AF7">
            <w:delText xml:space="preserve">SST was a better predictor of canopy loss than was the number or strength of SST anomalies </w:delText>
          </w:r>
        </w:del>
      </w:ins>
      <w:del w:id="407" w:author="Nick.Tolimieri [2]"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408" w:author="Nick.Tolimieri" w:date="2022-09-13T11:43:00Z">
        <w:del w:id="409" w:author="Nick.Tolimieri [2]" w:date="2022-09-14T09:38:00Z">
          <w:r w:rsidR="00BF0D84" w:rsidDel="00284AF7">
            <w:delText>.</w:delText>
          </w:r>
        </w:del>
      </w:ins>
      <w:del w:id="410" w:author="Nick.Tolimieri [2]" w:date="2022-09-14T09:38:00Z">
        <w:r w:rsidR="00EF0B3C" w:rsidDel="00284AF7">
          <w:delText xml:space="preserve"> </w:delText>
        </w:r>
      </w:del>
    </w:p>
    <w:p w14:paraId="05019B11" w14:textId="5B4447A9"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411" w:author="Nick.Tolimieri" w:date="2022-09-13T10:06:00Z">
        <w:r w:rsidR="001B6711">
          <w:t xml:space="preserve">to </w:t>
        </w:r>
      </w:ins>
      <w:r>
        <w:t>regional differences in food web structure</w:t>
      </w:r>
      <w:del w:id="412" w:author="Nick.Tolimieri [2]" w:date="2022-09-16T11:45:00Z">
        <w:r w:rsidDel="001B09B3">
          <w:delText xml:space="preserve"> and t</w:delText>
        </w:r>
      </w:del>
      <w:ins w:id="413" w:author="Nick.Tolimieri [2]" w:date="2022-09-16T11:45:00Z">
        <w:r w:rsidR="001B09B3">
          <w:t>, in particular, t</w:t>
        </w:r>
      </w:ins>
      <w:r>
        <w:t>op-down pressure</w:t>
      </w:r>
      <w:del w:id="414" w:author="Nick.Tolimieri [2]"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7E00C0">
        <w:instrText xml:space="preserve"> ADDIN EN.CITE.DATA </w:instrText>
      </w:r>
      <w:r w:rsidR="007E00C0">
        <w:fldChar w:fldCharType="end"/>
      </w:r>
      <w:r w:rsidR="00E878A1">
        <w:fldChar w:fldCharType="separate"/>
      </w:r>
      <w:r w:rsidR="008702D7">
        <w:rPr>
          <w:noProof/>
        </w:rPr>
        <w:t>(Reed et al. 2016, Beas-Luna et al. 2020)</w:t>
      </w:r>
      <w:r w:rsidR="00E878A1">
        <w:fldChar w:fldCharType="end"/>
      </w:r>
      <w:r>
        <w:t>.</w:t>
      </w:r>
      <w:del w:id="415" w:author="Nick.Tolimieri" w:date="2022-09-13T09:35:00Z">
        <w:r w:rsidDel="00336199">
          <w:delText xml:space="preserve"> </w:delText>
        </w:r>
      </w:del>
      <w:del w:id="416" w:author="Nick.Tolimieri"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417" w:author="Nick.Tolimieri" w:date="2022-09-13T09:58:00Z">
        <w:r w:rsidR="00C61292">
          <w:t xml:space="preserve"> </w:t>
        </w:r>
      </w:ins>
      <w:ins w:id="418" w:author="Nick.Tolimieri" w:date="2022-09-13T10:07:00Z">
        <w:r w:rsidR="001B6711">
          <w:t xml:space="preserve">For example, </w:t>
        </w:r>
      </w:ins>
      <w:ins w:id="419" w:author="Nick.Tolimieri" w:date="2022-10-03T09:51:00Z">
        <w:r w:rsidR="00C77C83">
          <w:t xml:space="preserve">ocean temperatures did not get as warm in Oregon as in Northern California, and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ins w:id="420" w:author="Nick.Tolimieri" w:date="2022-09-13T10:10:00Z">
        <w:r w:rsidR="00EA6E26">
          <w:t xml:space="preserve"> did not observe</w:t>
        </w:r>
        <w:del w:id="421" w:author="Nick.Tolimieri [2]" w:date="2022-09-16T11:46:00Z">
          <w:r w:rsidR="00EA6E26" w:rsidDel="001B09B3">
            <w:delText xml:space="preserve"> substantial l</w:delText>
          </w:r>
        </w:del>
      </w:ins>
      <w:ins w:id="422" w:author="Nick.Tolimieri [2]" w:date="2022-09-16T11:46:00Z">
        <w:del w:id="423" w:author="Nick.Tolimieri" w:date="2022-10-03T09:50:00Z">
          <w:r w:rsidR="001B09B3" w:rsidDel="00C77C83">
            <w:delText>l</w:delText>
          </w:r>
        </w:del>
        <w:r w:rsidR="001B09B3">
          <w:t xml:space="preserve"> l</w:t>
        </w:r>
      </w:ins>
      <w:ins w:id="424" w:author="Nick.Tolimieri" w:date="2022-09-13T10:10:00Z">
        <w:r w:rsidR="00EA6E26">
          <w:t>oss of kelp canopy in Oregon</w:t>
        </w:r>
      </w:ins>
      <w:ins w:id="425" w:author="Nick.Tolimieri [2]" w:date="2022-09-14T09:39:00Z">
        <w:del w:id="426" w:author="Nick.Tolimieri" w:date="2022-10-03T09:51:00Z">
          <w:r w:rsidR="0097296F" w:rsidDel="00C77C83">
            <w:delText xml:space="preserve"> </w:delText>
          </w:r>
          <w:r w:rsidR="00284AF7" w:rsidDel="00C77C83">
            <w:delText xml:space="preserve"> </w:delText>
          </w:r>
        </w:del>
      </w:ins>
      <w:ins w:id="427" w:author="Nick.Tolimieri [2]" w:date="2022-09-16T11:46:00Z">
        <w:del w:id="428" w:author="Nick.Tolimieri" w:date="2022-10-03T09:51:00Z">
          <w:r w:rsidR="001B09B3" w:rsidDel="00C77C83">
            <w:delText xml:space="preserve">absolute </w:delText>
          </w:r>
        </w:del>
      </w:ins>
      <w:ins w:id="429" w:author="Nick.Tolimieri" w:date="2022-09-13T10:08:00Z">
        <w:r w:rsidR="001B6711">
          <w:t>. Additionally,</w:t>
        </w:r>
      </w:ins>
      <w:ins w:id="430" w:author="Nick.Tolimieri" w:date="2022-09-13T10:11:00Z">
        <w:r w:rsidR="00B77482">
          <w:t xml:space="preserve"> t</w:t>
        </w:r>
      </w:ins>
      <w:ins w:id="431" w:author="Nick.Tolimieri" w:date="2022-09-13T10:01:00Z">
        <w:r w:rsidR="00FD5B3C">
          <w:t>he presence of</w:t>
        </w:r>
      </w:ins>
      <w:ins w:id="432" w:author="Nick.Tolimieri" w:date="2022-09-13T09:58:00Z">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C61292">
          <w:t>a</w:t>
        </w:r>
        <w:proofErr w:type="spellEnd"/>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ins w:id="433" w:author="Nick.Tolimieri" w:date="2022-09-13T10:00:00Z">
        <w:r w:rsidR="008702D7">
          <w:t xml:space="preserve"> and the combination of </w:t>
        </w:r>
        <w:proofErr w:type="spellStart"/>
        <w:r w:rsidR="008702D7">
          <w:t>sheepshead</w:t>
        </w:r>
      </w:ins>
      <w:proofErr w:type="spellEnd"/>
      <w:ins w:id="434" w:author="Nick.Tolimieri" w:date="2022-09-13T10:04:00Z">
        <w:r w:rsidR="00FD5B3C">
          <w:t xml:space="preserve"> </w:t>
        </w:r>
        <w:proofErr w:type="spellStart"/>
        <w:r w:rsidR="00FD5B3C" w:rsidRPr="00310026">
          <w:rPr>
            <w:i/>
          </w:rPr>
          <w:t>Archosargus</w:t>
        </w:r>
        <w:proofErr w:type="spellEnd"/>
        <w:r w:rsidR="00FD5B3C" w:rsidRPr="00310026">
          <w:rPr>
            <w:i/>
          </w:rPr>
          <w:t xml:space="preserve"> </w:t>
        </w:r>
        <w:proofErr w:type="spellStart"/>
        <w:r w:rsidR="00FD5B3C" w:rsidRPr="00310026">
          <w:rPr>
            <w:i/>
          </w:rPr>
          <w:t>probatocephalus</w:t>
        </w:r>
        <w:proofErr w:type="spellEnd"/>
        <w:r w:rsidR="00FD5B3C">
          <w:t xml:space="preserve"> </w:t>
        </w:r>
      </w:ins>
      <w:ins w:id="435" w:author="Nick.Tolimieri" w:date="2022-09-13T10:00:00Z">
        <w:r w:rsidR="008702D7">
          <w:t xml:space="preserve">and spiny lobsters </w:t>
        </w:r>
      </w:ins>
      <w:proofErr w:type="spellStart"/>
      <w:ins w:id="436" w:author="Nick.Tolimieri" w:date="2022-09-13T10:04:00Z">
        <w:r w:rsidR="00FD5B3C" w:rsidRPr="00310026">
          <w:rPr>
            <w:i/>
          </w:rPr>
          <w:t>Panulirus</w:t>
        </w:r>
        <w:proofErr w:type="spellEnd"/>
        <w:r w:rsidR="00FD5B3C" w:rsidRPr="00310026">
          <w:rPr>
            <w:i/>
          </w:rPr>
          <w:t xml:space="preserve"> </w:t>
        </w:r>
        <w:proofErr w:type="spellStart"/>
        <w:r w:rsidR="00FD5B3C" w:rsidRPr="00310026">
          <w:rPr>
            <w:i/>
          </w:rPr>
          <w:t>interruptus</w:t>
        </w:r>
        <w:proofErr w:type="spellEnd"/>
        <w:r w:rsidR="00FD5B3C" w:rsidRPr="00FD5B3C">
          <w:t xml:space="preserve"> </w:t>
        </w:r>
      </w:ins>
      <w:ins w:id="437" w:author="Nick.Tolimieri"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7E00C0">
        <w:instrText xml:space="preserve"> ADDIN EN.CITE </w:instrText>
      </w:r>
      <w:r w:rsidR="007E00C0">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7E00C0">
        <w:instrText xml:space="preserve"> ADDIN EN.CITE.DATA </w:instrText>
      </w:r>
      <w:r w:rsidR="007E00C0">
        <w:fldChar w:fldCharType="end"/>
      </w:r>
      <w:r w:rsidR="00B77482">
        <w:fldChar w:fldCharType="separate"/>
      </w:r>
      <w:r w:rsidR="00B77482">
        <w:rPr>
          <w:noProof/>
        </w:rPr>
        <w:t>(Tegner &amp; Levin 1983, Selden et al. 2017, Eisaguirre et al. 2020)</w:t>
      </w:r>
      <w:r w:rsidR="00B77482">
        <w:fldChar w:fldCharType="end"/>
      </w:r>
      <w:ins w:id="438" w:author="Nick.Tolimieri" w:date="2022-09-13T10:01:00Z">
        <w:r w:rsidR="008702D7">
          <w:t xml:space="preserve"> may have</w:t>
        </w:r>
      </w:ins>
      <w:ins w:id="439" w:author="Nick.Tolimieri" w:date="2022-09-13T10:05:00Z">
        <w:r w:rsidR="00FD5B3C">
          <w:t xml:space="preserve"> provided enough top-down pressure to limit urchin densities and affect urchin feeding behavior enough to prevent a </w:t>
        </w:r>
      </w:ins>
      <w:ins w:id="440" w:author="Nick.Tolimieri" w:date="2022-09-13T10:01:00Z">
        <w:r w:rsidR="008702D7">
          <w:t>shift to urchin-domi</w:t>
        </w:r>
        <w:r w:rsidR="00FD5B3C">
          <w:t>nated habitats in these regions</w:t>
        </w:r>
      </w:ins>
      <w:ins w:id="441" w:author="Nick.Tolimieri" w:date="2022-09-13T10:05:00Z">
        <w:r w:rsidR="00FD5B3C">
          <w:t xml:space="preserve">. However, in </w:t>
        </w:r>
      </w:ins>
      <w:ins w:id="442" w:author="Nick.Tolimieri" w:date="2022-09-13T10:02:00Z">
        <w:r w:rsidR="00FD5B3C">
          <w:t>Northern California where there</w:t>
        </w:r>
      </w:ins>
      <w:ins w:id="443" w:author="Nick.Tolimieri" w:date="2022-09-13T10:11:00Z">
        <w:r w:rsidR="00F60DF5">
          <w:t xml:space="preserve"> was substantial warming and</w:t>
        </w:r>
      </w:ins>
      <w:ins w:id="444" w:author="Nick.Tolimieri [2]" w:date="2022-09-14T09:40:00Z">
        <w:r w:rsidR="0097296F">
          <w:t xml:space="preserve"> little</w:t>
        </w:r>
      </w:ins>
      <w:ins w:id="445" w:author="Nick.Tolimieri" w:date="2022-09-13T10:11:00Z">
        <w:r w:rsidR="00F60DF5">
          <w:t xml:space="preserve"> </w:t>
        </w:r>
      </w:ins>
      <w:ins w:id="446" w:author="Nick.Tolimieri" w:date="2022-09-13T10:02:00Z">
        <w:r w:rsidR="00FD5B3C">
          <w:t xml:space="preserve">predator </w:t>
        </w:r>
      </w:ins>
      <w:ins w:id="447" w:author="Nick.Tolimieri" w:date="2022-09-13T10:05:00Z">
        <w:r w:rsidR="00FD5B3C">
          <w:t>redundancy</w:t>
        </w:r>
      </w:ins>
      <w:ins w:id="448" w:author="Nick.Tolimieri" w:date="2022-09-13T10:02:00Z">
        <w:del w:id="449" w:author="Nick.Tolimieri [2]" w:date="2022-09-14T09:40:00Z">
          <w:r w:rsidR="00FD5B3C" w:rsidDel="0097296F">
            <w:delText xml:space="preserve"> </w:delText>
          </w:r>
        </w:del>
      </w:ins>
      <w:ins w:id="450" w:author="Nick.Tolimieri" w:date="2022-09-13T10:11:00Z">
        <w:del w:id="451" w:author="Nick.Tolimieri [2]" w:date="2022-09-14T09:40:00Z">
          <w:r w:rsidR="00F60DF5" w:rsidDel="0097296F">
            <w:delText>is lower</w:delText>
          </w:r>
        </w:del>
        <w:r w:rsidR="00F60DF5">
          <w:t xml:space="preserve">, </w:t>
        </w:r>
      </w:ins>
      <w:ins w:id="452" w:author="Nick.Tolimieri" w:date="2022-09-13T10:02:00Z">
        <w:r w:rsidR="00FD5B3C">
          <w:t>the</w:t>
        </w:r>
      </w:ins>
      <w:ins w:id="453" w:author="Nick.Tolimieri" w:date="2022-09-13T10:03:00Z">
        <w:r w:rsidR="00FD5B3C">
          <w:t xml:space="preserve"> die-off </w:t>
        </w:r>
      </w:ins>
      <w:ins w:id="454" w:author="Nick.Tolimieri" w:date="2022-09-13T10:02:00Z">
        <w:r w:rsidR="00FD5B3C">
          <w:t xml:space="preserve">of </w:t>
        </w:r>
        <w:r w:rsidR="00FD5B3C">
          <w:rPr>
            <w:i/>
          </w:rPr>
          <w:t xml:space="preserve">Pycnopodia </w:t>
        </w:r>
        <w:r w:rsidR="00FD5B3C">
          <w:t>may have</w:t>
        </w:r>
      </w:ins>
      <w:ins w:id="455" w:author="Nick.Tolimieri" w:date="2022-09-13T10:06:00Z">
        <w:r w:rsidR="00FD5B3C">
          <w:t xml:space="preserve"> released urchins from top-down control </w:t>
        </w:r>
      </w:ins>
      <w:ins w:id="456" w:author="Nick.Tolimieri [2]"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EN.CITE.DATA </w:instrText>
      </w:r>
      <w:r w:rsidR="007E00C0">
        <w:fldChar w:fldCharType="end"/>
      </w:r>
      <w:r w:rsidR="00FD5B3C">
        <w:fldChar w:fldCharType="separate"/>
      </w:r>
      <w:r w:rsidR="00FD5B3C">
        <w:rPr>
          <w:noProof/>
        </w:rPr>
        <w:t>(Beas-Luna et al. 2020)</w:t>
      </w:r>
      <w:r w:rsidR="00FD5B3C">
        <w:fldChar w:fldCharType="end"/>
      </w:r>
    </w:p>
    <w:p w14:paraId="29A6A189" w14:textId="64B9E00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7E00C0">
        <w:instrText xml:space="preserve"> ADDIN EN.CITE </w:instrText>
      </w:r>
      <w:r w:rsidR="007E00C0">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7E00C0">
        <w:instrText xml:space="preserve"> ADDIN EN.CITE.DATA </w:instrText>
      </w:r>
      <w:r w:rsidR="007E00C0">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Past studies have documented recovery of kelp and declines in invertebrate abundance following the restoration of </w:t>
      </w:r>
      <w:ins w:id="457" w:author="Nick.Tolimieri" w:date="2022-09-13T09:51:00Z">
        <w:r w:rsidR="00922417">
          <w:t>sea otters</w:t>
        </w:r>
      </w:ins>
      <w:del w:id="458" w:author="Nick.Tolimieri" w:date="2022-09-13T10:18:00Z">
        <w:r w:rsidR="00EF0B3C" w:rsidDel="006E4305">
          <w:delText>a</w:delText>
        </w:r>
      </w:del>
      <w:ins w:id="459" w:author="Nick.Tolimieri" w:date="2022-09-13T10:18:00Z">
        <w:r w:rsidR="006E4305">
          <w:t>,</w:t>
        </w:r>
      </w:ins>
      <w:ins w:id="460" w:author="Nick.Tolimieri" w:date="2022-09-13T09:51:00Z">
        <w:r w:rsidR="00922417">
          <w:t xml:space="preserve"> a</w:t>
        </w:r>
      </w:ins>
      <w:r w:rsidR="00EF0B3C">
        <w:t xml:space="preserve"> keystone predator,</w:t>
      </w:r>
      <w:r w:rsidR="007F3AF4">
        <w:t xml:space="preserve"> </w:t>
      </w:r>
      <w:del w:id="461" w:author="Nick.Tolimieri"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462" w:author="Nick.Tolimieri" w:date="2022-09-13T13:05:00Z">
        <w:r w:rsidR="008658BE">
          <w:t xml:space="preserve"> with </w:t>
        </w:r>
      </w:ins>
      <w:ins w:id="463" w:author="Nick.Tolimieri" w:date="2022-10-03T09:52:00Z">
        <w:r w:rsidR="00976A66">
          <w:t xml:space="preserve">otter </w:t>
        </w:r>
      </w:ins>
      <w:ins w:id="464" w:author="Nick.Tolimieri" w:date="2022-09-13T13:07:00Z">
        <w:r w:rsidR="008658BE">
          <w:t xml:space="preserve">populations </w:t>
        </w:r>
        <w:r w:rsidR="008658BE">
          <w:lastRenderedPageBreak/>
          <w:t>increasing rapidly</w:t>
        </w:r>
      </w:ins>
      <w:ins w:id="465" w:author="Nick.Tolimieri" w:date="2022-10-11T15:17:00Z">
        <w:r w:rsidR="00953A4D">
          <w:t xml:space="preserve"> between </w:t>
        </w:r>
      </w:ins>
      <w:ins w:id="466" w:author="Nick.Tolimieri" w:date="2022-09-13T13:08:00Z">
        <w:r w:rsidR="008658BE">
          <w:t>the 1980’s</w:t>
        </w:r>
        <w:r w:rsidR="000A6D5B">
          <w:t xml:space="preserve"> </w:t>
        </w:r>
      </w:ins>
      <w:ins w:id="467" w:author="Nick.Tolimieri" w:date="2022-10-11T15:17:00Z">
        <w:r w:rsidR="00953A4D">
          <w:t>and 2010s</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002322">
        <w:instrText xml:space="preserve"> ADDIN EN.CITE </w:instrText>
      </w:r>
      <w:r w:rsidR="00002322">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002322">
        <w:instrText xml:space="preserve"> ADDIN EN.CITE.DATA </w:instrText>
      </w:r>
      <w:r w:rsidR="00002322">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w:t>
      </w:r>
      <w:proofErr w:type="spellStart"/>
      <w:r w:rsidR="00EF0B3C">
        <w:t>interannual</w:t>
      </w:r>
      <w:proofErr w:type="spellEnd"/>
      <w:r w:rsidR="00EF0B3C">
        <w:t xml:space="preserve">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002322">
        <w:instrText xml:space="preserve"> ADDIN EN.CITE </w:instrText>
      </w:r>
      <w:r w:rsidR="00002322">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002322">
        <w:instrText xml:space="preserve"> ADDIN EN.CITE.DATA </w:instrText>
      </w:r>
      <w:r w:rsidR="00002322">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2C0EEF66" w:rsidR="00392C19" w:rsidRPr="00A972D1" w:rsidRDefault="00EF0B3C">
      <w:pPr>
        <w:rPr>
          <w:ins w:id="468" w:author="Nick.Tolimieri"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469" w:author="Nick.Tolimieri" w:date="2022-09-13T11:38:00Z">
        <w:r w:rsidR="00B81D13">
          <w:t>(</w:t>
        </w:r>
      </w:ins>
      <w:del w:id="470" w:author="Nick.Tolimieri" w:date="2022-09-13T11:37:00Z">
        <w:r w:rsidDel="00B81D13">
          <w:delText xml:space="preserve">of kelp density and abundances of associated invertebrates and fishes from </w:delText>
        </w:r>
      </w:del>
      <w:r>
        <w:t>2015-2021</w:t>
      </w:r>
      <w:ins w:id="471" w:author="Nick.Tolimieri" w:date="2022-09-13T11:38:00Z">
        <w:r w:rsidR="00B81D13">
          <w:t>)</w:t>
        </w:r>
      </w:ins>
      <w:ins w:id="472" w:author="Nick.Tolimieri" w:date="2022-09-13T11:37:00Z">
        <w:r w:rsidR="00B81D13">
          <w:t xml:space="preserve">, </w:t>
        </w:r>
        <w:del w:id="473" w:author="Nick.Tolimieri [2]" w:date="2022-09-14T09:41:00Z">
          <w:r w:rsidR="00B81D13" w:rsidDel="00C20406">
            <w:delText xml:space="preserve">SST data, and </w:delText>
          </w:r>
        </w:del>
        <w:r w:rsidR="00B81D13">
          <w:t xml:space="preserve">kelp canopy cover information from overflight </w:t>
        </w:r>
      </w:ins>
      <w:ins w:id="474" w:author="Nick.Tolimieri" w:date="2022-09-13T11:38:00Z">
        <w:r w:rsidR="00B81D13">
          <w:t>surveys</w:t>
        </w:r>
      </w:ins>
      <w:ins w:id="475" w:author="Nick.Tolimieri [2]" w:date="2022-09-14T09:41:00Z">
        <w:r w:rsidR="00C20406">
          <w:t>, and SST data</w:t>
        </w:r>
      </w:ins>
      <w:del w:id="476" w:author="Nick.Tolimieri" w:date="2022-09-13T11:37:00Z">
        <w:r w:rsidDel="00B81D13">
          <w:delText xml:space="preserve"> (excluding 2020)</w:delText>
        </w:r>
      </w:del>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del w:id="477" w:author="Nick.Tolimieri"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478" w:author="Nick.Tolimieri" w:date="2022-09-13T10:38:00Z" w:name="move113957939"/>
      <w:moveFrom w:id="479" w:author="Nick.Tolimieri" w:date="2022-09-13T10:38:00Z">
        <w:del w:id="480" w:author="Nick.Tolimieri"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481" w:author="Nick.Tolimieri" w:date="2022-09-13T10:38:00Z"/>
      <w:moveFrom w:id="482" w:author="Nick.Tolimieri" w:date="2022-09-13T10:38:00Z">
        <w:del w:id="483" w:author="Nick.Tolimieri" w:date="2022-09-13T11:21:00Z">
          <w:r w:rsidR="00E878A1" w:rsidDel="00A7703B">
            <w:fldChar w:fldCharType="end"/>
          </w:r>
        </w:del>
      </w:moveFrom>
      <w:del w:id="484" w:author="Nick.Tolimieri" w:date="2022-09-13T10:38:00Z"/>
      <w:moveFrom w:id="485" w:author="Nick.Tolimieri" w:date="2022-09-13T10:38:00Z">
        <w:del w:id="486" w:author="Nick.Tolimieri"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487" w:author="Nick.Tolimieri" w:date="2022-09-13T10:38:00Z"/>
      <w:moveFrom w:id="488" w:author="Nick.Tolimieri" w:date="2022-09-13T10:38:00Z">
        <w:del w:id="489" w:author="Nick.Tolimieri" w:date="2022-09-13T11:21:00Z">
          <w:r w:rsidR="00E878A1" w:rsidDel="00A7703B">
            <w:fldChar w:fldCharType="end"/>
          </w:r>
        </w:del>
      </w:moveFrom>
      <w:del w:id="490" w:author="Nick.Tolimieri" w:date="2022-09-13T10:38:00Z"/>
      <w:moveFrom w:id="491" w:author="Nick.Tolimieri" w:date="2022-09-13T10:38:00Z">
        <w:del w:id="492" w:author="Nick.Tolimieri"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478"/>
      <w:r>
        <w:t>Our main objectives were to</w:t>
      </w:r>
      <w:del w:id="493" w:author="Nick.Tolimieri" w:date="2022-10-11T11:24:00Z">
        <w:r w:rsidDel="00296A6A">
          <w:delText xml:space="preserve"> examine</w:delText>
        </w:r>
      </w:del>
      <w:r>
        <w:t xml:space="preserve">: </w:t>
      </w:r>
      <w:ins w:id="494" w:author="Nick.Tolimieri" w:date="2022-09-13T11:21:00Z">
        <w:r w:rsidR="00A7703B">
          <w:t>(</w:t>
        </w:r>
      </w:ins>
      <w:ins w:id="495" w:author="Nick.Tolimieri" w:date="2022-09-13T11:22:00Z">
        <w:r w:rsidR="00A7703B">
          <w:t>1</w:t>
        </w:r>
      </w:ins>
      <w:ins w:id="496" w:author="Nick.Tolimieri" w:date="2022-09-13T11:21:00Z">
        <w:r w:rsidR="00A7703B">
          <w:t>)</w:t>
        </w:r>
      </w:ins>
      <w:ins w:id="497" w:author="Nick.Tolimieri" w:date="2022-09-13T11:22:00Z">
        <w:r w:rsidR="00A7703B">
          <w:t xml:space="preserve"> </w:t>
        </w:r>
      </w:ins>
      <w:ins w:id="498" w:author="Nick.Tolimieri" w:date="2022-10-11T11:24:00Z">
        <w:r w:rsidR="00296A6A">
          <w:t xml:space="preserve">examine </w:t>
        </w:r>
      </w:ins>
      <w:ins w:id="499" w:author="Nick.Tolimieri" w:date="2022-09-13T11:22:00Z">
        <w:r w:rsidR="00A7703B">
          <w:t>the</w:t>
        </w:r>
      </w:ins>
      <w:ins w:id="500" w:author="Nick.Tolimieri" w:date="2022-09-13T11:40:00Z">
        <w:r w:rsidR="00A4413F">
          <w:t xml:space="preserve"> prevalence,</w:t>
        </w:r>
      </w:ins>
      <w:ins w:id="501" w:author="Nick.Tolimieri" w:date="2022-09-13T11:22:00Z">
        <w:r w:rsidR="00A7703B">
          <w:t xml:space="preserve"> timing</w:t>
        </w:r>
      </w:ins>
      <w:ins w:id="502" w:author="Nick.Tolimieri" w:date="2022-09-13T11:40:00Z">
        <w:r w:rsidR="00A4413F">
          <w:t>,</w:t>
        </w:r>
      </w:ins>
      <w:ins w:id="503" w:author="Nick.Tolimieri" w:date="2022-09-13T11:22:00Z">
        <w:r w:rsidR="00A7703B">
          <w:t xml:space="preserve"> and severity of MHWs and elevated SST in general </w:t>
        </w:r>
      </w:ins>
      <w:ins w:id="504" w:author="Nick.Tolimieri" w:date="2022-09-13T11:23:00Z">
        <w:r w:rsidR="00A7703B">
          <w:t xml:space="preserve">along the Washington Coast, </w:t>
        </w:r>
      </w:ins>
      <w:r>
        <w:t>(</w:t>
      </w:r>
      <w:ins w:id="505" w:author="Nick.Tolimieri" w:date="2022-09-13T11:23:00Z">
        <w:r w:rsidR="00A7703B">
          <w:t>2</w:t>
        </w:r>
      </w:ins>
      <w:r>
        <w:t xml:space="preserve">) </w:t>
      </w:r>
      <w:ins w:id="506" w:author="Nick.Tolimieri" w:date="2022-10-11T11:24:00Z">
        <w:r w:rsidR="00296A6A">
          <w:t xml:space="preserve">determine </w:t>
        </w:r>
      </w:ins>
      <w:r>
        <w:t xml:space="preserve">if and how kelp forest communities changed in the periods </w:t>
      </w:r>
      <w:r>
        <w:lastRenderedPageBreak/>
        <w:t>during and following the 2014-2016 MHW and other warm SST anomalies, and SSW</w:t>
      </w:r>
      <w:r w:rsidR="00882E30">
        <w:t>S</w:t>
      </w:r>
      <w:r>
        <w:t>; (</w:t>
      </w:r>
      <w:ins w:id="507" w:author="Nick.Tolimieri" w:date="2022-09-13T11:23:00Z">
        <w:r w:rsidR="00A7703B">
          <w:t>3</w:t>
        </w:r>
      </w:ins>
      <w:r>
        <w:t xml:space="preserve">) </w:t>
      </w:r>
      <w:ins w:id="508" w:author="Nick.Tolimieri" w:date="2022-10-11T11:25:00Z">
        <w:r w:rsidR="00296A6A">
          <w:t>uncover</w:t>
        </w:r>
      </w:ins>
      <w:ins w:id="509" w:author="Nick.Tolimieri" w:date="2022-10-11T11:24:00Z">
        <w:r w:rsidR="00296A6A">
          <w:t xml:space="preserve"> </w:t>
        </w:r>
      </w:ins>
      <w:r>
        <w:t>whether community composition of kelps, invertebrates, and fishes was structured more by spatial differences or shared temporal variation; and (</w:t>
      </w:r>
      <w:ins w:id="510" w:author="Nick.Tolimieri" w:date="2022-09-13T11:23:00Z">
        <w:r w:rsidR="00A7703B">
          <w:t>4</w:t>
        </w:r>
      </w:ins>
      <w:r>
        <w:t xml:space="preserve">) </w:t>
      </w:r>
      <w:ins w:id="511" w:author="Nick.Tolimieri" w:date="2022-10-11T11:24:00Z">
        <w:r w:rsidR="00296A6A">
          <w:t xml:space="preserve">ascertain </w:t>
        </w:r>
      </w:ins>
      <w:r>
        <w:t>whether we can detect interactions involving multiple guilds, which are hypothesized to structure kelp forest communities.</w:t>
      </w:r>
      <w:ins w:id="512" w:author="Nick.Tolimieri" w:date="2022-09-13T11:25:00Z">
        <w:r w:rsidR="00CF3D42">
          <w:t xml:space="preserve"> </w:t>
        </w:r>
      </w:ins>
      <w:r>
        <w:t>Specifically</w:t>
      </w:r>
      <w:ins w:id="513" w:author="Nick.Tolimieri" w:date="2022-10-11T11:25:00Z">
        <w:r w:rsidR="00A202E9">
          <w:t>,</w:t>
        </w:r>
      </w:ins>
      <w:r>
        <w:t xml:space="preserve"> we investigate the relationship between kelp and sea urchin densities at multiple spatial scales, and assess the link </w:t>
      </w:r>
      <w:r w:rsidRPr="00A972D1">
        <w:t xml:space="preserve">between the abundance of kelp and juvenile rockfishes. </w:t>
      </w:r>
      <w:del w:id="514" w:author="Nick.Tolimieri"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515" w:author="Nick.Tolimieri" w:date="2022-09-13T11:49:00Z">
        <w:r w:rsidR="00392C19" w:rsidRPr="00A972D1">
          <w:t>We predict fewer strong impacts</w:t>
        </w:r>
      </w:ins>
      <w:ins w:id="516" w:author="Nick.Tolimieri" w:date="2022-09-13T11:57:00Z">
        <w:r w:rsidR="00A972D1" w:rsidRPr="00310026">
          <w:t xml:space="preserve"> from the 2014-2016 MHW and SSWS</w:t>
        </w:r>
      </w:ins>
      <w:ins w:id="517" w:author="Nick.Tolimieri" w:date="2022-09-13T11:49:00Z">
        <w:r w:rsidR="00392C19" w:rsidRPr="00A972D1">
          <w:t xml:space="preserve"> on </w:t>
        </w:r>
      </w:ins>
      <w:ins w:id="518" w:author="Nick.Tolimieri" w:date="2022-09-13T11:50:00Z">
        <w:r w:rsidR="00392C19" w:rsidRPr="00A972D1">
          <w:t xml:space="preserve">Washington kelp forests because both </w:t>
        </w:r>
        <w:proofErr w:type="spellStart"/>
        <w:r w:rsidR="00392C19" w:rsidRPr="00A972D1">
          <w:rPr>
            <w:i/>
          </w:rPr>
          <w:t>Macrosystis</w:t>
        </w:r>
        <w:proofErr w:type="spellEnd"/>
        <w:r w:rsidR="00392C19" w:rsidRPr="00953A4D">
          <w:t xml:space="preserve"> and</w:t>
        </w:r>
        <w:r w:rsidR="00392C19" w:rsidRPr="00A972D1">
          <w:rPr>
            <w:i/>
          </w:rPr>
          <w:t xml:space="preserve">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ins>
      <w:ins w:id="519" w:author="Nick.Tolimieri" w:date="2022-09-13T11:52:00Z">
        <w:r w:rsidR="00BC7F7B" w:rsidRPr="00A972D1">
          <w:t xml:space="preserve"> </w:t>
        </w:r>
      </w:ins>
      <w:r w:rsidR="00BC7F7B" w:rsidRPr="00A10F7E">
        <w:fldChar w:fldCharType="begin"/>
      </w:r>
      <w:r w:rsidR="007E00C0">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520" w:author="Nick.Tolimieri" w:date="2022-09-13T11:50:00Z">
        <w:r w:rsidR="00392C19" w:rsidRPr="00A972D1">
          <w:t xml:space="preserve"> and </w:t>
        </w:r>
      </w:ins>
      <w:ins w:id="521" w:author="Nick.Tolimieri [2]" w:date="2022-09-15T16:12:00Z">
        <w:r w:rsidR="006677FF">
          <w:t xml:space="preserve">absolute </w:t>
        </w:r>
      </w:ins>
      <w:ins w:id="522" w:author="Nick.Tolimieri" w:date="2022-09-13T11:50:00Z">
        <w:r w:rsidR="00392C19" w:rsidRPr="00A972D1">
          <w:t xml:space="preserve">temperature extremes are less likely to exceed species </w:t>
        </w:r>
      </w:ins>
      <w:ins w:id="523" w:author="Nick.Tolimieri"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ins w:id="524" w:author="Nick.Tolimieri [2]" w:date="2022-09-15T16:13:00Z">
        <w:r w:rsidR="00287BAB">
          <w:t xml:space="preserve">. Moreover, </w:t>
        </w:r>
      </w:ins>
      <w:ins w:id="525" w:author="Nick.Tolimieri" w:date="2022-09-13T11:51:00Z">
        <w:r w:rsidR="00BC7F7B" w:rsidRPr="00A972D1">
          <w:t>top</w:t>
        </w:r>
      </w:ins>
      <w:ins w:id="526" w:author="Nick.Tolimieri [2]" w:date="2022-09-15T16:13:00Z">
        <w:r w:rsidR="00287BAB">
          <w:t>-</w:t>
        </w:r>
      </w:ins>
      <w:ins w:id="527" w:author="Nick.Tolimieri" w:date="2022-09-13T11:51:00Z">
        <w:r w:rsidR="00BC7F7B" w:rsidRPr="00A972D1">
          <w:t>down pressure from sea otters</w:t>
        </w:r>
      </w:ins>
      <w:ins w:id="528" w:author="Nick.Tolimieri" w:date="2022-09-13T11:53:00Z">
        <w:r w:rsidR="00BC7F7B" w:rsidRPr="00A972D1">
          <w:t xml:space="preserve"> </w:t>
        </w:r>
      </w:ins>
      <w:ins w:id="529" w:author="Nick.Tolimieri" w:date="2022-09-13T11:51:00Z">
        <w:r w:rsidR="00BC7F7B" w:rsidRPr="00A972D1">
          <w:t>may help to prevent a shift to urchin barren habitats</w:t>
        </w:r>
      </w:ins>
      <w:ins w:id="530" w:author="Nick.Tolimieri [2]" w:date="2022-09-15T16:12:00Z">
        <w:r w:rsidR="006677FF">
          <w:rPr>
            <w:rFonts w:cs="Arial"/>
            <w:color w:val="222222"/>
          </w:rPr>
          <w:t xml:space="preserve"> in the event of substantial, initial kelp loss</w:t>
        </w:r>
        <w:r w:rsidR="006677FF" w:rsidRPr="00557453">
          <w:rPr>
            <w:rFonts w:cs="Arial"/>
            <w:color w:val="222222"/>
          </w:rPr>
          <w:t>.</w:t>
        </w:r>
      </w:ins>
      <w:ins w:id="531" w:author="Nick.Tolimieri" w:date="2022-09-13T11:51:00Z">
        <w:r w:rsidR="00BC7F7B" w:rsidRPr="00A972D1">
          <w:t xml:space="preserve"> </w:t>
        </w:r>
      </w:ins>
    </w:p>
    <w:p w14:paraId="3FD51571" w14:textId="758D1399" w:rsidR="00471A3D" w:rsidRDefault="009D1439">
      <w:pPr>
        <w:pStyle w:val="Heading1"/>
        <w:keepLines w:val="0"/>
        <w:spacing w:before="480"/>
        <w:rPr>
          <w:sz w:val="46"/>
          <w:szCs w:val="46"/>
        </w:rPr>
      </w:pPr>
      <w:bookmarkStart w:id="532" w:name="_t0t7vqvdf4ti" w:colFirst="0" w:colLast="0"/>
      <w:bookmarkEnd w:id="532"/>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33" w:name="_igkfmf7a0x3h" w:colFirst="0" w:colLast="0"/>
      <w:bookmarkEnd w:id="533"/>
      <w:r>
        <w:rPr>
          <w:sz w:val="34"/>
          <w:szCs w:val="34"/>
        </w:rPr>
        <w:t xml:space="preserve">2.1 </w:t>
      </w:r>
      <w:r w:rsidR="00EF0B3C">
        <w:rPr>
          <w:sz w:val="34"/>
          <w:szCs w:val="34"/>
        </w:rPr>
        <w:t>Study sites</w:t>
      </w:r>
    </w:p>
    <w:p w14:paraId="7B6AD6E4" w14:textId="3B9042A9"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w:t>
      </w:r>
      <w:r w:rsidR="00ED2149">
        <w:lastRenderedPageBreak/>
        <w:t>1.</w:t>
      </w:r>
      <w:ins w:id="534" w:author="Nick.Tolimieri [2]" w:date="2022-09-16T11:49:00Z">
        <w:r w:rsidR="00C838D0">
          <w:t xml:space="preserve">0 </w:t>
        </w:r>
      </w:ins>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535" w:author="Nick.Tolimieri [2]" w:date="2022-09-15T16:14:00Z">
        <w:r w:rsidR="0032529B">
          <w:t xml:space="preserve"> </w:t>
        </w:r>
      </w:ins>
      <w:ins w:id="536" w:author="Nick.Tolimieri [2]" w:date="2022-09-15T16:20:00Z">
        <w:r w:rsidR="0032529B">
          <w:t>Previous work suggests that wave exposure</w:t>
        </w:r>
      </w:ins>
      <w:ins w:id="537" w:author="Nick.Tolimieri [2]" w:date="2022-09-15T16:21:00Z">
        <w:r w:rsidR="00D03ADF">
          <w:t xml:space="preserve"> wa</w:t>
        </w:r>
      </w:ins>
      <w:ins w:id="538" w:author="Nick.Tolimieri [2]" w:date="2022-09-15T16:20:00Z">
        <w:r w:rsidR="0032529B">
          <w:t>s not important in explaining variability in kelp cover among these sites</w:t>
        </w:r>
      </w:ins>
      <w:ins w:id="539" w:author="Nick.Tolimieri [2]"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540" w:author="Nick.Tolimieri [2]" w:date="2022-09-15T16:27:00Z">
        <w:r w:rsidR="003D7F93">
          <w:t>, likely because these sites were initially selected to be somewhat protected</w:t>
        </w:r>
        <w:r w:rsidR="0087644F">
          <w:t xml:space="preserve"> from wave action</w:t>
        </w:r>
        <w:r w:rsidR="003D7F93">
          <w:t xml:space="preserve"> </w:t>
        </w:r>
      </w:ins>
      <w:ins w:id="541" w:author="Nick.Tolimieri [2]" w:date="2022-09-15T16:30:00Z">
        <w:r w:rsidR="005F6541">
          <w:t xml:space="preserve">to allow for dive surveys </w:t>
        </w:r>
      </w:ins>
      <w:r w:rsidR="003D7F93">
        <w:fldChar w:fldCharType="begin"/>
      </w:r>
      <w:r w:rsidR="000023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542" w:author="Nick.Tolimieri [2]" w:date="2022-09-15T16:21:00Z">
        <w:r w:rsidR="0032529B">
          <w:t>.</w:t>
        </w:r>
      </w:ins>
    </w:p>
    <w:p w14:paraId="4CC2EFEC" w14:textId="0EC8A7B0" w:rsidR="00471A3D" w:rsidRDefault="009D1439">
      <w:pPr>
        <w:pStyle w:val="Heading2"/>
        <w:keepNext w:val="0"/>
        <w:keepLines w:val="0"/>
        <w:spacing w:after="80"/>
        <w:rPr>
          <w:sz w:val="34"/>
          <w:szCs w:val="34"/>
        </w:rPr>
      </w:pPr>
      <w:bookmarkStart w:id="543" w:name="_qaa02jqwwy36" w:colFirst="0" w:colLast="0"/>
      <w:bookmarkEnd w:id="543"/>
      <w:r>
        <w:rPr>
          <w:sz w:val="34"/>
          <w:szCs w:val="34"/>
        </w:rPr>
        <w:t xml:space="preserve">2.2 </w:t>
      </w:r>
      <w:r w:rsidR="00EF0B3C">
        <w:rPr>
          <w:sz w:val="34"/>
          <w:szCs w:val="34"/>
        </w:rPr>
        <w:t>Survey design</w:t>
      </w:r>
    </w:p>
    <w:p w14:paraId="6D7B1DC1" w14:textId="3C0D4350"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each location (5 and 10 m; in 2015 we only sampled at 5 m).</w:t>
      </w:r>
      <w:del w:id="544" w:author="Nick.Tolimieri" w:date="2022-10-11T15:36:00Z">
        <w:r w:rsidDel="00E7379E">
          <w:delText xml:space="preserve"> We targeted </w:delText>
        </w:r>
      </w:del>
      <w:ins w:id="545" w:author="Nick.Tolimieri" w:date="2022-10-11T15:36:00Z">
        <w:r w:rsidR="00E7379E">
          <w:t xml:space="preserve"> Our goal was to </w:t>
        </w:r>
      </w:ins>
      <w:r>
        <w:t>complet</w:t>
      </w:r>
      <w:ins w:id="546" w:author="Nick.Tolimieri" w:date="2022-10-11T15:39:00Z">
        <w:r w:rsidR="00DB2CEB">
          <w:t>e</w:t>
        </w:r>
      </w:ins>
      <w:del w:id="547" w:author="Nick.Tolimieri" w:date="2022-10-11T15:36:00Z">
        <w:r w:rsidDel="00E7379E">
          <w:delText>ing</w:delText>
        </w:r>
      </w:del>
      <w:r>
        <w:t xml:space="preserve"> six </w:t>
      </w:r>
      <w:r w:rsidR="007010A2">
        <w:t xml:space="preserve">replicate </w:t>
      </w:r>
      <w:r>
        <w:t>transects at each year-site-depth combination</w:t>
      </w:r>
      <w:ins w:id="548" w:author="Nick.Tolimieri" w:date="2022-10-03T16:11:00Z">
        <w:r w:rsidR="00A63653">
          <w:t>, but actual sampling effort varied</w:t>
        </w:r>
      </w:ins>
      <w:r>
        <w:t xml:space="preserve"> (Table S1)</w:t>
      </w:r>
      <w:r w:rsidR="007010A2">
        <w:t>.</w:t>
      </w:r>
    </w:p>
    <w:p w14:paraId="2B554574" w14:textId="36488F05"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invertebrates larger than 2.5 cm in size (maximum dimension) an</w:t>
      </w:r>
      <w:r w:rsidRPr="00A202E9">
        <w:t>d all kelp stipes greater than 30 cm in height</w:t>
      </w:r>
      <w:ins w:id="549" w:author="Nick.Tolimieri" w:date="2022-10-11T11:27:00Z">
        <w:r w:rsidR="00A202E9" w:rsidRPr="00A202E9">
          <w:t xml:space="preserve"> (ex</w:t>
        </w:r>
        <w:r w:rsidR="00A202E9">
          <w:t xml:space="preserve">cept for </w:t>
        </w:r>
        <w:proofErr w:type="spellStart"/>
        <w:r w:rsidR="00A202E9" w:rsidRPr="00953A4D">
          <w:rPr>
            <w:i/>
          </w:rPr>
          <w:t>Macrocystis</w:t>
        </w:r>
        <w:proofErr w:type="spellEnd"/>
        <w:r w:rsidR="00A202E9">
          <w:t xml:space="preserve"> where we counted stipes &gt; 1.0 m)</w:t>
        </w:r>
      </w:ins>
      <w:r>
        <w:t xml:space="preserve">. In some instances we found high densities of kelp or invertebrates and </w:t>
      </w:r>
      <w:r w:rsidRPr="0083232F">
        <w:t>subsampled these species</w:t>
      </w:r>
      <w:r w:rsidR="0083232F">
        <w:t xml:space="preserve">. In each of three 10-m segments along a transect, we </w:t>
      </w:r>
      <w:r w:rsidR="0083232F">
        <w:lastRenderedPageBreak/>
        <w:t xml:space="preserve">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ins w:id="550" w:author="Nick.Tolimieri" w:date="2022-10-11T15:19:00Z">
        <w:r w:rsidR="00953A4D">
          <w:rPr>
            <w:rFonts w:eastAsia="Gungsuh"/>
          </w:rPr>
          <w:t xml:space="preserve">for </w:t>
        </w:r>
      </w:ins>
      <w:r w:rsidRPr="00D471EF">
        <w:rPr>
          <w:rFonts w:eastAsia="Gungsuh"/>
        </w:rPr>
        <w:t>which we estimated sizes</w:t>
      </w:r>
      <w:ins w:id="551" w:author="Nick.Tolimieri" w:date="2022-10-11T15:19:00Z">
        <w:r w:rsidR="00953A4D">
          <w:rPr>
            <w:rFonts w:eastAsia="Gungsuh"/>
          </w:rPr>
          <w:t xml:space="preserve"> of</w:t>
        </w:r>
      </w:ins>
      <w:r w:rsidRPr="00D471EF">
        <w:rPr>
          <w:rFonts w:eastAsia="Gungsuh"/>
        </w:rPr>
        <w:t xml:space="preserve">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552" w:name="_imz9yv51qjaf" w:colFirst="0" w:colLast="0"/>
      <w:bookmarkEnd w:id="552"/>
      <w:r>
        <w:t xml:space="preserve">2.3 </w:t>
      </w:r>
      <w:r w:rsidR="00EF0B3C">
        <w:t>Sea surface temperature (SST)</w:t>
      </w:r>
    </w:p>
    <w:p w14:paraId="0B1DD416" w14:textId="161B6637" w:rsidR="00286336" w:rsidRDefault="00286336" w:rsidP="00286336">
      <w:pPr>
        <w:rPr>
          <w:ins w:id="553" w:author="Nick.Tolimieri" w:date="2022-09-07T11:24:00Z"/>
        </w:rPr>
      </w:pPr>
      <w:ins w:id="554" w:author="Nick.Tolimieri"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5F7146">
        <w:instrText xml:space="preserve"> ADDIN EN.CITE </w:instrText>
      </w:r>
      <w:r w:rsidR="005F714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5F7146">
        <w:instrText xml:space="preserve"> ADDIN EN.CITE.DATA </w:instrText>
      </w:r>
      <w:r w:rsidR="005F7146">
        <w:fldChar w:fldCharType="end"/>
      </w:r>
      <w:r w:rsidR="00E878A1">
        <w:fldChar w:fldCharType="separate"/>
      </w:r>
      <w:r w:rsidR="00E878A1">
        <w:rPr>
          <w:noProof/>
        </w:rPr>
        <w:t>(Reynolds et al. 2007, Huang et al. 2021)</w:t>
      </w:r>
      <w:r w:rsidR="00E878A1">
        <w:fldChar w:fldCharType="end"/>
      </w:r>
      <w:ins w:id="555" w:author="Nick.Tolimieri" w:date="2022-09-07T11:24:00Z">
        <w:r>
          <w:t xml:space="preserve"> for 1992-2021 for each of the five sites (</w:t>
        </w:r>
      </w:ins>
      <w:ins w:id="556" w:author="Nick.Tolimieri" w:date="2022-09-07T13:13:00Z">
        <w:r w:rsidR="000115E0">
          <w:fldChar w:fldCharType="begin"/>
        </w:r>
        <w:r w:rsidR="000115E0">
          <w:instrText xml:space="preserve"> HYPERLINK "</w:instrText>
        </w:r>
      </w:ins>
      <w:ins w:id="557" w:author="Nick.Tolimieri" w:date="2022-09-07T11:24:00Z">
        <w:r w:rsidR="000115E0">
          <w:instrText>https://psl.noaa.gov/data/gridded/data.noaa.oisst.v2.highres.html</w:instrText>
        </w:r>
      </w:ins>
      <w:ins w:id="558" w:author="Nick.Tolimieri" w:date="2022-09-07T13:13:00Z">
        <w:r w:rsidR="000115E0">
          <w:instrText xml:space="preserve">" </w:instrText>
        </w:r>
        <w:r w:rsidR="000115E0">
          <w:fldChar w:fldCharType="separate"/>
        </w:r>
      </w:ins>
      <w:ins w:id="559" w:author="Nick.Tolimieri" w:date="2022-09-07T11:24:00Z">
        <w:r w:rsidR="000115E0" w:rsidRPr="00435CAE">
          <w:rPr>
            <w:rStyle w:val="Hyperlink"/>
          </w:rPr>
          <w:t>https://psl.noaa.gov/data/gridded/data.noaa.oisst.v2.highres.html</w:t>
        </w:r>
      </w:ins>
      <w:ins w:id="560" w:author="Nick.Tolimieri" w:date="2022-09-07T13:13:00Z">
        <w:r w:rsidR="000115E0">
          <w:fldChar w:fldCharType="end"/>
        </w:r>
      </w:ins>
      <w:ins w:id="561" w:author="Nick.Tolimieri" w:date="2022-09-07T11:24:00Z">
        <w:r w:rsidR="000115E0">
          <w:t xml:space="preserve">). </w:t>
        </w:r>
        <w:r>
          <w:t xml:space="preserve">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ins>
    </w:p>
    <w:p w14:paraId="391463AF" w14:textId="6C3AE445" w:rsidR="00191063" w:rsidRDefault="00191063">
      <w:pPr>
        <w:rPr>
          <w:ins w:id="562" w:author="Nick.Tolimieri" w:date="2022-09-07T11:20:00Z"/>
        </w:rPr>
      </w:pPr>
      <w:ins w:id="563" w:author="Nick.Tolimieri" w:date="2022-09-07T11:22:00Z">
        <w:r>
          <w:lastRenderedPageBreak/>
          <w:t>We quantify</w:t>
        </w:r>
      </w:ins>
      <w:ins w:id="564" w:author="Nick.Tolimieri" w:date="2022-09-07T11:21:00Z">
        <w:r>
          <w:t xml:space="preserve"> maximum monthly mean SST </w:t>
        </w:r>
      </w:ins>
      <w:ins w:id="565" w:author="Nick.Tolimieri" w:date="2022-09-07T11:22:00Z">
        <w:r>
          <w:t xml:space="preserve">at our sites </w:t>
        </w:r>
      </w:ins>
      <w:ins w:id="566" w:author="Nick.Tolimieri" w:date="2022-09-07T11:30:00Z">
        <w:r w:rsidR="00C60367">
          <w:t xml:space="preserve">for each year </w:t>
        </w:r>
      </w:ins>
      <w:ins w:id="567" w:author="Nick.Tolimieri" w:date="2022-09-07T11:21:00Z">
        <w:r>
          <w:t>because prior work has identified</w:t>
        </w:r>
      </w:ins>
      <w:ins w:id="568" w:author="Nick.Tolimieri" w:date="2022-09-07T13:24:00Z">
        <w:r w:rsidR="00E556B3">
          <w:t xml:space="preserve"> this metric as</w:t>
        </w:r>
      </w:ins>
      <w:ins w:id="569" w:author="Nick.Tolimieri"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7E00C0">
        <w:instrText xml:space="preserve"> ADDIN EN.CITE.DATA </w:instrText>
      </w:r>
      <w:r w:rsidR="007E00C0">
        <w:fldChar w:fldCharType="end"/>
      </w:r>
      <w:r w:rsidR="00E878A1">
        <w:fldChar w:fldCharType="separate"/>
      </w:r>
      <w:r w:rsidR="00E878A1">
        <w:rPr>
          <w:noProof/>
        </w:rPr>
        <w:t>(Cavanaugh et al. 2019, Beas-Luna et al. 2020, Hamilton et al. 2020)</w:t>
      </w:r>
      <w:r w:rsidR="00E878A1">
        <w:fldChar w:fldCharType="end"/>
      </w:r>
      <w:ins w:id="570" w:author="Nick.Tolimieri" w:date="2022-09-07T11:33:00Z">
        <w:r w:rsidR="00C60367">
          <w:t xml:space="preserve">, and because </w:t>
        </w:r>
      </w:ins>
      <w:ins w:id="571" w:author="Nick.Tolimieri" w:date="2022-09-07T11:30:00Z">
        <w:r w:rsidR="00C60367">
          <w:t>absolute temperature</w:t>
        </w:r>
      </w:ins>
      <w:ins w:id="572" w:author="Nick.Tolimieri" w:date="2022-09-07T11:53:00Z">
        <w:r w:rsidR="007060A5">
          <w:t xml:space="preserve"> has been a </w:t>
        </w:r>
      </w:ins>
      <w:ins w:id="573" w:author="Nick.Tolimieri" w:date="2022-09-07T11:30:00Z">
        <w:r w:rsidR="00C60367">
          <w:t xml:space="preserve">better predictor than temperature anomalies </w:t>
        </w:r>
      </w:ins>
      <w:ins w:id="574" w:author="Nick.Tolimieri" w:date="2022-09-07T11:53:00Z">
        <w:r w:rsidR="007060A5">
          <w:t xml:space="preserve">for the 2014-2016 </w:t>
        </w:r>
      </w:ins>
      <w:ins w:id="575" w:author="Nick.Tolimieri"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ins w:id="576" w:author="Nick.Tolimieri" w:date="2022-09-07T12:57:00Z">
        <w:r w:rsidR="00944C2E">
          <w:t xml:space="preserve">. </w:t>
        </w:r>
      </w:ins>
      <w:ins w:id="577" w:author="Nick.Tolimieri" w:date="2022-10-03T10:23:00Z">
        <w:r w:rsidR="005E797D">
          <w:t>W</w:t>
        </w:r>
        <w:r w:rsidR="005E797D" w:rsidRPr="00062C9E">
          <w:t>e also calculated the number of days above 15</w:t>
        </w:r>
        <w:r w:rsidR="005E797D">
          <w:t>°C</w:t>
        </w:r>
        <w:r w:rsidR="005E797D" w:rsidRPr="00062C9E">
          <w:t xml:space="preserve"> for each site by yea</w:t>
        </w:r>
        <w:r w:rsidR="005E797D">
          <w:t>r because t</w:t>
        </w:r>
      </w:ins>
      <w:del w:id="578" w:author="Nick.Tolimieri"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579" w:author="Nick.Tolimieri" w:date="2022-09-06T11:39:00Z">
        <w:r w:rsidR="00EF0B3C" w:rsidDel="008C3B33">
          <w:delText>2003</w:delText>
        </w:r>
      </w:del>
      <w:del w:id="580" w:author="Nick.Tolimieri"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581" w:author="Nick.Tolimieri" w:date="2022-09-07T11:30:00Z">
        <w:r w:rsidR="00EF0B3C" w:rsidDel="0006296C">
          <w:delText xml:space="preserve">We then </w:delText>
        </w:r>
      </w:del>
      <w:del w:id="582" w:author="Nick.Tolimieri" w:date="2022-09-07T11:29:00Z">
        <w:r w:rsidR="00EF0B3C" w:rsidDel="0006296C">
          <w:delText xml:space="preserve">calculated the mean SST for each month to identify </w:delText>
        </w:r>
      </w:del>
      <w:del w:id="583" w:author="Nick.Tolimieri"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del>
      <w:del w:id="584" w:author="Nick.Tolimieri" w:date="2022-10-03T10:23:00Z">
        <w:r w:rsidR="00310026" w:rsidDel="005E797D">
          <w:delInstrText xml:space="preserve"> ADDIN EN.CITE </w:delInstrText>
        </w:r>
        <w:r w:rsidR="00310026" w:rsidDel="005E797D">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r w:rsidR="00310026" w:rsidDel="005E797D">
          <w:delInstrText xml:space="preserve"> ADDIN EN.CITE.DATA </w:delInstrText>
        </w:r>
        <w:r w:rsidR="00310026" w:rsidDel="005E797D">
          <w:fldChar w:fldCharType="end"/>
        </w:r>
      </w:del>
      <w:del w:id="585" w:author="Nick.Tolimieri" w:date="2022-09-07T11:30:00Z">
        <w:r w:rsidR="00735927" w:rsidDel="0006296C">
          <w:fldChar w:fldCharType="separate"/>
        </w:r>
      </w:del>
      <w:del w:id="586" w:author="Nick.Tolimieri" w:date="2022-10-03T10:23:00Z">
        <w:r w:rsidR="00310026" w:rsidDel="005E797D">
          <w:rPr>
            <w:noProof/>
          </w:rPr>
          <w:delText>(Cavanaugh et al. 2019, Beas-Luna et al. 2020, Hamilton et al. 2020)</w:delText>
        </w:r>
      </w:del>
      <w:del w:id="587" w:author="Nick.Tolimieri" w:date="2022-09-07T11:30:00Z">
        <w:r w:rsidR="00735927" w:rsidDel="0006296C">
          <w:fldChar w:fldCharType="end"/>
        </w:r>
      </w:del>
      <w:ins w:id="588" w:author="Nick.Tolimieri" w:date="2022-09-07T13:24:00Z">
        <w:r w:rsidR="00E556B3">
          <w:t>here is some evidence that g</w:t>
        </w:r>
      </w:ins>
      <w:ins w:id="589" w:author="Nick.Tolimieri" w:date="2022-09-06T15:22:00Z">
        <w:r w:rsidR="00062C9E" w:rsidRPr="00062C9E">
          <w:t xml:space="preserve">rowth of both </w:t>
        </w:r>
        <w:proofErr w:type="spellStart"/>
        <w:r w:rsidR="00062C9E" w:rsidRPr="00062C9E">
          <w:rPr>
            <w:i/>
          </w:rPr>
          <w:t>Macrocystis</w:t>
        </w:r>
        <w:proofErr w:type="spellEnd"/>
        <w:r w:rsidR="00062C9E" w:rsidRPr="00062C9E">
          <w:rPr>
            <w:i/>
          </w:rPr>
          <w:t xml:space="preserve"> </w:t>
        </w:r>
        <w:r w:rsidR="00062C9E" w:rsidRPr="00953A4D">
          <w:t xml:space="preserve">and </w:t>
        </w:r>
        <w:proofErr w:type="spellStart"/>
        <w:r w:rsidR="00062C9E" w:rsidRPr="00062C9E">
          <w:rPr>
            <w:i/>
          </w:rPr>
          <w:t>Nereocystis</w:t>
        </w:r>
        <w:proofErr w:type="spellEnd"/>
        <w:r w:rsidR="00062C9E" w:rsidRPr="00062C9E">
          <w:rPr>
            <w:i/>
          </w:rPr>
          <w:t xml:space="preserve"> </w:t>
        </w:r>
        <w:r w:rsidR="00062C9E" w:rsidRPr="00062C9E">
          <w:t>tends to decline above 15</w:t>
        </w:r>
      </w:ins>
      <w:ins w:id="590" w:author="Nick.Tolimieri [2]" w:date="2022-09-16T11:03:00Z">
        <w:r w:rsidR="007844D4">
          <w:t>°C</w:t>
        </w:r>
      </w:ins>
      <w:ins w:id="591" w:author="Nick.Tolimieri [2]" w:date="2022-09-09T13:22:00Z">
        <w:r w:rsidR="004827F9">
          <w:t xml:space="preserve"> </w:t>
        </w:r>
      </w:ins>
      <w:ins w:id="592" w:author="Nick.Tolimieri [2]" w:date="2022-09-09T13:23:00Z">
        <w:r w:rsidR="004827F9">
          <w:t xml:space="preserve">in </w:t>
        </w:r>
        <w:r w:rsidR="00477F34">
          <w:t>conjunction</w:t>
        </w:r>
        <w:r w:rsidR="004827F9">
          <w:t xml:space="preserve"> with changes in nutrient availability</w:t>
        </w:r>
      </w:ins>
      <w:ins w:id="593" w:author="Nick.Tolimieri"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5F7146">
        <w:instrText xml:space="preserve"> ADDIN EN.CITE </w:instrText>
      </w:r>
      <w:r w:rsidR="005F7146">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5F7146">
        <w:instrText xml:space="preserve"> ADDIN EN.CITE.DATA </w:instrText>
      </w:r>
      <w:r w:rsidR="005F7146">
        <w:fldChar w:fldCharType="end"/>
      </w:r>
      <w:r w:rsidR="00E878A1">
        <w:fldChar w:fldCharType="separate"/>
      </w:r>
      <w:r w:rsidR="00E878A1">
        <w:rPr>
          <w:noProof/>
        </w:rPr>
        <w:t>(Zimmerman &amp; Kremer 1984, Camus &amp; Buschmann 2017, Supratya et al. 2020)</w:t>
      </w:r>
      <w:r w:rsidR="00E878A1">
        <w:fldChar w:fldCharType="end"/>
      </w:r>
      <w:ins w:id="594" w:author="Nick.Tolimieri [2]" w:date="2022-09-09T13:33:00Z">
        <w:r w:rsidR="00477F34">
          <w:t>. While</w:t>
        </w:r>
      </w:ins>
      <w:ins w:id="595" w:author="Nick.Tolimieri" w:date="2022-09-07T12:52:00Z">
        <w:r w:rsidR="00AD6474">
          <w:t xml:space="preserve"> </w:t>
        </w:r>
        <w:proofErr w:type="spellStart"/>
        <w:r w:rsidR="00AD6474">
          <w:rPr>
            <w:i/>
          </w:rPr>
          <w:t>Nereocystis</w:t>
        </w:r>
      </w:ins>
      <w:proofErr w:type="spellEnd"/>
      <w:ins w:id="596" w:author="Nick.Tolimieri [2]" w:date="2022-09-09T13:33:00Z">
        <w:r w:rsidR="00477F34">
          <w:rPr>
            <w:i/>
          </w:rPr>
          <w:t xml:space="preserve"> </w:t>
        </w:r>
        <w:r w:rsidR="00477F34">
          <w:t>may</w:t>
        </w:r>
      </w:ins>
      <w:ins w:id="597" w:author="Nick.Tolimieri [2]" w:date="2022-09-09T15:05:00Z">
        <w:r w:rsidR="00D140AA">
          <w:t xml:space="preserve"> </w:t>
        </w:r>
      </w:ins>
      <w:ins w:id="598" w:author="Nick.Tolimieri [2]" w:date="2022-09-09T13:33:00Z">
        <w:r w:rsidR="00477F34">
          <w:t>be</w:t>
        </w:r>
      </w:ins>
      <w:ins w:id="599" w:author="Nick.Tolimieri" w:date="2022-09-07T12:52:00Z">
        <w:r w:rsidR="00AD6474">
          <w:rPr>
            <w:i/>
          </w:rPr>
          <w:t xml:space="preserve"> </w:t>
        </w:r>
        <w:r w:rsidR="00AD6474">
          <w:t>unable to produce sporophytes in 18</w:t>
        </w:r>
      </w:ins>
      <w:ins w:id="600" w:author="Nick.Tolimieri [2]" w:date="2022-09-16T11:03:00Z">
        <w:r w:rsidR="007844D4">
          <w:t>°C</w:t>
        </w:r>
      </w:ins>
      <w:ins w:id="601" w:author="Nick.Tolimieri"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602" w:author="Nick.Tolimieri [2]" w:date="2022-09-09T13:33:00Z">
        <w:r w:rsidR="00477F34">
          <w:t xml:space="preserve">, </w:t>
        </w:r>
        <w:proofErr w:type="spellStart"/>
        <w:r w:rsidR="00477F34">
          <w:rPr>
            <w:i/>
          </w:rPr>
          <w:t>Macrocystis</w:t>
        </w:r>
        <w:proofErr w:type="spellEnd"/>
        <w:r w:rsidR="00477F34">
          <w:rPr>
            <w:i/>
          </w:rPr>
          <w:t xml:space="preserve"> </w:t>
        </w:r>
      </w:ins>
      <w:ins w:id="603" w:author="Nick.Tolimieri" w:date="2022-10-11T15:21:00Z">
        <w:r w:rsidR="00953A4D">
          <w:t xml:space="preserve">sporophyte production </w:t>
        </w:r>
      </w:ins>
      <w:ins w:id="604" w:author="Nick.Tolimieri [2]" w:date="2022-09-09T13:34:00Z">
        <w:r w:rsidR="002D5B13">
          <w:t xml:space="preserve">may be more tolerant to higher temperatures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7E00C0">
        <w:instrText xml:space="preserve"> ADDIN EN.CITE </w:instrText>
      </w:r>
      <w:r w:rsidR="007E00C0">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7E00C0">
        <w:instrText xml:space="preserve"> ADDIN EN.CITE.DATA </w:instrText>
      </w:r>
      <w:r w:rsidR="007E00C0">
        <w:fldChar w:fldCharType="end"/>
      </w:r>
      <w:r w:rsidR="00E878A1">
        <w:fldChar w:fldCharType="separate"/>
      </w:r>
      <w:r w:rsidR="00E878A1">
        <w:rPr>
          <w:noProof/>
        </w:rPr>
        <w:t>(Deysher &amp; Dean 1986a, Deysher &amp; Dean 1986b)</w:t>
      </w:r>
      <w:r w:rsidR="00E878A1">
        <w:fldChar w:fldCharType="end"/>
      </w:r>
      <w:ins w:id="605" w:author="Nick.Tolimieri" w:date="2022-09-06T15:22:00Z">
        <w:r w:rsidR="00062C9E" w:rsidRPr="00062C9E">
          <w:t xml:space="preserve">. </w:t>
        </w:r>
      </w:ins>
    </w:p>
    <w:p w14:paraId="03CE3B8E" w14:textId="34557D11" w:rsidR="00471A3D" w:rsidRDefault="00191063">
      <w:ins w:id="606" w:author="Nick.Tolimieri" w:date="2022-09-07T11:20:00Z">
        <w:r>
          <w:t xml:space="preserve">To provide a more formal analysis of MHW prevalence at our sites, we also </w:t>
        </w:r>
      </w:ins>
      <w:ins w:id="607" w:author="Nick.Tolimieri" w:date="2022-09-07T12:57:00Z">
        <w:r w:rsidR="00ED35BC">
          <w:t xml:space="preserve">calculated MHW statistics following </w:t>
        </w:r>
      </w:ins>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ins w:id="608" w:author="Nick.Tolimieri" w:date="2022-09-07T12:59:00Z">
        <w:r w:rsidR="00ED35BC">
          <w:t xml:space="preserve"> and using the ‘</w:t>
        </w:r>
        <w:proofErr w:type="spellStart"/>
        <w:r w:rsidR="00ED35BC">
          <w:t>heatwaveR</w:t>
        </w:r>
        <w:proofErr w:type="spellEnd"/>
        <w:r w:rsidR="00ED35BC">
          <w:t>’</w:t>
        </w:r>
        <w:r w:rsidR="000115E0">
          <w:t xml:space="preserve"> package</w:t>
        </w:r>
      </w:ins>
      <w:ins w:id="609" w:author="Nick.Tolimieri"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610" w:author="Nick.Tolimieri [2]" w:date="2022-09-16T11:56:00Z">
        <w:r w:rsidR="00C838D0">
          <w:t xml:space="preserve"> in R </w:t>
        </w:r>
      </w:ins>
      <w:ins w:id="611" w:author="Nick.Tolimieri [2]" w:date="2022-09-16T11:59:00Z">
        <w:r w:rsidR="00C838D0">
          <w:t xml:space="preserve">4.2.0 </w:t>
        </w:r>
      </w:ins>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ins w:id="612" w:author="Nick.Tolimieri" w:date="2022-09-07T12:59:00Z">
        <w:r w:rsidR="000115E0">
          <w:t>.</w:t>
        </w:r>
      </w:ins>
      <w:ins w:id="613" w:author="Nick.Tolimieri" w:date="2022-09-07T13:25:00Z">
        <w:r w:rsidR="002717DA">
          <w:t xml:space="preserve"> We evaluate the number of events, as well as the length of these events, and the number of individual days above the 90</w:t>
        </w:r>
      </w:ins>
      <w:ins w:id="614" w:author="Nick.Tolimieri" w:date="2022-09-07T13:26:00Z">
        <w:r w:rsidR="002717DA">
          <w:t>% percentile of SST</w:t>
        </w:r>
        <w:r w:rsidR="00D54E3C">
          <w:t xml:space="preserve"> by year and site.</w:t>
        </w:r>
      </w:ins>
      <w:ins w:id="615" w:author="Nick.Tolimieri" w:date="2022-09-06T11:44:00Z">
        <w:r w:rsidR="008C3B33">
          <w:t xml:space="preserve"> </w:t>
        </w:r>
      </w:ins>
    </w:p>
    <w:p w14:paraId="19CF6259" w14:textId="654BA13B" w:rsidR="00471A3D" w:rsidRDefault="009D1439">
      <w:pPr>
        <w:pStyle w:val="Heading2"/>
        <w:spacing w:before="120"/>
      </w:pPr>
      <w:bookmarkStart w:id="616" w:name="_au0wchpbj09l" w:colFirst="0" w:colLast="0"/>
      <w:bookmarkEnd w:id="616"/>
      <w:r>
        <w:t xml:space="preserve">2.4 </w:t>
      </w:r>
      <w:r w:rsidR="00EF0B3C">
        <w:t>Area of canopy kelps</w:t>
      </w:r>
    </w:p>
    <w:p w14:paraId="5BFF80C8" w14:textId="7AE357CD" w:rsidR="00450236" w:rsidRPr="00450236" w:rsidRDefault="00EF0B3C">
      <w:pPr>
        <w:rPr>
          <w:ins w:id="617" w:author="Nick.Tolimieri"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 xml:space="preserve">responded to </w:t>
      </w:r>
      <w:del w:id="618" w:author="Nick.Tolimieri" w:date="2022-10-11T15:22:00Z">
        <w:r w:rsidDel="00953A4D">
          <w:delText>the MHW</w:delText>
        </w:r>
      </w:del>
      <w:ins w:id="619" w:author="Nick.Tolimieri" w:date="2022-10-11T15:22:00Z">
        <w:r w:rsidR="00953A4D">
          <w:t>elevated SSTs</w:t>
        </w:r>
      </w:ins>
      <w:r>
        <w:t xml:space="preserve"> prior to our initiating benthic surveys in 2015</w:t>
      </w:r>
      <w:r w:rsidRPr="0069524C">
        <w:t xml:space="preserve">. </w:t>
      </w:r>
      <w:ins w:id="620" w:author="Nick.Tolimieri"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ins>
      <w:r w:rsidR="007E00C0">
        <w:instrText xml:space="preserve"> ADDIN EN.CITE </w:instrText>
      </w:r>
      <w:r w:rsidR="007E00C0">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7E00C0">
        <w:instrText xml:space="preserve"> ADDIN EN.CITE.DATA </w:instrText>
      </w:r>
      <w:r w:rsidR="007E00C0">
        <w:fldChar w:fldCharType="end"/>
      </w:r>
      <w:ins w:id="621" w:author="Nick.Tolimieri" w:date="2022-09-13T13:56:00Z">
        <w:r w:rsidR="009339A4" w:rsidRPr="009339A4">
          <w:fldChar w:fldCharType="separate"/>
        </w:r>
        <w:r w:rsidR="009339A4" w:rsidRPr="009339A4">
          <w:rPr>
            <w:noProof/>
          </w:rPr>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w:t>
      </w:r>
      <w:r w:rsidRPr="0069524C">
        <w:lastRenderedPageBreak/>
        <w:t xml:space="preserve">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xml:space="preserve">. </w:t>
      </w:r>
      <w:ins w:id="622" w:author="Nick.Tolimieri" w:date="2022-10-11T15:23:00Z">
        <w:r w:rsidR="00026BF7">
          <w:t>C</w:t>
        </w:r>
      </w:ins>
      <w:r>
        <w:t>anopy area</w:t>
      </w:r>
      <w:ins w:id="623" w:author="Nick.Tolimieri" w:date="2022-10-11T15:23:00Z">
        <w:r w:rsidR="00026BF7">
          <w:t xml:space="preserve"> is</w:t>
        </w:r>
      </w:ins>
      <w:r>
        <w:t xml:space="preserve">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624" w:name="_2h658b2af9qi" w:colFirst="0" w:colLast="0"/>
      <w:bookmarkEnd w:id="624"/>
      <w:r>
        <w:t xml:space="preserve">2.5 </w:t>
      </w:r>
      <w:r w:rsidR="00EF0B3C">
        <w:t>Data analysis</w:t>
      </w:r>
    </w:p>
    <w:p w14:paraId="39928907" w14:textId="2242AE7A" w:rsidR="00471A3D" w:rsidDel="00450236" w:rsidRDefault="00EF0B3C">
      <w:pPr>
        <w:spacing w:before="120" w:after="120"/>
        <w:rPr>
          <w:del w:id="625" w:author="Nick.Tolimieri" w:date="2022-09-13T13:30:00Z"/>
        </w:rPr>
      </w:pPr>
      <w:del w:id="626" w:author="Nick.Tolimieri"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310026" w:rsidDel="00450236">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w:t>
      </w:r>
      <w:del w:id="627" w:author="Nick.Tolimieri" w:date="2022-10-03T10:26:00Z">
        <w:r w:rsidRPr="0022640D" w:rsidDel="00CA031A">
          <w:delText xml:space="preserve"> a</w:delText>
        </w:r>
      </w:del>
      <w:r w:rsidRPr="0022640D">
        <w:t xml:space="preserve">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3231CDC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w:t>
      </w:r>
      <w:r w:rsidR="0027250C">
        <w:lastRenderedPageBreak/>
        <w:t>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628" w:author="Nick.Tolimieri [2]" w:date="2022-09-16T12:00:00Z">
        <w:r w:rsidDel="000C72E1">
          <w:delText xml:space="preserve"> (PerMANOVA, </w:delText>
        </w:r>
        <w:r w:rsidR="009A42A8" w:rsidDel="000C72E1">
          <w:delText>implemented via ‘adonis’ in</w:delText>
        </w:r>
      </w:del>
      <w:r w:rsidR="009A42A8">
        <w:t xml:space="preserve"> R</w:t>
      </w:r>
      <w:ins w:id="629" w:author="Nick.Tolimieri [2]"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7E00C0">
        <w:instrText xml:space="preserve"> ADDIN EN.CITE </w:instrText>
      </w:r>
      <w:r w:rsidR="007E00C0">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7E00C0">
        <w:instrText xml:space="preserve"> ADDIN EN.CITE.DATA </w:instrText>
      </w:r>
      <w:r w:rsidR="007E00C0">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fldChar w:fldCharType="begin"/>
      </w:r>
      <w:r w:rsidR="007E00C0">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CC96D71" w:rsidR="00471A3D" w:rsidRDefault="00EF0B3C">
      <w:pPr>
        <w:spacing w:before="120" w:after="120"/>
      </w:pPr>
      <w:r w:rsidRPr="001353FD">
        <w:t>In addition to focusing on broad taxonomic guilds, we</w:t>
      </w:r>
      <w:del w:id="630" w:author="Nick.Tolimieri" w:date="2022-09-13T14:00:00Z">
        <w:r w:rsidRPr="001353FD" w:rsidDel="001353FD">
          <w:delText xml:space="preserve"> focus</w:delText>
        </w:r>
        <w:r w:rsidR="00D60B7A" w:rsidRPr="001353FD" w:rsidDel="001353FD">
          <w:delText>ed</w:delText>
        </w:r>
      </w:del>
      <w:ins w:id="631" w:author="Nick.Tolimieri" w:date="2022-09-13T14:00:00Z">
        <w:r w:rsidR="001353FD" w:rsidRPr="00310026">
          <w:t xml:space="preserve"> examine</w:t>
        </w:r>
      </w:ins>
      <w:del w:id="632" w:author="Nick.Tolimieri"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7E00C0">
        <w:instrText xml:space="preserve"> ADDIN EN.CITE </w:instrText>
      </w:r>
      <w:r w:rsidR="007E00C0">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7E00C0">
        <w:instrText xml:space="preserve"> ADDIN EN.CITE.DATA </w:instrText>
      </w:r>
      <w:r w:rsidR="007E00C0">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002322">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7A65C5E9" w:rsidR="00471A3D" w:rsidRPr="00310026" w:rsidRDefault="00BA7345">
      <w:pPr>
        <w:spacing w:before="120" w:after="120"/>
        <w:rPr>
          <w:ins w:id="633" w:author="Nick.Tolimieri [2]" w:date="2022-09-26T13:00:00Z"/>
          <w:color w:val="000000" w:themeColor="text1"/>
        </w:rPr>
      </w:pPr>
      <w:ins w:id="634" w:author="Nick.Tolimieri" w:date="2022-10-03T10:32:00Z">
        <w:r w:rsidRPr="00310026">
          <w:rPr>
            <w:color w:val="000000" w:themeColor="text1"/>
          </w:rPr>
          <w:lastRenderedPageBreak/>
          <w:t xml:space="preserve">We assessed the relationship between total sea urchin density (summed across the three observed species, purple urchins </w:t>
        </w:r>
        <w:proofErr w:type="spellStart"/>
        <w:r w:rsidRPr="00310026">
          <w:rPr>
            <w:i/>
            <w:color w:val="000000" w:themeColor="text1"/>
          </w:rPr>
          <w:t>Strongylocentrotus</w:t>
        </w:r>
        <w:proofErr w:type="spellEnd"/>
        <w:r w:rsidRPr="00310026">
          <w:rPr>
            <w:i/>
            <w:color w:val="000000" w:themeColor="text1"/>
          </w:rPr>
          <w:t xml:space="preserve"> </w:t>
        </w:r>
        <w:proofErr w:type="spellStart"/>
        <w:r w:rsidRPr="00310026">
          <w:rPr>
            <w:i/>
            <w:color w:val="000000" w:themeColor="text1"/>
          </w:rPr>
          <w:t>purpuratus</w:t>
        </w:r>
        <w:proofErr w:type="spellEnd"/>
        <w:r w:rsidRPr="00310026">
          <w:rPr>
            <w:color w:val="000000" w:themeColor="text1"/>
          </w:rPr>
          <w:t xml:space="preserve">, green urchins </w:t>
        </w:r>
        <w:r w:rsidRPr="00310026">
          <w:rPr>
            <w:i/>
            <w:color w:val="000000" w:themeColor="text1"/>
          </w:rPr>
          <w:t xml:space="preserve">S. </w:t>
        </w:r>
        <w:proofErr w:type="spellStart"/>
        <w:r w:rsidRPr="00310026">
          <w:rPr>
            <w:i/>
            <w:color w:val="000000" w:themeColor="text1"/>
          </w:rPr>
          <w:t>droebachiensis</w:t>
        </w:r>
        <w:proofErr w:type="spellEnd"/>
        <w:r w:rsidRPr="00310026">
          <w:rPr>
            <w:i/>
            <w:color w:val="000000" w:themeColor="text1"/>
          </w:rPr>
          <w:t>,</w:t>
        </w:r>
        <w:r w:rsidRPr="00310026">
          <w:rPr>
            <w:color w:val="000000" w:themeColor="text1"/>
          </w:rPr>
          <w:t xml:space="preserve"> and red urchins </w:t>
        </w:r>
        <w:proofErr w:type="spellStart"/>
        <w:r w:rsidRPr="00310026">
          <w:rPr>
            <w:i/>
            <w:color w:val="000000" w:themeColor="text1"/>
          </w:rPr>
          <w:t>Mesocentrotus</w:t>
        </w:r>
        <w:proofErr w:type="spellEnd"/>
        <w:r w:rsidRPr="00310026">
          <w:rPr>
            <w:i/>
            <w:color w:val="000000" w:themeColor="text1"/>
          </w:rPr>
          <w:t xml:space="preserve"> </w:t>
        </w:r>
        <w:proofErr w:type="spellStart"/>
        <w:r w:rsidRPr="00310026">
          <w:rPr>
            <w:i/>
            <w:color w:val="000000" w:themeColor="text1"/>
          </w:rPr>
          <w:t>franciscanus</w:t>
        </w:r>
        <w:proofErr w:type="spellEnd"/>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ins>
      <w:del w:id="635" w:author="Nick.Tolimieri" w:date="2022-10-03T10:32:00Z">
        <w:r w:rsidR="007F7459" w:rsidRPr="00310026" w:rsidDel="00BA7345">
          <w:rPr>
            <w:color w:val="000000" w:themeColor="text1"/>
          </w:rPr>
          <w:delText>W</w:delText>
        </w:r>
        <w:r w:rsidR="00EF0B3C" w:rsidRPr="00310026" w:rsidDel="00BA7345">
          <w:rPr>
            <w:color w:val="000000" w:themeColor="text1"/>
          </w:rPr>
          <w:delText xml:space="preserve">e used </w:delText>
        </w:r>
      </w:del>
      <w:ins w:id="636" w:author="Nick.Tolimieri [2]" w:date="2022-09-16T12:18:00Z">
        <w:del w:id="637" w:author="Nick.Tolimieri" w:date="2022-10-03T10:32:00Z">
          <w:r w:rsidR="00EE2DCB" w:rsidRPr="00310026" w:rsidDel="00BA7345">
            <w:rPr>
              <w:color w:val="000000" w:themeColor="text1"/>
            </w:rPr>
            <w:delText xml:space="preserve">correlations and </w:delText>
          </w:r>
        </w:del>
      </w:ins>
      <w:del w:id="638" w:author="Nick.Tolimieri" w:date="2022-10-03T10:32:00Z">
        <w:r w:rsidR="00EF0B3C" w:rsidRPr="00310026" w:rsidDel="00BA7345">
          <w:rPr>
            <w:color w:val="000000" w:themeColor="text1"/>
          </w:rPr>
          <w:delText>linear regression to examine the relationship between urchins and kelp at multiple spatial scales.</w:delText>
        </w:r>
      </w:del>
      <w:r w:rsidR="00EF0B3C" w:rsidRPr="00310026">
        <w:rPr>
          <w:color w:val="000000" w:themeColor="text1"/>
        </w:rPr>
        <w:t xml:space="preserve"> As sea urchins are major herbivores in this system, we expected negative relationships between urchin and kelp abundance. </w:t>
      </w:r>
      <w:del w:id="639" w:author="Nick.Tolimieri" w:date="2022-10-03T10:32:00Z">
        <w:r w:rsidR="00EF0B3C" w:rsidRPr="00310026" w:rsidDel="00BA7345">
          <w:rPr>
            <w:color w:val="000000" w:themeColor="text1"/>
          </w:rPr>
          <w:delText xml:space="preserve">We assessed the relationship between total sea urchin density (summed across </w:delText>
        </w:r>
        <w:r w:rsidR="0027250C" w:rsidRPr="00310026" w:rsidDel="00BA7345">
          <w:rPr>
            <w:color w:val="000000" w:themeColor="text1"/>
          </w:rPr>
          <w:delText xml:space="preserve">the </w:delText>
        </w:r>
        <w:r w:rsidR="00EF0B3C" w:rsidRPr="00310026" w:rsidDel="00BA7345">
          <w:rPr>
            <w:color w:val="000000" w:themeColor="text1"/>
          </w:rPr>
          <w:delText xml:space="preserve">three observed species, </w:delText>
        </w:r>
        <w:r w:rsidR="00602104" w:rsidRPr="00310026" w:rsidDel="00BA7345">
          <w:rPr>
            <w:i/>
            <w:color w:val="000000" w:themeColor="text1"/>
          </w:rPr>
          <w:delText>Strongylocentrotus</w:delText>
        </w:r>
        <w:r w:rsidR="00EF0B3C" w:rsidRPr="00310026" w:rsidDel="00BA7345">
          <w:rPr>
            <w:i/>
            <w:color w:val="000000" w:themeColor="text1"/>
          </w:rPr>
          <w:delText xml:space="preserve"> purpuratus</w:delText>
        </w:r>
        <w:r w:rsidR="0034358B" w:rsidRPr="00310026" w:rsidDel="00BA7345">
          <w:rPr>
            <w:color w:val="000000" w:themeColor="text1"/>
          </w:rPr>
          <w:delText>,</w:delText>
        </w:r>
        <w:r w:rsidR="00EF0B3C" w:rsidRPr="00310026" w:rsidDel="00BA7345">
          <w:rPr>
            <w:color w:val="000000" w:themeColor="text1"/>
          </w:rPr>
          <w:delText xml:space="preserve"> </w:delText>
        </w:r>
        <w:r w:rsidR="00EF0B3C" w:rsidRPr="00310026" w:rsidDel="00BA7345">
          <w:rPr>
            <w:i/>
            <w:color w:val="000000" w:themeColor="text1"/>
          </w:rPr>
          <w:delText>S. droebachiensis</w:delText>
        </w:r>
        <w:r w:rsidR="0027250C" w:rsidRPr="00310026" w:rsidDel="00BA7345">
          <w:rPr>
            <w:i/>
            <w:color w:val="000000" w:themeColor="text1"/>
          </w:rPr>
          <w:delText>,</w:delText>
        </w:r>
        <w:r w:rsidR="00EF0B3C" w:rsidRPr="00310026" w:rsidDel="00BA7345">
          <w:rPr>
            <w:color w:val="000000" w:themeColor="text1"/>
          </w:rPr>
          <w:delText xml:space="preserve"> and </w:delText>
        </w:r>
        <w:r w:rsidR="00EF0B3C" w:rsidRPr="00310026" w:rsidDel="00BA7345">
          <w:rPr>
            <w:i/>
            <w:color w:val="000000" w:themeColor="text1"/>
          </w:rPr>
          <w:delText>Mesocentrotus franciscanus</w:delText>
        </w:r>
        <w:r w:rsidR="00EF0B3C" w:rsidRPr="00310026" w:rsidDel="00BA7345">
          <w:rPr>
            <w:color w:val="000000" w:themeColor="text1"/>
          </w:rPr>
          <w:delText>) and kelp</w:delText>
        </w:r>
        <w:r w:rsidR="00AC1EC9" w:rsidRPr="00310026" w:rsidDel="00BA7345">
          <w:rPr>
            <w:color w:val="000000" w:themeColor="text1"/>
          </w:rPr>
          <w:delText xml:space="preserve"> stipe density. </w:delText>
        </w:r>
      </w:del>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proofErr w:type="spellStart"/>
      <w:r w:rsidR="00EF0B3C" w:rsidRPr="00310026">
        <w:rPr>
          <w:i/>
          <w:color w:val="000000" w:themeColor="text1"/>
        </w:rPr>
        <w:t>Macrocystis</w:t>
      </w:r>
      <w:proofErr w:type="spellEnd"/>
      <w:r w:rsidR="00EF0B3C" w:rsidRPr="00310026">
        <w:rPr>
          <w:color w:val="000000" w:themeColor="text1"/>
        </w:rPr>
        <w:t xml:space="preserve"> and </w:t>
      </w:r>
      <w:proofErr w:type="spellStart"/>
      <w:r w:rsidR="00EF0B3C" w:rsidRPr="00310026">
        <w:rPr>
          <w:i/>
          <w:color w:val="000000" w:themeColor="text1"/>
        </w:rPr>
        <w:t>Nereocystis</w:t>
      </w:r>
      <w:proofErr w:type="spellEnd"/>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proofErr w:type="spellStart"/>
      <w:r w:rsidR="00EF0B3C" w:rsidRPr="00310026">
        <w:rPr>
          <w:i/>
          <w:color w:val="000000" w:themeColor="text1"/>
        </w:rPr>
        <w:t>Pterygophora</w:t>
      </w:r>
      <w:proofErr w:type="spellEnd"/>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w:t>
      </w:r>
      <w:proofErr w:type="spellStart"/>
      <w:r w:rsidR="003117B2" w:rsidRPr="00310026">
        <w:rPr>
          <w:color w:val="000000" w:themeColor="text1"/>
        </w:rPr>
        <w:t>stipitate</w:t>
      </w:r>
      <w:proofErr w:type="spellEnd"/>
      <w:r w:rsidR="003117B2" w:rsidRPr="00310026">
        <w:rPr>
          <w:color w:val="000000" w:themeColor="text1"/>
        </w:rPr>
        <w:t xml:space="preserv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640" w:author="Nick.Tolimieri [2]" w:date="2022-09-26T12:59:00Z">
        <w:r w:rsidR="00157C74" w:rsidRPr="00310026">
          <w:rPr>
            <w:color w:val="000000" w:themeColor="text1"/>
          </w:rPr>
          <w:t xml:space="preserve"> For </w:t>
        </w:r>
        <w:proofErr w:type="spellStart"/>
        <w:r w:rsidR="00157C74" w:rsidRPr="00310026">
          <w:rPr>
            <w:color w:val="000000" w:themeColor="text1"/>
          </w:rPr>
          <w:t>Tatoosh</w:t>
        </w:r>
        <w:proofErr w:type="spellEnd"/>
        <w:r w:rsidR="00157C74" w:rsidRPr="00310026">
          <w:rPr>
            <w:color w:val="000000" w:themeColor="text1"/>
          </w:rPr>
          <w:t xml:space="preserve"> Island, </w:t>
        </w:r>
      </w:ins>
      <w:ins w:id="641" w:author="Nick.Tolimieri [2]" w:date="2022-09-26T13:09:00Z">
        <w:r w:rsidR="007C5F12" w:rsidRPr="00310026">
          <w:rPr>
            <w:color w:val="000000" w:themeColor="text1"/>
          </w:rPr>
          <w:t xml:space="preserve">the only site with substantial numbers of and variability in urchins, </w:t>
        </w:r>
      </w:ins>
      <w:ins w:id="642" w:author="Nick.Tolimieri [2]" w:date="2022-09-26T13:01:00Z">
        <w:r w:rsidR="00157C74" w:rsidRPr="00310026">
          <w:rPr>
            <w:color w:val="000000" w:themeColor="text1"/>
          </w:rPr>
          <w:t xml:space="preserve">we also fit a random-effects-within-between model </w:t>
        </w:r>
      </w:ins>
      <w:r w:rsidR="00157C74" w:rsidRPr="00310026">
        <w:rPr>
          <w:color w:val="000000" w:themeColor="text1"/>
        </w:rPr>
        <w:fldChar w:fldCharType="begin"/>
      </w:r>
      <w:r w:rsidR="007E00C0">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ins w:id="643" w:author="Nick.Tolimieri [2]" w:date="2022-09-26T13:15:00Z">
        <w:r w:rsidR="002458CF" w:rsidRPr="00310026">
          <w:rPr>
            <w:color w:val="000000" w:themeColor="text1"/>
          </w:rPr>
          <w:t xml:space="preserve"> to account for differing relationships between urchin density and kelp density within and between depths, areas, and years</w:t>
        </w:r>
      </w:ins>
      <w:ins w:id="644" w:author="Nick.Tolimieri" w:date="2022-09-27T10:38:00Z">
        <w:r w:rsidR="00D33100" w:rsidRPr="00310026">
          <w:rPr>
            <w:color w:val="000000" w:themeColor="text1"/>
          </w:rPr>
          <w:t>. Because</w:t>
        </w:r>
      </w:ins>
      <w:ins w:id="645" w:author="Nick.Tolimieri" w:date="2022-09-27T10:40:00Z">
        <w:r w:rsidR="009168F6" w:rsidRPr="00310026">
          <w:rPr>
            <w:color w:val="000000" w:themeColor="text1"/>
          </w:rPr>
          <w:t xml:space="preserve"> transects were not uniquely identifiable across years, </w:t>
        </w:r>
      </w:ins>
      <w:ins w:id="646" w:author="Nick.Tolimieri" w:date="2022-09-27T10:43:00Z">
        <w:r w:rsidR="009168F6" w:rsidRPr="00310026">
          <w:rPr>
            <w:color w:val="000000" w:themeColor="text1"/>
          </w:rPr>
          <w:t>the model focuses on depth x area x year</w:t>
        </w:r>
      </w:ins>
      <w:ins w:id="647" w:author="Nick.Tolimieri" w:date="2022-09-27T10:44:00Z">
        <w:r w:rsidR="009168F6" w:rsidRPr="00310026">
          <w:rPr>
            <w:color w:val="000000" w:themeColor="text1"/>
          </w:rPr>
          <w:t xml:space="preserve">: </w:t>
        </w:r>
      </w:ins>
      <w:ins w:id="648" w:author="Nick.Tolimieri" w:date="2022-09-27T10:38:00Z">
        <w:r w:rsidR="00D33100" w:rsidRPr="00310026">
          <w:rPr>
            <w:color w:val="000000" w:themeColor="text1"/>
          </w:rPr>
          <w:t xml:space="preserve"> </w:t>
        </w:r>
      </w:ins>
    </w:p>
    <w:p w14:paraId="69AB3710" w14:textId="2AB8171E" w:rsidR="00157C74" w:rsidRPr="00310026" w:rsidRDefault="00026BF7" w:rsidP="00310026">
      <w:pPr>
        <w:spacing w:before="120" w:after="120"/>
        <w:ind w:left="720" w:right="1080" w:firstLine="0"/>
        <w:jc w:val="center"/>
        <w:rPr>
          <w:b/>
          <w:i/>
        </w:rPr>
      </w:pPr>
      <m:oMath>
        <m:sSub>
          <m:sSubPr>
            <m:ctrlPr>
              <w:ins w:id="649" w:author="Nick.Tolimieri [2]" w:date="2022-09-26T13:00:00Z">
                <w:rPr>
                  <w:rFonts w:ascii="Cambria Math" w:hAnsi="Cambria Math"/>
                  <w:i/>
                </w:rPr>
              </w:ins>
            </m:ctrlPr>
          </m:sSubPr>
          <m:e>
            <m:r>
              <w:ins w:id="650" w:author="Nick.Tolimieri [2]" w:date="2022-09-26T13:00:00Z">
                <w:rPr>
                  <w:rFonts w:ascii="Cambria Math" w:hAnsi="Cambria Math"/>
                </w:rPr>
                <m:t>y</m:t>
              </w:ins>
            </m:r>
          </m:e>
          <m:sub>
            <m:r>
              <w:ins w:id="651" w:author="Nick.Tolimieri [2]" w:date="2022-09-26T13:00:00Z">
                <w:rPr>
                  <w:rFonts w:ascii="Cambria Math" w:hAnsi="Cambria Math"/>
                </w:rPr>
                <m:t>daty</m:t>
              </w:ins>
            </m:r>
          </m:sub>
        </m:sSub>
        <m:r>
          <w:ins w:id="652" w:author="Nick.Tolimieri [2]" w:date="2022-09-26T13:00:00Z">
            <w:rPr>
              <w:rFonts w:ascii="Cambria Math" w:hAnsi="Cambria Math"/>
            </w:rPr>
            <m:t>=μ+</m:t>
          </w:ins>
        </m:r>
        <m:sSub>
          <m:sSubPr>
            <m:ctrlPr>
              <w:ins w:id="653" w:author="Nick.Tolimieri [2]" w:date="2022-09-26T13:00:00Z">
                <w:rPr>
                  <w:rFonts w:ascii="Cambria Math" w:hAnsi="Cambria Math"/>
                  <w:i/>
                </w:rPr>
              </w:ins>
            </m:ctrlPr>
          </m:sSubPr>
          <m:e>
            <m:r>
              <w:ins w:id="654" w:author="Nick.Tolimieri [2]" w:date="2022-09-26T13:00:00Z">
                <w:rPr>
                  <w:rFonts w:ascii="Cambria Math" w:hAnsi="Cambria Math"/>
                </w:rPr>
                <m:t>β</m:t>
              </w:ins>
            </m:r>
          </m:e>
          <m:sub>
            <m:r>
              <w:ins w:id="655" w:author="Nick.Tolimieri [2]" w:date="2022-09-26T13:00:00Z">
                <w:rPr>
                  <w:rFonts w:ascii="Cambria Math" w:hAnsi="Cambria Math"/>
                </w:rPr>
                <m:t>d</m:t>
              </w:ins>
            </m:r>
          </m:sub>
        </m:sSub>
        <m:r>
          <w:ins w:id="656" w:author="Nick.Tolimieri [2]" w:date="2022-09-26T13:00:00Z">
            <w:rPr>
              <w:rFonts w:ascii="Cambria Math" w:hAnsi="Cambria Math"/>
            </w:rPr>
            <m:t>+</m:t>
          </w:ins>
        </m:r>
        <m:sSub>
          <m:sSubPr>
            <m:ctrlPr>
              <w:ins w:id="657" w:author="Nick.Tolimieri [2]" w:date="2022-09-26T13:00:00Z">
                <w:rPr>
                  <w:rFonts w:ascii="Cambria Math" w:hAnsi="Cambria Math"/>
                  <w:i/>
                </w:rPr>
              </w:ins>
            </m:ctrlPr>
          </m:sSubPr>
          <m:e>
            <m:r>
              <w:ins w:id="658" w:author="Nick.Tolimieri [2]" w:date="2022-09-26T13:00:00Z">
                <w:rPr>
                  <w:rFonts w:ascii="Cambria Math" w:hAnsi="Cambria Math"/>
                </w:rPr>
                <m:t>β</m:t>
              </w:ins>
            </m:r>
          </m:e>
          <m:sub>
            <m:r>
              <w:ins w:id="659" w:author="Nick.Tolimieri [2]" w:date="2022-09-26T13:00:00Z">
                <w:rPr>
                  <w:rFonts w:ascii="Cambria Math" w:hAnsi="Cambria Math"/>
                </w:rPr>
                <m:t>a</m:t>
              </w:ins>
            </m:r>
          </m:sub>
        </m:sSub>
        <m:r>
          <w:ins w:id="660" w:author="Nick.Tolimieri [2]" w:date="2022-09-26T13:00:00Z">
            <w:rPr>
              <w:rFonts w:ascii="Cambria Math" w:hAnsi="Cambria Math"/>
            </w:rPr>
            <m:t>+</m:t>
          </w:ins>
        </m:r>
        <m:sSub>
          <m:sSubPr>
            <m:ctrlPr>
              <w:ins w:id="661" w:author="Nick.Tolimieri [2]" w:date="2022-09-26T13:00:00Z">
                <w:rPr>
                  <w:rFonts w:ascii="Cambria Math" w:hAnsi="Cambria Math"/>
                  <w:i/>
                </w:rPr>
              </w:ins>
            </m:ctrlPr>
          </m:sSubPr>
          <m:e>
            <m:r>
              <w:ins w:id="662" w:author="Nick.Tolimieri [2]" w:date="2022-09-26T13:00:00Z">
                <w:rPr>
                  <w:rFonts w:ascii="Cambria Math" w:hAnsi="Cambria Math"/>
                </w:rPr>
                <m:t>β</m:t>
              </w:ins>
            </m:r>
          </m:e>
          <m:sub>
            <m:r>
              <w:ins w:id="663" w:author="Nick.Tolimieri [2]" w:date="2022-09-26T13:00:00Z">
                <w:rPr>
                  <w:rFonts w:ascii="Cambria Math" w:hAnsi="Cambria Math"/>
                </w:rPr>
                <m:t>y</m:t>
              </w:ins>
            </m:r>
          </m:sub>
        </m:sSub>
        <m:r>
          <w:ins w:id="664" w:author="Nick.Tolimieri [2]" w:date="2022-09-26T13:00:00Z">
            <w:rPr>
              <w:rFonts w:ascii="Cambria Math" w:hAnsi="Cambria Math"/>
            </w:rPr>
            <m:t>+</m:t>
          </w:ins>
        </m:r>
        <m:sSub>
          <m:sSubPr>
            <m:ctrlPr>
              <w:ins w:id="665" w:author="Nick.Tolimieri [2]" w:date="2022-09-26T13:00:00Z">
                <w:rPr>
                  <w:rFonts w:ascii="Cambria Math" w:hAnsi="Cambria Math"/>
                  <w:i/>
                </w:rPr>
              </w:ins>
            </m:ctrlPr>
          </m:sSubPr>
          <m:e>
            <m:r>
              <w:ins w:id="666" w:author="Nick.Tolimieri [2]" w:date="2022-09-26T13:00:00Z">
                <w:rPr>
                  <w:rFonts w:ascii="Cambria Math" w:hAnsi="Cambria Math"/>
                </w:rPr>
                <m:t>γ</m:t>
              </w:ins>
            </m:r>
          </m:e>
          <m:sub>
            <m:r>
              <w:ins w:id="667" w:author="Nick.Tolimieri [2]" w:date="2022-09-26T13:00:00Z">
                <w:rPr>
                  <w:rFonts w:ascii="Cambria Math" w:hAnsi="Cambria Math"/>
                </w:rPr>
                <m:t>1</m:t>
              </w:ins>
            </m:r>
          </m:sub>
        </m:sSub>
        <m:d>
          <m:dPr>
            <m:ctrlPr>
              <w:ins w:id="668" w:author="Nick.Tolimieri [2]" w:date="2022-09-26T13:00:00Z">
                <w:rPr>
                  <w:rFonts w:ascii="Cambria Math" w:hAnsi="Cambria Math"/>
                  <w:i/>
                </w:rPr>
              </w:ins>
            </m:ctrlPr>
          </m:dPr>
          <m:e>
            <m:sSub>
              <m:sSubPr>
                <m:ctrlPr>
                  <w:ins w:id="669" w:author="Nick.Tolimieri [2]" w:date="2022-09-26T13:00:00Z">
                    <w:rPr>
                      <w:rFonts w:ascii="Cambria Math" w:hAnsi="Cambria Math"/>
                      <w:i/>
                    </w:rPr>
                  </w:ins>
                </m:ctrlPr>
              </m:sSubPr>
              <m:e>
                <m:acc>
                  <m:accPr>
                    <m:chr m:val="̅"/>
                    <m:ctrlPr>
                      <w:ins w:id="670" w:author="Nick.Tolimieri [2]" w:date="2022-09-26T13:00:00Z">
                        <w:rPr>
                          <w:rFonts w:ascii="Cambria Math" w:hAnsi="Cambria Math"/>
                          <w:i/>
                        </w:rPr>
                      </w:ins>
                    </m:ctrlPr>
                  </m:accPr>
                  <m:e>
                    <m:r>
                      <w:ins w:id="671" w:author="Nick.Tolimieri [2]" w:date="2022-09-26T13:00:00Z">
                        <w:rPr>
                          <w:rFonts w:ascii="Cambria Math" w:hAnsi="Cambria Math"/>
                        </w:rPr>
                        <m:t>x</m:t>
                      </w:ins>
                    </m:r>
                  </m:e>
                </m:acc>
              </m:e>
              <m:sub>
                <m:r>
                  <w:ins w:id="672" w:author="Nick.Tolimieri [2]" w:date="2022-09-26T13:00:00Z">
                    <w:rPr>
                      <w:rFonts w:ascii="Cambria Math" w:hAnsi="Cambria Math"/>
                    </w:rPr>
                    <m:t>day</m:t>
                  </w:ins>
                </m:r>
              </m:sub>
            </m:sSub>
            <m:r>
              <w:ins w:id="673" w:author="Nick.Tolimieri [2]" w:date="2022-09-26T13:00:00Z">
                <w:rPr>
                  <w:rFonts w:ascii="Cambria Math" w:hAnsi="Cambria Math"/>
                </w:rPr>
                <m:t>-</m:t>
              </w:ins>
            </m:r>
            <m:sSub>
              <m:sSubPr>
                <m:ctrlPr>
                  <w:ins w:id="674" w:author="Nick.Tolimieri [2]" w:date="2022-09-26T13:00:00Z">
                    <w:rPr>
                      <w:rFonts w:ascii="Cambria Math" w:hAnsi="Cambria Math"/>
                      <w:i/>
                    </w:rPr>
                  </w:ins>
                </m:ctrlPr>
              </m:sSubPr>
              <m:e>
                <m:acc>
                  <m:accPr>
                    <m:chr m:val="̅"/>
                    <m:ctrlPr>
                      <w:ins w:id="675" w:author="Nick.Tolimieri [2]" w:date="2022-09-26T13:00:00Z">
                        <w:rPr>
                          <w:rFonts w:ascii="Cambria Math" w:hAnsi="Cambria Math"/>
                          <w:i/>
                        </w:rPr>
                      </w:ins>
                    </m:ctrlPr>
                  </m:accPr>
                  <m:e>
                    <m:r>
                      <w:ins w:id="676" w:author="Nick.Tolimieri [2]" w:date="2022-09-26T13:00:00Z">
                        <w:rPr>
                          <w:rFonts w:ascii="Cambria Math" w:hAnsi="Cambria Math"/>
                        </w:rPr>
                        <m:t>x</m:t>
                      </w:ins>
                    </m:r>
                  </m:e>
                </m:acc>
              </m:e>
              <m:sub>
                <m:r>
                  <w:ins w:id="677" w:author="Nick.Tolimieri [2]" w:date="2022-09-26T13:00:00Z">
                    <w:rPr>
                      <w:rFonts w:ascii="Cambria Math" w:hAnsi="Cambria Math"/>
                    </w:rPr>
                    <m:t>da</m:t>
                  </w:ins>
                </m:r>
              </m:sub>
            </m:sSub>
          </m:e>
        </m:d>
        <m:r>
          <w:ins w:id="678" w:author="Nick.Tolimieri [2]" w:date="2022-09-26T13:00:00Z">
            <w:rPr>
              <w:rFonts w:ascii="Cambria Math" w:hAnsi="Cambria Math"/>
            </w:rPr>
            <m:t>+</m:t>
          </w:ins>
        </m:r>
        <m:sSub>
          <m:sSubPr>
            <m:ctrlPr>
              <w:ins w:id="679" w:author="Nick.Tolimieri [2]" w:date="2022-09-26T13:00:00Z">
                <w:rPr>
                  <w:rFonts w:ascii="Cambria Math" w:hAnsi="Cambria Math"/>
                  <w:i/>
                </w:rPr>
              </w:ins>
            </m:ctrlPr>
          </m:sSubPr>
          <m:e>
            <m:r>
              <w:ins w:id="680" w:author="Nick.Tolimieri [2]" w:date="2022-09-26T13:00:00Z">
                <w:rPr>
                  <w:rFonts w:ascii="Cambria Math" w:hAnsi="Cambria Math"/>
                </w:rPr>
                <m:t>γ</m:t>
              </w:ins>
            </m:r>
          </m:e>
          <m:sub>
            <m:r>
              <w:ins w:id="681" w:author="Nick.Tolimieri [2]" w:date="2022-09-26T13:00:00Z">
                <w:rPr>
                  <w:rFonts w:ascii="Cambria Math" w:hAnsi="Cambria Math"/>
                </w:rPr>
                <m:t>2</m:t>
              </w:ins>
            </m:r>
          </m:sub>
        </m:sSub>
        <m:sSub>
          <m:sSubPr>
            <m:ctrlPr>
              <w:ins w:id="682" w:author="Nick.Tolimieri [2]" w:date="2022-09-26T13:00:00Z">
                <w:rPr>
                  <w:rFonts w:ascii="Cambria Math" w:hAnsi="Cambria Math"/>
                  <w:i/>
                </w:rPr>
              </w:ins>
            </m:ctrlPr>
          </m:sSubPr>
          <m:e>
            <m:r>
              <w:ins w:id="683" w:author="Nick.Tolimieri [2]" w:date="2022-09-26T13:00:00Z">
                <w:rPr>
                  <w:rFonts w:ascii="Cambria Math" w:hAnsi="Cambria Math"/>
                </w:rPr>
                <m:t>x</m:t>
              </w:ins>
            </m:r>
          </m:e>
          <m:sub>
            <m:r>
              <w:ins w:id="684" w:author="Nick.Tolimieri [2]" w:date="2022-09-26T13:00:00Z">
                <w:rPr>
                  <w:rFonts w:ascii="Cambria Math" w:hAnsi="Cambria Math"/>
                </w:rPr>
                <m:t>da</m:t>
              </w:ins>
            </m:r>
          </m:sub>
        </m:sSub>
        <m:r>
          <w:ins w:id="685" w:author="Nick.Tolimieri [2]" w:date="2022-09-26T13:00:00Z">
            <w:rPr>
              <w:rFonts w:ascii="Cambria Math" w:hAnsi="Cambria Math"/>
            </w:rPr>
            <m:t>+</m:t>
          </w:ins>
        </m:r>
        <m:sSub>
          <m:sSubPr>
            <m:ctrlPr>
              <w:ins w:id="686" w:author="Nick.Tolimieri [2]" w:date="2022-09-26T13:00:00Z">
                <w:rPr>
                  <w:rFonts w:ascii="Cambria Math" w:hAnsi="Cambria Math"/>
                  <w:i/>
                </w:rPr>
              </w:ins>
            </m:ctrlPr>
          </m:sSubPr>
          <m:e>
            <m:r>
              <w:ins w:id="687" w:author="Nick.Tolimieri [2]" w:date="2022-09-26T13:00:00Z">
                <w:rPr>
                  <w:rFonts w:ascii="Cambria Math" w:hAnsi="Cambria Math"/>
                </w:rPr>
                <m:t>γ</m:t>
              </w:ins>
            </m:r>
          </m:e>
          <m:sub>
            <m:r>
              <w:ins w:id="688" w:author="Nick.Tolimieri [2]" w:date="2022-09-26T13:00:00Z">
                <w:rPr>
                  <w:rFonts w:ascii="Cambria Math" w:hAnsi="Cambria Math"/>
                </w:rPr>
                <m:t>3</m:t>
              </w:ins>
            </m:r>
          </m:sub>
        </m:sSub>
        <m:d>
          <m:dPr>
            <m:ctrlPr>
              <w:ins w:id="689" w:author="Nick.Tolimieri [2]" w:date="2022-09-26T13:00:00Z">
                <w:rPr>
                  <w:rFonts w:ascii="Cambria Math" w:hAnsi="Cambria Math"/>
                  <w:i/>
                </w:rPr>
              </w:ins>
            </m:ctrlPr>
          </m:dPr>
          <m:e>
            <m:sSub>
              <m:sSubPr>
                <m:ctrlPr>
                  <w:ins w:id="690" w:author="Nick.Tolimieri [2]" w:date="2022-09-26T13:00:00Z">
                    <w:rPr>
                      <w:rFonts w:ascii="Cambria Math" w:hAnsi="Cambria Math"/>
                      <w:i/>
                    </w:rPr>
                  </w:ins>
                </m:ctrlPr>
              </m:sSubPr>
              <m:e>
                <m:r>
                  <w:ins w:id="691" w:author="Nick.Tolimieri [2]" w:date="2022-09-26T13:00:00Z">
                    <w:rPr>
                      <w:rFonts w:ascii="Cambria Math" w:hAnsi="Cambria Math"/>
                    </w:rPr>
                    <m:t>x</m:t>
                  </w:ins>
                </m:r>
              </m:e>
              <m:sub>
                <m:r>
                  <w:ins w:id="692" w:author="Nick.Tolimieri [2]" w:date="2022-09-26T13:00:00Z">
                    <w:rPr>
                      <w:rFonts w:ascii="Cambria Math" w:hAnsi="Cambria Math"/>
                    </w:rPr>
                    <m:t>daty</m:t>
                  </w:ins>
                </m:r>
              </m:sub>
            </m:sSub>
            <m:r>
              <w:ins w:id="693" w:author="Nick.Tolimieri [2]" w:date="2022-09-26T13:00:00Z">
                <w:rPr>
                  <w:rFonts w:ascii="Cambria Math" w:hAnsi="Cambria Math"/>
                </w:rPr>
                <m:t>-</m:t>
              </w:ins>
            </m:r>
            <m:sSub>
              <m:sSubPr>
                <m:ctrlPr>
                  <w:ins w:id="694" w:author="Nick.Tolimieri [2]" w:date="2022-09-26T13:00:00Z">
                    <w:rPr>
                      <w:rFonts w:ascii="Cambria Math" w:hAnsi="Cambria Math"/>
                      <w:i/>
                    </w:rPr>
                  </w:ins>
                </m:ctrlPr>
              </m:sSubPr>
              <m:e>
                <m:acc>
                  <m:accPr>
                    <m:chr m:val="̅"/>
                    <m:ctrlPr>
                      <w:ins w:id="695" w:author="Nick.Tolimieri [2]" w:date="2022-09-26T13:00:00Z">
                        <w:rPr>
                          <w:rFonts w:ascii="Cambria Math" w:hAnsi="Cambria Math"/>
                          <w:i/>
                        </w:rPr>
                      </w:ins>
                    </m:ctrlPr>
                  </m:accPr>
                  <m:e>
                    <m:r>
                      <w:ins w:id="696" w:author="Nick.Tolimieri [2]" w:date="2022-09-26T13:00:00Z">
                        <w:rPr>
                          <w:rFonts w:ascii="Cambria Math" w:hAnsi="Cambria Math"/>
                        </w:rPr>
                        <m:t>x</m:t>
                      </w:ins>
                    </m:r>
                  </m:e>
                </m:acc>
              </m:e>
              <m:sub>
                <m:r>
                  <w:ins w:id="697" w:author="Nick.Tolimieri [2]" w:date="2022-09-26T13:00:00Z">
                    <w:rPr>
                      <w:rFonts w:ascii="Cambria Math" w:hAnsi="Cambria Math"/>
                    </w:rPr>
                    <m:t>day</m:t>
                  </w:ins>
                </m:r>
              </m:sub>
            </m:sSub>
          </m:e>
        </m:d>
        <m:sSub>
          <m:sSubPr>
            <m:ctrlPr>
              <w:ins w:id="698" w:author="Nick.Tolimieri [2]" w:date="2022-09-26T13:00:00Z">
                <w:rPr>
                  <w:rFonts w:ascii="Cambria Math" w:hAnsi="Cambria Math"/>
                  <w:i/>
                </w:rPr>
              </w:ins>
            </m:ctrlPr>
          </m:sSubPr>
          <m:e>
            <m:r>
              <w:ins w:id="699" w:author="Nick.Tolimieri [2]" w:date="2022-09-26T14:41:00Z">
                <w:rPr>
                  <w:rFonts w:ascii="Cambria Math" w:hAnsi="Cambria Math"/>
                </w:rPr>
                <m:t>+</m:t>
              </w:ins>
            </m:r>
            <m:r>
              <w:ins w:id="700" w:author="Nick.Tolimieri [2]" w:date="2022-09-26T13:00:00Z">
                <w:rPr>
                  <w:rFonts w:ascii="Cambria Math" w:hAnsi="Cambria Math"/>
                </w:rPr>
                <m:t>ε</m:t>
              </w:ins>
            </m:r>
          </m:e>
          <m:sub>
            <m:r>
              <w:ins w:id="701" w:author="Nick.Tolimieri [2]" w:date="2022-09-26T14:41:00Z">
                <w:rPr>
                  <w:rFonts w:ascii="Cambria Math" w:hAnsi="Cambria Math"/>
                </w:rPr>
                <m:t>dayt0</m:t>
              </w:ins>
            </m:r>
          </m:sub>
        </m:sSub>
      </m:oMath>
      <w:ins w:id="702" w:author="Nick.Tolimieri [2]" w:date="2022-09-26T13:09:00Z">
        <w:r w:rsidR="007C5F12">
          <w:rPr>
            <w:i/>
          </w:rPr>
          <w:t>,</w:t>
        </w:r>
      </w:ins>
    </w:p>
    <w:p w14:paraId="4978B61A" w14:textId="483DE4A4" w:rsidR="00157C74" w:rsidRPr="002458CF" w:rsidRDefault="00157C74">
      <w:pPr>
        <w:spacing w:before="120" w:after="120"/>
        <w:rPr>
          <w:ins w:id="703" w:author="Nick.Tolimieri [2]" w:date="2022-09-26T13:00:00Z"/>
        </w:rPr>
      </w:pPr>
      <w:ins w:id="704" w:author="Nick.Tolimieri [2]" w:date="2022-09-26T13:00:00Z">
        <w:r>
          <w:t xml:space="preserve">where </w:t>
        </w:r>
        <w:r>
          <w:rPr>
            <w:i/>
          </w:rPr>
          <w:t>y</w:t>
        </w:r>
      </w:ins>
      <w:ins w:id="705" w:author="Nick.Tolimieri" w:date="2022-10-11T15:24:00Z">
        <w:r w:rsidR="00026BF7" w:rsidRPr="00026BF7">
          <w:t xml:space="preserve"> is</w:t>
        </w:r>
      </w:ins>
      <w:ins w:id="706" w:author="Nick.Tolimieri [2]" w:date="2022-09-26T13:00:00Z">
        <w:r w:rsidRPr="00026BF7">
          <w:t xml:space="preserve"> </w:t>
        </w:r>
        <w:r>
          <w:t xml:space="preserve">kelp density, </w:t>
        </w:r>
      </w:ins>
      <w:ins w:id="707" w:author="Nick.Tolimieri [2]" w:date="2022-09-26T13:07:00Z">
        <w:r w:rsidR="002B12CA">
          <w:rPr>
            <w:i/>
          </w:rPr>
          <w:t>x</w:t>
        </w:r>
        <w:r w:rsidR="002B12CA" w:rsidRPr="00310026">
          <w:t xml:space="preserve"> is urchin density, and</w:t>
        </w:r>
      </w:ins>
      <w:ins w:id="708" w:author="Nick.Tolimieri [2]" w:date="2022-09-26T13:00:00Z">
        <w:r>
          <w:rPr>
            <w:i/>
          </w:rPr>
          <w:t xml:space="preserve"> </w:t>
        </w:r>
      </w:ins>
      <w:ins w:id="709" w:author="Nick.Tolimieri" w:date="2022-10-11T15:24:00Z">
        <w:r w:rsidR="00026BF7">
          <w:rPr>
            <w:i/>
          </w:rPr>
          <w:t xml:space="preserve">d </w:t>
        </w:r>
      </w:ins>
      <w:ins w:id="710" w:author="Nick.Tolimieri [2]" w:date="2022-09-26T13:00:00Z">
        <w:r>
          <w:t xml:space="preserve">is depth, </w:t>
        </w:r>
        <w:r>
          <w:rPr>
            <w:i/>
          </w:rPr>
          <w:t xml:space="preserve">a </w:t>
        </w:r>
        <w:r>
          <w:t xml:space="preserve">is area, </w:t>
        </w:r>
      </w:ins>
      <w:ins w:id="711" w:author="Nick.Tolimieri [2]" w:date="2022-09-26T13:01:00Z">
        <w:r>
          <w:rPr>
            <w:i/>
          </w:rPr>
          <w:t xml:space="preserve">y </w:t>
        </w:r>
        <w:r>
          <w:t xml:space="preserve">is year and </w:t>
        </w:r>
        <w:r>
          <w:rPr>
            <w:i/>
          </w:rPr>
          <w:t xml:space="preserve">t </w:t>
        </w:r>
        <w:r>
          <w:t xml:space="preserve">is transect. </w:t>
        </w:r>
      </w:ins>
      <w:ins w:id="712" w:author="Nick.Tolimieri [2]" w:date="2022-09-26T13:33:00Z">
        <w:r w:rsidR="006B57F6">
          <w:t xml:space="preserve">Models for </w:t>
        </w:r>
        <w:proofErr w:type="spellStart"/>
        <w:r w:rsidR="006B57F6">
          <w:t>Nereocystis</w:t>
        </w:r>
        <w:proofErr w:type="spellEnd"/>
        <w:r w:rsidR="006B57F6">
          <w:t xml:space="preserve"> and </w:t>
        </w:r>
        <w:proofErr w:type="spellStart"/>
        <w:r w:rsidR="006B57F6">
          <w:t>Pterygophora</w:t>
        </w:r>
        <w:proofErr w:type="spellEnd"/>
        <w:r w:rsidR="006B57F6">
          <w:t xml:space="preserve"> were fit using the </w:t>
        </w:r>
      </w:ins>
      <w:ins w:id="713" w:author="Nick.Tolimieri" w:date="2022-10-11T13:15:00Z">
        <w:r w:rsidR="004927EF">
          <w:t>‘</w:t>
        </w:r>
      </w:ins>
      <w:ins w:id="714" w:author="Nick.Tolimieri [2]" w:date="2022-09-26T13:33:00Z">
        <w:r w:rsidR="006B57F6">
          <w:t>lme</w:t>
        </w:r>
      </w:ins>
      <w:ins w:id="715" w:author="Nick.Tolimieri [2]" w:date="2022-09-26T13:36:00Z">
        <w:r w:rsidR="006B57F6">
          <w:t>4</w:t>
        </w:r>
      </w:ins>
      <w:ins w:id="716" w:author="Nick.Tolimieri" w:date="2022-10-11T13:15:00Z">
        <w:r w:rsidR="004927EF">
          <w:t>’</w:t>
        </w:r>
      </w:ins>
      <w:ins w:id="717" w:author="Nick.Tolimieri [2]" w:date="2022-09-26T13:33:00Z">
        <w:r w:rsidR="006B57F6">
          <w:t xml:space="preserve"> package in R</w:t>
        </w:r>
      </w:ins>
      <w:ins w:id="718" w:author="Nick.Tolimieri [2]" w:date="2022-09-26T13:36:00Z">
        <w:r w:rsidR="006B57F6">
          <w:t xml:space="preserve"> </w:t>
        </w:r>
      </w:ins>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ins w:id="719" w:author="Nick.Tolimieri [2]" w:date="2022-09-26T13:33:00Z">
        <w:r w:rsidR="006B57F6">
          <w:t xml:space="preserve">. </w:t>
        </w:r>
      </w:ins>
      <w:ins w:id="720" w:author="Nick.Tolimieri [2]" w:date="2022-09-26T14:33:00Z">
        <w:r w:rsidR="00BB4B2E">
          <w:t>The differenced terms</w:t>
        </w:r>
      </w:ins>
      <w:ins w:id="721" w:author="Nick.Tolimieri [2]" w:date="2022-09-26T14:34:00Z">
        <w:r w:rsidR="00BB4B2E">
          <w:t xml:space="preserve"> </w:t>
        </w:r>
      </w:ins>
      <w:ins w:id="722" w:author="Nick.Tolimieri [2]" w:date="2022-09-26T14:39:00Z">
        <w:r w:rsidR="00BB4B2E">
          <w:t>represent random</w:t>
        </w:r>
      </w:ins>
      <w:ins w:id="723" w:author="Nick.Tolimieri" w:date="2022-10-11T13:16:00Z">
        <w:r w:rsidR="009B30BF">
          <w:t xml:space="preserve"> slopes</w:t>
        </w:r>
        <w:r w:rsidR="00C87580">
          <w:t>; w</w:t>
        </w:r>
      </w:ins>
      <w:ins w:id="724" w:author="Nick.Tolimieri" w:date="2022-09-27T10:19:00Z">
        <w:r w:rsidR="00325B75">
          <w:t>e exclude the</w:t>
        </w:r>
      </w:ins>
      <w:ins w:id="725" w:author="Nick.Tolimieri" w:date="2022-09-27T10:34:00Z">
        <w:r w:rsidR="0012772B">
          <w:t xml:space="preserve"> </w:t>
        </w:r>
      </w:ins>
      <m:oMath>
        <m:sSub>
          <m:sSubPr>
            <m:ctrlPr>
              <w:ins w:id="726" w:author="Nick.Tolimieri" w:date="2022-09-27T10:35:00Z">
                <w:rPr>
                  <w:rFonts w:ascii="Cambria Math" w:hAnsi="Cambria Math"/>
                  <w:i/>
                </w:rPr>
              </w:ins>
            </m:ctrlPr>
          </m:sSubPr>
          <m:e>
            <m:sSub>
              <m:sSubPr>
                <m:ctrlPr>
                  <w:ins w:id="727" w:author="Nick.Tolimieri" w:date="2022-09-27T10:45:00Z">
                    <w:rPr>
                      <w:rFonts w:ascii="Cambria Math" w:hAnsi="Cambria Math"/>
                      <w:i/>
                    </w:rPr>
                  </w:ins>
                </m:ctrlPr>
              </m:sSubPr>
              <m:e>
                <m:r>
                  <w:ins w:id="728" w:author="Nick.Tolimieri" w:date="2022-09-27T10:45:00Z">
                    <w:rPr>
                      <w:rFonts w:ascii="Cambria Math" w:hAnsi="Cambria Math"/>
                    </w:rPr>
                    <m:t>γ</m:t>
                  </w:ins>
                </m:r>
              </m:e>
              <m:sub>
                <m:r>
                  <w:ins w:id="729" w:author="Nick.Tolimieri" w:date="2022-09-27T10:45:00Z">
                    <w:rPr>
                      <w:rFonts w:ascii="Cambria Math" w:hAnsi="Cambria Math"/>
                    </w:rPr>
                    <m:t>4</m:t>
                  </w:ins>
                </m:r>
              </m:sub>
            </m:sSub>
            <m:acc>
              <m:accPr>
                <m:chr m:val="̅"/>
                <m:ctrlPr>
                  <w:ins w:id="730" w:author="Nick.Tolimieri" w:date="2022-09-27T10:35:00Z">
                    <w:rPr>
                      <w:rFonts w:ascii="Cambria Math" w:hAnsi="Cambria Math"/>
                      <w:i/>
                    </w:rPr>
                  </w:ins>
                </m:ctrlPr>
              </m:accPr>
              <m:e>
                <m:r>
                  <w:ins w:id="731" w:author="Nick.Tolimieri" w:date="2022-09-27T10:35:00Z">
                    <w:rPr>
                      <w:rFonts w:ascii="Cambria Math" w:hAnsi="Cambria Math"/>
                    </w:rPr>
                    <m:t>x</m:t>
                  </w:ins>
                </m:r>
              </m:e>
            </m:acc>
          </m:e>
          <m:sub>
            <m:r>
              <w:ins w:id="732" w:author="Nick.Tolimieri" w:date="2022-09-27T10:35:00Z">
                <w:rPr>
                  <w:rFonts w:ascii="Cambria Math" w:hAnsi="Cambria Math"/>
                </w:rPr>
                <m:t>day</m:t>
              </w:ins>
            </m:r>
          </m:sub>
        </m:sSub>
      </m:oMath>
      <w:ins w:id="733" w:author="Nick.Tolimieri" w:date="2022-09-27T10:35:00Z">
        <w:r w:rsidR="0012772B">
          <w:t xml:space="preserve"> </w:t>
        </w:r>
      </w:ins>
      <w:ins w:id="734" w:author="Nick.Tolimieri" w:date="2022-09-27T10:33:00Z">
        <w:r w:rsidR="007D40CD">
          <w:t xml:space="preserve">term because </w:t>
        </w:r>
      </w:ins>
      <m:oMath>
        <m:sSub>
          <m:sSubPr>
            <m:ctrlPr>
              <w:ins w:id="735" w:author="Nick.Tolimieri" w:date="2022-09-27T10:46:00Z">
                <w:rPr>
                  <w:rFonts w:ascii="Cambria Math" w:hAnsi="Cambria Math"/>
                  <w:i/>
                </w:rPr>
              </w:ins>
            </m:ctrlPr>
          </m:sSubPr>
          <m:e>
            <m:acc>
              <m:accPr>
                <m:chr m:val="̅"/>
                <m:ctrlPr>
                  <w:ins w:id="736" w:author="Nick.Tolimieri" w:date="2022-09-27T10:46:00Z">
                    <w:rPr>
                      <w:rFonts w:ascii="Cambria Math" w:hAnsi="Cambria Math"/>
                      <w:i/>
                    </w:rPr>
                  </w:ins>
                </m:ctrlPr>
              </m:accPr>
              <m:e>
                <m:r>
                  <w:ins w:id="737" w:author="Nick.Tolimieri" w:date="2022-09-27T10:46:00Z">
                    <w:rPr>
                      <w:rFonts w:ascii="Cambria Math" w:hAnsi="Cambria Math"/>
                    </w:rPr>
                    <m:t>x</m:t>
                  </w:ins>
                </m:r>
              </m:e>
            </m:acc>
          </m:e>
          <m:sub>
            <m:r>
              <w:ins w:id="738" w:author="Nick.Tolimieri" w:date="2022-09-27T10:46:00Z">
                <w:rPr>
                  <w:rFonts w:ascii="Cambria Math" w:hAnsi="Cambria Math"/>
                </w:rPr>
                <m:t>day</m:t>
              </w:ins>
            </m:r>
          </m:sub>
        </m:sSub>
      </m:oMath>
      <w:ins w:id="739" w:author="Nick.Tolimieri" w:date="2022-09-27T10:45:00Z">
        <w:r w:rsidR="00F4250A">
          <w:t xml:space="preserve"> </w:t>
        </w:r>
      </w:ins>
      <w:ins w:id="740" w:author="Nick.Tolimieri" w:date="2022-09-27T10:33:00Z">
        <w:r w:rsidR="007D40CD">
          <w:t>is used in the calculation</w:t>
        </w:r>
      </w:ins>
      <w:ins w:id="741" w:author="Nick.Tolimieri" w:date="2022-09-27T10:36:00Z">
        <w:r w:rsidR="00956C96">
          <w:t xml:space="preserve"> of </w:t>
        </w:r>
      </w:ins>
      <w:ins w:id="742" w:author="Nick.Tolimieri" w:date="2022-09-27T10:46:00Z">
        <w:r w:rsidR="001C237D">
          <w:t>b</w:t>
        </w:r>
      </w:ins>
      <w:ins w:id="743" w:author="Nick.Tolimieri" w:date="2022-09-27T10:47:00Z">
        <w:r w:rsidR="001C237D">
          <w:t>oth</w:t>
        </w:r>
      </w:ins>
      <w:ins w:id="744" w:author="Nick.Tolimieri" w:date="2022-09-27T10:36:00Z">
        <w:r w:rsidR="001C237D">
          <w:t xml:space="preserve"> within-</w:t>
        </w:r>
        <w:r w:rsidR="00956C96">
          <w:t>effects terms</w:t>
        </w:r>
      </w:ins>
      <w:ins w:id="745" w:author="Nick.Tolimieri" w:date="2022-09-27T10:33:00Z">
        <w:r w:rsidR="007D40CD">
          <w:t xml:space="preserve"> and its inclusion results in a rank deficient model.</w:t>
        </w:r>
      </w:ins>
    </w:p>
    <w:p w14:paraId="2D298350" w14:textId="76604FA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7E00C0">
        <w:instrText xml:space="preserve"> ADDIN EN.CITE </w:instrText>
      </w:r>
      <w:r w:rsidR="007E00C0">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7E00C0">
        <w:instrText xml:space="preserve"> ADDIN EN.CITE.DATA </w:instrText>
      </w:r>
      <w:r w:rsidR="007E00C0">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 xml:space="preserve">(2) the </w:t>
      </w:r>
      <w:r w:rsidR="00096130">
        <w:rPr>
          <w:color w:val="000000" w:themeColor="text1"/>
        </w:rPr>
        <w:lastRenderedPageBreak/>
        <w:t>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746" w:name="_zg3uzw3q29am" w:colFirst="0" w:colLast="0"/>
      <w:bookmarkEnd w:id="746"/>
      <w:r>
        <w:t xml:space="preserve">3. </w:t>
      </w:r>
      <w:r w:rsidR="00EF0B3C">
        <w:t>Results</w:t>
      </w:r>
    </w:p>
    <w:p w14:paraId="6AADDFFB" w14:textId="6E57B3DF" w:rsidR="00471A3D" w:rsidRDefault="009D1439">
      <w:pPr>
        <w:pStyle w:val="Heading2"/>
      </w:pPr>
      <w:bookmarkStart w:id="747" w:name="_f80bb2jl8g29" w:colFirst="0" w:colLast="0"/>
      <w:bookmarkEnd w:id="747"/>
      <w:r>
        <w:t xml:space="preserve">3.1 </w:t>
      </w:r>
      <w:r w:rsidR="00EF0B3C">
        <w:t>Sea surface temperature</w:t>
      </w:r>
    </w:p>
    <w:p w14:paraId="2B76A209" w14:textId="2BAFD500" w:rsidR="00471A3D" w:rsidRDefault="00EF0B3C" w:rsidP="003A393C">
      <w:pPr>
        <w:rPr>
          <w:ins w:id="748" w:author="Nick.Tolimieri" w:date="2022-09-06T14:15:00Z"/>
        </w:rPr>
      </w:pPr>
      <w:r>
        <w:t>The warmest</w:t>
      </w:r>
      <w:ins w:id="749" w:author="Nick.Tolimieri [2]" w:date="2022-09-16T12:21:00Z">
        <w:r w:rsidR="006F1D2F">
          <w:t xml:space="preserve"> recent </w:t>
        </w:r>
      </w:ins>
      <w:r>
        <w:t>mean monthly SST at our sites (betw</w:t>
      </w:r>
      <w:r w:rsidRPr="006F1D2F">
        <w:t>een 200</w:t>
      </w:r>
      <w:ins w:id="750" w:author="Nick.Tolimieri [2]" w:date="2022-09-16T12:22:00Z">
        <w:r w:rsidR="006F1D2F">
          <w:t>0</w:t>
        </w:r>
      </w:ins>
      <w:del w:id="751" w:author="Nick.Tolimieri [2]" w:date="2022-09-16T12:22:00Z">
        <w:r w:rsidRPr="006F1D2F" w:rsidDel="006F1D2F">
          <w:delText>3</w:delText>
        </w:r>
      </w:del>
      <w:r w:rsidRPr="006F1D2F">
        <w:t xml:space="preserve"> an</w:t>
      </w:r>
      <w:r>
        <w:t xml:space="preserve">d 2021) occurred in 2013 (Fig. 1a) with </w:t>
      </w:r>
      <w:del w:id="752" w:author="Nick.Tolimieri" w:date="2022-10-03T10:38:00Z">
        <w:r w:rsidDel="00152B44">
          <w:delText xml:space="preserve">anomalously </w:delText>
        </w:r>
      </w:del>
      <w:r>
        <w:t>warm temperatures</w:t>
      </w:r>
      <w:ins w:id="753" w:author="Nick.Tolimieri" w:date="2022-09-06T14:03:00Z">
        <w:r w:rsidR="00755196">
          <w:t xml:space="preserve"> </w:t>
        </w:r>
      </w:ins>
      <w:r>
        <w:t xml:space="preserve">in both July and September </w:t>
      </w:r>
      <w:r w:rsidRPr="00B30711">
        <w:t>(Figs. S2 &amp; S3),</w:t>
      </w:r>
      <w:r>
        <w:t xml:space="preserve"> before the development of the MHW in the boreal winter of 2013-2014 (Bond et al 2014).</w:t>
      </w:r>
      <w:ins w:id="754" w:author="Nick.Tolimieri" w:date="2022-09-06T11:57:00Z">
        <w:r w:rsidR="00B0213D">
          <w:t xml:space="preserve"> </w:t>
        </w:r>
      </w:ins>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del w:id="755" w:author="Nick.Tolimieri" w:date="2022-09-06T15:23:00Z">
        <w:r w:rsidRPr="00310026" w:rsidDel="00D03DD5">
          <w:delText>Thus the 2014-2016 MHW was not the predominant temperature pattern in the coastal region of our study sites.</w:delText>
        </w:r>
        <w:r w:rsidRPr="00310026" w:rsidDel="00D03DD5">
          <w:rPr>
            <w:color w:val="000000" w:themeColor="text1"/>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756" w:author="Nick.Tolimieri" w:date="2022-09-06T14:08:00Z">
        <w:r w:rsidR="0005668D">
          <w:t>, but</w:t>
        </w:r>
      </w:ins>
      <w:del w:id="757" w:author="Nick.Tolimieri" w:date="2022-09-06T14:08:00Z">
        <w:r w:rsidDel="0005668D">
          <w:delText>; however</w:delText>
        </w:r>
      </w:del>
      <w:r>
        <w:t xml:space="preserve"> these periods were short enough that they did not register as high when averaged by month (Fig</w:t>
      </w:r>
      <w:ins w:id="758" w:author="Nick.Tolimieri" w:date="2022-09-06T14:08:00Z">
        <w:r w:rsidR="0005668D">
          <w:t>.</w:t>
        </w:r>
      </w:ins>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ins w:id="759" w:author="Nick.Tolimieri" w:date="2022-09-06T11:58:00Z">
        <w:r w:rsidR="00B0213D">
          <w:t xml:space="preserve"> </w:t>
        </w:r>
      </w:ins>
      <w:ins w:id="760" w:author="Nick.Tolimieri" w:date="2022-09-06T11:59:00Z">
        <w:r w:rsidR="00FD4247">
          <w:t xml:space="preserve">While 2013 and 2019 mark the highest recent SST, temperatures were actually higher in 1994 and 1997 </w:t>
        </w:r>
      </w:ins>
      <w:ins w:id="761" w:author="Nick.Tolimieri" w:date="2022-09-06T12:00:00Z">
        <w:r w:rsidR="00FD4247">
          <w:t>(Fig. S2)</w:t>
        </w:r>
        <w:r w:rsidR="003A393C">
          <w:t>, approaching and exceeding 16</w:t>
        </w:r>
      </w:ins>
      <w:ins w:id="762" w:author="Nick.Tolimieri [2]" w:date="2022-09-16T11:03:00Z">
        <w:r w:rsidR="007844D4">
          <w:t>°C</w:t>
        </w:r>
      </w:ins>
      <w:ins w:id="763" w:author="Nick.Tolimieri" w:date="2022-09-06T12:00:00Z">
        <w:r w:rsidR="003A393C">
          <w:t xml:space="preserve"> in the</w:t>
        </w:r>
      </w:ins>
      <w:ins w:id="764" w:author="Nick.Tolimieri" w:date="2022-09-06T14:15:00Z">
        <w:r w:rsidR="0005668D">
          <w:t>se</w:t>
        </w:r>
      </w:ins>
      <w:ins w:id="765" w:author="Nick.Tolimieri" w:date="2022-09-06T12:00:00Z">
        <w:r w:rsidR="003A393C">
          <w:t xml:space="preserve"> El Nino years.</w:t>
        </w:r>
        <w:r w:rsidR="00FD4247">
          <w:t xml:space="preserve"> </w:t>
        </w:r>
      </w:ins>
    </w:p>
    <w:p w14:paraId="24BCCF91" w14:textId="6849DBA7" w:rsidR="00666EBE" w:rsidRDefault="008245DB">
      <w:pPr>
        <w:rPr>
          <w:ins w:id="766" w:author="Nick.Tolimieri" w:date="2022-09-07T13:28:00Z"/>
        </w:rPr>
      </w:pPr>
      <w:del w:id="767" w:author="Nick.Tolimieri" w:date="2022-09-06T15:21:00Z">
        <w:r w:rsidDel="00062C9E">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del>
      <w:r w:rsidR="00310026">
        <w:instrText xml:space="preserve"> ADDIN EN.CITE </w:instrText>
      </w:r>
      <w:r w:rsidR="00310026">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r w:rsidR="00310026">
        <w:instrText xml:space="preserve"> ADDIN EN.CITE.DATA </w:instrText>
      </w:r>
      <w:r w:rsidR="00310026">
        <w:fldChar w:fldCharType="end"/>
      </w:r>
      <w:del w:id="768" w:author="Nick.Tolimieri" w:date="2022-09-06T15:21:00Z">
        <w:r w:rsidDel="00062C9E">
          <w:fldChar w:fldCharType="separate"/>
        </w:r>
      </w:del>
      <w:r w:rsidR="00310026">
        <w:rPr>
          <w:noProof/>
        </w:rPr>
        <w:t>Hobday et al. (2016), (Camus &amp; Buschmann 2017, Supratya et al. 2020)</w:t>
      </w:r>
      <w:del w:id="769" w:author="Nick.Tolimieri" w:date="2022-09-06T15:21:00Z">
        <w:r w:rsidDel="00062C9E">
          <w:fldChar w:fldCharType="end"/>
        </w:r>
      </w:del>
      <w:proofErr w:type="spellStart"/>
      <w:ins w:id="770" w:author="Nick.Tolimieri"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w:t>
        </w:r>
      </w:ins>
      <w:ins w:id="771" w:author="Nick.Tolimieri [2]" w:date="2022-09-16T11:03:00Z">
        <w:r w:rsidR="007844D4">
          <w:t>°C</w:t>
        </w:r>
      </w:ins>
      <w:ins w:id="772" w:author="Nick.Tolimieri" w:date="2022-09-06T15:23:00Z">
        <w:r w:rsidR="00640FF9">
          <w:t xml:space="preserve"> </w:t>
        </w:r>
      </w:ins>
      <w:ins w:id="773" w:author="Nick.Tolimieri" w:date="2022-09-06T15:10:00Z">
        <w:r w:rsidR="009E6810">
          <w:t>from 2014-2016 (</w:t>
        </w:r>
      </w:ins>
      <w:ins w:id="774" w:author="Nick.Tolimieri" w:date="2022-09-06T15:11:00Z">
        <w:r w:rsidR="009E6810">
          <w:t xml:space="preserve">two and six days respectively, Table S6). Cape Johnson had 6-15 days per year </w:t>
        </w:r>
        <w:r w:rsidR="009E6810">
          <w:lastRenderedPageBreak/>
          <w:t xml:space="preserve">above </w:t>
        </w:r>
        <w:r w:rsidR="009E6810" w:rsidRPr="009E6810">
          <w:t>15</w:t>
        </w:r>
      </w:ins>
      <w:ins w:id="775" w:author="Nick.Tolimieri [2]" w:date="2022-09-16T11:03:00Z">
        <w:r w:rsidR="007844D4">
          <w:t>°C</w:t>
        </w:r>
      </w:ins>
      <w:ins w:id="776" w:author="Nick.Tolimieri" w:date="2022-09-06T15:11:00Z">
        <w:r w:rsidR="009E6810">
          <w:t xml:space="preserve"> (</w:t>
        </w:r>
      </w:ins>
      <w:ins w:id="777" w:author="Nick.Tolimieri" w:date="2022-09-06T15:12:00Z">
        <w:r w:rsidR="009E6810">
          <w:t xml:space="preserve">29 total) from 2014-2016, while Destruction Island was the warmest with 101 days (27-39 days) above </w:t>
        </w:r>
        <w:r w:rsidR="009E6810" w:rsidRPr="009E6810">
          <w:t>15</w:t>
        </w:r>
      </w:ins>
      <w:ins w:id="778" w:author="Nick.Tolimieri [2]" w:date="2022-09-16T11:03:00Z">
        <w:r w:rsidR="007844D4">
          <w:t>°C</w:t>
        </w:r>
      </w:ins>
      <w:ins w:id="779" w:author="Nick.Tolimieri" w:date="2022-09-06T15:12:00Z">
        <w:r w:rsidR="009E6810">
          <w:t xml:space="preserve">.  </w:t>
        </w:r>
      </w:ins>
      <w:ins w:id="780" w:author="Nick.Tolimieri" w:date="2022-09-06T15:13:00Z">
        <w:r w:rsidR="009E6810">
          <w:t xml:space="preserve">Sites tended to be warmer in 2013 with 25 or more days above </w:t>
        </w:r>
        <w:r w:rsidR="009E6810" w:rsidRPr="009E6810">
          <w:t>15</w:t>
        </w:r>
      </w:ins>
      <w:ins w:id="781" w:author="Nick.Tolimieri [2]" w:date="2022-09-16T11:03:00Z">
        <w:r w:rsidR="007844D4">
          <w:t>°C</w:t>
        </w:r>
      </w:ins>
      <w:ins w:id="782" w:author="Nick.Tolimieri" w:date="2022-09-06T15:13:00Z">
        <w:r w:rsidR="009E6810">
          <w:t xml:space="preserve">, except for </w:t>
        </w:r>
        <w:proofErr w:type="spellStart"/>
        <w:r w:rsidR="009E6810">
          <w:t>Tatoosh</w:t>
        </w:r>
        <w:proofErr w:type="spellEnd"/>
        <w:r w:rsidR="009E6810">
          <w:t xml:space="preserve"> Island and </w:t>
        </w:r>
        <w:proofErr w:type="spellStart"/>
        <w:r w:rsidR="009E6810">
          <w:t>Neah</w:t>
        </w:r>
        <w:proofErr w:type="spellEnd"/>
        <w:r w:rsidR="009E6810">
          <w:t xml:space="preserve"> Bay, which had only five days</w:t>
        </w:r>
        <w:r w:rsidR="00671639">
          <w:t xml:space="preserve"> above </w:t>
        </w:r>
      </w:ins>
      <w:ins w:id="783" w:author="Nick.Tolimieri" w:date="2022-09-06T15:14:00Z">
        <w:r w:rsidR="00671639" w:rsidRPr="00671639">
          <w:t>15</w:t>
        </w:r>
      </w:ins>
      <w:ins w:id="784" w:author="Nick.Tolimieri [2]" w:date="2022-09-16T11:03:00Z">
        <w:r w:rsidR="007844D4">
          <w:t>°C</w:t>
        </w:r>
      </w:ins>
      <w:ins w:id="785" w:author="Nick.Tolimieri" w:date="2022-09-06T15:14:00Z">
        <w:r w:rsidR="00084171">
          <w:t xml:space="preserve"> (Table S6)</w:t>
        </w:r>
        <w:r w:rsidR="00671639">
          <w:t>.</w:t>
        </w:r>
        <w:r w:rsidR="00F10EDC">
          <w:t xml:space="preserve"> </w:t>
        </w:r>
      </w:ins>
    </w:p>
    <w:p w14:paraId="73619E41" w14:textId="4E897DC4" w:rsidR="008750BB" w:rsidRDefault="00BE7D5F">
      <w:ins w:id="786" w:author="Nick.Tolimieri" w:date="2022-09-06T15:15:00Z">
        <w:r>
          <w:t>The 2014-2016 years do stand out for all sites in terms of increased MHW statistics with more events and longer durations for all sites</w:t>
        </w:r>
      </w:ins>
      <w:ins w:id="787" w:author="Nick.Tolimieri" w:date="2022-09-07T13:31:00Z">
        <w:r w:rsidR="003D644E">
          <w:t xml:space="preserve"> compared to most other years since 1992, with the exception of 1994 and 1997 (Fig. S4, Table S6)</w:t>
        </w:r>
      </w:ins>
      <w:ins w:id="788" w:author="Nick.Tolimieri" w:date="2022-09-06T15:16:00Z">
        <w:r>
          <w:t>.</w:t>
        </w:r>
        <w:r w:rsidR="00B816D1">
          <w:t xml:space="preserve"> However, </w:t>
        </w:r>
      </w:ins>
      <w:ins w:id="789" w:author="Nick.Tolimieri" w:date="2022-09-06T15:17:00Z">
        <w:r w:rsidR="00B816D1">
          <w:t>many of the MHW events</w:t>
        </w:r>
      </w:ins>
      <w:ins w:id="790" w:author="Nick.Tolimieri" w:date="2022-09-13T15:15:00Z">
        <w:r w:rsidR="00B30711">
          <w:t xml:space="preserve"> during the 2014-2016 period</w:t>
        </w:r>
      </w:ins>
      <w:ins w:id="791" w:author="Nick.Tolimieri" w:date="2022-09-06T15:17:00Z">
        <w:r w:rsidR="00B816D1">
          <w:t>, defined in terms of anomalies, occu</w:t>
        </w:r>
      </w:ins>
      <w:ins w:id="792" w:author="Nick.Tolimieri" w:date="2022-09-13T15:28:00Z">
        <w:r w:rsidR="007A07BA">
          <w:t>r</w:t>
        </w:r>
      </w:ins>
      <w:ins w:id="793" w:author="Nick.Tolimieri" w:date="2022-09-06T15:17:00Z">
        <w:r w:rsidR="00B816D1">
          <w:t>r</w:t>
        </w:r>
      </w:ins>
      <w:ins w:id="794" w:author="Nick.Tolimieri" w:date="2022-09-13T15:28:00Z">
        <w:r w:rsidR="007A07BA">
          <w:t>ed</w:t>
        </w:r>
      </w:ins>
      <w:ins w:id="795" w:author="Nick.Tolimieri" w:date="2022-09-06T15:17:00Z">
        <w:r w:rsidR="00B816D1">
          <w:t xml:space="preserve"> in</w:t>
        </w:r>
      </w:ins>
      <w:ins w:id="796" w:author="Nick.Tolimieri" w:date="2022-09-13T15:28:00Z">
        <w:r w:rsidR="007A07BA">
          <w:t xml:space="preserve"> in </w:t>
        </w:r>
      </w:ins>
      <w:ins w:id="797" w:author="Nick.Tolimieri" w:date="2022-09-06T15:17:00Z">
        <w:r w:rsidR="00B816D1">
          <w:t xml:space="preserve">early summer or </w:t>
        </w:r>
      </w:ins>
      <w:ins w:id="798" w:author="Nick.Tolimieri" w:date="2022-09-06T15:18:00Z">
        <w:r w:rsidR="00B816D1">
          <w:t>autumn</w:t>
        </w:r>
      </w:ins>
      <w:ins w:id="799" w:author="Nick.Tolimieri" w:date="2022-09-13T15:28:00Z">
        <w:r w:rsidR="007A07BA">
          <w:t xml:space="preserve"> when temperatures were more moderate (</w:t>
        </w:r>
      </w:ins>
      <w:ins w:id="800" w:author="Nick.Tolimieri" w:date="2022-09-06T15:18:00Z">
        <w:r w:rsidR="00B816D1">
          <w:t xml:space="preserve">Fig. </w:t>
        </w:r>
      </w:ins>
      <w:ins w:id="801" w:author="Nick.Tolimieri" w:date="2022-09-13T15:29:00Z">
        <w:r w:rsidR="00874E8C">
          <w:t>S</w:t>
        </w:r>
        <w:r w:rsidR="00164FFF">
          <w:t>3</w:t>
        </w:r>
        <w:r w:rsidR="00874E8C">
          <w:t xml:space="preserve">2 &amp; </w:t>
        </w:r>
      </w:ins>
      <w:ins w:id="802" w:author="Nick.Tolimieri" w:date="2022-09-06T15:18:00Z">
        <w:r w:rsidR="00B816D1">
          <w:t>S4), and thus</w:t>
        </w:r>
      </w:ins>
      <w:ins w:id="803" w:author="Nick.Tolimieri" w:date="2022-09-13T15:28:00Z">
        <w:r w:rsidR="00874E8C">
          <w:t>,</w:t>
        </w:r>
      </w:ins>
      <w:ins w:id="804" w:author="Nick.Tolimieri" w:date="2022-09-13T15:34:00Z">
        <w:r w:rsidR="00164FFF">
          <w:t xml:space="preserve"> these MHWs</w:t>
        </w:r>
      </w:ins>
      <w:ins w:id="805" w:author="Nick.Tolimieri" w:date="2022-09-06T15:18:00Z">
        <w:r w:rsidR="00B816D1">
          <w:t xml:space="preserve"> may have not exceeded the kelp temperature thresholds locally.</w:t>
        </w:r>
      </w:ins>
      <w:ins w:id="806" w:author="Nick.Tolimieri" w:date="2022-09-07T13:29:00Z">
        <w:r w:rsidR="00666EBE">
          <w:t xml:space="preserve"> </w:t>
        </w:r>
      </w:ins>
      <w:ins w:id="807" w:author="Nick.Tolimieri" w:date="2022-09-13T15:16:00Z">
        <w:r w:rsidR="00B30711">
          <w:t>While 2013 had fewer MHW days</w:t>
        </w:r>
      </w:ins>
      <w:ins w:id="808" w:author="Nick.Tolimieri" w:date="2022-09-13T15:26:00Z">
        <w:r w:rsidR="007A07BA">
          <w:t xml:space="preserve"> and events</w:t>
        </w:r>
      </w:ins>
      <w:ins w:id="809" w:author="Nick.Tolimieri" w:date="2022-09-13T15:16:00Z">
        <w:r w:rsidR="00B30711">
          <w:t xml:space="preserve">, these occurred at the warmest time of year (Fig. </w:t>
        </w:r>
      </w:ins>
      <w:ins w:id="810" w:author="Nick.Tolimieri" w:date="2022-09-13T15:29:00Z">
        <w:r w:rsidR="00874E8C">
          <w:t>S</w:t>
        </w:r>
        <w:r w:rsidR="00164FFF">
          <w:t>3</w:t>
        </w:r>
        <w:r w:rsidR="00874E8C">
          <w:t xml:space="preserve"> &amp; </w:t>
        </w:r>
      </w:ins>
      <w:ins w:id="811" w:author="Nick.Tolimieri" w:date="2022-09-13T15:16:00Z">
        <w:r w:rsidR="00B30711">
          <w:t>S4)</w:t>
        </w:r>
      </w:ins>
      <w:ins w:id="812" w:author="Nick.Tolimieri" w:date="2022-09-13T15:17:00Z">
        <w:r w:rsidR="00B30711">
          <w:t xml:space="preserve"> resulting in a warmer overall year in terms of maximum monthly mean SST</w:t>
        </w:r>
      </w:ins>
      <w:ins w:id="813" w:author="Nick.Tolimieri" w:date="2022-09-13T15:35:00Z">
        <w:r w:rsidR="00164FFF">
          <w:t xml:space="preserve"> and the number of days that exceeded </w:t>
        </w:r>
      </w:ins>
      <w:ins w:id="814" w:author="Nick.Tolimieri" w:date="2022-09-07T13:30:00Z">
        <w:r w:rsidR="00666EBE" w:rsidRPr="00671639">
          <w:t>15</w:t>
        </w:r>
      </w:ins>
      <w:ins w:id="815" w:author="Nick.Tolimieri [2]" w:date="2022-09-16T11:03:00Z">
        <w:r w:rsidR="007844D4">
          <w:t>°C</w:t>
        </w:r>
      </w:ins>
      <w:ins w:id="816" w:author="Nick.Tolimieri" w:date="2022-09-07T13:31:00Z">
        <w:r w:rsidR="00921661">
          <w:t xml:space="preserve"> (Table S6)</w:t>
        </w:r>
        <w:r w:rsidR="00666EBE">
          <w:t xml:space="preserve">. </w:t>
        </w:r>
      </w:ins>
    </w:p>
    <w:p w14:paraId="013304CC" w14:textId="7BFE8B8F" w:rsidR="00471A3D" w:rsidRDefault="009D1439">
      <w:pPr>
        <w:pStyle w:val="Heading2"/>
      </w:pPr>
      <w:bookmarkStart w:id="817" w:name="_5eofmerod4cl" w:colFirst="0" w:colLast="0"/>
      <w:bookmarkEnd w:id="817"/>
      <w:r>
        <w:t xml:space="preserve">3.2 </w:t>
      </w:r>
      <w:r w:rsidR="00EF0B3C">
        <w:t>Region-wide temporal trends</w:t>
      </w:r>
    </w:p>
    <w:p w14:paraId="1D4BAB34" w14:textId="2F8F7EDD"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along the Washington coast quickly recovered to earlier levels (Fig. 1b</w:t>
      </w:r>
      <w:r w:rsidR="005450F5">
        <w:t xml:space="preserve">, Fig. </w:t>
      </w:r>
      <w:r w:rsidR="001243D7">
        <w:t>S5</w:t>
      </w:r>
      <w:r>
        <w:t xml:space="preserve">), averaging 645 ha (± 185 </w:t>
      </w:r>
      <w:proofErr w:type="spellStart"/>
      <w:r>
        <w:t>sd</w:t>
      </w:r>
      <w:proofErr w:type="spellEnd"/>
      <w:r>
        <w:t>) for 2015-2020—or about 90% of that of the previous decade</w:t>
      </w:r>
      <w:r w:rsidR="00164689">
        <w:t xml:space="preserve"> (2003-2</w:t>
      </w:r>
      <w:r w:rsidR="0040085F">
        <w:t>0</w:t>
      </w:r>
      <w:r w:rsidR="00164689">
        <w:t>12)</w:t>
      </w:r>
      <w:r>
        <w:t xml:space="preserve"> prior to the warming in 2013-2014. For both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w:t>
      </w:r>
      <w:r w:rsidR="001243D7">
        <w:t>S5</w:t>
      </w:r>
      <w:r>
        <w:t xml:space="preserve">). </w:t>
      </w:r>
    </w:p>
    <w:p w14:paraId="7AF399FE" w14:textId="4D0D04BF" w:rsidR="00471A3D" w:rsidRDefault="00EF0B3C">
      <w:r>
        <w:lastRenderedPageBreak/>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w:t>
      </w:r>
      <w:r w:rsidR="001243D7">
        <w:t>S6</w:t>
      </w:r>
      <w:r>
        <w:t xml:space="preserve">).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del w:id="818" w:author="Nick.Tolimieri" w:date="2022-09-13T14:17:00Z">
        <w:r w:rsidDel="00A64CF7">
          <w:delText xml:space="preserve"> </w:delText>
        </w:r>
        <w:r w:rsidR="00E63861" w:rsidDel="00A64CF7">
          <w:delText>s</w:delText>
        </w:r>
      </w:del>
      <w:r w:rsidR="00E63861">
        <w:t xml:space="preserve"> </w:t>
      </w:r>
      <w:r>
        <w:t>broader area than our stipe counts.</w:t>
      </w:r>
    </w:p>
    <w:p w14:paraId="6E67A224" w14:textId="7FD4C2B0"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819" w:author="Nick.Tolimieri" w:date="2022-09-13T15:51:00Z">
        <w:r w:rsidR="005263C7">
          <w:t>. I</w:t>
        </w:r>
      </w:ins>
      <w:ins w:id="820" w:author="Nick.Tolimieri" w:date="2022-09-13T15:50:00Z">
        <w:r w:rsidR="005263C7">
          <w:t>n the</w:t>
        </w:r>
      </w:ins>
      <w:ins w:id="821" w:author="Nick.Tolimieri" w:date="2022-09-13T15:51:00Z">
        <w:r w:rsidR="005263C7">
          <w:t xml:space="preserve"> 10-m depth zone, </w:t>
        </w:r>
      </w:ins>
      <w:ins w:id="822" w:author="Nick.Tolimieri" w:date="2022-09-13T15:50:00Z">
        <w:r w:rsidR="005263C7">
          <w:t>urchins increased to</w:t>
        </w:r>
      </w:ins>
      <w:del w:id="823" w:author="Nick.Tolimieri"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824" w:author="Nick.Tolimieri" w:date="2022-09-13T15:51:00Z">
        <w:r w:rsidR="00164689" w:rsidDel="005263C7">
          <w:delText xml:space="preserve"> in the</w:delText>
        </w:r>
      </w:del>
      <w:r w:rsidR="008A15FF">
        <w:t xml:space="preserve"> </w:t>
      </w:r>
      <w:del w:id="825" w:author="Nick.Tolimieri"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826" w:author="Nick.Tolimieri" w:date="2022-09-13T15:55:00Z">
        <w:r w:rsidR="00882E30" w:rsidDel="005263C7">
          <w:delText xml:space="preserve"> back to earlier levels after 2017</w:delText>
        </w:r>
      </w:del>
      <w:ins w:id="827" w:author="Nick.Tolimieri" w:date="2022-09-13T15:55:00Z">
        <w:r w:rsidR="005263C7">
          <w:t xml:space="preserve"> again</w:t>
        </w:r>
      </w:ins>
      <w:r w:rsidR="003656D8">
        <w:t xml:space="preserve"> </w:t>
      </w:r>
      <w:ins w:id="828" w:author="Nick.Tolimieri" w:date="2022-09-13T15:57:00Z">
        <w:r w:rsidR="00754042">
          <w:t xml:space="preserve">after 2017 </w:t>
        </w:r>
      </w:ins>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829" w:author="Nick.Tolimieri" w:date="2022-09-13T15:59:00Z">
        <w:r w:rsidDel="00034ACA">
          <w:delText xml:space="preserve">cryptic </w:delText>
        </w:r>
      </w:del>
      <w:ins w:id="830" w:author="Nick.Tolimieri" w:date="2022-09-13T15:59:00Z">
        <w:r w:rsidR="00034ACA">
          <w:t xml:space="preserve">hidden </w:t>
        </w:r>
      </w:ins>
      <w:r>
        <w:t>urchins.</w:t>
      </w:r>
    </w:p>
    <w:p w14:paraId="18C420DD" w14:textId="3974DD08" w:rsidR="00471A3D" w:rsidRDefault="00BB16F1">
      <w:r w:rsidRPr="00FD1045">
        <w:t>We saw little evidence</w:t>
      </w:r>
      <w:r>
        <w:t xml:space="preserve"> for recovery</w:t>
      </w:r>
      <w:ins w:id="831" w:author="Nick.Tolimieri" w:date="2022-10-03T10:45:00Z">
        <w:r>
          <w:t xml:space="preserve"> of sea stars</w:t>
        </w:r>
      </w:ins>
      <w:r>
        <w:t xml:space="preserve"> following the declines from SSWS </w:t>
      </w:r>
      <w:del w:id="832" w:author="Nick.Tolimieri" w:date="2022-10-11T15:26:00Z">
        <w:r w:rsidDel="00026BF7">
          <w:delText>observed</w:delText>
        </w:r>
      </w:del>
      <w:ins w:id="833" w:author="Nick.Tolimieri" w:date="2022-10-11T15:26:00Z">
        <w:r w:rsidR="00026BF7">
          <w:t xml:space="preserve">described </w:t>
        </w:r>
      </w:ins>
      <w:del w:id="834" w:author="Nick.Tolimieri" w:date="2022-10-11T15:26:00Z">
        <w:r w:rsidDel="00026BF7">
          <w:delText xml:space="preserve"> </w:delText>
        </w:r>
      </w:del>
      <w:r>
        <w:t xml:space="preserve">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7E00C0">
        <w:instrText xml:space="preserve"> ADDIN EN.CITE </w:instrText>
      </w:r>
      <w:r w:rsidR="007E00C0">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7E00C0">
        <w:instrText xml:space="preserve"> ADDIN EN.CITE.DATA </w:instrText>
      </w:r>
      <w:r w:rsidR="007E00C0">
        <w:fldChar w:fldCharType="end"/>
      </w:r>
      <w:ins w:id="835" w:author="Nick.Tolimieri" w:date="2022-10-03T10:45:00Z"/>
      <w:r>
        <w:fldChar w:fldCharType="separate"/>
      </w:r>
      <w:r>
        <w:rPr>
          <w:noProof/>
        </w:rPr>
        <w:t>Hamilton et al. (2021)</w:t>
      </w:r>
      <w:r>
        <w:fldChar w:fldCharType="end"/>
      </w:r>
      <w:r>
        <w:t>.</w:t>
      </w:r>
      <w:ins w:id="836" w:author="Nick.Tolimieri" w:date="2022-10-03T10:45:00Z">
        <w:r>
          <w:t xml:space="preserve"> </w:t>
        </w:r>
      </w:ins>
      <w:r w:rsidR="00FD1045" w:rsidRPr="00FD1045">
        <w:t>Blood stars (</w:t>
      </w:r>
      <w:proofErr w:type="spellStart"/>
      <w:r w:rsidR="00FD1045" w:rsidRPr="00FD1045">
        <w:rPr>
          <w:i/>
        </w:rPr>
        <w:t>Henricia</w:t>
      </w:r>
      <w:proofErr w:type="spellEnd"/>
      <w:r w:rsidR="00FD1045" w:rsidRPr="00FD1045">
        <w:rPr>
          <w:i/>
        </w:rPr>
        <w:t xml:space="preserve"> </w:t>
      </w:r>
      <w:r w:rsidR="00FD1045" w:rsidRPr="00FD1045">
        <w:t>spp.) and leather stars (</w:t>
      </w:r>
      <w:proofErr w:type="spellStart"/>
      <w:r w:rsidR="00FD1045" w:rsidRPr="00FD1045">
        <w:rPr>
          <w:i/>
        </w:rPr>
        <w:t>Dermasterias</w:t>
      </w:r>
      <w:proofErr w:type="spellEnd"/>
      <w:r w:rsidR="00FD1045" w:rsidRPr="00FD1045">
        <w:rPr>
          <w:i/>
        </w:rPr>
        <w:t xml:space="preserve"> </w:t>
      </w:r>
      <w:proofErr w:type="spellStart"/>
      <w:r w:rsidR="00FD1045" w:rsidRPr="00FD1045">
        <w:rPr>
          <w:i/>
        </w:rPr>
        <w:lastRenderedPageBreak/>
        <w:t>imbricata</w:t>
      </w:r>
      <w:proofErr w:type="spellEnd"/>
      <w:r w:rsidR="00FD1045" w:rsidRPr="00FD1045">
        <w:t>) were relatively common in our surveys, but other species were not (Fig 2c)</w:t>
      </w:r>
      <w:r w:rsidR="00EF0B3C" w:rsidRPr="00FD1045">
        <w:t xml:space="preserve">. </w:t>
      </w:r>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7E00C0">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4ACA7516" w:rsidR="00471A3D" w:rsidRDefault="00EF0B3C">
      <w:r>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ins w:id="837" w:author="Nick.Tolimieri" w:date="2022-09-27T11:59:00Z">
        <w:r w:rsidR="00BF114E">
          <w:t>e</w:t>
        </w:r>
      </w:ins>
      <w:del w:id="838" w:author="Nick.Tolimieri" w:date="2022-09-27T11:59:00Z">
        <w:r w:rsidDel="00BF114E">
          <w:delText>e</w:delText>
        </w:r>
      </w:del>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839" w:name="_u6kl6dz0q0ha" w:colFirst="0" w:colLast="0"/>
      <w:bookmarkEnd w:id="839"/>
      <w:r>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ins w:id="840" w:author="Nick.Tolimieri" w:date="2022-10-03T10:47:00Z">
        <w:r w:rsidR="00BB16F1">
          <w:t xml:space="preserve">a third to </w:t>
        </w:r>
      </w:ins>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w:t>
      </w:r>
      <w:r>
        <w:lastRenderedPageBreak/>
        <w:t xml:space="preserve">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0CA3D0FB"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r w:rsidR="00D9376B">
        <w:t>Table S8</w:t>
      </w:r>
      <w:r>
        <w:t xml:space="preserve">). Leather stars, </w:t>
      </w:r>
      <w:proofErr w:type="spellStart"/>
      <w:r>
        <w:rPr>
          <w:i/>
        </w:rPr>
        <w:t>Pisaster</w:t>
      </w:r>
      <w:proofErr w:type="spellEnd"/>
      <w:r>
        <w:rPr>
          <w:i/>
        </w:rPr>
        <w:t xml:space="preserve"> </w:t>
      </w:r>
      <w:r>
        <w:t xml:space="preserve">spp., tunicates, and sea cucumbers were prevalent at Destruction Island and Cape Alava </w:t>
      </w:r>
      <w:r>
        <w:lastRenderedPageBreak/>
        <w:t xml:space="preserve">(positive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841" w:name="_8ord3kzb5sb4" w:colFirst="0" w:colLast="0"/>
      <w:bookmarkEnd w:id="841"/>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 xml:space="preserve">stipe densities were correlated with urchin density </w:t>
      </w:r>
      <w:r>
        <w:lastRenderedPageBreak/>
        <w:t>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53A851EC" w:rsidR="00471A3D" w:rsidRPr="00310026" w:rsidRDefault="00EF0B3C">
      <w:pPr>
        <w:rPr>
          <w:color w:val="000000" w:themeColor="text1"/>
        </w:rPr>
      </w:pPr>
      <w:del w:id="842" w:author="Nick.Tolimieri" w:date="2022-09-27T14:11:00Z">
        <w:r w:rsidRPr="00310026" w:rsidDel="00A86B0B">
          <w:rPr>
            <w:color w:val="000000" w:themeColor="text1"/>
          </w:rPr>
          <w:delText>Because urchin densities changed the most at Tatoosh Island, w</w:delText>
        </w:r>
      </w:del>
      <w:ins w:id="843" w:author="Nick.Tolimieri" w:date="2022-09-27T14:12:00Z">
        <w:r w:rsidR="00A86B0B" w:rsidRPr="00310026">
          <w:rPr>
            <w:color w:val="000000" w:themeColor="text1"/>
          </w:rPr>
          <w:t xml:space="preserve">At </w:t>
        </w:r>
        <w:proofErr w:type="spellStart"/>
        <w:r w:rsidR="00A86B0B" w:rsidRPr="00310026">
          <w:rPr>
            <w:color w:val="000000" w:themeColor="text1"/>
          </w:rPr>
          <w:t>Tatoosh</w:t>
        </w:r>
        <w:proofErr w:type="spellEnd"/>
        <w:r w:rsidR="00A86B0B" w:rsidRPr="00310026">
          <w:rPr>
            <w:color w:val="000000" w:themeColor="text1"/>
          </w:rPr>
          <w:t xml:space="preserve"> Island where urchin densities changed the most, </w:t>
        </w:r>
      </w:ins>
      <w:del w:id="844" w:author="Nick.Tolimieri" w:date="2022-09-27T14:12:00Z">
        <w:r w:rsidRPr="00310026" w:rsidDel="00A86B0B">
          <w:rPr>
            <w:color w:val="000000" w:themeColor="text1"/>
          </w:rPr>
          <w:delText>e examined</w:delText>
        </w:r>
      </w:del>
      <w:del w:id="845" w:author="Nick.Tolimieri" w:date="2022-09-27T14:11:00Z">
        <w:r w:rsidRPr="00310026" w:rsidDel="00A86B0B">
          <w:rPr>
            <w:color w:val="000000" w:themeColor="text1"/>
          </w:rPr>
          <w:delText xml:space="preserve"> small-scale (transect-level) </w:delText>
        </w:r>
      </w:del>
      <w:del w:id="846" w:author="Nick.Tolimieri" w:date="2022-09-27T14:12:00Z">
        <w:r w:rsidRPr="00310026" w:rsidDel="00A86B0B">
          <w:rPr>
            <w:color w:val="000000" w:themeColor="text1"/>
          </w:rPr>
          <w:delText>relationships between urchins and the</w:delText>
        </w:r>
        <w:r w:rsidR="00E63861" w:rsidRPr="00310026" w:rsidDel="00A86B0B">
          <w:rPr>
            <w:color w:val="000000" w:themeColor="text1"/>
          </w:rPr>
          <w:delText xml:space="preserve"> </w:delText>
        </w:r>
        <w:r w:rsidRPr="00310026" w:rsidDel="00A86B0B">
          <w:rPr>
            <w:color w:val="000000" w:themeColor="text1"/>
          </w:rPr>
          <w:delText xml:space="preserve">kelps </w:delText>
        </w:r>
        <w:r w:rsidR="00E63861" w:rsidRPr="00310026" w:rsidDel="00A86B0B">
          <w:rPr>
            <w:color w:val="000000" w:themeColor="text1"/>
          </w:rPr>
          <w:delText>present</w:delText>
        </w:r>
        <w:r w:rsidRPr="00310026" w:rsidDel="00A86B0B">
          <w:rPr>
            <w:color w:val="000000" w:themeColor="text1"/>
          </w:rPr>
          <w:delText xml:space="preserve"> there to determine whether  increased urchin densities resulted in localized kelp loss. </w:delText>
        </w:r>
      </w:del>
      <w:ins w:id="847" w:author="Nick.Tolimieri" w:date="2022-09-27T14:12:00Z">
        <w:r w:rsidR="00A86B0B" w:rsidRPr="00310026">
          <w:rPr>
            <w:color w:val="000000" w:themeColor="text1"/>
          </w:rPr>
          <w:t>t</w:t>
        </w:r>
      </w:ins>
      <w:ins w:id="848" w:author="Nick.Tolimieri" w:date="2022-09-27T14:10:00Z">
        <w:r w:rsidR="00A86B0B" w:rsidRPr="00310026">
          <w:rPr>
            <w:color w:val="000000" w:themeColor="text1"/>
          </w:rPr>
          <w:t>he REWB model</w:t>
        </w:r>
      </w:ins>
      <w:ins w:id="849" w:author="Nick.Tolimieri" w:date="2022-09-27T14:13:00Z">
        <w:r w:rsidR="00A86B0B" w:rsidRPr="00310026">
          <w:rPr>
            <w:color w:val="000000" w:themeColor="text1"/>
          </w:rPr>
          <w:t>s</w:t>
        </w:r>
      </w:ins>
      <w:ins w:id="850" w:author="Nick.Tolimieri" w:date="2022-09-27T14:10:00Z">
        <w:r w:rsidR="00A86B0B" w:rsidRPr="00310026">
          <w:rPr>
            <w:color w:val="000000" w:themeColor="text1"/>
          </w:rPr>
          <w:t xml:space="preserve"> did not find evidence for an impact of urchins on </w:t>
        </w:r>
      </w:ins>
      <w:ins w:id="851" w:author="Nick.Tolimieri" w:date="2022-09-27T14:13:00Z">
        <w:r w:rsidR="00A86B0B" w:rsidRPr="00310026">
          <w:rPr>
            <w:color w:val="000000" w:themeColor="text1"/>
          </w:rPr>
          <w:t xml:space="preserve">either </w:t>
        </w:r>
        <w:proofErr w:type="spellStart"/>
        <w:r w:rsidR="00A86B0B" w:rsidRPr="00310026">
          <w:rPr>
            <w:i/>
            <w:color w:val="000000" w:themeColor="text1"/>
          </w:rPr>
          <w:t>Nereocystis</w:t>
        </w:r>
        <w:proofErr w:type="spellEnd"/>
        <w:r w:rsidR="00A86B0B" w:rsidRPr="00310026">
          <w:rPr>
            <w:i/>
            <w:color w:val="000000" w:themeColor="text1"/>
          </w:rPr>
          <w:t xml:space="preserve"> </w:t>
        </w:r>
        <w:r w:rsidR="00A86B0B" w:rsidRPr="00310026">
          <w:rPr>
            <w:color w:val="000000" w:themeColor="text1"/>
          </w:rPr>
          <w:t xml:space="preserve">or </w:t>
        </w:r>
        <w:proofErr w:type="spellStart"/>
        <w:r w:rsidR="00A86B0B" w:rsidRPr="00310026">
          <w:rPr>
            <w:i/>
            <w:color w:val="000000" w:themeColor="text1"/>
          </w:rPr>
          <w:t>Pterygophora</w:t>
        </w:r>
      </w:ins>
      <w:proofErr w:type="spellEnd"/>
      <w:ins w:id="852" w:author="Nick.Tolimieri" w:date="2022-09-27T14:14:00Z">
        <w:r w:rsidR="002C04CA" w:rsidRPr="00310026">
          <w:rPr>
            <w:color w:val="000000" w:themeColor="text1"/>
          </w:rPr>
          <w:t xml:space="preserve"> with the 95% confidence limits coefficients for the fixed effects all overlapping zero</w:t>
        </w:r>
      </w:ins>
      <w:ins w:id="853" w:author="Nick.Tolimieri" w:date="2022-09-27T14:18:00Z">
        <w:r w:rsidR="006A3F3E" w:rsidRPr="00310026">
          <w:rPr>
            <w:color w:val="000000" w:themeColor="text1"/>
          </w:rPr>
          <w:t xml:space="preserve"> with the exception of the Year term</w:t>
        </w:r>
      </w:ins>
      <w:ins w:id="854" w:author="Nick.Tolimieri" w:date="2022-09-27T14:19:00Z">
        <w:r w:rsidR="003F686B" w:rsidRPr="00310026">
          <w:rPr>
            <w:color w:val="000000" w:themeColor="text1"/>
          </w:rPr>
          <w:t xml:space="preserve"> (</w:t>
        </w:r>
      </w:ins>
      <w:ins w:id="855" w:author="Nick.Tolimieri" w:date="2022-09-27T15:38:00Z">
        <w:r w:rsidR="00C961E4">
          <w:rPr>
            <w:color w:val="000000" w:themeColor="text1"/>
          </w:rPr>
          <w:t xml:space="preserve">Tables S11 &amp; S12, </w:t>
        </w:r>
      </w:ins>
      <w:ins w:id="856" w:author="Nick.Tolimieri" w:date="2022-09-27T14:19:00Z">
        <w:r w:rsidR="003F686B" w:rsidRPr="00310026">
          <w:rPr>
            <w:color w:val="000000" w:themeColor="text1"/>
          </w:rPr>
          <w:t>Fig. S10)</w:t>
        </w:r>
      </w:ins>
      <w:ins w:id="857" w:author="Nick.Tolimieri" w:date="2022-09-27T14:13:00Z">
        <w:r w:rsidR="008E73AC" w:rsidRPr="00310026">
          <w:rPr>
            <w:i/>
            <w:color w:val="000000" w:themeColor="text1"/>
          </w:rPr>
          <w:t>.</w:t>
        </w:r>
      </w:ins>
      <w:ins w:id="858" w:author="Nick.Tolimieri" w:date="2022-09-27T14:17:00Z">
        <w:r w:rsidR="008E73AC" w:rsidRPr="00310026">
          <w:rPr>
            <w:i/>
            <w:color w:val="000000" w:themeColor="text1"/>
          </w:rPr>
          <w:t xml:space="preserve"> </w:t>
        </w:r>
        <w:r w:rsidR="008E73AC" w:rsidRPr="00310026">
          <w:rPr>
            <w:color w:val="000000" w:themeColor="text1"/>
          </w:rPr>
          <w:t>However, at the transect level (ignoring other factors)</w:t>
        </w:r>
      </w:ins>
      <w:ins w:id="859" w:author="Nick.Tolimieri" w:date="2022-09-27T14:18:00Z">
        <w:r w:rsidR="00D329B7" w:rsidRPr="00310026">
          <w:rPr>
            <w:color w:val="000000" w:themeColor="text1"/>
          </w:rPr>
          <w:t>, linear regr</w:t>
        </w:r>
        <w:r w:rsidR="008E73AC" w:rsidRPr="00310026">
          <w:rPr>
            <w:color w:val="000000" w:themeColor="text1"/>
          </w:rPr>
          <w:t xml:space="preserve">ession did find </w:t>
        </w:r>
      </w:ins>
      <w:del w:id="860" w:author="Nick.Tolimieri" w:date="2022-09-27T14:18:00Z">
        <w:r w:rsidRPr="00310026" w:rsidDel="008E73AC">
          <w:rPr>
            <w:color w:val="000000" w:themeColor="text1"/>
          </w:rPr>
          <w:delText xml:space="preserve">There was </w:delText>
        </w:r>
      </w:del>
      <w:r w:rsidRPr="00310026">
        <w:rPr>
          <w:color w:val="000000" w:themeColor="text1"/>
        </w:rPr>
        <w:t>a negative relationship between urchin density and log</w:t>
      </w:r>
      <w:r w:rsidR="003D6C33" w:rsidRPr="00310026">
        <w:rPr>
          <w:color w:val="000000" w:themeColor="text1"/>
          <w:vertAlign w:val="subscript"/>
        </w:rPr>
        <w:t>e</w:t>
      </w:r>
      <w:r w:rsidRPr="00310026">
        <w:rPr>
          <w:color w:val="000000" w:themeColor="text1"/>
        </w:rPr>
        <w:t>(</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stipe density) (r</w:t>
      </w:r>
      <w:r w:rsidRPr="00310026">
        <w:rPr>
          <w:color w:val="000000" w:themeColor="text1"/>
          <w:vertAlign w:val="superscript"/>
        </w:rPr>
        <w:t>2</w:t>
      </w:r>
      <w:r w:rsidRPr="00310026">
        <w:rPr>
          <w:color w:val="000000" w:themeColor="text1"/>
        </w:rPr>
        <w:t xml:space="preserve"> = 0.16, p = 0.002, Fig. 5</w:t>
      </w:r>
      <w:r w:rsidR="0041101E" w:rsidRPr="00310026">
        <w:rPr>
          <w:color w:val="000000" w:themeColor="text1"/>
        </w:rPr>
        <w:t>g</w:t>
      </w:r>
      <w:r w:rsidRPr="00310026">
        <w:rPr>
          <w:color w:val="000000" w:themeColor="text1"/>
        </w:rPr>
        <w:t xml:space="preserve">), suggesting that at this small scale, urchin herbivory </w:t>
      </w:r>
      <w:r w:rsidRPr="00310026">
        <w:rPr>
          <w:color w:val="000000" w:themeColor="text1"/>
        </w:rPr>
        <w:lastRenderedPageBreak/>
        <w:t xml:space="preserve">may have led to patchy reductions in </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density.</w:t>
      </w:r>
      <w:r w:rsidRPr="00310026">
        <w:rPr>
          <w:i/>
          <w:color w:val="000000" w:themeColor="text1"/>
        </w:rPr>
        <w:t xml:space="preserve"> </w:t>
      </w:r>
      <w:r w:rsidR="00A62E96" w:rsidRPr="00310026">
        <w:rPr>
          <w:color w:val="000000" w:themeColor="text1"/>
        </w:rPr>
        <w:t xml:space="preserve">Divers did notice active grazing, and loss of </w:t>
      </w:r>
      <w:proofErr w:type="spellStart"/>
      <w:r w:rsidR="00A62E96" w:rsidRPr="00310026">
        <w:rPr>
          <w:color w:val="000000" w:themeColor="text1"/>
        </w:rPr>
        <w:t>stipitate</w:t>
      </w:r>
      <w:proofErr w:type="spellEnd"/>
      <w:r w:rsidR="00A62E96" w:rsidRPr="00310026">
        <w:rPr>
          <w:color w:val="000000" w:themeColor="text1"/>
        </w:rPr>
        <w:t xml:space="preserve"> kelps, along with the remaining</w:t>
      </w:r>
      <w:r w:rsidR="00A62E96" w:rsidRPr="00310026">
        <w:rPr>
          <w:i/>
          <w:color w:val="000000" w:themeColor="text1"/>
        </w:rPr>
        <w:t xml:space="preserve"> </w:t>
      </w:r>
      <w:proofErr w:type="spellStart"/>
      <w:r w:rsidR="00A62E96" w:rsidRPr="00310026">
        <w:rPr>
          <w:i/>
          <w:color w:val="000000" w:themeColor="text1"/>
        </w:rPr>
        <w:t>Pterygophora</w:t>
      </w:r>
      <w:proofErr w:type="spellEnd"/>
      <w:r w:rsidR="00A62E96" w:rsidRPr="00310026">
        <w:rPr>
          <w:color w:val="000000" w:themeColor="text1"/>
        </w:rPr>
        <w:t xml:space="preserve"> showing heavy signs of grazing in many areas on </w:t>
      </w:r>
      <w:proofErr w:type="spellStart"/>
      <w:r w:rsidR="00A62E96" w:rsidRPr="00310026">
        <w:rPr>
          <w:color w:val="000000" w:themeColor="text1"/>
        </w:rPr>
        <w:t>Tatoosh</w:t>
      </w:r>
      <w:proofErr w:type="spellEnd"/>
      <w:r w:rsidR="00A62E96" w:rsidRPr="00310026">
        <w:rPr>
          <w:color w:val="000000" w:themeColor="text1"/>
        </w:rPr>
        <w:t xml:space="preserve">. However, </w:t>
      </w:r>
      <w:proofErr w:type="spellStart"/>
      <w:r w:rsidRPr="00310026">
        <w:rPr>
          <w:i/>
          <w:color w:val="000000" w:themeColor="text1"/>
        </w:rPr>
        <w:t>Pterygophora</w:t>
      </w:r>
      <w:proofErr w:type="spellEnd"/>
      <w:r w:rsidRPr="00310026">
        <w:rPr>
          <w:color w:val="000000" w:themeColor="text1"/>
        </w:rPr>
        <w:t xml:space="preserve"> showed no relationship to urchins at the transect level (Fig. 5f), unlike at the site level across years. </w:t>
      </w:r>
      <w:proofErr w:type="spellStart"/>
      <w:r w:rsidRPr="00310026">
        <w:rPr>
          <w:i/>
          <w:color w:val="000000" w:themeColor="text1"/>
        </w:rPr>
        <w:t>Macrocystis</w:t>
      </w:r>
      <w:proofErr w:type="spellEnd"/>
      <w:r w:rsidRPr="00310026">
        <w:rPr>
          <w:i/>
          <w:color w:val="000000" w:themeColor="text1"/>
        </w:rPr>
        <w:t xml:space="preserve"> </w:t>
      </w:r>
      <w:r w:rsidRPr="00310026">
        <w:rPr>
          <w:color w:val="000000" w:themeColor="text1"/>
        </w:rPr>
        <w:t xml:space="preserve">densities were too low at </w:t>
      </w:r>
      <w:proofErr w:type="spellStart"/>
      <w:r w:rsidRPr="00310026">
        <w:rPr>
          <w:color w:val="000000" w:themeColor="text1"/>
        </w:rPr>
        <w:t>Tatoosh</w:t>
      </w:r>
      <w:proofErr w:type="spellEnd"/>
      <w:r w:rsidRPr="00310026">
        <w:rPr>
          <w:color w:val="000000" w:themeColor="text1"/>
        </w:rPr>
        <w:t xml:space="preserve"> Island to conduct a parallel analysis of this canopy species.</w:t>
      </w:r>
    </w:p>
    <w:p w14:paraId="36487468" w14:textId="3C9FE6C3" w:rsidR="00471A3D" w:rsidRDefault="009D1439">
      <w:pPr>
        <w:pStyle w:val="Heading2"/>
      </w:pPr>
      <w:bookmarkStart w:id="861" w:name="_kht2apu2sjj7" w:colFirst="0" w:colLast="0"/>
      <w:bookmarkEnd w:id="861"/>
      <w:r>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ins w:id="862" w:author="Nick.Tolimieri" w:date="2022-09-13T16:00:00Z">
        <w:r w:rsidR="00034ACA">
          <w:t>s</w:t>
        </w:r>
      </w:ins>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863" w:name="_1nzuexzh0v9h" w:colFirst="0" w:colLast="0"/>
      <w:bookmarkEnd w:id="863"/>
      <w:r>
        <w:lastRenderedPageBreak/>
        <w:t xml:space="preserve">4. </w:t>
      </w:r>
      <w:r w:rsidR="00EF0B3C">
        <w:t>Discussion</w:t>
      </w:r>
    </w:p>
    <w:p w14:paraId="039FBBD6" w14:textId="5236C339" w:rsidR="00471A3D" w:rsidRDefault="00FB6ABB">
      <w:ins w:id="864" w:author="Nick.Tolimieri" w:date="2022-09-13T12:02:00Z">
        <w:r>
          <w:t>Ocean temperature, w</w:t>
        </w:r>
      </w:ins>
      <w:del w:id="865" w:author="Nick.Tolimieri"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7E00C0">
        <w:instrText xml:space="preserve"> ADDIN EN.CITE </w:instrText>
      </w:r>
      <w:r w:rsidR="007E00C0">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7E00C0">
        <w:instrText xml:space="preserve"> ADDIN EN.CITE.DATA </w:instrText>
      </w:r>
      <w:r w:rsidR="007E00C0">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7E00C0">
        <w:instrText xml:space="preserve"> ADDIN EN.CITE.DATA </w:instrText>
      </w:r>
      <w:r w:rsidR="007E00C0">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7E00C0">
        <w:instrText xml:space="preserve"> ADDIN EN.CITE </w:instrText>
      </w:r>
      <w:r w:rsidR="007E00C0">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7E00C0">
        <w:instrText xml:space="preserve"> ADDIN EN.CITE.DATA </w:instrText>
      </w:r>
      <w:r w:rsidR="007E00C0">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7E00C0">
        <w:instrText xml:space="preserve"> ADDIN EN.CITE </w:instrText>
      </w:r>
      <w:r w:rsidR="007E00C0">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7E00C0">
        <w:instrText xml:space="preserve"> ADDIN EN.CITE.DATA </w:instrText>
      </w:r>
      <w:r w:rsidR="007E00C0">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 xml:space="preserve">communities in the eastern Pacific and California Current ecosystem in particular and suggests </w:t>
      </w:r>
      <w:r w:rsidR="00EF0B3C">
        <w:lastRenderedPageBreak/>
        <w:t>paths forward for conservation and management of these important habitats and the valuable fisheries species they contain.</w:t>
      </w:r>
    </w:p>
    <w:p w14:paraId="21F5B066" w14:textId="6F634B37"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7E00C0">
        <w:instrText xml:space="preserve"> ADDIN EN.CITE.DATA </w:instrText>
      </w:r>
      <w:r w:rsidR="007E00C0">
        <w:fldChar w:fldCharType="end"/>
      </w:r>
      <w:r w:rsidR="00E878A1">
        <w:fldChar w:fldCharType="separate"/>
      </w:r>
      <w:r w:rsidR="00E878A1">
        <w:rPr>
          <w:noProof/>
        </w:rPr>
        <w:t>(Beas-Luna et al. 2020)</w:t>
      </w:r>
      <w:r w:rsidR="00E878A1">
        <w:fldChar w:fldCharType="end"/>
      </w:r>
      <w:r>
        <w:t xml:space="preserve">. </w:t>
      </w:r>
      <w:r w:rsidR="004828AC">
        <w:t xml:space="preserve">However, </w:t>
      </w:r>
      <w:ins w:id="866" w:author="Nick.Tolimieri" w:date="2022-09-13T12:33:00Z">
        <w:r w:rsidR="00E27B47">
          <w:t xml:space="preserve">while we did observe </w:t>
        </w:r>
      </w:ins>
      <w:ins w:id="867" w:author="Nick.Tolimieri" w:date="2022-10-11T15:30:00Z">
        <w:r w:rsidR="00026BF7">
          <w:t>an</w:t>
        </w:r>
      </w:ins>
      <w:ins w:id="868" w:author="Nick.Tolimieri [2]" w:date="2022-09-14T12:49:00Z">
        <w:r w:rsidR="00101652">
          <w:t xml:space="preserve"> increase in </w:t>
        </w:r>
      </w:ins>
      <w:ins w:id="869" w:author="Nick.Tolimieri" w:date="2022-09-13T12:33:00Z">
        <w:r w:rsidR="00E27B47">
          <w:t>MHW prevalence in the 2014-2016 period</w:t>
        </w:r>
      </w:ins>
      <w:ins w:id="870" w:author="Nick.Tolimieri" w:date="2022-09-13T12:36:00Z">
        <w:r w:rsidR="00BF27F7">
          <w:t xml:space="preserve"> (Table S</w:t>
        </w:r>
      </w:ins>
      <w:ins w:id="871" w:author="Nick.Tolimieri" w:date="2022-09-13T12:40:00Z">
        <w:r w:rsidR="00A47192">
          <w:t>6)</w:t>
        </w:r>
      </w:ins>
      <w:ins w:id="872" w:author="Nick.Tolimieri"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873" w:author="Nick.Tolimieri"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874" w:author="Nick.Tolimieri" w:date="2022-10-11T15:29:00Z">
        <w:r w:rsidR="00026BF7">
          <w:t>Our study is far from the range margins for b</w:t>
        </w:r>
      </w:ins>
      <w:ins w:id="875" w:author="Nick.Tolimieri" w:date="2022-09-13T16:25:00Z">
        <w:r w:rsidR="004E54BF" w:rsidRPr="005C5D2C">
          <w:t xml:space="preserve">oth </w:t>
        </w:r>
        <w:proofErr w:type="spellStart"/>
        <w:r w:rsidR="004E54BF" w:rsidRPr="005C5D2C">
          <w:rPr>
            <w:i/>
          </w:rPr>
          <w:t>Macrocystis</w:t>
        </w:r>
        <w:proofErr w:type="spellEnd"/>
        <w:r w:rsidR="004E54BF" w:rsidRPr="005C5D2C">
          <w:rPr>
            <w:i/>
          </w:rPr>
          <w:t xml:space="preserve"> </w:t>
        </w:r>
        <w:r w:rsidR="004E54BF" w:rsidRPr="005C5D2C">
          <w:t xml:space="preserve">and </w:t>
        </w:r>
        <w:proofErr w:type="spellStart"/>
        <w:r w:rsidR="004E54BF" w:rsidRPr="005C5D2C">
          <w:rPr>
            <w:i/>
          </w:rPr>
          <w:t>Nereocystis</w:t>
        </w:r>
        <w:proofErr w:type="spellEnd"/>
        <w:r w:rsidR="004E54BF" w:rsidRPr="005C5D2C">
          <w:t xml:space="preserve"> </w:t>
        </w:r>
      </w:ins>
      <w:r w:rsidR="004E54BF" w:rsidRPr="00A10F7E">
        <w:fldChar w:fldCharType="begin"/>
      </w:r>
      <w:r w:rsidR="007E00C0">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876" w:author="Nick.Tolimieri" w:date="2022-10-11T15:29:00Z">
        <w:r w:rsidR="00026BF7">
          <w:t>,</w:t>
        </w:r>
      </w:ins>
      <w:ins w:id="877" w:author="Nick.Tolimieri" w:date="2022-09-13T16:29:00Z">
        <w:r w:rsidR="00016E6C" w:rsidRPr="007546E3">
          <w:t xml:space="preserve"> so we might expect </w:t>
        </w:r>
        <w:r w:rsidR="00016E6C" w:rsidRPr="00A10F7E">
          <w:t>them to be well within their thermal thresholds</w:t>
        </w:r>
      </w:ins>
      <w:ins w:id="878" w:author="Nick.Tolimieri" w:date="2022-10-11T15:29:00Z">
        <w:r w:rsidR="00026BF7">
          <w:t xml:space="preserve"> at our sites</w:t>
        </w:r>
      </w:ins>
      <w:ins w:id="879" w:author="Nick.Tolimieri"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880" w:author="Nick.Tolimieri [2]" w:date="2022-09-16T09:58:00Z">
        <w:r w:rsidR="005C5D2C" w:rsidRPr="007546E3">
          <w:t xml:space="preserve"> resulting in a somewhat</w:t>
        </w:r>
      </w:ins>
      <w:ins w:id="881" w:author="Nick.Tolimieri [2]" w:date="2022-09-16T10:18:00Z">
        <w:r w:rsidR="00A312EA">
          <w:t xml:space="preserve"> ephemeral and</w:t>
        </w:r>
      </w:ins>
      <w:ins w:id="882" w:author="Nick.Tolimieri [2]" w:date="2022-09-16T09:58:00Z">
        <w:r w:rsidR="005C5D2C" w:rsidRPr="007546E3">
          <w:t xml:space="preserve"> muted response</w:t>
        </w:r>
      </w:ins>
      <w:ins w:id="883" w:author="Nick.Tolimieri [2]" w:date="2022-09-16T09:59:00Z">
        <w:r w:rsidR="005C5D2C" w:rsidRPr="00310026">
          <w:t xml:space="preserve"> to the MHW</w:t>
        </w:r>
      </w:ins>
      <w:ins w:id="884" w:author="Nick.Tolimieri" w:date="2022-09-13T16:29:00Z">
        <w:r w:rsidR="00016E6C" w:rsidRPr="007546E3">
          <w:t>.</w:t>
        </w:r>
        <w:r w:rsidR="00016E6C" w:rsidRPr="00A10F7E">
          <w:t xml:space="preserve"> </w:t>
        </w:r>
      </w:ins>
      <w:ins w:id="885" w:author="Nick.Tolimieri [2]" w:date="2022-09-16T10:19:00Z">
        <w:r w:rsidR="00A312EA" w:rsidRPr="00A66CDC">
          <w:t>I</w:t>
        </w:r>
        <w:r w:rsidR="00A312EA">
          <w:t xml:space="preserve">n fact </w:t>
        </w:r>
      </w:ins>
      <w:ins w:id="886" w:author="Nick.Tolimieri" w:date="2022-10-03T10:56:00Z">
        <w:r w:rsidR="00EC707B">
          <w:t xml:space="preserve">absolute </w:t>
        </w:r>
      </w:ins>
      <w:ins w:id="887" w:author="Nick.Tolimieri [2]" w:date="2022-09-16T10:19:00Z">
        <w:r w:rsidR="00A312EA">
          <w:t>SST in Washington and Oregon w</w:t>
        </w:r>
      </w:ins>
      <w:ins w:id="888" w:author="Nick.Tolimieri" w:date="2022-10-11T15:30:00Z">
        <w:r w:rsidR="00026BF7">
          <w:t>as</w:t>
        </w:r>
      </w:ins>
      <w:ins w:id="889" w:author="Nick.Tolimieri [2]" w:date="2022-09-16T10:19:00Z">
        <w:r w:rsidR="00A312EA">
          <w:t xml:space="preserv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890" w:author="Nick.Tolimieri [2]" w:date="2022-09-16T10:19:00Z">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891" w:author="Nick.Tolimieri [2]" w:date="2022-09-16T11:03:00Z">
        <w:r w:rsidR="007844D4">
          <w:t>°C</w:t>
        </w:r>
      </w:ins>
      <w:ins w:id="892" w:author="Nick.Tolimieri [2]" w:date="2022-09-16T10:19:00Z">
        <w:r w:rsidR="00A312EA">
          <w:t xml:space="preserve"> in 2013 and 14.5</w:t>
        </w:r>
      </w:ins>
      <w:ins w:id="893" w:author="Nick.Tolimieri [2]" w:date="2022-09-16T11:03:00Z">
        <w:r w:rsidR="007844D4">
          <w:t>°C</w:t>
        </w:r>
      </w:ins>
      <w:ins w:id="894" w:author="Nick.Tolimieri [2]" w:date="2022-09-16T10:19:00Z">
        <w:r w:rsidR="00A312EA">
          <w:t xml:space="preserve"> in 2014—approximately 1.0 -1.5</w:t>
        </w:r>
      </w:ins>
      <w:ins w:id="895" w:author="Nick.Tolimieri [2]" w:date="2022-09-16T11:03:00Z">
        <w:r w:rsidR="007844D4">
          <w:t>°C</w:t>
        </w:r>
      </w:ins>
      <w:ins w:id="896" w:author="Nick.Tolimieri [2]"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897" w:author="Nick.Tolimieri [2]" w:date="2022-09-16T10:19:00Z">
        <w:r w:rsidR="00A312EA">
          <w:fldChar w:fldCharType="separate"/>
        </w:r>
        <w:r w:rsidR="00A312EA">
          <w:rPr>
            <w:noProof/>
          </w:rPr>
          <w:t>(Hamilton et al. 2020)</w:t>
        </w:r>
        <w:r w:rsidR="00A312EA">
          <w:fldChar w:fldCharType="end"/>
        </w:r>
        <w:r w:rsidR="00A312EA">
          <w:t xml:space="preserve">. </w:t>
        </w:r>
      </w:ins>
      <w:ins w:id="898" w:author="Nick.Tolimieri [2]" w:date="2022-09-16T10:18:00Z">
        <w:r w:rsidR="00A312EA">
          <w:t>Growth for both species appears to decline slightly around 15</w:t>
        </w:r>
      </w:ins>
      <w:ins w:id="899" w:author="Nick.Tolimieri [2]" w:date="2022-09-16T11:03:00Z">
        <w:r w:rsidR="007844D4">
          <w:t>°C</w:t>
        </w:r>
      </w:ins>
      <w:ins w:id="900" w:author="Nick.Tolimieri [2]"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ins>
      <w:r w:rsidR="005F7146">
        <w:instrText xml:space="preserve"> ADDIN EN.CITE </w:instrText>
      </w:r>
      <w:r w:rsidR="005F7146">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5F7146">
        <w:instrText xml:space="preserve"> ADDIN EN.CITE.DATA </w:instrText>
      </w:r>
      <w:r w:rsidR="005F7146">
        <w:fldChar w:fldCharType="end"/>
      </w:r>
      <w:ins w:id="901" w:author="Nick.Tolimieri [2]" w:date="2022-09-16T10:18:00Z">
        <w:r w:rsidR="00A312EA">
          <w:fldChar w:fldCharType="separate"/>
        </w:r>
        <w:r w:rsidR="00A312EA">
          <w:rPr>
            <w:noProof/>
          </w:rPr>
          <w:t>(Zimmerman &amp; Kremer 1984, Camus &amp; Buschmann 2017, Supratya et al. 2020)</w:t>
        </w:r>
        <w:r w:rsidR="00A312EA">
          <w:fldChar w:fldCharType="end"/>
        </w:r>
        <w:r w:rsidR="00A312EA">
          <w:t>, so</w:t>
        </w:r>
      </w:ins>
      <w:ins w:id="902" w:author="Nick.Tolimieri" w:date="2022-10-11T15:30:00Z">
        <w:r w:rsidR="00026BF7">
          <w:t xml:space="preserve"> maximum</w:t>
        </w:r>
      </w:ins>
      <w:ins w:id="903" w:author="Nick.Tolimieri [2]" w:date="2022-09-16T10:18:00Z">
        <w:r w:rsidR="00A312EA">
          <w:t xml:space="preserve"> </w:t>
        </w:r>
      </w:ins>
      <w:ins w:id="904" w:author="Nick.Tolimieri" w:date="2022-10-03T10:56:00Z">
        <w:r w:rsidR="00EC707B">
          <w:t>SST</w:t>
        </w:r>
      </w:ins>
      <w:ins w:id="905" w:author="Nick.Tolimieri" w:date="2022-10-03T10:57:00Z">
        <w:r w:rsidR="00EC707B">
          <w:t xml:space="preserve"> </w:t>
        </w:r>
      </w:ins>
      <w:ins w:id="906" w:author="Nick.Tolimieri [2]" w:date="2022-09-16T10:20:00Z">
        <w:r w:rsidR="00A312EA">
          <w:t xml:space="preserve">only approached species tolerances in 2013. </w:t>
        </w:r>
      </w:ins>
      <w:ins w:id="907" w:author="Nick.Tolimieri [2]" w:date="2022-09-16T10:21:00Z">
        <w:r w:rsidR="0081060C">
          <w:t xml:space="preserve">Moreover, while MHW activity was higher during the 2014-2016 period, most of the </w:t>
        </w:r>
      </w:ins>
      <w:ins w:id="908" w:author="Nick.Tolimieri" w:date="2022-10-11T15:31:00Z">
        <w:r w:rsidR="00026BF7">
          <w:t xml:space="preserve">anomalous </w:t>
        </w:r>
      </w:ins>
      <w:ins w:id="909" w:author="Nick.Tolimieri [2]" w:date="2022-09-16T10:21:00Z">
        <w:r w:rsidR="0081060C">
          <w:t>events occurred during the early summer or autumn</w:t>
        </w:r>
        <w:r w:rsidR="00F20A00">
          <w:t xml:space="preserve">, not during the summer peak in </w:t>
        </w:r>
        <w:r w:rsidR="00F20A00">
          <w:lastRenderedPageBreak/>
          <w:t>SST</w:t>
        </w:r>
      </w:ins>
      <w:ins w:id="910" w:author="Nick.Tolimieri" w:date="2022-10-11T15:31:00Z">
        <w:r w:rsidR="00026BF7">
          <w:t>.</w:t>
        </w:r>
      </w:ins>
      <w:ins w:id="911" w:author="Nick.Tolimieri [2]" w:date="2022-09-16T10:21:00Z">
        <w:r w:rsidR="0081060C">
          <w:t xml:space="preserve"> </w:t>
        </w:r>
      </w:ins>
      <w:ins w:id="912" w:author="Nick.Tolimieri" w:date="2022-09-13T16:30:00Z">
        <w:del w:id="913" w:author="Nick.Tolimieri [2]" w:date="2022-09-16T10:19:00Z">
          <w:r w:rsidR="00016E6C" w:rsidRPr="007546E3" w:rsidDel="00A312EA">
            <w:delText>I</w:delText>
          </w:r>
          <w:r w:rsidR="00016E6C" w:rsidDel="00A312EA">
            <w:delText>n fact</w:delText>
          </w:r>
        </w:del>
      </w:ins>
      <w:del w:id="914" w:author="Nick.Tolimieri [2]"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915" w:author="Nick.Tolimieri" w:date="2022-09-13T16:12:00Z">
        <w:del w:id="916" w:author="Nick.Tolimieri [2]" w:date="2022-09-16T10:19:00Z">
          <w:r w:rsidR="00D03439" w:rsidDel="00A312EA">
            <w:delText xml:space="preserve"> and Oregon</w:delText>
          </w:r>
        </w:del>
      </w:ins>
      <w:del w:id="917" w:author="Nick.Tolimieri [2]"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918" w:author="Nick.Tolimieri" w:date="2022-09-13T16:12:00Z">
        <w:del w:id="919" w:author="Nick.Tolimieri [2]" w:date="2022-09-16T10:19:00Z">
          <w:r w:rsidR="00D03439" w:rsidDel="00A312EA">
            <w:delText xml:space="preserve"> </w:delText>
          </w:r>
        </w:del>
      </w:ins>
      <w:del w:id="920" w:author="Nick.Tolimieri [2]"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921" w:author="Nick.Tolimieri [2]"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922" w:author="Nick.Tolimieri [2]"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32D6643B"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7E00C0">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ins w:id="923" w:author="Nick.Tolimieri [2]"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xml:space="preserve">. The latter behavior may promote a shift to urchin-dominated habitats. </w:t>
      </w:r>
      <w:ins w:id="924" w:author="Nick.Tolimieri" w:date="2022-10-03T10:59:00Z">
        <w:r w:rsidR="00D21822">
          <w:t xml:space="preserve">Here when </w:t>
        </w:r>
      </w:ins>
      <w:r w:rsidR="009C7329">
        <w:t xml:space="preserve">urchins were abundant, there may have been sufficient drift kelp (and potentially threat of predation by otters), to lead urchins to remain largely passive feeders. </w:t>
      </w:r>
    </w:p>
    <w:p w14:paraId="03B12EF2" w14:textId="7704AE9F" w:rsidR="00A50EB8" w:rsidRDefault="00893A3F" w:rsidP="00230D1E">
      <w:pPr>
        <w:rPr>
          <w:ins w:id="925" w:author="Nick.Tolimieri [2]" w:date="2022-09-16T10:22:00Z"/>
        </w:rPr>
      </w:pPr>
      <w:r w:rsidRPr="00FD4009">
        <w:t>A</w:t>
      </w:r>
      <w:r w:rsidR="008D6D2E" w:rsidRPr="00FD4009">
        <w:t xml:space="preserve">t </w:t>
      </w:r>
      <w:proofErr w:type="spellStart"/>
      <w:r w:rsidR="008D6D2E" w:rsidRPr="00FD4009">
        <w:t>Tatoosh</w:t>
      </w:r>
      <w:proofErr w:type="spellEnd"/>
      <w:r w:rsidR="008D6D2E" w:rsidRPr="00FD4009">
        <w:t xml:space="preserve"> Island</w:t>
      </w:r>
      <w:r w:rsidR="0034083C" w:rsidRPr="00FD4009">
        <w:t xml:space="preserve"> </w:t>
      </w:r>
      <w:r w:rsidR="00643C4E" w:rsidRPr="00FD4009">
        <w:t xml:space="preserve">there was </w:t>
      </w:r>
      <w:ins w:id="926" w:author="Nick.Tolimieri" w:date="2022-10-03T15:46:00Z">
        <w:r w:rsidR="00AD38E8" w:rsidRPr="00FD4009">
          <w:t>a</w:t>
        </w:r>
      </w:ins>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ins w:id="927" w:author="Nick.Tolimieri" w:date="2022-10-03T15:44:00Z">
        <w:r w:rsidR="00AD38E8" w:rsidRPr="00FD4009">
          <w:t xml:space="preserve">). Otters have been less abundant at </w:t>
        </w:r>
        <w:proofErr w:type="spellStart"/>
        <w:r w:rsidR="00AD38E8" w:rsidRPr="00FD4009">
          <w:t>Tatoosh</w:t>
        </w:r>
        <w:proofErr w:type="spellEnd"/>
        <w:r w:rsidR="00AD38E8" w:rsidRPr="00FD4009">
          <w:t xml:space="preserve"> than at </w:t>
        </w:r>
      </w:ins>
      <w:ins w:id="928" w:author="Nick.Tolimieri" w:date="2022-10-11T15:32:00Z">
        <w:r w:rsidR="00026BF7">
          <w:t xml:space="preserve">Olympic Coast </w:t>
        </w:r>
      </w:ins>
      <w:ins w:id="929" w:author="Nick.Tolimieri" w:date="2022-10-03T15:44:00Z">
        <w:r w:rsidR="00AD38E8" w:rsidRPr="00FD4009">
          <w:t xml:space="preserve">sites farther south </w:t>
        </w:r>
      </w:ins>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5F71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5F7146">
        <w:fldChar w:fldCharType="end"/>
      </w:r>
      <w:r w:rsidR="00AD38E8" w:rsidRPr="00FD4009">
        <w:fldChar w:fldCharType="separate"/>
      </w:r>
      <w:r w:rsidR="00AD38E8" w:rsidRPr="00FD4009">
        <w:rPr>
          <w:noProof/>
        </w:rPr>
        <w:t>(Shelton et al. 2018)</w:t>
      </w:r>
      <w:r w:rsidR="00AD38E8" w:rsidRPr="00FD4009">
        <w:fldChar w:fldCharType="end"/>
      </w:r>
      <w:ins w:id="930" w:author="Nick.Tolimieri" w:date="2022-10-03T15:44:00Z">
        <w:r w:rsidR="00AD38E8" w:rsidRPr="00FD4009">
          <w:t>,</w:t>
        </w:r>
      </w:ins>
      <w:ins w:id="931" w:author="Nick.Tolimieri" w:date="2022-10-03T15:47:00Z">
        <w:r w:rsidR="00607050" w:rsidRPr="00FD4009">
          <w:t xml:space="preserve"> </w:t>
        </w:r>
      </w:ins>
      <w:ins w:id="932" w:author="Nick.Tolimieri" w:date="2022-10-03T15:43:00Z">
        <w:r w:rsidR="00AD38E8" w:rsidRPr="00FD4009">
          <w:t>which may have allowed</w:t>
        </w:r>
      </w:ins>
      <w:ins w:id="933" w:author="Nick.Tolimieri" w:date="2022-10-03T15:48:00Z">
        <w:r w:rsidR="00607050" w:rsidRPr="00FD4009">
          <w:t xml:space="preserve"> this large increase in </w:t>
        </w:r>
        <w:r w:rsidR="00607050" w:rsidRPr="00FD4009">
          <w:lastRenderedPageBreak/>
          <w:t xml:space="preserve">urchin </w:t>
        </w:r>
      </w:ins>
      <w:ins w:id="934" w:author="Nick.Tolimieri" w:date="2022-10-03T15:49:00Z">
        <w:r w:rsidR="00D26B0C" w:rsidRPr="00FD4009">
          <w:t>abundance</w:t>
        </w:r>
      </w:ins>
      <w:ins w:id="935" w:author="Nick.Tolimieri" w:date="2022-10-03T15:44:00Z">
        <w:r w:rsidR="00AD38E8" w:rsidRPr="00FD4009">
          <w:t xml:space="preserve">. </w:t>
        </w:r>
      </w:ins>
      <w:ins w:id="936" w:author="Nick.Tolimieri" w:date="2022-10-03T15:48:00Z">
        <w:r w:rsidR="00607050" w:rsidRPr="00FD4009">
          <w:t xml:space="preserve">At </w:t>
        </w:r>
        <w:proofErr w:type="spellStart"/>
        <w:r w:rsidR="00607050" w:rsidRPr="00FD4009">
          <w:t>Tatoosh</w:t>
        </w:r>
      </w:ins>
      <w:proofErr w:type="spellEnd"/>
      <w:ins w:id="937" w:author="Nick.Tolimieri" w:date="2022-10-03T15:44:00Z">
        <w:r w:rsidR="00AD38E8" w:rsidRPr="00FD4009">
          <w:t xml:space="preserve">, </w:t>
        </w:r>
      </w:ins>
      <w:r w:rsidR="00643C4E" w:rsidRPr="00FD4009">
        <w:t>we did see</w:t>
      </w:r>
      <w:r w:rsidR="00CA4F65" w:rsidRPr="00FD4009">
        <w:t xml:space="preserve"> </w:t>
      </w:r>
      <w:r w:rsidR="008D6D2E" w:rsidRPr="00FD4009">
        <w:t xml:space="preserve">a negative relationship between purple urchins and </w:t>
      </w:r>
      <w:proofErr w:type="spellStart"/>
      <w:r w:rsidR="008D6D2E" w:rsidRPr="00FD4009">
        <w:rPr>
          <w:i/>
        </w:rPr>
        <w:t>Nereocystis</w:t>
      </w:r>
      <w:proofErr w:type="spellEnd"/>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ins w:id="938" w:author="Nick.Tolimieri" w:date="2022-10-03T11:00:00Z">
        <w:r w:rsidR="00D21822" w:rsidRPr="00FD4009">
          <w:t xml:space="preserve">However, this effect also appears </w:t>
        </w:r>
      </w:ins>
      <w:ins w:id="939" w:author="Nick.Tolimieri" w:date="2022-10-03T11:03:00Z">
        <w:r w:rsidR="005A6AA8" w:rsidRPr="00FD4009">
          <w:t xml:space="preserve">potentially </w:t>
        </w:r>
      </w:ins>
      <w:ins w:id="940" w:author="Nick.Tolimieri" w:date="2022-10-03T11:00:00Z">
        <w:r w:rsidR="00D21822" w:rsidRPr="00FD4009">
          <w:t>confounded by the time with the REWB</w:t>
        </w:r>
        <w:r w:rsidR="00D21822">
          <w:t xml:space="preserve"> model suggesting an effect of </w:t>
        </w:r>
      </w:ins>
      <w:ins w:id="941" w:author="Nick.Tolimieri" w:date="2022-10-03T11:01:00Z">
        <w:r w:rsidR="00D21822">
          <w:t xml:space="preserve">Year but providing no evidence for an impact of urchins on </w:t>
        </w:r>
        <w:proofErr w:type="spellStart"/>
        <w:r w:rsidR="00D21822">
          <w:rPr>
            <w:i/>
          </w:rPr>
          <w:t>Nereocystis</w:t>
        </w:r>
        <w:proofErr w:type="spellEnd"/>
        <w:r w:rsidR="00D21822">
          <w:rPr>
            <w:i/>
          </w:rPr>
          <w:t xml:space="preserve"> </w:t>
        </w:r>
        <w:r w:rsidR="00D21822">
          <w:t>stipe density</w:t>
        </w:r>
      </w:ins>
      <w:ins w:id="942" w:author="Nick.Tolimieri" w:date="2022-10-03T11:03:00Z">
        <w:r w:rsidR="005A6AA8">
          <w:t xml:space="preserve"> (coefficients were negative b</w:t>
        </w:r>
      </w:ins>
      <w:ins w:id="943" w:author="Nick.Tolimieri" w:date="2022-10-11T15:32:00Z">
        <w:r w:rsidR="00026BF7">
          <w:t>ut</w:t>
        </w:r>
      </w:ins>
      <w:ins w:id="944" w:author="Nick.Tolimieri" w:date="2022-10-03T11:03:00Z">
        <w:r w:rsidR="005A6AA8">
          <w:t xml:space="preserve"> </w:t>
        </w:r>
        <w:proofErr w:type="spellStart"/>
        <w:r w:rsidR="005A6AA8">
          <w:t>s.e.</w:t>
        </w:r>
        <w:proofErr w:type="spellEnd"/>
        <w:r w:rsidR="005A6AA8">
          <w:t xml:space="preserve"> overlapped zero)</w:t>
        </w:r>
      </w:ins>
      <w:ins w:id="945" w:author="Nick.Tolimieri" w:date="2022-10-03T11:01:00Z">
        <w:r w:rsidR="00D21822">
          <w:t xml:space="preserve">. </w:t>
        </w:r>
      </w:ins>
      <w:ins w:id="946" w:author="Nick.Tolimieri" w:date="2022-10-03T15:48:00Z">
        <w:r w:rsidR="00607050">
          <w:t>Th</w:t>
        </w:r>
      </w:ins>
      <w:ins w:id="947" w:author="Nick.Tolimieri" w:date="2022-10-03T15:49:00Z">
        <w:r w:rsidR="00607050">
          <w:t>e persistence of kelp in the face this large increase in urchins</w:t>
        </w:r>
      </w:ins>
      <w:del w:id="948" w:author="Nick.Tolimieri" w:date="2022-10-03T11:01:00Z">
        <w:r w:rsidR="0034083C" w:rsidDel="00515196">
          <w:delText>Thes</w:delText>
        </w:r>
        <w:r w:rsidR="00B03655" w:rsidDel="00515196">
          <w:delText xml:space="preserve">e </w:delText>
        </w:r>
      </w:del>
      <w:del w:id="949" w:author="Nick.Tolimieri" w:date="2022-10-03T15:49:00Z">
        <w:r w:rsidR="00B03655" w:rsidDel="00607050">
          <w:delText>impacts</w:delText>
        </w:r>
      </w:del>
      <w:r w:rsidR="00CA4F65">
        <w:t xml:space="preserve"> may </w:t>
      </w:r>
      <w:r w:rsidR="003F6B2F">
        <w:t>have been</w:t>
      </w:r>
      <w:r w:rsidR="00CA4F65">
        <w:t xml:space="preserve"> </w:t>
      </w:r>
      <w:r w:rsidR="003F6B2F">
        <w:t xml:space="preserve">mediated </w:t>
      </w:r>
      <w:ins w:id="950" w:author="Nick.Tolimieri" w:date="2022-10-03T15:50:00Z">
        <w:r w:rsidR="00D26B0C">
          <w:t xml:space="preserve"> </w:t>
        </w:r>
      </w:ins>
      <w:r w:rsidR="003F6B2F">
        <w:t xml:space="preserve">by </w:t>
      </w:r>
      <w:r w:rsidR="00CA4F65">
        <w:t xml:space="preserve">habitat </w:t>
      </w:r>
      <w:ins w:id="951" w:author="Nick.Tolimieri" w:date="2022-09-13T12:06:00Z">
        <w:r w:rsidR="00A632E8">
          <w:t>complexity</w:t>
        </w:r>
        <w:r w:rsidR="003269B9">
          <w:t xml:space="preserve">, which may also cause the </w:t>
        </w:r>
      </w:ins>
      <w:del w:id="952" w:author="Nick.Tolimieri" w:date="2022-10-03T15:51:00Z">
        <w:r w:rsidR="003F6B2F" w:rsidDel="003269B9">
          <w:delText xml:space="preserve">leading to the </w:delText>
        </w:r>
      </w:del>
      <w:r w:rsidR="003F6B2F">
        <w:t>transect-level variability</w:t>
      </w:r>
      <w:r w:rsidR="0034083C">
        <w:t xml:space="preserve"> </w:t>
      </w:r>
      <w:r w:rsidR="00E878A1">
        <w:fldChar w:fldCharType="begin"/>
      </w:r>
      <w:r w:rsidR="007E00C0">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ins w:id="953" w:author="Nick.Tolimieri" w:date="2022-10-03T11:04:00Z">
        <w:r w:rsidR="00234AAB">
          <w:t xml:space="preserve">at </w:t>
        </w:r>
        <w:proofErr w:type="spellStart"/>
        <w:r w:rsidR="00234AAB">
          <w:t>Tatoosh</w:t>
        </w:r>
        <w:proofErr w:type="spellEnd"/>
        <w:r w:rsidR="00234AAB">
          <w:t xml:space="preserve"> </w:t>
        </w:r>
      </w:ins>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moveFromRangeStart w:id="954" w:author="Nick.Tolimieri [2]" w:date="2022-09-16T10:04:00Z" w:name="move114215062"/>
      <w:proofErr w:type="spellEnd"/>
      <w:moveFrom w:id="955" w:author="Nick.Tolimieri [2]"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956" w:author="Nick.Tolimieri [2]" w:date="2022-09-16T10:04:00Z">
        <w:r w:rsidR="00927410" w:rsidDel="00927410">
          <w:rPr>
            <w:color w:val="000000" w:themeColor="text1"/>
          </w:rPr>
        </w:r>
      </w:del>
      <w:moveFrom w:id="957" w:author="Nick.Tolimieri [2]" w:date="2022-09-16T10:04:00Z">
        <w:r w:rsidR="00927410" w:rsidDel="00927410">
          <w:rPr>
            <w:color w:val="000000" w:themeColor="text1"/>
          </w:rPr>
          <w:fldChar w:fldCharType="end"/>
        </w:r>
      </w:moveFrom>
      <w:del w:id="958" w:author="Nick.Tolimieri [2]" w:date="2022-09-16T10:04:00Z">
        <w:r w:rsidR="00E878A1" w:rsidDel="00927410">
          <w:rPr>
            <w:color w:val="000000" w:themeColor="text1"/>
          </w:rPr>
        </w:r>
      </w:del>
      <w:moveFrom w:id="959" w:author="Nick.Tolimieri [2]"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954"/>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w:t>
      </w:r>
      <w:bookmarkStart w:id="960" w:name="_GoBack"/>
      <w:bookmarkEnd w:id="960"/>
      <w:r w:rsidR="0034083C" w:rsidRPr="00135413">
        <w:rPr>
          <w:color w:val="000000" w:themeColor="text1"/>
        </w:rPr>
        <w:t xml:space="preserve">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ins w:id="961" w:author="Nick.Tolimieri [2]" w:date="2022-09-16T10:04:00Z">
        <w:r w:rsidR="00927410">
          <w:rPr>
            <w:color w:val="000000" w:themeColor="text1"/>
          </w:rPr>
          <w:t xml:space="preserve"> </w:t>
        </w:r>
      </w:ins>
      <w:moveToRangeStart w:id="962" w:author="Nick.Tolimieri [2]" w:date="2022-09-16T10:04:00Z" w:name="move114215062"/>
      <w:moveTo w:id="963" w:author="Nick.Tolimieri [2]"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moveTo>
      <w:r w:rsidR="007E00C0">
        <w:rPr>
          <w:color w:val="000000" w:themeColor="text1"/>
        </w:rPr>
        <w:instrText xml:space="preserve"> ADDIN EN.CITE </w:instrText>
      </w:r>
      <w:r w:rsidR="007E00C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7E00C0">
        <w:rPr>
          <w:color w:val="000000" w:themeColor="text1"/>
        </w:rPr>
        <w:instrText xml:space="preserve"> ADDIN EN.CITE.DATA </w:instrText>
      </w:r>
      <w:r w:rsidR="007E00C0">
        <w:rPr>
          <w:color w:val="000000" w:themeColor="text1"/>
        </w:rPr>
      </w:r>
      <w:r w:rsidR="007E00C0">
        <w:rPr>
          <w:color w:val="000000" w:themeColor="text1"/>
        </w:rPr>
        <w:fldChar w:fldCharType="end"/>
      </w:r>
      <w:r w:rsidR="00927410">
        <w:rPr>
          <w:color w:val="000000" w:themeColor="text1"/>
        </w:rPr>
      </w:r>
      <w:moveTo w:id="964" w:author="Nick.Tolimieri [2]"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962"/>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ins w:id="965" w:author="Nick.Tolimieri [2]" w:date="2022-09-15T11:09:00Z">
        <w:r w:rsidR="00A628B0">
          <w:rPr>
            <w:color w:val="000000" w:themeColor="text1"/>
          </w:rPr>
          <w:t>in California</w:t>
        </w:r>
      </w:ins>
      <w:r w:rsidR="00893C5B" w:rsidRPr="00A628B0">
        <w:rPr>
          <w:color w:val="000000" w:themeColor="text1"/>
        </w:rPr>
        <w:t>, although previously observed patterns would have predicte</w:t>
      </w:r>
      <w:r w:rsidR="00893C5B" w:rsidRPr="00310026">
        <w:t>d higher recruitment with warmer water in more northern latitudes</w:t>
      </w:r>
      <w:ins w:id="966" w:author="Nick.Tolimieri [2]" w:date="2022-09-15T11:10:00Z">
        <w:r w:rsidR="00A628B0">
          <w:t xml:space="preserve"> </w:t>
        </w:r>
        <w:r w:rsidR="00A628B0" w:rsidRPr="00FA1687">
          <w:rPr>
            <w:color w:val="000000" w:themeColor="text1"/>
          </w:rPr>
          <w:fldChar w:fldCharType="begin"/>
        </w:r>
      </w:ins>
      <w:r w:rsidR="007E00C0">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ins w:id="967" w:author="Nick.Tolimieri [2]" w:date="2022-09-15T11:10:00Z">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310026">
        <w:t>.</w:t>
      </w:r>
      <w:ins w:id="968" w:author="Nick.Tolimieri [2]" w:date="2022-09-15T11:05:00Z">
        <w:r w:rsidR="00A628B0" w:rsidRPr="00A628B0">
          <w:t xml:space="preserve"> In southe</w:t>
        </w:r>
        <w:r w:rsidR="00A628B0">
          <w:t xml:space="preserve">rn </w:t>
        </w:r>
      </w:ins>
      <w:ins w:id="969" w:author="Nick.Tolimieri [2]" w:date="2022-09-15T11:06:00Z">
        <w:r w:rsidR="00A628B0">
          <w:t>California, g</w:t>
        </w:r>
      </w:ins>
      <w:ins w:id="970" w:author="Nick.Tolimieri [2]" w:date="2022-09-15T11:05:00Z">
        <w:r w:rsidR="00A628B0">
          <w:t>onadal indices for pu</w:t>
        </w:r>
      </w:ins>
      <w:ins w:id="971" w:author="Nick.Tolimieri [2]" w:date="2022-09-15T11:06:00Z">
        <w:r w:rsidR="00A628B0">
          <w:t>r</w:t>
        </w:r>
      </w:ins>
      <w:ins w:id="972" w:author="Nick.Tolimieri [2]" w:date="2022-09-15T11:05:00Z">
        <w:r w:rsidR="00A628B0">
          <w:t>ple urchins tend to peak in October and November following summer feeding</w:t>
        </w:r>
      </w:ins>
      <w:ins w:id="973" w:author="Nick.Tolimieri [2]" w:date="2022-09-15T11:06:00Z">
        <w:r w:rsidR="00A628B0">
          <w:t>, so warm waters in the fall might impact gamete production</w:t>
        </w:r>
      </w:ins>
      <w:ins w:id="974" w:author="Nick.Tolimieri [2]" w:date="2022-09-15T11:07:00Z">
        <w:r w:rsidR="00A628B0">
          <w:t xml:space="preserve"> </w:t>
        </w:r>
        <w:r w:rsidR="00A628B0">
          <w:fldChar w:fldCharType="begin"/>
        </w:r>
      </w:ins>
      <w:r w:rsidR="007E00C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ins w:id="975" w:author="Nick.Tolimieri [2]" w:date="2022-09-15T11:07:00Z">
        <w:r w:rsidR="00A628B0">
          <w:fldChar w:fldCharType="separate"/>
        </w:r>
        <w:r w:rsidR="00A628B0">
          <w:rPr>
            <w:noProof/>
          </w:rPr>
          <w:t>(Basch &amp; Tegner 2007)</w:t>
        </w:r>
        <w:r w:rsidR="00A628B0">
          <w:fldChar w:fldCharType="end"/>
        </w:r>
      </w:ins>
      <w:ins w:id="976" w:author="Nick.Tolimieri [2]" w:date="2022-09-15T11:06:00Z">
        <w:r w:rsidR="00A628B0">
          <w:t xml:space="preserve">. </w:t>
        </w:r>
      </w:ins>
      <w:ins w:id="977" w:author="Nick.Tolimieri [2]" w:date="2022-09-15T11:07:00Z">
        <w:r w:rsidR="00A628B0">
          <w:t xml:space="preserve">However, temperatures in Washington did not approach 17°C where gamete storage appears to be reduced </w:t>
        </w:r>
      </w:ins>
      <w:r w:rsidR="00A628B0">
        <w:fldChar w:fldCharType="begin"/>
      </w:r>
      <w:r w:rsidR="007E00C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978" w:author="Nick.Tolimieri [2]" w:date="2022-09-15T11:07:00Z">
        <w:r w:rsidR="00A628B0">
          <w:t>.</w:t>
        </w:r>
      </w:ins>
    </w:p>
    <w:p w14:paraId="3AABAB4F" w14:textId="04FAA9F8" w:rsidR="008D6D2E" w:rsidDel="00AE78FF" w:rsidRDefault="008D6D2E">
      <w:pPr>
        <w:rPr>
          <w:del w:id="979" w:author="Nick.Tolimieri [2]" w:date="2022-09-16T10:04:00Z"/>
        </w:rPr>
      </w:pPr>
    </w:p>
    <w:p w14:paraId="1C8CDA51" w14:textId="163F068B" w:rsidR="00A50EB8" w:rsidRDefault="00EF0B3C" w:rsidP="007546E3">
      <w:pPr>
        <w:rPr>
          <w:ins w:id="980" w:author="Nick.Tolimieri [2]" w:date="2022-09-16T10:25:00Z"/>
        </w:rPr>
      </w:pPr>
      <w:del w:id="981" w:author="Nick.Tolimieri [2]" w:date="2022-09-14T11:47:00Z">
        <w:r w:rsidRPr="00711510" w:rsidDel="000E0D71">
          <w:delText xml:space="preserve">One influence we expected to observe, but did not, was </w:delText>
        </w:r>
      </w:del>
      <w:ins w:id="982" w:author="Nick.Tolimieri [2]" w:date="2022-09-14T11:47:00Z">
        <w:r w:rsidR="000E0D71" w:rsidRPr="00711510">
          <w:t xml:space="preserve">We did not see </w:t>
        </w:r>
      </w:ins>
      <w:r w:rsidRPr="00711510">
        <w:t>shared temporal variation in the invertebrate assemblages</w:t>
      </w:r>
      <w:del w:id="983" w:author="Nick.Tolimieri [2]" w:date="2022-09-15T09:50:00Z">
        <w:r w:rsidRPr="00711510" w:rsidDel="00A13C9A">
          <w:delText xml:space="preserve"> caused by a </w:delText>
        </w:r>
      </w:del>
      <w:ins w:id="984" w:author="Nick.Tolimieri [2]" w:date="2022-09-15T09:50:00Z">
        <w:r w:rsidR="00A13C9A">
          <w:t xml:space="preserve"> </w:t>
        </w:r>
      </w:ins>
      <w:ins w:id="985" w:author="Nick.Tolimieri [2]" w:date="2022-09-15T10:06:00Z">
        <w:r w:rsidR="00BB3D36">
          <w:t xml:space="preserve">(i.e., the multivariate results) </w:t>
        </w:r>
      </w:ins>
      <w:ins w:id="986" w:author="Nick.Tolimieri [2]" w:date="2022-09-15T09:50:00Z">
        <w:r w:rsidR="00A13C9A">
          <w:t xml:space="preserve">in </w:t>
        </w:r>
      </w:ins>
      <w:ins w:id="987" w:author="Nick.Tolimieri [2]" w:date="2022-09-15T09:52:00Z">
        <w:r w:rsidR="008C19F1">
          <w:t xml:space="preserve">conjunction with </w:t>
        </w:r>
      </w:ins>
      <w:del w:id="988" w:author="Nick.Tolimieri [2]" w:date="2022-09-15T09:50:00Z">
        <w:r w:rsidRPr="00711510" w:rsidDel="00A13C9A">
          <w:delText>response</w:delText>
        </w:r>
      </w:del>
      <w:del w:id="989" w:author="Nick.Tolimieri [2]"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7E00C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Pr="00711510">
        <w:t xml:space="preserve">. </w:t>
      </w:r>
      <w:ins w:id="990" w:author="Nick.Tolimieri [2]" w:date="2022-09-15T10:10:00Z">
        <w:r w:rsidR="00BB3D36">
          <w:t>In part, i</w:t>
        </w:r>
      </w:ins>
      <w:moveToRangeStart w:id="991" w:author="Nick.Tolimieri [2]" w:date="2022-09-15T09:49:00Z" w:name="move114127780"/>
      <w:moveTo w:id="992" w:author="Nick.Tolimieri [2]" w:date="2022-09-15T09:49:00Z">
        <w:del w:id="993" w:author="Nick.Tolimieri [2]" w:date="2022-09-15T09:49:00Z">
          <w:r w:rsidR="00711510" w:rsidRPr="00140637" w:rsidDel="00711510">
            <w:delText>i</w:delText>
          </w:r>
        </w:del>
        <w:r w:rsidR="00711510" w:rsidRPr="00140637">
          <w:t>nvertebrates</w:t>
        </w:r>
      </w:moveTo>
      <w:ins w:id="994" w:author="Nick.Tolimieri [2]" w:date="2022-09-15T09:49:00Z">
        <w:r w:rsidR="00711510">
          <w:t xml:space="preserve"> densities </w:t>
        </w:r>
      </w:ins>
      <w:moveTo w:id="995" w:author="Nick.Tolimieri [2]" w:date="2022-09-15T09:49:00Z">
        <w:del w:id="996" w:author="Nick.Tolimieri [2]" w:date="2022-09-15T09:49:00Z">
          <w:r w:rsidR="00711510" w:rsidRPr="00140637" w:rsidDel="00711510">
            <w:delText>, which have been characterized by low densities</w:delText>
          </w:r>
        </w:del>
      </w:moveTo>
      <w:ins w:id="997" w:author="Nick.Tolimieri [2]" w:date="2022-09-15T09:49:00Z">
        <w:r w:rsidR="00711510">
          <w:t xml:space="preserve">have been low at these sites </w:t>
        </w:r>
      </w:ins>
      <w:ins w:id="998" w:author="Nick.Tolimieri [2]" w:date="2022-09-15T09:53:00Z">
        <w:r w:rsidR="007D6CDA">
          <w:t xml:space="preserve">since </w:t>
        </w:r>
      </w:ins>
      <w:moveTo w:id="999" w:author="Nick.Tolimieri [2]" w:date="2022-09-15T09:49:00Z">
        <w:del w:id="1000" w:author="Nick.Tolimieri [2]" w:date="2022-09-15T09:49:00Z">
          <w:r w:rsidR="00711510" w:rsidRPr="00140637" w:rsidDel="00711510">
            <w:delText xml:space="preserve"> since r</w:delText>
          </w:r>
        </w:del>
      </w:moveTo>
      <w:ins w:id="1001" w:author="Nick.Tolimieri [2]" w:date="2022-09-15T09:49:00Z">
        <w:r w:rsidR="00711510">
          <w:t>r</w:t>
        </w:r>
      </w:ins>
      <w:moveTo w:id="1002" w:author="Nick.Tolimieri [2]" w:date="2022-09-15T09:49:00Z">
        <w:r w:rsidR="00711510" w:rsidRPr="00140637">
          <w:t xml:space="preserve">ecolonization of the area by </w:t>
        </w:r>
        <w:r w:rsidR="00711510" w:rsidRPr="00815B8D">
          <w:t>sea otters</w:t>
        </w:r>
        <w:del w:id="1003" w:author="Nick.Tolimieri [2]"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004" w:author="Nick.Tolimieri [2]" w:date="2022-09-15T09:49:00Z">
        <w:del w:id="1005" w:author="Nick.Tolimieri [2]" w:date="2022-09-15T09:56:00Z"/>
      </w:ins>
      <w:moveTo w:id="1006" w:author="Nick.Tolimieri [2]" w:date="2022-09-15T09:49:00Z">
        <w:del w:id="1007" w:author="Nick.Tolimieri [2]" w:date="2022-09-15T09:56:00Z">
          <w:r w:rsidR="00711510" w:rsidRPr="00164211" w:rsidDel="007D6CDA">
            <w:fldChar w:fldCharType="end"/>
          </w:r>
        </w:del>
      </w:moveTo>
      <w:ins w:id="1008" w:author="Nick.Tolimieri [2]" w:date="2022-09-15T09:49:00Z">
        <w:del w:id="1009" w:author="Nick.Tolimieri [2]" w:date="2022-09-15T09:56:00Z"/>
      </w:ins>
      <w:moveTo w:id="1010" w:author="Nick.Tolimieri [2]" w:date="2022-09-15T09:49:00Z">
        <w:del w:id="1011" w:author="Nick.Tolimieri [2]"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012" w:author="Nick.Tolimieri [2]" w:date="2022-09-15T09:49:00Z">
        <w:r w:rsidR="00711510" w:rsidRPr="00815B8D">
          <w:t>a</w:t>
        </w:r>
      </w:ins>
      <w:ins w:id="1013" w:author="Nick.Tolimieri [2]" w:date="2022-09-15T09:50:00Z">
        <w:r w:rsidR="00A13C9A" w:rsidRPr="00815B8D">
          <w:t>n</w:t>
        </w:r>
      </w:ins>
      <w:ins w:id="1014" w:author="Nick.Tolimieri [2]" w:date="2022-09-15T09:49:00Z">
        <w:r w:rsidR="00711510" w:rsidRPr="00815B8D">
          <w:t xml:space="preserve">d </w:t>
        </w:r>
      </w:ins>
      <w:moveTo w:id="1015" w:author="Nick.Tolimieri [2]" w:date="2022-09-15T09:49:00Z">
        <w:r w:rsidR="00711510" w:rsidRPr="00815B8D">
          <w:t xml:space="preserve">otter predation likely explains the low density </w:t>
        </w:r>
      </w:moveTo>
      <w:ins w:id="1016" w:author="Nick.Tolimieri [2]"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017" w:author="Nick.Tolimieri [2]" w:date="2022-09-15T09:49:00Z">
        <w:r w:rsidR="00711510" w:rsidRPr="00815B8D">
          <w:t>and lack of temporal variation</w:t>
        </w:r>
        <w:del w:id="1018" w:author="Nick.Tolimieri [2]" w:date="2022-09-15T10:17:00Z">
          <w:r w:rsidR="00711510" w:rsidRPr="00815B8D" w:rsidDel="00411B3A">
            <w:delText>, although Allee effects may also play a part</w:delText>
          </w:r>
        </w:del>
        <w:r w:rsidR="00711510" w:rsidRPr="00815B8D">
          <w:t>.</w:t>
        </w:r>
      </w:moveTo>
      <w:moveToRangeEnd w:id="991"/>
      <w:ins w:id="1019" w:author="Nick.Tolimieri [2]" w:date="2022-09-15T09:50:00Z">
        <w:r w:rsidR="00711510" w:rsidRPr="00815B8D">
          <w:t xml:space="preserve"> </w:t>
        </w:r>
      </w:ins>
      <w:ins w:id="1020" w:author="Nick.Tolimieri [2]" w:date="2022-09-15T10:18:00Z">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ins>
      <w:ins w:id="1021" w:author="Nick.Tolimieri [2]" w:date="2022-09-15T10:25:00Z">
        <w:r w:rsidR="004661BC">
          <w:t xml:space="preserve">We also lack </w:t>
        </w:r>
      </w:ins>
      <w:ins w:id="1022" w:author="Nick.Tolimieri [2]" w:date="2022-09-16T10:05:00Z">
        <w:r w:rsidR="005E28EE">
          <w:t>recent</w:t>
        </w:r>
      </w:ins>
      <w:ins w:id="1023" w:author="Nick.Tolimieri [2]" w:date="2022-09-15T10:25:00Z">
        <w:r w:rsidR="004661BC">
          <w:t xml:space="preserve"> pre-SSWS data for these sites. </w:t>
        </w:r>
      </w:ins>
      <w:ins w:id="1024" w:author="Nick.Tolimieri [2]" w:date="2022-09-15T10:26:00Z">
        <w:r w:rsidR="004661BC">
          <w:t>The s</w:t>
        </w:r>
      </w:ins>
      <w:ins w:id="1025" w:author="Nick.Tolimieri [2]" w:date="2022-09-15T10:11:00Z">
        <w:r w:rsidR="00BB3D36" w:rsidRPr="00310026">
          <w:t>ea star die-off began in 201</w:t>
        </w:r>
      </w:ins>
      <w:ins w:id="1026" w:author="Nick.Tolimieri [2]" w:date="2022-09-15T17:42:00Z">
        <w:r w:rsidR="00566708">
          <w:t>3</w:t>
        </w:r>
      </w:ins>
      <w:ins w:id="1027" w:author="Nick.Tolimieri [2]" w:date="2022-09-16T10:06:00Z">
        <w:r w:rsidR="005E28EE">
          <w:t xml:space="preserve"> in Southern California with the first declines evident on the Washington coast and Puget Sound in 2014</w:t>
        </w:r>
      </w:ins>
      <w:ins w:id="1028" w:author="Nick.Tolimieri [2]" w:date="2022-09-15T10:11:00Z">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ins>
      <w:r w:rsidR="00002322">
        <w:instrText xml:space="preserve"> ADDIN EN.CITE </w:instrText>
      </w:r>
      <w:r w:rsidR="00002322">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002322">
        <w:instrText xml:space="preserve"> ADDIN EN.CITE.DATA </w:instrText>
      </w:r>
      <w:r w:rsidR="00002322">
        <w:fldChar w:fldCharType="end"/>
      </w:r>
      <w:ins w:id="1029" w:author="Nick.Tolimieri [2]" w:date="2022-09-15T10:11:00Z">
        <w:r w:rsidR="00BB3D36" w:rsidRPr="00310026">
          <w:fldChar w:fldCharType="separate"/>
        </w:r>
        <w:r w:rsidR="00BB3D36" w:rsidRPr="00310026">
          <w:rPr>
            <w:noProof/>
          </w:rPr>
          <w:t>(Montecino-Latorre et al. 2016, Hamilton et al. 2021)</w:t>
        </w:r>
        <w:r w:rsidR="00BB3D36" w:rsidRPr="00310026">
          <w:fldChar w:fldCharType="end"/>
        </w:r>
      </w:ins>
      <w:ins w:id="1030" w:author="Nick.Tolimieri [2]" w:date="2022-09-16T10:07:00Z">
        <w:r w:rsidR="00594F87">
          <w:t xml:space="preserve">/ </w:t>
        </w:r>
        <w:r w:rsidR="005E28EE">
          <w:t>S</w:t>
        </w:r>
      </w:ins>
      <w:ins w:id="1031" w:author="Nick.Tolimieri [2]" w:date="2022-09-15T10:11:00Z">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ins>
      <w:r w:rsidR="007E00C0">
        <w:instrText xml:space="preserve"> ADDIN EN.CITE </w:instrText>
      </w:r>
      <w:r w:rsidR="007E00C0">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7E00C0">
        <w:instrText xml:space="preserve"> ADDIN EN.CITE.DATA </w:instrText>
      </w:r>
      <w:r w:rsidR="007E00C0">
        <w:fldChar w:fldCharType="end"/>
      </w:r>
      <w:ins w:id="1032" w:author="Nick.Tolimieri [2]" w:date="2022-09-15T10:11:00Z">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ins>
      <w:ins w:id="1033" w:author="Nick.Tolimieri [2]" w:date="2022-09-15T10:26:00Z">
        <w:r w:rsidR="004661BC">
          <w:t xml:space="preserve">So our surveys from 2015 and 2016 provide some information during the decline, but sea </w:t>
        </w:r>
      </w:ins>
      <w:ins w:id="1034" w:author="Nick.Tolimieri [2]" w:date="2022-09-15T10:27:00Z">
        <w:r w:rsidR="004661BC">
          <w:t xml:space="preserve">star densities were already low at this point. </w:t>
        </w:r>
      </w:ins>
      <w:ins w:id="1035" w:author="Nick.Tolimieri [2]" w:date="2022-09-15T10:00:00Z">
        <w:r w:rsidR="00900C03" w:rsidRPr="00310026">
          <w:t>We also did not detect sig</w:t>
        </w:r>
      </w:ins>
      <w:ins w:id="1036" w:author="Nick.Tolimieri [2]" w:date="2022-09-15T10:01:00Z">
        <w:r w:rsidR="00900C03" w:rsidRPr="00310026">
          <w:t>n</w:t>
        </w:r>
      </w:ins>
      <w:ins w:id="1037" w:author="Nick.Tolimieri [2]" w:date="2022-09-15T10:00:00Z">
        <w:r w:rsidR="00900C03" w:rsidRPr="00310026">
          <w:t>s of sea star recovery from SSWS</w:t>
        </w:r>
      </w:ins>
      <w:ins w:id="1038" w:author="Nick.Tolimieri [2]" w:date="2022-09-15T10:27:00Z">
        <w:r w:rsidR="00737511">
          <w:t xml:space="preserve"> after 2017</w:t>
        </w:r>
      </w:ins>
      <w:ins w:id="1039" w:author="Nick.Tolimieri [2]" w:date="2022-09-15T10:00:00Z">
        <w:r w:rsidR="00900C03" w:rsidRPr="00310026">
          <w:t>.</w:t>
        </w:r>
      </w:ins>
      <w:ins w:id="1040" w:author="Nick.Tolimieri [2]" w:date="2022-09-15T10:11:00Z">
        <w:r w:rsidR="00544DDD">
          <w:t xml:space="preserve"> </w:t>
        </w:r>
      </w:ins>
      <w:ins w:id="1041" w:author="Nick.Tolimieri [2]" w:date="2022-09-15T10:27:00Z">
        <w:r w:rsidR="00544DDD">
          <w:t xml:space="preserve">For example, </w:t>
        </w:r>
      </w:ins>
      <w:del w:id="1042" w:author="Nick.Tolimieri [2]" w:date="2022-09-15T09:50:00Z">
        <w:r w:rsidRPr="00815B8D" w:rsidDel="00711510">
          <w:delText>T</w:delText>
        </w:r>
      </w:del>
      <w:del w:id="1043" w:author="Nick.Tolimieri [2]" w:date="2022-09-15T10:00:00Z">
        <w:r w:rsidRPr="00815B8D" w:rsidDel="00900C03">
          <w:delText>he s</w:delText>
        </w:r>
      </w:del>
      <w:del w:id="1044" w:author="Nick.Tolimieri [2]"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045" w:author="Nick.Tolimieri [2]" w:date="2022-09-15T09:54:00Z">
        <w:r w:rsidRPr="00815B8D" w:rsidDel="007D6CDA">
          <w:delText xml:space="preserve"> </w:delText>
        </w:r>
      </w:del>
      <w:del w:id="1046" w:author="Nick.Tolimieri [2]" w:date="2022-09-15T09:51:00Z">
        <w:r w:rsidRPr="00815B8D" w:rsidDel="008C19F1">
          <w:delText xml:space="preserve">but </w:delText>
        </w:r>
      </w:del>
      <w:del w:id="1047" w:author="Nick.Tolimieri [2]"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048" w:author="Nick.Tolimieri" w:date="2022-09-13T16:03:00Z">
        <w:del w:id="1049" w:author="Nick.Tolimieri [2]" w:date="2022-09-15T10:11:00Z">
          <w:r w:rsidR="00AD312D" w:rsidRPr="00815B8D" w:rsidDel="00BB3D36">
            <w:delText xml:space="preserve"> not </w:delText>
          </w:r>
        </w:del>
      </w:ins>
      <w:del w:id="1050" w:author="Nick.Tolimieri [2]" w:date="2022-09-15T10:11:00Z">
        <w:r w:rsidRPr="00815B8D" w:rsidDel="00BB3D36">
          <w:delText xml:space="preserve"> </w:delText>
        </w:r>
        <w:r w:rsidR="00E63861" w:rsidRPr="00815B8D" w:rsidDel="00BB3D36">
          <w:delText>full</w:delText>
        </w:r>
      </w:del>
      <w:ins w:id="1051" w:author="Nick.Tolimieri" w:date="2022-09-13T16:03:00Z">
        <w:del w:id="1052" w:author="Nick.Tolimieri [2]" w:date="2022-09-15T10:11:00Z">
          <w:r w:rsidR="00AD312D" w:rsidRPr="00815B8D" w:rsidDel="00BB3D36">
            <w:delText>y</w:delText>
          </w:r>
        </w:del>
      </w:ins>
      <w:del w:id="1053" w:author="Nick.Tolimieri [2]"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proofErr w:type="spellStart"/>
      <w:ins w:id="1054" w:author="Nick.Tolimieri [2]" w:date="2022-09-15T10:04:00Z">
        <w:r w:rsidR="00900C03" w:rsidRPr="00815B8D">
          <w:rPr>
            <w:i/>
          </w:rPr>
          <w:t>Pynopodia</w:t>
        </w:r>
        <w:proofErr w:type="spellEnd"/>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055" w:author="Nick.Tolimieri [2]" w:date="2022-09-15T09:51:00Z">
        <w:r w:rsidRPr="00815B8D" w:rsidDel="008C19F1">
          <w:delText xml:space="preserve"> </w:delText>
        </w:r>
      </w:del>
      <w:del w:id="1056" w:author="Nick.Tolimieri [2]" w:date="2022-09-15T09:57:00Z">
        <w:r w:rsidR="00F573AF" w:rsidRPr="00815B8D" w:rsidDel="00900C03">
          <w:delText>W</w:delText>
        </w:r>
      </w:del>
      <w:del w:id="1057" w:author="Nick.Tolimieri [2]" w:date="2022-09-15T10:04:00Z">
        <w:r w:rsidR="00F573AF" w:rsidRPr="00815B8D" w:rsidDel="00900C03">
          <w:delText>ith t</w:delText>
        </w:r>
      </w:del>
      <w:del w:id="1058" w:author="Nick.Tolimieri [2]" w:date="2022-09-15T10:07:00Z">
        <w:r w:rsidR="00F573AF" w:rsidRPr="00815B8D" w:rsidDel="00BB3D36">
          <w:delText>he exception of blood and leather stars, s</w:delText>
        </w:r>
        <w:r w:rsidRPr="00815B8D" w:rsidDel="00BB3D36">
          <w:delText>ea stars were uncommon</w:delText>
        </w:r>
      </w:del>
      <w:del w:id="1059" w:author="Nick.Tolimieri [2]" w:date="2022-09-15T10:05:00Z">
        <w:r w:rsidR="003D5E2C" w:rsidRPr="00815B8D" w:rsidDel="00900C03">
          <w:delText>;</w:delText>
        </w:r>
      </w:del>
      <w:del w:id="1060" w:author="Nick.Tolimieri [2]" w:date="2022-09-15T10:04:00Z">
        <w:r w:rsidR="003D5E2C" w:rsidRPr="00815B8D" w:rsidDel="00900C03">
          <w:delText xml:space="preserve"> i</w:delText>
        </w:r>
        <w:r w:rsidRPr="00815B8D" w:rsidDel="00900C03">
          <w:delText>n fact,</w:delText>
        </w:r>
      </w:del>
      <w:del w:id="1061" w:author="Nick.Tolimieri [2]" w:date="2022-09-15T10:07:00Z">
        <w:r w:rsidRPr="00815B8D" w:rsidDel="00BB3D36">
          <w:delText xml:space="preserve"> </w:delText>
        </w:r>
      </w:del>
      <w:del w:id="1062" w:author="Nick.Tolimieri [2]"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063" w:author="Nick.Tolimieri [2]"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064" w:author="Nick.Tolimieri [2]"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065" w:author="Nick.Tolimieri [2]" w:date="2022-09-15T10:19:00Z">
        <w:r w:rsidR="00B27D96" w:rsidRPr="00815B8D">
          <w:t>(as well as many of the other inverteb</w:t>
        </w:r>
        <w:r w:rsidR="00B27D96">
          <w:t xml:space="preserve">rates) </w:t>
        </w:r>
      </w:ins>
      <w:r w:rsidRPr="00711510">
        <w:t xml:space="preserve">may be due to </w:t>
      </w:r>
      <w:proofErr w:type="spellStart"/>
      <w:r w:rsidRPr="00711510">
        <w:t>Allee</w:t>
      </w:r>
      <w:proofErr w:type="spellEnd"/>
      <w:r w:rsidRPr="00711510">
        <w:t xml:space="preserve"> effects leading to failed reproduction</w:t>
      </w:r>
      <w:ins w:id="1066" w:author="Nick.Tolimieri [2]" w:date="2022-09-15T10:20:00Z">
        <w:r w:rsidR="00B27D96">
          <w:t xml:space="preserve">. However, especially for </w:t>
        </w:r>
        <w:r w:rsidR="00B27D96" w:rsidRPr="00310026">
          <w:rPr>
            <w:i/>
          </w:rPr>
          <w:t>Pycnopodia</w:t>
        </w:r>
      </w:ins>
      <w:ins w:id="1067" w:author="Nick.Tolimieri [2]" w:date="2022-09-16T10:07:00Z">
        <w:r w:rsidR="009A695E">
          <w:rPr>
            <w:i/>
          </w:rPr>
          <w:t>,</w:t>
        </w:r>
      </w:ins>
      <w:ins w:id="1068" w:author="Nick.Tolimieri [2]" w:date="2022-09-15T10:20:00Z">
        <w:r w:rsidR="00B27D96">
          <w:t xml:space="preserve"> d</w:t>
        </w:r>
      </w:ins>
      <w:r w:rsidRPr="00711510">
        <w:t xml:space="preserve">isease persistence </w:t>
      </w:r>
      <w:del w:id="1069" w:author="Nick.Tolimieri [2]" w:date="2022-09-15T10:20:00Z">
        <w:r w:rsidRPr="00711510" w:rsidDel="00B27D96">
          <w:delText>removing any recruits</w:delText>
        </w:r>
      </w:del>
      <w:ins w:id="1070" w:author="Nick.Tolimieri [2]" w:date="2022-09-15T10:20:00Z">
        <w:r w:rsidR="00B27D96">
          <w:t>may also be prevent</w:t>
        </w:r>
      </w:ins>
      <w:ins w:id="1071" w:author="Nick.Tolimieri [2]" w:date="2022-09-15T10:21:00Z">
        <w:r w:rsidR="00B27D96">
          <w:t>ing</w:t>
        </w:r>
      </w:ins>
      <w:ins w:id="1072" w:author="Nick.Tolimieri [2]"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7E00C0">
        <w:instrText xml:space="preserve"> ADDIN EN.CITE </w:instrText>
      </w:r>
      <w:r w:rsidR="007E00C0">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7E00C0">
        <w:instrText xml:space="preserve"> ADDIN EN.CITE.DATA </w:instrText>
      </w:r>
      <w:r w:rsidR="007E00C0">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435A2F9" w:rsidR="00261F22" w:rsidRDefault="00A50EB8">
      <w:pPr>
        <w:rPr>
          <w:ins w:id="1073" w:author="Nick.Tolimieri [2]" w:date="2022-09-16T10:55:00Z"/>
        </w:rPr>
      </w:pPr>
      <w:ins w:id="1074" w:author="Nick.Tolimieri [2]" w:date="2022-09-16T10:25:00Z">
        <w:r>
          <w:t>Nearby Puget Sound</w:t>
        </w:r>
      </w:ins>
      <w:ins w:id="1075" w:author="Nick.Tolimieri [2]" w:date="2022-09-16T10:27:00Z">
        <w:r>
          <w:t xml:space="preserve">, where </w:t>
        </w:r>
        <w:proofErr w:type="spellStart"/>
        <w:r w:rsidRPr="00310026">
          <w:rPr>
            <w:i/>
          </w:rPr>
          <w:t>Nereocystis</w:t>
        </w:r>
        <w:proofErr w:type="spellEnd"/>
        <w:r>
          <w:t xml:space="preserve"> is the sole canopy forming kelp, </w:t>
        </w:r>
      </w:ins>
      <w:ins w:id="1076" w:author="Nick.Tolimieri [2]" w:date="2022-09-16T10:57:00Z">
        <w:r w:rsidR="005869D6">
          <w:t>differed</w:t>
        </w:r>
      </w:ins>
      <w:ins w:id="1077" w:author="Nick.Tolimieri [2]" w:date="2022-09-16T11:03:00Z">
        <w:r w:rsidR="000C26AA">
          <w:t xml:space="preserve"> likely because of the absence of redundant predators</w:t>
        </w:r>
      </w:ins>
      <w:ins w:id="1078" w:author="Nick.Tolimieri [2]" w:date="2022-09-16T10:25:00Z">
        <w:r>
          <w:t xml:space="preserve">. </w:t>
        </w:r>
      </w:ins>
      <w:ins w:id="1079" w:author="Nick.Tolimieri [2]" w:date="2022-09-16T10:51:00Z">
        <w:r w:rsidR="00A10F7E">
          <w:t>Effects of the MHW</w:t>
        </w:r>
      </w:ins>
      <w:ins w:id="1080" w:author="Nick.Tolimieri [2]" w:date="2022-09-16T10:52:00Z">
        <w:r w:rsidR="00A10F7E">
          <w:t xml:space="preserve"> on kelp are somewhat hard to assess. </w:t>
        </w:r>
      </w:ins>
      <w:ins w:id="1081" w:author="Nick.Tolimieri [2]" w:date="2022-09-16T10:31:00Z">
        <w:r w:rsidR="000B08AF">
          <w:t>Waters from the 2014-2016 MHW did penetrate Puget Sound leading to a 2.3</w:t>
        </w:r>
      </w:ins>
      <w:ins w:id="1082" w:author="Nick.Tolimieri [2]" w:date="2022-09-16T11:03:00Z">
        <w:r w:rsidR="007844D4">
          <w:t>°C</w:t>
        </w:r>
      </w:ins>
      <w:ins w:id="1083" w:author="Nick.Tolimieri [2]" w:date="2022-09-16T10:31:00Z">
        <w:r w:rsidR="000B08AF">
          <w:t xml:space="preserve"> increase in water temperatures </w:t>
        </w:r>
      </w:ins>
      <w:r w:rsidR="000B08AF">
        <w:fldChar w:fldCharType="begin"/>
      </w:r>
      <w:r w:rsidR="00002322">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084" w:author="Nick.Tolimieri [2]" w:date="2022-09-16T10:31:00Z">
        <w:r w:rsidR="000B08AF">
          <w:t>.</w:t>
        </w:r>
      </w:ins>
      <w:ins w:id="1085" w:author="Nick.Tolimieri [2]" w:date="2022-09-16T10:33:00Z">
        <w:r w:rsidR="000B08AF">
          <w:t xml:space="preserve"> However, in the eastern Strait of St. </w:t>
        </w:r>
        <w:r w:rsidR="000B08AF">
          <w:lastRenderedPageBreak/>
          <w:t>Juan de Fuca</w:t>
        </w:r>
      </w:ins>
      <w:ins w:id="1086" w:author="Nick.Tolimieri" w:date="2022-10-11T15:33:00Z">
        <w:r w:rsidR="00026BF7">
          <w:t xml:space="preserve">, </w:t>
        </w:r>
      </w:ins>
      <w:proofErr w:type="spellStart"/>
      <w:ins w:id="1087" w:author="Nick.Tolimieri [2]" w:date="2022-09-16T10:27:00Z">
        <w:r w:rsidRPr="00ED1B32">
          <w:rPr>
            <w:i/>
          </w:rPr>
          <w:t>Nereocystis</w:t>
        </w:r>
        <w:proofErr w:type="spellEnd"/>
        <w:r>
          <w:rPr>
            <w:i/>
          </w:rPr>
          <w:t xml:space="preserve"> </w:t>
        </w:r>
        <w:r w:rsidR="000B08AF">
          <w:t xml:space="preserve">declined from 2007 onwards and </w:t>
        </w:r>
      </w:ins>
      <w:ins w:id="1088" w:author="Nick.Tolimieri [2]" w:date="2022-09-16T10:33:00Z">
        <w:r w:rsidR="000B08AF">
          <w:t>did</w:t>
        </w:r>
      </w:ins>
      <w:ins w:id="1089" w:author="Nick.Tolimieri [2]" w:date="2022-09-16T10:27:00Z">
        <w:r w:rsidR="000B08AF">
          <w:t xml:space="preserve"> not show obvious </w:t>
        </w:r>
      </w:ins>
      <w:ins w:id="1090" w:author="Nick.Tolimieri [2]" w:date="2022-09-16T10:28:00Z">
        <w:r w:rsidR="000B08AF">
          <w:t xml:space="preserve">MHW impacts, such as an abrupt change in canopy cover </w:t>
        </w:r>
      </w:ins>
      <w:r w:rsidR="000B08AF">
        <w:fldChar w:fldCharType="begin"/>
      </w:r>
      <w:r w:rsidR="007E00C0">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091" w:author="Nick.Tolimieri [2]" w:date="2022-09-16T10:28:00Z">
        <w:r w:rsidR="000B08AF">
          <w:t xml:space="preserve">. </w:t>
        </w:r>
      </w:ins>
      <w:ins w:id="1092" w:author="Nick.Tolimieri [2]" w:date="2022-09-16T10:30:00Z">
        <w:r w:rsidR="000B08AF">
          <w:t>I</w:t>
        </w:r>
      </w:ins>
      <w:ins w:id="1093" w:author="Nick.Tolimieri [2]" w:date="2022-09-16T10:29:00Z">
        <w:r w:rsidR="000B08AF">
          <w:t xml:space="preserve">n South Puget Sound there have been long-term declines </w:t>
        </w:r>
      </w:ins>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094" w:author="Nick.Tolimieri [2]" w:date="2022-09-16T10:29:00Z">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095" w:author="Nick.Tolimieri [2]" w:date="2022-09-16T10:29:00Z">
        <w:r w:rsidR="000B08AF">
          <w:t>.</w:t>
        </w:r>
      </w:ins>
      <w:ins w:id="1096" w:author="Nick.Tolimieri [2]" w:date="2022-09-16T10:30:00Z">
        <w:r w:rsidR="000B08AF">
          <w:t xml:space="preserve"> </w:t>
        </w:r>
      </w:ins>
      <w:ins w:id="1097" w:author="Nick.Tolimieri [2]" w:date="2022-09-16T10:34:00Z">
        <w:r w:rsidR="007546E3">
          <w:t xml:space="preserve">The predatory sea stars </w:t>
        </w:r>
        <w:r w:rsidR="007546E3" w:rsidRPr="00310026">
          <w:rPr>
            <w:i/>
          </w:rPr>
          <w:t xml:space="preserve">Piaster </w:t>
        </w:r>
        <w:proofErr w:type="spellStart"/>
        <w:r w:rsidR="007546E3" w:rsidRPr="00310026">
          <w:rPr>
            <w:i/>
          </w:rPr>
          <w:t>brevispinnus</w:t>
        </w:r>
        <w:proofErr w:type="spellEnd"/>
        <w:r w:rsidR="007546E3">
          <w:t xml:space="preserve"> and </w:t>
        </w:r>
        <w:r w:rsidR="007546E3" w:rsidRPr="00310026">
          <w:rPr>
            <w:i/>
          </w:rPr>
          <w:t xml:space="preserve">Pycnopodia </w:t>
        </w:r>
        <w:r w:rsidR="007546E3">
          <w:t xml:space="preserve">both began to decline in 2014, while at the same time purple urchins and green urchins increased in various basins within </w:t>
        </w:r>
      </w:ins>
      <w:ins w:id="1098" w:author="Nick.Tolimieri [2]"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002322">
        <w:instrText xml:space="preserve"> ADDIN EN.CITE </w:instrText>
      </w:r>
      <w:r w:rsidR="00002322">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002322">
        <w:instrText xml:space="preserve"> ADDIN EN.CITE.DATA </w:instrText>
      </w:r>
      <w:r w:rsidR="00002322">
        <w:fldChar w:fldCharType="end"/>
      </w:r>
      <w:r w:rsidR="007546E3">
        <w:fldChar w:fldCharType="separate"/>
      </w:r>
      <w:r w:rsidR="007546E3">
        <w:rPr>
          <w:noProof/>
        </w:rPr>
        <w:t>(Montecino-Latorre et al. 2016)</w:t>
      </w:r>
      <w:r w:rsidR="007546E3">
        <w:fldChar w:fldCharType="end"/>
      </w:r>
      <w:ins w:id="1099" w:author="Nick.Tolimieri [2]" w:date="2022-09-16T10:36:00Z">
        <w:r w:rsidR="007546E3">
          <w:t>.</w:t>
        </w:r>
      </w:ins>
      <w:ins w:id="1100" w:author="Nick.Tolimieri [2]" w:date="2022-09-16T10:49:00Z">
        <w:r w:rsidR="00A10F7E">
          <w:t xml:space="preserve"> </w:t>
        </w:r>
        <w:r w:rsidR="00A10F7E">
          <w:rPr>
            <w:i/>
          </w:rPr>
          <w:t>Pycnopodia</w:t>
        </w:r>
        <w:r w:rsidR="00A10F7E">
          <w:t xml:space="preserve"> was highly abundant in Puget Sound and the Salish Sea in general</w:t>
        </w:r>
      </w:ins>
      <w:ins w:id="1101" w:author="Nick.Tolimieri [2]" w:date="2022-09-16T10:51:00Z">
        <w:r w:rsidR="00A10F7E">
          <w:t xml:space="preserve"> prior to SSWS</w:t>
        </w:r>
      </w:ins>
      <w:ins w:id="1102" w:author="Nick.Tolimieri [2]"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ins>
      <w:r w:rsidR="00002322">
        <w:instrText xml:space="preserve"> ADDIN EN.CITE </w:instrText>
      </w:r>
      <w:r w:rsidR="00002322">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002322">
        <w:instrText xml:space="preserve"> ADDIN EN.CITE.DATA </w:instrText>
      </w:r>
      <w:r w:rsidR="00002322">
        <w:fldChar w:fldCharType="end"/>
      </w:r>
      <w:ins w:id="1103" w:author="Nick.Tolimieri [2]" w:date="2022-09-16T10:50:00Z">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104" w:author="Nick.Tolimieri [2]"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ins w:id="1105" w:author="Nick.Tolimieri [2]" w:date="2022-09-16T10:51:00Z">
        <w:r w:rsidR="00A10F7E">
          <w:t>. Thus the increase in urchin densities in Puget Sound</w:t>
        </w:r>
      </w:ins>
      <w:ins w:id="1106" w:author="Nick.Tolimieri [2]"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107" w:author="Nick.Tolimieri [2]" w:date="2022-09-16T10:55:00Z">
        <w:r w:rsidR="00261F22">
          <w:t>.</w:t>
        </w:r>
      </w:ins>
    </w:p>
    <w:p w14:paraId="7B8D4C6A" w14:textId="13CD7019" w:rsidR="00471A3D" w:rsidRPr="00711510" w:rsidDel="00055812" w:rsidRDefault="00CA4F65">
      <w:pPr>
        <w:rPr>
          <w:del w:id="1108" w:author="Nick.Tolimieri [2]" w:date="2022-09-15T17:59:00Z"/>
        </w:rPr>
      </w:pPr>
      <w:del w:id="1109" w:author="Nick.Tolimieri [2]" w:date="2022-09-15T09:50:00Z">
        <w:r w:rsidRPr="00711510" w:rsidDel="00711510">
          <w:delText xml:space="preserve"> For the other </w:delText>
        </w:r>
      </w:del>
      <w:moveFromRangeStart w:id="1110" w:author="Nick.Tolimieri [2]" w:date="2022-09-15T09:49:00Z" w:name="move114127780"/>
      <w:moveFrom w:id="1111" w:author="Nick.Tolimieri [2]" w:date="2022-09-15T09:49:00Z">
        <w:del w:id="1112" w:author="Nick.Tolimieri [2]"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113" w:author="Nick.Tolimieri [2]" w:date="2022-09-15T09:49:00Z"/>
      <w:moveFrom w:id="1114" w:author="Nick.Tolimieri [2]" w:date="2022-09-15T09:49:00Z">
        <w:del w:id="1115" w:author="Nick.Tolimieri [2]" w:date="2022-09-15T09:50:00Z">
          <w:r w:rsidR="00E878A1" w:rsidRPr="007546E3" w:rsidDel="00711510">
            <w:fldChar w:fldCharType="end"/>
          </w:r>
        </w:del>
      </w:moveFrom>
      <w:del w:id="1116" w:author="Nick.Tolimieri [2]" w:date="2022-09-15T09:49:00Z"/>
      <w:moveFrom w:id="1117" w:author="Nick.Tolimieri [2]" w:date="2022-09-15T09:49:00Z">
        <w:del w:id="1118" w:author="Nick.Tolimieri [2]"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119" w:author="Nick.Tolimieri [2]" w:date="2022-09-16T10:27:00Z">
          <w:r w:rsidR="00EF0B3C" w:rsidRPr="00711510" w:rsidDel="00A50EB8">
            <w:delText xml:space="preserve"> </w:delText>
          </w:r>
        </w:del>
      </w:moveFrom>
      <w:moveFromRangeEnd w:id="1110"/>
    </w:p>
    <w:p w14:paraId="76B9865A" w14:textId="773BDA24"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7E00C0">
        <w:instrText xml:space="preserve"> ADDIN EN.CITE </w:instrText>
      </w:r>
      <w:r w:rsidR="007E00C0">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7E00C0">
        <w:instrText xml:space="preserve"> ADDIN EN.CITE.DATA </w:instrText>
      </w:r>
      <w:r w:rsidR="007E00C0">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t>
      </w:r>
      <w:r w:rsidR="00057F18">
        <w:lastRenderedPageBreak/>
        <w:t xml:space="preserve">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7E00C0">
        <w:instrText xml:space="preserve"> ADDIN EN.CITE </w:instrText>
      </w:r>
      <w:r w:rsidR="007E00C0">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7E00C0">
        <w:instrText xml:space="preserve"> ADDIN EN.CITE.DATA </w:instrText>
      </w:r>
      <w:r w:rsidR="007E00C0">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1654A29" w:rsidR="00471A3D" w:rsidRDefault="00EF0B3C">
      <w:r>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5F7146">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002322">
        <w:instrText xml:space="preserve"> ADDIN EN.CITE </w:instrText>
      </w:r>
      <w:r w:rsidR="00002322">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002322">
        <w:instrText xml:space="preserve"> ADDIN EN.CITE.DATA </w:instrText>
      </w:r>
      <w:r w:rsidR="00002322">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26304DAD"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w:t>
      </w:r>
      <w:r>
        <w:lastRenderedPageBreak/>
        <w:t xml:space="preserve">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7E00C0">
        <w:instrText xml:space="preserve"> ADDIN EN.CITE </w:instrText>
      </w:r>
      <w:r w:rsidR="007E00C0">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7E00C0">
        <w:instrText xml:space="preserve"> ADDIN EN.CITE.DATA </w:instrText>
      </w:r>
      <w:r w:rsidR="007E00C0">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7E00C0">
        <w:instrText xml:space="preserve"> ADDIN EN.CITE </w:instrText>
      </w:r>
      <w:r w:rsidR="007E00C0">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7E00C0">
        <w:instrText xml:space="preserve"> ADDIN EN.CITE.DATA </w:instrText>
      </w:r>
      <w:r w:rsidR="007E00C0">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120" w:author="Nick.Tolimieri" w:date="2022-09-13T16:04:00Z">
        <w:r w:rsidDel="00AD312D">
          <w:delText>shocks</w:delText>
        </w:r>
        <w:r w:rsidR="005504D7" w:rsidDel="00AD312D">
          <w:delText xml:space="preserve"> </w:delText>
        </w:r>
      </w:del>
      <w:ins w:id="1121" w:author="Nick.Tolimieri" w:date="2022-09-13T16:04:00Z">
        <w:r w:rsidR="00AD312D">
          <w:t xml:space="preserve">stressors </w:t>
        </w:r>
      </w:ins>
      <w:r w:rsidR="00E878A1">
        <w:fldChar w:fldCharType="begin"/>
      </w:r>
      <w:r w:rsidR="00002322">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122" w:name="_2ckoofy96g8s" w:colFirst="0" w:colLast="0"/>
      <w:bookmarkEnd w:id="1122"/>
      <w:r>
        <w:lastRenderedPageBreak/>
        <w:t>Acknowledgements</w:t>
      </w:r>
    </w:p>
    <w:p w14:paraId="30BDF20D" w14:textId="318548E1" w:rsidR="00471A3D" w:rsidRDefault="00EF0B3C" w:rsidP="00985276">
      <w:r>
        <w:t xml:space="preserve">We thank </w:t>
      </w:r>
      <w:ins w:id="1123" w:author="Nick.Tolimieri" w:date="2022-09-06T15:20:00Z">
        <w:r w:rsidR="000E4E61">
          <w:t xml:space="preserve">one </w:t>
        </w:r>
      </w:ins>
      <w:r>
        <w:t xml:space="preserve">anonymous reviewer, </w:t>
      </w:r>
      <w:ins w:id="1124" w:author="Nick.Tolimieri" w:date="2022-09-06T15:20:00Z">
        <w:r w:rsidR="000E4E61">
          <w:t xml:space="preserve">J. Byrnes, </w:t>
        </w:r>
      </w:ins>
      <w:r w:rsidR="00B76F1A">
        <w:t>and Z.</w:t>
      </w:r>
      <w:ins w:id="1125" w:author="Nick.Tolimieri" w:date="2022-10-11T15:34:00Z">
        <w:r w:rsidR="00EC0379">
          <w:t xml:space="preserve"> </w:t>
        </w:r>
      </w:ins>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ins w:id="1126" w:author="Nick.Tolimieri" w:date="2022-09-27T15:41:00Z">
        <w:r w:rsidR="00D31B91">
          <w:t xml:space="preserve">and </w:t>
        </w:r>
      </w:ins>
      <w:r w:rsidR="002A1224" w:rsidRPr="002A1224">
        <w:t>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w:t>
      </w:r>
      <w:bookmarkStart w:id="1127" w:name="_tfgwewy7a3j9" w:colFirst="0" w:colLast="0"/>
      <w:bookmarkEnd w:id="1127"/>
      <w:r>
        <w:br w:type="page"/>
      </w:r>
    </w:p>
    <w:p w14:paraId="01FBA58F" w14:textId="77777777" w:rsidR="00471A3D" w:rsidRDefault="00EF0B3C">
      <w:pPr>
        <w:pStyle w:val="Heading1"/>
      </w:pPr>
      <w:bookmarkStart w:id="1128" w:name="_jyj55lpsprbv" w:colFirst="0" w:colLast="0"/>
      <w:bookmarkEnd w:id="1128"/>
      <w:r>
        <w:lastRenderedPageBreak/>
        <w:t>Literature Cited</w:t>
      </w:r>
    </w:p>
    <w:bookmarkStart w:id="1129" w:name="_vq7lwaa8xm4l" w:colFirst="0" w:colLast="0"/>
    <w:bookmarkEnd w:id="1129"/>
    <w:p w14:paraId="259D71FD" w14:textId="77777777" w:rsidR="00953A4D" w:rsidRPr="00953A4D" w:rsidRDefault="00E878A1" w:rsidP="00953A4D">
      <w:pPr>
        <w:pStyle w:val="EndNoteBibliography"/>
        <w:ind w:left="720" w:hanging="720"/>
      </w:pPr>
      <w:r w:rsidRPr="00E878A1">
        <w:fldChar w:fldCharType="begin"/>
      </w:r>
      <w:r w:rsidRPr="00E878A1">
        <w:instrText xml:space="preserve"> ADDIN EN.REFLIST </w:instrText>
      </w:r>
      <w:r w:rsidRPr="00E878A1">
        <w:fldChar w:fldCharType="separate"/>
      </w:r>
      <w:r w:rsidR="00953A4D" w:rsidRPr="00953A4D">
        <w:t>Ammann AJ (2004) SMURFs: standard monitoring unts for the recruitment of temperate reef fishes. Journal of Experimental Marine Biology and Ecology 299:135-154</w:t>
      </w:r>
    </w:p>
    <w:p w14:paraId="535FC2D1" w14:textId="77777777" w:rsidR="00953A4D" w:rsidRPr="00953A4D" w:rsidRDefault="00953A4D" w:rsidP="00953A4D">
      <w:pPr>
        <w:pStyle w:val="EndNoteBibliography"/>
        <w:ind w:left="720" w:hanging="720"/>
      </w:pPr>
      <w:r w:rsidRPr="00953A4D">
        <w:t>Anderson MJ (2001) A new method for non-parametric multivariate analysis of variance. Austral Ecology 26:32-46</w:t>
      </w:r>
    </w:p>
    <w:p w14:paraId="6F855BEC" w14:textId="77777777" w:rsidR="00953A4D" w:rsidRPr="00953A4D" w:rsidRDefault="00953A4D" w:rsidP="00953A4D">
      <w:pPr>
        <w:pStyle w:val="EndNoteBibliography"/>
        <w:ind w:left="720" w:hanging="720"/>
      </w:pPr>
      <w:r w:rsidRPr="00953A4D">
        <w:t>Anderson MJ, Willis TJ (2003) Canonical analysis of principal coordinates: A useful method of constrained ordination for ecology. Ecology 84:511-525</w:t>
      </w:r>
    </w:p>
    <w:p w14:paraId="5E88128E" w14:textId="77777777" w:rsidR="00953A4D" w:rsidRPr="00953A4D" w:rsidRDefault="00953A4D" w:rsidP="00953A4D">
      <w:pPr>
        <w:pStyle w:val="EndNoteBibliography"/>
        <w:ind w:left="720" w:hanging="720"/>
      </w:pPr>
      <w:r w:rsidRPr="00953A4D">
        <w:t>Andrews KS, Anderson TW (2004) Habitat-dependent recruitment of two temperate reef fishes at multiple spatial scales. Marine Ecology-Progress Series 277:231-244</w:t>
      </w:r>
    </w:p>
    <w:p w14:paraId="2C6C2C51" w14:textId="77777777" w:rsidR="00953A4D" w:rsidRPr="00953A4D" w:rsidRDefault="00953A4D" w:rsidP="00953A4D">
      <w:pPr>
        <w:pStyle w:val="EndNoteBibliography"/>
        <w:ind w:left="720" w:hanging="720"/>
      </w:pPr>
      <w:r w:rsidRPr="00953A4D">
        <w:t>Arafeh-Dalmau N, Montano-Moctezuma G, Martinez JA, Beas-Luna R, Schoeman DS, Torres-Moye G (2019) Extreme marine heatwaves alter kelp forest community near its equatorward distribution limit. Frontiers in Marine Science 6:499</w:t>
      </w:r>
    </w:p>
    <w:p w14:paraId="39182367" w14:textId="77777777" w:rsidR="00953A4D" w:rsidRPr="00953A4D" w:rsidRDefault="00953A4D" w:rsidP="00953A4D">
      <w:pPr>
        <w:pStyle w:val="EndNoteBibliography"/>
        <w:ind w:left="720" w:hanging="720"/>
      </w:pPr>
      <w:r w:rsidRPr="00953A4D">
        <w:t>Basch LV, Tegner MJ (2007) Reproductive responses of purple sea urchin (Strongylocentrotus purpuratus) populations to environmental conditions across a coastal depth gradient. Bulletin of Marine Science 81:255-282</w:t>
      </w:r>
    </w:p>
    <w:p w14:paraId="69DE1712" w14:textId="77777777" w:rsidR="00953A4D" w:rsidRPr="00953A4D" w:rsidRDefault="00953A4D" w:rsidP="00953A4D">
      <w:pPr>
        <w:pStyle w:val="EndNoteBibliography"/>
        <w:ind w:left="720" w:hanging="720"/>
      </w:pPr>
      <w:r w:rsidRPr="00953A4D">
        <w:t>Bates D, Maechler M, Bolker B, Walker S (2015) Fitting linear mixed-effects models using lme4. Journal of Statistical Software 67:1-48</w:t>
      </w:r>
    </w:p>
    <w:p w14:paraId="218F3B6A" w14:textId="77777777" w:rsidR="00953A4D" w:rsidRPr="00953A4D" w:rsidRDefault="00953A4D" w:rsidP="00953A4D">
      <w:pPr>
        <w:pStyle w:val="EndNoteBibliography"/>
        <w:ind w:left="720" w:hanging="720"/>
      </w:pPr>
      <w:r w:rsidRPr="00953A4D">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E93CF76" w14:textId="77777777" w:rsidR="00953A4D" w:rsidRPr="00953A4D" w:rsidRDefault="00953A4D" w:rsidP="00953A4D">
      <w:pPr>
        <w:pStyle w:val="EndNoteBibliography"/>
        <w:ind w:left="720" w:hanging="720"/>
      </w:pPr>
      <w:r w:rsidRPr="00953A4D">
        <w:t>Bell A, Fairbrother M, Jones K (2019) Fixed and random effects models: making an informed choice. Quality &amp; Quantity 53:1051-1074</w:t>
      </w:r>
    </w:p>
    <w:p w14:paraId="1271214A" w14:textId="77777777" w:rsidR="00953A4D" w:rsidRPr="00953A4D" w:rsidRDefault="00953A4D" w:rsidP="00953A4D">
      <w:pPr>
        <w:pStyle w:val="EndNoteBibliography"/>
        <w:ind w:left="720" w:hanging="720"/>
      </w:pPr>
      <w:r w:rsidRPr="00953A4D">
        <w:t>Berry HD, Calloway M, Ledbetter J (2019) Bull kelp monitoring in South Puget Sound in 2017 and 2018. Washington State  Department of Natural Resources, Aquatic Resources Division, Olympia, WA</w:t>
      </w:r>
    </w:p>
    <w:p w14:paraId="19892A7E" w14:textId="77777777" w:rsidR="00953A4D" w:rsidRPr="00953A4D" w:rsidRDefault="00953A4D" w:rsidP="00953A4D">
      <w:pPr>
        <w:pStyle w:val="EndNoteBibliography"/>
        <w:ind w:left="720" w:hanging="720"/>
      </w:pPr>
      <w:r w:rsidRPr="00953A4D">
        <w:t>Berry HD, Mumford TF, Christiaen B, Dowty P, Calloway M, Ferrier L, Grossman EE, VanArendonk NR (2021) Long-term changes in kelp forests in an inner basin of the Salish Sea. Plos One 16:e0229703</w:t>
      </w:r>
    </w:p>
    <w:p w14:paraId="1E467A44" w14:textId="77777777" w:rsidR="00953A4D" w:rsidRPr="00953A4D" w:rsidRDefault="00953A4D" w:rsidP="00953A4D">
      <w:pPr>
        <w:pStyle w:val="EndNoteBibliography"/>
        <w:ind w:left="720" w:hanging="720"/>
      </w:pPr>
      <w:r w:rsidRPr="00953A4D">
        <w:t>Bond NA, Cronin MF, Freeland H, Mantua N (2015) Causes and impacts of the 2014 warm anomaly in the NE Pacific. Geophysical Research Letters 42:3414-3420</w:t>
      </w:r>
    </w:p>
    <w:p w14:paraId="623EF491" w14:textId="77777777" w:rsidR="00953A4D" w:rsidRPr="00953A4D" w:rsidRDefault="00953A4D" w:rsidP="00953A4D">
      <w:pPr>
        <w:pStyle w:val="EndNoteBibliography"/>
        <w:ind w:left="720" w:hanging="720"/>
      </w:pPr>
      <w:r w:rsidRPr="00953A4D">
        <w:t>Breeman AM (1990) Expected effects of changing seawater temperatures on the geographic distribution of seaweed species. In: Beukema JJ, Wolff WJ, Brouns JJWM (eds) Expected effects of climatic change on marine coastal ecosystems. Springer, Dordrecht</w:t>
      </w:r>
    </w:p>
    <w:p w14:paraId="3405915D" w14:textId="77777777" w:rsidR="00953A4D" w:rsidRPr="00953A4D" w:rsidRDefault="00953A4D" w:rsidP="00953A4D">
      <w:pPr>
        <w:pStyle w:val="EndNoteBibliography"/>
        <w:ind w:left="720" w:hanging="720"/>
      </w:pPr>
      <w:r w:rsidRPr="00953A4D">
        <w:t>Burnham KP, Anderson DR (1998) Model selection and inference: a practical information-theoretic approach. Springer-Verlag, New York, NY</w:t>
      </w:r>
    </w:p>
    <w:p w14:paraId="324CDFAA" w14:textId="77777777" w:rsidR="00953A4D" w:rsidRPr="00953A4D" w:rsidRDefault="00953A4D" w:rsidP="00953A4D">
      <w:pPr>
        <w:pStyle w:val="EndNoteBibliography"/>
        <w:ind w:left="720" w:hanging="720"/>
      </w:pPr>
      <w:r w:rsidRPr="00953A4D">
        <w:t>Burrows MT, Hawkins SJ, Moore JJ, Adams L, Sugden H, Firth L, Mieszkowska N (2020) Global‐scale species distributions predict temperature‐related changes in species composition of rocky shore communities in Britain. Global Change Biology 26:2093-2105</w:t>
      </w:r>
    </w:p>
    <w:p w14:paraId="49517264" w14:textId="77777777" w:rsidR="00953A4D" w:rsidRPr="00953A4D" w:rsidRDefault="00953A4D" w:rsidP="00953A4D">
      <w:pPr>
        <w:pStyle w:val="EndNoteBibliography"/>
        <w:ind w:left="720" w:hanging="720"/>
      </w:pPr>
      <w:r w:rsidRPr="00953A4D">
        <w:lastRenderedPageBreak/>
        <w:t>Burt JM, Tinker MT, Okamoto DK, Demes KW, Holmes K, Salomon AK (2018) Sudden collapse of a mesopredator reveals its complementary role in mediating rocky reef regime shifts. Proceedings of the Royal Society B-Biological Sciences 285:e20180553</w:t>
      </w:r>
    </w:p>
    <w:p w14:paraId="11963B9B" w14:textId="77777777" w:rsidR="00953A4D" w:rsidRPr="00953A4D" w:rsidRDefault="00953A4D" w:rsidP="00953A4D">
      <w:pPr>
        <w:pStyle w:val="EndNoteBibliography"/>
        <w:ind w:left="720" w:hanging="720"/>
      </w:pPr>
      <w:r w:rsidRPr="00953A4D">
        <w:t>Camus C, Buschmann AH (2017) Macrocystis pyrifera aquafarming: Production optimization of rope-seeded juvenile sporophytes. Aquaculture 468:107-114</w:t>
      </w:r>
    </w:p>
    <w:p w14:paraId="5C063C7F" w14:textId="77777777" w:rsidR="00953A4D" w:rsidRPr="00953A4D" w:rsidRDefault="00953A4D" w:rsidP="00953A4D">
      <w:pPr>
        <w:pStyle w:val="EndNoteBibliography"/>
        <w:ind w:left="720" w:hanging="720"/>
      </w:pPr>
      <w:r w:rsidRPr="00953A4D">
        <w:t>Carpenter SR, Folke C, Scheffer M, Westley FR (2009) Resilience: accounting for the noncomputable. Ecology and Society 14:13</w:t>
      </w:r>
    </w:p>
    <w:p w14:paraId="521E8D51" w14:textId="77777777" w:rsidR="00953A4D" w:rsidRPr="00953A4D" w:rsidRDefault="00953A4D" w:rsidP="00953A4D">
      <w:pPr>
        <w:pStyle w:val="EndNoteBibliography"/>
        <w:ind w:left="720" w:hanging="720"/>
      </w:pPr>
      <w:r w:rsidRPr="00953A4D">
        <w:t>Carr MH (1991) Habitat selection and recruitment of an assemblage of temperate zone reef fishes. Journal of Experimental Marine Biology and Ecology 146:113-137</w:t>
      </w:r>
    </w:p>
    <w:p w14:paraId="39ECFF4B" w14:textId="77777777" w:rsidR="00953A4D" w:rsidRPr="00953A4D" w:rsidRDefault="00953A4D" w:rsidP="00953A4D">
      <w:pPr>
        <w:pStyle w:val="EndNoteBibliography"/>
        <w:ind w:left="720" w:hanging="720"/>
      </w:pPr>
      <w:r w:rsidRPr="00953A4D">
        <w:t>Castorani MCN, Reed DC, Alberto F, Bell TW, Simons RD, Cavanaugh KC, Siegel DA, Raimondi PT (2015) Connectivity structures local population dynamics: a long-term empirical test in a large metapopulation system. Ecology 96:3141-3152</w:t>
      </w:r>
    </w:p>
    <w:p w14:paraId="44C81F23" w14:textId="77777777" w:rsidR="00953A4D" w:rsidRPr="00953A4D" w:rsidRDefault="00953A4D" w:rsidP="00953A4D">
      <w:pPr>
        <w:pStyle w:val="EndNoteBibliography"/>
        <w:ind w:left="720" w:hanging="720"/>
      </w:pPr>
      <w:r w:rsidRPr="00953A4D">
        <w:t>Cavanaugh KC, Reed DC, Bell TW, Castorani MN, Beas-Luna R (2019) Spatial Variability in the Resistance and Resilience of Giant Kelp in Southern and Baja California to a Multiyear Heatwave. Frontiers in Marine Science 6:413</w:t>
      </w:r>
    </w:p>
    <w:p w14:paraId="446F7D3D" w14:textId="77777777" w:rsidR="00953A4D" w:rsidRPr="00953A4D" w:rsidRDefault="00953A4D" w:rsidP="00953A4D">
      <w:pPr>
        <w:pStyle w:val="EndNoteBibliography"/>
        <w:ind w:left="720" w:hanging="720"/>
      </w:pPr>
      <w:r w:rsidRPr="00953A4D">
        <w:t>Cavanaugh KC, Siegel DA, Reed DC, Dennison PE (2011) Environmental controls of giant-kelp biomass in the Santa Barbara Channel, California. Marine Ecology Progress Series 429:1-17</w:t>
      </w:r>
    </w:p>
    <w:p w14:paraId="0658FA6B" w14:textId="77777777" w:rsidR="00953A4D" w:rsidRPr="00953A4D" w:rsidRDefault="00953A4D" w:rsidP="00953A4D">
      <w:pPr>
        <w:pStyle w:val="EndNoteBibliography"/>
        <w:ind w:left="720" w:hanging="720"/>
      </w:pPr>
      <w:r w:rsidRPr="00953A4D">
        <w:t>Cavole LM, Demko AM, Diner RE, Giddings A, Koester I, Pagniello CMLS, Paulsen ML, Ramirez-Valdez A, Schwenck SM, Yen NK, Zill ME, Franks PJS (2016) Biological Impacts of the 2013-2015 Warm-Water Anomaly in the Northeast Pacific. Oceanography 29:273-285</w:t>
      </w:r>
    </w:p>
    <w:p w14:paraId="6C36CE9D" w14:textId="77777777" w:rsidR="00953A4D" w:rsidRPr="00953A4D" w:rsidRDefault="00953A4D" w:rsidP="00953A4D">
      <w:pPr>
        <w:pStyle w:val="EndNoteBibliography"/>
        <w:ind w:left="720" w:hanging="720"/>
      </w:pPr>
      <w:r w:rsidRPr="00953A4D">
        <w:t>Cheung WWL, Frölicher TL (2020) Marine heatwaves exacerbate climate change impacts for fisheries in the northeast Pacific. Scientific Reports 10:6678</w:t>
      </w:r>
    </w:p>
    <w:p w14:paraId="1AED7145" w14:textId="77777777" w:rsidR="00953A4D" w:rsidRPr="00953A4D" w:rsidRDefault="00953A4D" w:rsidP="00953A4D">
      <w:pPr>
        <w:pStyle w:val="EndNoteBibliography"/>
        <w:ind w:left="720" w:hanging="720"/>
      </w:pPr>
      <w:r w:rsidRPr="00953A4D">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1AA68757" w14:textId="77777777" w:rsidR="00953A4D" w:rsidRPr="00953A4D" w:rsidRDefault="00953A4D" w:rsidP="00953A4D">
      <w:pPr>
        <w:pStyle w:val="EndNoteBibliography"/>
        <w:ind w:left="720" w:hanging="720"/>
      </w:pPr>
      <w:r w:rsidRPr="00953A4D">
        <w:t>Connell SD (2005) Assembly and maintenance of subtidal habitat heterogeneity: synergistic effects of light penetration and sedimentation. Marine Ecology Progress Series 289:53-61</w:t>
      </w:r>
    </w:p>
    <w:p w14:paraId="49820DE3" w14:textId="77777777" w:rsidR="00953A4D" w:rsidRPr="00953A4D" w:rsidRDefault="00953A4D" w:rsidP="00953A4D">
      <w:pPr>
        <w:pStyle w:val="EndNoteBibliography"/>
        <w:ind w:left="720" w:hanging="720"/>
      </w:pPr>
      <w:r w:rsidRPr="00953A4D">
        <w:t>Dayton PK, Currie V, Gerrodette T, Keller BD, Rosenthal R, Tresca DV (1984) Patch dynamics and stability of some California kelp communities. Ecological Monographs 54:253-289</w:t>
      </w:r>
    </w:p>
    <w:p w14:paraId="5BC0146A" w14:textId="77777777" w:rsidR="00953A4D" w:rsidRPr="00953A4D" w:rsidRDefault="00953A4D" w:rsidP="00953A4D">
      <w:pPr>
        <w:pStyle w:val="EndNoteBibliography"/>
        <w:ind w:left="720" w:hanging="720"/>
      </w:pPr>
      <w:r w:rsidRPr="00953A4D">
        <w:t>Dayton PK, Tegner MJ (1984) Catastrophic Storms, El-Nino, and Patch Stability in a Southern-California Kelp Community. Science 224:283-285</w:t>
      </w:r>
    </w:p>
    <w:p w14:paraId="2302F1AB" w14:textId="77777777" w:rsidR="00953A4D" w:rsidRPr="00953A4D" w:rsidRDefault="00953A4D" w:rsidP="00953A4D">
      <w:pPr>
        <w:pStyle w:val="EndNoteBibliography"/>
        <w:ind w:left="720" w:hanging="720"/>
      </w:pPr>
      <w:r w:rsidRPr="00953A4D">
        <w:t>Deysher LE, Dean TA (1986a) In situ recruitment of sporophytes of the giant kelp, Macrocystis pyrifera (L.) C.A. Agardh: Effects of physical factors. Journal of Experimental Marine Biology and Ecology 103:41-63</w:t>
      </w:r>
    </w:p>
    <w:p w14:paraId="0AA21FD2" w14:textId="77777777" w:rsidR="00953A4D" w:rsidRPr="00953A4D" w:rsidRDefault="00953A4D" w:rsidP="00953A4D">
      <w:pPr>
        <w:pStyle w:val="EndNoteBibliography"/>
        <w:ind w:left="720" w:hanging="720"/>
      </w:pPr>
      <w:r w:rsidRPr="00953A4D">
        <w:t>Deysher LE, Dean TA (1986b) Interactive effects of light and temperature on sporophyte production in the giant kelp Macrocystis pyrifera. Marine Biology 93:17-20</w:t>
      </w:r>
    </w:p>
    <w:p w14:paraId="33270DFD" w14:textId="77777777" w:rsidR="00953A4D" w:rsidRPr="00953A4D" w:rsidRDefault="00953A4D" w:rsidP="00953A4D">
      <w:pPr>
        <w:pStyle w:val="EndNoteBibliography"/>
        <w:ind w:left="720" w:hanging="720"/>
      </w:pPr>
      <w:r w:rsidRPr="00953A4D">
        <w:t>Duggins DO (1983) Starfish Predation and the Creation of Mosaic Patterns in a Kelp-Dominated Community. Ecology 64:1610-1619</w:t>
      </w:r>
    </w:p>
    <w:p w14:paraId="5BCC537E" w14:textId="77777777" w:rsidR="00953A4D" w:rsidRPr="00953A4D" w:rsidRDefault="00953A4D" w:rsidP="00953A4D">
      <w:pPr>
        <w:pStyle w:val="EndNoteBibliography"/>
        <w:ind w:left="720" w:hanging="720"/>
      </w:pPr>
      <w:r w:rsidRPr="00953A4D">
        <w:t>Duggins DO (1988) The Effects of Kelp Forests on Nearshore Environments: Biomass, Detritus, and Altered Flow. In: VanBlaricom GR, Estes JA (eds) The Community Ecology of Sea Otters. Springer Berlin Heidelberg, Berlin, Heidelberg</w:t>
      </w:r>
    </w:p>
    <w:p w14:paraId="201CE8EB" w14:textId="77777777" w:rsidR="00953A4D" w:rsidRPr="00953A4D" w:rsidRDefault="00953A4D" w:rsidP="00953A4D">
      <w:pPr>
        <w:pStyle w:val="EndNoteBibliography"/>
        <w:ind w:left="720" w:hanging="720"/>
      </w:pPr>
      <w:r w:rsidRPr="00953A4D">
        <w:t>Duggins DO, Simenstad CA, Estes JA (1989) Magnification of Secondary Production by Kelp Detritus in Coastal Marine Ecosystems. Science 245:170-173</w:t>
      </w:r>
    </w:p>
    <w:p w14:paraId="41311F23" w14:textId="77777777" w:rsidR="00953A4D" w:rsidRPr="00953A4D" w:rsidRDefault="00953A4D" w:rsidP="00953A4D">
      <w:pPr>
        <w:pStyle w:val="EndNoteBibliography"/>
        <w:ind w:left="720" w:hanging="720"/>
      </w:pPr>
      <w:r w:rsidRPr="00953A4D">
        <w:lastRenderedPageBreak/>
        <w:t>Dunn RP, Samhouri JF, Baskett ML (2021) Transient dynamics during kelp forest recovery from fishing across multiple trophic levels. Ecological Applications 31:e02367</w:t>
      </w:r>
    </w:p>
    <w:p w14:paraId="0CCC2E10" w14:textId="77777777" w:rsidR="00953A4D" w:rsidRPr="00953A4D" w:rsidRDefault="00953A4D" w:rsidP="00953A4D">
      <w:pPr>
        <w:pStyle w:val="EndNoteBibliography"/>
        <w:ind w:left="720" w:hanging="720"/>
      </w:pPr>
      <w:r w:rsidRPr="00953A4D">
        <w:t xml:space="preserve">Ebert TA (2010) Demographic patterns of the purple sea urchin </w:t>
      </w:r>
      <w:r w:rsidRPr="00953A4D">
        <w:rPr>
          <w:i/>
        </w:rPr>
        <w:t>Strongylocentrotus purpuratus</w:t>
      </w:r>
      <w:r w:rsidRPr="00953A4D">
        <w:t xml:space="preserve"> along a latitudinal gradient, 1985–1987. Marine Ecology Progress Series 406:105-120</w:t>
      </w:r>
    </w:p>
    <w:p w14:paraId="6F91965D" w14:textId="77777777" w:rsidR="00953A4D" w:rsidRPr="00953A4D" w:rsidRDefault="00953A4D" w:rsidP="00953A4D">
      <w:pPr>
        <w:pStyle w:val="EndNoteBibliography"/>
        <w:ind w:left="720" w:hanging="720"/>
      </w:pPr>
      <w:r w:rsidRPr="00953A4D">
        <w:t>Eisaguirre JH, Eisaguirre JM, Davis K, Carlson PM, Gaines SD, Caselle JE (2020) Trophic redundancy and predator size class structure drive differences in kelp forest ecosystem dynamics. Ecology 101:e02993</w:t>
      </w:r>
    </w:p>
    <w:p w14:paraId="5BB6B44B" w14:textId="77777777" w:rsidR="00953A4D" w:rsidRPr="00953A4D" w:rsidRDefault="00953A4D" w:rsidP="00953A4D">
      <w:pPr>
        <w:pStyle w:val="EndNoteBibliography"/>
        <w:ind w:left="720" w:hanging="720"/>
      </w:pPr>
      <w:r w:rsidRPr="00953A4D">
        <w:t>Estes JA, Danner EM, Doak DF, Konar B, Springer AM, Steinberg PD, Tinker MT, Williams TM (2004) Complex trophic interactions in kelp forest ecosystems. Bulletin of Marine Science 74:621-638</w:t>
      </w:r>
    </w:p>
    <w:p w14:paraId="3B859F24" w14:textId="77777777" w:rsidR="00953A4D" w:rsidRPr="00953A4D" w:rsidRDefault="00953A4D" w:rsidP="00953A4D">
      <w:pPr>
        <w:pStyle w:val="EndNoteBibliography"/>
        <w:ind w:left="720" w:hanging="720"/>
      </w:pPr>
      <w:r w:rsidRPr="00953A4D">
        <w:t>Eurich JG, Selden RL, Warner RR (2014) California spiny lobster preference for urchins from kelp forests: implications for urchin barren persistence. Marine Ecology Progress Series 498:217-225</w:t>
      </w:r>
    </w:p>
    <w:p w14:paraId="7785C78B" w14:textId="77777777" w:rsidR="00953A4D" w:rsidRPr="00953A4D" w:rsidRDefault="00953A4D" w:rsidP="00953A4D">
      <w:pPr>
        <w:pStyle w:val="EndNoteBibliography"/>
        <w:ind w:left="720" w:hanging="720"/>
      </w:pPr>
      <w:r w:rsidRPr="00953A4D">
        <w:t>Feehan CJ, Scheibling RE (2014) Effects of sea urchin disease on coastal marine ecosystems. Marine Biology 161:1467-1485</w:t>
      </w:r>
    </w:p>
    <w:p w14:paraId="326494E3" w14:textId="77777777" w:rsidR="00953A4D" w:rsidRPr="00953A4D" w:rsidRDefault="00953A4D" w:rsidP="00953A4D">
      <w:pPr>
        <w:pStyle w:val="EndNoteBibliography"/>
        <w:ind w:left="720" w:hanging="720"/>
      </w:pPr>
      <w:r w:rsidRPr="00953A4D">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47DEB9C2" w14:textId="77777777" w:rsidR="00953A4D" w:rsidRPr="00953A4D" w:rsidRDefault="00953A4D" w:rsidP="00953A4D">
      <w:pPr>
        <w:pStyle w:val="EndNoteBibliography"/>
        <w:ind w:left="720" w:hanging="720"/>
      </w:pPr>
      <w:r w:rsidRPr="00953A4D">
        <w:t>Filbee-Dexter K, Wernberg T, Grace SP, Thormar J, Fredriksen S, Narvaez CN, Feehan CJ, Norderhaug KM (2020) Marine heatwaves and the collapse of marginal North Atlantic kelp forests. Scientific Reports 10:1-11</w:t>
      </w:r>
    </w:p>
    <w:p w14:paraId="18C3F016" w14:textId="77777777" w:rsidR="00953A4D" w:rsidRPr="00953A4D" w:rsidRDefault="00953A4D" w:rsidP="00953A4D">
      <w:pPr>
        <w:pStyle w:val="EndNoteBibliography"/>
        <w:ind w:left="720" w:hanging="720"/>
      </w:pPr>
      <w:r w:rsidRPr="00953A4D">
        <w:t>Gabara SS, Konar BH, Edwards MS (2021) Biodiversity loss leads to reductions in community-wide trophic complexity. Ecosphere 12:e03361</w:t>
      </w:r>
    </w:p>
    <w:p w14:paraId="1C8D5AE0" w14:textId="77777777" w:rsidR="00953A4D" w:rsidRPr="00953A4D" w:rsidRDefault="00953A4D" w:rsidP="00953A4D">
      <w:pPr>
        <w:pStyle w:val="EndNoteBibliography"/>
        <w:ind w:left="720" w:hanging="720"/>
      </w:pPr>
      <w:r w:rsidRPr="00953A4D">
        <w:t>Gallagher JB, Shelamoff V, Layton C (2022) Seaweed ecosystems may not mitigate CO</w:t>
      </w:r>
      <w:r w:rsidRPr="00953A4D">
        <w:rPr>
          <w:vertAlign w:val="subscript"/>
        </w:rPr>
        <w:t>2</w:t>
      </w:r>
      <w:r w:rsidRPr="00953A4D">
        <w:t xml:space="preserve"> emissions. ICES Journal of Marine Science</w:t>
      </w:r>
    </w:p>
    <w:p w14:paraId="47B54185" w14:textId="77777777" w:rsidR="00953A4D" w:rsidRPr="00953A4D" w:rsidRDefault="00953A4D" w:rsidP="00953A4D">
      <w:pPr>
        <w:pStyle w:val="EndNoteBibliography"/>
        <w:ind w:left="720" w:hanging="720"/>
      </w:pPr>
      <w:r w:rsidRPr="00953A4D">
        <w:t>Graham MH (2004) Effects of local deforestation on the diversity and structure of southern California giant kelp forest food webs. Ecosystems 7:341-357</w:t>
      </w:r>
    </w:p>
    <w:p w14:paraId="3FB444C7" w14:textId="77777777" w:rsidR="00953A4D" w:rsidRPr="00953A4D" w:rsidRDefault="00953A4D" w:rsidP="00953A4D">
      <w:pPr>
        <w:pStyle w:val="EndNoteBibliography"/>
        <w:ind w:left="720" w:hanging="720"/>
      </w:pPr>
      <w:r w:rsidRPr="00953A4D">
        <w:t>Gregr EJ, Christensen V, Nichol L, Martone RG, Markel RW, Watson JC, Harley CDG, Pakhomov EA, Shurin JB, Chan KMA (2020) Cascading social-ecological costs and benefits triggered by a recovering keystone predator. Science 368:1243-1247</w:t>
      </w:r>
    </w:p>
    <w:p w14:paraId="2CE407ED" w14:textId="77777777" w:rsidR="00953A4D" w:rsidRPr="00953A4D" w:rsidRDefault="00953A4D" w:rsidP="00953A4D">
      <w:pPr>
        <w:pStyle w:val="EndNoteBibliography"/>
        <w:ind w:left="720" w:hanging="720"/>
      </w:pPr>
      <w:r w:rsidRPr="00953A4D">
        <w:t>Hamilton SL, Bell TW, Watson JR, Grorud-Colvert KA, Menge BA (2020) Remote sensing: generation of long-term kelp bed data sets for evaluation of impacts of climatic variation. Ecology 101:e03031</w:t>
      </w:r>
    </w:p>
    <w:p w14:paraId="05D9D87A" w14:textId="77777777" w:rsidR="00953A4D" w:rsidRPr="00953A4D" w:rsidRDefault="00953A4D" w:rsidP="00953A4D">
      <w:pPr>
        <w:pStyle w:val="EndNoteBibliography"/>
        <w:ind w:left="720" w:hanging="720"/>
      </w:pPr>
      <w:r w:rsidRPr="00953A4D">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4FC95B07" w14:textId="77777777" w:rsidR="00953A4D" w:rsidRPr="00953A4D" w:rsidRDefault="00953A4D" w:rsidP="00953A4D">
      <w:pPr>
        <w:pStyle w:val="EndNoteBibliography"/>
        <w:ind w:left="720" w:hanging="720"/>
      </w:pPr>
      <w:r w:rsidRPr="00953A4D">
        <w:t>Harvey CJ, Garfield T, Williams G, Tolimieri N (eds) (2022) 2021-2022 California Current ecosystem status report: A report of the NOAA California Current Integrated Ecosystem Assessment Team (CCIEA) to the Pacific Fishery Management Council, March 13, 2022</w:t>
      </w:r>
    </w:p>
    <w:p w14:paraId="351459ED" w14:textId="77777777" w:rsidR="00953A4D" w:rsidRPr="00953A4D" w:rsidRDefault="00953A4D" w:rsidP="00953A4D">
      <w:pPr>
        <w:pStyle w:val="EndNoteBibliography"/>
        <w:ind w:left="720" w:hanging="720"/>
      </w:pPr>
      <w:r w:rsidRPr="00953A4D">
        <w:t>Hewson I, Bistolas KSI, Quijano Cardé EM, Button JB, Foster PJ, Flanzenbaum JM, Kocian J, Lewis CK (2018) Investigating the complex association between viral ecology, environment, and northeast Pacific sea star wasting. Frontiers in Marine Science 5</w:t>
      </w:r>
    </w:p>
    <w:p w14:paraId="05DA43F3" w14:textId="77777777" w:rsidR="00953A4D" w:rsidRPr="00953A4D" w:rsidRDefault="00953A4D" w:rsidP="00953A4D">
      <w:pPr>
        <w:pStyle w:val="EndNoteBibliography"/>
        <w:ind w:left="720" w:hanging="720"/>
      </w:pPr>
      <w:r w:rsidRPr="00953A4D">
        <w:lastRenderedPageBreak/>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796A749C" w14:textId="77777777" w:rsidR="00953A4D" w:rsidRPr="00953A4D" w:rsidRDefault="00953A4D" w:rsidP="00953A4D">
      <w:pPr>
        <w:pStyle w:val="EndNoteBibliography"/>
        <w:ind w:left="720" w:hanging="720"/>
      </w:pPr>
      <w:r w:rsidRPr="00953A4D">
        <w:t>Hobday AJ, Alexander LV, Perkins SE, Smale DA, Straub SC, Oliver ECJ, Benthuysen JA, Burrows MT, Donat MG, Peng M, Holbrook NJ, Moore PJ, Scannell HA, Sen Gupta A, Wernberg T (2016) A hierarchical approach to defining marine heatwaves. Progress in Oceanography 141:227-238</w:t>
      </w:r>
    </w:p>
    <w:p w14:paraId="61BFF5DB" w14:textId="77777777" w:rsidR="00953A4D" w:rsidRPr="00953A4D" w:rsidRDefault="00953A4D" w:rsidP="00953A4D">
      <w:pPr>
        <w:pStyle w:val="EndNoteBibliography"/>
        <w:ind w:left="720" w:hanging="720"/>
      </w:pPr>
      <w:r w:rsidRPr="00953A4D">
        <w:t>Holbrook SJ, Carr MH, Schmitt RJ, Coyer JA (1990) Effect of giant kelp on local abundance of reef fishes: The importance of ontogenetic resource requirements. Bulletin of Marine Science 47:104-114</w:t>
      </w:r>
    </w:p>
    <w:p w14:paraId="09E7BDDA" w14:textId="77777777" w:rsidR="00953A4D" w:rsidRPr="00953A4D" w:rsidRDefault="00953A4D" w:rsidP="00953A4D">
      <w:pPr>
        <w:pStyle w:val="EndNoteBibliography"/>
        <w:ind w:left="720" w:hanging="720"/>
      </w:pPr>
      <w:r w:rsidRPr="00953A4D">
        <w:t>Huang B, Liu C, Banzon V, Freeman E, Graham G, Hankins B, Smith T, Zhang H-M (2021) Improvements of the daily optimum interpolation sea surface temperature (DOISST) Version 2.1. Journal of Climate 34:2923-2939</w:t>
      </w:r>
    </w:p>
    <w:p w14:paraId="19316AB7" w14:textId="77777777" w:rsidR="00953A4D" w:rsidRPr="00953A4D" w:rsidRDefault="00953A4D" w:rsidP="00953A4D">
      <w:pPr>
        <w:pStyle w:val="EndNoteBibliography"/>
        <w:ind w:left="720" w:hanging="720"/>
      </w:pPr>
      <w:r w:rsidRPr="00953A4D">
        <w:t>IPCC (2022) Climate change 2022: Impacts, adaptation and vulnerability. Summary for policy makers. Sixth assessment report. Intergovernmental panel on clmate change</w:t>
      </w:r>
    </w:p>
    <w:p w14:paraId="120AC6DD" w14:textId="77777777" w:rsidR="00953A4D" w:rsidRPr="00953A4D" w:rsidRDefault="00953A4D" w:rsidP="00953A4D">
      <w:pPr>
        <w:pStyle w:val="EndNoteBibliography"/>
        <w:ind w:left="720" w:hanging="720"/>
      </w:pPr>
      <w:r w:rsidRPr="00953A4D">
        <w:t>Jacox MG, Alexander MA, Mantua NJ, Scott JD, Hervieux G, Webb RS, Werner FE (2018) Forcing of multiyear extreme ocean temperatures that impacted California Current living marine resources in 2016. Bulletin of the American Meteorological Society 99:S27-S33</w:t>
      </w:r>
    </w:p>
    <w:p w14:paraId="58A88CFB" w14:textId="77777777" w:rsidR="00953A4D" w:rsidRPr="00953A4D" w:rsidRDefault="00953A4D" w:rsidP="00953A4D">
      <w:pPr>
        <w:pStyle w:val="EndNoteBibliography"/>
        <w:ind w:left="720" w:hanging="720"/>
      </w:pPr>
      <w:r w:rsidRPr="00953A4D">
        <w:t>Johnson DW (2006) Predation, habitat complexity, and variation in density-dependent mortality of temperate reef fishes. Ecology 87:1179-1188</w:t>
      </w:r>
    </w:p>
    <w:p w14:paraId="3DDA6A8B" w14:textId="77777777" w:rsidR="00953A4D" w:rsidRPr="00953A4D" w:rsidRDefault="00953A4D" w:rsidP="00953A4D">
      <w:pPr>
        <w:pStyle w:val="EndNoteBibliography"/>
        <w:ind w:left="720" w:hanging="720"/>
      </w:pPr>
      <w:r w:rsidRPr="00953A4D">
        <w:t>Khangaonkar T, Nugraha A, Yun SK, Premathilake L, Keister JE, Bos J (2021) Propagation of the 2014-2016 northeast Pacific marine heatwave through the Salish Sea. Frontiers in Marine Science 8</w:t>
      </w:r>
    </w:p>
    <w:p w14:paraId="5EB51038" w14:textId="77777777" w:rsidR="00953A4D" w:rsidRPr="00953A4D" w:rsidRDefault="00953A4D" w:rsidP="00953A4D">
      <w:pPr>
        <w:pStyle w:val="EndNoteBibliography"/>
        <w:ind w:left="720" w:hanging="720"/>
      </w:pPr>
      <w:r w:rsidRPr="00953A4D">
        <w:t>Kriegisch N, Reeves SE, Flukes EB, Johnson CR, Ling SD (2019) Drift-kelp suppresses foraging movement of overgrazing sea urchins. Oecologia 190:665-677</w:t>
      </w:r>
    </w:p>
    <w:p w14:paraId="0FD7CDBC" w14:textId="77777777" w:rsidR="00953A4D" w:rsidRPr="00953A4D" w:rsidRDefault="00953A4D" w:rsidP="00953A4D">
      <w:pPr>
        <w:pStyle w:val="EndNoteBibliography"/>
        <w:ind w:left="720" w:hanging="720"/>
      </w:pPr>
      <w:r w:rsidRPr="00953A4D">
        <w:t>Kvitek RG, Iampietro P, Bowlby CE (1998) Sea otters and benthic prey communities: A direct test of the sea otter as keystone predator in Washington State. Marine Mammal Science 14:895-902</w:t>
      </w:r>
    </w:p>
    <w:p w14:paraId="6DE547F8" w14:textId="77777777" w:rsidR="00953A4D" w:rsidRPr="00953A4D" w:rsidRDefault="00953A4D" w:rsidP="00953A4D">
      <w:pPr>
        <w:pStyle w:val="EndNoteBibliography"/>
        <w:ind w:left="720" w:hanging="720"/>
      </w:pPr>
      <w:r w:rsidRPr="00953A4D">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57A30C8F" w14:textId="77777777" w:rsidR="00953A4D" w:rsidRPr="00953A4D" w:rsidRDefault="00953A4D" w:rsidP="00953A4D">
      <w:pPr>
        <w:pStyle w:val="EndNoteBibliography"/>
        <w:ind w:left="720" w:hanging="720"/>
      </w:pPr>
      <w:r w:rsidRPr="00953A4D">
        <w:t>Kvitek RG, Shull D, Canestro D, Bowlby EC, Troutman BL (1989) Sea otters and behic prey communities in Washington State. Marine Mammal Science 5:266-280</w:t>
      </w:r>
    </w:p>
    <w:p w14:paraId="1D38233B" w14:textId="77777777" w:rsidR="00953A4D" w:rsidRPr="00953A4D" w:rsidRDefault="00953A4D" w:rsidP="00953A4D">
      <w:pPr>
        <w:pStyle w:val="EndNoteBibliography"/>
        <w:ind w:left="720" w:hanging="720"/>
      </w:pPr>
      <w:r w:rsidRPr="00953A4D">
        <w:t>Lamy T, Koenigs C, Holbrook SJ, Miller RJ, Stier AC, Reed DC (2020) Foundation species promote community stability by increasing diversity in a giant kelp forest. Ecology 101:e02987</w:t>
      </w:r>
    </w:p>
    <w:p w14:paraId="15F57A86" w14:textId="77777777" w:rsidR="00953A4D" w:rsidRPr="00953A4D" w:rsidRDefault="00953A4D" w:rsidP="00953A4D">
      <w:pPr>
        <w:pStyle w:val="EndNoteBibliography"/>
        <w:ind w:left="720" w:hanging="720"/>
      </w:pPr>
      <w:r w:rsidRPr="00953A4D">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058E4CC3" w14:textId="77777777" w:rsidR="00953A4D" w:rsidRPr="00953A4D" w:rsidRDefault="00953A4D" w:rsidP="00953A4D">
      <w:pPr>
        <w:pStyle w:val="EndNoteBibliography"/>
        <w:ind w:left="720" w:hanging="720"/>
      </w:pPr>
      <w:r w:rsidRPr="00953A4D">
        <w:lastRenderedPageBreak/>
        <w:t>Ling SD, Johnson CR, Frusher SD, Ridgway KR (2009) Overfishing reduces resilience of kelp beds to climate-driven catastrophic phase shift. Proceedings of the National Academy of Sciences 106:22341-22345</w:t>
      </w:r>
    </w:p>
    <w:p w14:paraId="16D61CC7" w14:textId="77777777" w:rsidR="00953A4D" w:rsidRPr="00953A4D" w:rsidRDefault="00953A4D" w:rsidP="00953A4D">
      <w:pPr>
        <w:pStyle w:val="EndNoteBibliography"/>
        <w:ind w:left="720" w:hanging="720"/>
      </w:pPr>
      <w:r w:rsidRPr="00953A4D">
        <w:t>Lonhart SI, Jeppesen R, Beas-Luna R, Crooks JA, Lorda J (2019) Shifts in the distribution and abundance of coastal marine species along the eastern Pacific Ocean during marine heatwaves from 2013 to 2018. Marine Biodiversity Records 12:13</w:t>
      </w:r>
    </w:p>
    <w:p w14:paraId="303F0BED" w14:textId="77777777" w:rsidR="00953A4D" w:rsidRPr="00953A4D" w:rsidRDefault="00953A4D" w:rsidP="00953A4D">
      <w:pPr>
        <w:pStyle w:val="EndNoteBibliography"/>
        <w:ind w:left="720" w:hanging="720"/>
      </w:pPr>
      <w:r w:rsidRPr="00953A4D">
        <w:t>Love MS, Yoklavich M, Thorsteinson L (2002) The rockfishes of the Northeast Pacific. University of California Press, Berkley and Los Angeles</w:t>
      </w:r>
    </w:p>
    <w:p w14:paraId="43E3DCE7" w14:textId="77777777" w:rsidR="00953A4D" w:rsidRPr="00953A4D" w:rsidRDefault="00953A4D" w:rsidP="00953A4D">
      <w:pPr>
        <w:pStyle w:val="EndNoteBibliography"/>
        <w:ind w:left="720" w:hanging="720"/>
      </w:pPr>
      <w:r w:rsidRPr="00953A4D">
        <w:t>Malone DP, Davis K, Lonhart SI, Parsons-Field A, Caselle JE, Carr MH (2022) Large scale, multi-decade monitoring data from kelp forest ecosystems in California and Oregon (USA). Ecology 103:e3630</w:t>
      </w:r>
    </w:p>
    <w:p w14:paraId="02FF8B1D" w14:textId="77777777" w:rsidR="00953A4D" w:rsidRPr="00953A4D" w:rsidRDefault="00953A4D" w:rsidP="00953A4D">
      <w:pPr>
        <w:pStyle w:val="EndNoteBibliography"/>
        <w:ind w:left="720" w:hanging="720"/>
      </w:pPr>
      <w:r w:rsidRPr="00953A4D">
        <w:t>Markel RW, Shurin JB (2020) Contrasting effects of coastal upwelling on growth and recruitment of nearshore Pacific rockfishes (genus Sebastes). Canadian Journal of Fisheries and Aquatic Sciences 77:950-962</w:t>
      </w:r>
    </w:p>
    <w:p w14:paraId="3155433F" w14:textId="77777777" w:rsidR="00953A4D" w:rsidRPr="00953A4D" w:rsidRDefault="00953A4D" w:rsidP="00953A4D">
      <w:pPr>
        <w:pStyle w:val="EndNoteBibliography"/>
        <w:ind w:left="720" w:hanging="720"/>
      </w:pPr>
      <w:r w:rsidRPr="00953A4D">
        <w:t>Maunder MN, Punt AE (2004) Standardizing catch and effort data: a review of recent approaches. Fisheries Research 70:141-159</w:t>
      </w:r>
    </w:p>
    <w:p w14:paraId="22905B0F" w14:textId="77777777" w:rsidR="00953A4D" w:rsidRPr="00953A4D" w:rsidRDefault="00953A4D" w:rsidP="00953A4D">
      <w:pPr>
        <w:pStyle w:val="EndNoteBibliography"/>
        <w:ind w:left="720" w:hanging="720"/>
      </w:pPr>
      <w:r w:rsidRPr="00953A4D">
        <w:t>McNaughton SJ (1977) Diversity and stability of ecological communities: A comment on the role of empiricism in ecology. The American Naturalist 111:515-525</w:t>
      </w:r>
    </w:p>
    <w:p w14:paraId="7FF74566" w14:textId="77777777" w:rsidR="00953A4D" w:rsidRPr="00953A4D" w:rsidRDefault="00953A4D" w:rsidP="00953A4D">
      <w:pPr>
        <w:pStyle w:val="EndNoteBibliography"/>
        <w:ind w:left="720" w:hanging="720"/>
      </w:pPr>
      <w:r w:rsidRPr="00953A4D">
        <w:t>McPherson ML, Finger DJI, Houskeeper HF, Bell TW, Carr MH, Rogers-Bennett L, Kudela RM (2021) Large-scale shift in the structure of a kelp forest ecosystem co-occurs with an epizootic and marine heatwave. Communications Biology 4:1-9</w:t>
      </w:r>
    </w:p>
    <w:p w14:paraId="2A323D2D" w14:textId="77777777" w:rsidR="00953A4D" w:rsidRPr="00953A4D" w:rsidRDefault="00953A4D" w:rsidP="00953A4D">
      <w:pPr>
        <w:pStyle w:val="EndNoteBibliography"/>
        <w:ind w:left="720" w:hanging="720"/>
      </w:pPr>
      <w:r w:rsidRPr="00953A4D">
        <w:t>Moitoza DJ, Phillips DW (1979) Prey defense, predator preference, and nonrandom diet: The interactions between Pycnopodia helianthoides and two species of sea urchins. Marine Biology 53:299-304</w:t>
      </w:r>
    </w:p>
    <w:p w14:paraId="2AA0B179" w14:textId="77777777" w:rsidR="00953A4D" w:rsidRPr="00953A4D" w:rsidRDefault="00953A4D" w:rsidP="00953A4D">
      <w:pPr>
        <w:pStyle w:val="EndNoteBibliography"/>
        <w:ind w:left="720" w:hanging="720"/>
      </w:pPr>
      <w:r w:rsidRPr="00953A4D">
        <w:t>Montecino-Latorre D, Eisenlord ME, Turner M, Yoshioka R, Harvell CD, Pattengill-Semmens CV, Nichols JD, Gaydos JK (2016) Devastating transboundary impacts of sea star wasting disease on subtidal asteroids. Plos One 11:e0163190</w:t>
      </w:r>
    </w:p>
    <w:p w14:paraId="5A8DA9BD" w14:textId="77777777" w:rsidR="00953A4D" w:rsidRPr="00953A4D" w:rsidRDefault="00953A4D" w:rsidP="00953A4D">
      <w:pPr>
        <w:pStyle w:val="EndNoteBibliography"/>
        <w:ind w:left="720" w:hanging="720"/>
      </w:pPr>
      <w:r w:rsidRPr="00953A4D">
        <w:t>Morgan CA, Beckman BR, Weitkamp LA, Fresh KL (2019) Recent ecosystem disturbance in the northern California Current. Fisheries 44:465-474</w:t>
      </w:r>
    </w:p>
    <w:p w14:paraId="5FC61D31" w14:textId="77777777" w:rsidR="00953A4D" w:rsidRPr="00953A4D" w:rsidRDefault="00953A4D" w:rsidP="00953A4D">
      <w:pPr>
        <w:pStyle w:val="EndNoteBibliography"/>
        <w:ind w:left="720" w:hanging="720"/>
      </w:pPr>
      <w:r w:rsidRPr="00953A4D">
        <w:t>Muth AF, Graham MH, Lane CE, Harley CDG (2019) Recruitment tolerance to increased temperature present across multiple kelp clades. Ecology 100:e02594</w:t>
      </w:r>
    </w:p>
    <w:p w14:paraId="0432B619" w14:textId="77777777" w:rsidR="00953A4D" w:rsidRPr="00953A4D" w:rsidRDefault="00953A4D" w:rsidP="00953A4D">
      <w:pPr>
        <w:pStyle w:val="EndNoteBibliography"/>
        <w:ind w:left="720" w:hanging="720"/>
      </w:pPr>
      <w:r w:rsidRPr="00953A4D">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6958B70C" w14:textId="77777777" w:rsidR="00953A4D" w:rsidRPr="00953A4D" w:rsidRDefault="00953A4D" w:rsidP="00953A4D">
      <w:pPr>
        <w:pStyle w:val="EndNoteBibliography"/>
        <w:ind w:left="720" w:hanging="720"/>
      </w:pPr>
      <w:r w:rsidRPr="00953A4D">
        <w:t>Okamoto DK, Schroeter SC, Reed DC (2020) Effects of ocean climate on spatiotemporal variation in sea urchin settlement and recruitment. Limnology and Oceanography 65:2076-2091</w:t>
      </w:r>
    </w:p>
    <w:p w14:paraId="5E204CEB" w14:textId="77777777" w:rsidR="00953A4D" w:rsidRPr="00953A4D" w:rsidRDefault="00953A4D" w:rsidP="00953A4D">
      <w:pPr>
        <w:pStyle w:val="EndNoteBibliography"/>
        <w:ind w:left="720" w:hanging="720"/>
      </w:pPr>
      <w:r w:rsidRPr="00953A4D">
        <w:t>Pearse JS (2006) Ecological role of purple sea urchins. Science 314:940-941</w:t>
      </w:r>
    </w:p>
    <w:p w14:paraId="7D86F38E" w14:textId="77777777" w:rsidR="00953A4D" w:rsidRPr="00953A4D" w:rsidRDefault="00953A4D" w:rsidP="00953A4D">
      <w:pPr>
        <w:pStyle w:val="EndNoteBibliography"/>
        <w:ind w:left="720" w:hanging="720"/>
      </w:pPr>
      <w:r w:rsidRPr="00953A4D">
        <w:t>Pearse JS, Hines AH (1987) Long-term population-dynamics of sea-urchins in a central California kelp forest - rare recruitment and rapid decline. Marine Ecology Progress Series 39:275-283</w:t>
      </w:r>
    </w:p>
    <w:p w14:paraId="60465491" w14:textId="77777777" w:rsidR="00953A4D" w:rsidRPr="00953A4D" w:rsidRDefault="00953A4D" w:rsidP="00953A4D">
      <w:pPr>
        <w:pStyle w:val="EndNoteBibliography"/>
        <w:ind w:left="720" w:hanging="720"/>
      </w:pPr>
      <w:r w:rsidRPr="00953A4D">
        <w:t>Pfister CA, Berry HD, Mumford T, Randall Hughes A (2018) The dynamics of Kelp Forests in the Northeast Pacific Ocean and the relationship with environmental drivers. Journal of Ecology 106:1520-1533</w:t>
      </w:r>
    </w:p>
    <w:p w14:paraId="6347EA4F" w14:textId="77777777" w:rsidR="00953A4D" w:rsidRPr="00953A4D" w:rsidRDefault="00953A4D" w:rsidP="00953A4D">
      <w:pPr>
        <w:pStyle w:val="EndNoteBibliography"/>
        <w:ind w:left="720" w:hanging="720"/>
      </w:pPr>
      <w:r w:rsidRPr="00953A4D">
        <w:lastRenderedPageBreak/>
        <w:t>PFMC (2020) Pacific coast groundfish fishery management plan: for the California, Oregon, and Washington groundfish fishery. Pacific Fishery Management Council, 7700 NE Ambnassador Place, Suite 101, Portland, OR, 97220</w:t>
      </w:r>
    </w:p>
    <w:p w14:paraId="41212AE5" w14:textId="77777777" w:rsidR="00953A4D" w:rsidRPr="00953A4D" w:rsidRDefault="00953A4D" w:rsidP="00953A4D">
      <w:pPr>
        <w:pStyle w:val="EndNoteBibliography"/>
        <w:ind w:left="720" w:hanging="720"/>
      </w:pPr>
      <w:r w:rsidRPr="00953A4D">
        <w:t>Pinsky ML, Guannel G, Arkema KK (2013) Quantifying wave attenuation to inform coastal habitat conservation. Ecosphere 4:art95</w:t>
      </w:r>
    </w:p>
    <w:p w14:paraId="6A58A88D" w14:textId="77777777" w:rsidR="00953A4D" w:rsidRPr="00953A4D" w:rsidRDefault="00953A4D" w:rsidP="00953A4D">
      <w:pPr>
        <w:pStyle w:val="EndNoteBibliography"/>
        <w:ind w:left="720" w:hanging="720"/>
      </w:pPr>
      <w:r w:rsidRPr="00953A4D">
        <w:t>Potts JM, Elith J (2006) Comparing species abundance models. Ecological Modelling 199:153-163</w:t>
      </w:r>
    </w:p>
    <w:p w14:paraId="4EDFBC61" w14:textId="06494441" w:rsidR="00953A4D" w:rsidRPr="00953A4D" w:rsidRDefault="00953A4D" w:rsidP="00953A4D">
      <w:pPr>
        <w:pStyle w:val="EndNoteBibliography"/>
        <w:ind w:left="720" w:hanging="720"/>
      </w:pPr>
      <w:r w:rsidRPr="00953A4D">
        <w:t xml:space="preserve">R Core Team (2022) R: A language and environment for statistical computing. R Foundation for Statistical Computing, Vienna, Austria. URL </w:t>
      </w:r>
      <w:hyperlink r:id="rId8" w:history="1">
        <w:r w:rsidRPr="00953A4D">
          <w:rPr>
            <w:rStyle w:val="Hyperlink"/>
          </w:rPr>
          <w:t>https://www.R-project.org/</w:t>
        </w:r>
      </w:hyperlink>
      <w:r w:rsidRPr="00953A4D">
        <w:t>.</w:t>
      </w:r>
    </w:p>
    <w:p w14:paraId="3C7F066C" w14:textId="77777777" w:rsidR="00953A4D" w:rsidRPr="00953A4D" w:rsidRDefault="00953A4D" w:rsidP="00953A4D">
      <w:pPr>
        <w:pStyle w:val="EndNoteBibliography"/>
        <w:ind w:left="720" w:hanging="720"/>
      </w:pPr>
      <w:r w:rsidRPr="00953A4D">
        <w:t>Randell Z, Kenner M, Tomoleoni J, Yee J, Novak M (2022) Kelp-forest dynamics controlled by substrate complexity. Proceedings of the National Academy of Sciences 119:e2103483119</w:t>
      </w:r>
    </w:p>
    <w:p w14:paraId="4C47EF07" w14:textId="77777777" w:rsidR="00953A4D" w:rsidRPr="00953A4D" w:rsidRDefault="00953A4D" w:rsidP="00953A4D">
      <w:pPr>
        <w:pStyle w:val="EndNoteBibliography"/>
        <w:ind w:left="720" w:hanging="720"/>
      </w:pPr>
      <w:r w:rsidRPr="00953A4D">
        <w:t>Reed D, Washburn L, Rassweiler A, Miller R, Bell T, Harrer S (2016) Extreme warming challenges sentinel status of kelp forests as indicators of climate change. Nature Communications 7:13757</w:t>
      </w:r>
    </w:p>
    <w:p w14:paraId="6FFF31E8" w14:textId="77777777" w:rsidR="00953A4D" w:rsidRPr="00953A4D" w:rsidRDefault="00953A4D" w:rsidP="00953A4D">
      <w:pPr>
        <w:pStyle w:val="EndNoteBibliography"/>
        <w:ind w:left="720" w:hanging="720"/>
      </w:pPr>
      <w:r w:rsidRPr="00953A4D">
        <w:t>Reed DC, Rassweiler A, Carr MH, Cavanaugh KC, Malone DP, Siegel DA (2011) Wave disturbance overwhelms top-down and bottom-up control of primary production in California kelp forests. Ecology 92:2108-2116</w:t>
      </w:r>
    </w:p>
    <w:p w14:paraId="759550F7" w14:textId="77777777" w:rsidR="00953A4D" w:rsidRPr="00953A4D" w:rsidRDefault="00953A4D" w:rsidP="00953A4D">
      <w:pPr>
        <w:pStyle w:val="EndNoteBibliography"/>
        <w:ind w:left="720" w:hanging="720"/>
      </w:pPr>
      <w:r w:rsidRPr="00953A4D">
        <w:t>Reynolds RW, Smith TM, Liu C, Chelton DB, Casey KS, Schlax MG (2007) Daily high-resolution-blended analyses for Sea Surface temperature. Journal of Climate 20:5473-5496</w:t>
      </w:r>
    </w:p>
    <w:p w14:paraId="105F0F22" w14:textId="77777777" w:rsidR="00953A4D" w:rsidRPr="00953A4D" w:rsidRDefault="00953A4D" w:rsidP="00953A4D">
      <w:pPr>
        <w:pStyle w:val="EndNoteBibliography"/>
        <w:ind w:left="720" w:hanging="720"/>
      </w:pPr>
      <w:r w:rsidRPr="00953A4D">
        <w:t>Rogers-Bennett L, Catton CA (2019) Marine heat wave and multiple stressors tip bull kelp forest to sea urchin barrens. Sci Rep 9:15050</w:t>
      </w:r>
    </w:p>
    <w:p w14:paraId="4443E421" w14:textId="77777777" w:rsidR="00953A4D" w:rsidRPr="00953A4D" w:rsidRDefault="00953A4D" w:rsidP="00953A4D">
      <w:pPr>
        <w:pStyle w:val="EndNoteBibliography"/>
        <w:ind w:left="720" w:hanging="720"/>
      </w:pPr>
      <w:r w:rsidRPr="00953A4D">
        <w:t>Sanford E, Sones JL, García-Reyes M, Goddard JHR, Largier JL (2019) Widespread shifts in the coastal biota of northern California during the 2014–2016 marine heatwaves. Scientific Reports 9:4216</w:t>
      </w:r>
    </w:p>
    <w:p w14:paraId="69B7D610" w14:textId="77777777" w:rsidR="00953A4D" w:rsidRPr="00953A4D" w:rsidRDefault="00953A4D" w:rsidP="00953A4D">
      <w:pPr>
        <w:pStyle w:val="EndNoteBibliography"/>
        <w:ind w:left="720" w:hanging="720"/>
      </w:pPr>
      <w:r w:rsidRPr="00953A4D">
        <w:t>Scannell HA, Johnson GC, Thompson L, Lyman JM, Riser SC (2020) Subsurface evolution and persistence of marine heatwaves in the northeast Pacific. Geophysical Research Letters 47:e2020GL090548</w:t>
      </w:r>
    </w:p>
    <w:p w14:paraId="43CC78E4" w14:textId="77777777" w:rsidR="00953A4D" w:rsidRPr="00953A4D" w:rsidRDefault="00953A4D" w:rsidP="00953A4D">
      <w:pPr>
        <w:pStyle w:val="EndNoteBibliography"/>
        <w:ind w:left="720" w:hanging="720"/>
      </w:pPr>
      <w:r w:rsidRPr="00953A4D">
        <w:t>Scharkow M, Mangold F, Stier S, Breuer J (2020) How social network sites and other online intermediaries increase exposure to news. Proceedings of the National Academy of Sciences 117:2761-2763</w:t>
      </w:r>
    </w:p>
    <w:p w14:paraId="2FE22575" w14:textId="77777777" w:rsidR="00953A4D" w:rsidRPr="00953A4D" w:rsidRDefault="00953A4D" w:rsidP="00953A4D">
      <w:pPr>
        <w:pStyle w:val="EndNoteBibliography"/>
        <w:ind w:left="720" w:hanging="720"/>
      </w:pPr>
      <w:r w:rsidRPr="00953A4D">
        <w:t>Schiel DR, Foster MS (2015) The biology and ecology of giant kelp forests. University of California Press, Berkeley, CA</w:t>
      </w:r>
    </w:p>
    <w:p w14:paraId="1F5EF65A" w14:textId="77777777" w:rsidR="00953A4D" w:rsidRPr="00953A4D" w:rsidRDefault="00953A4D" w:rsidP="00953A4D">
      <w:pPr>
        <w:pStyle w:val="EndNoteBibliography"/>
        <w:ind w:left="720" w:hanging="720"/>
      </w:pPr>
      <w:r w:rsidRPr="00953A4D">
        <w:t>Schindler DE, Armstrong JB, Reed TE (2015) The portfolio concept in ecology and evolution. Frontiers in Ecology and the Environment 15:257-263</w:t>
      </w:r>
    </w:p>
    <w:p w14:paraId="03A3146F" w14:textId="77777777" w:rsidR="00953A4D" w:rsidRPr="00953A4D" w:rsidRDefault="00953A4D" w:rsidP="00953A4D">
      <w:pPr>
        <w:pStyle w:val="EndNoteBibliography"/>
        <w:ind w:left="720" w:hanging="720"/>
      </w:pPr>
      <w:r w:rsidRPr="00953A4D">
        <w:t>Schlegel RW, Smit AJ (2018) heatwaveR: A central algorithm for the detection of heatwaves and cold-spells. Journal of Open Source Software 3:821</w:t>
      </w:r>
    </w:p>
    <w:p w14:paraId="79CA9B77" w14:textId="77777777" w:rsidR="00953A4D" w:rsidRPr="00953A4D" w:rsidRDefault="00953A4D" w:rsidP="00953A4D">
      <w:pPr>
        <w:pStyle w:val="EndNoteBibliography"/>
        <w:ind w:left="720" w:hanging="720"/>
      </w:pPr>
      <w:r w:rsidRPr="00953A4D">
        <w:t>Schmitt RJ, Holbrook SJ (1990) Contrasting effects of giant kelp on dynamics of surfperch populations. Oecologia 84:419-429</w:t>
      </w:r>
    </w:p>
    <w:p w14:paraId="7603DC10" w14:textId="77777777" w:rsidR="00953A4D" w:rsidRPr="00953A4D" w:rsidRDefault="00953A4D" w:rsidP="00953A4D">
      <w:pPr>
        <w:pStyle w:val="EndNoteBibliography"/>
        <w:ind w:left="720" w:hanging="720"/>
      </w:pPr>
      <w:r w:rsidRPr="00953A4D">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0CECDEC0" w14:textId="77777777" w:rsidR="00953A4D" w:rsidRPr="00953A4D" w:rsidRDefault="00953A4D" w:rsidP="00953A4D">
      <w:pPr>
        <w:pStyle w:val="EndNoteBibliography"/>
        <w:ind w:left="720" w:hanging="720"/>
      </w:pPr>
      <w:r w:rsidRPr="00953A4D">
        <w:t>Schultz JA, Cloutier RN, Côté IM (2016) Evidence for a trophic cascade on rocky reefs following sea star mass mortality in British Columbia. PeerJ 4:e1980</w:t>
      </w:r>
    </w:p>
    <w:p w14:paraId="3E2B9B50" w14:textId="77777777" w:rsidR="00953A4D" w:rsidRPr="00953A4D" w:rsidRDefault="00953A4D" w:rsidP="00953A4D">
      <w:pPr>
        <w:pStyle w:val="EndNoteBibliography"/>
        <w:ind w:left="720" w:hanging="720"/>
      </w:pPr>
      <w:r w:rsidRPr="00953A4D">
        <w:lastRenderedPageBreak/>
        <w:t>Selden RL, Gaines SD, Hamilton SL, Warner RR (2017) Protection of large predators in a marine reserve alters size-dependent prey mortality. Proceedings of the Royal Society B: Biological Sciences 284:20161936</w:t>
      </w:r>
    </w:p>
    <w:p w14:paraId="2C01E4BB" w14:textId="77777777" w:rsidR="00953A4D" w:rsidRPr="00953A4D" w:rsidRDefault="00953A4D" w:rsidP="00953A4D">
      <w:pPr>
        <w:pStyle w:val="EndNoteBibliography"/>
        <w:ind w:left="720" w:hanging="720"/>
      </w:pPr>
      <w:r w:rsidRPr="00953A4D">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57FFF8B2" w14:textId="77777777" w:rsidR="00953A4D" w:rsidRPr="00953A4D" w:rsidRDefault="00953A4D" w:rsidP="00953A4D">
      <w:pPr>
        <w:pStyle w:val="EndNoteBibliography"/>
        <w:ind w:left="720" w:hanging="720"/>
      </w:pPr>
      <w:r w:rsidRPr="00953A4D">
        <w:t>Siddon CE, Witman JD (2003) Influence of chronic, low-level hydrodynamic forces on subtidal community structure. Marine Ecology Progress Series 261:99-110</w:t>
      </w:r>
    </w:p>
    <w:p w14:paraId="717CE081" w14:textId="77777777" w:rsidR="00953A4D" w:rsidRPr="00953A4D" w:rsidRDefault="00953A4D" w:rsidP="00953A4D">
      <w:pPr>
        <w:pStyle w:val="EndNoteBibliography"/>
        <w:ind w:left="720" w:hanging="720"/>
      </w:pPr>
      <w:r w:rsidRPr="00953A4D">
        <w:t>Smale DA (2020) Impacts of ocean warming on kelp forest ecosystems. New Phytologist 225:1447-1454</w:t>
      </w:r>
    </w:p>
    <w:p w14:paraId="45E39A12" w14:textId="77777777" w:rsidR="00953A4D" w:rsidRPr="00953A4D" w:rsidRDefault="00953A4D" w:rsidP="00953A4D">
      <w:pPr>
        <w:pStyle w:val="EndNoteBibliography"/>
        <w:ind w:left="720" w:hanging="720"/>
      </w:pPr>
      <w:r w:rsidRPr="00953A4D">
        <w:t>Smale DA, Wernberg T (2013) Extreme climatic event drives range contraction of a habitat-forming species. Proceedings of the Royal Society B: Biological Sciences 280:20122829</w:t>
      </w:r>
    </w:p>
    <w:p w14:paraId="0FA6C19E" w14:textId="77777777" w:rsidR="00953A4D" w:rsidRPr="00953A4D" w:rsidRDefault="00953A4D" w:rsidP="00953A4D">
      <w:pPr>
        <w:pStyle w:val="EndNoteBibliography"/>
        <w:ind w:left="720" w:hanging="720"/>
      </w:pPr>
      <w:r w:rsidRPr="00953A4D">
        <w:t>Smith EAE, Fox MD (2022) Characterizing energy flow in kelp forest food webs: a geochemical review and call for additional research. Ecography 2022:e05566</w:t>
      </w:r>
    </w:p>
    <w:p w14:paraId="16FA1A30" w14:textId="77777777" w:rsidR="00953A4D" w:rsidRPr="00953A4D" w:rsidRDefault="00953A4D" w:rsidP="00953A4D">
      <w:pPr>
        <w:pStyle w:val="EndNoteBibliography"/>
        <w:ind w:left="720" w:hanging="720"/>
      </w:pPr>
      <w:r w:rsidRPr="00953A4D">
        <w:t>Smith JG, Tomoleoni J, Staedler M, Lyon S, Fujii J, Tinker MT (2021) Behavioral responses across a mosaic of ecosystem states restructure a sea otter-urchin trophic cascade. Proceedings of the Nationall Academy of Science USA 118:e2012493118</w:t>
      </w:r>
    </w:p>
    <w:p w14:paraId="14EDF1C2" w14:textId="77777777" w:rsidR="00953A4D" w:rsidRPr="00953A4D" w:rsidRDefault="00953A4D" w:rsidP="00953A4D">
      <w:pPr>
        <w:pStyle w:val="EndNoteBibliography"/>
        <w:ind w:left="720" w:hanging="720"/>
      </w:pPr>
      <w:r w:rsidRPr="00953A4D">
        <w:t>Straub SC, Wernberg T, Thomsen MS, Moore PJ, Burrows MT, Harvey BP, Smale DA (2019) Resistance, extinction, and everything in between – The diverse responses of seaweeds to marine heatwaves. Frontiers in Marine Science 6</w:t>
      </w:r>
    </w:p>
    <w:p w14:paraId="2CA62AE4" w14:textId="77777777" w:rsidR="00953A4D" w:rsidRPr="00953A4D" w:rsidRDefault="00953A4D" w:rsidP="00953A4D">
      <w:pPr>
        <w:pStyle w:val="EndNoteBibliography"/>
        <w:ind w:left="720" w:hanging="720"/>
      </w:pPr>
      <w:r w:rsidRPr="00953A4D">
        <w:t>Supratya VP, Coleman LJM, Martone PT (2020) Elevated temperature affects phenotypic plasticity in the bull kelp (</w:t>
      </w:r>
      <w:r w:rsidRPr="00953A4D">
        <w:rPr>
          <w:i/>
        </w:rPr>
        <w:t>Nereocystis luetkeana</w:t>
      </w:r>
      <w:r w:rsidRPr="00953A4D">
        <w:t>, Phaeophyceae). Journal of Phycology 56:1534-1541</w:t>
      </w:r>
    </w:p>
    <w:p w14:paraId="22B2E559" w14:textId="77777777" w:rsidR="00953A4D" w:rsidRPr="00953A4D" w:rsidRDefault="00953A4D" w:rsidP="00953A4D">
      <w:pPr>
        <w:pStyle w:val="EndNoteBibliography"/>
        <w:ind w:left="720" w:hanging="720"/>
      </w:pPr>
      <w:r w:rsidRPr="00953A4D">
        <w:t>Teagle H, Hawkins SJ, Moore PJ, Smale DA (2017) The role of kelp species as biogenic habitat formers in coastal marine ecosystems. Journal of Experimental Marine Biology and Ecology 492:81-98</w:t>
      </w:r>
    </w:p>
    <w:p w14:paraId="7E77FD9E" w14:textId="77777777" w:rsidR="00953A4D" w:rsidRPr="00953A4D" w:rsidRDefault="00953A4D" w:rsidP="00953A4D">
      <w:pPr>
        <w:pStyle w:val="EndNoteBibliography"/>
        <w:ind w:left="720" w:hanging="720"/>
      </w:pPr>
      <w:r w:rsidRPr="00953A4D">
        <w:t>Tegner M, Levin L (1983) Spiny lobsters and sea urchins: analysis of a predator-prey interaction. Journal of Experimental Marine Biology and Ecology 73:125-150</w:t>
      </w:r>
    </w:p>
    <w:p w14:paraId="2A5BCBCC" w14:textId="77777777" w:rsidR="00953A4D" w:rsidRPr="00953A4D" w:rsidRDefault="00953A4D" w:rsidP="00953A4D">
      <w:pPr>
        <w:pStyle w:val="EndNoteBibliography"/>
        <w:ind w:left="720" w:hanging="720"/>
      </w:pPr>
      <w:r w:rsidRPr="00953A4D">
        <w:t>Thomsen MS, Mondardini L, Alestra T, Gerrity S, Tait L, South PM, Lilley SA, Schiel DR (2019) Local extinction of bull kelp (Durvillaea spp.) due to a marine heatwave. Frontiers in Marine Science 6:84</w:t>
      </w:r>
    </w:p>
    <w:p w14:paraId="0DA7A5B3" w14:textId="77777777" w:rsidR="00953A4D" w:rsidRPr="00953A4D" w:rsidRDefault="00953A4D" w:rsidP="00953A4D">
      <w:pPr>
        <w:pStyle w:val="EndNoteBibliography"/>
        <w:ind w:left="720" w:hanging="720"/>
      </w:pPr>
      <w:r w:rsidRPr="00953A4D">
        <w:t>Thorson JT, Scheuerell MD, Olden JD, Schindler DE (2018) Spatial heterogeneity contributes more to portfolio effects than species variability in bottom-associated marine fishes. Proceedings of the Royal Society B: Biological Sciences 285:20180915</w:t>
      </w:r>
    </w:p>
    <w:p w14:paraId="2686265A" w14:textId="77777777" w:rsidR="00953A4D" w:rsidRPr="00953A4D" w:rsidRDefault="00953A4D" w:rsidP="00953A4D">
      <w:pPr>
        <w:pStyle w:val="EndNoteBibliography"/>
        <w:ind w:left="720" w:hanging="720"/>
      </w:pPr>
      <w:r w:rsidRPr="00953A4D">
        <w:t>Uthicke S, Schaffelke B, Byrne M (2009) A boom–bust phylum? Ecological and evolutionary consequences of density variations in echinoderms. Ecological Monographs 79:3-24</w:t>
      </w:r>
    </w:p>
    <w:p w14:paraId="7ACAE7A2" w14:textId="77777777" w:rsidR="00953A4D" w:rsidRPr="00953A4D" w:rsidRDefault="00953A4D" w:rsidP="00953A4D">
      <w:pPr>
        <w:pStyle w:val="EndNoteBibliography"/>
        <w:ind w:left="720" w:hanging="720"/>
      </w:pPr>
      <w:r w:rsidRPr="00953A4D">
        <w:t xml:space="preserve">Van Wagenen RF (2015) Washington Coastal kelp resources—port townsend to the Columbia River, summer 2014. Washington Department of Natural Resources, Olympia. </w:t>
      </w:r>
    </w:p>
    <w:p w14:paraId="22A78D5F" w14:textId="671E8C60" w:rsidR="00953A4D" w:rsidRPr="00953A4D" w:rsidRDefault="00953A4D" w:rsidP="00953A4D">
      <w:pPr>
        <w:pStyle w:val="EndNoteBibliography"/>
        <w:ind w:left="720" w:hanging="720"/>
      </w:pPr>
      <w:r w:rsidRPr="00953A4D">
        <w:t xml:space="preserve">WADNR (2017) Kelp monitoring—Olympic Peninsula,  Washington State Department of Natural Resources, Olympia, WA. </w:t>
      </w:r>
      <w:hyperlink r:id="rId9" w:history="1">
        <w:r w:rsidRPr="00953A4D">
          <w:rPr>
            <w:rStyle w:val="Hyperlink"/>
          </w:rPr>
          <w:t>http://data-wadnr</w:t>
        </w:r>
      </w:hyperlink>
      <w:r w:rsidRPr="00953A4D">
        <w:t xml:space="preserve"> .opend ata.arcgi s.com/datas ets/kelp-monit oring -olympic-penin sula Accessed: 1 Sept 2017. </w:t>
      </w:r>
    </w:p>
    <w:p w14:paraId="1ECE539E" w14:textId="77777777" w:rsidR="00953A4D" w:rsidRPr="00953A4D" w:rsidRDefault="00953A4D" w:rsidP="00953A4D">
      <w:pPr>
        <w:pStyle w:val="EndNoteBibliography"/>
        <w:ind w:left="720" w:hanging="720"/>
      </w:pPr>
      <w:r w:rsidRPr="00953A4D">
        <w:t>Wallace FR, Hoffmann A, Tagart J (1999) Status of the black rockfish resource in 1999. Pacific Fishery Management Council, 7700 NE Ambnassador Place, Suite 101, Portland, OR, 97220</w:t>
      </w:r>
    </w:p>
    <w:p w14:paraId="3D8F8A43" w14:textId="77777777" w:rsidR="00953A4D" w:rsidRPr="00953A4D" w:rsidRDefault="00953A4D" w:rsidP="00953A4D">
      <w:pPr>
        <w:pStyle w:val="EndNoteBibliography"/>
        <w:ind w:left="720" w:hanging="720"/>
      </w:pPr>
      <w:r w:rsidRPr="00953A4D">
        <w:lastRenderedPageBreak/>
        <w:t>Walter JA, Castorani MCN, Bell TW, Sheppard Lawrence W, Cavanaugh KC, Reuman DC (2022) Tail-dependent spatial synchrony arises from nonlinear driver–response relationships. Ecology Letters 25:1189-1201</w:t>
      </w:r>
    </w:p>
    <w:p w14:paraId="1D8CBBFB" w14:textId="77777777" w:rsidR="00953A4D" w:rsidRPr="00953A4D" w:rsidRDefault="00953A4D" w:rsidP="00953A4D">
      <w:pPr>
        <w:pStyle w:val="EndNoteBibliography"/>
        <w:ind w:left="720" w:hanging="720"/>
      </w:pPr>
      <w:r w:rsidRPr="00953A4D">
        <w:t>Watson J, Estes JA (2011) Stability, resilience, and phase shifts in rocky subtidal communities along the west coast of Vancouver Island, Canada. Ecological Monographs 81:215-239</w:t>
      </w:r>
    </w:p>
    <w:p w14:paraId="42A48B3D" w14:textId="77777777" w:rsidR="00953A4D" w:rsidRPr="00953A4D" w:rsidRDefault="00953A4D" w:rsidP="00953A4D">
      <w:pPr>
        <w:pStyle w:val="EndNoteBibliography"/>
        <w:ind w:left="720" w:hanging="720"/>
      </w:pPr>
      <w:r w:rsidRPr="00953A4D">
        <w:t>Weigel BL, Pfister CA (2021) The dynamics and stoichiometry of dissolved organic carbon release by kelp. Ecology 102:e03221</w:t>
      </w:r>
    </w:p>
    <w:p w14:paraId="74EBC92E" w14:textId="77777777" w:rsidR="00953A4D" w:rsidRPr="00953A4D" w:rsidRDefault="00953A4D" w:rsidP="00953A4D">
      <w:pPr>
        <w:pStyle w:val="EndNoteBibliography"/>
        <w:ind w:left="720" w:hanging="720"/>
      </w:pPr>
      <w:r w:rsidRPr="00953A4D">
        <w:t>Wernberg T, Bennett S, Babcock RC, De Bettignies T, Cure K, Depczynski M, Dufois F, Fromont J, Fulton CJ, Hovey RK (2016) Climate-driven regime shift of a temperate marine ecosystem. Science 353:169-172</w:t>
      </w:r>
    </w:p>
    <w:p w14:paraId="38ED940A" w14:textId="77777777" w:rsidR="00953A4D" w:rsidRPr="00953A4D" w:rsidRDefault="00953A4D" w:rsidP="00953A4D">
      <w:pPr>
        <w:pStyle w:val="EndNoteBibliography"/>
        <w:ind w:left="720" w:hanging="720"/>
      </w:pPr>
      <w:r w:rsidRPr="00953A4D">
        <w:t>Wernberg T, Krumhansl K, Filbee-Dexter K, Pedersen MF (2019) Chapter 3 - Status and trends for the world’s kelp forests. In: Sheppard C (ed) World seas: an Environmental evaluation (Second Edition). Academic Press, London</w:t>
      </w:r>
    </w:p>
    <w:p w14:paraId="6150DD2B" w14:textId="77777777" w:rsidR="00953A4D" w:rsidRPr="00953A4D" w:rsidRDefault="00953A4D" w:rsidP="00953A4D">
      <w:pPr>
        <w:pStyle w:val="EndNoteBibliography"/>
        <w:ind w:left="720" w:hanging="720"/>
      </w:pPr>
      <w:r w:rsidRPr="00953A4D">
        <w:t>Wilmers CC, Estes JA, Edwards M, Laidre KL, Konar B (2012) Do trophic cascades affect the storage and flux of atmospheric carbon? An analysis of sea otters and kelp forests. Frontiers in Ecology and the Environment 10:409-415</w:t>
      </w:r>
    </w:p>
    <w:p w14:paraId="6E16E320" w14:textId="77777777" w:rsidR="00953A4D" w:rsidRPr="00953A4D" w:rsidRDefault="00953A4D" w:rsidP="00953A4D">
      <w:pPr>
        <w:pStyle w:val="EndNoteBibliography"/>
        <w:ind w:left="720" w:hanging="720"/>
      </w:pPr>
      <w:r w:rsidRPr="00953A4D">
        <w:t>Zimmerman RC, Kremer JN (1984) Episodic nutrient supply to a kelp forest ecosystem in Southern California. Journal of Marine Research 42:591-604</w:t>
      </w:r>
    </w:p>
    <w:p w14:paraId="6DB18045" w14:textId="51E58B1E"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130" w:name="_x7i6qakwgxpk" w:colFirst="0" w:colLast="0"/>
      <w:bookmarkEnd w:id="1130"/>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131" w:name="_xh2yuyi7vi5o" w:colFirst="0" w:colLast="0"/>
      <w:bookmarkEnd w:id="1131"/>
      <w:r>
        <w:t>Figure 1. Location of the five study sites with distribution of floating kelp shown in green. Plots on right (2003-2021) are: a) Mean SST of the warmest month averaged across the five sites</w:t>
      </w:r>
      <w:ins w:id="1132" w:author="Nick.Tolimieri"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80447F0" w:rsidR="00471A3D" w:rsidRDefault="00EF0B3C">
      <w:pPr>
        <w:pStyle w:val="Heading5"/>
      </w:pPr>
      <w:bookmarkStart w:id="1133" w:name="_mtrc7z2fgaa" w:colFirst="0" w:colLast="0"/>
      <w:bookmarkEnd w:id="1133"/>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ins w:id="1134" w:author="Nick.Tolimieri"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135" w:name="_mt07ceww4l6x" w:colFirst="0" w:colLast="0"/>
      <w:bookmarkEnd w:id="1135"/>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136" w:name="_4bme7ouk12lb" w:colFirst="0" w:colLast="0"/>
      <w:bookmarkEnd w:id="1136"/>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11D3F852" w14:textId="0BEA27B3" w:rsidR="00310026" w:rsidRDefault="00EF0B3C" w:rsidP="005F7146">
      <w:pPr>
        <w:pStyle w:val="Heading5"/>
        <w:rPr>
          <w:ins w:id="1137" w:author="Nick.Tolimieri [2]" w:date="2022-09-30T14:55:00Z"/>
        </w:rPr>
      </w:pPr>
      <w:bookmarkStart w:id="1138" w:name="_7xmf17j1uw2r" w:colFirst="0" w:colLast="0"/>
      <w:bookmarkEnd w:id="1138"/>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ins w:id="1139" w:author="Nick.Tolimieri [2]" w:date="2022-09-30T14:55:00Z">
        <w:r w:rsidR="00310026" w:rsidRPr="00310026">
          <w:t xml:space="preserve"> </w:t>
        </w:r>
        <w:r w:rsidR="00310026">
          <w:br w:type="page"/>
        </w:r>
      </w:ins>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140" w:name="_eftbkgdry3s2" w:colFirst="0" w:colLast="0"/>
      <w:bookmarkEnd w:id="1140"/>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34D08911" w:rsidR="00CB309A" w:rsidRDefault="00CB309A">
      <w:pPr>
        <w:spacing w:line="240" w:lineRule="auto"/>
        <w:ind w:left="720" w:hanging="720"/>
        <w:pPrChange w:id="1141" w:author="Nick.Tolimieri" w:date="2022-09-12T15:58:00Z">
          <w:pPr>
            <w:spacing w:line="240" w:lineRule="auto"/>
            <w:ind w:firstLine="0"/>
          </w:pPr>
        </w:pPrChange>
      </w:pPr>
    </w:p>
    <w:sectPr w:rsidR="00CB309A"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36300" w14:textId="77777777" w:rsidR="00785032" w:rsidRDefault="00785032">
      <w:pPr>
        <w:spacing w:line="240" w:lineRule="auto"/>
      </w:pPr>
      <w:r>
        <w:separator/>
      </w:r>
    </w:p>
  </w:endnote>
  <w:endnote w:type="continuationSeparator" w:id="0">
    <w:p w14:paraId="56C22F19" w14:textId="77777777" w:rsidR="00785032" w:rsidRDefault="007850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704A2BD4" w:rsidR="00026BF7" w:rsidRDefault="00026BF7">
        <w:pPr>
          <w:pStyle w:val="Footer"/>
          <w:jc w:val="center"/>
        </w:pPr>
        <w:r>
          <w:fldChar w:fldCharType="begin"/>
        </w:r>
        <w:r>
          <w:instrText xml:space="preserve"> PAGE   \* MERGEFORMAT </w:instrText>
        </w:r>
        <w:r>
          <w:fldChar w:fldCharType="separate"/>
        </w:r>
        <w:r w:rsidR="003265BF">
          <w:rPr>
            <w:noProof/>
          </w:rPr>
          <w:t>34</w:t>
        </w:r>
        <w:r>
          <w:rPr>
            <w:noProof/>
          </w:rPr>
          <w:fldChar w:fldCharType="end"/>
        </w:r>
      </w:p>
    </w:sdtContent>
  </w:sdt>
  <w:p w14:paraId="06AEA31B" w14:textId="629E2D02" w:rsidR="00026BF7" w:rsidRDefault="00026BF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D3FAFB" w14:textId="77777777" w:rsidR="00785032" w:rsidRDefault="00785032">
      <w:pPr>
        <w:spacing w:line="240" w:lineRule="auto"/>
      </w:pPr>
      <w:r>
        <w:separator/>
      </w:r>
    </w:p>
  </w:footnote>
  <w:footnote w:type="continuationSeparator" w:id="0">
    <w:p w14:paraId="19A3B621" w14:textId="77777777" w:rsidR="00785032" w:rsidRDefault="007850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026BF7" w:rsidRDefault="00026BF7">
    <w:pPr>
      <w:pStyle w:val="Header"/>
    </w:pPr>
    <w:r>
      <w:t>MHW, SSWS, and Washington Kelp Forests</w:t>
    </w:r>
  </w:p>
  <w:p w14:paraId="74E2BB90" w14:textId="77777777" w:rsidR="00026BF7" w:rsidRDefault="00026B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2322"/>
    <w:rsid w:val="00004410"/>
    <w:rsid w:val="00004A8C"/>
    <w:rsid w:val="00006FBC"/>
    <w:rsid w:val="000115E0"/>
    <w:rsid w:val="0001282F"/>
    <w:rsid w:val="00016E6C"/>
    <w:rsid w:val="00020058"/>
    <w:rsid w:val="0002194D"/>
    <w:rsid w:val="00024818"/>
    <w:rsid w:val="00026BF7"/>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1FAB"/>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20D7"/>
    <w:rsid w:val="00115A96"/>
    <w:rsid w:val="00115CEB"/>
    <w:rsid w:val="0011717F"/>
    <w:rsid w:val="00120F88"/>
    <w:rsid w:val="001243D7"/>
    <w:rsid w:val="00125963"/>
    <w:rsid w:val="0012772B"/>
    <w:rsid w:val="001302B4"/>
    <w:rsid w:val="001328F7"/>
    <w:rsid w:val="00133996"/>
    <w:rsid w:val="00133CFF"/>
    <w:rsid w:val="00134309"/>
    <w:rsid w:val="001353FD"/>
    <w:rsid w:val="00135413"/>
    <w:rsid w:val="0013601F"/>
    <w:rsid w:val="00137CFB"/>
    <w:rsid w:val="00142332"/>
    <w:rsid w:val="00142C54"/>
    <w:rsid w:val="001501BB"/>
    <w:rsid w:val="00151934"/>
    <w:rsid w:val="00152B4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3AD"/>
    <w:rsid w:val="00262741"/>
    <w:rsid w:val="00270453"/>
    <w:rsid w:val="0027091A"/>
    <w:rsid w:val="00270E92"/>
    <w:rsid w:val="002717DA"/>
    <w:rsid w:val="0027250C"/>
    <w:rsid w:val="00275138"/>
    <w:rsid w:val="0027543D"/>
    <w:rsid w:val="00275941"/>
    <w:rsid w:val="00284AF7"/>
    <w:rsid w:val="0028520A"/>
    <w:rsid w:val="00286336"/>
    <w:rsid w:val="00286DD0"/>
    <w:rsid w:val="00287BAB"/>
    <w:rsid w:val="00290F3A"/>
    <w:rsid w:val="002917C7"/>
    <w:rsid w:val="00293BE7"/>
    <w:rsid w:val="00293C4C"/>
    <w:rsid w:val="0029688A"/>
    <w:rsid w:val="00296A6A"/>
    <w:rsid w:val="0029777C"/>
    <w:rsid w:val="002A1224"/>
    <w:rsid w:val="002B03D2"/>
    <w:rsid w:val="002B10C3"/>
    <w:rsid w:val="002B12CA"/>
    <w:rsid w:val="002B257F"/>
    <w:rsid w:val="002B4C00"/>
    <w:rsid w:val="002B7487"/>
    <w:rsid w:val="002C04CA"/>
    <w:rsid w:val="002C2468"/>
    <w:rsid w:val="002C6A20"/>
    <w:rsid w:val="002D0061"/>
    <w:rsid w:val="002D2828"/>
    <w:rsid w:val="002D2CAC"/>
    <w:rsid w:val="002D378C"/>
    <w:rsid w:val="002D5B13"/>
    <w:rsid w:val="002D6F44"/>
    <w:rsid w:val="002E2D71"/>
    <w:rsid w:val="002E4B5F"/>
    <w:rsid w:val="00301A54"/>
    <w:rsid w:val="00310026"/>
    <w:rsid w:val="003117B2"/>
    <w:rsid w:val="003167E3"/>
    <w:rsid w:val="00320E4D"/>
    <w:rsid w:val="0032529B"/>
    <w:rsid w:val="00325B75"/>
    <w:rsid w:val="00325DFE"/>
    <w:rsid w:val="003265BF"/>
    <w:rsid w:val="003269B9"/>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75EED"/>
    <w:rsid w:val="0038005C"/>
    <w:rsid w:val="00387C8D"/>
    <w:rsid w:val="00392C19"/>
    <w:rsid w:val="00393849"/>
    <w:rsid w:val="003A393C"/>
    <w:rsid w:val="003A4E83"/>
    <w:rsid w:val="003A5C38"/>
    <w:rsid w:val="003A6740"/>
    <w:rsid w:val="003A6A42"/>
    <w:rsid w:val="003B02C5"/>
    <w:rsid w:val="003B037B"/>
    <w:rsid w:val="003B062A"/>
    <w:rsid w:val="003B0D69"/>
    <w:rsid w:val="003B7A21"/>
    <w:rsid w:val="003B7F2D"/>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86B"/>
    <w:rsid w:val="003F6B2F"/>
    <w:rsid w:val="003F7E84"/>
    <w:rsid w:val="004003B8"/>
    <w:rsid w:val="0040085F"/>
    <w:rsid w:val="004030AF"/>
    <w:rsid w:val="004031D8"/>
    <w:rsid w:val="004054B9"/>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05E"/>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27EF"/>
    <w:rsid w:val="00493F7F"/>
    <w:rsid w:val="0049643D"/>
    <w:rsid w:val="004A1D51"/>
    <w:rsid w:val="004A29D3"/>
    <w:rsid w:val="004B1026"/>
    <w:rsid w:val="004B1702"/>
    <w:rsid w:val="004B1793"/>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2065"/>
    <w:rsid w:val="005C3E95"/>
    <w:rsid w:val="005C4CE8"/>
    <w:rsid w:val="005C5D2C"/>
    <w:rsid w:val="005C65FB"/>
    <w:rsid w:val="005D032B"/>
    <w:rsid w:val="005D6020"/>
    <w:rsid w:val="005E1C8A"/>
    <w:rsid w:val="005E28EE"/>
    <w:rsid w:val="005E59BB"/>
    <w:rsid w:val="005E63CE"/>
    <w:rsid w:val="005E797D"/>
    <w:rsid w:val="005F1899"/>
    <w:rsid w:val="005F4119"/>
    <w:rsid w:val="005F5A0C"/>
    <w:rsid w:val="005F616E"/>
    <w:rsid w:val="005F6541"/>
    <w:rsid w:val="005F7146"/>
    <w:rsid w:val="00602104"/>
    <w:rsid w:val="00602CC8"/>
    <w:rsid w:val="00607050"/>
    <w:rsid w:val="00607A1F"/>
    <w:rsid w:val="00611D29"/>
    <w:rsid w:val="00614790"/>
    <w:rsid w:val="00616A4B"/>
    <w:rsid w:val="00624C75"/>
    <w:rsid w:val="0062649E"/>
    <w:rsid w:val="00626871"/>
    <w:rsid w:val="00626D51"/>
    <w:rsid w:val="00634E78"/>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4A3"/>
    <w:rsid w:val="006B75F2"/>
    <w:rsid w:val="006C0AD9"/>
    <w:rsid w:val="006C1C82"/>
    <w:rsid w:val="006C4677"/>
    <w:rsid w:val="006C4A08"/>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4683B"/>
    <w:rsid w:val="007500CF"/>
    <w:rsid w:val="00754042"/>
    <w:rsid w:val="007546E3"/>
    <w:rsid w:val="00755196"/>
    <w:rsid w:val="00760728"/>
    <w:rsid w:val="00761563"/>
    <w:rsid w:val="007618AE"/>
    <w:rsid w:val="007622EF"/>
    <w:rsid w:val="00764B74"/>
    <w:rsid w:val="007666CF"/>
    <w:rsid w:val="00770825"/>
    <w:rsid w:val="007731E7"/>
    <w:rsid w:val="0077562B"/>
    <w:rsid w:val="007806C4"/>
    <w:rsid w:val="007844D4"/>
    <w:rsid w:val="00785032"/>
    <w:rsid w:val="00786C81"/>
    <w:rsid w:val="007949C2"/>
    <w:rsid w:val="00794E2C"/>
    <w:rsid w:val="00796CA6"/>
    <w:rsid w:val="007A07BA"/>
    <w:rsid w:val="007A3B77"/>
    <w:rsid w:val="007A6007"/>
    <w:rsid w:val="007A6A6B"/>
    <w:rsid w:val="007B00CA"/>
    <w:rsid w:val="007B379F"/>
    <w:rsid w:val="007C5F12"/>
    <w:rsid w:val="007D40CD"/>
    <w:rsid w:val="007D6CDA"/>
    <w:rsid w:val="007E00C0"/>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3AE3"/>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E73AC"/>
    <w:rsid w:val="008F18DB"/>
    <w:rsid w:val="00900C03"/>
    <w:rsid w:val="009024E2"/>
    <w:rsid w:val="00902D95"/>
    <w:rsid w:val="00903F4B"/>
    <w:rsid w:val="00904AB6"/>
    <w:rsid w:val="00912CF7"/>
    <w:rsid w:val="009131C3"/>
    <w:rsid w:val="009168F6"/>
    <w:rsid w:val="00917ACC"/>
    <w:rsid w:val="00917D34"/>
    <w:rsid w:val="00921661"/>
    <w:rsid w:val="00922417"/>
    <w:rsid w:val="00927410"/>
    <w:rsid w:val="0093026C"/>
    <w:rsid w:val="00931C59"/>
    <w:rsid w:val="009339A4"/>
    <w:rsid w:val="00940588"/>
    <w:rsid w:val="00944C2E"/>
    <w:rsid w:val="009473A6"/>
    <w:rsid w:val="00953A4D"/>
    <w:rsid w:val="00954CB3"/>
    <w:rsid w:val="00955F04"/>
    <w:rsid w:val="009567DC"/>
    <w:rsid w:val="00956C96"/>
    <w:rsid w:val="00960C6A"/>
    <w:rsid w:val="00961FEF"/>
    <w:rsid w:val="0097011C"/>
    <w:rsid w:val="009712B6"/>
    <w:rsid w:val="0097296F"/>
    <w:rsid w:val="009755A9"/>
    <w:rsid w:val="00975DE3"/>
    <w:rsid w:val="00976A66"/>
    <w:rsid w:val="009809AE"/>
    <w:rsid w:val="00982E5D"/>
    <w:rsid w:val="00985276"/>
    <w:rsid w:val="00987E2B"/>
    <w:rsid w:val="009908C3"/>
    <w:rsid w:val="00990D2E"/>
    <w:rsid w:val="009947E5"/>
    <w:rsid w:val="009A0781"/>
    <w:rsid w:val="009A0ACF"/>
    <w:rsid w:val="009A2503"/>
    <w:rsid w:val="009A42A8"/>
    <w:rsid w:val="009A4C23"/>
    <w:rsid w:val="009A515E"/>
    <w:rsid w:val="009A695E"/>
    <w:rsid w:val="009B05CA"/>
    <w:rsid w:val="009B296A"/>
    <w:rsid w:val="009B30BF"/>
    <w:rsid w:val="009B32D9"/>
    <w:rsid w:val="009B3D18"/>
    <w:rsid w:val="009B6679"/>
    <w:rsid w:val="009C7329"/>
    <w:rsid w:val="009C7CEF"/>
    <w:rsid w:val="009D1439"/>
    <w:rsid w:val="009D59D1"/>
    <w:rsid w:val="009E4B3C"/>
    <w:rsid w:val="009E6810"/>
    <w:rsid w:val="009F593A"/>
    <w:rsid w:val="00A02F6D"/>
    <w:rsid w:val="00A03DC6"/>
    <w:rsid w:val="00A049DA"/>
    <w:rsid w:val="00A04A0A"/>
    <w:rsid w:val="00A0644F"/>
    <w:rsid w:val="00A07CF5"/>
    <w:rsid w:val="00A10F7E"/>
    <w:rsid w:val="00A11158"/>
    <w:rsid w:val="00A12D1D"/>
    <w:rsid w:val="00A13C9A"/>
    <w:rsid w:val="00A13FA7"/>
    <w:rsid w:val="00A146DE"/>
    <w:rsid w:val="00A16D7B"/>
    <w:rsid w:val="00A17A1E"/>
    <w:rsid w:val="00A202E9"/>
    <w:rsid w:val="00A206C5"/>
    <w:rsid w:val="00A21D96"/>
    <w:rsid w:val="00A27EB9"/>
    <w:rsid w:val="00A30280"/>
    <w:rsid w:val="00A312EA"/>
    <w:rsid w:val="00A318D3"/>
    <w:rsid w:val="00A34A83"/>
    <w:rsid w:val="00A359DC"/>
    <w:rsid w:val="00A360D5"/>
    <w:rsid w:val="00A36136"/>
    <w:rsid w:val="00A36E11"/>
    <w:rsid w:val="00A377BE"/>
    <w:rsid w:val="00A408D2"/>
    <w:rsid w:val="00A41679"/>
    <w:rsid w:val="00A4413F"/>
    <w:rsid w:val="00A445AB"/>
    <w:rsid w:val="00A47192"/>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5B76"/>
    <w:rsid w:val="00AC72C5"/>
    <w:rsid w:val="00AC7582"/>
    <w:rsid w:val="00AD0558"/>
    <w:rsid w:val="00AD0B4B"/>
    <w:rsid w:val="00AD14F5"/>
    <w:rsid w:val="00AD312D"/>
    <w:rsid w:val="00AD3876"/>
    <w:rsid w:val="00AD38E8"/>
    <w:rsid w:val="00AD50E7"/>
    <w:rsid w:val="00AD6474"/>
    <w:rsid w:val="00AD69E2"/>
    <w:rsid w:val="00AD7CA8"/>
    <w:rsid w:val="00AE532B"/>
    <w:rsid w:val="00AE78FF"/>
    <w:rsid w:val="00AF0101"/>
    <w:rsid w:val="00AF7326"/>
    <w:rsid w:val="00B0213D"/>
    <w:rsid w:val="00B03018"/>
    <w:rsid w:val="00B03655"/>
    <w:rsid w:val="00B07794"/>
    <w:rsid w:val="00B1443C"/>
    <w:rsid w:val="00B1648B"/>
    <w:rsid w:val="00B2027C"/>
    <w:rsid w:val="00B23147"/>
    <w:rsid w:val="00B27D96"/>
    <w:rsid w:val="00B30711"/>
    <w:rsid w:val="00B321AB"/>
    <w:rsid w:val="00B33C73"/>
    <w:rsid w:val="00B353CF"/>
    <w:rsid w:val="00B3658B"/>
    <w:rsid w:val="00B3666E"/>
    <w:rsid w:val="00B43E52"/>
    <w:rsid w:val="00B52571"/>
    <w:rsid w:val="00B52794"/>
    <w:rsid w:val="00B52E81"/>
    <w:rsid w:val="00B556E5"/>
    <w:rsid w:val="00B56B20"/>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A7345"/>
    <w:rsid w:val="00BB16F1"/>
    <w:rsid w:val="00BB3D36"/>
    <w:rsid w:val="00BB49FB"/>
    <w:rsid w:val="00BB4B2E"/>
    <w:rsid w:val="00BB5A6F"/>
    <w:rsid w:val="00BC2B2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77C83"/>
    <w:rsid w:val="00C81551"/>
    <w:rsid w:val="00C838D0"/>
    <w:rsid w:val="00C867FA"/>
    <w:rsid w:val="00C870D3"/>
    <w:rsid w:val="00C87580"/>
    <w:rsid w:val="00C92BD2"/>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43CC"/>
    <w:rsid w:val="00CC6507"/>
    <w:rsid w:val="00CC6C4B"/>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4EDC"/>
    <w:rsid w:val="00D26B0C"/>
    <w:rsid w:val="00D31B91"/>
    <w:rsid w:val="00D320F3"/>
    <w:rsid w:val="00D329B7"/>
    <w:rsid w:val="00D32FEB"/>
    <w:rsid w:val="00D33100"/>
    <w:rsid w:val="00D37C89"/>
    <w:rsid w:val="00D43572"/>
    <w:rsid w:val="00D44AD3"/>
    <w:rsid w:val="00D4524D"/>
    <w:rsid w:val="00D45A0C"/>
    <w:rsid w:val="00D46EA9"/>
    <w:rsid w:val="00D471EF"/>
    <w:rsid w:val="00D51BF1"/>
    <w:rsid w:val="00D54E3C"/>
    <w:rsid w:val="00D553CF"/>
    <w:rsid w:val="00D56BFF"/>
    <w:rsid w:val="00D57A6F"/>
    <w:rsid w:val="00D57BB0"/>
    <w:rsid w:val="00D60B7A"/>
    <w:rsid w:val="00D6342E"/>
    <w:rsid w:val="00D6426C"/>
    <w:rsid w:val="00D7682F"/>
    <w:rsid w:val="00D844E2"/>
    <w:rsid w:val="00D84856"/>
    <w:rsid w:val="00D86E80"/>
    <w:rsid w:val="00D8782F"/>
    <w:rsid w:val="00D9376B"/>
    <w:rsid w:val="00D9425A"/>
    <w:rsid w:val="00D95616"/>
    <w:rsid w:val="00D95D89"/>
    <w:rsid w:val="00D976F6"/>
    <w:rsid w:val="00D97A8B"/>
    <w:rsid w:val="00DA097E"/>
    <w:rsid w:val="00DA14B7"/>
    <w:rsid w:val="00DA260A"/>
    <w:rsid w:val="00DB1222"/>
    <w:rsid w:val="00DB2CEB"/>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364"/>
    <w:rsid w:val="00E458B4"/>
    <w:rsid w:val="00E51E24"/>
    <w:rsid w:val="00E547EF"/>
    <w:rsid w:val="00E556B3"/>
    <w:rsid w:val="00E55E61"/>
    <w:rsid w:val="00E56E01"/>
    <w:rsid w:val="00E63861"/>
    <w:rsid w:val="00E643E3"/>
    <w:rsid w:val="00E67BF1"/>
    <w:rsid w:val="00E73183"/>
    <w:rsid w:val="00E734D7"/>
    <w:rsid w:val="00E7379E"/>
    <w:rsid w:val="00E73D1A"/>
    <w:rsid w:val="00E77DA9"/>
    <w:rsid w:val="00E82427"/>
    <w:rsid w:val="00E878A1"/>
    <w:rsid w:val="00E8796A"/>
    <w:rsid w:val="00E879BD"/>
    <w:rsid w:val="00E9023B"/>
    <w:rsid w:val="00E91813"/>
    <w:rsid w:val="00E925A2"/>
    <w:rsid w:val="00E96492"/>
    <w:rsid w:val="00E96613"/>
    <w:rsid w:val="00E96752"/>
    <w:rsid w:val="00E9690C"/>
    <w:rsid w:val="00E97DE7"/>
    <w:rsid w:val="00EA0563"/>
    <w:rsid w:val="00EA16BE"/>
    <w:rsid w:val="00EA3104"/>
    <w:rsid w:val="00EA3A4A"/>
    <w:rsid w:val="00EA5F2A"/>
    <w:rsid w:val="00EA6E26"/>
    <w:rsid w:val="00EB252F"/>
    <w:rsid w:val="00EB6CBF"/>
    <w:rsid w:val="00EB73DE"/>
    <w:rsid w:val="00EC0379"/>
    <w:rsid w:val="00EC23C2"/>
    <w:rsid w:val="00EC31C5"/>
    <w:rsid w:val="00EC707B"/>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A155A"/>
    <w:rsid w:val="00FA2496"/>
    <w:rsid w:val="00FA51A5"/>
    <w:rsid w:val="00FA700E"/>
    <w:rsid w:val="00FB5F01"/>
    <w:rsid w:val="00FB6ABB"/>
    <w:rsid w:val="00FB6C29"/>
    <w:rsid w:val="00FB7A98"/>
    <w:rsid w:val="00FC26FD"/>
    <w:rsid w:val="00FC2DA4"/>
    <w:rsid w:val="00FD1045"/>
    <w:rsid w:val="00FD4009"/>
    <w:rsid w:val="00FD4247"/>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4F3B3-E93E-4D9C-A20C-16DE79563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3785</TotalTime>
  <Pages>47</Pages>
  <Words>28696</Words>
  <Characters>163570</Characters>
  <Application>Microsoft Office Word</Application>
  <DocSecurity>0</DocSecurity>
  <Lines>1363</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402</cp:revision>
  <dcterms:created xsi:type="dcterms:W3CDTF">2022-08-26T18:39:00Z</dcterms:created>
  <dcterms:modified xsi:type="dcterms:W3CDTF">2022-10-11T22:42:00Z</dcterms:modified>
</cp:coreProperties>
</file>