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2C11E1CE" w:rsidR="00471A3D" w:rsidRDefault="00EF0B3C" w:rsidP="003C3808">
      <w:pPr>
        <w:pStyle w:val="Heading1"/>
        <w:spacing w:line="360" w:lineRule="auto"/>
        <w:jc w:val="center"/>
      </w:pPr>
      <w:bookmarkStart w:id="1" w:name="_41810ogefnia" w:colFirst="0" w:colLast="0"/>
      <w:bookmarkEnd w:id="1"/>
      <w:del w:id="2" w:author="jameal samhouri" w:date="2022-10-17T16:39:00Z">
        <w:r w:rsidDel="00B603C2">
          <w:delText>Response of</w:delText>
        </w:r>
      </w:del>
      <w:ins w:id="3" w:author="jameal samhouri" w:date="2022-10-17T16:39:00Z">
        <w:r w:rsidR="00B603C2">
          <w:t>Changes in</w:t>
        </w:r>
      </w:ins>
      <w:r>
        <w:t xml:space="preserve"> kelp forest communities along the coast of Washington, </w:t>
      </w:r>
      <w:r w:rsidR="00D60B7A">
        <w:t>USA</w:t>
      </w:r>
      <w:r>
        <w:t xml:space="preserve"> </w:t>
      </w:r>
      <w:ins w:id="4" w:author="jameal samhouri" w:date="2022-10-17T16:39:00Z">
        <w:r w:rsidR="00B603C2">
          <w:t xml:space="preserve">during and after </w:t>
        </w:r>
      </w:ins>
      <w:r>
        <w:t xml:space="preserve">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69DE41D5" w:rsidR="00471A3D" w:rsidRDefault="00EF0B3C">
      <w:pPr>
        <w:spacing w:line="276" w:lineRule="auto"/>
      </w:pPr>
      <w:r>
        <w:t>Shelton</w:t>
      </w:r>
      <w:r>
        <w:rPr>
          <w:vertAlign w:val="superscript"/>
        </w:rPr>
        <w:t>1</w:t>
      </w:r>
      <w:r>
        <w:t>, Andrew</w:t>
      </w:r>
      <w:r w:rsidR="005E1AB2">
        <w:t xml:space="preserve"> O.</w:t>
      </w:r>
    </w:p>
    <w:p w14:paraId="11517127" w14:textId="4671EBEF" w:rsidR="00471A3D" w:rsidRDefault="00EF0B3C">
      <w:pPr>
        <w:spacing w:line="276" w:lineRule="auto"/>
      </w:pPr>
      <w:r>
        <w:t>Samhouri</w:t>
      </w:r>
      <w:r>
        <w:rPr>
          <w:vertAlign w:val="superscript"/>
        </w:rPr>
        <w:t>1</w:t>
      </w:r>
      <w:r>
        <w:t>, Jameal</w:t>
      </w:r>
      <w:r w:rsidR="005E1AB2">
        <w:t xml:space="preserve"> F.</w:t>
      </w:r>
    </w:p>
    <w:p w14:paraId="7C6E9FC2" w14:textId="6EA785CA" w:rsidR="00471A3D" w:rsidRDefault="00EF0B3C">
      <w:pPr>
        <w:spacing w:line="276" w:lineRule="auto"/>
      </w:pPr>
      <w:r>
        <w:t>Harvey</w:t>
      </w:r>
      <w:r>
        <w:rPr>
          <w:vertAlign w:val="superscript"/>
        </w:rPr>
        <w:t>1</w:t>
      </w:r>
      <w:r>
        <w:t>, Chris</w:t>
      </w:r>
      <w:r w:rsidR="005E1AB2">
        <w:t xml:space="preserve"> J.</w:t>
      </w:r>
    </w:p>
    <w:p w14:paraId="3AF3D754" w14:textId="6CC9E27E" w:rsidR="00471A3D" w:rsidRDefault="00EF0B3C">
      <w:pPr>
        <w:spacing w:line="276" w:lineRule="auto"/>
      </w:pPr>
      <w:r>
        <w:t>Feist</w:t>
      </w:r>
      <w:r>
        <w:rPr>
          <w:vertAlign w:val="superscript"/>
        </w:rPr>
        <w:t>1</w:t>
      </w:r>
      <w:r>
        <w:t xml:space="preserve"> Blake</w:t>
      </w:r>
      <w:r w:rsidR="005E1AB2">
        <w:t xml:space="preserve"> E.</w:t>
      </w:r>
    </w:p>
    <w:p w14:paraId="3798831D" w14:textId="238E6552" w:rsidR="00471A3D" w:rsidRDefault="00EF0B3C">
      <w:pPr>
        <w:spacing w:line="276" w:lineRule="auto"/>
      </w:pPr>
      <w:r w:rsidRPr="00BD073A">
        <w:t>Williams</w:t>
      </w:r>
      <w:r w:rsidRPr="00BD073A">
        <w:rPr>
          <w:vertAlign w:val="superscript"/>
        </w:rPr>
        <w:t>2</w:t>
      </w:r>
      <w:r w:rsidRPr="00BD073A">
        <w:t>, Greg</w:t>
      </w:r>
      <w:r w:rsidR="005E1AB2">
        <w:t>ory D.</w:t>
      </w:r>
    </w:p>
    <w:p w14:paraId="70EAC1F4" w14:textId="7CAED246" w:rsidR="00471A3D" w:rsidRDefault="00EF0B3C">
      <w:pPr>
        <w:spacing w:line="276" w:lineRule="auto"/>
      </w:pPr>
      <w:r>
        <w:t>Andrews</w:t>
      </w:r>
      <w:r>
        <w:rPr>
          <w:vertAlign w:val="superscript"/>
        </w:rPr>
        <w:t>1</w:t>
      </w:r>
      <w:r>
        <w:t>, Kelly</w:t>
      </w:r>
      <w:r w:rsidR="005E1AB2">
        <w:t xml:space="preserve"> S.</w:t>
      </w:r>
    </w:p>
    <w:p w14:paraId="791FA659" w14:textId="0CEB459B" w:rsidR="00471A3D" w:rsidRDefault="00EF0B3C">
      <w:pPr>
        <w:spacing w:line="276" w:lineRule="auto"/>
      </w:pPr>
      <w:r>
        <w:t>Frick</w:t>
      </w:r>
      <w:r>
        <w:rPr>
          <w:vertAlign w:val="superscript"/>
        </w:rPr>
        <w:t>3</w:t>
      </w:r>
      <w:r>
        <w:t>, Kinsey</w:t>
      </w:r>
      <w:r w:rsidR="00953E87">
        <w:t xml:space="preserve"> E.</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532909DB" w:rsidR="00471A3D" w:rsidRDefault="00EF0B3C">
      <w:pPr>
        <w:spacing w:line="276" w:lineRule="auto"/>
      </w:pPr>
      <w:r>
        <w:t>Berry</w:t>
      </w:r>
      <w:r>
        <w:rPr>
          <w:vertAlign w:val="superscript"/>
        </w:rPr>
        <w:t>6</w:t>
      </w:r>
      <w:r w:rsidR="00442DFD">
        <w:t>, He</w:t>
      </w:r>
      <w:r>
        <w:t>len</w:t>
      </w:r>
      <w:r w:rsidR="00953E87">
        <w:t xml:space="preserve"> D.</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Conservation Biology Division, Northwest Fisheries Science Center, NOAA Fisheries, 2725 Montlake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Pacific States Marine Fisheries Commission, under contract to Conservation Biology Division, Northwest Fisheries Science Center, National Marine Fisheries Service, National Oceanic and Atmospheric Administration, 2725 Montlake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Fish Ecology Division, Northwest Fisheries Science Center, NOAA Fisheries, 2725 Montlake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5" w:name="_bhqt7pcerkj" w:colFirst="0" w:colLast="0"/>
      <w:bookmarkEnd w:id="5"/>
      <w:r>
        <w:br w:type="page"/>
      </w:r>
      <w:r>
        <w:lastRenderedPageBreak/>
        <w:t>Abstract</w:t>
      </w:r>
    </w:p>
    <w:p w14:paraId="43C65C02" w14:textId="3EB8A81B" w:rsidR="00B91C6D" w:rsidRDefault="005D28F9" w:rsidP="00B91C6D">
      <w:pPr>
        <w:spacing w:line="360" w:lineRule="auto"/>
      </w:pPr>
      <w:ins w:id="6" w:author="jameal samhouri" w:date="2022-10-17T16:21:00Z">
        <w:r w:rsidRPr="005D28F9">
          <w:t>Canopy-forming kelps are foundation species in many coastal ecosystems, but</w:t>
        </w:r>
      </w:ins>
      <w:ins w:id="7" w:author="Nick.Tolimieri" w:date="2022-10-18T09:45:00Z">
        <w:r w:rsidR="004421A7">
          <w:t xml:space="preserve"> kelp-forest</w:t>
        </w:r>
      </w:ins>
      <w:ins w:id="8" w:author="Nick.Tolimieri" w:date="2022-10-18T09:24:00Z">
        <w:r w:rsidR="00846C2E">
          <w:t xml:space="preserve"> communities</w:t>
        </w:r>
      </w:ins>
      <w:ins w:id="9" w:author="jameal samhouri" w:date="2022-10-17T16:21:00Z">
        <w:r w:rsidRPr="005D28F9">
          <w:t xml:space="preserve"> are subject to abrupt state changes caused by environmental drivers</w:t>
        </w:r>
      </w:ins>
      <w:ins w:id="10" w:author="Nick.Tolimieri" w:date="2022-10-18T09:16:00Z">
        <w:r w:rsidR="00F50B57">
          <w:t xml:space="preserve"> and</w:t>
        </w:r>
      </w:ins>
      <w:ins w:id="11" w:author="jameal samhouri" w:date="2022-10-17T16:21:00Z">
        <w:r w:rsidRPr="005D28F9">
          <w:t xml:space="preserve"> trophic dynamics.</w:t>
        </w:r>
        <w:r>
          <w:t xml:space="preserve"> </w:t>
        </w:r>
      </w:ins>
      <w:r w:rsidR="00EF0B3C">
        <w:t xml:space="preserve">We examined </w:t>
      </w:r>
      <w:del w:id="12" w:author="jameal samhouri" w:date="2022-10-17T16:41:00Z">
        <w:r w:rsidR="00EF0B3C" w:rsidDel="00B603C2">
          <w:delText>the response</w:delText>
        </w:r>
      </w:del>
      <w:ins w:id="13" w:author="jameal samhouri" w:date="2022-10-17T16:41:00Z">
        <w:r w:rsidR="00B603C2">
          <w:t>changes in</w:t>
        </w:r>
      </w:ins>
      <w:del w:id="14" w:author="jameal samhouri" w:date="2022-10-17T16:41:00Z">
        <w:r w:rsidR="00EF0B3C" w:rsidDel="00B603C2">
          <w:delText xml:space="preserve"> of</w:delText>
        </w:r>
      </w:del>
      <w:r w:rsidR="00EF0B3C">
        <w:t xml:space="preserve"> kelp communities</w:t>
      </w:r>
      <w:ins w:id="15" w:author="jameal samhouri" w:date="2022-10-17T16:23:00Z">
        <w:r>
          <w:t xml:space="preserve"> at five sites</w:t>
        </w:r>
      </w:ins>
      <w:r w:rsidR="00EF0B3C">
        <w:t xml:space="preserve"> along the</w:t>
      </w:r>
      <w:r w:rsidR="007F3AF4">
        <w:t xml:space="preserve"> Olympic C</w:t>
      </w:r>
      <w:r w:rsidR="00EF0B3C">
        <w:t xml:space="preserve">oast of Washington State, </w:t>
      </w:r>
      <w:r w:rsidR="00D60B7A">
        <w:t>USA</w:t>
      </w:r>
      <w:r w:rsidR="00EF0B3C">
        <w:t xml:space="preserve"> </w:t>
      </w:r>
      <w:del w:id="16" w:author="jameal samhouri" w:date="2022-10-17T16:41:00Z">
        <w:r w:rsidR="00EF0B3C" w:rsidDel="00B603C2">
          <w:delText xml:space="preserve">to </w:delText>
        </w:r>
      </w:del>
      <w:ins w:id="17" w:author="jameal samhouri" w:date="2022-10-17T16:41:00Z">
        <w:r w:rsidR="00B603C2">
          <w:t xml:space="preserve">during and following </w:t>
        </w:r>
      </w:ins>
      <w:r w:rsidR="00EF0B3C">
        <w:t>the recent perturbations of anomalous warm</w:t>
      </w:r>
      <w:r w:rsidR="00E258D6">
        <w:t>-water</w:t>
      </w:r>
      <w:r w:rsidR="00EF0B3C">
        <w:t xml:space="preserve"> events and sea star wasting </w:t>
      </w:r>
      <w:r w:rsidR="000C02D6">
        <w:t xml:space="preserve">syndrome </w:t>
      </w:r>
      <w:r w:rsidR="00301A54">
        <w:t>(SSWS)</w:t>
      </w:r>
      <w:r w:rsidR="00EF0B3C">
        <w:t xml:space="preserve">. Anomalously warm </w:t>
      </w:r>
      <w:r w:rsidR="00626871">
        <w:t>water</w:t>
      </w:r>
      <w:r w:rsidR="00EF0B3C">
        <w:t xml:space="preserve"> in 2013 and 2014 corresponded with a loss of approximately 50% of</w:t>
      </w:r>
      <w:del w:id="18" w:author="Nick.Tolimieri" w:date="2022-10-18T09:32:00Z">
        <w:r w:rsidR="00EF0B3C" w:rsidDel="00C029D4">
          <w:delText xml:space="preserve"> the canopy cover </w:delText>
        </w:r>
      </w:del>
      <w:del w:id="19" w:author="Nick.Tolimieri" w:date="2022-10-18T09:31:00Z">
        <w:r w:rsidR="00EF0B3C" w:rsidRPr="00407500" w:rsidDel="00407500">
          <w:delText xml:space="preserve">of two kelps </w:delText>
        </w:r>
      </w:del>
      <w:ins w:id="20" w:author="Nick.Tolimieri" w:date="2022-10-18T09:32:00Z">
        <w:r w:rsidR="00C029D4">
          <w:t xml:space="preserve"> </w:t>
        </w:r>
      </w:ins>
      <w:r w:rsidR="004A1D51">
        <w:rPr>
          <w:i/>
        </w:rPr>
        <w:t>Macrocystis pyrifera</w:t>
      </w:r>
      <w:r w:rsidR="004A1D51">
        <w:t xml:space="preserve"> and </w:t>
      </w:r>
      <w:r w:rsidR="004A1D51">
        <w:rPr>
          <w:i/>
        </w:rPr>
        <w:t>Nereocystis luetkeana</w:t>
      </w:r>
      <w:ins w:id="21" w:author="Nick.Tolimieri" w:date="2022-10-18T09:33:00Z">
        <w:r w:rsidR="00C029D4">
          <w:t xml:space="preserve"> canopy</w:t>
        </w:r>
      </w:ins>
      <w:del w:id="22" w:author="Nick.Tolimieri" w:date="2022-10-18T09:33:00Z">
        <w:r w:rsidR="004A1D51" w:rsidRPr="00407500" w:rsidDel="00E24792">
          <w:delText xml:space="preserve"> </w:delText>
        </w:r>
        <w:r w:rsidR="00EF0B3C" w:rsidDel="00E24792">
          <w:delText xml:space="preserve">in </w:delText>
        </w:r>
        <w:r w:rsidR="004A1D51" w:rsidDel="00E24792">
          <w:delText>2013-</w:delText>
        </w:r>
        <w:r w:rsidR="00EF0B3C" w:rsidDel="00E24792">
          <w:delText>2014</w:delText>
        </w:r>
      </w:del>
      <w:r w:rsidR="004A1D51">
        <w:t xml:space="preserve">. However, the canopy quickly </w:t>
      </w:r>
      <w:r w:rsidR="00EF0B3C">
        <w:t>recovered</w:t>
      </w:r>
      <w:del w:id="23" w:author="Nick.Tolimieri" w:date="2022-10-18T09:14:00Z">
        <w:r w:rsidR="00EF0B3C" w:rsidDel="00F50B57">
          <w:delText xml:space="preserve"> to earlier levels</w:delText>
        </w:r>
      </w:del>
      <w:r w:rsidR="00EF0B3C">
        <w:t>, and stipe density increased after 201</w:t>
      </w:r>
      <w:r w:rsidR="00EF0B3C" w:rsidRPr="002623AD">
        <w:rPr>
          <w:color w:val="000000" w:themeColor="text1"/>
        </w:rPr>
        <w:t xml:space="preserve">5. </w:t>
      </w:r>
      <w:ins w:id="24" w:author="Nick.Tolimieri" w:date="2022-10-18T09:34:00Z">
        <w:r w:rsidR="00E24792">
          <w:rPr>
            <w:color w:val="000000" w:themeColor="text1"/>
          </w:rPr>
          <w:t xml:space="preserve">Purple sea urchins </w:t>
        </w:r>
        <w:r w:rsidR="00E24792" w:rsidRPr="002623AD">
          <w:rPr>
            <w:i/>
            <w:color w:val="000000" w:themeColor="text1"/>
          </w:rPr>
          <w:t>Strongylocentrotus purpuratus</w:t>
        </w:r>
        <w:r w:rsidR="00E24792">
          <w:rPr>
            <w:color w:val="000000" w:themeColor="text1"/>
          </w:rPr>
          <w:t xml:space="preserve"> </w:t>
        </w:r>
      </w:ins>
      <w:del w:id="25" w:author="Nick.Tolimieri" w:date="2022-10-18T09:18:00Z">
        <w:r w:rsidR="00EF0B3C" w:rsidRPr="002623AD" w:rsidDel="00F50B57">
          <w:rPr>
            <w:color w:val="000000" w:themeColor="text1"/>
          </w:rPr>
          <w:delText>There was a</w:delText>
        </w:r>
      </w:del>
      <w:ins w:id="26" w:author="Nick.Tolimieri" w:date="2022-10-18T09:18:00Z">
        <w:r w:rsidR="00F50B57">
          <w:rPr>
            <w:color w:val="000000" w:themeColor="text1"/>
          </w:rPr>
          <w:t>increased</w:t>
        </w:r>
      </w:ins>
      <w:r w:rsidR="00EF0B3C" w:rsidRPr="002623AD">
        <w:rPr>
          <w:color w:val="000000" w:themeColor="text1"/>
        </w:rPr>
        <w:t xml:space="preserve"> </w:t>
      </w:r>
      <w:ins w:id="27" w:author="Nick.Tolimieri" w:date="2022-10-18T09:35:00Z">
        <w:r w:rsidR="00E24792">
          <w:rPr>
            <w:color w:val="000000" w:themeColor="text1"/>
          </w:rPr>
          <w:t>in density 1</w:t>
        </w:r>
      </w:ins>
      <w:r w:rsidR="00EF0B3C" w:rsidRPr="002623AD">
        <w:rPr>
          <w:color w:val="000000" w:themeColor="text1"/>
        </w:rPr>
        <w:t>6</w:t>
      </w:r>
      <w:r w:rsidR="001328F7" w:rsidRPr="002623AD">
        <w:rPr>
          <w:color w:val="000000" w:themeColor="text1"/>
        </w:rPr>
        <w:t>4</w:t>
      </w:r>
      <w:r w:rsidR="00EF0B3C" w:rsidRPr="002623AD">
        <w:rPr>
          <w:color w:val="000000" w:themeColor="text1"/>
        </w:rPr>
        <w:t>-fold</w:t>
      </w:r>
      <w:del w:id="28" w:author="Nick.Tolimieri" w:date="2022-10-18T09:34:00Z">
        <w:r w:rsidR="00EF0B3C" w:rsidRPr="002623AD" w:rsidDel="00E24792">
          <w:rPr>
            <w:color w:val="000000" w:themeColor="text1"/>
          </w:rPr>
          <w:delText xml:space="preserve"> </w:delText>
        </w:r>
      </w:del>
      <w:del w:id="29" w:author="Nick.Tolimieri" w:date="2022-10-18T09:18:00Z">
        <w:r w:rsidR="00EF0B3C" w:rsidRPr="002623AD" w:rsidDel="00F50B57">
          <w:rPr>
            <w:color w:val="000000" w:themeColor="text1"/>
          </w:rPr>
          <w:delText xml:space="preserve">increase </w:delText>
        </w:r>
      </w:del>
      <w:del w:id="30" w:author="Nick.Tolimieri" w:date="2022-10-18T09:34:00Z">
        <w:r w:rsidR="00EF0B3C" w:rsidRPr="002623AD" w:rsidDel="00E24792">
          <w:rPr>
            <w:color w:val="000000" w:themeColor="text1"/>
          </w:rPr>
          <w:delText>in the</w:delText>
        </w:r>
        <w:r w:rsidR="00626871" w:rsidDel="00E24792">
          <w:rPr>
            <w:color w:val="000000" w:themeColor="text1"/>
          </w:rPr>
          <w:delText xml:space="preserve"> density of purple sea urchins </w:delText>
        </w:r>
        <w:r w:rsidR="00EF0B3C" w:rsidRPr="002623AD" w:rsidDel="00E24792">
          <w:rPr>
            <w:i/>
            <w:color w:val="000000" w:themeColor="text1"/>
          </w:rPr>
          <w:delText>Strongylocentrotus purpuratus</w:delText>
        </w:r>
      </w:del>
      <w:r w:rsidR="00EF0B3C" w:rsidRPr="002623AD">
        <w:rPr>
          <w:color w:val="000000" w:themeColor="text1"/>
        </w:rPr>
        <w:t xml:space="preserve">, </w:t>
      </w:r>
      <w:r w:rsidR="000436A3" w:rsidRPr="002623AD">
        <w:rPr>
          <w:color w:val="000000" w:themeColor="text1"/>
        </w:rPr>
        <w:t xml:space="preserve">largely at one site, </w:t>
      </w:r>
      <w:r w:rsidR="00EF0B3C" w:rsidRPr="002623AD">
        <w:rPr>
          <w:color w:val="000000" w:themeColor="text1"/>
        </w:rPr>
        <w:t xml:space="preserve">but this increase </w:t>
      </w:r>
      <w:r w:rsidR="00301A54" w:rsidRPr="002623AD">
        <w:rPr>
          <w:color w:val="000000" w:themeColor="text1"/>
        </w:rPr>
        <w:t>was</w:t>
      </w:r>
      <w:ins w:id="31" w:author="Nick.Tolimieri" w:date="2022-10-18T09:26:00Z">
        <w:r w:rsidR="00407500">
          <w:rPr>
            <w:color w:val="000000" w:themeColor="text1"/>
          </w:rPr>
          <w:t xml:space="preserve"> first</w:t>
        </w:r>
      </w:ins>
      <w:r w:rsidR="00301A54" w:rsidRPr="002623AD">
        <w:rPr>
          <w:color w:val="000000" w:themeColor="text1"/>
        </w:rPr>
        <w:t xml:space="preserve"> observed in</w:t>
      </w:r>
      <w:r w:rsidR="00EF0B3C" w:rsidRPr="002623AD">
        <w:rPr>
          <w:color w:val="000000" w:themeColor="text1"/>
        </w:rPr>
        <w:t xml:space="preserve"> 2017 and peaked in 2019, </w:t>
      </w:r>
      <w:del w:id="32" w:author="Nick.Tolimieri" w:date="2022-10-18T09:19:00Z">
        <w:r w:rsidR="00EF0B3C" w:rsidRPr="002623AD" w:rsidDel="00BC4A7F">
          <w:rPr>
            <w:color w:val="000000" w:themeColor="text1"/>
          </w:rPr>
          <w:delText xml:space="preserve">well </w:delText>
        </w:r>
      </w:del>
      <w:r w:rsidR="00EF0B3C" w:rsidRPr="002623AD">
        <w:rPr>
          <w:color w:val="000000" w:themeColor="text1"/>
        </w:rPr>
        <w:t xml:space="preserve">after the </w:t>
      </w:r>
      <w:del w:id="33" w:author="Nick.Tolimieri" w:date="2022-10-18T09:48:00Z">
        <w:r w:rsidR="00EF0B3C" w:rsidRPr="002623AD" w:rsidDel="003B27C5">
          <w:rPr>
            <w:color w:val="000000" w:themeColor="text1"/>
          </w:rPr>
          <w:delText>onset of warming</w:delText>
        </w:r>
      </w:del>
      <w:ins w:id="34" w:author="Nick.Tolimieri" w:date="2022-10-18T09:48:00Z">
        <w:r w:rsidR="003B27C5">
          <w:rPr>
            <w:color w:val="000000" w:themeColor="text1"/>
          </w:rPr>
          <w:t>warm period</w:t>
        </w:r>
      </w:ins>
      <w:del w:id="35" w:author="Nick.Tolimieri" w:date="2022-10-18T09:15:00Z">
        <w:r w:rsidR="00EF0B3C" w:rsidRPr="002623AD" w:rsidDel="00F50B57">
          <w:rPr>
            <w:color w:val="000000" w:themeColor="text1"/>
          </w:rPr>
          <w:delText xml:space="preserve">, before declining </w:delText>
        </w:r>
        <w:r w:rsidR="00270453" w:rsidDel="00F50B57">
          <w:rPr>
            <w:color w:val="000000" w:themeColor="text1"/>
          </w:rPr>
          <w:delText xml:space="preserve">somewhat </w:delText>
        </w:r>
        <w:r w:rsidR="00EF0B3C" w:rsidRPr="002623AD" w:rsidDel="00F50B57">
          <w:rPr>
            <w:color w:val="000000" w:themeColor="text1"/>
          </w:rPr>
          <w:delText>in 2021</w:delText>
        </w:r>
      </w:del>
      <w:r w:rsidR="00EF0B3C" w:rsidRPr="002623AD">
        <w:rPr>
          <w:color w:val="000000" w:themeColor="text1"/>
        </w:rPr>
        <w:t xml:space="preserve">. </w:t>
      </w:r>
      <w:r w:rsidR="00626871">
        <w:rPr>
          <w:color w:val="000000" w:themeColor="text1"/>
        </w:rPr>
        <w:t>S</w:t>
      </w:r>
      <w:r w:rsidR="00EF0B3C">
        <w:t>ea star</w:t>
      </w:r>
      <w:r w:rsidR="00626871">
        <w:t>s</w:t>
      </w:r>
      <w:r w:rsidR="00EF0B3C">
        <w:t xml:space="preserve"> </w:t>
      </w:r>
      <w:r w:rsidR="00626871">
        <w:t xml:space="preserve">did not show recovery </w:t>
      </w:r>
      <w:r w:rsidR="00DB5A47">
        <w:t xml:space="preserve">from </w:t>
      </w:r>
      <w:r w:rsidR="00301A54">
        <w:t>SSWS</w:t>
      </w:r>
      <w:r w:rsidR="00DB5A47">
        <w:t xml:space="preserve">, </w:t>
      </w:r>
      <w:r w:rsidR="00EF0B3C">
        <w:t>with several species</w:t>
      </w:r>
      <w:r w:rsidR="00DB5A47">
        <w:t xml:space="preserve"> including </w:t>
      </w:r>
      <w:r w:rsidR="00DB5A47">
        <w:rPr>
          <w:i/>
        </w:rPr>
        <w:t>Pycnopodia helianthoides</w:t>
      </w:r>
      <w:r w:rsidR="00EF0B3C">
        <w:t xml:space="preserve"> continuing to decline. </w:t>
      </w:r>
      <w:r w:rsidR="00626871">
        <w:t>T</w:t>
      </w:r>
      <w:r w:rsidR="00EF0B3C">
        <w:t>he majority of variation in assemblage structure</w:t>
      </w:r>
      <w:r w:rsidR="00626871">
        <w:t xml:space="preserve"> occurred at the site level</w:t>
      </w:r>
      <w:r w:rsidR="00EF0B3C">
        <w:t xml:space="preserve"> for kelps, macroinvertebrates, an</w:t>
      </w:r>
      <w:r w:rsidR="00EF0B3C" w:rsidRPr="00D2241D">
        <w:t>d fishes, while year</w:t>
      </w:r>
      <w:del w:id="36" w:author="Nick.Tolimieri" w:date="2022-10-18T09:48:00Z">
        <w:r w:rsidR="00EF0B3C" w:rsidRPr="00D2241D" w:rsidDel="003B27C5">
          <w:delText>ly variation</w:delText>
        </w:r>
      </w:del>
      <w:r w:rsidR="00EF0B3C" w:rsidRPr="00D2241D">
        <w:t xml:space="preserve"> explained most of the variability </w:t>
      </w:r>
      <w:r w:rsidR="00AF7326" w:rsidRPr="00D2241D">
        <w:t>for</w:t>
      </w:r>
      <w:r w:rsidR="00EF0B3C" w:rsidRPr="00D2241D">
        <w:t xml:space="preserve"> </w:t>
      </w:r>
      <w:r w:rsidR="00270453" w:rsidRPr="00D2241D">
        <w:t xml:space="preserve">juvenile </w:t>
      </w:r>
      <w:r w:rsidR="00EF0B3C" w:rsidRPr="00D2241D">
        <w:t>rockfish</w:t>
      </w:r>
      <w:r w:rsidR="00270453" w:rsidRPr="00D2241D">
        <w:t>es</w:t>
      </w:r>
      <w:r w:rsidR="00EF0B3C" w:rsidRPr="00D2241D">
        <w:t xml:space="preserve"> (</w:t>
      </w:r>
      <w:r w:rsidR="00EF0B3C" w:rsidRPr="00D2241D">
        <w:rPr>
          <w:i/>
        </w:rPr>
        <w:t>Sebastes</w:t>
      </w:r>
      <w:r w:rsidR="00EF0B3C" w:rsidRPr="00D2241D">
        <w:t xml:space="preserve"> spp.).</w:t>
      </w:r>
      <w:ins w:id="37" w:author="Nick.Tolimieri" w:date="2022-10-18T09:44:00Z">
        <w:r w:rsidR="003C372A" w:rsidRPr="00D2241D">
          <w:t xml:space="preserve"> </w:t>
        </w:r>
      </w:ins>
      <w:ins w:id="38" w:author="jameal samhouri" w:date="2022-10-17T10:57:00Z">
        <w:r w:rsidR="00AE007B" w:rsidRPr="00D2241D">
          <w:t xml:space="preserve">We </w:t>
        </w:r>
      </w:ins>
      <w:ins w:id="39" w:author="Nick.Tolimieri" w:date="2022-10-18T09:53:00Z">
        <w:r w:rsidR="00D2241D" w:rsidRPr="00525F7D">
          <w:t>did not see strong top-down effects of urchins on kelp</w:t>
        </w:r>
      </w:ins>
      <w:ins w:id="40" w:author="jameal samhouri" w:date="2022-10-17T10:57:00Z">
        <w:del w:id="41" w:author="Nick.Tolimieri" w:date="2022-10-18T09:53:00Z">
          <w:r w:rsidR="00AE007B" w:rsidRPr="00D2241D" w:rsidDel="00D2241D">
            <w:delText xml:space="preserve">observed </w:delText>
          </w:r>
        </w:del>
      </w:ins>
      <w:del w:id="42" w:author="Nick.Tolimieri" w:date="2022-10-18T09:53:00Z">
        <w:r w:rsidR="005B0D8C" w:rsidRPr="00D2241D" w:rsidDel="00D2241D">
          <w:delText>There were no</w:delText>
        </w:r>
        <w:r w:rsidR="002917C7" w:rsidRPr="00D2241D" w:rsidDel="00D2241D">
          <w:delText xml:space="preserve"> </w:delText>
        </w:r>
      </w:del>
      <w:ins w:id="43" w:author="jameal samhouri" w:date="2022-10-17T10:57:00Z">
        <w:del w:id="44" w:author="Nick.Tolimieri" w:date="2022-10-18T09:53:00Z">
          <w:r w:rsidR="00AE007B" w:rsidRPr="00D2241D" w:rsidDel="00D2241D">
            <w:delText xml:space="preserve">a </w:delText>
          </w:r>
        </w:del>
      </w:ins>
      <w:del w:id="45" w:author="Nick.Tolimieri" w:date="2022-10-18T09:20:00Z">
        <w:r w:rsidR="00EF0B3C" w:rsidRPr="00D2241D" w:rsidDel="00787AA8">
          <w:delText>strong r</w:delText>
        </w:r>
      </w:del>
      <w:del w:id="46" w:author="Nick.Tolimieri" w:date="2022-10-18T09:53:00Z">
        <w:r w:rsidR="00EF0B3C" w:rsidRPr="00D2241D" w:rsidDel="00D2241D">
          <w:delText xml:space="preserve">elationships between urchins and kelp </w:delText>
        </w:r>
      </w:del>
      <w:ins w:id="47" w:author="jameal samhouri" w:date="2022-10-17T16:23:00Z">
        <w:del w:id="48" w:author="Nick.Tolimieri" w:date="2022-10-18T09:42:00Z">
          <w:r w:rsidRPr="00D2241D" w:rsidDel="003C372A">
            <w:delText xml:space="preserve">only at a small spatial scale </w:delText>
          </w:r>
        </w:del>
        <w:del w:id="49" w:author="Nick.Tolimieri" w:date="2022-10-18T09:53:00Z">
          <w:r w:rsidRPr="00D2241D" w:rsidDel="00D2241D">
            <w:delText>within a single site</w:delText>
          </w:r>
        </w:del>
        <w:r w:rsidRPr="00D2241D">
          <w:t>,</w:t>
        </w:r>
      </w:ins>
      <w:del w:id="50" w:author="jameal samhouri" w:date="2022-10-17T16:23:00Z">
        <w:r w:rsidR="00EF0B3C" w:rsidRPr="00D2241D" w:rsidDel="005D28F9">
          <w:delText>that would</w:delText>
        </w:r>
      </w:del>
      <w:r w:rsidR="00EF0B3C" w:rsidRPr="00D2241D">
        <w:t xml:space="preserve"> suggest</w:t>
      </w:r>
      <w:ins w:id="51" w:author="jameal samhouri" w:date="2022-10-17T16:23:00Z">
        <w:r w:rsidRPr="00D2241D">
          <w:t>ing</w:t>
        </w:r>
      </w:ins>
      <w:r w:rsidR="00EF0B3C" w:rsidRPr="00D2241D">
        <w:t xml:space="preserve"> </w:t>
      </w:r>
      <w:ins w:id="52" w:author="Nick.Tolimieri" w:date="2022-10-18T09:54:00Z">
        <w:r w:rsidR="00D2241D">
          <w:t xml:space="preserve">that </w:t>
        </w:r>
      </w:ins>
      <w:r w:rsidR="00EF0B3C" w:rsidRPr="00D2241D">
        <w:t xml:space="preserve">top-down impacts </w:t>
      </w:r>
      <w:del w:id="53" w:author="Nick.Tolimieri" w:date="2022-10-18T09:54:00Z">
        <w:r w:rsidR="00EF0B3C" w:rsidRPr="00D2241D" w:rsidDel="00D2241D">
          <w:delText xml:space="preserve">of urchins on kelp </w:delText>
        </w:r>
      </w:del>
      <w:del w:id="54" w:author="Nick.Tolimieri" w:date="2022-10-18T09:43:00Z">
        <w:r w:rsidR="00EF0B3C" w:rsidRPr="00D2241D" w:rsidDel="003C372A">
          <w:delText xml:space="preserve">abundance, except </w:delText>
        </w:r>
      </w:del>
      <w:ins w:id="55" w:author="jameal samhouri" w:date="2022-10-17T10:57:00Z">
        <w:del w:id="56" w:author="Nick.Tolimieri" w:date="2022-10-18T09:43:00Z">
          <w:r w:rsidR="00AE007B" w:rsidRPr="00D2241D" w:rsidDel="003C372A">
            <w:delText xml:space="preserve"> </w:delText>
          </w:r>
        </w:del>
      </w:ins>
      <w:ins w:id="57" w:author="jameal samhouri" w:date="2022-10-17T16:23:00Z">
        <w:del w:id="58" w:author="Nick.Tolimieri" w:date="2022-10-18T09:43:00Z">
          <w:r w:rsidRPr="00D2241D" w:rsidDel="003C372A">
            <w:delText>were</w:delText>
          </w:r>
        </w:del>
        <w:del w:id="59" w:author="Nick.Tolimieri" w:date="2022-10-18T09:54:00Z">
          <w:r w:rsidRPr="00D2241D" w:rsidDel="00D2241D">
            <w:delText xml:space="preserve"> not </w:delText>
          </w:r>
        </w:del>
        <w:del w:id="60" w:author="Nick.Tolimieri" w:date="2022-10-18T09:43:00Z">
          <w:r w:rsidRPr="00D2241D" w:rsidDel="003C372A">
            <w:delText xml:space="preserve">a </w:delText>
          </w:r>
        </w:del>
        <w:del w:id="61" w:author="Nick.Tolimieri" w:date="2022-10-18T09:54:00Z">
          <w:r w:rsidRPr="00D2241D" w:rsidDel="00D2241D">
            <w:delText xml:space="preserve">dominant </w:delText>
          </w:r>
        </w:del>
      </w:ins>
      <w:ins w:id="62" w:author="jameal samhouri" w:date="2022-10-17T16:24:00Z">
        <w:del w:id="63" w:author="Nick.Tolimieri" w:date="2022-10-18T09:43:00Z">
          <w:r w:rsidRPr="00D2241D" w:rsidDel="003C372A">
            <w:delText xml:space="preserve">influence </w:delText>
          </w:r>
        </w:del>
        <w:del w:id="64" w:author="Nick.Tolimieri" w:date="2022-10-18T09:54:00Z">
          <w:r w:rsidRPr="00D2241D" w:rsidDel="00D2241D">
            <w:delText>regionally</w:delText>
          </w:r>
        </w:del>
      </w:ins>
      <w:ins w:id="65" w:author="Nick.Tolimieri" w:date="2022-10-18T09:54:00Z">
        <w:r w:rsidR="00D2241D">
          <w:t>were not dominant regionally during this period</w:t>
        </w:r>
      </w:ins>
      <w:del w:id="66" w:author="jameal samhouri" w:date="2022-10-17T16:23:00Z">
        <w:r w:rsidR="00EF0B3C" w:rsidRPr="00D2241D" w:rsidDel="005D28F9">
          <w:delText xml:space="preserve">at a small spatial scale </w:delText>
        </w:r>
        <w:r w:rsidR="00B52794" w:rsidRPr="00D2241D" w:rsidDel="005D28F9">
          <w:delText>within</w:delText>
        </w:r>
        <w:r w:rsidR="00EF0B3C" w:rsidRPr="00D2241D" w:rsidDel="005D28F9">
          <w:delText xml:space="preserve"> </w:delText>
        </w:r>
      </w:del>
      <w:del w:id="67" w:author="jameal samhouri" w:date="2022-10-17T16:22:00Z">
        <w:r w:rsidR="00EF0B3C" w:rsidRPr="00D2241D" w:rsidDel="005D28F9">
          <w:delText xml:space="preserve">one </w:delText>
        </w:r>
      </w:del>
      <w:del w:id="68" w:author="jameal samhouri" w:date="2022-10-17T16:23:00Z">
        <w:r w:rsidR="00EF0B3C" w:rsidRPr="00D2241D" w:rsidDel="005D28F9">
          <w:delText>site</w:delText>
        </w:r>
      </w:del>
      <w:r w:rsidR="00EF0B3C" w:rsidRPr="00D2241D">
        <w:t xml:space="preserve">. </w:t>
      </w:r>
      <w:ins w:id="69" w:author="jameal samhouri" w:date="2022-10-17T16:24:00Z">
        <w:r w:rsidRPr="00D2241D">
          <w:t xml:space="preserve">In contrast, we found evidence for a bottom-up influence of kelp habitat on </w:t>
        </w:r>
      </w:ins>
      <w:del w:id="70" w:author="jameal samhouri" w:date="2022-10-17T16:24:00Z">
        <w:r w:rsidR="00626871" w:rsidRPr="00D2241D" w:rsidDel="005D28F9">
          <w:delText>J</w:delText>
        </w:r>
        <w:r w:rsidR="00EF0B3C" w:rsidRPr="00D2241D" w:rsidDel="005D28F9">
          <w:delText xml:space="preserve">uvenile </w:delText>
        </w:r>
      </w:del>
      <w:ins w:id="71" w:author="jameal samhouri" w:date="2022-10-17T16:24:00Z">
        <w:r w:rsidRPr="00D2241D">
          <w:t xml:space="preserve">juvenile </w:t>
        </w:r>
      </w:ins>
      <w:r w:rsidR="00EF0B3C" w:rsidRPr="00D2241D">
        <w:t>rockfishes</w:t>
      </w:r>
      <w:ins w:id="72" w:author="jameal samhouri" w:date="2022-10-17T16:24:00Z">
        <w:r w:rsidRPr="00D2241D">
          <w:t xml:space="preserve">, as </w:t>
        </w:r>
      </w:ins>
      <w:ins w:id="73" w:author="Nick.Tolimieri" w:date="2022-10-18T09:55:00Z">
        <w:r w:rsidR="00975309">
          <w:t xml:space="preserve">rockfish </w:t>
        </w:r>
      </w:ins>
      <w:ins w:id="74" w:author="jameal samhouri" w:date="2022-10-17T16:24:00Z">
        <w:del w:id="75" w:author="Nick.Tolimieri" w:date="2022-10-18T09:55:00Z">
          <w:r w:rsidRPr="00D2241D" w:rsidDel="00975309">
            <w:delText>they</w:delText>
          </w:r>
        </w:del>
      </w:ins>
      <w:ins w:id="76" w:author="Nick.Tolimieri" w:date="2022-10-18T09:55:00Z">
        <w:r w:rsidR="00975309">
          <w:t>recruits</w:t>
        </w:r>
      </w:ins>
      <w:del w:id="77" w:author="jameal samhouri" w:date="2022-10-17T16:24:00Z">
        <w:r w:rsidR="00EF0B3C" w:rsidRPr="00D2241D" w:rsidDel="005D28F9">
          <w:delText xml:space="preserve"> were more likely to</w:delText>
        </w:r>
      </w:del>
      <w:r w:rsidR="00EF0B3C" w:rsidRPr="00D2241D">
        <w:t xml:space="preserve"> occur</w:t>
      </w:r>
      <w:ins w:id="78" w:author="jameal samhouri" w:date="2022-10-17T16:25:00Z">
        <w:r w:rsidRPr="00D2241D">
          <w:t>red with higher probability</w:t>
        </w:r>
      </w:ins>
      <w:r w:rsidR="00EF0B3C" w:rsidRPr="00D2241D">
        <w:t xml:space="preserve"> where kelp stipe density was high</w:t>
      </w:r>
      <w:ins w:id="79" w:author="Nick.Tolimieri" w:date="2022-10-18T09:55:00Z">
        <w:r w:rsidR="00975309">
          <w:t>er</w:t>
        </w:r>
      </w:ins>
      <w:r w:rsidR="00EF0B3C" w:rsidRPr="00D2241D">
        <w:t>.</w:t>
      </w:r>
      <w:r w:rsidR="00B91C6D" w:rsidRPr="00D2241D">
        <w:t xml:space="preserve"> Our a</w:t>
      </w:r>
      <w:r w:rsidR="00B91C6D">
        <w:t xml:space="preserve">nalyses </w:t>
      </w:r>
      <w:del w:id="80" w:author="Nick.Tolimieri" w:date="2022-10-18T09:08:00Z">
        <w:r w:rsidR="00B91C6D" w:rsidDel="00331698">
          <w:delText>point toward</w:delText>
        </w:r>
      </w:del>
      <w:ins w:id="81" w:author="Nick.Tolimieri" w:date="2022-10-18T09:08:00Z">
        <w:r w:rsidR="00331698">
          <w:t>highlight</w:t>
        </w:r>
      </w:ins>
      <w:r w:rsidR="00B91C6D">
        <w:t xml:space="preserve"> the importance of spatial variation in structuring </w:t>
      </w:r>
      <w:del w:id="82" w:author="jameal samhouri" w:date="2022-10-17T16:41:00Z">
        <w:r w:rsidR="00B91C6D" w:rsidDel="00B603C2">
          <w:delText>the responses of</w:delText>
        </w:r>
      </w:del>
      <w:ins w:id="83" w:author="jameal samhouri" w:date="2022-10-17T16:41:00Z">
        <w:r w:rsidR="00B603C2">
          <w:t>changes in</w:t>
        </w:r>
      </w:ins>
      <w:r w:rsidR="00B91C6D">
        <w:t xml:space="preserve"> kelp forest communities </w:t>
      </w:r>
      <w:del w:id="84" w:author="jameal samhouri" w:date="2022-10-17T16:41:00Z">
        <w:r w:rsidR="00B91C6D" w:rsidDel="00B603C2">
          <w:delText xml:space="preserve">to </w:delText>
        </w:r>
      </w:del>
      <w:ins w:id="85" w:author="jameal samhouri" w:date="2022-10-17T16:41:00Z">
        <w:r w:rsidR="00B603C2">
          <w:t xml:space="preserve">associated with </w:t>
        </w:r>
      </w:ins>
      <w:r w:rsidR="00B91C6D">
        <w:t xml:space="preserve">disturbance and </w:t>
      </w:r>
      <w:r w:rsidR="00626871">
        <w:t xml:space="preserve">suggest </w:t>
      </w:r>
      <w:r w:rsidR="00B91C6D">
        <w:t>that it is essential to ensure the protection of a diversity of kelp forests</w:t>
      </w:r>
      <w:del w:id="86" w:author="Nick.Tolimieri" w:date="2022-10-18T09:15:00Z">
        <w:r w:rsidR="00B91C6D" w:rsidDel="00F50B57">
          <w:delText>, each of which harbors habitats that can exhibit unique responses to ecological surprises yet to come</w:delText>
        </w:r>
      </w:del>
      <w:r w:rsidR="00B91C6D">
        <w:t xml:space="preserve">. </w:t>
      </w:r>
    </w:p>
    <w:p w14:paraId="5C1CE27D" w14:textId="77777777" w:rsidR="00B91C6D" w:rsidRDefault="00B91C6D"/>
    <w:p w14:paraId="13C95F9A" w14:textId="74AC83B3" w:rsidR="00471A3D" w:rsidRDefault="009D1439" w:rsidP="009D1439">
      <w:pPr>
        <w:ind w:firstLine="0"/>
      </w:pPr>
      <w:bookmarkStart w:id="87" w:name="_oskcvfm225a6" w:colFirst="0" w:colLast="0"/>
      <w:bookmarkEnd w:id="87"/>
      <w:r>
        <w:t>Key Words: kelp, marine heat wave, sea star wasting syndrome, urchins, rockfish recruitment</w:t>
      </w:r>
      <w:ins w:id="88" w:author="Nick.Tolimieri" w:date="2022-10-18T09:08:00Z">
        <w:r w:rsidR="00331698">
          <w:t>, microhabitat</w:t>
        </w:r>
      </w:ins>
      <w:r w:rsidR="00EF0B3C">
        <w:br w:type="page"/>
      </w:r>
    </w:p>
    <w:p w14:paraId="2F654E9E" w14:textId="19162F8F" w:rsidR="00471A3D" w:rsidRDefault="00EF0B3C" w:rsidP="00310026">
      <w:pPr>
        <w:pStyle w:val="Heading1"/>
        <w:numPr>
          <w:ilvl w:val="0"/>
          <w:numId w:val="6"/>
        </w:numPr>
        <w:rPr>
          <w:ins w:id="89" w:author="Nick.Tolimieri [2]" w:date="2022-09-09T14:57:00Z"/>
        </w:rPr>
      </w:pPr>
      <w:bookmarkStart w:id="90" w:name="_wxxwabdve5uo" w:colFirst="0" w:colLast="0"/>
      <w:bookmarkEnd w:id="90"/>
      <w:r>
        <w:lastRenderedPageBreak/>
        <w:t xml:space="preserve">Introduction </w:t>
      </w:r>
    </w:p>
    <w:p w14:paraId="56F3B5B6" w14:textId="239A6E8C" w:rsidR="00DC6699" w:rsidRDefault="00713E05">
      <w:pPr>
        <w:rPr>
          <w:ins w:id="91" w:author="Nick.Tolimieri" w:date="2022-09-12T13:51:00Z"/>
        </w:rPr>
      </w:pPr>
      <w:bookmarkStart w:id="92" w:name="_gjdgxs" w:colFirst="0" w:colLast="0"/>
      <w:bookmarkEnd w:id="92"/>
      <w:ins w:id="93" w:author="Nick.Tolimieri" w:date="2022-09-12T08:43:00Z">
        <w:r>
          <w:t>Kelps</w:t>
        </w:r>
      </w:ins>
      <w:ins w:id="94" w:author="Nick.Tolimieri" w:date="2022-09-12T13:48:00Z">
        <w:r w:rsidR="00DD540F">
          <w:t xml:space="preserve"> fores</w:t>
        </w:r>
        <w:r w:rsidR="00DD540F" w:rsidRPr="00556BF1">
          <w:t>ts are</w:t>
        </w:r>
      </w:ins>
      <w:ins w:id="95" w:author="Nick.Tolimieri" w:date="2022-09-12T13:29:00Z">
        <w:r w:rsidR="00645DF5" w:rsidRPr="00556BF1">
          <w:t xml:space="preserve"> </w:t>
        </w:r>
      </w:ins>
      <w:ins w:id="96" w:author="Nick.Tolimieri" w:date="2022-09-12T13:23:00Z">
        <w:r w:rsidR="008124B9" w:rsidRPr="00556BF1">
          <w:t>iconic</w:t>
        </w:r>
      </w:ins>
      <w:ins w:id="97" w:author="Nick.Tolimieri" w:date="2022-09-12T13:39:00Z">
        <w:r w:rsidR="00645DF5" w:rsidRPr="00310026">
          <w:t xml:space="preserve"> </w:t>
        </w:r>
      </w:ins>
      <w:ins w:id="98" w:author="Nick.Tolimieri" w:date="2022-09-12T13:23:00Z">
        <w:r w:rsidR="008124B9" w:rsidRPr="00556BF1">
          <w:t xml:space="preserve">nearshore habitats </w:t>
        </w:r>
      </w:ins>
      <w:ins w:id="99" w:author="Nick.Tolimieri" w:date="2022-09-12T13:48:00Z">
        <w:r w:rsidR="00DD540F" w:rsidRPr="00556BF1">
          <w:t>found</w:t>
        </w:r>
      </w:ins>
      <w:ins w:id="100" w:author="Nick.Tolimieri" w:date="2022-09-13T09:16:00Z">
        <w:r w:rsidR="00954CB3">
          <w:t xml:space="preserve"> in </w:t>
        </w:r>
        <w:r w:rsidR="00954CB3" w:rsidRPr="008124B9">
          <w:t>temperate</w:t>
        </w:r>
        <w:r w:rsidR="00954CB3">
          <w:t xml:space="preserve"> and subpolar</w:t>
        </w:r>
        <w:r w:rsidR="00954CB3" w:rsidRPr="008124B9">
          <w:t xml:space="preserve"> waters</w:t>
        </w:r>
      </w:ins>
      <w:ins w:id="101" w:author="Nick.Tolimieri" w:date="2022-09-12T13:48:00Z">
        <w:r w:rsidR="00DD540F">
          <w:t xml:space="preserve"> </w:t>
        </w:r>
      </w:ins>
      <w:ins w:id="102" w:author="Nick.Tolimieri" w:date="2022-09-12T13:49:00Z">
        <w:r w:rsidR="00DD540F">
          <w:t>along approximately a quarter of the world’s shorelines</w:t>
        </w:r>
      </w:ins>
      <w:ins w:id="103" w:author="Nick.Tolimieri" w:date="2022-09-12T13:25:00Z">
        <w:r w:rsidR="008124B9">
          <w:t xml:space="preserve"> </w:t>
        </w:r>
      </w:ins>
      <w:r w:rsidR="00E878A1">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E878A1">
        <w:fldChar w:fldCharType="separate"/>
      </w:r>
      <w:r w:rsidR="00E878A1">
        <w:rPr>
          <w:noProof/>
        </w:rPr>
        <w:t>(Smale 2020)</w:t>
      </w:r>
      <w:r w:rsidR="00E878A1">
        <w:fldChar w:fldCharType="end"/>
      </w:r>
      <w:ins w:id="104" w:author="Nick.Tolimieri" w:date="2022-09-12T13:24:00Z">
        <w:r w:rsidR="008124B9">
          <w:t xml:space="preserve">. </w:t>
        </w:r>
      </w:ins>
      <w:ins w:id="105" w:author="Nick.Tolimieri" w:date="2022-09-12T13:28:00Z">
        <w:r w:rsidR="00FA700E">
          <w:t xml:space="preserve">As foundation </w:t>
        </w:r>
      </w:ins>
      <w:ins w:id="106" w:author="Nick.Tolimieri" w:date="2022-09-12T13:29:00Z">
        <w:r w:rsidR="00FA700E">
          <w:t>s</w:t>
        </w:r>
      </w:ins>
      <w:ins w:id="107" w:author="Nick.Tolimieri" w:date="2022-09-12T13:28:00Z">
        <w:r w:rsidR="00FA700E">
          <w:t>pecies</w:t>
        </w:r>
      </w:ins>
      <w:ins w:id="108" w:author="Nick.Tolimieri" w:date="2022-09-12T13:56:00Z">
        <w:r w:rsidR="00764B74">
          <w:t xml:space="preserve"> </w:t>
        </w:r>
      </w:ins>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cyBhbmQgdHJlbmRzIGZvciB0aGUgd29ybGTigJlzIGtlbHAgZm9yZXN0czwvdGl0bGU+PHNlY29u
ZGFyeS10aXRsZT5Xb3JsZCBzZWFzOiBhbiBFbnZpcm9ubWVudGFsIGV2YWx1YXRpb24gKFNlY29u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Yi1sb2NhdGlvbj5Mb25kb248L3B1Yi1sb2NhdGlvbj48cHVibGlzaGVyPkFjYWRlbWljIFByZXNz
PC9wdWJsaXNoZXI+PGlzYm4+OTc4LTAtMTItODA1MDUyLTE8L2lzYm4+PHVybHM+PHJlbGF0ZWQt
dXJscz48dXJsPmh0dHBzOi8vd3d3LnNjaWVuY2VkaXJlY3QuY29tL3NjaWVuY2UvYXJ0aWNsZS9w
aWkvQjk3ODAxMjgwNTA1MjEwMDAwMzY8L3VybD48L3JlbGF0ZWQtdXJscz48L3VybHM+PGVsZWN0
cm9uaWMtcmVzb3VyY2UtbnVtPmh0dHBzOi8vZG9pLm9yZy8xMC4xMDE2L0I5NzgtMC0xMi04MDUw
NTItMS4wMDAwMy02PC9lbGVjdHJvbmljLXJlc291cmNlLW51bT48L3JlY29yZD48L0NpdGU+PC9F
bmROb3RlPgB=
</w:fldData>
        </w:fldChar>
      </w:r>
      <w:r w:rsidR="00137191">
        <w:instrText xml:space="preserve"> ADDIN EN.CITE </w:instrText>
      </w:r>
      <w:r w:rsidR="0013719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cyBhbmQgdHJlbmRzIGZvciB0aGUgd29ybGTigJlzIGtlbHAgZm9yZXN0czwvdGl0bGU+PHNlY29u
ZGFyeS10aXRsZT5Xb3JsZCBzZWFzOiBhbiBFbnZpcm9ubWVudGFsIGV2YWx1YXRpb24gKFNlY29u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Yi1sb2NhdGlvbj5Mb25kb248L3B1Yi1sb2NhdGlvbj48cHVibGlzaGVyPkFjYWRlbWljIFByZXNz
PC9wdWJsaXNoZXI+PGlzYm4+OTc4LTAtMTItODA1MDUyLTE8L2lzYm4+PHVybHM+PHJlbGF0ZWQt
dXJscz48dXJsPmh0dHBzOi8vd3d3LnNjaWVuY2VkaXJlY3QuY29tL3NjaWVuY2UvYXJ0aWNsZS9w
aWkvQjk3ODAxMjgwNTA1MjEwMDAwMzY8L3VybD48L3JlbGF0ZWQtdXJscz48L3VybHM+PGVsZWN0
cm9uaWMtcmVzb3VyY2UtbnVtPmh0dHBzOi8vZG9pLm9yZy8xMC4xMDE2L0I5NzgtMC0xMi04MDUw
NTItMS4wMDAwMy02PC9lbGVjdHJvbmljLXJlc291cmNlLW51bT48L3JlY29yZD48L0NpdGU+PC9F
bmROb3RlPgB=
</w:fldData>
        </w:fldChar>
      </w:r>
      <w:r w:rsidR="00137191">
        <w:instrText xml:space="preserve"> ADDIN EN.CITE.DATA </w:instrText>
      </w:r>
      <w:r w:rsidR="00137191">
        <w:fldChar w:fldCharType="end"/>
      </w:r>
      <w:r w:rsidR="00E878A1">
        <w:fldChar w:fldCharType="separate"/>
      </w:r>
      <w:r w:rsidR="00E878A1">
        <w:rPr>
          <w:noProof/>
        </w:rPr>
        <w:t>(Teagle et al. 2017, Wernberg et al. 2019)</w:t>
      </w:r>
      <w:r w:rsidR="00E878A1">
        <w:fldChar w:fldCharType="end"/>
      </w:r>
      <w:ins w:id="109" w:author="Nick.Tolimieri" w:date="2022-09-12T13:28:00Z">
        <w:r w:rsidR="00FA700E">
          <w:t>,</w:t>
        </w:r>
      </w:ins>
      <w:ins w:id="110" w:author="Nick.Tolimieri" w:date="2022-09-13T09:21:00Z">
        <w:r w:rsidR="00E734D7">
          <w:t xml:space="preserve"> these l</w:t>
        </w:r>
      </w:ins>
      <w:ins w:id="111" w:author="Nick.Tolimieri" w:date="2022-09-12T13:28:00Z">
        <w:r w:rsidR="00FA700E">
          <w:t>arge brown algae</w:t>
        </w:r>
      </w:ins>
      <w:ins w:id="112" w:author="Nick.Tolimieri" w:date="2022-09-13T09:21:00Z">
        <w:r w:rsidR="00E734D7">
          <w:t xml:space="preserve"> (</w:t>
        </w:r>
      </w:ins>
      <w:ins w:id="113" w:author="Nick.Tolimieri" w:date="2022-09-12T13:52:00Z">
        <w:r w:rsidR="00764B74">
          <w:t>primarily</w:t>
        </w:r>
      </w:ins>
      <w:ins w:id="114" w:author="Nick.Tolimieri" w:date="2022-09-12T13:53:00Z">
        <w:r w:rsidR="00764B74">
          <w:t xml:space="preserve"> </w:t>
        </w:r>
      </w:ins>
      <w:ins w:id="115" w:author="Nick.Tolimieri" w:date="2022-09-12T13:52:00Z">
        <w:r w:rsidR="00764B74">
          <w:t>order Laminariales)</w:t>
        </w:r>
      </w:ins>
      <w:ins w:id="116" w:author="Nick.Tolimieri" w:date="2022-09-12T13:53:00Z">
        <w:r w:rsidR="00764B74">
          <w:t xml:space="preserve"> provide </w:t>
        </w:r>
      </w:ins>
      <w:moveToRangeStart w:id="117" w:author="Nick.Tolimieri" w:date="2022-09-12T13:51:00Z" w:name="move113883129"/>
      <w:moveTo w:id="118" w:author="Nick.Tolimieri" w:date="2022-09-12T13:51:00Z">
        <w:del w:id="119" w:author="Nick.Tolimieri" w:date="2022-09-12T14:00:00Z">
          <w:r w:rsidR="00DC6699" w:rsidDel="004775AB">
            <w:delText>including</w:delText>
          </w:r>
        </w:del>
      </w:moveTo>
      <w:ins w:id="120" w:author="Nick.Tolimieri" w:date="2022-09-12T13:59:00Z">
        <w:r w:rsidR="0041566A">
          <w:t>biogenic</w:t>
        </w:r>
      </w:ins>
      <w:moveTo w:id="121" w:author="Nick.Tolimieri" w:date="2022-09-12T13:51:00Z">
        <w:r w:rsidR="00DC6699">
          <w:t xml:space="preserve"> habitat</w:t>
        </w:r>
        <w:del w:id="122" w:author="Nick.Tolimieri" w:date="2022-09-12T13:59:00Z">
          <w:r w:rsidR="00DC6699" w:rsidDel="0041566A">
            <w:delText xml:space="preserve"> provisioning</w:delText>
          </w:r>
        </w:del>
        <w:r w:rsidR="00DC6699">
          <w:t xml:space="preserve"> </w:t>
        </w:r>
      </w:moveTo>
      <w:ins w:id="123" w:author="Nick.Tolimieri" w:date="2022-09-12T14:01:00Z">
        <w:r w:rsidR="004775AB">
          <w:t xml:space="preserve">for many species and </w:t>
        </w:r>
      </w:ins>
      <w:ins w:id="124" w:author="Nick.Tolimieri" w:date="2022-09-12T14:02:00Z">
        <w:r w:rsidR="004775AB">
          <w:t xml:space="preserve">form the basis of </w:t>
        </w:r>
      </w:ins>
      <w:moveTo w:id="125" w:author="Nick.Tolimieri" w:date="2022-09-12T13:51:00Z">
        <w:del w:id="126" w:author="Nick.Tolimieri" w:date="2022-09-12T14:03:00Z">
          <w:r w:rsidR="00DC6699" w:rsidDel="004775AB">
            <w:delText xml:space="preserve">and enhanced </w:delText>
          </w:r>
        </w:del>
      </w:moveTo>
      <w:ins w:id="127" w:author="Nick.Tolimieri" w:date="2022-09-12T14:03:00Z">
        <w:r w:rsidR="004775AB">
          <w:t xml:space="preserve">highly </w:t>
        </w:r>
      </w:ins>
      <w:moveTo w:id="128" w:author="Nick.Tolimieri" w:date="2022-09-12T13:51:00Z">
        <w:r w:rsidR="00DC6699">
          <w:t>productiv</w:t>
        </w:r>
        <w:del w:id="129" w:author="Nick.Tolimieri" w:date="2022-09-12T14:03:00Z">
          <w:r w:rsidR="00DC6699" w:rsidDel="004775AB">
            <w:delText>ity</w:delText>
          </w:r>
        </w:del>
      </w:moveTo>
      <w:ins w:id="130" w:author="Nick.Tolimieri" w:date="2022-09-12T14:03:00Z">
        <w:r w:rsidR="004775AB">
          <w:t>e, diverse and complex</w:t>
        </w:r>
      </w:ins>
      <w:moveTo w:id="131" w:author="Nick.Tolimieri" w:date="2022-09-12T13:51:00Z">
        <w:del w:id="132" w:author="Nick.Tolimieri" w:date="2022-09-12T14:03:00Z">
          <w:r w:rsidR="00DC6699" w:rsidDel="004775AB">
            <w:delText xml:space="preserve"> of</w:delText>
          </w:r>
        </w:del>
        <w:r w:rsidR="00DC6699">
          <w:t xml:space="preserve"> nearshore food web</w:t>
        </w:r>
      </w:moveTo>
      <w:ins w:id="133" w:author="Nick.Tolimieri [2]" w:date="2022-09-14T09:29:00Z">
        <w:r w:rsidR="00D95616">
          <w:t>s</w:t>
        </w:r>
      </w:ins>
      <w:ins w:id="134" w:author="Nick.Tolimieri" w:date="2022-09-13T09:17:00Z">
        <w:r w:rsidR="00260681">
          <w:t xml:space="preserve"> </w:t>
        </w:r>
      </w:ins>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bC10aXRsZT5FY29ncmFwaHk8L2Z1bGwtdGl0bGU+PC9hbHQtcGVyaW9kaWNhbD48cGFnZXM+ZTA1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==
</w:fldData>
        </w:fldChar>
      </w:r>
      <w:r w:rsidR="004C194C">
        <w:instrText xml:space="preserve"> ADDIN EN.CITE </w:instrText>
      </w:r>
      <w:r w:rsidR="004C194C">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bC10aXRsZT5FY29ncmFwaHk8L2Z1bGwtdGl0bGU+PC9hbHQtcGVyaW9kaWNhbD48cGFnZXM+ZTA1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==
</w:fldData>
        </w:fldChar>
      </w:r>
      <w:r w:rsidR="004C194C">
        <w:instrText xml:space="preserve"> ADDIN EN.CITE.DATA </w:instrText>
      </w:r>
      <w:r w:rsidR="004C194C">
        <w:fldChar w:fldCharType="end"/>
      </w:r>
      <w:r w:rsidR="00260681">
        <w:fldChar w:fldCharType="separate"/>
      </w:r>
      <w:r w:rsidR="00310026">
        <w:rPr>
          <w:noProof/>
        </w:rPr>
        <w:t>(Duggins 1988, Duggins et al. 1989, Gabara et al. 2021, Smith &amp; Fox 2022)</w:t>
      </w:r>
      <w:r w:rsidR="00260681">
        <w:fldChar w:fldCharType="end"/>
      </w:r>
      <w:ins w:id="135" w:author="Nick.Tolimieri" w:date="2022-09-12T14:05:00Z">
        <w:r w:rsidR="004775AB">
          <w:t xml:space="preserve">. Kelps </w:t>
        </w:r>
      </w:ins>
      <w:moveTo w:id="136" w:author="Nick.Tolimieri" w:date="2022-09-12T13:51:00Z">
        <w:r w:rsidR="00DC6699">
          <w:t xml:space="preserve">influence </w:t>
        </w:r>
      </w:moveTo>
      <w:ins w:id="137" w:author="Nick.Tolimieri" w:date="2022-09-12T14:05:00Z">
        <w:r w:rsidR="004775AB">
          <w:t>nearshore</w:t>
        </w:r>
      </w:ins>
      <w:moveTo w:id="138" w:author="Nick.Tolimieri" w:date="2022-09-12T13:51:00Z">
        <w:del w:id="139" w:author="Nick.Tolimieri" w:date="2022-09-12T14:05:00Z">
          <w:r w:rsidR="00DC6699" w:rsidDel="004775AB">
            <w:delText>on</w:delText>
          </w:r>
        </w:del>
        <w:r w:rsidR="00DC6699">
          <w:t xml:space="preserve"> sedimentation dynamics </w:t>
        </w:r>
      </w:moveTo>
      <w:r w:rsidR="00E878A1">
        <w:fldChar w:fldCharType="begin"/>
      </w:r>
      <w:r w:rsidR="00137191">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E878A1">
        <w:fldChar w:fldCharType="separate"/>
      </w:r>
      <w:r w:rsidR="00E878A1">
        <w:rPr>
          <w:noProof/>
        </w:rPr>
        <w:t>(Connell 2005)</w:t>
      </w:r>
      <w:r w:rsidR="00E878A1">
        <w:fldChar w:fldCharType="end"/>
      </w:r>
      <w:moveTo w:id="140" w:author="Nick.Tolimieri" w:date="2022-09-12T13:51:00Z">
        <w:r w:rsidR="00DC6699">
          <w:t xml:space="preserve">, </w:t>
        </w:r>
      </w:moveTo>
      <w:ins w:id="141" w:author="Nick.Tolimieri" w:date="2022-09-12T14:05:00Z">
        <w:r w:rsidR="004775AB">
          <w:t xml:space="preserve">provide </w:t>
        </w:r>
      </w:ins>
      <w:moveTo w:id="142" w:author="Nick.Tolimieri" w:date="2022-09-12T13:51:00Z">
        <w:r w:rsidR="00DC6699">
          <w:t xml:space="preserve">coastal protection from wave energy </w:t>
        </w:r>
      </w:moveTo>
      <w:r w:rsidR="00E878A1">
        <w:fldChar w:fldCharType="begin"/>
      </w:r>
      <w:r w:rsidR="00E878A1">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E878A1">
        <w:fldChar w:fldCharType="separate"/>
      </w:r>
      <w:r w:rsidR="00E878A1">
        <w:rPr>
          <w:noProof/>
        </w:rPr>
        <w:t>(Pinsky et al. 2013)</w:t>
      </w:r>
      <w:r w:rsidR="00E878A1">
        <w:fldChar w:fldCharType="end"/>
      </w:r>
      <w:moveTo w:id="143" w:author="Nick.Tolimieri" w:date="2022-09-12T13:51:00Z">
        <w:r w:rsidR="00DC6699">
          <w:t xml:space="preserve">, and </w:t>
        </w:r>
      </w:moveTo>
      <w:ins w:id="144" w:author="Nick.Tolimieri" w:date="2022-09-12T14:05:00Z">
        <w:r w:rsidR="004775AB">
          <w:t xml:space="preserve">increase </w:t>
        </w:r>
      </w:ins>
      <w:moveTo w:id="145" w:author="Nick.Tolimieri" w:date="2022-09-12T13:51:00Z">
        <w:r w:rsidR="00DC6699">
          <w:t xml:space="preserve">carbon sequestration and buffering against ocean acidification </w:t>
        </w:r>
      </w:moveTo>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cnktdGl0bGU+PC90aXRsZXM+PHBlcmlvZGljYWw+PGZ1bGwtdGl0bGU+RnJvbnRpZXJzIGluIEVj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MTUvMjAyMjwvYWNjZXNzLWRhdGU+PC9yZWNvcmQ+PC9DaXRlPjwvRW5kTm90ZT4A
</w:fldData>
        </w:fldChar>
      </w:r>
      <w:r w:rsidR="00137191">
        <w:instrText xml:space="preserve"> ADDIN EN.CITE </w:instrText>
      </w:r>
      <w:r w:rsidR="0013719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cnktdGl0bGU+PC90aXRsZXM+PHBlcmlvZGljYWw+PGZ1bGwtdGl0bGU+RnJvbnRpZXJzIGluIEVj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MTUvMjAyMjwvYWNjZXNzLWRhdGU+PC9yZWNvcmQ+PC9DaXRlPjwvRW5kTm90ZT4A
</w:fldData>
        </w:fldChar>
      </w:r>
      <w:r w:rsidR="00137191">
        <w:instrText xml:space="preserve"> ADDIN EN.CITE.DATA </w:instrText>
      </w:r>
      <w:r w:rsidR="00137191">
        <w:fldChar w:fldCharType="end"/>
      </w:r>
      <w:r w:rsidR="00E878A1">
        <w:fldChar w:fldCharType="separate"/>
      </w:r>
      <w:r w:rsidR="00E878A1">
        <w:rPr>
          <w:noProof/>
        </w:rPr>
        <w:t>(Wilmers et al. 2012, Weigel &amp; Pfister 2021, but see Gallagher et al. 2022)</w:t>
      </w:r>
      <w:r w:rsidR="00E878A1">
        <w:fldChar w:fldCharType="end"/>
      </w:r>
      <w:moveTo w:id="146" w:author="Nick.Tolimieri" w:date="2022-09-12T13:51:00Z">
        <w:r w:rsidR="00DC6699">
          <w:t xml:space="preserve">. By fueling nearshore production and providing extensive </w:t>
        </w:r>
        <w:del w:id="147" w:author="Nick.Tolimieri [2]" w:date="2022-09-14T10:00:00Z">
          <w:r w:rsidR="00DC6699" w:rsidDel="005F5A0C">
            <w:delText>adult a</w:delText>
          </w:r>
        </w:del>
      </w:moveTo>
      <w:ins w:id="148" w:author="Nick.Tolimieri [2]" w:date="2022-09-14T10:00:00Z">
        <w:r w:rsidR="005F5A0C">
          <w:t>juvenile a</w:t>
        </w:r>
      </w:ins>
      <w:moveTo w:id="149" w:author="Nick.Tolimieri" w:date="2022-09-12T13:51:00Z">
        <w:r w:rsidR="00DC6699">
          <w:t xml:space="preserve">nd </w:t>
        </w:r>
        <w:del w:id="150" w:author="Nick.Tolimieri [2]" w:date="2022-09-14T10:00:00Z">
          <w:r w:rsidR="00DC6699" w:rsidDel="005F5A0C">
            <w:delText>juvenile</w:delText>
          </w:r>
        </w:del>
      </w:moveTo>
      <w:ins w:id="151" w:author="Nick.Tolimieri [2]" w:date="2022-09-14T10:00:00Z">
        <w:r w:rsidR="005F5A0C">
          <w:t>adult</w:t>
        </w:r>
      </w:ins>
      <w:moveTo w:id="152" w:author="Nick.Tolimieri" w:date="2022-09-12T13:51:00Z">
        <w:r w:rsidR="00DC6699">
          <w:t xml:space="preserve"> fish habitat, kelp forests </w:t>
        </w:r>
        <w:del w:id="153" w:author="Nick.Tolimieri" w:date="2022-09-12T14:06:00Z">
          <w:r w:rsidR="00DC6699" w:rsidDel="004775AB">
            <w:delText xml:space="preserve">also </w:delText>
          </w:r>
        </w:del>
        <w:r w:rsidR="00DC6699">
          <w:t xml:space="preserve">support diverse ecological communities </w:t>
        </w:r>
      </w:moveTo>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ZmZlY3RzIG9mIGxvY2FsIGRlZm9yZXN0YXRpb24gb24gdGhlIGRpdmVyc2l0eSBhbmQgc3RydWN0
dXJlIG9mIHNvdXRoZXJuIENhbGlmb3JuaWEgZ2lhbnQga2VscCBmb3Jlc3QgZm9vZCB3ZWJzPC90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aWJ1dG9ycz48dGl0bGVzPjx0aXRsZT5UaGUgYmlvbG9neSBhbmQgZWNvbG9neSBvZiBnaWFudCBr
ZWxwIGZvcmVzdHM8L3RpdGxlPjwvdGl0bGVzPjxwYWdlcz40MTY8L3BhZ2VzPjxkYXRlcz48eWVh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137191">
        <w:instrText xml:space="preserve"> ADDIN EN.CITE </w:instrText>
      </w:r>
      <w:r w:rsidR="0013719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ZmZlY3RzIG9mIGxvY2FsIGRlZm9yZXN0YXRpb24gb24gdGhlIGRpdmVyc2l0eSBhbmQgc3RydWN0
dXJlIG9mIHNvdXRoZXJuIENhbGlmb3JuaWEgZ2lhbnQga2VscCBmb3Jlc3QgZm9vZCB3ZWJzPC90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aWJ1dG9ycz48dGl0bGVzPjx0aXRsZT5UaGUgYmlvbG9neSBhbmQgZWNvbG9neSBvZiBnaWFudCBr
ZWxwIGZvcmVzdHM8L3RpdGxlPjwvdGl0bGVzPjxwYWdlcz40MTY8L3BhZ2VzPjxkYXRlcz48eWVh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137191">
        <w:instrText xml:space="preserve"> ADDIN EN.CITE.DATA </w:instrText>
      </w:r>
      <w:r w:rsidR="00137191">
        <w:fldChar w:fldCharType="end"/>
      </w:r>
      <w:r w:rsidR="00E878A1">
        <w:fldChar w:fldCharType="separate"/>
      </w:r>
      <w:r w:rsidR="00E878A1">
        <w:rPr>
          <w:noProof/>
        </w:rPr>
        <w:t>(Graham 2004, Schiel &amp; Foster 2015, Teagle et al. 2017)</w:t>
      </w:r>
      <w:r w:rsidR="00E878A1">
        <w:fldChar w:fldCharType="end"/>
      </w:r>
      <w:moveTo w:id="154" w:author="Nick.Tolimieri" w:date="2022-09-12T13:51:00Z">
        <w:r w:rsidR="00DC6699">
          <w:t xml:space="preserve"> and important commercial, recreational and subsistence fisheries for both fish and invertebrate species </w:t>
        </w:r>
      </w:moveTo>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moveTo w:id="155" w:author="Nick.Tolimieri" w:date="2022-09-12T13:51:00Z">
        <w:r w:rsidR="00DC6699">
          <w:t xml:space="preserve">. As many ecosystem-level perturbations are anticipated to intensify under scenarios of climate and ocean change </w:t>
        </w:r>
      </w:moveTo>
      <w:r w:rsidR="00E878A1">
        <w:fldChar w:fldCharType="begin"/>
      </w:r>
      <w:r w:rsidR="00E878A1">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E878A1">
        <w:fldChar w:fldCharType="separate"/>
      </w:r>
      <w:r w:rsidR="00E878A1">
        <w:rPr>
          <w:noProof/>
        </w:rPr>
        <w:t>(IPCC 2022)</w:t>
      </w:r>
      <w:r w:rsidR="00E878A1">
        <w:fldChar w:fldCharType="end"/>
      </w:r>
      <w:moveTo w:id="156" w:author="Nick.Tolimieri" w:date="2022-09-12T13:51:00Z">
        <w:r w:rsidR="00DC6699">
          <w:t>, maintaining services from kelp forests requires regional</w:t>
        </w:r>
      </w:moveTo>
      <w:ins w:id="157" w:author="Nick.Tolimieri" w:date="2022-09-12T14:09:00Z">
        <w:r w:rsidR="00D6426C">
          <w:t>,</w:t>
        </w:r>
      </w:ins>
      <w:moveTo w:id="158" w:author="Nick.Tolimieri" w:date="2022-09-12T13:51:00Z">
        <w:r w:rsidR="00DC6699">
          <w:t xml:space="preserve"> mechanistic studies to understand dynamic community responses.</w:t>
        </w:r>
      </w:moveTo>
      <w:moveToRangeEnd w:id="117"/>
    </w:p>
    <w:p w14:paraId="69526AA1" w14:textId="698AD375" w:rsidR="00C45824" w:rsidRDefault="00EF0B3C" w:rsidP="000D5157">
      <w:pPr>
        <w:rPr>
          <w:ins w:id="159" w:author="Nick.Tolimieri" w:date="2022-09-12T10:33:00Z"/>
        </w:rPr>
      </w:pPr>
      <w:del w:id="160" w:author="Nick.Tolimieri" w:date="2022-09-12T13:46:00Z">
        <w:r w:rsidDel="00C17FE3">
          <w:delText>A</w:delText>
        </w:r>
      </w:del>
      <w:ins w:id="161" w:author="Nick.Tolimieri" w:date="2022-09-12T13:46:00Z">
        <w:r w:rsidR="00C17FE3">
          <w:t>K</w:t>
        </w:r>
      </w:ins>
      <w:del w:id="162" w:author="Nick.Tolimieri" w:date="2022-09-12T13:46:00Z">
        <w:r w:rsidDel="00C17FE3">
          <w:delText xml:space="preserve"> rich body of literature and observation indicates that k</w:delText>
        </w:r>
      </w:del>
      <w:r>
        <w:t>elp forest</w:t>
      </w:r>
      <w:r w:rsidRPr="00325DFE">
        <w:t>s</w:t>
      </w:r>
      <w:ins w:id="163" w:author="Nick.Tolimieri" w:date="2022-09-12T13:25:00Z">
        <w:r w:rsidR="008124B9">
          <w:t xml:space="preserve"> </w:t>
        </w:r>
      </w:ins>
      <w:del w:id="164" w:author="Nick.Tolimieri" w:date="2022-09-12T10:37:00Z">
        <w:r w:rsidRPr="00325DFE" w:rsidDel="00C45824">
          <w:delText>—iconic, highly productive nearshore habitats in temperate waters throughout the world’s oceans</w:delText>
        </w:r>
        <w:r w:rsidR="00325DFE" w:rsidDel="00C45824">
          <w:fldChar w:fldCharType="begin"/>
        </w:r>
        <w:r w:rsidR="00325DFE" w:rsidDel="00C45824">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325DFE" w:rsidDel="00C45824">
          <w:fldChar w:fldCharType="separate"/>
        </w:r>
        <w:r w:rsidR="00325DFE" w:rsidDel="00C45824">
          <w:rPr>
            <w:noProof/>
          </w:rPr>
          <w:delText>(Smale 2020)</w:delText>
        </w:r>
        <w:r w:rsidR="00325DFE" w:rsidDel="00C45824">
          <w:fldChar w:fldCharType="end"/>
        </w:r>
        <w:r w:rsidRPr="00325DFE" w:rsidDel="00C45824">
          <w:delText>—</w:delText>
        </w:r>
      </w:del>
      <w:r>
        <w:t xml:space="preserve">are susceptible to state changes from </w:t>
      </w:r>
      <w:del w:id="165" w:author="Nick.Tolimieri" w:date="2022-08-26T11:40:00Z">
        <w:r w:rsidDel="00E41B65">
          <w:delText xml:space="preserve">kelp </w:delText>
        </w:r>
      </w:del>
      <w:ins w:id="166" w:author="Nick.Tolimieri" w:date="2022-08-26T11:40:00Z">
        <w:r w:rsidR="00E41B65">
          <w:t>kelp-</w:t>
        </w:r>
      </w:ins>
      <w:r w:rsidR="003A6A42">
        <w:t xml:space="preserve">dominated </w:t>
      </w:r>
      <w:ins w:id="167" w:author="Nick.Tolimieri" w:date="2022-09-12T15:29:00Z">
        <w:r w:rsidR="004E5F53">
          <w:t xml:space="preserve">(i.e., kelp forests) </w:t>
        </w:r>
      </w:ins>
      <w:r>
        <w:t xml:space="preserve">to </w:t>
      </w:r>
      <w:ins w:id="168" w:author="Chris.Harvey" w:date="2022-10-11T12:46:00Z">
        <w:r w:rsidR="000A156C">
          <w:t xml:space="preserve">sea </w:t>
        </w:r>
      </w:ins>
      <w:del w:id="169" w:author="Nick.Tolimieri" w:date="2022-08-26T11:41:00Z">
        <w:r w:rsidDel="00E41B65">
          <w:delText xml:space="preserve">urchin </w:delText>
        </w:r>
      </w:del>
      <w:ins w:id="170" w:author="Nick.Tolimieri" w:date="2022-08-26T11:41:00Z">
        <w:r w:rsidR="00E41B65">
          <w:t>urchin-</w:t>
        </w:r>
      </w:ins>
      <w:r w:rsidR="003A6A42">
        <w:t>dominated</w:t>
      </w:r>
      <w:ins w:id="171" w:author="Nick.Tolimieri" w:date="2022-09-12T15:29:00Z">
        <w:r w:rsidR="00843623">
          <w:t xml:space="preserve"> (ur</w:t>
        </w:r>
        <w:r w:rsidR="00843623" w:rsidRPr="00CB722B">
          <w:t>chin barrens)</w:t>
        </w:r>
      </w:ins>
      <w:r w:rsidR="003A6A42" w:rsidRPr="00CB722B">
        <w:t xml:space="preserve"> </w:t>
      </w:r>
      <w:r w:rsidRPr="00CB722B">
        <w:t xml:space="preserve">habitat </w:t>
      </w:r>
      <w:r w:rsidR="00E878A1" w:rsidRPr="00A10F7E">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cmVjb3JkPjwvQ2l0ZT48Q2l0ZT48QXV0aG9yPkxpbmc8L0F1dGhvcj48WWVhcj4yMDE1PC9ZZWFy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cmVjb3JkPjwvQ2l0ZT48Q2l0ZT48QXV0aG9yPkxpbmc8L0F1dGhvcj48WWVhcj4yMDE1PC9ZZWFy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</w:fldData>
        </w:fldChar>
      </w:r>
      <w:r w:rsidR="00137191">
        <w:instrText xml:space="preserve"> ADDIN EN.CITE.DATA </w:instrText>
      </w:r>
      <w:r w:rsidR="00137191">
        <w:fldChar w:fldCharType="end"/>
      </w:r>
      <w:r w:rsidR="00E878A1" w:rsidRPr="00A10F7E">
        <w:fldChar w:fldCharType="separate"/>
      </w:r>
      <w:r w:rsidR="001B09B3">
        <w:rPr>
          <w:noProof/>
        </w:rPr>
        <w:t>(Ling et al. 2015, Beas-Luna et al. 2020)</w:t>
      </w:r>
      <w:r w:rsidR="00E878A1" w:rsidRPr="00A10F7E">
        <w:fldChar w:fldCharType="end"/>
      </w:r>
      <w:ins w:id="172" w:author="Nick.Tolimieri" w:date="2022-09-13T09:22:00Z">
        <w:r w:rsidR="00F8429F">
          <w:t>, which pose</w:t>
        </w:r>
      </w:ins>
      <w:ins w:id="173" w:author="Nick.Tolimieri" w:date="2022-10-03T09:45:00Z">
        <w:r w:rsidR="00F8429F">
          <w:t>s</w:t>
        </w:r>
      </w:ins>
      <w:ins w:id="174" w:author="Nick.Tolimieri" w:date="2022-09-12T16:09:00Z">
        <w:r w:rsidR="00CB722B" w:rsidRPr="00310026">
          <w:t xml:space="preserve"> a risk to the wide range of the valuable ecosystem functions provided by kelp forests </w:t>
        </w:r>
        <w:r w:rsidR="00CB722B" w:rsidRPr="00310026">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dHRlci11cmNoaW4gdHJvcGhpYyBjYXNjYWRlPC90aXRsZT48c2Vjb25kYXJ5LXRpdGxlPlByb2Nl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ins>
      <w:r w:rsidR="00137191">
        <w:instrText xml:space="preserve"> ADDIN EN.CITE </w:instrText>
      </w:r>
      <w:r w:rsidR="00137191">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dHRlci11cmNoaW4gdHJvcGhpYyBjYXNjYWRlPC90aXRsZT48c2Vjb25kYXJ5LXRpdGxlPlByb2Nl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r w:rsidR="00137191">
        <w:instrText xml:space="preserve"> ADDIN EN.CITE.DATA </w:instrText>
      </w:r>
      <w:r w:rsidR="00137191">
        <w:fldChar w:fldCharType="end"/>
      </w:r>
      <w:ins w:id="175" w:author="Nick.Tolimieri" w:date="2022-09-12T16:09:00Z">
        <w:r w:rsidR="00CB722B" w:rsidRPr="00310026">
          <w:fldChar w:fldCharType="separate"/>
        </w:r>
      </w:ins>
      <w:r w:rsidR="00310026">
        <w:rPr>
          <w:noProof/>
        </w:rPr>
        <w:t>(Smith et al. 2021, Smith &amp; Fox 2022)</w:t>
      </w:r>
      <w:ins w:id="176" w:author="Nick.Tolimieri" w:date="2022-09-12T16:09:00Z">
        <w:r w:rsidR="00CB722B" w:rsidRPr="00310026">
          <w:fldChar w:fldCharType="end"/>
        </w:r>
        <w:r w:rsidR="00CB722B" w:rsidRPr="00310026">
          <w:t>.</w:t>
        </w:r>
        <w:r w:rsidR="00CB722B" w:rsidRPr="00CB722B">
          <w:t xml:space="preserve"> </w:t>
        </w:r>
      </w:ins>
      <w:r w:rsidRPr="00CB722B">
        <w:t>T</w:t>
      </w:r>
      <w:r>
        <w:t>hese state changes can be precipitated by climate and oceanographic variability</w:t>
      </w:r>
      <w:r w:rsidR="001302B4">
        <w:t xml:space="preserve"> </w: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ZD48L0NpdGU+PENpdGU+PEF1dGhvcj5QZmlzdGVyPC9BdXRob3I+PFllYXI+MjAxODwvWWVhcj48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Q2l0ZT48QXV0aG9yPlNtYWxlPC9BdXRob3I+PFllYXI+MjAyMDwvWWVhcj48UmVjTnVtPjkyODU8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</w:fldData>
        </w:fldChar>
      </w:r>
      <w:r w:rsidR="00137191">
        <w:instrText xml:space="preserve"> ADDIN EN.CITE </w:instrText>
      </w:r>
      <w:r w:rsidR="0013719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ZD48L0NpdGU+PENpdGU+PEF1dGhvcj5QZmlzdGVyPC9BdXRob3I+PFllYXI+MjAxODwvWWVhcj48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Q2l0ZT48QXV0aG9yPlNtYWxlPC9BdXRob3I+PFllYXI+MjAyMDwvWWVhcj48UmVjTnVtPjkyODU8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</w:fldData>
        </w:fldChar>
      </w:r>
      <w:r w:rsidR="00137191">
        <w:instrText xml:space="preserve"> ADDIN EN.CITE.DATA </w:instrText>
      </w:r>
      <w:r w:rsidR="00137191">
        <w:fldChar w:fldCharType="end"/>
      </w:r>
      <w:r w:rsidR="00E878A1">
        <w:fldChar w:fldCharType="separate"/>
      </w:r>
      <w:r w:rsidR="00E878A1">
        <w:rPr>
          <w:noProof/>
        </w:rPr>
        <w:t>(Pearse &amp; Hines 1987, Pfister et al. 2018, Smale 2020)</w:t>
      </w:r>
      <w:r w:rsidR="00E878A1">
        <w:fldChar w:fldCharType="end"/>
      </w:r>
      <w:r>
        <w:t xml:space="preserve">, or by trophic dynamics triggered by shifts in populations and behaviors of key consumers </w: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dGl0bGU+RWNvbG9naWNhbCBNb25vZ3JhcGhzPC9mdWxsLXRpdGxlPjwvcGVyaW9kaWNhbD48YWx0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</w:fldData>
        </w:fldChar>
      </w:r>
      <w:r w:rsidR="00137191">
        <w:instrText xml:space="preserve"> ADDIN EN.CITE </w:instrText>
      </w:r>
      <w:r w:rsidR="0013719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dGl0bGU+RWNvbG9naWNhbCBNb25vZ3JhcGhzPC9mdWxsLXRpdGxlPjwvcGVyaW9kaWNhbD48YWx0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</w:fldData>
        </w:fldChar>
      </w:r>
      <w:r w:rsidR="00137191">
        <w:instrText xml:space="preserve"> ADDIN EN.CITE.DATA </w:instrText>
      </w:r>
      <w:r w:rsidR="00137191">
        <w:fldChar w:fldCharType="end"/>
      </w:r>
      <w:r w:rsidR="00E878A1">
        <w:fldChar w:fldCharType="separate"/>
      </w:r>
      <w:r w:rsidR="00E878A1">
        <w:rPr>
          <w:noProof/>
        </w:rPr>
        <w:t xml:space="preserve">(Ling et al. 2009, </w:t>
      </w:r>
      <w:r w:rsidR="00E878A1">
        <w:rPr>
          <w:noProof/>
        </w:rPr>
        <w:lastRenderedPageBreak/>
        <w:t>Watson &amp; Estes 2011, Feehan &amp; Scheibling 2014, Ling et al. 2015, Shelton et al. 2018, Dunn et al. 2021)</w:t>
      </w:r>
      <w:r w:rsidR="00E878A1">
        <w:fldChar w:fldCharType="end"/>
      </w:r>
      <w:r>
        <w:t>.</w:t>
      </w:r>
      <w:ins w:id="177" w:author="Nick.Tolimieri" w:date="2022-09-12T14:15:00Z">
        <w:r w:rsidR="00477568">
          <w:t xml:space="preserve"> The distribution of kelps is strongly related to ocean temperature </w:t>
        </w:r>
      </w:ins>
      <w:r w:rsidR="00E878A1">
        <w:fldChar w:fldCharType="begin"/>
      </w:r>
      <w:r w:rsidR="00137191">
        <w:instrText xml:space="preserve"> ADDIN EN.CITE &lt;EndNote&gt;&lt;Cite&gt;&lt;Author&gt;Smale&lt;/Author&gt;&lt;Year&gt;2020&lt;/Year&gt;&lt;RecNum&gt;9285&lt;/RecNum&gt;&lt;DisplayText&gt;(Breeman 1990, 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Cite&gt;&lt;Author&gt;Breeman&lt;/Author&gt;&lt;Year&gt;1990&lt;/Year&gt;&lt;RecNum&gt;9294&lt;/RecNum&gt;&lt;record&gt;&lt;rec-number&gt;9294&lt;/rec-number&gt;&lt;foreign-keys&gt;&lt;key app="EN" db-id="prxrzzvdy0x2s4ee00qpxptadsswa02rwx0p" timestamp="1663017411"&gt;9294&lt;/key&gt;&lt;/foreign-keys&gt;&lt;ref-type name="Book Section"&gt;5&lt;/ref-type&gt;&lt;contributors&gt;&lt;authors&gt;&lt;author&gt;Breeman, Anneke M&lt;/author&gt;&lt;/authors&gt;&lt;secondary-authors&gt;&lt;author&gt;Beukema, J.J.&lt;/author&gt;&lt;author&gt;Wolff, W.J.&lt;/author&gt;&lt;author&gt;Brouns, J.J.W.M.&lt;/author&gt;&lt;/secondary-authors&gt;&lt;/contributors&gt;&lt;titles&gt;&lt;title&gt;Expected effects of changing seawater temperatures on the geographic distribution of seaweed species&lt;/title&gt;&lt;secondary-title&gt;Expected effects of climatic change on marine coastal ecosystems&lt;/secondary-title&gt;&lt;/titles&gt;&lt;pages&gt;69-76&lt;/pages&gt;&lt;dates&gt;&lt;year&gt;1990&lt;/year&gt;&lt;/dates&gt;&lt;pub-location&gt;Dordrecht&lt;/pub-location&gt;&lt;publisher&gt;Springer&lt;/publisher&gt;&lt;urls&gt;&lt;/urls&gt;&lt;electronic-resource-num&gt;10.1038/s41598-020-63650-z&lt;/electronic-resource-num&gt;&lt;/record&gt;&lt;/Cite&gt;&lt;/EndNote&gt;</w:instrText>
      </w:r>
      <w:r w:rsidR="00E878A1">
        <w:fldChar w:fldCharType="separate"/>
      </w:r>
      <w:r w:rsidR="00E878A1">
        <w:rPr>
          <w:noProof/>
        </w:rPr>
        <w:t>(Breeman 1990, Smale 2020)</w:t>
      </w:r>
      <w:r w:rsidR="00E878A1">
        <w:fldChar w:fldCharType="end"/>
      </w:r>
      <w:ins w:id="178" w:author="Nick.Tolimieri [2]" w:date="2022-09-09T13:48:00Z">
        <w:r w:rsidR="00E06DBE">
          <w:t xml:space="preserve"> </w:t>
        </w:r>
      </w:ins>
      <w:ins w:id="179" w:author="Nick.Tolimieri" w:date="2022-09-12T14:17:00Z">
        <w:r w:rsidR="00477568">
          <w:t xml:space="preserve">making them </w:t>
        </w:r>
      </w:ins>
      <w:ins w:id="180" w:author="Nick.Tolimieri" w:date="2022-10-03T09:45:00Z">
        <w:r w:rsidR="00F8429F">
          <w:t>vulnerable</w:t>
        </w:r>
      </w:ins>
      <w:ins w:id="181" w:author="Nick.Tolimieri" w:date="2022-09-12T14:17:00Z">
        <w:r w:rsidR="00477568">
          <w:t xml:space="preserve"> to both long-term </w:t>
        </w:r>
      </w:ins>
      <w:ins w:id="182" w:author="Nick.Tolimieri" w:date="2022-09-12T14:18:00Z">
        <w:r w:rsidR="00477568">
          <w:t xml:space="preserve">ocean warming and the </w:t>
        </w:r>
      </w:ins>
      <w:ins w:id="183" w:author="Nick.Tolimieri" w:date="2022-09-12T14:19:00Z">
        <w:r w:rsidR="00477568">
          <w:t>more</w:t>
        </w:r>
      </w:ins>
      <w:ins w:id="184" w:author="Nick.Tolimieri" w:date="2022-09-12T14:37:00Z">
        <w:r w:rsidR="00C64A04">
          <w:t xml:space="preserve"> temporally</w:t>
        </w:r>
      </w:ins>
      <w:ins w:id="185" w:author="Nick.Tolimieri" w:date="2022-09-12T14:19:00Z">
        <w:r w:rsidR="00477568">
          <w:t xml:space="preserve"> discrete effects of marine heatwaves </w:t>
        </w:r>
      </w:ins>
      <w:r w:rsidR="00E878A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0C02B8">
        <w:instrText xml:space="preserve"> ADDIN EN.CITE </w:instrText>
      </w:r>
      <w:r w:rsidR="000C02B8">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0C02B8">
        <w:instrText xml:space="preserve"> ADDIN EN.CITE.DATA </w:instrText>
      </w:r>
      <w:r w:rsidR="000C02B8">
        <w:fldChar w:fldCharType="end"/>
      </w:r>
      <w:r w:rsidR="00E878A1">
        <w:fldChar w:fldCharType="separate"/>
      </w:r>
      <w:r w:rsidR="000C02B8">
        <w:rPr>
          <w:noProof/>
        </w:rPr>
        <w:t>(MHW, prolonged but defined periods of anomalously warm water; Hobday et al. 2016)</w:t>
      </w:r>
      <w:r w:rsidR="00E878A1">
        <w:fldChar w:fldCharType="end"/>
      </w:r>
      <w:ins w:id="186" w:author="Nick.Tolimieri" w:date="2022-09-12T14:20:00Z">
        <w:r w:rsidR="00054418">
          <w:t>.</w:t>
        </w:r>
      </w:ins>
      <w:ins w:id="187" w:author="Nick.Tolimieri" w:date="2022-09-13T10:38:00Z">
        <w:r w:rsidR="00BE2B28" w:rsidRPr="00BE2B28">
          <w:t xml:space="preserve"> </w:t>
        </w:r>
      </w:ins>
      <w:ins w:id="188" w:author="Nick.Tolimieri" w:date="2022-09-13T10:39:00Z">
        <w:r w:rsidR="00BE2B28">
          <w:t xml:space="preserve">For example, decadal scale warming in Japan, the Iberian Peninsula, and the Northwest Atlantic has led to canopy loss, range shifts, and loss of species in these regions </w:t>
        </w:r>
        <w:r w:rsidR="00BE2B28">
          <w:fldChar w:fldCharType="begin"/>
        </w:r>
      </w:ins>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ins w:id="189" w:author="Nick.Tolimieri" w:date="2022-09-13T10:39:00Z">
        <w:r w:rsidR="00BE2B28">
          <w:fldChar w:fldCharType="separate"/>
        </w:r>
        <w:r w:rsidR="00BE2B28">
          <w:rPr>
            <w:noProof/>
          </w:rPr>
          <w:t>(Smale 2020)</w:t>
        </w:r>
        <w:r w:rsidR="00BE2B28">
          <w:fldChar w:fldCharType="end"/>
        </w:r>
        <w:r w:rsidR="00BE2B28">
          <w:t xml:space="preserve">. </w:t>
        </w:r>
      </w:ins>
      <w:del w:id="190" w:author="Nick.Tolimieri [2]" w:date="2022-09-14T09:31:00Z">
        <w:r w:rsidR="00BE2B28" w:rsidRPr="00D95616" w:rsidDel="00D95616">
          <w:delText>While</w:delText>
        </w:r>
      </w:del>
      <w:ins w:id="191" w:author="Nick.Tolimieri" w:date="2022-09-13T10:39:00Z">
        <w:del w:id="192" w:author="Nick.Tolimieri [2]" w:date="2022-09-14T09:31:00Z">
          <w:r w:rsidR="00BE2B28" w:rsidRPr="00D95616" w:rsidDel="00D95616">
            <w:delText xml:space="preserve"> sea surface temperature (</w:delText>
          </w:r>
        </w:del>
      </w:ins>
      <w:del w:id="193" w:author="Nick.Tolimieri [2]" w:date="2022-09-14T09:31:00Z">
        <w:r w:rsidR="00BE2B28" w:rsidRPr="00D95616" w:rsidDel="00D95616">
          <w:delText xml:space="preserve"> SST</w:delText>
        </w:r>
      </w:del>
      <w:ins w:id="194" w:author="Nick.Tolimieri" w:date="2022-09-13T10:39:00Z">
        <w:del w:id="195" w:author="Nick.Tolimieri [2]" w:date="2022-09-14T09:31:00Z">
          <w:r w:rsidR="00BE2B28" w:rsidRPr="00D95616" w:rsidDel="00D95616">
            <w:delText>)</w:delText>
          </w:r>
        </w:del>
      </w:ins>
      <w:del w:id="196" w:author="Nick.Tolimieri [2]" w:date="2022-09-14T09:31:00Z">
        <w:r w:rsidR="00BE2B28" w:rsidRPr="00D95616" w:rsidDel="00D95616">
          <w:delText xml:space="preserve"> is the primary parameter used to identify MHWs (Hobday et al. 2016), multiple drivers significantly influence the occurrence and nature of MHWs, and temperature extremes co-occur with changes in many interacting environmental conditions,</w:delText>
        </w:r>
      </w:del>
      <w:ins w:id="197" w:author="Nick.Tolimieri" w:date="2022-09-13T10:48:00Z">
        <w:del w:id="198" w:author="Nick.Tolimieri [2]" w:date="2022-09-14T09:31:00Z">
          <w:r w:rsidR="000E2647" w:rsidRPr="00D95616" w:rsidDel="00D95616">
            <w:delText xml:space="preserve"> especially the availability of nutrients</w:delText>
          </w:r>
        </w:del>
      </w:ins>
      <w:del w:id="199" w:author="Nick.Tolimieri [2]" w:date="2022-09-14T09:31:00Z">
        <w:r w:rsidR="00BE2B28" w:rsidRPr="00D95616" w:rsidDel="00D95616">
          <w:delText xml:space="preserve"> which are difficult to disentangle </w:delText>
        </w:r>
        <w:r w:rsidR="00BE2B28" w:rsidRPr="00A10F7E" w:rsidDel="00D95616">
          <w:fldChar w:fldCharType="begin"/>
        </w:r>
        <w:r w:rsidR="00BE2B28" w:rsidRPr="00D95616" w:rsidDel="00D95616">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BE2B28" w:rsidRPr="00A10F7E" w:rsidDel="00D95616">
          <w:fldChar w:fldCharType="separate"/>
        </w:r>
        <w:r w:rsidR="00BE2B28" w:rsidRPr="00D95616" w:rsidDel="00D95616">
          <w:rPr>
            <w:noProof/>
          </w:rPr>
          <w:delText>(Straub et al. 2019)</w:delText>
        </w:r>
        <w:r w:rsidR="00BE2B28" w:rsidRPr="00A10F7E" w:rsidDel="00D95616">
          <w:fldChar w:fldCharType="end"/>
        </w:r>
        <w:r w:rsidR="00BE2B28" w:rsidRPr="00D95616" w:rsidDel="00D95616">
          <w:delText xml:space="preserve">. Specific to kelp research, </w:delText>
        </w:r>
      </w:del>
      <w:ins w:id="200" w:author="Nick.Tolimieri" w:date="2022-09-13T10:48:00Z">
        <w:del w:id="201" w:author="Nick.Tolimieri [2]" w:date="2022-09-14T09:31:00Z">
          <w:r w:rsidR="000E2647" w:rsidRPr="00D95616" w:rsidDel="00D95616">
            <w:delText>H</w:delText>
          </w:r>
        </w:del>
      </w:ins>
      <w:ins w:id="202" w:author="Nick.Tolimieri" w:date="2022-09-13T10:46:00Z">
        <w:del w:id="203" w:author="Nick.Tolimieri [2]" w:date="2022-09-14T09:31:00Z">
          <w:r w:rsidR="000E2647" w:rsidRPr="00D95616" w:rsidDel="00D95616">
            <w:delText xml:space="preserve">igh </w:delText>
          </w:r>
        </w:del>
      </w:ins>
      <w:del w:id="204" w:author="Nick.Tolimieri [2]" w:date="2022-09-14T09:31:00Z">
        <w:r w:rsidR="00BE2B28" w:rsidRPr="00D95616" w:rsidDel="00D95616">
          <w:delText xml:space="preserve">SST </w:delText>
        </w:r>
      </w:del>
      <w:ins w:id="205" w:author="Nick.Tolimieri" w:date="2022-09-13T10:46:00Z">
        <w:del w:id="206" w:author="Nick.Tolimieri [2]" w:date="2022-09-14T09:31:00Z">
          <w:r w:rsidR="000E2647" w:rsidRPr="00D95616" w:rsidDel="00D95616">
            <w:delText xml:space="preserve">is often associated with low nutrient conditions, which can contribute to low </w:delText>
          </w:r>
        </w:del>
      </w:ins>
      <w:ins w:id="207" w:author="Nick.Tolimieri" w:date="2022-09-13T10:48:00Z">
        <w:del w:id="208" w:author="Nick.Tolimieri [2]" w:date="2022-09-14T09:31:00Z">
          <w:r w:rsidR="0059678B" w:rsidRPr="00D95616" w:rsidDel="00D95616">
            <w:delText xml:space="preserve">kelp </w:delText>
          </w:r>
        </w:del>
      </w:ins>
      <w:ins w:id="209" w:author="Nick.Tolimieri" w:date="2022-09-13T10:46:00Z">
        <w:del w:id="210" w:author="Nick.Tolimieri [2]" w:date="2022-09-14T09:31:00Z">
          <w:r w:rsidR="000E2647" w:rsidRPr="00D95616" w:rsidDel="00D95616">
            <w:delText>growth or die-offs</w:delText>
          </w:r>
        </w:del>
      </w:ins>
      <w:ins w:id="211" w:author="Nick.Tolimieri" w:date="2022-09-13T10:49:00Z">
        <w:del w:id="212" w:author="Nick.Tolimieri [2]" w:date="2022-09-14T09:31:00Z">
          <w:r w:rsidR="0059678B" w:rsidRPr="00D95616" w:rsidDel="00D95616">
            <w:delText xml:space="preserve"> </w:delText>
          </w:r>
        </w:del>
      </w:ins>
      <w:del w:id="213" w:author="Nick.Tolimieri [2]" w:date="2022-09-14T09:31:00Z">
        <w:r w:rsidR="00BE2B28" w:rsidRPr="00D95616" w:rsidDel="00D95616">
          <w:delText>has been used as a proxy for nutrient conditions based on experimentally derived relationships</w:delText>
        </w:r>
        <w:r w:rsidR="000E2647" w:rsidRPr="00A10F7E" w:rsidDel="00D95616">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 </w:delInstrText>
        </w:r>
        <w:r w:rsidR="000E2647" w:rsidRPr="00164211" w:rsidDel="00D95616">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EN.CITE.DATA </w:delInstrText>
        </w:r>
        <w:r w:rsidR="000E2647" w:rsidRPr="00164211" w:rsidDel="00D95616">
          <w:fldChar w:fldCharType="end"/>
        </w:r>
        <w:r w:rsidR="000E2647" w:rsidRPr="00A10F7E" w:rsidDel="00D95616">
          <w:fldChar w:fldCharType="separate"/>
        </w:r>
        <w:r w:rsidR="000E2647" w:rsidRPr="00D95616" w:rsidDel="00D95616">
          <w:rPr>
            <w:noProof/>
          </w:rPr>
          <w:delText>(Wernberg et al. 2013, Wernberg et al. 2016)</w:delText>
        </w:r>
        <w:r w:rsidR="000E2647" w:rsidRPr="00A10F7E" w:rsidDel="00D95616">
          <w:fldChar w:fldCharType="end"/>
        </w:r>
        <w:r w:rsidR="00BE2B28" w:rsidRPr="00D95616" w:rsidDel="00D95616">
          <w:delText xml:space="preserve">   </w:delText>
        </w:r>
        <w:r w:rsidR="00BE2B28" w:rsidRPr="00A10F7E" w:rsidDel="00D95616">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59678B" w:rsidRPr="00D95616" w:rsidDel="00D95616">
          <w:delInstrText xml:space="preserve"> ADDIN EN.CITE </w:delInstrText>
        </w:r>
        <w:r w:rsidR="0059678B" w:rsidRPr="00164211" w:rsidDel="00D95616">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59678B" w:rsidRPr="00D95616" w:rsidDel="00D95616">
          <w:delInstrText xml:space="preserve"> ADDIN EN.CITE.DATA </w:delInstrText>
        </w:r>
        <w:r w:rsidR="0059678B" w:rsidRPr="00164211" w:rsidDel="00D95616">
          <w:fldChar w:fldCharType="end"/>
        </w:r>
        <w:r w:rsidR="00BE2B28" w:rsidRPr="00A10F7E" w:rsidDel="00D95616">
          <w:fldChar w:fldCharType="separate"/>
        </w:r>
        <w:r w:rsidR="0059678B" w:rsidRPr="00D95616" w:rsidDel="00D95616">
          <w:rPr>
            <w:noProof/>
          </w:rPr>
          <w:delText>(e.g., Cavanaugh et al. 2011, Wernberg et al. 2016, Pfister et al. 2018, Smale 2020)</w:delText>
        </w:r>
        <w:r w:rsidR="00BE2B28" w:rsidRPr="00A10F7E" w:rsidDel="00D95616">
          <w:fldChar w:fldCharType="end"/>
        </w:r>
        <w:r w:rsidR="00BE2B28" w:rsidRPr="00D95616" w:rsidDel="00D95616">
          <w:delText>, while other</w:delText>
        </w:r>
      </w:del>
      <w:ins w:id="214" w:author="Nick.Tolimieri" w:date="2022-09-13T10:57:00Z">
        <w:del w:id="215" w:author="Nick.Tolimieri [2]" w:date="2022-09-14T09:31:00Z">
          <w:r w:rsidR="00D24EDC" w:rsidRPr="00D95616" w:rsidDel="00D95616">
            <w:delText>some</w:delText>
          </w:r>
        </w:del>
      </w:ins>
      <w:del w:id="216" w:author="Nick.Tolimieri [2]" w:date="2022-09-14T09:31:00Z">
        <w:r w:rsidR="00BE2B28" w:rsidRPr="00D95616" w:rsidDel="00D95616">
          <w:delText xml:space="preserve"> studies suggest that elevated temperatures have independent physiological impacts  </w:delText>
        </w:r>
        <w:r w:rsidR="00BE2B28" w:rsidRPr="00A10F7E" w:rsidDel="00D95616">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 </w:delInstrText>
        </w:r>
        <w:r w:rsidR="00BE2B28" w:rsidRPr="00164211" w:rsidDel="00D95616">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EN.CITE.DATA </w:delInstrText>
        </w:r>
        <w:r w:rsidR="00BE2B28" w:rsidRPr="00164211" w:rsidDel="00D95616">
          <w:fldChar w:fldCharType="end"/>
        </w:r>
        <w:r w:rsidR="00BE2B28" w:rsidRPr="00A10F7E" w:rsidDel="00D95616">
          <w:fldChar w:fldCharType="separate"/>
        </w:r>
        <w:r w:rsidR="00BE2B28" w:rsidRPr="00D95616" w:rsidDel="00D95616">
          <w:rPr>
            <w:noProof/>
          </w:rPr>
          <w:delText>(Muth et al. 2019, Hamilton et al. 2020)</w:delText>
        </w:r>
        <w:r w:rsidR="00BE2B28" w:rsidRPr="00A10F7E" w:rsidDel="00D95616">
          <w:fldChar w:fldCharType="end"/>
        </w:r>
        <w:r w:rsidR="00BE2B28" w:rsidRPr="00D95616" w:rsidDel="00D95616">
          <w:delText>.</w:delText>
        </w:r>
        <w:r w:rsidR="00BE2B28" w:rsidDel="00D95616">
          <w:delText xml:space="preserve"> </w:delText>
        </w:r>
      </w:del>
      <w:ins w:id="217" w:author="Nick.Tolimieri" w:date="2022-09-12T14:37:00Z">
        <w:r w:rsidR="002E2D71">
          <w:t>R</w:t>
        </w:r>
      </w:ins>
      <w:ins w:id="218" w:author="Nick.Tolimieri" w:date="2022-09-12T14:23:00Z">
        <w:r w:rsidR="00C65B06">
          <w:t>apid</w:t>
        </w:r>
      </w:ins>
      <w:ins w:id="219" w:author="Nick.Tolimieri" w:date="2022-09-13T10:57:00Z">
        <w:r w:rsidR="00D24EDC">
          <w:t xml:space="preserve"> loss of </w:t>
        </w:r>
      </w:ins>
      <w:ins w:id="220" w:author="Nick.Tolimieri" w:date="2022-09-12T14:23:00Z">
        <w:r w:rsidR="00C65B06">
          <w:t xml:space="preserve">kelp cover </w:t>
        </w:r>
      </w:ins>
      <w:ins w:id="221" w:author="Nick.Tolimieri" w:date="2022-09-12T14:24:00Z">
        <w:r w:rsidR="00C65B06">
          <w:t xml:space="preserve">in response to MHWs </w:t>
        </w:r>
      </w:ins>
      <w:r w:rsidR="00E878A1">
        <w:fldChar w:fldCharType="begin"/>
      </w:r>
      <w:r w:rsidR="00137191">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E878A1">
        <w:fldChar w:fldCharType="separate"/>
      </w:r>
      <w:r w:rsidR="00E878A1">
        <w:rPr>
          <w:noProof/>
        </w:rPr>
        <w:t>(Straub et al. 2019)</w:t>
      </w:r>
      <w:r w:rsidR="00E878A1">
        <w:fldChar w:fldCharType="end"/>
      </w:r>
      <w:ins w:id="222" w:author="Nick.Tolimieri" w:date="2022-09-12T14:57:00Z">
        <w:r w:rsidR="00C27952">
          <w:t xml:space="preserve"> </w:t>
        </w:r>
      </w:ins>
      <w:ins w:id="223" w:author="Chris.Harvey" w:date="2022-10-11T12:32:00Z">
        <w:r w:rsidR="00CC7D83">
          <w:t>has</w:t>
        </w:r>
      </w:ins>
      <w:ins w:id="224" w:author="Nick.Tolimieri" w:date="2022-09-12T14:24:00Z">
        <w:r w:rsidR="00C65B06">
          <w:t xml:space="preserve"> been </w:t>
        </w:r>
      </w:ins>
      <w:ins w:id="225" w:author="Nick.Tolimieri" w:date="2022-09-12T14:25:00Z">
        <w:r w:rsidR="00C65B06">
          <w:t xml:space="preserve">documented in </w:t>
        </w:r>
      </w:ins>
      <w:ins w:id="226" w:author="Nick.Tolimieri" w:date="2022-09-12T14:36:00Z">
        <w:r w:rsidR="00FA51A5">
          <w:t>N</w:t>
        </w:r>
      </w:ins>
      <w:ins w:id="227" w:author="Nick.Tolimieri" w:date="2022-09-12T14:25:00Z">
        <w:r w:rsidR="00C65B06">
          <w:t>ew Zealand</w:t>
        </w:r>
      </w:ins>
      <w:ins w:id="228" w:author="Nick.Tolimieri" w:date="2022-09-12T14:27:00Z">
        <w:r w:rsidR="00024818">
          <w:t xml:space="preserve"> </w:t>
        </w:r>
      </w:ins>
      <w:r w:rsidR="00E878A1">
        <w:fldChar w:fldCharType="begin"/>
      </w:r>
      <w:r w:rsidR="00E878A1">
        <w:instrText xml:space="preserve"> ADDIN EN.CITE &lt;EndNote&gt;&lt;Cite&gt;&lt;Author&gt;Thomsen&lt;/Author&gt;&lt;Year&gt;2019&lt;/Year&gt;&lt;RecNum&gt;9295&lt;/RecNum&gt;&lt;DisplayText&gt;(Thomsen et al. 2019)&lt;/DisplayText&gt;&lt;record&gt;&lt;rec-number&gt;9295&lt;/rec-number&gt;&lt;foreign-keys&gt;&lt;key app="EN" db-id="prxrzzvdy0x2s4ee00qpxptadsswa02rwx0p" timestamp="1663018195"&gt;9295&lt;/key&gt;&lt;/foreign-keys&gt;&lt;ref-type name="Journal Article"&gt;17&lt;/ref-type&gt;&lt;contributors&gt;&lt;authors&gt;&lt;author&gt;Thomsen, Mads S&lt;/author&gt;&lt;author&gt;Mondardini, Luca&lt;/author&gt;&lt;author&gt;Alestra, Tommaso&lt;/author&gt;&lt;author&gt;Gerrity, Shawn&lt;/author&gt;&lt;author&gt;Tait, Leigh&lt;/author&gt;&lt;author&gt;South, Paul M&lt;/author&gt;&lt;author&gt;Lilley, Stacie A&lt;/author&gt;&lt;author&gt;Schiel, David R&lt;/author&gt;&lt;/authors&gt;&lt;/contributors&gt;&lt;titles&gt;&lt;title&gt;Local extinction of bull kelp (Durvillaea spp.) due to a marine heatwave&lt;/title&gt;&lt;secondary-title&gt;Frontiers in Marine Science&lt;/secondary-title&gt;&lt;/titles&gt;&lt;periodical&gt;&lt;full-title&gt;Frontiers in Marine Science&lt;/full-title&gt;&lt;abbr-1&gt;Front Mar Sci&lt;/abbr-1&gt;&lt;/periodical&gt;&lt;pages&gt;84&lt;/pages&gt;&lt;volume&gt;6&lt;/volume&gt;&lt;dates&gt;&lt;year&gt;2019&lt;/year&gt;&lt;/dates&gt;&lt;isbn&gt;2296-7745&lt;/isbn&gt;&lt;urls&gt;&lt;/urls&gt;&lt;/record&gt;&lt;/Cite&gt;&lt;/EndNote&gt;</w:instrText>
      </w:r>
      <w:r w:rsidR="00E878A1">
        <w:fldChar w:fldCharType="separate"/>
      </w:r>
      <w:r w:rsidR="00E878A1">
        <w:rPr>
          <w:noProof/>
        </w:rPr>
        <w:t>(Thomsen et al. 2019)</w:t>
      </w:r>
      <w:r w:rsidR="00E878A1">
        <w:fldChar w:fldCharType="end"/>
      </w:r>
      <w:ins w:id="229" w:author="Nick.Tolimieri" w:date="2022-09-12T14:25:00Z">
        <w:r w:rsidR="00C65B06">
          <w:t xml:space="preserve">, </w:t>
        </w:r>
      </w:ins>
      <w:ins w:id="230" w:author="Nick.Tolimieri" w:date="2022-09-12T14:32:00Z">
        <w:r w:rsidR="00EC762E">
          <w:t xml:space="preserve">Western </w:t>
        </w:r>
      </w:ins>
      <w:ins w:id="231" w:author="Nick.Tolimieri" w:date="2022-09-12T14:33:00Z">
        <w:r w:rsidR="00EC762E">
          <w:t xml:space="preserve">Australia </w:t>
        </w:r>
      </w:ins>
      <w:r w:rsidR="00E878A1">
        <w:fldChar w:fldCharType="begin"/>
      </w:r>
      <w:r w:rsidR="00137191">
        <w:instrText xml:space="preserve"> ADDIN EN.CITE &lt;EndNote&gt;&lt;Cite&gt;&lt;Author&gt;Smale&lt;/Author&gt;&lt;Year&gt;2013&lt;/Year&gt;&lt;RecNum&gt;9292&lt;/RecNum&gt;&lt;DisplayText&gt;(Smale &amp;amp; Wernberg 2013, Wernberg et al. 2016)&lt;/DisplayText&gt;&lt;record&gt;&lt;rec-number&gt;9292&lt;/rec-number&gt;&lt;foreign-keys&gt;&lt;key app="EN" db-id="prxrzzvdy0x2s4ee00qpxptadsswa02rwx0p" timestamp="1663015299"&gt;9292&lt;/key&gt;&lt;/foreign-keys&gt;&lt;ref-type name="Journal Article"&gt;17&lt;/ref-type&gt;&lt;contributors&gt;&lt;authors&gt;&lt;author&gt;Smale, Dan A&lt;/author&gt;&lt;author&gt;Wernberg, Thomas&lt;/author&gt;&lt;/authors&gt;&lt;/contributors&gt;&lt;titles&gt;&lt;title&gt;Extreme climatic event drives range contraction of a habitat-forming species&lt;/title&gt;&lt;secondary-title&gt;Proceedings of the Royal Society B: Biological Sciences&lt;/secondary-title&gt;&lt;/titles&gt;&lt;pages&gt;20122829&lt;/pages&gt;&lt;volume&gt;280&lt;/volume&gt;&lt;number&gt;1754&lt;/number&gt;&lt;dates&gt;&lt;year&gt;2013&lt;/year&gt;&lt;/dates&gt;&lt;isbn&gt;0962-8452&lt;/isbn&gt;&lt;urls&gt;&lt;/urls&gt;&lt;/record&gt;&lt;/Cite&gt;&lt;Cite&gt;&lt;Author&gt;Wernberg&lt;/Author&gt;&lt;Year&gt;2016&lt;/Year&gt;&lt;RecNum&gt;9284&lt;/RecNum&gt;&lt;record&gt;&lt;rec-number&gt;9284&lt;/rec-number&gt;&lt;foreign-keys&gt;&lt;key app="EN" db-id="prxrzzvdy0x2s4ee00qpxptadsswa02rwx0p" timestamp="1662760363"&gt;9284&lt;/key&gt;&lt;/foreign-keys&gt;&lt;ref-type name="Journal Article"&gt;17&lt;/ref-type&gt;&lt;contributors&gt;&lt;authors&gt;&lt;author&gt;Wernberg, Thomas&lt;/author&gt;&lt;author&gt;Bennett, Scott&lt;/author&gt;&lt;author&gt;Babcock, Russell C&lt;/author&gt;&lt;author&gt;De Bettignies, Thibaut&lt;/author&gt;&lt;author&gt;Cure, Katherine&lt;/author&gt;&lt;author&gt;Depczynski, Martial&lt;/author&gt;&lt;author&gt;Dufois, Francois&lt;/author&gt;&lt;author&gt;Fromont, Jane&lt;/author&gt;&lt;author&gt;Fulton, Christopher J&lt;/author&gt;&lt;author&gt;Hovey, Renae K&lt;/author&gt;&lt;/authors&gt;&lt;/contributors&gt;&lt;titles&gt;&lt;title&gt;Climate-driven regime shift of a temperate marine ecosystem&lt;/title&gt;&lt;secondary-title&gt;Science&lt;/secondary-title&gt;&lt;/titles&gt;&lt;periodical&gt;&lt;full-title&gt;Science&lt;/full-title&gt;&lt;/periodical&gt;&lt;pages&gt;169-172&lt;/pages&gt;&lt;volume&gt;353&lt;/volume&gt;&lt;number&gt;6295&lt;/number&gt;&lt;dates&gt;&lt;year&gt;2016&lt;/year&gt;&lt;/dates&gt;&lt;isbn&gt;0036-8075&lt;/isbn&gt;&lt;urls&gt;&lt;/urls&gt;&lt;/record&gt;&lt;/Cite&gt;&lt;/EndNote&gt;</w:instrText>
      </w:r>
      <w:r w:rsidR="00E878A1">
        <w:fldChar w:fldCharType="separate"/>
      </w:r>
      <w:r w:rsidR="00E878A1">
        <w:rPr>
          <w:noProof/>
        </w:rPr>
        <w:t>(Smale &amp; Wernberg 2013, Wernberg et al. 2016)</w:t>
      </w:r>
      <w:r w:rsidR="00E878A1">
        <w:fldChar w:fldCharType="end"/>
      </w:r>
      <w:ins w:id="232" w:author="Nick.Tolimieri [2]" w:date="2022-09-14T09:16:00Z">
        <w:r w:rsidR="00955F04">
          <w:t xml:space="preserve">, the North </w:t>
        </w:r>
      </w:ins>
      <w:ins w:id="233" w:author="Nick.Tolimieri [2]" w:date="2022-09-14T09:17:00Z">
        <w:r w:rsidR="00955F04">
          <w:t xml:space="preserve">Atlantic </w:t>
        </w:r>
      </w:ins>
      <w:r w:rsidR="00955F04">
        <w:fldChar w:fldCharType="begin"/>
      </w:r>
      <w:r w:rsidR="00256175">
        <w:instrText xml:space="preserve"> ADDIN EN.CITE &lt;EndNote&gt;&lt;Cite&gt;&lt;Author&gt;Filbee-Dexter&lt;/Author&gt;&lt;Year&gt;2020&lt;/Year&gt;&lt;RecNum&gt;9299&lt;/RecNum&gt;&lt;DisplayText&gt;(Filbee-Dexter et al. 2020)&lt;/DisplayText&gt;&lt;record&gt;&lt;rec-number&gt;9299&lt;/rec-number&gt;&lt;foreign-keys&gt;&lt;key app="EN" db-id="prxrzzvdy0x2s4ee00qpxptadsswa02rwx0p" timestamp="1663172011"&gt;9299&lt;/key&gt;&lt;/foreign-keys&gt;&lt;ref-type name="Journal Article"&gt;17&lt;/ref-type&gt;&lt;contributors&gt;&lt;authors&gt;&lt;author&gt;Filbee-Dexter, K.&lt;/author&gt;&lt;author&gt;Wernberg, T.&lt;/author&gt;&lt;author&gt;Grace, S. P.&lt;/author&gt;&lt;author&gt;Thormar, J.&lt;/author&gt;&lt;author&gt;Fredriksen, S.&lt;/author&gt;&lt;author&gt;Narvaez, C. N.&lt;/author&gt;&lt;author&gt;Feehan, C. J.&lt;/author&gt;&lt;author&gt;Norderhaug, K. M.&lt;/author&gt;&lt;/authors&gt;&lt;/contributors&gt;&lt;titles&gt;&lt;title&gt;Marine heatwaves and the collapse of marginal North Atlantic kelp forests&lt;/title&gt;&lt;secondary-title&gt;Scientific Reports&lt;/secondary-title&gt;&lt;/titles&gt;&lt;periodical&gt;&lt;full-title&gt;Scientific Reports&lt;/full-title&gt;&lt;abbr-1&gt;Sci Rep-Uk&lt;/abbr-1&gt;&lt;/periodical&gt;&lt;pages&gt;1-11&lt;/pages&gt;&lt;volume&gt;10&lt;/volume&gt;&lt;number&gt;1&lt;/number&gt;&lt;dates&gt;&lt;year&gt;2020&lt;/year&gt;&lt;pub-dates&gt;&lt;date&gt;2020/08/07&lt;/date&gt;&lt;/pub-dates&gt;&lt;/dates&gt;&lt;isbn&gt;2045-2322&lt;/isbn&gt;&lt;urls&gt;&lt;related-urls&gt;&lt;url&gt;https://doi.org/10.1038/s41598-020-70273-x&lt;/url&gt;&lt;/related-urls&gt;&lt;/urls&gt;&lt;electronic-resource-num&gt;10.1038/s41598-020-70273-x&lt;/electronic-resource-num&gt;&lt;/record&gt;&lt;/Cite&gt;&lt;/EndNote&gt;</w:instrText>
      </w:r>
      <w:r w:rsidR="00955F04">
        <w:fldChar w:fldCharType="separate"/>
      </w:r>
      <w:r w:rsidR="00955F04">
        <w:rPr>
          <w:noProof/>
        </w:rPr>
        <w:t>(Filbee-Dexter et al. 2020)</w:t>
      </w:r>
      <w:r w:rsidR="00955F04">
        <w:fldChar w:fldCharType="end"/>
      </w:r>
      <w:ins w:id="234" w:author="Nick.Tolimieri" w:date="2022-09-12T14:25:00Z">
        <w:r w:rsidR="00C65B06">
          <w:t xml:space="preserve"> and </w:t>
        </w:r>
      </w:ins>
      <w:ins w:id="235" w:author="Nick.Tolimieri" w:date="2022-09-13T09:24:00Z">
        <w:r w:rsidR="00692601">
          <w:t>some but not all regions of the n</w:t>
        </w:r>
      </w:ins>
      <w:ins w:id="236" w:author="Nick.Tolimieri" w:date="2022-09-12T14:25:00Z">
        <w:r w:rsidR="00C65B06">
          <w:t>ortheast Pacific</w:t>
        </w:r>
      </w:ins>
      <w:ins w:id="237" w:author="Nick.Tolimieri" w:date="2022-09-13T10:49:00Z">
        <w:r w:rsidR="0059678B">
          <w:t xml:space="preserve"> </w:t>
        </w:r>
      </w:ins>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59678B">
        <w:fldChar w:fldCharType="separate"/>
      </w:r>
      <w:r w:rsidR="0059678B">
        <w:rPr>
          <w:noProof/>
        </w:rPr>
        <w:t>(Beas-Luna et al. 2020)</w:t>
      </w:r>
      <w:r w:rsidR="0059678B">
        <w:fldChar w:fldCharType="end"/>
      </w:r>
      <w:ins w:id="238" w:author="Nick.Tolimieri" w:date="2022-09-13T10:49:00Z">
        <w:r w:rsidR="0059678B">
          <w:t>.</w:t>
        </w:r>
      </w:ins>
      <w:ins w:id="239" w:author="Nick.Tolimieri [2]" w:date="2022-09-14T09:31:00Z">
        <w:r w:rsidR="00D95616" w:rsidRPr="006F49BE">
          <w:t xml:space="preserve"> High SST is often associated with low nutrient conditions, which can contribute to low kelp growth or die-offs </w: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SiBFY29sPC9hbHQtdGl0bGU+PC90aXRsZXM+PHBlcmlvZGljYWw+PGZ1bGwtdGl0bGU+Sm91cm5h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==
</w:fldData>
          </w:fldChar>
        </w:r>
      </w:ins>
      <w:r w:rsidR="00137191">
        <w:instrText xml:space="preserve"> ADDIN EN.CITE </w:instrText>
      </w:r>
      <w:r w:rsidR="00137191">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SiBFY29sPC9hbHQtdGl0bGU+PC90aXRsZXM+PHBlcmlvZGljYWw+PGZ1bGwtdGl0bGU+Sm91cm5h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==
</w:fldData>
        </w:fldChar>
      </w:r>
      <w:r w:rsidR="00137191">
        <w:instrText xml:space="preserve"> ADDIN EN.CITE.DATA </w:instrText>
      </w:r>
      <w:r w:rsidR="00137191">
        <w:fldChar w:fldCharType="end"/>
      </w:r>
      <w:ins w:id="240" w:author="Nick.Tolimieri [2]" w:date="2022-09-14T09:31:00Z">
        <w:r w:rsidR="00D95616" w:rsidRPr="006F49BE">
          <w:fldChar w:fldCharType="separate"/>
        </w:r>
        <w:r w:rsidR="00D95616" w:rsidRPr="006F49BE">
          <w:rPr>
            <w:noProof/>
          </w:rPr>
          <w:t>(e.g., Cavanaugh et al. 2011, Wernberg et al. 2016, Pfister et al. 2018, Smale 2020)</w:t>
        </w:r>
        <w:r w:rsidR="00D95616" w:rsidRPr="006F49BE">
          <w:fldChar w:fldCharType="end"/>
        </w:r>
        <w:r w:rsidR="00D95616" w:rsidRPr="006F49BE">
          <w:t xml:space="preserve">, while some studies suggest that elevated temperatures have independent physiological impacts </w:t>
        </w:r>
        <w:r w:rsidR="00D95616" w:rsidRPr="00A10F7E">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bGwtdGl0bGU+PC9hbHQtcGVyaW9kaWNhbD48cGFnZXM+ZTAzMDMxPC9wYWdlcz48dm9sdW1lPjEw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</w:fldData>
          </w:fldChar>
        </w:r>
      </w:ins>
      <w:r w:rsidR="00256175">
        <w:instrText xml:space="preserve"> ADDIN EN.CITE </w:instrText>
      </w:r>
      <w:r w:rsidR="00256175">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bGwtdGl0bGU+PC9hbHQtcGVyaW9kaWNhbD48cGFnZXM+ZTAzMDMxPC9wYWdlcz48dm9sdW1lPjEw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</w:fldData>
        </w:fldChar>
      </w:r>
      <w:r w:rsidR="00256175">
        <w:instrText xml:space="preserve"> ADDIN EN.CITE.DATA </w:instrText>
      </w:r>
      <w:r w:rsidR="00256175">
        <w:fldChar w:fldCharType="end"/>
      </w:r>
      <w:ins w:id="241" w:author="Nick.Tolimieri [2]" w:date="2022-09-14T09:31:00Z">
        <w:r w:rsidR="00D95616" w:rsidRPr="00A10F7E">
          <w:fldChar w:fldCharType="separate"/>
        </w:r>
        <w:r w:rsidR="00D95616" w:rsidRPr="00A17A1E">
          <w:rPr>
            <w:noProof/>
          </w:rPr>
          <w:t>(Muth et al. 2019, Hamilton et al. 2020)</w:t>
        </w:r>
        <w:r w:rsidR="00D95616" w:rsidRPr="00A10F7E">
          <w:fldChar w:fldCharType="end"/>
        </w:r>
        <w:r w:rsidR="00D95616" w:rsidRPr="00A17A1E">
          <w:t>.</w:t>
        </w:r>
      </w:ins>
      <w:ins w:id="242" w:author="Nick.Tolimieri" w:date="2022-09-13T10:43:00Z">
        <w:r w:rsidR="000E2647" w:rsidRPr="00310026">
          <w:t xml:space="preserve"> </w:t>
        </w:r>
      </w:ins>
      <w:ins w:id="243" w:author="Nick.Tolimieri [2]" w:date="2022-09-09T14:07:00Z">
        <w:del w:id="244" w:author="Nick.Tolimieri" w:date="2022-09-13T10:43:00Z">
          <w:r w:rsidR="0062649E" w:rsidRPr="00A17A1E" w:rsidDel="000E2647">
            <w:delText xml:space="preserve">, </w:delText>
          </w:r>
        </w:del>
      </w:ins>
      <w:ins w:id="245" w:author="Nick.Tolimieri [2]" w:date="2022-09-09T14:08:00Z">
        <w:del w:id="246" w:author="Nick.Tolimieri" w:date="2022-09-13T10:43:00Z">
          <w:r w:rsidR="0062649E" w:rsidRPr="00A17A1E" w:rsidDel="000E2647">
            <w:delText xml:space="preserve">while the effects of wave action can vary with species and species’ life-history </w:delText>
          </w:r>
        </w:del>
      </w:ins>
      <w:ins w:id="247" w:author="Nick.Tolimieri [2]" w:date="2022-09-09T14:09:00Z">
        <w:del w:id="248" w:author="Nick.Tolimieri" w:date="2022-09-13T10:43:00Z">
          <w:r w:rsidR="0062649E" w:rsidRPr="00A17A1E" w:rsidDel="000E2647">
            <w:delText>and the timing of impact</w:delText>
          </w:r>
        </w:del>
      </w:ins>
      <w:ins w:id="249" w:author="Nick.Tolimieri" w:date="2022-09-13T10:43:00Z">
        <w:r w:rsidR="000E2647" w:rsidRPr="00310026">
          <w:t>Wave action</w:t>
        </w:r>
      </w:ins>
      <w:ins w:id="250" w:author="Nick.Tolimieri [2]" w:date="2022-09-14T09:48:00Z">
        <w:del w:id="251" w:author="Nick.Tolimieri" w:date="2022-10-03T09:46:00Z">
          <w:r w:rsidR="00A17A1E" w:rsidRPr="00310026" w:rsidDel="00F8429F">
            <w:delText xml:space="preserve"> while clearly important</w:delText>
          </w:r>
        </w:del>
        <w:r w:rsidR="00A17A1E" w:rsidRPr="00310026">
          <w:t xml:space="preserve"> can have different impacts based on location and species life history</w:t>
        </w:r>
      </w:ins>
      <w:ins w:id="252" w:author="Nick.Tolimieri [2]" w:date="2022-09-14T09:59:00Z">
        <w:r w:rsidR="00A57AD7">
          <w:t>—</w:t>
        </w:r>
      </w:ins>
      <w:ins w:id="253" w:author="Nick.Tolimieri [2]" w:date="2022-09-14T09:48:00Z">
        <w:r w:rsidR="001B02BF">
          <w:t>both</w:t>
        </w:r>
      </w:ins>
      <w:ins w:id="254" w:author="Nick.Tolimieri [2]" w:date="2022-09-14T09:59:00Z">
        <w:r w:rsidR="00A57AD7">
          <w:t xml:space="preserve"> </w:t>
        </w:r>
      </w:ins>
      <w:ins w:id="255" w:author="Nick.Tolimieri [2]" w:date="2022-09-14T09:48:00Z">
        <w:r w:rsidR="001B02BF">
          <w:t xml:space="preserve">impacting kelps directly and by influencing herbivore behavior </w:t>
        </w:r>
      </w:ins>
      <w:r w:rsidR="00E878A1" w:rsidRPr="00A10F7E">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dGxlPjwvYWx0LXBlcmlvZGljYWw+PHBhZ2VzPmUwMzAzMTwvcGFnZXM+PHZvbHVtZT4xMDE8L3Zv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ZXM+MjgzLTI4NTwvcGFnZXM+PHZvbHVtZT4yMjQ8L3ZvbHVtZT48bnVtYmVyPjQ2NDY8L251bWJl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</w:fldData>
        </w:fldChar>
      </w:r>
      <w:r w:rsidR="00137191">
        <w:instrText xml:space="preserve"> ADDIN EN.CITE </w:instrText>
      </w:r>
      <w:r w:rsidR="00137191">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dGxlPjwvYWx0LXBlcmlvZGljYWw+PHBhZ2VzPmUwMzAzMTwvcGFnZXM+PHZvbHVtZT4xMDE8L3Zv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ZXM+MjgzLTI4NTwvcGFnZXM+PHZvbHVtZT4yMjQ8L3ZvbHVtZT48bnVtYmVyPjQ2NDY8L251bWJl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</w:fldData>
        </w:fldChar>
      </w:r>
      <w:r w:rsidR="00137191">
        <w:instrText xml:space="preserve"> ADDIN EN.CITE.DATA </w:instrText>
      </w:r>
      <w:r w:rsidR="00137191">
        <w:fldChar w:fldCharType="end"/>
      </w:r>
      <w:r w:rsidR="00E878A1" w:rsidRPr="00A10F7E">
        <w:fldChar w:fldCharType="separate"/>
      </w:r>
      <w:r w:rsidR="001B02BF">
        <w:rPr>
          <w:noProof/>
        </w:rPr>
        <w:t>(Dayton &amp; Tegner 1984, Siddon &amp; Witman 2003, Reed et al. 2011, Hamilton et al. 2020)</w:t>
      </w:r>
      <w:r w:rsidR="00E878A1" w:rsidRPr="00A10F7E">
        <w:fldChar w:fldCharType="end"/>
      </w:r>
      <w:ins w:id="256" w:author="Nick.Tolimieri [2]" w:date="2022-09-09T14:08:00Z">
        <w:r w:rsidR="0062649E" w:rsidRPr="00A17A1E">
          <w:t>.</w:t>
        </w:r>
      </w:ins>
      <w:ins w:id="257" w:author="Nick.Tolimieri [2]" w:date="2022-09-14T09:51:00Z">
        <w:r w:rsidR="001B02BF" w:rsidDel="001B02BF">
          <w:rPr>
            <w:highlight w:val="yellow"/>
          </w:rPr>
          <w:t xml:space="preserve"> </w:t>
        </w:r>
      </w:ins>
    </w:p>
    <w:p w14:paraId="44FD328F" w14:textId="5DF0A018" w:rsidR="0029777C" w:rsidRPr="00C74766" w:rsidRDefault="00EE36D9">
      <w:pPr>
        <w:rPr>
          <w:ins w:id="258" w:author="Nick.Tolimieri [2]" w:date="2022-09-09T13:40:00Z"/>
          <w:strike/>
        </w:rPr>
      </w:pPr>
      <w:ins w:id="259" w:author="Nick.Tolimieri" w:date="2022-09-12T14:46:00Z">
        <w:r>
          <w:t xml:space="preserve">Intense herbivory by </w:t>
        </w:r>
      </w:ins>
      <w:ins w:id="260" w:author="Chris.Harvey" w:date="2022-10-11T12:46:00Z">
        <w:r w:rsidR="000A156C">
          <w:t xml:space="preserve">sea </w:t>
        </w:r>
      </w:ins>
      <w:ins w:id="261" w:author="Nick.Tolimieri" w:date="2022-09-12T14:46:00Z">
        <w:r>
          <w:t xml:space="preserve">urchins when </w:t>
        </w:r>
      </w:ins>
      <w:ins w:id="262" w:author="Nick.Tolimieri" w:date="2022-09-12T14:47:00Z">
        <w:r>
          <w:t xml:space="preserve">at high density can also drive shifts from kelp-dominated to urchin-dominated system states </w:t>
        </w:r>
      </w:ins>
      <w:r w:rsidR="00E878A1">
        <w:fldChar w:fldCharType="begin"/>
      </w:r>
      <w:r w:rsidR="00137191">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ages&gt;20130269&lt;/pages&gt;&lt;volume&gt;370&lt;/volume&gt;&lt;number&gt;1659&lt;/number&gt;&lt;dates&gt;&lt;year&gt;2015&lt;/year&gt;&lt;/dates&gt;&lt;isbn&gt;0962-8436&lt;/isbn&gt;&lt;urls&gt;&lt;/urls&gt;&lt;/record&gt;&lt;/Cite&gt;&lt;/EndNote&gt;</w:instrText>
      </w:r>
      <w:r w:rsidR="00E878A1">
        <w:fldChar w:fldCharType="separate"/>
      </w:r>
      <w:r w:rsidR="00E878A1">
        <w:rPr>
          <w:noProof/>
        </w:rPr>
        <w:t>(Ling et al. 2015)</w:t>
      </w:r>
      <w:r w:rsidR="00E878A1">
        <w:fldChar w:fldCharType="end"/>
      </w:r>
      <w:ins w:id="263" w:author="Nick.Tolimieri" w:date="2022-09-12T14:47:00Z">
        <w:r>
          <w:t>.</w:t>
        </w:r>
      </w:ins>
      <w:ins w:id="264" w:author="Nick.Tolimieri" w:date="2022-09-12T14:48:00Z">
        <w:r>
          <w:t xml:space="preserve"> </w:t>
        </w:r>
      </w:ins>
      <w:ins w:id="265" w:author="Nick.Tolimieri" w:date="2022-09-12T14:47:00Z">
        <w:r>
          <w:t>Howev</w:t>
        </w:r>
        <w:r w:rsidRPr="007731E7">
          <w:t>er, k</w:t>
        </w:r>
      </w:ins>
      <w:ins w:id="266" w:author="Nick.Tolimieri [2]" w:date="2022-09-09T14:14:00Z">
        <w:del w:id="267" w:author="Nick.Tolimieri" w:date="2022-09-12T14:38:00Z">
          <w:r w:rsidR="00F07C30" w:rsidRPr="007731E7" w:rsidDel="005A5B62">
            <w:delText>At the same time, k</w:delText>
          </w:r>
        </w:del>
        <w:r w:rsidR="00F07C30" w:rsidRPr="007731E7">
          <w:t>elp forests can be</w:t>
        </w:r>
      </w:ins>
      <w:ins w:id="268" w:author="Nick.Tolimieri" w:date="2022-09-12T14:53:00Z">
        <w:r w:rsidR="00E925A2" w:rsidRPr="00310026">
          <w:t xml:space="preserve"> maintained or</w:t>
        </w:r>
      </w:ins>
      <w:ins w:id="269" w:author="Nick.Tolimieri [2]" w:date="2022-09-09T14:14:00Z">
        <w:del w:id="270" w:author="Nick.Tolimieri" w:date="2022-09-12T14:52:00Z">
          <w:r w:rsidR="00F07C30" w:rsidRPr="007731E7" w:rsidDel="006771FC">
            <w:delText xml:space="preserve"> maintained </w:delText>
          </w:r>
        </w:del>
      </w:ins>
      <w:ins w:id="271" w:author="Nick.Tolimieri [2]" w:date="2022-09-09T14:22:00Z">
        <w:del w:id="272" w:author="Nick.Tolimieri" w:date="2022-09-12T14:52:00Z">
          <w:r w:rsidR="00414B8B" w:rsidRPr="007731E7" w:rsidDel="006771FC">
            <w:delText>or</w:delText>
          </w:r>
        </w:del>
        <w:r w:rsidR="00414B8B" w:rsidRPr="007731E7">
          <w:t xml:space="preserve"> promoted </w:t>
        </w:r>
      </w:ins>
      <w:ins w:id="273" w:author="Nick.Tolimieri [2]" w:date="2022-09-09T14:14:00Z">
        <w:r w:rsidR="00F07C30" w:rsidRPr="007731E7">
          <w:t xml:space="preserve">by </w:t>
        </w:r>
        <w:del w:id="274" w:author="Nick.Tolimieri" w:date="2022-09-12T14:48:00Z">
          <w:r w:rsidR="00F07C30" w:rsidRPr="007731E7" w:rsidDel="00EE36D9">
            <w:delText xml:space="preserve">the classic </w:delText>
          </w:r>
        </w:del>
        <w:r w:rsidR="00F07C30" w:rsidRPr="007731E7">
          <w:t>trophic cascade</w:t>
        </w:r>
      </w:ins>
      <w:ins w:id="275" w:author="Nick.Tolimieri" w:date="2022-09-12T14:48:00Z">
        <w:r w:rsidRPr="00310026">
          <w:t>s</w:t>
        </w:r>
      </w:ins>
      <w:ins w:id="276" w:author="Nick.Tolimieri [2]" w:date="2022-09-09T14:14:00Z">
        <w:r w:rsidR="00F07C30" w:rsidRPr="007731E7">
          <w:t xml:space="preserve"> in which </w:t>
        </w:r>
        <w:del w:id="277" w:author="Nick.Tolimieri" w:date="2022-09-12T14:48:00Z">
          <w:r w:rsidR="00F07C30" w:rsidRPr="007731E7" w:rsidDel="00EE36D9">
            <w:delText>otter predation</w:delText>
          </w:r>
        </w:del>
      </w:ins>
      <w:ins w:id="278" w:author="Nick.Tolimieri" w:date="2022-09-12T14:48:00Z">
        <w:r w:rsidRPr="007731E7">
          <w:t>urchin predators</w:t>
        </w:r>
      </w:ins>
      <w:ins w:id="279" w:author="Nick.Tolimieri [2]" w:date="2022-09-09T14:14:00Z">
        <w:r w:rsidR="00F07C30" w:rsidRPr="007731E7">
          <w:t xml:space="preserve"> depress</w:t>
        </w:r>
        <w:del w:id="280" w:author="Nick.Tolimieri" w:date="2022-09-13T10:52:00Z">
          <w:r w:rsidR="00F07C30" w:rsidRPr="007731E7" w:rsidDel="00A91510">
            <w:delText>es</w:delText>
          </w:r>
          <w:r w:rsidR="00F07C30" w:rsidDel="00A91510">
            <w:delText xml:space="preserve"> the abundance of </w:delText>
          </w:r>
        </w:del>
      </w:ins>
      <w:ins w:id="281" w:author="Nick.Tolimieri [2]" w:date="2022-09-09T14:15:00Z">
        <w:del w:id="282" w:author="Nick.Tolimieri" w:date="2022-09-13T10:52:00Z">
          <w:r w:rsidR="00F07C30" w:rsidDel="00A91510">
            <w:delText>herbivorous</w:delText>
          </w:r>
        </w:del>
      </w:ins>
      <w:ins w:id="283" w:author="Nick.Tolimieri [2]" w:date="2022-09-09T14:14:00Z">
        <w:del w:id="284" w:author="Nick.Tolimieri" w:date="2022-09-13T10:52:00Z">
          <w:r w:rsidR="00F07C30" w:rsidDel="00A91510">
            <w:delText xml:space="preserve"> urchins</w:delText>
          </w:r>
        </w:del>
      </w:ins>
      <w:ins w:id="285" w:author="Nick.Tolimieri" w:date="2022-09-13T10:52:00Z">
        <w:r w:rsidR="00A91510">
          <w:t xml:space="preserve"> urchin abundance</w:t>
        </w:r>
      </w:ins>
      <w:ins w:id="286" w:author="Nick.Tolimieri [2]" w:date="2022-09-09T14:15:00Z">
        <w:r w:rsidR="00F07C30">
          <w:t xml:space="preserve"> </w:t>
        </w:r>
      </w:ins>
      <w:ins w:id="287" w:author="jameal samhouri" w:date="2022-10-17T16:12:00Z">
        <w:r w:rsidR="000C02B8">
          <w:t>thereby facilitat</w:t>
        </w:r>
      </w:ins>
      <w:ins w:id="288" w:author="Nick.Tolimieri [2]" w:date="2022-09-09T14:15:00Z">
        <w:del w:id="289" w:author="jameal samhouri" w:date="2022-10-17T16:12:00Z">
          <w:r w:rsidR="00F07C30" w:rsidDel="000C02B8">
            <w:delText>allow</w:delText>
          </w:r>
        </w:del>
        <w:r w:rsidR="00F07C30">
          <w:t>ing dense kelp stands</w:t>
        </w:r>
      </w:ins>
      <w:ins w:id="290" w:author="Nick.Tolimieri" w:date="2022-09-12T14:50:00Z">
        <w:r w:rsidR="00960C6A">
          <w:t>—the</w:t>
        </w:r>
        <w:del w:id="291" w:author="Nick.Tolimieri [2]" w:date="2022-09-14T09:32:00Z">
          <w:r w:rsidR="00960C6A" w:rsidDel="0073420A">
            <w:delText xml:space="preserve"> classic trophic cascade </w:delText>
          </w:r>
        </w:del>
      </w:ins>
      <w:ins w:id="292" w:author="Nick.Tolimieri [2]" w:date="2022-09-14T09:32:00Z">
        <w:r w:rsidR="0073420A">
          <w:t xml:space="preserve"> </w:t>
        </w:r>
      </w:ins>
      <w:ins w:id="293" w:author="jameal samhouri" w:date="2022-10-17T16:13:00Z">
        <w:r w:rsidR="000C02B8">
          <w:t xml:space="preserve">iconic </w:t>
        </w:r>
      </w:ins>
      <w:ins w:id="294" w:author="Nick.Tolimieri [2]" w:date="2022-09-14T09:32:00Z">
        <w:r w:rsidR="0073420A">
          <w:t xml:space="preserve">example </w:t>
        </w:r>
      </w:ins>
      <w:ins w:id="295" w:author="Nick.Tolimieri" w:date="2022-09-12T14:50:00Z">
        <w:r w:rsidR="00960C6A">
          <w:t>being the otter-urchin-kel</w:t>
        </w:r>
        <w:r w:rsidR="006771FC">
          <w:t>p</w:t>
        </w:r>
      </w:ins>
      <w:ins w:id="296" w:author="Nick.Tolimieri" w:date="2022-09-13T09:25:00Z">
        <w:r w:rsidR="001114C4">
          <w:t xml:space="preserve"> </w:t>
        </w:r>
      </w:ins>
      <w:ins w:id="297" w:author="Nick.Tolimieri [2]" w:date="2022-09-14T09:32:00Z">
        <w:r w:rsidR="00070E60">
          <w:t xml:space="preserve">trophic </w:t>
        </w:r>
        <w:r w:rsidR="00D95616">
          <w:t>cascade</w:t>
        </w:r>
      </w:ins>
      <w:ins w:id="298" w:author="Nick.Tolimieri" w:date="2022-09-13T09:25:00Z">
        <w:del w:id="299" w:author="Nick.Tolimieri [2]" w:date="2022-09-14T09:32:00Z">
          <w:r w:rsidR="001114C4" w:rsidDel="00D95616">
            <w:delText>food web</w:delText>
          </w:r>
        </w:del>
      </w:ins>
      <w:ins w:id="300" w:author="Nick.Tolimieri" w:date="2022-09-12T14:50:00Z">
        <w:r w:rsidR="006771FC">
          <w:t xml:space="preserve"> </w:t>
        </w:r>
      </w:ins>
      <w:ins w:id="301" w:author="Nick.Tolimieri" w:date="2022-09-12T14:53:00Z">
        <w:r w:rsidR="00E925A2">
          <w:t>described</w:t>
        </w:r>
      </w:ins>
      <w:ins w:id="302" w:author="Nick.Tolimieri" w:date="2022-09-12T14:50:00Z">
        <w:r w:rsidR="006771FC">
          <w:t xml:space="preserve"> for the northeast </w:t>
        </w:r>
      </w:ins>
      <w:ins w:id="303" w:author="Nick.Tolimieri" w:date="2022-09-12T14:52:00Z">
        <w:r w:rsidR="006771FC">
          <w:t>Pacific</w:t>
        </w:r>
      </w:ins>
      <w:ins w:id="304" w:author="Nick.Tolimieri [2]" w:date="2022-09-09T14:15:00Z">
        <w:del w:id="305" w:author="Nick.Tolimieri" w:date="2022-09-12T14:50:00Z">
          <w:r w:rsidR="00F07C30" w:rsidDel="00960C6A">
            <w:delText>, which are habitat to many fishes and invertebrates</w:delText>
          </w:r>
        </w:del>
        <w:r w:rsidR="00F07C30">
          <w:t xml:space="preserve"> </w:t>
        </w:r>
      </w:ins>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PC9mdWxsLXRpdGxlPjwvcGVyaW9kaWNhbD48YWx0LXBlcmlvZGljYWw+PGZ1bGwtdGl0bGU+RWNv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PC9mdWxsLXRpdGxlPjwvcGVyaW9kaWNhbD48YWx0LXBlcmlvZGljYWw+PGZ1bGwtdGl0bGU+RWNv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</w:fldData>
        </w:fldChar>
      </w:r>
      <w:r w:rsidR="00137191">
        <w:instrText xml:space="preserve"> ADDIN EN.CITE.DATA </w:instrText>
      </w:r>
      <w:r w:rsidR="00137191">
        <w:fldChar w:fldCharType="end"/>
      </w:r>
      <w:r w:rsidR="00E878A1">
        <w:fldChar w:fldCharType="separate"/>
      </w:r>
      <w:r w:rsidR="00E878A1">
        <w:rPr>
          <w:noProof/>
        </w:rPr>
        <w:t>(Watson &amp; Estes 2011, Shelton et al. 2018)</w:t>
      </w:r>
      <w:r w:rsidR="00E878A1">
        <w:fldChar w:fldCharType="end"/>
      </w:r>
      <w:ins w:id="306" w:author="Nick.Tolimieri" w:date="2022-09-12T14:54:00Z">
        <w:r w:rsidR="005B5B9E">
          <w:t>, although fishes and inverteb</w:t>
        </w:r>
        <w:r w:rsidR="005B5B9E" w:rsidRPr="00843623">
          <w:t>rates</w:t>
        </w:r>
      </w:ins>
      <w:ins w:id="307" w:author="Nick.Tolimieri" w:date="2022-09-12T14:55:00Z">
        <w:r w:rsidR="005B5B9E" w:rsidRPr="00843623">
          <w:t xml:space="preserve"> </w:t>
        </w:r>
      </w:ins>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YWJici0xPk1hci4gRWNvbC4gUHJvZy4gU2VyLjwvYWJici0xPjxhYmJyLTI+TWFyIEVjb2wgUHJv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</w:fldData>
        </w:fldChar>
      </w:r>
      <w:r w:rsidR="00137191">
        <w:instrText xml:space="preserve"> ADDIN EN.CITE </w:instrText>
      </w:r>
      <w:r w:rsidR="0013719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YWJici0xPk1hci4gRWNvbC4gUHJvZy4gU2VyLjwvYWJici0xPjxhYmJyLTI+TWFyIEVjb2wgUHJv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</w:fldData>
        </w:fldChar>
      </w:r>
      <w:r w:rsidR="00137191">
        <w:instrText xml:space="preserve"> ADDIN EN.CITE.DATA </w:instrText>
      </w:r>
      <w:r w:rsidR="00137191">
        <w:fldChar w:fldCharType="end"/>
      </w:r>
      <w:r w:rsidR="00E878A1">
        <w:fldChar w:fldCharType="separate"/>
      </w:r>
      <w:r w:rsidR="00E878A1">
        <w:rPr>
          <w:noProof/>
        </w:rPr>
        <w:t>(Ling et al. 2009, Eurich et al. 2014, Selden et al. 2017, Eisaguirre et al. 2020)</w:t>
      </w:r>
      <w:r w:rsidR="00E878A1">
        <w:fldChar w:fldCharType="end"/>
      </w:r>
      <w:ins w:id="308" w:author="Nick.Tolimieri" w:date="2022-09-13T10:53:00Z">
        <w:r w:rsidR="00D24EDC">
          <w:t xml:space="preserve"> </w:t>
        </w:r>
      </w:ins>
      <w:del w:id="309" w:author="Nick.Tolimieri" w:date="2022-09-12T15:15:00Z">
        <w:r w:rsidR="005B5B9E" w:rsidRPr="00A10F7E" w:rsidDel="00B23147">
          <w:fldChar w:fldCharType="begin">
            <w:fldData xml:space="preserve">PEVuZE5vdGU+PENpdGU+PEF1dGhvcj5MaW5nPC9BdXRob3I+PFllYXI+MjAwOTwvWWVhcj48UmVj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=
</w:fldData>
          </w:fldChar>
        </w:r>
      </w:del>
      <w:r w:rsidR="00310026">
        <w:instrText xml:space="preserve"> ADDIN EN.CITE </w:instrText>
      </w:r>
      <w:r w:rsidR="00310026">
        <w:fldChar w:fldCharType="begin">
          <w:fldData xml:space="preserve">PEVuZE5vdGU+PENpdGU+PEF1dGhvcj5MaW5nPC9BdXRob3I+PFllYXI+MjAwOTwvWWVhcj48UmVj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=
</w:fldData>
        </w:fldChar>
      </w:r>
      <w:r w:rsidR="00310026">
        <w:instrText xml:space="preserve"> ADDIN EN.CITE.DATA </w:instrText>
      </w:r>
      <w:r w:rsidR="00310026">
        <w:fldChar w:fldCharType="end"/>
      </w:r>
      <w:del w:id="310" w:author="Nick.Tolimieri" w:date="2022-09-12T15:15:00Z">
        <w:r w:rsidR="005B5B9E" w:rsidRPr="00A10F7E" w:rsidDel="00B23147">
          <w:fldChar w:fldCharType="separate"/>
        </w:r>
      </w:del>
      <w:r w:rsidR="00310026">
        <w:rPr>
          <w:noProof/>
        </w:rPr>
        <w:t>(Ling et al. 2009, Eurich et al. 2014, Selden et al. 2017)</w:t>
      </w:r>
      <w:del w:id="311" w:author="Nick.Tolimieri" w:date="2022-09-12T15:15:00Z">
        <w:r w:rsidR="005B5B9E" w:rsidRPr="00A10F7E" w:rsidDel="00B23147">
          <w:fldChar w:fldCharType="end"/>
        </w:r>
      </w:del>
      <w:ins w:id="312" w:author="Nick.Tolimieri" w:date="2022-09-12T15:19:00Z">
        <w:r w:rsidR="00B23147" w:rsidRPr="00843623">
          <w:t>are</w:t>
        </w:r>
      </w:ins>
      <w:ins w:id="313" w:author="Nick.Tolimieri" w:date="2022-09-12T14:54:00Z">
        <w:r w:rsidR="005B5B9E" w:rsidRPr="00843623">
          <w:t xml:space="preserve"> i</w:t>
        </w:r>
        <w:r w:rsidR="005B5B9E">
          <w:t>mportant in some areas</w:t>
        </w:r>
      </w:ins>
      <w:ins w:id="314" w:author="Nick.Tolimieri" w:date="2022-09-12T14:55:00Z">
        <w:r w:rsidR="005B5B9E">
          <w:t xml:space="preserve"> </w:t>
        </w:r>
      </w:ins>
      <w:ins w:id="315" w:author="Nick.Tolimieri" w:date="2022-09-12T14:58:00Z">
        <w:r w:rsidR="007731E7">
          <w:t xml:space="preserve">regionally and </w:t>
        </w:r>
      </w:ins>
      <w:ins w:id="316" w:author="Nick.Tolimieri" w:date="2022-09-12T14:55:00Z">
        <w:r w:rsidR="005B5B9E">
          <w:t>around the globe</w:t>
        </w:r>
      </w:ins>
      <w:ins w:id="317" w:author="jameal samhouri" w:date="2022-10-17T16:13:00Z">
        <w:del w:id="318" w:author="Nick.Tolimieri" w:date="2022-10-18T10:32:00Z">
          <w:r w:rsidR="000C02B8" w:rsidDel="003273F3">
            <w:delText xml:space="preserve"> and</w:delText>
          </w:r>
        </w:del>
      </w:ins>
      <w:ins w:id="319" w:author="Nick.Tolimieri [2]" w:date="2022-09-09T14:23:00Z">
        <w:del w:id="320" w:author="Nick.Tolimieri" w:date="2022-10-18T10:32:00Z">
          <w:r w:rsidR="00414B8B" w:rsidDel="003273F3">
            <w:delText xml:space="preserve"> </w:delText>
          </w:r>
        </w:del>
      </w:ins>
      <w:ins w:id="321" w:author="Nick.Tolimieri" w:date="2022-10-18T10:32:00Z">
        <w:r w:rsidR="003273F3">
          <w:t xml:space="preserve">. However, these </w:t>
        </w:r>
      </w:ins>
      <w:ins w:id="322" w:author="Nick.Tolimieri [2]" w:date="2022-09-09T14:23:00Z">
        <w:r w:rsidR="00414B8B">
          <w:t xml:space="preserve">trophic </w:t>
        </w:r>
        <w:r w:rsidR="00414B8B">
          <w:lastRenderedPageBreak/>
          <w:t xml:space="preserve">relationships </w:t>
        </w:r>
      </w:ins>
      <w:ins w:id="323" w:author="jameal samhouri" w:date="2022-10-17T16:13:00Z">
        <w:r w:rsidR="000C02B8">
          <w:t xml:space="preserve">can be </w:t>
        </w:r>
      </w:ins>
      <w:ins w:id="324" w:author="Nick.Tolimieri [2]" w:date="2022-09-09T14:23:00Z">
        <w:r w:rsidR="00414B8B">
          <w:t xml:space="preserve">more complex than the simple </w:t>
        </w:r>
      </w:ins>
      <w:ins w:id="325" w:author="Nick.Tolimieri" w:date="2022-09-12T14:49:00Z">
        <w:r w:rsidR="00960C6A">
          <w:t xml:space="preserve">trophic cascade </w:t>
        </w:r>
      </w:ins>
      <w:ins w:id="326" w:author="Nick.Tolimieri [2]" w:date="2022-09-09T14:23:00Z">
        <w:r w:rsidR="00414B8B">
          <w:t>story</w:t>
        </w:r>
      </w:ins>
      <w:ins w:id="327" w:author="Nick.Tolimieri" w:date="2022-10-18T09:59:00Z">
        <w:r w:rsidR="008A32CB">
          <w:t xml:space="preserve"> as predator redundancy, urchin behavior, and habitat complexity all impact the dynamics</w:t>
        </w:r>
      </w:ins>
      <w:ins w:id="328" w:author="Nick.Tolimieri" w:date="2022-10-18T09:57:00Z">
        <w:r w:rsidR="008A32CB">
          <w:t xml:space="preserve"> </w:t>
        </w:r>
      </w:ins>
      <w:r w:rsidR="008A32CB">
        <w:fldChar w:fldCharType="begin">
          <w:fldData xml:space="preserve">PEVuZE5vdGU+PENpdGU+PEF1dGhvcj5MaW5nPC9BdXRob3I+PFllYXI+MjAxNTwvWWVhcj48UmVj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NjY1LTY3NzwvcGFnZXM+PHZvbHVtZT4xOTA8L3ZvbHVtZT48bnVtYmVyPjM8L251bWJlcj48ZWRp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</w:fldData>
        </w:fldChar>
      </w:r>
      <w:r w:rsidR="008A32CB">
        <w:instrText xml:space="preserve"> ADDIN EN.CITE </w:instrText>
      </w:r>
      <w:r w:rsidR="008A32CB">
        <w:fldChar w:fldCharType="begin">
          <w:fldData xml:space="preserve">PEVuZE5vdGU+PENpdGU+PEF1dGhvcj5MaW5nPC9BdXRob3I+PFllYXI+MjAxNTwvWWVhcj48UmVj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NjY1LTY3NzwvcGFnZXM+PHZvbHVtZT4xOTA8L3ZvbHVtZT48bnVtYmVyPjM8L251bWJlcj48ZWRp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</w:fldData>
        </w:fldChar>
      </w:r>
      <w:r w:rsidR="008A32CB">
        <w:instrText xml:space="preserve"> ADDIN EN.CITE.DATA </w:instrText>
      </w:r>
      <w:r w:rsidR="008A32CB">
        <w:fldChar w:fldCharType="end"/>
      </w:r>
      <w:r w:rsidR="008A32CB">
        <w:fldChar w:fldCharType="separate"/>
      </w:r>
      <w:r w:rsidR="008A32CB">
        <w:rPr>
          <w:noProof/>
        </w:rPr>
        <w:t>(Pearse 2006, Eurich et al. 2014, Ling et al. 2015, Burt et al. 2018, Kriegisch et al. 2019, Randell et al. 2022)</w:t>
      </w:r>
      <w:r w:rsidR="008A32CB">
        <w:fldChar w:fldCharType="end"/>
      </w:r>
      <w:ins w:id="329" w:author="Nick.Tolimieri" w:date="2022-10-18T10:01:00Z">
        <w:r w:rsidR="00912F8B">
          <w:t>.</w:t>
        </w:r>
      </w:ins>
      <w:moveFromRangeStart w:id="330" w:author="Nick.Tolimieri" w:date="2022-09-12T13:51:00Z" w:name="move113883129"/>
      <w:moveFrom w:id="331" w:author="Nick.Tolimieri" w:date="2022-09-12T13:51:00Z">
        <w:r w:rsidR="00EF0B3C" w:rsidRPr="00C74766" w:rsidDel="00DC6699">
          <w:rPr>
            <w:strike/>
          </w:rPr>
          <w:t>including habitat provisioning and enhanced productivity of nearshore food webs</w:t>
        </w:r>
        <w:r w:rsidR="001302B4" w:rsidRPr="00C74766" w:rsidDel="00DC6699">
          <w:rPr>
            <w:strike/>
          </w:rPr>
          <w:t xml:space="preserve"> </w:t>
        </w:r>
        <w:r w:rsidR="00CB309A" w:rsidRPr="00C74766" w:rsidDel="00DC6699">
          <w:rPr>
            <w:strike/>
          </w:rPr>
          <w:fldChar w:fldCharType="begin">
            <w:fldData xml:space="preserve">PEVuZE5vdGU+PENpdGU+PEF1dGhvcj5EdWdnaW5zPC9BdXRob3I+PFllYXI+MTk4OTwvWWVhcj48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</w:fldData>
          </w:fldChar>
        </w:r>
      </w:moveFrom>
      <w:r w:rsidR="00310026" w:rsidRPr="00C74766">
        <w:rPr>
          <w:strike/>
        </w:rPr>
        <w:instrText xml:space="preserve"> ADDIN EN.CITE </w:instrText>
      </w:r>
      <w:r w:rsidR="00310026" w:rsidRPr="00C74766">
        <w:rPr>
          <w:strike/>
        </w:rPr>
        <w:fldChar w:fldCharType="begin">
          <w:fldData xml:space="preserve">PEVuZE5vdGU+PENpdGU+PEF1dGhvcj5EdWdnaW5zPC9BdXRob3I+PFllYXI+MTk4OTwvWWVhcj48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</w:fldData>
        </w:fldChar>
      </w:r>
      <w:r w:rsidR="00310026" w:rsidRPr="00C74766">
        <w:rPr>
          <w:strike/>
        </w:rPr>
        <w:instrText xml:space="preserve"> ADDIN EN.CITE.DATA </w:instrText>
      </w:r>
      <w:r w:rsidR="00310026" w:rsidRPr="00C74766">
        <w:rPr>
          <w:strike/>
        </w:rPr>
      </w:r>
      <w:r w:rsidR="00310026" w:rsidRPr="00C74766">
        <w:rPr>
          <w:strike/>
        </w:rPr>
        <w:fldChar w:fldCharType="end"/>
      </w:r>
      <w:del w:id="332" w:author="Nick.Tolimieri" w:date="2022-09-12T13:51:00Z">
        <w:r w:rsidR="00CB309A" w:rsidRPr="00C74766" w:rsidDel="00DC6699">
          <w:rPr>
            <w:strike/>
          </w:rPr>
        </w:r>
      </w:del>
      <w:moveFrom w:id="333" w:author="Nick.Tolimieri" w:date="2022-09-12T13:51:00Z">
        <w:r w:rsidR="00CB309A" w:rsidRPr="00C74766" w:rsidDel="00DC6699">
          <w:rPr>
            <w:strike/>
          </w:rPr>
          <w:fldChar w:fldCharType="separate"/>
        </w:r>
      </w:moveFrom>
      <w:r w:rsidR="00310026" w:rsidRPr="00C74766">
        <w:rPr>
          <w:strike/>
          <w:noProof/>
        </w:rPr>
        <w:t>(Duggins et al. 1989, Smith &amp; Fox 2022b)</w:t>
      </w:r>
      <w:moveFrom w:id="334" w:author="Nick.Tolimieri" w:date="2022-09-12T13:51:00Z">
        <w:r w:rsidR="00CB309A" w:rsidRPr="00C74766" w:rsidDel="00DC6699">
          <w:rPr>
            <w:strike/>
          </w:rPr>
          <w:fldChar w:fldCharType="end"/>
        </w:r>
        <w:r w:rsidR="00EF0B3C" w:rsidRPr="00C74766" w:rsidDel="00DC6699">
          <w:rPr>
            <w:strike/>
          </w:rPr>
          <w:t xml:space="preserve">, support for highly diverse and complex food webs </w:t>
        </w:r>
        <w:r w:rsidR="00CB309A" w:rsidRPr="00C74766" w:rsidDel="00DC6699">
          <w:rPr>
            <w:strike/>
          </w:rPr>
          <w:fldChar w:fldCharType="begin"/>
        </w:r>
        <w:r w:rsidR="00CB309A" w:rsidRPr="00C74766" w:rsidDel="00DC6699">
          <w:rPr>
            <w:strike/>
          </w:rPr>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CB309A" w:rsidRPr="00C74766" w:rsidDel="00DC6699">
          <w:rPr>
            <w:strike/>
          </w:rPr>
          <w:fldChar w:fldCharType="separate"/>
        </w:r>
        <w:r w:rsidR="00CB309A" w:rsidRPr="00C74766" w:rsidDel="00DC6699">
          <w:rPr>
            <w:strike/>
            <w:noProof/>
          </w:rPr>
          <w:t>(Gabara et al. 2021)</w:t>
        </w:r>
        <w:r w:rsidR="00CB309A" w:rsidRPr="00C74766" w:rsidDel="00DC6699">
          <w:rPr>
            <w:strike/>
          </w:rPr>
          <w:fldChar w:fldCharType="end"/>
        </w:r>
        <w:r w:rsidR="00EF0B3C" w:rsidRPr="00C74766" w:rsidDel="00DC6699">
          <w:rPr>
            <w:strike/>
          </w:rPr>
          <w:t xml:space="preserve">, influence on sedimentation dynamics </w:t>
        </w:r>
        <w:r w:rsidR="00CB309A" w:rsidRPr="00C74766" w:rsidDel="00DC6699">
          <w:rPr>
            <w:strike/>
          </w:rPr>
          <w:fldChar w:fldCharType="begin"/>
        </w:r>
        <w:r w:rsidR="00CB309A" w:rsidRPr="00C74766" w:rsidDel="00DC6699">
          <w:rPr>
            <w:strike/>
          </w:rPr>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CB309A" w:rsidRPr="00C74766" w:rsidDel="00DC6699">
          <w:rPr>
            <w:strike/>
          </w:rPr>
          <w:fldChar w:fldCharType="separate"/>
        </w:r>
        <w:r w:rsidR="00CB309A" w:rsidRPr="00C74766" w:rsidDel="00DC6699">
          <w:rPr>
            <w:strike/>
            <w:noProof/>
          </w:rPr>
          <w:t>(Connell 2005)</w:t>
        </w:r>
        <w:r w:rsidR="00CB309A" w:rsidRPr="00C74766" w:rsidDel="00DC6699">
          <w:rPr>
            <w:strike/>
          </w:rPr>
          <w:fldChar w:fldCharType="end"/>
        </w:r>
        <w:r w:rsidR="00EF0B3C" w:rsidRPr="00C74766" w:rsidDel="00DC6699">
          <w:rPr>
            <w:strike/>
          </w:rPr>
          <w:t>, coastal protection from wave energy</w:t>
        </w:r>
        <w:r w:rsidR="00D97A8B" w:rsidRPr="00C74766" w:rsidDel="00DC6699">
          <w:rPr>
            <w:strike/>
          </w:rPr>
          <w:t xml:space="preserve"> </w:t>
        </w:r>
        <w:r w:rsidR="00CB309A" w:rsidRPr="00C74766" w:rsidDel="00DC6699">
          <w:rPr>
            <w:strike/>
          </w:rPr>
          <w:fldChar w:fldCharType="begin"/>
        </w:r>
        <w:r w:rsidR="00CB309A" w:rsidRPr="00C74766" w:rsidDel="00DC6699">
          <w:rPr>
            <w:strike/>
          </w:rPr>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CB309A" w:rsidRPr="00C74766" w:rsidDel="00DC6699">
          <w:rPr>
            <w:strike/>
          </w:rPr>
          <w:fldChar w:fldCharType="separate"/>
        </w:r>
        <w:r w:rsidR="00CB309A" w:rsidRPr="00C74766" w:rsidDel="00DC6699">
          <w:rPr>
            <w:strike/>
            <w:noProof/>
          </w:rPr>
          <w:t>(Pinsky et al. 2013)</w:t>
        </w:r>
        <w:r w:rsidR="00CB309A" w:rsidRPr="00C74766" w:rsidDel="00DC6699">
          <w:rPr>
            <w:strike/>
          </w:rPr>
          <w:fldChar w:fldCharType="end"/>
        </w:r>
        <w:r w:rsidR="00EF0B3C" w:rsidRPr="00C74766" w:rsidDel="00DC6699">
          <w:rPr>
            <w:strike/>
          </w:rPr>
          <w:t xml:space="preserve">, and carbon sequestration and buffering against ocean acidification </w:t>
        </w:r>
        <w:r w:rsidR="00CB309A" w:rsidRPr="00C74766" w:rsidDel="00DC6699">
          <w:rPr>
            <w:strike/>
          </w:rPr>
          <w:fldChar w:fldCharType="begin"/>
        </w:r>
        <w:r w:rsidR="00CB309A" w:rsidRPr="00C74766" w:rsidDel="00DC6699">
          <w:rPr>
            <w:strike/>
          </w:rPr>
          <w:instrText xml:space="preserve"> ADDIN EN.CITE </w:instrText>
        </w:r>
        <w:r w:rsidR="00CB309A" w:rsidRPr="00C74766" w:rsidDel="00DC6699">
          <w:rPr>
            <w:strike/>
          </w:rPr>
          <w:fldChar w:fldCharType="begin"/>
        </w:r>
        <w:r w:rsidR="00CB309A" w:rsidRPr="00C74766" w:rsidDel="00DC6699">
          <w:rPr>
            <w:strike/>
          </w:rPr>
          <w:instrText xml:space="preserve"> ADDIN EN.CITE.DATA </w:instrText>
        </w:r>
        <w:r w:rsidR="00CB309A" w:rsidRPr="00C74766" w:rsidDel="00DC6699">
          <w:rPr>
            <w:strike/>
          </w:rPr>
          <w:fldChar w:fldCharType="end"/>
        </w:r>
        <w:r w:rsidR="00CB309A" w:rsidRPr="00C74766" w:rsidDel="00DC6699">
          <w:rPr>
            <w:strike/>
          </w:rPr>
          <w:fldChar w:fldCharType="separate"/>
        </w:r>
        <w:r w:rsidR="00CB309A" w:rsidRPr="00C74766" w:rsidDel="00DC6699">
          <w:rPr>
            <w:strike/>
            <w:noProof/>
          </w:rPr>
          <w:t>(Wilmers et al. 2012, Weigel &amp; Pfister 2021, but see Gallagher et al. 2022)</w:t>
        </w:r>
        <w:r w:rsidR="00CB309A" w:rsidRPr="00C74766" w:rsidDel="00DC6699">
          <w:rPr>
            <w:strike/>
          </w:rPr>
          <w:fldChar w:fldCharType="end"/>
        </w:r>
        <w:r w:rsidR="00EF0B3C" w:rsidRPr="00C74766" w:rsidDel="00DC6699">
          <w:rPr>
            <w:strike/>
          </w:rPr>
          <w:t xml:space="preserve">. By fueling nearshore production and providing extensive adult and juvenile fish habitat, kelp forests also support diverse ecological communities </w:t>
        </w:r>
        <w:r w:rsidR="00CB309A" w:rsidRPr="00C74766" w:rsidDel="00DC6699">
          <w:rPr>
            <w:strike/>
          </w:rPr>
          <w:fldChar w:fldCharType="begin"/>
        </w:r>
        <w:r w:rsidR="00CB309A" w:rsidRPr="00C74766" w:rsidDel="00DC6699">
          <w:rPr>
            <w:strike/>
          </w:rPr>
          <w:instrText xml:space="preserve"> ADDIN EN.CITE &lt;EndNote&gt;&lt;Cite&gt;&lt;Author&gt;Graham&lt;/Author&gt;&lt;Year&gt;2004&lt;/Year&gt;&lt;RecNum&gt;8681&lt;/RecNum&gt;&lt;DisplayText&gt;(Graham 2004, Schiel &amp;amp;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CB309A" w:rsidRPr="00C74766" w:rsidDel="00DC6699">
          <w:rPr>
            <w:strike/>
          </w:rPr>
          <w:fldChar w:fldCharType="separate"/>
        </w:r>
        <w:r w:rsidR="00CB309A" w:rsidRPr="00C74766" w:rsidDel="00DC6699">
          <w:rPr>
            <w:strike/>
            <w:noProof/>
          </w:rPr>
          <w:t>(Graham 2004, Schiel &amp; Foster 2015)</w:t>
        </w:r>
        <w:r w:rsidR="00CB309A" w:rsidRPr="00C74766" w:rsidDel="00DC6699">
          <w:rPr>
            <w:strike/>
          </w:rPr>
          <w:fldChar w:fldCharType="end"/>
        </w:r>
        <w:r w:rsidR="00AC1C0B" w:rsidRPr="00C74766" w:rsidDel="00DC6699">
          <w:rPr>
            <w:strike/>
          </w:rPr>
          <w:t xml:space="preserve"> </w:t>
        </w:r>
        <w:r w:rsidR="00EF0B3C" w:rsidRPr="00C74766" w:rsidDel="00DC6699">
          <w:rPr>
            <w:strike/>
          </w:rPr>
          <w:t xml:space="preserve">and important commercial, recreational and subsistence fisheries for both fish and invertebrate species </w:t>
        </w:r>
        <w:r w:rsidR="00CB309A" w:rsidRPr="00C74766" w:rsidDel="00DC6699">
          <w:rPr>
            <w:strike/>
          </w:rPr>
          <w:fldChar w:fldCharType="begin"/>
        </w:r>
        <w:r w:rsidR="00CB309A" w:rsidRPr="00C74766" w:rsidDel="00DC6699">
          <w:rPr>
            <w:strike/>
          </w:rPr>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B309A" w:rsidRPr="00C74766" w:rsidDel="00DC6699">
          <w:rPr>
            <w:strike/>
          </w:rPr>
          <w:fldChar w:fldCharType="separate"/>
        </w:r>
        <w:r w:rsidR="00CB309A" w:rsidRPr="00C74766" w:rsidDel="00DC6699">
          <w:rPr>
            <w:strike/>
            <w:noProof/>
          </w:rPr>
          <w:t>(Rogers-Bennett &amp; Catton 2019)</w:t>
        </w:r>
        <w:r w:rsidR="00CB309A" w:rsidRPr="00C74766" w:rsidDel="00DC6699">
          <w:rPr>
            <w:strike/>
          </w:rPr>
          <w:fldChar w:fldCharType="end"/>
        </w:r>
        <w:r w:rsidR="00EF0B3C" w:rsidRPr="00C74766" w:rsidDel="00DC6699">
          <w:rPr>
            <w:strike/>
          </w:rPr>
          <w:t xml:space="preserve">. As many ecosystem-level perturbations are anticipated to intensify under scenarios of climate and ocean change </w:t>
        </w:r>
        <w:r w:rsidR="00CB309A" w:rsidRPr="00C74766" w:rsidDel="00DC6699">
          <w:rPr>
            <w:strike/>
          </w:rPr>
          <w:fldChar w:fldCharType="begin"/>
        </w:r>
        <w:r w:rsidR="00CB309A" w:rsidRPr="00C74766" w:rsidDel="00DC6699">
          <w:rPr>
            <w:strike/>
          </w:rPr>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CB309A" w:rsidRPr="00C74766" w:rsidDel="00DC6699">
          <w:rPr>
            <w:strike/>
          </w:rPr>
          <w:fldChar w:fldCharType="separate"/>
        </w:r>
        <w:r w:rsidR="00CB309A" w:rsidRPr="00C74766" w:rsidDel="00DC6699">
          <w:rPr>
            <w:strike/>
            <w:noProof/>
          </w:rPr>
          <w:t>(IPCC 2022)</w:t>
        </w:r>
        <w:r w:rsidR="00CB309A" w:rsidRPr="00C74766" w:rsidDel="00DC6699">
          <w:rPr>
            <w:strike/>
          </w:rPr>
          <w:fldChar w:fldCharType="end"/>
        </w:r>
        <w:r w:rsidR="00EF0B3C" w:rsidRPr="00C74766" w:rsidDel="00DC6699">
          <w:rPr>
            <w:strike/>
          </w:rPr>
          <w:t xml:space="preserve">, maintaining services from kelp forests requires regional mechanistic studies to understand dynamic community responses. </w:t>
        </w:r>
      </w:moveFrom>
      <w:moveFromRangeEnd w:id="330"/>
    </w:p>
    <w:p w14:paraId="7F59E014" w14:textId="3CB9FC7B"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t>experienced a massive and prolonged</w:t>
      </w:r>
      <w:ins w:id="335" w:author="Nick.Tolimieri" w:date="2022-09-12T15:32:00Z">
        <w:r w:rsidR="007622EF">
          <w:t xml:space="preserve"> MHW</w:t>
        </w:r>
      </w:ins>
      <w:del w:id="336" w:author="Nick.Tolimieri" w:date="2022-09-12T15:32:00Z">
        <w:r w:rsidDel="007622EF">
          <w:delText xml:space="preserve"> marine heatwave (MHW</w:delText>
        </w:r>
      </w:del>
      <w:ins w:id="337" w:author="Nick.Tolimieri [2]" w:date="2022-09-01T15:03:00Z">
        <w:del w:id="338" w:author="Nick.Tolimieri" w:date="2022-09-12T15:32:00Z">
          <w:r w:rsidR="00A637B7" w:rsidDel="007622EF">
            <w:delText xml:space="preserve">, </w:delText>
          </w:r>
        </w:del>
        <w:del w:id="339" w:author="Nick.Tolimieri" w:date="2022-09-12T15:33:00Z">
          <w:r w:rsidR="00A637B7" w:rsidRPr="00310026" w:rsidDel="007622EF">
            <w:delText>a prolonged discrete anomalously warm water event</w:delText>
          </w:r>
        </w:del>
      </w:ins>
      <w:ins w:id="340" w:author="Nick.Tolimieri [2]" w:date="2022-09-01T15:04:00Z">
        <w:del w:id="341" w:author="Nick.Tolimieri" w:date="2022-09-12T15:33:00Z">
          <w:r w:rsidR="00A637B7" w:rsidDel="007622EF">
            <w:delText xml:space="preserve">, </w:delText>
          </w:r>
        </w:del>
      </w:ins>
      <w:del w:id="342" w:author="Nick.Tolimieri" w:date="2022-09-12T15:33:00Z">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 </w:delInstrText>
        </w:r>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EN.CITE.DATA </w:delInstrText>
        </w:r>
        <w:r w:rsidR="00CB309A" w:rsidDel="007622EF">
          <w:fldChar w:fldCharType="end"/>
        </w:r>
        <w:r w:rsidR="00CB309A" w:rsidDel="007622EF">
          <w:fldChar w:fldCharType="separate"/>
        </w:r>
        <w:r w:rsidR="00CB309A" w:rsidDel="007622EF">
          <w:rPr>
            <w:noProof/>
          </w:rPr>
          <w:delText>(Hobday et al. 2016)</w:delText>
        </w:r>
        <w:r w:rsidR="00CB309A" w:rsidDel="007622EF">
          <w:fldChar w:fldCharType="end"/>
        </w:r>
        <w:r w:rsidDel="007622EF">
          <w:delText>)</w:delText>
        </w:r>
      </w:del>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IFVTQTwvYXV0aC1hZGRyZXNzPjx0aXRsZXM+PHRpdGxlPkZvcmNpbmcgb2YgbXVsdGl5ZWFyIGV4
dHJlbWUgb2NlYW4gdGVtcGVyYXR1cmVzIHRoYXQgaW1wYWN0ZWQgQ2FsaWZvcm5pYSBDdXJyZW50
IGxpdmluZyBtYXJpbmUgcmVzb3VyY2VzIGluIDIwMTY8L3RpdGxlPjxzZWNvbmRhcnktdGl0bGU+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bGU+SUNFUyBKb3VybmFsIG9mIE1hcmluZSBTY2llbmNlPC9mdWxsLXRpdGxlPjxhYmJyLTE+SUNF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==
</w:fldData>
        </w:fldChar>
      </w:r>
      <w:r w:rsidR="00137191">
        <w:instrText xml:space="preserve"> ADDIN EN.CITE </w:instrText>
      </w:r>
      <w:r w:rsidR="0013719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IFVTQTwvYXV0aC1hZGRyZXNzPjx0aXRsZXM+PHRpdGxlPkZvcmNpbmcgb2YgbXVsdGl5ZWFyIGV4
dHJlbWUgb2NlYW4gdGVtcGVyYXR1cmVzIHRoYXQgaW1wYWN0ZWQgQ2FsaWZvcm5pYSBDdXJyZW50
IGxpdmluZyBtYXJpbmUgcmVzb3VyY2VzIGluIDIwMTY8L3RpdGxlPjxzZWNvbmRhcnktdGl0bGU+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bGU+SUNFUyBKb3VybmFsIG9mIE1hcmluZSBTY2llbmNlPC9mdWxsLXRpdGxlPjxhYmJyLTE+SUNF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==
</w:fldData>
        </w:fldChar>
      </w:r>
      <w:r w:rsidR="00137191">
        <w:instrText xml:space="preserve"> ADDIN EN.CITE.DATA </w:instrText>
      </w:r>
      <w:r w:rsidR="00137191">
        <w:fldChar w:fldCharType="end"/>
      </w:r>
      <w:r w:rsidR="00E878A1">
        <w:fldChar w:fldCharType="separate"/>
      </w:r>
      <w:r w:rsidR="00E878A1">
        <w:rPr>
          <w:noProof/>
        </w:rPr>
        <w:t>(Bond et al. 2015, Cheung et al. 2016, Jacox et al. 2018, Scannell et al. 2020)</w:t>
      </w:r>
      <w:r w:rsidR="00E878A1">
        <w:fldChar w:fldCharType="end"/>
      </w:r>
      <w:r>
        <w:t>. This MHW had profound effects on both the offshore and nearshore ecosystem</w:t>
      </w:r>
      <w:ins w:id="343" w:author="Nick.Tolimieri [2]" w:date="2022-09-14T09:35:00Z">
        <w:r w:rsidR="00101A87">
          <w:t>s</w:t>
        </w:r>
      </w:ins>
      <w:r>
        <w:t xml:space="preserve"> </w: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cnM+PC9jb250cmlidXRvcnM+PHRpdGxlcz48dGl0bGU+UmVjZW50IGVjb3N5c3RlbSBkaXN0dXJi
YW5jZSBpbiB0aGUgbm9ydGhlcm4gQ2FsaWZvcm5pYSBDdXJyZW50PC90aXRsZT48c2Vjb25kYXJ5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137191">
        <w:instrText xml:space="preserve"> ADDIN EN.CITE </w:instrText>
      </w:r>
      <w:r w:rsidR="0013719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cnM+PC9jb250cmlidXRvcnM+PHRpdGxlcz48dGl0bGU+UmVjZW50IGVjb3N5c3RlbSBkaXN0dXJi
YW5jZSBpbiB0aGUgbm9ydGhlcm4gQ2FsaWZvcm5pYSBDdXJyZW50PC90aXRsZT48c2Vjb25kYXJ5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137191">
        <w:instrText xml:space="preserve"> ADDIN EN.CITE.DATA </w:instrText>
      </w:r>
      <w:r w:rsidR="00137191">
        <w:fldChar w:fldCharType="end"/>
      </w:r>
      <w:r w:rsidR="00E878A1">
        <w:fldChar w:fldCharType="separate"/>
      </w:r>
      <w:r w:rsidR="00E878A1">
        <w:rPr>
          <w:noProof/>
        </w:rPr>
        <w:t>(Cavole et al. 2016, Lonhart et al. 2019, Morgan et al. 2019, Sanford et al. 2019, Cheung &amp; Frölicher 2020)</w:t>
      </w:r>
      <w:r w:rsidR="00E878A1">
        <w:fldChar w:fldCharType="end"/>
      </w:r>
      <w:r>
        <w:t xml:space="preserve">, including substantial loss of kelp in some areas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E878A1">
        <w:fldChar w:fldCharType="separate"/>
      </w:r>
      <w:r w:rsidR="00101A87">
        <w:rPr>
          <w:noProof/>
        </w:rPr>
        <w:t>(Beas-Luna et al. 2020)</w:t>
      </w:r>
      <w:r w:rsidR="00E878A1">
        <w:fldChar w:fldCharType="end"/>
      </w:r>
      <w:r>
        <w:t xml:space="preserve">. The timing </w:t>
      </w:r>
      <w:ins w:id="344" w:author="Nick.Tolimieri" w:date="2022-09-13T09:27:00Z">
        <w:r w:rsidR="00DA260A">
          <w:t xml:space="preserve">and intensity </w:t>
        </w:r>
      </w:ins>
      <w:r>
        <w:t xml:space="preserve">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IGV2b2x1dGlvbiBhbmQgcGVyc2lzdGVuY2Ugb2YgbWFyaW5lIGhlYXR3YXZlcyBpbiB0aGUgbm9y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137191">
        <w:instrText xml:space="preserve"> ADDIN EN.CITE </w:instrText>
      </w:r>
      <w:r w:rsidR="0013719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IGV2b2x1dGlvbiBhbmQgcGVyc2lzdGVuY2Ugb2YgbWFyaW5lIGhlYXR3YXZlcyBpbiB0aGUgbm9y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137191">
        <w:instrText xml:space="preserve"> ADDIN EN.CITE.DATA </w:instrText>
      </w:r>
      <w:r w:rsidR="00137191">
        <w:fldChar w:fldCharType="end"/>
      </w:r>
      <w:r w:rsidR="00E878A1">
        <w:fldChar w:fldCharType="separate"/>
      </w:r>
      <w:r w:rsidR="00E878A1">
        <w:rPr>
          <w:noProof/>
        </w:rPr>
        <w:t>(Bond et al. 2015, Scannell et al. 2020, Harvey et al. 2022)</w:t>
      </w:r>
      <w:r w:rsidR="00E878A1">
        <w:fldChar w:fldCharType="end"/>
      </w:r>
      <w:r>
        <w:t>.</w:t>
      </w:r>
      <w:ins w:id="345" w:author="Nick.Tolimieri" w:date="2022-09-12T16:13:00Z">
        <w:r w:rsidR="002D6F44">
          <w:t xml:space="preserve"> </w:t>
        </w:r>
      </w:ins>
    </w:p>
    <w:p w14:paraId="1648E18D" w14:textId="1D03338E" w:rsidR="00471A3D" w:rsidRPr="003167E3" w:rsidRDefault="00EF0B3C">
      <w:r>
        <w:t xml:space="preserve">Additionally, beginning in </w:t>
      </w:r>
      <w:r w:rsidR="006D4D83">
        <w:t xml:space="preserve">late </w:t>
      </w:r>
      <w:r>
        <w:t xml:space="preserve">2013, sea star wasting </w:t>
      </w:r>
      <w:r w:rsidR="006D4C32">
        <w:t xml:space="preserve">syndrome </w:t>
      </w:r>
      <w:r>
        <w:t>(</w:t>
      </w:r>
      <w:r w:rsidR="006D4C32">
        <w:t>SSWS</w:t>
      </w:r>
      <w:del w:id="346" w:author="Nick.Tolimieri [2]" w:date="2022-09-14T09:35:00Z">
        <w:r w:rsidR="006D4C32" w:rsidDel="00101A87">
          <w:delText>, a.k.a sea star wasting disease</w:delText>
        </w:r>
      </w:del>
      <w:r>
        <w:t xml:space="preserve">) </w:t>
      </w:r>
      <w:r w:rsidR="006D4D83">
        <w:t xml:space="preserve">impacted </w:t>
      </w:r>
      <w:r>
        <w:t>populations of at least 20 species of sea stars from California to Alaska</w:t>
      </w:r>
      <w:ins w:id="347" w:author="Nick.Tolimieri" w:date="2022-08-31T16:02:00Z">
        <w:r w:rsidR="00DB700E">
          <w:t>, including the Salish Sea</w:t>
        </w:r>
      </w:ins>
      <w:r>
        <w:t xml:space="preserve"> </w: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Y2kgVVNBPC9hbHQtdGl0bGU+PC90aXRsZXM+PHBhZ2VzPjE3Mjc4LTgzPC9wYWdlcz48dm9sdW1l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</w:fldData>
        </w:fldChar>
      </w:r>
      <w:r w:rsidR="00137191">
        <w:instrText xml:space="preserve"> ADDIN EN.CITE </w:instrText>
      </w:r>
      <w:r w:rsidR="0013719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Y2kgVVNBPC9hbHQtdGl0bGU+PC90aXRsZXM+PHBhZ2VzPjE3Mjc4LTgzPC9wYWdlcz48dm9sdW1l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</w:fldData>
        </w:fldChar>
      </w:r>
      <w:r w:rsidR="00137191">
        <w:instrText xml:space="preserve"> ADDIN EN.CITE.DATA </w:instrText>
      </w:r>
      <w:r w:rsidR="00137191">
        <w:fldChar w:fldCharType="end"/>
      </w:r>
      <w:r w:rsidR="00E878A1">
        <w:fldChar w:fldCharType="separate"/>
      </w:r>
      <w:r w:rsidR="00E878A1">
        <w:rPr>
          <w:noProof/>
        </w:rPr>
        <w:t>(Hewson et al. 2014, Montecino-Latorre et al. 2016, Hewson et al. 2018, Hamilton et al. 2021)</w:t>
      </w:r>
      <w:r w:rsidR="00E878A1">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of its population by 2020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 </w:instrText>
      </w:r>
      <w:r w:rsidR="0013719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EN.CITE.DATA </w:instrText>
      </w:r>
      <w:r w:rsidR="00137191">
        <w:fldChar w:fldCharType="end"/>
      </w:r>
      <w:r w:rsidR="00E878A1">
        <w:fldChar w:fldCharType="separate"/>
      </w:r>
      <w:r w:rsidR="00E878A1">
        <w:rPr>
          <w:noProof/>
        </w:rPr>
        <w:t>(Hamilton et al. 2021)</w:t>
      </w:r>
      <w:r w:rsidR="00E878A1">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w:t>
      </w:r>
      <w:ins w:id="348" w:author="Chris.Harvey" w:date="2022-10-11T12:52:00Z">
        <w:r w:rsidR="00955353">
          <w:t xml:space="preserve"> </w:t>
        </w:r>
        <w:r w:rsidR="00955353" w:rsidRPr="00137191">
          <w:rPr>
            <w:i/>
          </w:rPr>
          <w:t>Strongylocentrotus purpuratus</w:t>
        </w:r>
      </w:ins>
      <w:del w:id="349" w:author="Nick.Tolimieri" w:date="2022-10-03T09:48:00Z">
        <w:r w:rsidDel="00C77C83">
          <w:delText>, which are prolific grazers and capable of near-complete reduction of kelp stands to urchin barrens</w:delText>
        </w:r>
      </w:del>
      <w:r w:rsidR="00151934">
        <w:t xml:space="preserve">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lastRenderedPageBreak/>
        <w:t xml:space="preserve">pressure on sea urchins. However, urchins follow well-documented boom-bust </w:t>
      </w:r>
      <w:r w:rsidR="007F3AF4">
        <w:t xml:space="preserve">reproductive </w:t>
      </w:r>
      <w:r>
        <w:t xml:space="preserve">cycles </w: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ZD48L0NpdGU+PENpdGU+PEF1dGhvcj5VdGhpY2tlPC9BdXRob3I+PFllYXI+MjAwOTwvWWVhcj48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137191">
        <w:instrText xml:space="preserve"> ADDIN EN.CITE </w:instrText>
      </w:r>
      <w:r w:rsidR="0013719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ZD48L0NpdGU+PENpdGU+PEF1dGhvcj5VdGhpY2tlPC9BdXRob3I+PFllYXI+MjAwOTwvWWVhcj48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137191">
        <w:instrText xml:space="preserve"> ADDIN EN.CITE.DATA </w:instrText>
      </w:r>
      <w:r w:rsidR="00137191">
        <w:fldChar w:fldCharType="end"/>
      </w:r>
      <w:r w:rsidR="00E878A1">
        <w:fldChar w:fldCharType="separate"/>
      </w:r>
      <w:r w:rsidR="00E878A1">
        <w:rPr>
          <w:noProof/>
        </w:rPr>
        <w:t>(Pearse &amp; Hines 1987, Uthicke et al. 2009, Ebert 2010)</w:t>
      </w:r>
      <w:r w:rsidR="00E878A1">
        <w:fldChar w:fldCharType="end"/>
      </w:r>
      <w:r>
        <w:t xml:space="preserve">, and the dramatic increase </w:t>
      </w:r>
      <w:r w:rsidR="00034ABC">
        <w:t>of</w:t>
      </w:r>
      <w:r>
        <w:t xml:space="preserve"> purple urchin populations in the early 2010s, which </w:t>
      </w:r>
      <w:r w:rsidR="00034ABC">
        <w:t>wa</w:t>
      </w:r>
      <w:r>
        <w:t xml:space="preserve">s temporally and spatially disjunct along the northeastern Pacific, may </w:t>
      </w:r>
      <w:ins w:id="350" w:author="Nick.Tolimieri" w:date="2022-09-07T10:00:00Z">
        <w:r w:rsidR="004642D3">
          <w:t xml:space="preserve">have been </w:t>
        </w:r>
      </w:ins>
      <w:r>
        <w:t>due to a combination of a reduction in a minor predator</w:t>
      </w:r>
      <w:r w:rsidR="0077562B">
        <w:t xml:space="preserve"> </w: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aTwvYWx0LXRpdGxlPjwvdGl0bGVzPjxwYWdlcz4yMDIxMTE5NTwvcGFnZXM+PHZvbHVtZT4yODg8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</w:fldData>
        </w:fldChar>
      </w:r>
      <w:r w:rsidR="00137191">
        <w:instrText xml:space="preserve"> ADDIN EN.CITE </w:instrText>
      </w:r>
      <w:r w:rsidR="0013719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aTwvYWx0LXRpdGxlPjwvdGl0bGVzPjxwYWdlcz4yMDIxMTE5NTwvcGFnZXM+PHZvbHVtZT4yODg8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</w:fldData>
        </w:fldChar>
      </w:r>
      <w:r w:rsidR="00137191">
        <w:instrText xml:space="preserve"> ADDIN EN.CITE.DATA </w:instrText>
      </w:r>
      <w:r w:rsidR="00137191">
        <w:fldChar w:fldCharType="end"/>
      </w:r>
      <w:r w:rsidR="00E878A1">
        <w:fldChar w:fldCharType="separate"/>
      </w:r>
      <w:r w:rsidR="00E878A1">
        <w:rPr>
          <w:noProof/>
        </w:rPr>
        <w:t xml:space="preserve">(sea stars, especially </w:t>
      </w:r>
      <w:r w:rsidR="00E878A1" w:rsidRPr="00B03018">
        <w:rPr>
          <w:i/>
          <w:noProof/>
        </w:rPr>
        <w:t>Pycnopodia</w:t>
      </w:r>
      <w:r w:rsidR="00E878A1">
        <w:rPr>
          <w:noProof/>
        </w:rPr>
        <w:t>; Hamilton et al. 2021)</w:t>
      </w:r>
      <w:r w:rsidR="00E878A1">
        <w:fldChar w:fldCharType="end"/>
      </w:r>
      <w:r>
        <w:t xml:space="preserve">, a change in foraging behavior due to a SST-driven decrease in available drift kelp </w:t>
      </w:r>
      <w:r w:rsidR="00E878A1">
        <w:fldChar w:fldCharType="begin"/>
      </w:r>
      <w:r w:rsidR="00E878A1">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E878A1">
        <w:fldChar w:fldCharType="separate"/>
      </w:r>
      <w:r w:rsidR="00E878A1">
        <w:rPr>
          <w:noProof/>
        </w:rPr>
        <w:t>(Kriegisch et al. 2019)</w:t>
      </w:r>
      <w:r w:rsidR="00E878A1">
        <w:fldChar w:fldCharType="end"/>
      </w:r>
      <w:r>
        <w:t>, and a numeric increase due to successful recruitment</w:t>
      </w:r>
      <w:del w:id="351" w:author="Nick.Tolimieri" w:date="2022-09-13T11:00:00Z">
        <w:r w:rsidDel="00B80596">
          <w:delText xml:space="preserve"> and settlement of urchin larvae</w:delText>
        </w:r>
      </w:del>
      <w:r>
        <w:t>.</w:t>
      </w:r>
    </w:p>
    <w:p w14:paraId="05019B11" w14:textId="2AA76AFD" w:rsidR="00471A3D" w:rsidRPr="00FD5B3C" w:rsidRDefault="000650CD" w:rsidP="005635FF">
      <w:r>
        <w:t>T</w:t>
      </w:r>
      <w:r w:rsidR="005635FF">
        <w:t>here were large regional difference</w:t>
      </w:r>
      <w:ins w:id="352" w:author="Chris.Harvey" w:date="2022-10-11T12:57:00Z">
        <w:r w:rsidR="00955353">
          <w:t>s</w:t>
        </w:r>
      </w:ins>
      <w:r w:rsidR="005635FF">
        <w:t xml:space="preserve"> i</w:t>
      </w:r>
      <w:r w:rsidR="005056B6">
        <w:t xml:space="preserve">n </w:t>
      </w:r>
      <w:r w:rsidR="005635FF">
        <w:t xml:space="preserve">the </w:t>
      </w:r>
      <w:r w:rsidR="009131C3">
        <w:t>response</w:t>
      </w:r>
      <w:r w:rsidR="005635FF">
        <w:t xml:space="preserve"> of kelp forests </w:t>
      </w:r>
      <w:del w:id="353" w:author="Chris.Harvey" w:date="2022-10-11T12:57:00Z">
        <w:r w:rsidR="009131C3" w:rsidDel="00955353">
          <w:delText xml:space="preserve">and the degree of change </w:delText>
        </w:r>
      </w:del>
      <w:r w:rsidR="005635FF">
        <w:t>to these events.</w:t>
      </w:r>
      <w:r w:rsidR="00EF0B3C">
        <w:t xml:space="preserve"> Kelp cover in Oregon was either stable or increased during and following the 2014-2016 MHW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E878A1">
        <w:fldChar w:fldCharType="separate"/>
      </w:r>
      <w:r w:rsidR="00E878A1">
        <w:rPr>
          <w:noProof/>
        </w:rPr>
        <w:t>(Hamilton et al. 2020)</w:t>
      </w:r>
      <w:r w:rsidR="00E878A1">
        <w:fldChar w:fldCharType="end"/>
      </w:r>
      <w:r w:rsidR="00EF0B3C">
        <w:t xml:space="preserve">, while Northern California saw substantial and persistent loss of kelp canopy and a shift to urchin barrens </w: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ZXJpb2RpY2FsPjxwYWdlcz4xLTk8L3BhZ2VzPjx2b2x1bWU+NDwvdm9sdW1lPjxudW1iZXI+MTwv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4C194C">
        <w:instrText xml:space="preserve"> ADDIN EN.CITE </w:instrText>
      </w:r>
      <w:r w:rsidR="004C194C">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ZXJpb2RpY2FsPjxwYWdlcz4xLTk8L3BhZ2VzPjx2b2x1bWU+NDwvdm9sdW1lPjxudW1iZXI+MTwv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4C194C">
        <w:instrText xml:space="preserve"> ADDIN EN.CITE.DATA </w:instrText>
      </w:r>
      <w:r w:rsidR="004C194C">
        <w:fldChar w:fldCharType="end"/>
      </w:r>
      <w:r w:rsidR="00E878A1">
        <w:fldChar w:fldCharType="separate"/>
      </w:r>
      <w:r w:rsidR="00E878A1">
        <w:rPr>
          <w:noProof/>
        </w:rPr>
        <w:t>(Rogers-Bennett &amp; Catton 2019, McPherson et al. 2021)</w:t>
      </w:r>
      <w:r w:rsidR="00E878A1">
        <w:fldChar w:fldCharType="end"/>
      </w:r>
      <w:r w:rsidR="00EF0B3C">
        <w:t xml:space="preserve">. Responses in Central California and the Southern California Bight were more muted, as kelp cover declined only slightly even though there were large increases in urchins in Central California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E878A1">
        <w:fldChar w:fldCharType="separate"/>
      </w:r>
      <w:r w:rsidR="00E878A1">
        <w:rPr>
          <w:noProof/>
        </w:rPr>
        <w:t>(Beas-Luna et al. 2020)</w:t>
      </w:r>
      <w:r w:rsidR="00E878A1">
        <w:fldChar w:fldCharType="end"/>
      </w:r>
      <w:r w:rsidR="00EF0B3C">
        <w:t xml:space="preserve">. In Baja California, both kelp and sea urchins decreased sharply </w: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aWNhbD48cGFnZXM+NDEzPC9wYWdlcz48dm9sdW1lPjY8L3ZvbHVtZT48ZGF0ZXM+PHllYXI+MjAx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bmd1YWdlPkVuZ2xpc2g8L2xhbmd1YWdlPjwvcmVjb3JkPjwvQ2l0ZT48L0VuZE5vdGU+
</w:fldData>
        </w:fldChar>
      </w:r>
      <w:r w:rsidR="00137191">
        <w:instrText xml:space="preserve"> ADDIN EN.CITE </w:instrText>
      </w:r>
      <w:r w:rsidR="0013719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aWNhbD48cGFnZXM+NDEzPC9wYWdlcz48dm9sdW1lPjY8L3ZvbHVtZT48ZGF0ZXM+PHllYXI+MjAx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bmd1YWdlPkVuZ2xpc2g8L2xhbmd1YWdlPjwvcmVjb3JkPjwvQ2l0ZT48L0VuZE5vdGU+
</w:fldData>
        </w:fldChar>
      </w:r>
      <w:r w:rsidR="00137191">
        <w:instrText xml:space="preserve"> ADDIN EN.CITE.DATA </w:instrText>
      </w:r>
      <w:r w:rsidR="00137191">
        <w:fldChar w:fldCharType="end"/>
      </w:r>
      <w:r w:rsidR="00E878A1">
        <w:fldChar w:fldCharType="separate"/>
      </w:r>
      <w:r w:rsidR="00E878A1">
        <w:rPr>
          <w:noProof/>
        </w:rPr>
        <w:t>(Cavanaugh et al. 2019, Beas-Luna et al. 2020)</w:t>
      </w:r>
      <w:r w:rsidR="00E878A1">
        <w:fldChar w:fldCharType="end"/>
      </w:r>
      <w:r w:rsidR="00EF0B3C">
        <w:t>.</w:t>
      </w:r>
      <w:r w:rsidR="00BF0D84">
        <w:t xml:space="preserve"> </w:t>
      </w:r>
      <w:del w:id="354" w:author="Nick.Tolimieri [2]" w:date="2022-09-14T09:38:00Z">
        <w:r w:rsidR="00BF0D84" w:rsidDel="00284AF7">
          <w:delText xml:space="preserve">For the 2014-2016 MHW absolute increase in SST was a better predictor of canopy loss than was the number or strength of SST anomalies </w:delText>
        </w:r>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 </w:delInstrText>
        </w:r>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EN.CITE.DATA </w:delInstrText>
        </w:r>
        <w:r w:rsidR="00BF0D84" w:rsidDel="00284AF7">
          <w:fldChar w:fldCharType="end"/>
        </w:r>
        <w:r w:rsidR="00BF0D84" w:rsidDel="00284AF7">
          <w:fldChar w:fldCharType="separate"/>
        </w:r>
        <w:r w:rsidR="00BF0D84" w:rsidDel="00284AF7">
          <w:rPr>
            <w:noProof/>
          </w:rPr>
          <w:delText>(Cavanaugh et al. 2019, Beas-Luna et al. 2020)</w:delText>
        </w:r>
        <w:r w:rsidR="00BF0D84" w:rsidDel="00284AF7">
          <w:fldChar w:fldCharType="end"/>
        </w:r>
      </w:del>
      <w:ins w:id="355" w:author="Nick.Tolimieri" w:date="2022-09-13T11:43:00Z">
        <w:del w:id="356" w:author="Nick.Tolimieri [2]" w:date="2022-09-14T09:38:00Z">
          <w:r w:rsidR="00BF0D84" w:rsidDel="00284AF7">
            <w:delText>.</w:delText>
          </w:r>
        </w:del>
      </w:ins>
      <w:del w:id="357" w:author="Nick.Tolimieri [2]" w:date="2022-09-14T09:38:00Z">
        <w:r w:rsidR="00EF0B3C" w:rsidDel="00284AF7">
          <w:delText xml:space="preserve"> </w:delText>
        </w:r>
      </w:del>
      <w:r w:rsidR="00EF0B3C">
        <w:t xml:space="preserve">The regionally distinctive responses of kelp forest communities are likely due to both spatial variation in climate dynamics and associated bottom-up environmental drivers (especially in relation to species’ tolerances and range margins), and </w:t>
      </w:r>
      <w:ins w:id="358" w:author="Nick.Tolimieri" w:date="2022-09-13T10:06:00Z">
        <w:r w:rsidR="001B6711">
          <w:t xml:space="preserve">to </w:t>
        </w:r>
      </w:ins>
      <w:r w:rsidR="00EF0B3C">
        <w:t>regional differences in food web structure</w:t>
      </w:r>
      <w:del w:id="359" w:author="Nick.Tolimieri [2]" w:date="2022-09-16T11:45:00Z">
        <w:r w:rsidR="00EF0B3C" w:rsidDel="001B09B3">
          <w:delText xml:space="preserve"> and t</w:delText>
        </w:r>
      </w:del>
      <w:ins w:id="360" w:author="Nick.Tolimieri [2]" w:date="2022-09-16T11:45:00Z">
        <w:r w:rsidR="001B09B3">
          <w:t>, in particular, t</w:t>
        </w:r>
      </w:ins>
      <w:r w:rsidR="00EF0B3C">
        <w:t>op-down pressure</w:t>
      </w:r>
      <w:del w:id="361" w:author="Nick.Tolimieri [2]" w:date="2022-09-16T11:45:00Z">
        <w:r w:rsidR="00EF0B3C" w:rsidDel="001B09B3">
          <w:delText>s</w:delText>
        </w:r>
      </w:del>
      <w:r w:rsidR="00F86D6F">
        <w:t xml:space="preserve"> </w:t>
      </w:r>
      <w:r w:rsidR="00E878A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cmVjb3JkPjwvQ2l0ZT48Q2l0ZT48QXV0aG9yPlJlZWQ8L0F1dGhvcj48WWVhcj4yMDE2PC9ZZWFy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=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cmVjb3JkPjwvQ2l0ZT48Q2l0ZT48QXV0aG9yPlJlZWQ8L0F1dGhvcj48WWVhcj4yMDE2PC9ZZWFy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=
</w:fldData>
        </w:fldChar>
      </w:r>
      <w:r w:rsidR="00137191">
        <w:instrText xml:space="preserve"> ADDIN EN.CITE.DATA </w:instrText>
      </w:r>
      <w:r w:rsidR="00137191">
        <w:fldChar w:fldCharType="end"/>
      </w:r>
      <w:r w:rsidR="00E878A1">
        <w:fldChar w:fldCharType="separate"/>
      </w:r>
      <w:r w:rsidR="008702D7">
        <w:rPr>
          <w:noProof/>
        </w:rPr>
        <w:t>(Reed et al. 2016, Beas-Luna et al. 2020)</w:t>
      </w:r>
      <w:r w:rsidR="00E878A1">
        <w:fldChar w:fldCharType="end"/>
      </w:r>
      <w:r w:rsidR="00EF0B3C">
        <w:t>.</w:t>
      </w:r>
      <w:del w:id="362" w:author="Nick.Tolimieri" w:date="2022-09-13T09:35:00Z">
        <w:r w:rsidR="00EF0B3C" w:rsidDel="00336199">
          <w:delText xml:space="preserve"> </w:delText>
        </w:r>
      </w:del>
      <w:del w:id="363" w:author="Nick.Tolimieri" w:date="2022-09-13T09:50:00Z">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 </w:delInstrText>
        </w:r>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EN.CITE.DATA </w:delInstrText>
        </w:r>
        <w:r w:rsidR="00922417" w:rsidDel="00922417">
          <w:fldChar w:fldCharType="end"/>
        </w:r>
        <w:r w:rsidR="00922417" w:rsidDel="00922417">
          <w:fldChar w:fldCharType="separate"/>
        </w:r>
        <w:r w:rsidR="00922417" w:rsidDel="00922417">
          <w:rPr>
            <w:noProof/>
          </w:rPr>
          <w:delText>(Gregr et al. 2020)</w:delText>
        </w:r>
        <w:r w:rsidR="00922417" w:rsidDel="00922417">
          <w:fldChar w:fldCharType="end"/>
        </w:r>
      </w:del>
      <w:ins w:id="364" w:author="Nick.Tolimieri" w:date="2022-09-13T09:58:00Z">
        <w:r w:rsidR="00C61292">
          <w:t xml:space="preserve"> </w:t>
        </w:r>
      </w:ins>
      <w:ins w:id="365" w:author="Nick.Tolimieri" w:date="2022-09-13T10:07:00Z">
        <w:r w:rsidR="001B6711">
          <w:t xml:space="preserve">For example, </w:t>
        </w:r>
      </w:ins>
      <w:ins w:id="366" w:author="Nick.Tolimieri" w:date="2022-10-03T09:51:00Z">
        <w:r w:rsidR="00C77C83">
          <w:t xml:space="preserve">ocean temperatures did not get as warm in Oregon as in Northern California, and </w:t>
        </w:r>
      </w:ins>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dGl0bGU+PC9hbHQtcGVyaW9kaWNhbD48cGFnZXM+ZTAzMDMxPC9wYWdlcz48dm9sdW1lPjEwMTwv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</w:fldData>
        </w:fldChar>
      </w:r>
      <w:r w:rsidR="00256175">
        <w:instrText xml:space="preserve"> ADDIN EN.CITE </w:instrText>
      </w:r>
      <w:r w:rsidR="00256175">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dGl0bGU+PC9hbHQtcGVyaW9kaWNhbD48cGFnZXM+ZTAzMDMxPC9wYWdlcz48dm9sdW1lPjEwMTwv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</w:fldData>
        </w:fldChar>
      </w:r>
      <w:r w:rsidR="00256175">
        <w:instrText xml:space="preserve"> ADDIN EN.CITE.DATA </w:instrText>
      </w:r>
      <w:r w:rsidR="00256175">
        <w:fldChar w:fldCharType="end"/>
      </w:r>
      <w:r w:rsidR="00EA6E26">
        <w:fldChar w:fldCharType="separate"/>
      </w:r>
      <w:r w:rsidR="00EA6E26">
        <w:rPr>
          <w:noProof/>
        </w:rPr>
        <w:t>Hamilton et al. (2020)</w:t>
      </w:r>
      <w:r w:rsidR="00EA6E26">
        <w:fldChar w:fldCharType="end"/>
      </w:r>
      <w:ins w:id="367" w:author="Nick.Tolimieri" w:date="2022-09-13T10:10:00Z">
        <w:r w:rsidR="00EA6E26">
          <w:t xml:space="preserve"> did not observe</w:t>
        </w:r>
        <w:del w:id="368" w:author="Nick.Tolimieri [2]" w:date="2022-09-16T11:46:00Z">
          <w:r w:rsidR="00EA6E26" w:rsidDel="001B09B3">
            <w:delText xml:space="preserve"> substantial l</w:delText>
          </w:r>
        </w:del>
      </w:ins>
      <w:ins w:id="369" w:author="Nick.Tolimieri [2]" w:date="2022-09-16T11:46:00Z">
        <w:del w:id="370" w:author="Nick.Tolimieri" w:date="2022-10-03T09:50:00Z">
          <w:r w:rsidR="001B09B3" w:rsidDel="00C77C83">
            <w:delText>l</w:delText>
          </w:r>
        </w:del>
        <w:r w:rsidR="001B09B3">
          <w:t xml:space="preserve"> l</w:t>
        </w:r>
      </w:ins>
      <w:ins w:id="371" w:author="Nick.Tolimieri" w:date="2022-09-13T10:10:00Z">
        <w:r w:rsidR="00EA6E26">
          <w:t>oss of kelp canopy in Oregon</w:t>
        </w:r>
      </w:ins>
      <w:ins w:id="372" w:author="Nick.Tolimieri [2]" w:date="2022-09-14T09:39:00Z">
        <w:del w:id="373" w:author="Nick.Tolimieri" w:date="2022-10-03T09:51:00Z">
          <w:r w:rsidR="0097296F" w:rsidDel="00C77C83">
            <w:delText xml:space="preserve"> </w:delText>
          </w:r>
          <w:r w:rsidR="00284AF7" w:rsidDel="00C77C83">
            <w:delText xml:space="preserve"> </w:delText>
          </w:r>
        </w:del>
      </w:ins>
      <w:ins w:id="374" w:author="Nick.Tolimieri [2]" w:date="2022-09-16T11:46:00Z">
        <w:del w:id="375" w:author="Nick.Tolimieri" w:date="2022-10-03T09:51:00Z">
          <w:r w:rsidR="001B09B3" w:rsidDel="00C77C83">
            <w:delText xml:space="preserve">absolute </w:delText>
          </w:r>
        </w:del>
      </w:ins>
      <w:ins w:id="376" w:author="Nick.Tolimieri" w:date="2022-09-13T10:08:00Z">
        <w:r w:rsidR="001B6711">
          <w:t>. Additionally,</w:t>
        </w:r>
      </w:ins>
      <w:ins w:id="377" w:author="Nick.Tolimieri" w:date="2022-09-13T10:11:00Z">
        <w:r w:rsidR="00B77482">
          <w:t xml:space="preserve"> t</w:t>
        </w:r>
      </w:ins>
      <w:ins w:id="378" w:author="Nick.Tolimieri" w:date="2022-09-13T10:01:00Z">
        <w:r w:rsidR="00FD5B3C">
          <w:t>he presence of</w:t>
        </w:r>
      </w:ins>
      <w:ins w:id="379" w:author="Nick.Tolimieri" w:date="2022-09-13T09:58:00Z">
        <w:r w:rsidR="00C61292">
          <w:t xml:space="preserve"> </w:t>
        </w:r>
        <w:r w:rsidR="00C61292" w:rsidRPr="00C61292">
          <w:t xml:space="preserve">sea otters </w:t>
        </w:r>
        <w:r w:rsidR="00C61292" w:rsidRPr="00C61292">
          <w:rPr>
            <w:i/>
          </w:rPr>
          <w:t>Enhydra lutri</w:t>
        </w:r>
        <w:r w:rsidR="00C61292" w:rsidRPr="00137191">
          <w:rPr>
            <w:i/>
          </w:rPr>
          <w:t>a</w:t>
        </w:r>
        <w:r w:rsidR="00C61292">
          <w:t xml:space="preserve"> </w:t>
        </w:r>
      </w:ins>
      <w:ins w:id="380" w:author="Chris.Harvey" w:date="2022-10-11T12:58:00Z">
        <w:r w:rsidR="00955353">
          <w:t xml:space="preserve">in </w:t>
        </w:r>
      </w:ins>
      <w:ins w:id="381" w:author="Nick.Tolimieri" w:date="2022-09-13T09:58:00Z">
        <w:r w:rsidR="00C61292">
          <w:t xml:space="preserve">Central California </w:t>
        </w:r>
      </w:ins>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 </w:instrText>
      </w:r>
      <w:r w:rsidR="00256175">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EN.CITE.DATA </w:instrText>
      </w:r>
      <w:r w:rsidR="00256175">
        <w:fldChar w:fldCharType="end"/>
      </w:r>
      <w:r w:rsidR="008702D7">
        <w:fldChar w:fldCharType="separate"/>
      </w:r>
      <w:r w:rsidR="008702D7">
        <w:rPr>
          <w:noProof/>
        </w:rPr>
        <w:t>(Gregr et al. 2020)</w:t>
      </w:r>
      <w:r w:rsidR="008702D7">
        <w:fldChar w:fldCharType="end"/>
      </w:r>
      <w:ins w:id="382" w:author="Nick.Tolimieri" w:date="2022-09-13T10:00:00Z">
        <w:r w:rsidR="008702D7">
          <w:t xml:space="preserve"> and the combination of sheepshead</w:t>
        </w:r>
      </w:ins>
      <w:ins w:id="383" w:author="Nick.Tolimieri" w:date="2022-09-13T10:04:00Z">
        <w:r w:rsidR="00FD5B3C">
          <w:t xml:space="preserve"> </w:t>
        </w:r>
        <w:r w:rsidR="00FD5B3C" w:rsidRPr="00310026">
          <w:rPr>
            <w:i/>
          </w:rPr>
          <w:t>Archosargus probatocephalus</w:t>
        </w:r>
        <w:r w:rsidR="00FD5B3C">
          <w:t xml:space="preserve"> </w:t>
        </w:r>
      </w:ins>
      <w:ins w:id="384" w:author="Nick.Tolimieri" w:date="2022-09-13T10:00:00Z">
        <w:r w:rsidR="008702D7">
          <w:t xml:space="preserve">and spiny lobsters </w:t>
        </w:r>
      </w:ins>
      <w:ins w:id="385" w:author="Nick.Tolimieri" w:date="2022-09-13T10:04:00Z">
        <w:r w:rsidR="00FD5B3C" w:rsidRPr="00310026">
          <w:rPr>
            <w:i/>
          </w:rPr>
          <w:t>Panulirus interruptus</w:t>
        </w:r>
        <w:r w:rsidR="00FD5B3C" w:rsidRPr="00FD5B3C">
          <w:t xml:space="preserve"> </w:t>
        </w:r>
      </w:ins>
      <w:ins w:id="386" w:author="Nick.Tolimieri" w:date="2022-09-13T10:00:00Z">
        <w:r w:rsidR="008702D7">
          <w:t xml:space="preserve">in Southern California </w:t>
        </w:r>
      </w:ins>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c2Vjb25kYXJ5LXRpdGxlPjwvdGl0bGVzPjxwYWdlcz4yMDE2MTkzNjwvcGFnZXM+PHZvbHVtZT4y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bGwtdGl0bGU+PC9hbHQtcGVyaW9kaWNhbD48cGFnZXM+ZTAyOTkzPC9wYWdlcz48dm9sdW1lPjEw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YmJyLTE+PC9wZXJpb2RpY2FsPjxwYWdlcz4xMjUtMTUwPC9wYWdlcz48dm9sdW1lPjczPC92b2x1
bWU+PG51bWJlcj4yPC9udW1iZXI+PGRhdGVzPjx5ZWFyPjE5ODM8L3llYXI+PC9kYXRlcz48aXNi
bj4wMDIyLTA5ODE8L2lzYm4+PHVybHM+PC91cmxzPjwvcmVjb3JkPjwvQ2l0ZT48L0VuZE5vdGU+
</w:fldData>
        </w:fldChar>
      </w:r>
      <w:r w:rsidR="00137191">
        <w:instrText xml:space="preserve"> ADDIN EN.CITE </w:instrText>
      </w:r>
      <w:r w:rsidR="00137191">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c2Vjb25kYXJ5LXRpdGxlPjwvdGl0bGVzPjxwYWdlcz4yMDE2MTkzNjwvcGFnZXM+PHZvbHVtZT4y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bGwtdGl0bGU+PC9hbHQtcGVyaW9kaWNhbD48cGFnZXM+ZTAyOTkzPC9wYWdlcz48dm9sdW1lPjEw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YmJyLTE+PC9wZXJpb2RpY2FsPjxwYWdlcz4xMjUtMTUwPC9wYWdlcz48dm9sdW1lPjczPC92b2x1
bWU+PG51bWJlcj4yPC9udW1iZXI+PGRhdGVzPjx5ZWFyPjE5ODM8L3llYXI+PC9kYXRlcz48aXNi
bj4wMDIyLTA5ODE8L2lzYm4+PHVybHM+PC91cmxzPjwvcmVjb3JkPjwvQ2l0ZT48L0VuZE5vdGU+
</w:fldData>
        </w:fldChar>
      </w:r>
      <w:r w:rsidR="00137191">
        <w:instrText xml:space="preserve"> ADDIN EN.CITE.DATA </w:instrText>
      </w:r>
      <w:r w:rsidR="00137191">
        <w:fldChar w:fldCharType="end"/>
      </w:r>
      <w:r w:rsidR="00B77482">
        <w:fldChar w:fldCharType="separate"/>
      </w:r>
      <w:r w:rsidR="00B77482">
        <w:rPr>
          <w:noProof/>
        </w:rPr>
        <w:t xml:space="preserve">(Tegner &amp; Levin 1983, Selden et </w:t>
      </w:r>
      <w:r w:rsidR="00B77482">
        <w:rPr>
          <w:noProof/>
        </w:rPr>
        <w:lastRenderedPageBreak/>
        <w:t>al. 2017, Eisaguirre et al. 2020)</w:t>
      </w:r>
      <w:r w:rsidR="00B77482">
        <w:fldChar w:fldCharType="end"/>
      </w:r>
      <w:ins w:id="387" w:author="Nick.Tolimieri" w:date="2022-09-13T10:01:00Z">
        <w:r w:rsidR="008702D7">
          <w:t xml:space="preserve"> may have</w:t>
        </w:r>
      </w:ins>
      <w:ins w:id="388" w:author="Nick.Tolimieri" w:date="2022-09-13T10:05:00Z">
        <w:r w:rsidR="00FD5B3C">
          <w:t xml:space="preserve"> provided </w:t>
        </w:r>
        <w:r w:rsidR="00FD5B3C" w:rsidRPr="00525F7D">
          <w:t>enough</w:t>
        </w:r>
        <w:r w:rsidR="00FD5B3C">
          <w:t xml:space="preserve"> top-down pressure to limit urchin densities and affect urchin feeding behavior </w:t>
        </w:r>
      </w:ins>
      <w:ins w:id="389" w:author="Nick.Tolimieri" w:date="2022-10-18T10:01:00Z">
        <w:r w:rsidR="00262254">
          <w:t>sufficiently</w:t>
        </w:r>
      </w:ins>
      <w:ins w:id="390" w:author="Nick.Tolimieri" w:date="2022-09-13T10:05:00Z">
        <w:r w:rsidR="00FD5B3C">
          <w:t xml:space="preserve"> to prevent a </w:t>
        </w:r>
      </w:ins>
      <w:ins w:id="391" w:author="Nick.Tolimieri" w:date="2022-09-13T10:01:00Z">
        <w:r w:rsidR="008702D7">
          <w:t>shift to urchin-domi</w:t>
        </w:r>
        <w:r w:rsidR="00FD5B3C">
          <w:t>nated habitats in these regions</w:t>
        </w:r>
      </w:ins>
      <w:ins w:id="392" w:author="Nick.Tolimieri" w:date="2022-09-13T10:05:00Z">
        <w:r w:rsidR="00FD5B3C">
          <w:t xml:space="preserve">. However, in </w:t>
        </w:r>
      </w:ins>
      <w:ins w:id="393" w:author="Nick.Tolimieri" w:date="2022-09-13T10:02:00Z">
        <w:r w:rsidR="00FD5B3C">
          <w:t>Northern California</w:t>
        </w:r>
      </w:ins>
      <w:ins w:id="394" w:author="Chris.Harvey" w:date="2022-10-11T12:59:00Z">
        <w:r w:rsidR="00955353">
          <w:t>,</w:t>
        </w:r>
      </w:ins>
      <w:ins w:id="395" w:author="Nick.Tolimieri" w:date="2022-09-13T10:02:00Z">
        <w:r w:rsidR="00FD5B3C">
          <w:t xml:space="preserve"> where there</w:t>
        </w:r>
      </w:ins>
      <w:ins w:id="396" w:author="Nick.Tolimieri" w:date="2022-09-13T10:11:00Z">
        <w:r w:rsidR="00F60DF5">
          <w:t xml:space="preserve"> was substantial warming and</w:t>
        </w:r>
      </w:ins>
      <w:ins w:id="397" w:author="Nick.Tolimieri [2]" w:date="2022-09-14T09:40:00Z">
        <w:r w:rsidR="0097296F">
          <w:t xml:space="preserve"> little</w:t>
        </w:r>
      </w:ins>
      <w:ins w:id="398" w:author="Nick.Tolimieri" w:date="2022-09-13T10:11:00Z">
        <w:r w:rsidR="00F60DF5">
          <w:t xml:space="preserve"> </w:t>
        </w:r>
      </w:ins>
      <w:ins w:id="399" w:author="Nick.Tolimieri" w:date="2022-09-13T10:02:00Z">
        <w:r w:rsidR="00FD5B3C">
          <w:t xml:space="preserve">predator </w:t>
        </w:r>
      </w:ins>
      <w:ins w:id="400" w:author="Nick.Tolimieri" w:date="2022-09-13T10:05:00Z">
        <w:r w:rsidR="00FD5B3C">
          <w:t>redundancy</w:t>
        </w:r>
      </w:ins>
      <w:ins w:id="401" w:author="Nick.Tolimieri" w:date="2022-09-13T10:02:00Z">
        <w:del w:id="402" w:author="Nick.Tolimieri [2]" w:date="2022-09-14T09:40:00Z">
          <w:r w:rsidR="00FD5B3C" w:rsidDel="0097296F">
            <w:delText xml:space="preserve"> </w:delText>
          </w:r>
        </w:del>
      </w:ins>
      <w:ins w:id="403" w:author="Nick.Tolimieri" w:date="2022-09-13T10:11:00Z">
        <w:del w:id="404" w:author="Nick.Tolimieri [2]" w:date="2022-09-14T09:40:00Z">
          <w:r w:rsidR="00F60DF5" w:rsidDel="0097296F">
            <w:delText>is lower</w:delText>
          </w:r>
        </w:del>
        <w:r w:rsidR="00F60DF5">
          <w:t xml:space="preserve">, </w:t>
        </w:r>
      </w:ins>
      <w:ins w:id="405" w:author="Nick.Tolimieri" w:date="2022-09-13T10:02:00Z">
        <w:r w:rsidR="00FD5B3C">
          <w:t>the</w:t>
        </w:r>
      </w:ins>
      <w:ins w:id="406" w:author="Nick.Tolimieri" w:date="2022-09-13T10:03:00Z">
        <w:r w:rsidR="00FD5B3C">
          <w:t xml:space="preserve"> die-off </w:t>
        </w:r>
      </w:ins>
      <w:ins w:id="407" w:author="Nick.Tolimieri" w:date="2022-09-13T10:02:00Z">
        <w:r w:rsidR="00FD5B3C">
          <w:t xml:space="preserve">of </w:t>
        </w:r>
        <w:r w:rsidR="00FD5B3C">
          <w:rPr>
            <w:i/>
          </w:rPr>
          <w:t xml:space="preserve">Pycnopodia </w:t>
        </w:r>
        <w:r w:rsidR="00FD5B3C">
          <w:t>may have</w:t>
        </w:r>
      </w:ins>
      <w:ins w:id="408" w:author="Nick.Tolimieri" w:date="2022-09-13T10:06:00Z">
        <w:r w:rsidR="00FD5B3C">
          <w:t xml:space="preserve"> released urchins from top-down control</w:t>
        </w:r>
      </w:ins>
      <w:ins w:id="409" w:author="Chris.Harvey" w:date="2022-10-11T13:00:00Z">
        <w:r w:rsidR="00955353">
          <w:t>,</w:t>
        </w:r>
      </w:ins>
      <w:ins w:id="410" w:author="Nick.Tolimieri" w:date="2022-09-13T10:06:00Z">
        <w:r w:rsidR="00FD5B3C">
          <w:t xml:space="preserve"> </w:t>
        </w:r>
      </w:ins>
      <w:ins w:id="411" w:author="Nick.Tolimieri [2]" w:date="2022-09-14T09:40:00Z">
        <w:r w:rsidR="00BE2B55">
          <w:t xml:space="preserve">allowing their outbreak </w:t>
        </w:r>
      </w:ins>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FD5B3C">
        <w:fldChar w:fldCharType="separate"/>
      </w:r>
      <w:r w:rsidR="00FD5B3C">
        <w:rPr>
          <w:noProof/>
        </w:rPr>
        <w:t>(Beas-Luna et al. 2020)</w:t>
      </w:r>
      <w:r w:rsidR="00FD5B3C">
        <w:fldChar w:fldCharType="end"/>
      </w:r>
    </w:p>
    <w:p w14:paraId="29A6A189" w14:textId="22CAEB0C"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YmJyLTE+R2xvYmFsIENoYW5nZSBCaW9sLjwvYWJici0xPjxhYmJyLTI+R2xvYmFsIENoYW5nZSBC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</w:fldData>
        </w:fldChar>
      </w:r>
      <w:r w:rsidR="00137191">
        <w:instrText xml:space="preserve"> ADDIN EN.CITE </w:instrText>
      </w:r>
      <w:r w:rsidR="0013719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YmJyLTE+R2xvYmFsIENoYW5nZSBCaW9sLjwvYWJici0xPjxhYmJyLTI+R2xvYmFsIENoYW5nZSBC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</w:fldData>
        </w:fldChar>
      </w:r>
      <w:r w:rsidR="00137191">
        <w:instrText xml:space="preserve"> ADDIN EN.CITE.DATA </w:instrText>
      </w:r>
      <w:r w:rsidR="00137191">
        <w:fldChar w:fldCharType="end"/>
      </w:r>
      <w:r w:rsidR="00E878A1">
        <w:fldChar w:fldCharType="separate"/>
      </w:r>
      <w:r w:rsidR="00E878A1">
        <w:rPr>
          <w:noProof/>
        </w:rPr>
        <w:t>(Rogers-Bennett &amp; Catton 2019, Beas-Luna et al. 2020)</w:t>
      </w:r>
      <w:r w:rsidR="00E878A1">
        <w:fldChar w:fldCharType="end"/>
      </w:r>
      <w:r w:rsidR="00EF0B3C">
        <w:t>. However, kelp forests along the outer coast of Washington, USA (Fig. 1)</w:t>
      </w:r>
      <w:ins w:id="412" w:author="jameal samhouri" w:date="2022-10-17T16:18:00Z">
        <w:r w:rsidR="00143C81">
          <w:t>,</w:t>
        </w:r>
      </w:ins>
      <w:r w:rsidR="00EF0B3C">
        <w:t xml:space="preserve"> have received only sporadic attention. Past studies have documented recovery of kelp and declines in invertebrate abundance following the restoration of </w:t>
      </w:r>
      <w:ins w:id="413" w:author="Nick.Tolimieri" w:date="2022-09-13T09:51:00Z">
        <w:r w:rsidR="00922417">
          <w:t>sea otters</w:t>
        </w:r>
      </w:ins>
      <w:ins w:id="414" w:author="Nick.Tolimieri" w:date="2022-09-13T10:18:00Z">
        <w:r w:rsidR="006E4305">
          <w:t>,</w:t>
        </w:r>
      </w:ins>
      <w:ins w:id="415" w:author="Nick.Tolimieri" w:date="2022-09-13T09:51:00Z">
        <w:r w:rsidR="00922417">
          <w:t xml:space="preserve"> a</w:t>
        </w:r>
      </w:ins>
      <w:r w:rsidR="00EF0B3C">
        <w:t xml:space="preserve"> keystone predator,</w:t>
      </w:r>
      <w:r w:rsidR="007F3AF4">
        <w:t xml:space="preserve"> </w:t>
      </w:r>
      <w:r w:rsidR="00EF0B3C">
        <w:t>to the Washington coast</w:t>
      </w:r>
      <w:ins w:id="416" w:author="Nick.Tolimieri" w:date="2022-09-13T13:05:00Z">
        <w:r w:rsidR="008658BE">
          <w:t xml:space="preserve"> with </w:t>
        </w:r>
      </w:ins>
      <w:ins w:id="417" w:author="Nick.Tolimieri" w:date="2022-10-03T09:52:00Z">
        <w:r w:rsidR="00976A66">
          <w:t xml:space="preserve">otter </w:t>
        </w:r>
      </w:ins>
      <w:ins w:id="418" w:author="Nick.Tolimieri" w:date="2022-09-13T13:07:00Z">
        <w:r w:rsidR="008658BE">
          <w:t xml:space="preserve">populations </w:t>
        </w:r>
      </w:ins>
      <w:ins w:id="419" w:author="Nick.Tolimieri" w:date="2022-10-18T11:49:00Z">
        <w:r w:rsidR="00E14C5C">
          <w:t xml:space="preserve">initially reintroduced in 1969-1979 and then </w:t>
        </w:r>
      </w:ins>
      <w:ins w:id="420" w:author="Nick.Tolimieri" w:date="2022-09-13T13:07:00Z">
        <w:r w:rsidR="008658BE">
          <w:t>increasing rapidly</w:t>
        </w:r>
      </w:ins>
      <w:ins w:id="421" w:author="Nick.Tolimieri" w:date="2022-09-13T13:08:00Z">
        <w:r w:rsidR="008658BE">
          <w:t xml:space="preserve"> </w:t>
        </w:r>
      </w:ins>
      <w:ins w:id="422" w:author="Chris.Harvey" w:date="2022-10-11T13:01:00Z">
        <w:r w:rsidR="00955353">
          <w:t>between</w:t>
        </w:r>
      </w:ins>
      <w:ins w:id="423" w:author="Nick.Tolimieri" w:date="2022-09-13T13:08:00Z">
        <w:r w:rsidR="008658BE">
          <w:t xml:space="preserve"> the 1980s</w:t>
        </w:r>
        <w:r w:rsidR="000A6D5B">
          <w:t xml:space="preserve"> </w:t>
        </w:r>
      </w:ins>
      <w:ins w:id="424" w:author="Chris.Harvey" w:date="2022-10-11T13:01:00Z">
        <w:r w:rsidR="00955353">
          <w:t>and</w:t>
        </w:r>
      </w:ins>
      <w:ins w:id="425" w:author="Nick.Tolimieri" w:date="2022-09-13T13:09:00Z">
        <w:r w:rsidR="000A6D5B">
          <w:t xml:space="preserve"> 2010</w:t>
        </w:r>
      </w:ins>
      <w:ins w:id="426" w:author="Chris.Harvey" w:date="2022-10-11T13:01:00Z">
        <w:r w:rsidR="00955353">
          <w:t>s</w:t>
        </w:r>
      </w:ins>
      <w:r w:rsidR="00EF0B3C">
        <w:t xml:space="preserve"> </w: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dGgtYWRkcmVzcz48dGl0bGVzPjx0aXRsZT5TZWEgb3R0ZXJzIGFuZCBiZW50aGljIHByZXkgY29t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==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dGgtYWRkcmVzcz48dGl0bGVzPjx0aXRsZT5TZWEgb3R0ZXJzIGFuZCBiZW50aGljIHByZXkgY29t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==
</w:fldData>
        </w:fldChar>
      </w:r>
      <w:r w:rsidR="00137191">
        <w:instrText xml:space="preserve"> ADDIN EN.CITE.DATA </w:instrText>
      </w:r>
      <w:r w:rsidR="00137191">
        <w:fldChar w:fldCharType="end"/>
      </w:r>
      <w:r w:rsidR="00E878A1">
        <w:fldChar w:fldCharType="separate"/>
      </w:r>
      <w:r w:rsidR="00E878A1">
        <w:rPr>
          <w:noProof/>
        </w:rPr>
        <w:t>(Kvitek et al. 1989, Kvitek et al. 1998, Shelton et al. 2018)</w:t>
      </w:r>
      <w:r w:rsidR="00E878A1">
        <w:fldChar w:fldCharType="end"/>
      </w:r>
      <w:r w:rsidR="00EF0B3C">
        <w:t xml:space="preserve">. Less is known about interannual dynamics, including how kelp forest sites in Washington have changed </w:t>
      </w:r>
      <w:del w:id="427" w:author="Nick.Tolimieri" w:date="2022-10-18T13:10:00Z">
        <w:r w:rsidR="00EF0B3C" w:rsidDel="00E13261">
          <w:delText xml:space="preserve">in response to and </w:delText>
        </w:r>
      </w:del>
      <w:r w:rsidR="00EF0B3C">
        <w:t xml:space="preserve">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E878A1">
        <w:fldChar w:fldCharType="begin"/>
      </w:r>
      <w:r w:rsidR="00E878A1">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E878A1">
        <w:fldChar w:fldCharType="separate"/>
      </w:r>
      <w:r w:rsidR="00E878A1">
        <w:rPr>
          <w:noProof/>
        </w:rPr>
        <w:t>(Ammann 2004)</w:t>
      </w:r>
      <w:r w:rsidR="00E878A1">
        <w:fldChar w:fldCharType="end"/>
      </w:r>
      <w:r w:rsidR="007F3AF4">
        <w:t>; some species, like black rock</w:t>
      </w:r>
      <w:r w:rsidR="00A377BE">
        <w:t>fi</w:t>
      </w:r>
      <w:r w:rsidR="007F3AF4">
        <w:t xml:space="preserve">sh </w:t>
      </w:r>
      <w:r w:rsidR="007F3AF4">
        <w:rPr>
          <w:i/>
        </w:rPr>
        <w:t>S. melanops</w:t>
      </w:r>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E878A1">
        <w:fldChar w:fldCharType="begin"/>
      </w:r>
      <w:r w:rsidR="00E878A1">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E878A1">
        <w:fldChar w:fldCharType="separate"/>
      </w:r>
      <w:r w:rsidR="00E878A1">
        <w:rPr>
          <w:noProof/>
        </w:rPr>
        <w:t>(Love et al. 2002)</w:t>
      </w:r>
      <w:r w:rsidR="00E878A1">
        <w:fldChar w:fldCharType="end"/>
      </w:r>
      <w:r w:rsidR="00EF0B3C">
        <w:t xml:space="preserve">. Washington kelp forests are occupied by juveniles of two highly valuable commercial species, yellowtail rockfish </w:t>
      </w:r>
      <w:r w:rsidR="00EF0B3C">
        <w:rPr>
          <w:i/>
        </w:rPr>
        <w:t>S. flavidus</w:t>
      </w:r>
      <w:r w:rsidR="00EF0B3C">
        <w:t xml:space="preserve">, and canary rockfish </w:t>
      </w:r>
      <w:r w:rsidR="00EF0B3C">
        <w:rPr>
          <w:i/>
        </w:rPr>
        <w:t>S. pinniger</w:t>
      </w:r>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w:t>
      </w:r>
      <w:r w:rsidR="00EF0B3C">
        <w:lastRenderedPageBreak/>
        <w:t>other regions, habitat complexity is known to affect the recruitment of juvenile rockfish</w:t>
      </w:r>
      <w:r w:rsidR="00D97A8B">
        <w:t>es</w:t>
      </w:r>
      <w:r w:rsidR="00EF0B3C">
        <w:t xml:space="preserve"> </w:t>
      </w:r>
      <w:r w:rsidR="00E878A1">
        <w:fldChar w:fldCharType="begin"/>
      </w:r>
      <w:r w:rsidR="00E878A1">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E878A1">
        <w:fldChar w:fldCharType="separate"/>
      </w:r>
      <w:r w:rsidR="00E878A1">
        <w:rPr>
          <w:noProof/>
        </w:rPr>
        <w:t>(Johnson 2006)</w:t>
      </w:r>
      <w:r w:rsidR="00E878A1">
        <w:fldChar w:fldCharType="end"/>
      </w:r>
      <w:r w:rsidR="00EF0B3C">
        <w:t xml:space="preserve">, and the vertical structure and canopy of kelps in particular can be especially important </w: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ZmZlY3Qgb2YgZ2lhbnQga2VscCBvbiBsb2NhbCBhYnVuZGFuY2Ugb2YgcmVlZiBmaXNoZXM6IFRo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 </w:instrText>
      </w:r>
      <w:r w:rsidR="0013719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ZmZlY3Qgb2YgZ2lhbnQga2VscCBvbiBsb2NhbCBhYnVuZGFuY2Ugb2YgcmVlZiBmaXNoZXM6IFRo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EN.CITE.DATA </w:instrText>
      </w:r>
      <w:r w:rsidR="00137191">
        <w:fldChar w:fldCharType="end"/>
      </w:r>
      <w:r w:rsidR="00E878A1">
        <w:fldChar w:fldCharType="separate"/>
      </w:r>
      <w:r w:rsidR="00E878A1">
        <w:rPr>
          <w:noProof/>
        </w:rPr>
        <w:t>(Holbrook et al. 1990, Carr 1991, Markel &amp; Shurin 2020)</w:t>
      </w:r>
      <w:r w:rsidR="00E878A1">
        <w:fldChar w:fldCharType="end"/>
      </w:r>
      <w:r w:rsidR="00EF0B3C">
        <w:t>.</w:t>
      </w:r>
    </w:p>
    <w:p w14:paraId="3C0B7A90" w14:textId="5F11F079" w:rsidR="00392C19" w:rsidRPr="00A972D1" w:rsidRDefault="00EF0B3C">
      <w:pPr>
        <w:rPr>
          <w:ins w:id="428" w:author="Nick.Tolimieri" w:date="2022-09-13T11:39:00Z"/>
        </w:rPr>
      </w:pPr>
      <w:r>
        <w:t xml:space="preserve">Here, we examine recent kelp community dynamics at five sites along the </w:t>
      </w:r>
      <w:r w:rsidR="00A377BE">
        <w:t>Olympic C</w:t>
      </w:r>
      <w:r>
        <w:t xml:space="preserve">oast of Washington, </w:t>
      </w:r>
      <w:r w:rsidR="00D60B7A">
        <w:t>USA</w:t>
      </w:r>
      <w:r>
        <w:t xml:space="preserve">, using diver surveys </w:t>
      </w:r>
      <w:ins w:id="429" w:author="Nick.Tolimieri" w:date="2022-09-13T11:38:00Z">
        <w:r w:rsidR="00B81D13">
          <w:t>(</w:t>
        </w:r>
      </w:ins>
      <w:del w:id="430" w:author="Nick.Tolimieri" w:date="2022-09-13T11:37:00Z">
        <w:r w:rsidDel="00B81D13">
          <w:delText xml:space="preserve">of kelp density and abundances of associated invertebrates and fishes from </w:delText>
        </w:r>
      </w:del>
      <w:r>
        <w:t>2015-2021</w:t>
      </w:r>
      <w:ins w:id="431" w:author="Nick.Tolimieri" w:date="2022-09-13T11:38:00Z">
        <w:r w:rsidR="00B81D13">
          <w:t>)</w:t>
        </w:r>
      </w:ins>
      <w:ins w:id="432" w:author="Nick.Tolimieri" w:date="2022-09-13T11:37:00Z">
        <w:r w:rsidR="00B81D13">
          <w:t xml:space="preserve">, </w:t>
        </w:r>
        <w:del w:id="433" w:author="Nick.Tolimieri [2]" w:date="2022-09-14T09:41:00Z">
          <w:r w:rsidR="00B81D13" w:rsidDel="00C20406">
            <w:delText xml:space="preserve">SST data, and </w:delText>
          </w:r>
        </w:del>
        <w:r w:rsidR="00B81D13">
          <w:t xml:space="preserve">kelp canopy cover information from overflight </w:t>
        </w:r>
      </w:ins>
      <w:ins w:id="434" w:author="Nick.Tolimieri" w:date="2022-09-13T11:38:00Z">
        <w:r w:rsidR="00B81D13">
          <w:t>surveys</w:t>
        </w:r>
      </w:ins>
      <w:ins w:id="435" w:author="Nick.Tolimieri [2]" w:date="2022-09-14T09:41:00Z">
        <w:r w:rsidR="00C20406">
          <w:t>, and SST data</w:t>
        </w:r>
      </w:ins>
      <w:del w:id="436" w:author="Nick.Tolimieri" w:date="2022-09-13T11:37:00Z">
        <w:r w:rsidDel="00B81D13">
          <w:delText xml:space="preserve"> (excluding 2020)</w:delText>
        </w:r>
      </w:del>
      <w:r>
        <w:t>. We assess spatiotemporal trends and community composition patterns</w:t>
      </w:r>
      <w:r w:rsidR="00D97A8B">
        <w:t xml:space="preserve"> for</w:t>
      </w:r>
      <w:r>
        <w:t xml:space="preserve"> the major species of macroalgae (giant kelp </w:t>
      </w:r>
      <w:r>
        <w:rPr>
          <w:i/>
        </w:rPr>
        <w:t>Macrocystis pyrifera</w:t>
      </w:r>
      <w:r>
        <w:t xml:space="preserve">, bull kelp </w:t>
      </w:r>
      <w:r>
        <w:rPr>
          <w:i/>
        </w:rPr>
        <w:t>Nereocystis luetkeana</w:t>
      </w:r>
      <w:r>
        <w:t xml:space="preserve">, stalked kelp </w:t>
      </w:r>
      <w:r>
        <w:rPr>
          <w:i/>
        </w:rPr>
        <w:t>Pterygophora californic</w:t>
      </w:r>
      <w:r w:rsidRPr="00237057">
        <w:rPr>
          <w:i/>
        </w:rPr>
        <w:t>a</w:t>
      </w:r>
      <w:r w:rsidR="00CF55DA" w:rsidRPr="00237057">
        <w:rPr>
          <w:i/>
        </w:rPr>
        <w:t>,</w:t>
      </w:r>
      <w:r w:rsidR="00CF55DA" w:rsidRPr="00237057">
        <w:t xml:space="preserve"> and other </w:t>
      </w:r>
      <w:r w:rsidR="00237057" w:rsidRPr="00237057">
        <w:t xml:space="preserve">stipitate </w:t>
      </w:r>
      <w:r w:rsidR="00CF55DA" w:rsidRPr="00237057">
        <w:t>kelps</w:t>
      </w:r>
      <w:r w:rsidRPr="00237057">
        <w:t>)</w:t>
      </w:r>
      <w:r>
        <w:t xml:space="preserve">, sea urchins, sea stars, and fishes, including juvenile rockfishes. </w:t>
      </w:r>
      <w:del w:id="437" w:author="Nick.Tolimieri" w:date="2022-09-13T11:21:00Z">
        <w:r w:rsidR="009712B6" w:rsidDel="00A7703B">
          <w:delText xml:space="preserve">We </w:delText>
        </w:r>
        <w:r w:rsidR="0006327B" w:rsidDel="00A7703B">
          <w:delText>examine MHW timing and severity using</w:delText>
        </w:r>
        <w:r w:rsidR="009C7CEF" w:rsidDel="00A7703B">
          <w:delText xml:space="preserve"> SST</w:delText>
        </w:r>
        <w:r w:rsidR="0069335A" w:rsidDel="00A7703B">
          <w:delText xml:space="preserve">. </w:delText>
        </w:r>
      </w:del>
      <w:r>
        <w:t xml:space="preserve">Our main objectives were to examine: </w:t>
      </w:r>
      <w:ins w:id="438" w:author="Nick.Tolimieri" w:date="2022-09-13T11:21:00Z">
        <w:r w:rsidR="00A7703B">
          <w:t>(</w:t>
        </w:r>
      </w:ins>
      <w:ins w:id="439" w:author="Nick.Tolimieri" w:date="2022-09-13T11:22:00Z">
        <w:r w:rsidR="00A7703B">
          <w:t>1</w:t>
        </w:r>
      </w:ins>
      <w:ins w:id="440" w:author="Nick.Tolimieri" w:date="2022-09-13T11:21:00Z">
        <w:r w:rsidR="00A7703B">
          <w:t>)</w:t>
        </w:r>
      </w:ins>
      <w:ins w:id="441" w:author="Nick.Tolimieri" w:date="2022-09-13T11:22:00Z">
        <w:r w:rsidR="00A7703B">
          <w:t xml:space="preserve"> the</w:t>
        </w:r>
      </w:ins>
      <w:ins w:id="442" w:author="Nick.Tolimieri" w:date="2022-09-13T11:40:00Z">
        <w:r w:rsidR="00A4413F">
          <w:t xml:space="preserve"> prevalence,</w:t>
        </w:r>
      </w:ins>
      <w:ins w:id="443" w:author="Nick.Tolimieri" w:date="2022-09-13T11:22:00Z">
        <w:r w:rsidR="00A7703B">
          <w:t xml:space="preserve"> timing</w:t>
        </w:r>
      </w:ins>
      <w:ins w:id="444" w:author="Nick.Tolimieri" w:date="2022-09-13T11:40:00Z">
        <w:r w:rsidR="00A4413F">
          <w:t>,</w:t>
        </w:r>
      </w:ins>
      <w:ins w:id="445" w:author="Nick.Tolimieri" w:date="2022-09-13T11:22:00Z">
        <w:r w:rsidR="00A7703B">
          <w:t xml:space="preserve"> and severity of MHWs and elevated SST in general </w:t>
        </w:r>
      </w:ins>
      <w:ins w:id="446" w:author="Nick.Tolimieri" w:date="2022-09-13T11:23:00Z">
        <w:r w:rsidR="00A7703B">
          <w:t xml:space="preserve">along the Washington Coast, </w:t>
        </w:r>
      </w:ins>
      <w:r>
        <w:t>(</w:t>
      </w:r>
      <w:ins w:id="447" w:author="Nick.Tolimieri" w:date="2022-09-13T11:23:00Z">
        <w:r w:rsidR="00A7703B">
          <w:t>2</w:t>
        </w:r>
      </w:ins>
      <w:r>
        <w:t>) if and how kelp forest communities changed in the periods during and following the 2014-2016 MHW and other warm SST anomalies, and SSW</w:t>
      </w:r>
      <w:r w:rsidR="00882E30">
        <w:t>S</w:t>
      </w:r>
      <w:r>
        <w:t>; (</w:t>
      </w:r>
      <w:ins w:id="448" w:author="Nick.Tolimieri" w:date="2022-09-13T11:23:00Z">
        <w:r w:rsidR="00A7703B">
          <w:t>3</w:t>
        </w:r>
      </w:ins>
      <w:r>
        <w:t>) whether community composition of kelps, invertebrates, and fishes was structured more by spatial differences or shared temporal variation; and (</w:t>
      </w:r>
      <w:ins w:id="449" w:author="Nick.Tolimieri" w:date="2022-09-13T11:23:00Z">
        <w:r w:rsidR="00A7703B">
          <w:t>4</w:t>
        </w:r>
      </w:ins>
      <w:r>
        <w:t>) whether we can detect interactions involving multiple guilds, which are hypothesized to structure kelp forest communities.</w:t>
      </w:r>
      <w:ins w:id="450" w:author="Nick.Tolimieri" w:date="2022-09-13T11:25:00Z">
        <w:r w:rsidR="00CF3D42">
          <w:t xml:space="preserve"> </w:t>
        </w:r>
      </w:ins>
      <w:r>
        <w:t xml:space="preserve">Specifically we investigate the relationship between kelp and sea urchin densities at multiple spatial scales, and assess the link </w:t>
      </w:r>
      <w:r w:rsidRPr="00A972D1">
        <w:t xml:space="preserve">between the abundance of kelp and juvenile rockfishes. </w:t>
      </w:r>
      <w:del w:id="451" w:author="Nick.Tolimieri" w:date="2022-09-13T11:44:00Z">
        <w:r w:rsidRPr="00A972D1" w:rsidDel="00392C19">
          <w:delText xml:space="preserve">Finally, we offer some hypotheses and perspective on ways that kelp forest dynamics and responses to ecosystem perturbations may differ between our study area and other coastal regions of the </w:delText>
        </w:r>
        <w:r w:rsidR="00D97A8B" w:rsidRPr="00A972D1" w:rsidDel="00392C19">
          <w:delText>N</w:delText>
        </w:r>
        <w:r w:rsidRPr="00A972D1" w:rsidDel="00392C19">
          <w:delText>ortheast Pacific.</w:delText>
        </w:r>
      </w:del>
      <w:ins w:id="452" w:author="Nick.Tolimieri" w:date="2022-09-13T11:49:00Z">
        <w:r w:rsidR="00392C19" w:rsidRPr="00A972D1">
          <w:t>We predict fewer strong impacts</w:t>
        </w:r>
      </w:ins>
      <w:ins w:id="453" w:author="Nick.Tolimieri" w:date="2022-09-13T11:57:00Z">
        <w:r w:rsidR="00A972D1" w:rsidRPr="00310026">
          <w:t xml:space="preserve"> from the 2014-2016 MHW and SSWS</w:t>
        </w:r>
      </w:ins>
      <w:ins w:id="454" w:author="Nick.Tolimieri" w:date="2022-09-13T11:49:00Z">
        <w:r w:rsidR="00392C19" w:rsidRPr="00A972D1">
          <w:t xml:space="preserve"> on </w:t>
        </w:r>
      </w:ins>
      <w:ins w:id="455" w:author="Nick.Tolimieri" w:date="2022-09-13T11:50:00Z">
        <w:r w:rsidR="00392C19" w:rsidRPr="00A972D1">
          <w:t>Washington kelp forests</w:t>
        </w:r>
      </w:ins>
      <w:ins w:id="456" w:author="jameal samhouri" w:date="2022-10-17T16:19:00Z">
        <w:r w:rsidR="00143C81">
          <w:t xml:space="preserve"> compared to those in California</w:t>
        </w:r>
      </w:ins>
      <w:ins w:id="457" w:author="Nick.Tolimieri" w:date="2022-09-13T11:50:00Z">
        <w:r w:rsidR="00392C19" w:rsidRPr="00A972D1">
          <w:t xml:space="preserve"> because both </w:t>
        </w:r>
        <w:r w:rsidR="00392C19" w:rsidRPr="00A972D1">
          <w:rPr>
            <w:i/>
          </w:rPr>
          <w:t xml:space="preserve">Macrosystis </w:t>
        </w:r>
        <w:r w:rsidR="00392C19" w:rsidRPr="00137191">
          <w:t xml:space="preserve">and </w:t>
        </w:r>
        <w:r w:rsidR="00392C19" w:rsidRPr="00A972D1">
          <w:rPr>
            <w:i/>
          </w:rPr>
          <w:t xml:space="preserve">Nereocystis </w:t>
        </w:r>
        <w:r w:rsidR="00392C19" w:rsidRPr="00A972D1">
          <w:t>are in the central portion of their range</w:t>
        </w:r>
      </w:ins>
      <w:ins w:id="458" w:author="Nick.Tolimieri" w:date="2022-09-13T11:52:00Z">
        <w:r w:rsidR="00BC7F7B" w:rsidRPr="00A972D1">
          <w:t xml:space="preserve"> </w:t>
        </w:r>
      </w:ins>
      <w:ins w:id="459" w:author="jameal samhouri" w:date="2022-10-17T16:19:00Z">
        <w:r w:rsidR="00143C81">
          <w:t xml:space="preserve">in Washington </w:t>
        </w:r>
      </w:ins>
      <w:r w:rsidR="00BC7F7B" w:rsidRPr="00A10F7E">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BC7F7B" w:rsidRPr="00A10F7E">
        <w:fldChar w:fldCharType="separate"/>
      </w:r>
      <w:r w:rsidR="00BC7F7B" w:rsidRPr="00A972D1">
        <w:rPr>
          <w:noProof/>
        </w:rPr>
        <w:t>(Smale 2020)</w:t>
      </w:r>
      <w:r w:rsidR="00BC7F7B" w:rsidRPr="00A10F7E">
        <w:fldChar w:fldCharType="end"/>
      </w:r>
      <w:ins w:id="460" w:author="Nick.Tolimieri" w:date="2022-09-13T11:50:00Z">
        <w:r w:rsidR="00392C19" w:rsidRPr="00A972D1">
          <w:t xml:space="preserve"> and </w:t>
        </w:r>
      </w:ins>
      <w:ins w:id="461" w:author="Nick.Tolimieri [2]" w:date="2022-09-15T16:12:00Z">
        <w:r w:rsidR="006677FF">
          <w:t xml:space="preserve">absolute </w:t>
        </w:r>
      </w:ins>
      <w:ins w:id="462" w:author="Nick.Tolimieri" w:date="2022-09-13T11:50:00Z">
        <w:r w:rsidR="00392C19" w:rsidRPr="00A972D1">
          <w:t xml:space="preserve">temperature extremes are less likely to exceed species </w:t>
        </w:r>
      </w:ins>
      <w:ins w:id="463" w:author="Nick.Tolimieri" w:date="2022-09-13T11:55:00Z">
        <w:r w:rsidR="006D62B9" w:rsidRPr="00A972D1">
          <w:t xml:space="preserve">tolerances at these latitudes </w:t>
        </w:r>
      </w:ins>
      <w:r w:rsidR="006D62B9" w:rsidRPr="00A10F7E">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6D62B9" w:rsidRPr="00A10F7E">
        <w:fldChar w:fldCharType="separate"/>
      </w:r>
      <w:r w:rsidR="006D62B9" w:rsidRPr="00A972D1">
        <w:rPr>
          <w:noProof/>
        </w:rPr>
        <w:t>(Hamilton et al. 2020)</w:t>
      </w:r>
      <w:r w:rsidR="006D62B9" w:rsidRPr="00A10F7E">
        <w:fldChar w:fldCharType="end"/>
      </w:r>
      <w:ins w:id="464" w:author="Nick.Tolimieri [2]" w:date="2022-09-15T16:13:00Z">
        <w:r w:rsidR="00287BAB">
          <w:t xml:space="preserve">. Moreover, </w:t>
        </w:r>
      </w:ins>
      <w:ins w:id="465" w:author="Nick.Tolimieri" w:date="2022-09-13T11:51:00Z">
        <w:r w:rsidR="00BC7F7B" w:rsidRPr="00A972D1">
          <w:t>top</w:t>
        </w:r>
      </w:ins>
      <w:ins w:id="466" w:author="Nick.Tolimieri [2]" w:date="2022-09-15T16:13:00Z">
        <w:r w:rsidR="00287BAB">
          <w:t>-</w:t>
        </w:r>
      </w:ins>
      <w:ins w:id="467" w:author="Nick.Tolimieri" w:date="2022-09-13T11:51:00Z">
        <w:r w:rsidR="00BC7F7B" w:rsidRPr="00A972D1">
          <w:t>down pressure from sea otters</w:t>
        </w:r>
      </w:ins>
      <w:ins w:id="468" w:author="Nick.Tolimieri" w:date="2022-10-18T10:38:00Z">
        <w:r w:rsidR="007A6B12">
          <w:rPr>
            <w:strike/>
          </w:rPr>
          <w:t xml:space="preserve"> </w:t>
        </w:r>
      </w:ins>
      <w:ins w:id="469" w:author="Nick.Tolimieri" w:date="2022-09-13T11:51:00Z">
        <w:r w:rsidR="00BC7F7B" w:rsidRPr="00A972D1">
          <w:t>may help to prevent a shift to urchin barren habitats</w:t>
        </w:r>
      </w:ins>
      <w:ins w:id="470" w:author="Nick.Tolimieri [2]" w:date="2022-09-15T16:12:00Z">
        <w:r w:rsidR="006677FF">
          <w:rPr>
            <w:rFonts w:cs="Arial"/>
            <w:color w:val="222222"/>
          </w:rPr>
          <w:t xml:space="preserve"> in the event of substantial, initial kelp loss</w:t>
        </w:r>
        <w:r w:rsidR="006677FF" w:rsidRPr="00557453">
          <w:rPr>
            <w:rFonts w:cs="Arial"/>
            <w:color w:val="222222"/>
          </w:rPr>
          <w:t>.</w:t>
        </w:r>
      </w:ins>
      <w:ins w:id="471" w:author="Nick.Tolimieri" w:date="2022-09-13T11:51:00Z">
        <w:r w:rsidR="00BC7F7B" w:rsidRPr="00A972D1">
          <w:t xml:space="preserve"> </w:t>
        </w:r>
      </w:ins>
    </w:p>
    <w:p w14:paraId="3FD51571" w14:textId="758D1399" w:rsidR="00471A3D" w:rsidRDefault="009D1439">
      <w:pPr>
        <w:pStyle w:val="Heading1"/>
        <w:keepLines w:val="0"/>
        <w:spacing w:before="480"/>
        <w:rPr>
          <w:sz w:val="46"/>
          <w:szCs w:val="46"/>
        </w:rPr>
      </w:pPr>
      <w:bookmarkStart w:id="472" w:name="_t0t7vqvdf4ti" w:colFirst="0" w:colLast="0"/>
      <w:bookmarkEnd w:id="472"/>
      <w:r w:rsidRPr="00A972D1">
        <w:rPr>
          <w:sz w:val="46"/>
          <w:szCs w:val="46"/>
        </w:rPr>
        <w:lastRenderedPageBreak/>
        <w:t xml:space="preserve">2. </w:t>
      </w:r>
      <w:r w:rsidR="00EF0B3C" w:rsidRPr="00A972D1">
        <w:rPr>
          <w:sz w:val="46"/>
          <w:szCs w:val="46"/>
        </w:rPr>
        <w:t xml:space="preserve">Materials </w:t>
      </w:r>
      <w:r w:rsidR="00A74561" w:rsidRPr="00A972D1">
        <w:rPr>
          <w:sz w:val="46"/>
          <w:szCs w:val="46"/>
        </w:rPr>
        <w:t>&amp;</w:t>
      </w:r>
      <w:r w:rsidR="00EF0B3C" w:rsidRPr="00A972D1">
        <w:rPr>
          <w:sz w:val="46"/>
          <w:szCs w:val="46"/>
        </w:rPr>
        <w:t xml:space="preserve"> M</w:t>
      </w:r>
      <w:r w:rsidR="00EF0B3C">
        <w:rPr>
          <w:sz w:val="46"/>
          <w:szCs w:val="46"/>
        </w:rPr>
        <w:t>ethods</w:t>
      </w:r>
    </w:p>
    <w:p w14:paraId="6CA47008" w14:textId="69C6982E" w:rsidR="00471A3D" w:rsidRDefault="009D1439">
      <w:pPr>
        <w:pStyle w:val="Heading2"/>
        <w:keepLines w:val="0"/>
        <w:spacing w:after="80"/>
        <w:rPr>
          <w:sz w:val="34"/>
          <w:szCs w:val="34"/>
        </w:rPr>
      </w:pPr>
      <w:bookmarkStart w:id="473" w:name="_igkfmf7a0x3h" w:colFirst="0" w:colLast="0"/>
      <w:bookmarkEnd w:id="473"/>
      <w:r>
        <w:rPr>
          <w:sz w:val="34"/>
          <w:szCs w:val="34"/>
        </w:rPr>
        <w:t xml:space="preserve">2.1 </w:t>
      </w:r>
      <w:r w:rsidR="00EF0B3C">
        <w:rPr>
          <w:sz w:val="34"/>
          <w:szCs w:val="34"/>
        </w:rPr>
        <w:t>Study sites</w:t>
      </w:r>
    </w:p>
    <w:p w14:paraId="7B6AD6E4" w14:textId="3AB5D7A7"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Neah Bay in the north. All sites were relatively protected from wave action, </w:t>
      </w:r>
      <w:r w:rsidR="009B32D9">
        <w:t xml:space="preserve">primarily </w:t>
      </w:r>
      <w:r>
        <w:t>subtidal rocky reefs</w:t>
      </w:r>
      <w:r w:rsidR="00A6292B">
        <w:t xml:space="preserve"> </w: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EN.CITE.DATA </w:instrText>
      </w:r>
      <w:r w:rsidR="00E878A1">
        <w:fldChar w:fldCharType="end"/>
      </w:r>
      <w:r w:rsidR="00E878A1">
        <w:fldChar w:fldCharType="separate"/>
      </w:r>
      <w:r w:rsidR="00E878A1">
        <w:rPr>
          <w:noProof/>
        </w:rPr>
        <w:t>(Fig. S1; Shelton et al. 2018)</w:t>
      </w:r>
      <w:r w:rsidR="00E878A1">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r>
        <w:rPr>
          <w:i/>
        </w:rPr>
        <w:t xml:space="preserve">Macrocystis pyrifera </w:t>
      </w:r>
      <w:r>
        <w:t xml:space="preserve">(hereafter </w:t>
      </w:r>
      <w:r>
        <w:rPr>
          <w:i/>
        </w:rPr>
        <w:t>Macrocystis</w:t>
      </w:r>
      <w:r>
        <w:t xml:space="preserve">) and/or </w:t>
      </w:r>
      <w:r>
        <w:rPr>
          <w:i/>
        </w:rPr>
        <w:t xml:space="preserve">Nereocystis luetkeana </w:t>
      </w:r>
      <w:r>
        <w:t xml:space="preserve">(hereafter </w:t>
      </w:r>
      <w:r>
        <w:rPr>
          <w:i/>
        </w:rPr>
        <w:t>Nereocystis</w:t>
      </w:r>
      <w:r>
        <w:t xml:space="preserve">), as well as </w:t>
      </w:r>
      <w:r w:rsidR="004554B2">
        <w:t xml:space="preserve">the </w:t>
      </w:r>
      <w:r w:rsidR="00CF55DA">
        <w:t>mid</w:t>
      </w:r>
      <w:r w:rsidR="009B32D9">
        <w:t>-</w:t>
      </w:r>
      <w:r w:rsidR="00CF55DA">
        <w:t>water</w:t>
      </w:r>
      <w:r w:rsidR="004F1234">
        <w:t xml:space="preserve"> </w:t>
      </w:r>
      <w:r w:rsidR="00F171DC">
        <w:t>(</w:t>
      </w:r>
      <w:r w:rsidR="00ED2149">
        <w:t>~ 1.</w:t>
      </w:r>
      <w:ins w:id="474" w:author="Nick.Tolimieri [2]" w:date="2022-09-16T11:49:00Z">
        <w:r w:rsidR="00C838D0">
          <w:t xml:space="preserve">0 </w:t>
        </w:r>
      </w:ins>
      <w:r w:rsidR="00F171DC">
        <w:t>m off the bottom)</w:t>
      </w:r>
      <w:r w:rsidR="002D2828">
        <w:t xml:space="preserve"> </w:t>
      </w:r>
      <w:r w:rsidR="009B32D9">
        <w:t xml:space="preserve">stipitate kelp </w:t>
      </w:r>
      <w:r>
        <w:rPr>
          <w:i/>
        </w:rPr>
        <w:t>Pterygophora californica</w:t>
      </w:r>
      <w:r>
        <w:t xml:space="preserve"> (hereafter </w:t>
      </w:r>
      <w:r>
        <w:rPr>
          <w:i/>
        </w:rPr>
        <w:t>Pterygophora</w:t>
      </w:r>
      <w:r>
        <w:t>)</w:t>
      </w:r>
      <w:r w:rsidR="004F1234">
        <w:t>, and various understory kelps</w:t>
      </w:r>
      <w:r>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w:t>
      </w:r>
      <w:ins w:id="475" w:author="Nick.Tolimieri [2]" w:date="2022-09-15T16:14:00Z">
        <w:r w:rsidR="0032529B">
          <w:t xml:space="preserve"> </w:t>
        </w:r>
      </w:ins>
      <w:ins w:id="476" w:author="Nick.Tolimieri [2]" w:date="2022-09-15T16:20:00Z">
        <w:r w:rsidR="0032529B">
          <w:t>Previous work suggests that wave exposure</w:t>
        </w:r>
      </w:ins>
      <w:ins w:id="477" w:author="Nick.Tolimieri [2]" w:date="2022-09-15T16:21:00Z">
        <w:r w:rsidR="00D03ADF">
          <w:t xml:space="preserve"> wa</w:t>
        </w:r>
      </w:ins>
      <w:ins w:id="478" w:author="Nick.Tolimieri [2]" w:date="2022-09-15T16:20:00Z">
        <w:r w:rsidR="0032529B">
          <w:t>s not important in explaining variability in kelp cover among these sites</w:t>
        </w:r>
      </w:ins>
      <w:ins w:id="479" w:author="Nick.Tolimieri [2]" w:date="2022-09-15T16:14:00Z">
        <w:r w:rsidR="0032529B">
          <w:t xml:space="preserve"> </w:t>
        </w:r>
      </w:ins>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 </w:instrText>
      </w:r>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EN.CITE.DATA </w:instrText>
      </w:r>
      <w:r w:rsidR="0032529B">
        <w:fldChar w:fldCharType="end"/>
      </w:r>
      <w:r w:rsidR="0032529B">
        <w:fldChar w:fldCharType="separate"/>
      </w:r>
      <w:r w:rsidR="0032529B">
        <w:rPr>
          <w:noProof/>
        </w:rPr>
        <w:t>(Shelton et al. 2018)</w:t>
      </w:r>
      <w:r w:rsidR="0032529B">
        <w:fldChar w:fldCharType="end"/>
      </w:r>
      <w:ins w:id="480" w:author="Nick.Tolimieri [2]" w:date="2022-09-15T16:27:00Z">
        <w:r w:rsidR="003D7F93">
          <w:t>, likely because these sites were initially selected to be somewhat protected</w:t>
        </w:r>
        <w:r w:rsidR="0087644F">
          <w:t xml:space="preserve"> from wave action</w:t>
        </w:r>
        <w:r w:rsidR="003D7F93">
          <w:t xml:space="preserve"> </w:t>
        </w:r>
      </w:ins>
      <w:ins w:id="481" w:author="Nick.Tolimieri [2]" w:date="2022-09-15T16:30:00Z">
        <w:r w:rsidR="005F6541">
          <w:t xml:space="preserve">to allow for dive surveys </w:t>
        </w:r>
      </w:ins>
      <w:r w:rsidR="003D7F93">
        <w:fldChar w:fldCharType="begin"/>
      </w:r>
      <w:r w:rsidR="00137191">
        <w:instrText xml:space="preserve"> ADDIN EN.CITE &lt;EndNote&gt;&lt;Cite&gt;&lt;Author&gt;Kvitek&lt;/Author&gt;&lt;Year&gt;1989&lt;/Year&gt;&lt;RecNum&gt;8466&lt;/RecNum&gt;&lt;DisplayText&gt;(Kvitek et al. 1989)&lt;/DisplayText&gt;&lt;record&gt;&lt;rec-number&gt;8466&lt;/rec-number&gt;&lt;foreign-keys&gt;&lt;key app="EN" db-id="prxrzzvdy0x2s4ee00qpxptadsswa02rwx0p" timestamp="0"&gt;8466&lt;/key&gt;&lt;/foreign-keys&gt;&lt;ref-type name="Journal Article"&gt;17&lt;/ref-type&gt;&lt;contributors&gt;&lt;authors&gt;&lt;author&gt;Kvitek, Rikk G.&lt;/author&gt;&lt;author&gt;Shull, David&lt;/author&gt;&lt;author&gt;Canestro, Don&lt;/author&gt;&lt;author&gt;Bowlby, Edward C.&lt;/author&gt;&lt;author&gt;Troutman, Barry L.&lt;/author&gt;&lt;/authors&gt;&lt;/contributors&gt;&lt;auth-address&gt;Univ Washington,Dept Oceanog,Seattle,Wa 98195&amp;#xD;Univ Calif Santa Barbara,Santa Barbara,Ca 93106&amp;#xD;Washington State Dept Wildlife,Tacoma,Wa 98498&lt;/auth-address&gt;&lt;titles&gt;&lt;title&gt;Sea otters and behic prey communities in Washington State&lt;/title&gt;&lt;secondary-title&gt;Marine Mammal Science&lt;/secondary-title&gt;&lt;alt-title&gt;Mar Mammal Sci&lt;/alt-title&gt;&lt;/titles&gt;&lt;periodical&gt;&lt;full-title&gt;Marine Mammal Science&lt;/full-title&gt;&lt;abbr-1&gt;Mar. Mamm. Sci.&lt;/abbr-1&gt;&lt;abbr-2&gt;Mar Mamm Sci&lt;/abbr-2&gt;&lt;/periodical&gt;&lt;pages&gt;266-280&lt;/pages&gt;&lt;volume&gt;5&lt;/volume&gt;&lt;number&gt;3&lt;/number&gt;&lt;section&gt;266&lt;/section&gt;&lt;dates&gt;&lt;year&gt;1989&lt;/year&gt;&lt;pub-dates&gt;&lt;date&gt;Jul&lt;/date&gt;&lt;/pub-dates&gt;&lt;/dates&gt;&lt;isbn&gt;0824-0469&amp;#xD;1748-7692&lt;/isbn&gt;&lt;accession-num&gt;WOS:A1989AK74200004&lt;/accession-num&gt;&lt;urls&gt;&lt;related-urls&gt;&lt;url&gt;&amp;lt;Go to ISI&amp;gt;://WOS:A1989AK74200004&lt;/url&gt;&lt;/related-urls&gt;&lt;/urls&gt;&lt;electronic-resource-num&gt;10.1111/j.1748-7692.1989.tb00340.x&lt;/electronic-resource-num&gt;&lt;language&gt;English&lt;/language&gt;&lt;/record&gt;&lt;/Cite&gt;&lt;/EndNote&gt;</w:instrText>
      </w:r>
      <w:r w:rsidR="003D7F93">
        <w:fldChar w:fldCharType="separate"/>
      </w:r>
      <w:r w:rsidR="003D7F93">
        <w:rPr>
          <w:noProof/>
        </w:rPr>
        <w:t>(Kvitek et al. 1989)</w:t>
      </w:r>
      <w:r w:rsidR="003D7F93">
        <w:fldChar w:fldCharType="end"/>
      </w:r>
      <w:ins w:id="482" w:author="Nick.Tolimieri [2]" w:date="2022-09-15T16:21:00Z">
        <w:r w:rsidR="0032529B">
          <w:t>.</w:t>
        </w:r>
      </w:ins>
    </w:p>
    <w:p w14:paraId="4CC2EFEC" w14:textId="0EC8A7B0" w:rsidR="00471A3D" w:rsidRDefault="009D1439">
      <w:pPr>
        <w:pStyle w:val="Heading2"/>
        <w:keepNext w:val="0"/>
        <w:keepLines w:val="0"/>
        <w:spacing w:after="80"/>
        <w:rPr>
          <w:sz w:val="34"/>
          <w:szCs w:val="34"/>
        </w:rPr>
      </w:pPr>
      <w:bookmarkStart w:id="483" w:name="_qaa02jqwwy36" w:colFirst="0" w:colLast="0"/>
      <w:bookmarkEnd w:id="483"/>
      <w:r>
        <w:rPr>
          <w:sz w:val="34"/>
          <w:szCs w:val="34"/>
        </w:rPr>
        <w:t xml:space="preserve">2.2 </w:t>
      </w:r>
      <w:r w:rsidR="00EF0B3C">
        <w:rPr>
          <w:sz w:val="34"/>
          <w:szCs w:val="34"/>
        </w:rPr>
        <w:t>Survey design</w:t>
      </w:r>
    </w:p>
    <w:p w14:paraId="6D7B1DC1" w14:textId="6EB488E7" w:rsidR="00471A3D" w:rsidRDefault="00EF0B3C">
      <w:r>
        <w:t>Our survey provides estimates of species-level abundance for four guilds in kelp forest ecosystems: (1) major macrophytes (</w:t>
      </w:r>
      <w:r>
        <w:rPr>
          <w:i/>
        </w:rPr>
        <w:t>Macrocystis, Nereocystis</w:t>
      </w:r>
      <w:r>
        <w:t xml:space="preserve">, </w:t>
      </w:r>
      <w:r>
        <w:rPr>
          <w:i/>
        </w:rPr>
        <w:t>Pterygophora</w:t>
      </w:r>
      <w:r w:rsidR="004554B2">
        <w:rPr>
          <w:i/>
        </w:rPr>
        <w:t xml:space="preserve">, </w:t>
      </w:r>
      <w:r w:rsidR="004554B2" w:rsidRPr="004554B2">
        <w:t>and ‘Other’, the sum of other</w:t>
      </w:r>
      <w:r w:rsidR="004554B2">
        <w:t xml:space="preserve"> stipitate</w:t>
      </w:r>
      <w:r w:rsidR="004554B2" w:rsidRPr="004554B2">
        <w:t xml:space="preserve"> macrophy</w:t>
      </w:r>
      <w:ins w:id="484" w:author="Chris.Harvey" w:date="2022-10-11T13:10:00Z">
        <w:r w:rsidR="005574F6">
          <w:t>t</w:t>
        </w:r>
      </w:ins>
      <w:r w:rsidR="004554B2" w:rsidRPr="004554B2">
        <w:t>es</w:t>
      </w:r>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w:t>
      </w:r>
      <w:r w:rsidR="00D471EF">
        <w:lastRenderedPageBreak/>
        <w:t xml:space="preserve">benthic belt transects </w:t>
      </w:r>
      <w:r w:rsidR="00D471EF" w:rsidRPr="00137191">
        <w:t>(30 m by 2 m)</w:t>
      </w:r>
      <w:r w:rsidR="00D471EF">
        <w:t xml:space="preserve"> following slightly modified procedures described in </w:t>
      </w:r>
      <w:r w:rsidR="00E878A1">
        <w:fldChar w:fldCharType="begin"/>
      </w:r>
      <w:r w:rsidR="006B74A3">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103&lt;/volume&gt;&lt;number&gt;5&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E878A1">
        <w:fldChar w:fldCharType="separate"/>
      </w:r>
      <w:r w:rsidR="00E878A1">
        <w:rPr>
          <w:noProof/>
        </w:rPr>
        <w:t>Malone et al. (2022)</w:t>
      </w:r>
      <w:r w:rsidR="00E878A1">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t>
      </w:r>
      <w:del w:id="485" w:author="Chris.Harvey" w:date="2022-10-11T10:46:00Z">
        <w:r w:rsidDel="00740D9E">
          <w:delText>We targeted completing</w:delText>
        </w:r>
      </w:del>
      <w:ins w:id="486" w:author="Chris.Harvey" w:date="2022-10-11T10:46:00Z">
        <w:r w:rsidR="00740D9E">
          <w:t>Our goal was to complete</w:t>
        </w:r>
      </w:ins>
      <w:r>
        <w:t xml:space="preserve"> six </w:t>
      </w:r>
      <w:r w:rsidR="007010A2">
        <w:t xml:space="preserve">replicate </w:t>
      </w:r>
      <w:r>
        <w:t>transects at each year-site-depth combination</w:t>
      </w:r>
      <w:ins w:id="487" w:author="Nick.Tolimieri" w:date="2022-10-03T16:11:00Z">
        <w:r w:rsidR="00A63653">
          <w:t xml:space="preserve">, but actual sampling effort varied </w:t>
        </w:r>
      </w:ins>
      <w:r>
        <w:t>(Table S1)</w:t>
      </w:r>
      <w:r w:rsidR="007010A2">
        <w:t>.</w:t>
      </w:r>
    </w:p>
    <w:p w14:paraId="2B554574" w14:textId="1DAC6F95"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invertebrates larger than 2.5 cm in size (maximum dimension) and </w:t>
      </w:r>
      <w:r w:rsidRPr="00895A54">
        <w:t>all kelp stipes greater than 30 cm in height</w:t>
      </w:r>
      <w:ins w:id="488" w:author="Nick.Tolimieri" w:date="2022-10-18T09:01:00Z">
        <w:r w:rsidR="0019371D">
          <w:t xml:space="preserve">, </w:t>
        </w:r>
        <w:r w:rsidR="0019371D" w:rsidRPr="00A202E9">
          <w:t>ex</w:t>
        </w:r>
        <w:r w:rsidR="0019371D">
          <w:t xml:space="preserve">cept for </w:t>
        </w:r>
        <w:r w:rsidR="0019371D" w:rsidRPr="00953A4D">
          <w:rPr>
            <w:i/>
          </w:rPr>
          <w:t>Macrocystis</w:t>
        </w:r>
        <w:r w:rsidR="0019371D">
          <w:t xml:space="preserve"> where we counted stipes &gt; 1.0 m</w:t>
        </w:r>
      </w:ins>
      <w:r>
        <w:t xml:space="preserve">. In some instances we found high densities of kelp or invertebrates and </w:t>
      </w:r>
      <w:r w:rsidRPr="0083232F">
        <w:t>subsampled these species</w:t>
      </w:r>
      <w:r w:rsidR="0083232F">
        <w:t xml:space="preserve">. In each of three 10-m segments along a transect,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t>
      </w:r>
      <w:ins w:id="489" w:author="Chris.Harvey" w:date="2022-10-11T13:16:00Z">
        <w:r w:rsidR="001D2411">
          <w:rPr>
            <w:rFonts w:eastAsia="Gungsuh"/>
          </w:rPr>
          <w:t xml:space="preserve">for </w:t>
        </w:r>
      </w:ins>
      <w:r w:rsidRPr="00D471EF">
        <w:rPr>
          <w:rFonts w:eastAsia="Gungsuh"/>
        </w:rPr>
        <w:t xml:space="preserve">which we estimated sizes </w:t>
      </w:r>
      <w:ins w:id="490" w:author="Chris.Harvey" w:date="2022-10-11T13:16:00Z">
        <w:r w:rsidR="001D2411">
          <w:rPr>
            <w:rFonts w:eastAsia="Gungsuh"/>
          </w:rPr>
          <w:t>of</w:t>
        </w:r>
        <w:r w:rsidR="001D2411" w:rsidRPr="00D471EF">
          <w:rPr>
            <w:rFonts w:eastAsia="Gungsuh"/>
          </w:rPr>
          <w:t xml:space="preserve"> </w:t>
        </w:r>
      </w:ins>
      <w:r w:rsidRPr="00D471EF">
        <w:rPr>
          <w:rFonts w:eastAsia="Gungsuh"/>
        </w:rPr>
        <w:t xml:space="preserve">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Shurin 2020). Yellowtail </w:t>
      </w:r>
      <w:r w:rsidR="00B87680">
        <w:t>and black</w:t>
      </w:r>
      <w:r>
        <w:t xml:space="preserve"> (</w:t>
      </w:r>
      <w:r w:rsidR="00AD0B4B">
        <w:t>YTB</w:t>
      </w:r>
      <w:r>
        <w:t xml:space="preserve">) included </w:t>
      </w:r>
      <w:r w:rsidR="00B87680">
        <w:t xml:space="preserve">both yellowtail </w:t>
      </w:r>
      <w:r w:rsidR="00B87680">
        <w:rPr>
          <w:i/>
        </w:rPr>
        <w:t xml:space="preserve">S. flavidus </w:t>
      </w:r>
      <w:r w:rsidR="009B05CA" w:rsidRPr="009B05CA">
        <w:t>and</w:t>
      </w:r>
      <w:r>
        <w:t xml:space="preserve"> black</w:t>
      </w:r>
      <w:r>
        <w:rPr>
          <w:i/>
        </w:rPr>
        <w:t xml:space="preserve"> S. melanops</w:t>
      </w:r>
      <w:r>
        <w:t xml:space="preserve"> </w:t>
      </w:r>
      <w:r w:rsidR="009B05CA">
        <w:t>rockfishes</w:t>
      </w:r>
      <w:r>
        <w:t xml:space="preserve">. The copper/quillback/brown (CQB) group included copper </w:t>
      </w:r>
      <w:r>
        <w:rPr>
          <w:i/>
        </w:rPr>
        <w:t xml:space="preserve">S. </w:t>
      </w:r>
      <w:r>
        <w:rPr>
          <w:i/>
        </w:rPr>
        <w:lastRenderedPageBreak/>
        <w:t>caurinus</w:t>
      </w:r>
      <w:r>
        <w:t xml:space="preserve">, quillback </w:t>
      </w:r>
      <w:r>
        <w:rPr>
          <w:i/>
        </w:rPr>
        <w:t>S. maliger</w:t>
      </w:r>
      <w:r>
        <w:t xml:space="preserve">, and brown </w:t>
      </w:r>
      <w:r>
        <w:rPr>
          <w:i/>
        </w:rPr>
        <w:t>S. auriculatus</w:t>
      </w:r>
      <w:r>
        <w:t xml:space="preserve"> rockfishes. We were able to identify canary </w:t>
      </w:r>
      <w:r>
        <w:rPr>
          <w:i/>
        </w:rPr>
        <w:t>S. pinniger</w:t>
      </w:r>
      <w:r>
        <w:t xml:space="preserve"> and blue rockfish </w:t>
      </w:r>
      <w:r>
        <w:rPr>
          <w:i/>
        </w:rPr>
        <w:t>S. mystinus</w:t>
      </w:r>
      <w:r>
        <w:t xml:space="preserve"> to species. Unidentified individuals were categorized as juvenile rockfishes.</w:t>
      </w:r>
    </w:p>
    <w:p w14:paraId="644D47F4" w14:textId="2FFAF534" w:rsidR="00471A3D" w:rsidRDefault="009D1439">
      <w:pPr>
        <w:pStyle w:val="Heading2"/>
      </w:pPr>
      <w:bookmarkStart w:id="491" w:name="_imz9yv51qjaf" w:colFirst="0" w:colLast="0"/>
      <w:bookmarkEnd w:id="491"/>
      <w:r>
        <w:t xml:space="preserve">2.3 </w:t>
      </w:r>
      <w:r w:rsidR="00EF0B3C">
        <w:t>Sea surface temperature (SST)</w:t>
      </w:r>
    </w:p>
    <w:p w14:paraId="0B1DD416" w14:textId="67798D6A" w:rsidR="00286336" w:rsidRDefault="00286336" w:rsidP="00286336">
      <w:pPr>
        <w:rPr>
          <w:ins w:id="492" w:author="Nick.Tolimieri" w:date="2022-09-07T11:24:00Z"/>
        </w:rPr>
      </w:pPr>
      <w:ins w:id="493" w:author="Nick.Tolimieri" w:date="2022-09-07T11:24:00Z">
        <w:r>
          <w:t xml:space="preserve">To evaluate SST trends at our sites, we obtained daily mean sea surface temperature (SST) data from the NOAA Optimum Interpolation (OI) SST V2.1 High Resolution Dataset </w:t>
        </w:r>
      </w:ins>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YnV0b3JzPjx0aXRsZXM+PHRpdGxlPkltcHJvdmVtZW50cyBvZiB0aGUgZGFpbHkgb3B0aW11bSBp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</w:fldData>
        </w:fldChar>
      </w:r>
      <w:r w:rsidR="00137191">
        <w:instrText xml:space="preserve"> ADDIN EN.CITE </w:instrText>
      </w:r>
      <w:r w:rsidR="0013719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YnV0b3JzPjx0aXRsZXM+PHRpdGxlPkltcHJvdmVtZW50cyBvZiB0aGUgZGFpbHkgb3B0aW11bSBp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</w:fldData>
        </w:fldChar>
      </w:r>
      <w:r w:rsidR="00137191">
        <w:instrText xml:space="preserve"> ADDIN EN.CITE.DATA </w:instrText>
      </w:r>
      <w:r w:rsidR="00137191">
        <w:fldChar w:fldCharType="end"/>
      </w:r>
      <w:r w:rsidR="00E878A1">
        <w:fldChar w:fldCharType="separate"/>
      </w:r>
      <w:r w:rsidR="00E878A1">
        <w:rPr>
          <w:noProof/>
        </w:rPr>
        <w:t>(Reynolds et al. 2007, Huang et al. 2021)</w:t>
      </w:r>
      <w:r w:rsidR="00E878A1">
        <w:fldChar w:fldCharType="end"/>
      </w:r>
      <w:ins w:id="494" w:author="Nick.Tolimieri" w:date="2022-09-07T11:24:00Z">
        <w:r>
          <w:t xml:space="preserve"> for 1992-2021 for each of the five sites (</w:t>
        </w:r>
      </w:ins>
      <w:ins w:id="495" w:author="Nick.Tolimieri" w:date="2022-09-07T13:13:00Z">
        <w:r w:rsidR="000115E0">
          <w:fldChar w:fldCharType="begin"/>
        </w:r>
        <w:r w:rsidR="000115E0">
          <w:instrText xml:space="preserve"> HYPERLINK "</w:instrText>
        </w:r>
      </w:ins>
      <w:ins w:id="496" w:author="Nick.Tolimieri" w:date="2022-09-07T11:24:00Z">
        <w:r w:rsidR="000115E0">
          <w:instrText>https://psl.noaa.gov/data/gridded/data.noaa.oisst.v2.highres.html</w:instrText>
        </w:r>
      </w:ins>
      <w:ins w:id="497" w:author="Nick.Tolimieri" w:date="2022-09-07T13:13:00Z">
        <w:r w:rsidR="000115E0">
          <w:instrText xml:space="preserve">" </w:instrText>
        </w:r>
        <w:r w:rsidR="000115E0">
          <w:fldChar w:fldCharType="separate"/>
        </w:r>
      </w:ins>
      <w:ins w:id="498" w:author="Nick.Tolimieri" w:date="2022-09-07T11:24:00Z">
        <w:r w:rsidR="000115E0" w:rsidRPr="00435CAE">
          <w:rPr>
            <w:rStyle w:val="Hyperlink"/>
          </w:rPr>
          <w:t>https://psl.noaa.gov/data/gridded/data.noaa.oisst.v2.highres.html</w:t>
        </w:r>
      </w:ins>
      <w:ins w:id="499" w:author="Nick.Tolimieri" w:date="2022-09-07T13:13:00Z">
        <w:r w:rsidR="000115E0">
          <w:fldChar w:fldCharType="end"/>
        </w:r>
      </w:ins>
      <w:ins w:id="500" w:author="Nick.Tolimieri" w:date="2022-09-07T11:24:00Z">
        <w:r w:rsidR="000115E0">
          <w:t xml:space="preserve">). </w:t>
        </w:r>
        <w:r>
          <w:t xml:space="preserve">These data are available daily in a 0.25-degree latitude x 0.25-degree longitude global grid. The Neah Bay and Tatoosh sites fall within the same OISST grid cell, so their values are identical. </w:t>
        </w:r>
      </w:ins>
    </w:p>
    <w:p w14:paraId="391463AF" w14:textId="2B8AB632" w:rsidR="00191063" w:rsidRDefault="00191063">
      <w:pPr>
        <w:rPr>
          <w:ins w:id="501" w:author="Nick.Tolimieri" w:date="2022-09-07T11:20:00Z"/>
        </w:rPr>
      </w:pPr>
      <w:ins w:id="502" w:author="Nick.Tolimieri" w:date="2022-09-07T11:22:00Z">
        <w:r>
          <w:t>We quantify</w:t>
        </w:r>
      </w:ins>
      <w:ins w:id="503" w:author="Nick.Tolimieri" w:date="2022-09-07T11:21:00Z">
        <w:r>
          <w:t xml:space="preserve"> maximum monthly mean SST </w:t>
        </w:r>
      </w:ins>
      <w:ins w:id="504" w:author="Nick.Tolimieri" w:date="2022-09-07T11:22:00Z">
        <w:r>
          <w:t xml:space="preserve">at our sites </w:t>
        </w:r>
      </w:ins>
      <w:ins w:id="505" w:author="Nick.Tolimieri" w:date="2022-09-07T11:30:00Z">
        <w:r w:rsidR="00C60367">
          <w:t xml:space="preserve">for each year </w:t>
        </w:r>
      </w:ins>
      <w:ins w:id="506" w:author="Nick.Tolimieri" w:date="2022-09-07T11:21:00Z">
        <w:r>
          <w:t>because prior work has identified</w:t>
        </w:r>
      </w:ins>
      <w:ins w:id="507" w:author="Nick.Tolimieri" w:date="2022-09-07T13:24:00Z">
        <w:r w:rsidR="00E556B3">
          <w:t xml:space="preserve"> this metric as</w:t>
        </w:r>
      </w:ins>
      <w:ins w:id="508" w:author="Nick.Tolimieri" w:date="2022-09-07T11:21:00Z">
        <w:r>
          <w:t xml:space="preserve"> a predictor of kelp cover dynamics in other areas along the West Coast </w:t>
        </w:r>
      </w:ins>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bmd1YWdlPkVuZ2xpc2g8L2xhbmd1YWdlPjwvcmVjb3JkPjwvQ2l0ZT48Q2l0ZT48QXV0aG9yPkNh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bmd1YWdlPkVuZ2xpc2g8L2xhbmd1YWdlPjwvcmVjb3JkPjwvQ2l0ZT48Q2l0ZT48QXV0aG9yPkNh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</w:fldData>
        </w:fldChar>
      </w:r>
      <w:r w:rsidR="00137191">
        <w:instrText xml:space="preserve"> ADDIN EN.CITE.DATA </w:instrText>
      </w:r>
      <w:r w:rsidR="00137191">
        <w:fldChar w:fldCharType="end"/>
      </w:r>
      <w:r w:rsidR="00E878A1">
        <w:fldChar w:fldCharType="separate"/>
      </w:r>
      <w:r w:rsidR="00E878A1">
        <w:rPr>
          <w:noProof/>
        </w:rPr>
        <w:t>(Cavanaugh et al. 2019, Beas-Luna et al. 2020, Hamilton et al. 2020)</w:t>
      </w:r>
      <w:r w:rsidR="00E878A1">
        <w:fldChar w:fldCharType="end"/>
      </w:r>
      <w:ins w:id="509" w:author="Nick.Tolimieri" w:date="2022-09-07T11:33:00Z">
        <w:r w:rsidR="00C60367">
          <w:t xml:space="preserve">, and because </w:t>
        </w:r>
      </w:ins>
      <w:ins w:id="510" w:author="Nick.Tolimieri" w:date="2022-09-07T11:30:00Z">
        <w:r w:rsidR="00C60367">
          <w:t>absolute temperature</w:t>
        </w:r>
      </w:ins>
      <w:ins w:id="511" w:author="Nick.Tolimieri" w:date="2022-09-07T11:53:00Z">
        <w:r w:rsidR="007060A5">
          <w:t xml:space="preserve"> has been a </w:t>
        </w:r>
      </w:ins>
      <w:ins w:id="512" w:author="Nick.Tolimieri" w:date="2022-09-07T11:30:00Z">
        <w:r w:rsidR="00C60367">
          <w:t xml:space="preserve">better predictor than temperature anomalies </w:t>
        </w:r>
      </w:ins>
      <w:ins w:id="513" w:author="Nick.Tolimieri" w:date="2022-09-07T11:53:00Z">
        <w:r w:rsidR="007060A5">
          <w:t xml:space="preserve">for the 2014-2016 </w:t>
        </w:r>
      </w:ins>
      <w:ins w:id="514" w:author="Nick.Tolimieri" w:date="2022-09-07T11:54:00Z">
        <w:r w:rsidR="007060A5">
          <w:t xml:space="preserve">MHW </w:t>
        </w:r>
      </w:ins>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Y2FsPjxwYWdlcz40MTM8L3BhZ2VzPjx2b2x1bWU+Njwvdm9sdW1lPjxkYXRlcz48eWVhcj4yMDE5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</w:fldData>
        </w:fldChar>
      </w:r>
      <w:r w:rsidR="00256175">
        <w:instrText xml:space="preserve"> ADDIN EN.CITE </w:instrText>
      </w:r>
      <w:r w:rsidR="00256175">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Y2FsPjxwYWdlcz40MTM8L3BhZ2VzPjx2b2x1bWU+Njwvdm9sdW1lPjxkYXRlcz48eWVhcj4yMDE5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</w:fldData>
        </w:fldChar>
      </w:r>
      <w:r w:rsidR="00256175">
        <w:instrText xml:space="preserve"> ADDIN EN.CITE.DATA </w:instrText>
      </w:r>
      <w:r w:rsidR="00256175">
        <w:fldChar w:fldCharType="end"/>
      </w:r>
      <w:r w:rsidR="00E878A1">
        <w:fldChar w:fldCharType="separate"/>
      </w:r>
      <w:r w:rsidR="00E878A1">
        <w:rPr>
          <w:noProof/>
        </w:rPr>
        <w:t>(Cavanaugh et al. 2019, Hamilton et al. 2020)</w:t>
      </w:r>
      <w:r w:rsidR="00E878A1">
        <w:fldChar w:fldCharType="end"/>
      </w:r>
      <w:ins w:id="515" w:author="Nick.Tolimieri" w:date="2022-09-07T12:57:00Z">
        <w:r w:rsidR="00944C2E">
          <w:t xml:space="preserve">. </w:t>
        </w:r>
      </w:ins>
      <w:ins w:id="516" w:author="Nick.Tolimieri" w:date="2022-10-03T10:23:00Z">
        <w:r w:rsidR="005E797D">
          <w:t>W</w:t>
        </w:r>
        <w:r w:rsidR="005E797D" w:rsidRPr="00062C9E">
          <w:t>e also calculated the number of days above 15</w:t>
        </w:r>
        <w:r w:rsidR="005E797D">
          <w:t>°C</w:t>
        </w:r>
        <w:r w:rsidR="005E797D" w:rsidRPr="00062C9E">
          <w:t xml:space="preserve"> for each site by yea</w:t>
        </w:r>
        <w:r w:rsidR="005E797D">
          <w:t>r because t</w:t>
        </w:r>
      </w:ins>
      <w:del w:id="517" w:author="Nick.Tolimieri" w:date="2022-09-07T11:24:00Z">
        <w:r w:rsidR="00EF0B3C" w:rsidDel="00286336">
          <w:delText xml:space="preserve">To evaluate SST trends at our sites, we obtained daily mean sea surface temperature (SST) data from the NOAA Optimum Interpolation (OI) SST V2.1 High Resolution Dataset </w:delText>
        </w:r>
        <w:r w:rsidR="00735927"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 </w:delInstrText>
        </w:r>
        <w:r w:rsidR="008C3B33"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EN.CITE.DATA </w:delInstrText>
        </w:r>
        <w:r w:rsidR="008C3B33" w:rsidDel="00286336">
          <w:fldChar w:fldCharType="end"/>
        </w:r>
        <w:r w:rsidR="00735927" w:rsidDel="00286336">
          <w:fldChar w:fldCharType="separate"/>
        </w:r>
        <w:r w:rsidR="008C3B33" w:rsidDel="00286336">
          <w:rPr>
            <w:noProof/>
          </w:rPr>
          <w:delText>(Reynolds et al. 2007, Huang et al. 2021)</w:delText>
        </w:r>
        <w:r w:rsidR="00735927" w:rsidDel="00286336">
          <w:fldChar w:fldCharType="end"/>
        </w:r>
        <w:r w:rsidR="00DD1DFC" w:rsidDel="00286336">
          <w:delText xml:space="preserve"> </w:delText>
        </w:r>
        <w:r w:rsidR="00EF0B3C" w:rsidDel="00286336">
          <w:delText xml:space="preserve">for </w:delText>
        </w:r>
      </w:del>
      <w:del w:id="518" w:author="Nick.Tolimieri" w:date="2022-09-06T11:39:00Z">
        <w:r w:rsidR="00EF0B3C" w:rsidDel="008C3B33">
          <w:delText>2003</w:delText>
        </w:r>
      </w:del>
      <w:del w:id="519" w:author="Nick.Tolimieri" w:date="2022-09-07T11:24:00Z">
        <w:r w:rsidR="00EF0B3C" w:rsidDel="00286336">
          <w:delText>-2021 for each of the five sites</w:delText>
        </w:r>
        <w:r w:rsidR="008E1E15" w:rsidDel="00286336">
          <w:delText xml:space="preserve"> (https://psl.noaa.gov/data/gridded/data.noaa.oisst.v2.highres.html)</w:delText>
        </w:r>
        <w:r w:rsidR="00EF0B3C" w:rsidDel="00286336">
          <w:delText xml:space="preserve">. These data are available daily in a 0.25-degree latitude x 0.25-degree longitude global grid. The Neah Bay and Tatoosh sites fall within the same OISST grid cell, so their values are identical. </w:delText>
        </w:r>
      </w:del>
      <w:del w:id="520" w:author="Nick.Tolimieri" w:date="2022-09-07T11:30:00Z">
        <w:r w:rsidR="00EF0B3C" w:rsidDel="0006296C">
          <w:delText xml:space="preserve">We then </w:delText>
        </w:r>
      </w:del>
      <w:del w:id="521" w:author="Nick.Tolimieri" w:date="2022-09-07T11:29:00Z">
        <w:r w:rsidR="00EF0B3C" w:rsidDel="0006296C">
          <w:delText xml:space="preserve">calculated the mean SST for each month to identify </w:delText>
        </w:r>
      </w:del>
      <w:del w:id="522" w:author="Nick.Tolimieri" w:date="2022-09-07T11:30:00Z">
        <w:r w:rsidR="00EF0B3C" w:rsidDel="0006296C">
          <w:delText xml:space="preserve">the maximum monthly mean SST for each year </w:delText>
        </w:r>
        <w:r w:rsidR="00735927" w:rsidDel="0006296C">
          <w:fldChar w:fldCharType="begin">
            <w:fldData xml:space="preserve">PEVuZE5vdGU+PENpdGU+PEF1dGhvcj5DYXZhbmF1Z2g8L0F1dGhvcj48WWVhcj4yMDE5PC9ZZWFy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</w:fldData>
          </w:fldChar>
        </w:r>
      </w:del>
      <w:del w:id="523" w:author="Nick.Tolimieri" w:date="2022-10-03T10:23:00Z">
        <w:r w:rsidR="00310026" w:rsidDel="005E797D">
          <w:delInstrText xml:space="preserve"> ADDIN EN.CITE </w:delInstrText>
        </w:r>
        <w:r w:rsidR="00310026" w:rsidDel="005E797D">
          <w:fldChar w:fldCharType="begin">
            <w:fldData xml:space="preserve">PEVuZE5vdGU+PENpdGU+PEF1dGhvcj5DYXZhbmF1Z2g8L0F1dGhvcj48WWVhcj4yMDE5PC9ZZWFy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</w:fldData>
          </w:fldChar>
        </w:r>
        <w:r w:rsidR="00310026" w:rsidDel="005E797D">
          <w:delInstrText xml:space="preserve"> ADDIN EN.CITE.DATA </w:delInstrText>
        </w:r>
        <w:r w:rsidR="00310026" w:rsidDel="005E797D">
          <w:fldChar w:fldCharType="end"/>
        </w:r>
      </w:del>
      <w:del w:id="524" w:author="Nick.Tolimieri" w:date="2022-09-07T11:30:00Z">
        <w:r w:rsidR="00735927" w:rsidDel="0006296C">
          <w:fldChar w:fldCharType="separate"/>
        </w:r>
      </w:del>
      <w:del w:id="525" w:author="Nick.Tolimieri" w:date="2022-10-03T10:23:00Z">
        <w:r w:rsidR="00310026" w:rsidDel="005E797D">
          <w:rPr>
            <w:noProof/>
          </w:rPr>
          <w:delText>(Cavanaugh et al. 2019, Beas-Luna et al. 2020, Hamilton et al. 2020)</w:delText>
        </w:r>
      </w:del>
      <w:del w:id="526" w:author="Nick.Tolimieri" w:date="2022-09-07T11:30:00Z">
        <w:r w:rsidR="00735927" w:rsidDel="0006296C">
          <w:fldChar w:fldCharType="end"/>
        </w:r>
      </w:del>
      <w:ins w:id="527" w:author="Nick.Tolimieri" w:date="2022-09-07T13:24:00Z">
        <w:r w:rsidR="00E556B3">
          <w:t>here is some evidence that g</w:t>
        </w:r>
      </w:ins>
      <w:ins w:id="528" w:author="Nick.Tolimieri" w:date="2022-09-06T15:22:00Z">
        <w:r w:rsidR="00062C9E" w:rsidRPr="00062C9E">
          <w:t xml:space="preserve">rowth of both </w:t>
        </w:r>
        <w:r w:rsidR="00062C9E" w:rsidRPr="00062C9E">
          <w:rPr>
            <w:i/>
          </w:rPr>
          <w:t xml:space="preserve">Macrocystis </w:t>
        </w:r>
        <w:r w:rsidR="00062C9E" w:rsidRPr="00137191">
          <w:t xml:space="preserve">and </w:t>
        </w:r>
        <w:r w:rsidR="00062C9E" w:rsidRPr="00062C9E">
          <w:rPr>
            <w:i/>
          </w:rPr>
          <w:t xml:space="preserve">Nereocystis </w:t>
        </w:r>
        <w:r w:rsidR="00062C9E" w:rsidRPr="00062C9E">
          <w:t>tends to decline above 15</w:t>
        </w:r>
      </w:ins>
      <w:ins w:id="529" w:author="Nick.Tolimieri [2]" w:date="2022-09-16T11:03:00Z">
        <w:r w:rsidR="007844D4">
          <w:t>°C</w:t>
        </w:r>
      </w:ins>
      <w:ins w:id="530" w:author="Nick.Tolimieri [2]" w:date="2022-09-09T13:22:00Z">
        <w:r w:rsidR="004827F9">
          <w:t xml:space="preserve"> </w:t>
        </w:r>
      </w:ins>
      <w:ins w:id="531" w:author="Nick.Tolimieri [2]" w:date="2022-09-09T13:23:00Z">
        <w:r w:rsidR="004827F9">
          <w:t xml:space="preserve">in </w:t>
        </w:r>
        <w:r w:rsidR="00477F34">
          <w:t>conjunction</w:t>
        </w:r>
        <w:r w:rsidR="004827F9">
          <w:t xml:space="preserve"> with changes in nutrient availability</w:t>
        </w:r>
      </w:ins>
      <w:ins w:id="532" w:author="Nick.Tolimieri" w:date="2022-09-06T15:22:00Z">
        <w:r w:rsidR="00062C9E" w:rsidRPr="00062C9E">
          <w:t xml:space="preserve"> </w:t>
        </w:r>
      </w:ins>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 </w:instrText>
      </w:r>
      <w:r w:rsidR="0013719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EN.CITE.DATA </w:instrText>
      </w:r>
      <w:r w:rsidR="00137191">
        <w:fldChar w:fldCharType="end"/>
      </w:r>
      <w:r w:rsidR="00E878A1">
        <w:fldChar w:fldCharType="separate"/>
      </w:r>
      <w:r w:rsidR="00E878A1">
        <w:rPr>
          <w:noProof/>
        </w:rPr>
        <w:t>(Zimmerman &amp; Kremer 1984, Camus &amp; Buschmann 2017, Supratya et al. 2020)</w:t>
      </w:r>
      <w:r w:rsidR="00E878A1">
        <w:fldChar w:fldCharType="end"/>
      </w:r>
      <w:ins w:id="533" w:author="Nick.Tolimieri [2]" w:date="2022-09-09T13:33:00Z">
        <w:r w:rsidR="00477F34">
          <w:t>. While</w:t>
        </w:r>
      </w:ins>
      <w:ins w:id="534" w:author="Nick.Tolimieri" w:date="2022-09-07T12:52:00Z">
        <w:r w:rsidR="00AD6474">
          <w:t xml:space="preserve"> </w:t>
        </w:r>
        <w:r w:rsidR="00AD6474">
          <w:rPr>
            <w:i/>
          </w:rPr>
          <w:t>Nereocystis</w:t>
        </w:r>
      </w:ins>
      <w:ins w:id="535" w:author="Nick.Tolimieri [2]" w:date="2022-09-09T13:33:00Z">
        <w:r w:rsidR="00477F34">
          <w:rPr>
            <w:i/>
          </w:rPr>
          <w:t xml:space="preserve"> </w:t>
        </w:r>
        <w:r w:rsidR="00477F34">
          <w:t>may</w:t>
        </w:r>
      </w:ins>
      <w:ins w:id="536" w:author="Nick.Tolimieri [2]" w:date="2022-09-09T15:05:00Z">
        <w:r w:rsidR="00D140AA">
          <w:t xml:space="preserve"> </w:t>
        </w:r>
      </w:ins>
      <w:ins w:id="537" w:author="Nick.Tolimieri [2]" w:date="2022-09-09T13:33:00Z">
        <w:r w:rsidR="00477F34">
          <w:t>be</w:t>
        </w:r>
      </w:ins>
      <w:ins w:id="538" w:author="Nick.Tolimieri" w:date="2022-09-07T12:52:00Z">
        <w:r w:rsidR="00AD6474">
          <w:rPr>
            <w:i/>
          </w:rPr>
          <w:t xml:space="preserve"> </w:t>
        </w:r>
        <w:r w:rsidR="00AD6474">
          <w:t>unable to produce sporophytes in 18</w:t>
        </w:r>
      </w:ins>
      <w:ins w:id="539" w:author="Nick.Tolimieri [2]" w:date="2022-09-16T11:03:00Z">
        <w:r w:rsidR="007844D4">
          <w:t>°C</w:t>
        </w:r>
      </w:ins>
      <w:ins w:id="540" w:author="Nick.Tolimieri" w:date="2022-09-07T12:53:00Z">
        <w:r w:rsidR="00AD6474">
          <w:t xml:space="preserve"> water </w:t>
        </w:r>
      </w:ins>
      <w:r w:rsidR="00E878A1">
        <w:fldChar w:fldCharType="begin"/>
      </w:r>
      <w:r w:rsidR="00E878A1">
        <w:instrText xml:space="preserve"> ADDIN EN.CITE &lt;EndNote&gt;&lt;Cite&gt;&lt;Author&gt;Muth&lt;/Author&gt;&lt;Year&gt;2019&lt;/Year&gt;&lt;RecNum&gt;9266&lt;/RecNum&gt;&lt;DisplayText&gt;(Muth et al. 2019)&lt;/DisplayText&gt;&lt;record&gt;&lt;rec-number&gt;9266&lt;/rec-number&gt;&lt;foreign-keys&gt;&lt;key app="EN" db-id="prxrzzvdy0x2s4ee00qpxptadsswa02rwx0p" timestamp="1662579952"&gt;9266&lt;/key&gt;&lt;/foreign-keys&gt;&lt;ref-type name="Journal Article"&gt;17&lt;/ref-type&gt;&lt;contributors&gt;&lt;authors&gt;&lt;author&gt;Muth, A. F.&lt;/author&gt;&lt;author&gt;Graham, M. H.&lt;/author&gt;&lt;author&gt;Lane, C. E.&lt;/author&gt;&lt;author&gt;Harley, C. D. G.&lt;/author&gt;&lt;/authors&gt;&lt;/contributors&gt;&lt;auth-address&gt;Moss Landing Marine Laboratories, 8272 Moss Landing Road, Moss Landing, California, 95039, USA.&amp;#xD;College of Arts and Sciences, University of Rhode Island, Kingston, Rhode Island, 02881, USA.&amp;#xD;Department of Zoology, University of British Columbia, Vancouver, British Columbia, V6T 1Z4, Canada.&lt;/auth-address&gt;&lt;titles&gt;&lt;title&gt;Recruitment tolerance to increased temperature present across multiple kelp clades&lt;/title&gt;&lt;secondary-title&gt;Ecology&lt;/secondary-title&gt;&lt;/titles&gt;&lt;periodical&gt;&lt;full-title&gt;Ecology&lt;/full-title&gt;&lt;/periodical&gt;&lt;pages&gt;e02594&lt;/pages&gt;&lt;volume&gt;100&lt;/volume&gt;&lt;number&gt;3&lt;/number&gt;&lt;keywords&gt;&lt;keyword&gt;British Columbia&lt;/keyword&gt;&lt;keyword&gt;California&lt;/keyword&gt;&lt;keyword&gt;Climate Change&lt;/keyword&gt;&lt;keyword&gt;*Kelp&lt;/keyword&gt;&lt;keyword&gt;Oceans and Seas&lt;/keyword&gt;&lt;keyword&gt;Temperature&lt;/keyword&gt;&lt;keyword&gt;*distribution&lt;/keyword&gt;&lt;keyword&gt;*nitrate&lt;/keyword&gt;&lt;keyword&gt;*recruitment&lt;/keyword&gt;&lt;keyword&gt;*temperature&lt;/keyword&gt;&lt;keyword&gt;*tolerance&lt;/keyword&gt;&lt;/keywords&gt;&lt;dates&gt;&lt;year&gt;2019&lt;/year&gt;&lt;pub-dates&gt;&lt;date&gt;Mar&lt;/date&gt;&lt;/pub-dates&gt;&lt;/dates&gt;&lt;isbn&gt;0012-9658 (Print)&amp;#xD;0012-9658 (Linking)&lt;/isbn&gt;&lt;accession-num&gt;30615200&lt;/accession-num&gt;&lt;urls&gt;&lt;related-urls&gt;&lt;url&gt;https://www.ncbi.nlm.nih.gov/pubmed/30615200&lt;/url&gt;&lt;/related-urls&gt;&lt;/urls&gt;&lt;electronic-resource-num&gt;10.1002/ecy.2594&lt;/electronic-resource-num&gt;&lt;/record&gt;&lt;/Cite&gt;&lt;/EndNote&gt;</w:instrText>
      </w:r>
      <w:r w:rsidR="00E878A1">
        <w:fldChar w:fldCharType="separate"/>
      </w:r>
      <w:r w:rsidR="00E878A1">
        <w:rPr>
          <w:noProof/>
        </w:rPr>
        <w:t>(Muth et al. 2019)</w:t>
      </w:r>
      <w:r w:rsidR="00E878A1">
        <w:fldChar w:fldCharType="end"/>
      </w:r>
      <w:ins w:id="541" w:author="Nick.Tolimieri [2]" w:date="2022-09-09T13:33:00Z">
        <w:r w:rsidR="00477F34">
          <w:t xml:space="preserve">, </w:t>
        </w:r>
        <w:r w:rsidR="00477F34">
          <w:rPr>
            <w:i/>
          </w:rPr>
          <w:t xml:space="preserve">Macrocystis </w:t>
        </w:r>
      </w:ins>
      <w:ins w:id="542" w:author="Chris.Harvey" w:date="2022-10-11T13:24:00Z">
        <w:r w:rsidR="00F0120A">
          <w:t xml:space="preserve">sporophyte production </w:t>
        </w:r>
      </w:ins>
      <w:ins w:id="543" w:author="Nick.Tolimieri [2]" w:date="2022-09-09T13:34:00Z">
        <w:r w:rsidR="002D5B13">
          <w:t xml:space="preserve">may be more tolerant to higher temperatures </w:t>
        </w:r>
      </w:ins>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b2RpY2FsPjxmdWxsLXRpdGxlPk1hcmluZSBCaW9sb2d5PC9mdWxsLXRpdGxlPjxhYmJyLTE+TWFy
LiBCaW9sLjwvYWJici0xPjxhYmJyLTI+TWFyIEJpb2w8L2FiYnItMj48L3BlcmlvZGljYWw+PHBh
Z2VzPjE3LTIwPC9wYWdlcz48dm9sdW1lPjkzPC92b2x1bWU+PG51bWJlcj4xPC9udW1iZXI+PGRh
dGVzPjx5ZWFyPjE5ODY8L3llYXI+PHB1Yi1kYXRlcz48ZGF0ZT4xOTg2LzEwLzAxPC9kYXRlPjwv
cHViLWRhdGVzPjwvZGF0ZXM+PGlzYm4+MTQzMi0xNzkzPC9pc2JuPjx1cmxzPjxyZWxhdGVkLXVy
bHM+PHVybD5odHRwczovL2RvaS5vcmcvMTAuMTAwNy9CRjAwNDI4NjUwPC91cmw+PC9yZWxhdGVk
LXVybHM+PC91cmxzPjxlbGVjdHJvbmljLXJlc291cmNlLW51bT4xMC4xMDA3L0JGMDA0Mjg2NTA8
L2VsZWN0cm9uaWMtcmVzb3VyY2UtbnVtPjwvcmVjb3JkPjwvQ2l0ZT48L0VuZE5vdGU+AG==
</w:fldData>
        </w:fldChar>
      </w:r>
      <w:r w:rsidR="00137191">
        <w:instrText xml:space="preserve"> ADDIN EN.CITE </w:instrText>
      </w:r>
      <w:r w:rsidR="0013719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b2RpY2FsPjxmdWxsLXRpdGxlPk1hcmluZSBCaW9sb2d5PC9mdWxsLXRpdGxlPjxhYmJyLTE+TWFy
LiBCaW9sLjwvYWJici0xPjxhYmJyLTI+TWFyIEJpb2w8L2FiYnItMj48L3BlcmlvZGljYWw+PHBh
Z2VzPjE3LTIwPC9wYWdlcz48dm9sdW1lPjkzPC92b2x1bWU+PG51bWJlcj4xPC9udW1iZXI+PGRh
dGVzPjx5ZWFyPjE5ODY8L3llYXI+PHB1Yi1kYXRlcz48ZGF0ZT4xOTg2LzEwLzAxPC9kYXRlPjwv
cHViLWRhdGVzPjwvZGF0ZXM+PGlzYm4+MTQzMi0xNzkzPC9pc2JuPjx1cmxzPjxyZWxhdGVkLXVy
bHM+PHVybD5odHRwczovL2RvaS5vcmcvMTAuMTAwNy9CRjAwNDI4NjUwPC91cmw+PC9yZWxhdGVk
LXVybHM+PC91cmxzPjxlbGVjdHJvbmljLXJlc291cmNlLW51bT4xMC4xMDA3L0JGMDA0Mjg2NTA8
L2VsZWN0cm9uaWMtcmVzb3VyY2UtbnVtPjwvcmVjb3JkPjwvQ2l0ZT48L0VuZE5vdGU+AG==
</w:fldData>
        </w:fldChar>
      </w:r>
      <w:r w:rsidR="00137191">
        <w:instrText xml:space="preserve"> ADDIN EN.CITE.DATA </w:instrText>
      </w:r>
      <w:r w:rsidR="00137191">
        <w:fldChar w:fldCharType="end"/>
      </w:r>
      <w:r w:rsidR="00E878A1">
        <w:fldChar w:fldCharType="separate"/>
      </w:r>
      <w:r w:rsidR="00E878A1">
        <w:rPr>
          <w:noProof/>
        </w:rPr>
        <w:t>(Deysher &amp; Dean 1986a, Deysher &amp; Dean 1986b)</w:t>
      </w:r>
      <w:r w:rsidR="00E878A1">
        <w:fldChar w:fldCharType="end"/>
      </w:r>
      <w:ins w:id="544" w:author="Nick.Tolimieri" w:date="2022-09-06T15:22:00Z">
        <w:r w:rsidR="00062C9E" w:rsidRPr="00062C9E">
          <w:t xml:space="preserve">. </w:t>
        </w:r>
      </w:ins>
    </w:p>
    <w:p w14:paraId="03CE3B8E" w14:textId="55F6FA7E" w:rsidR="00471A3D" w:rsidRDefault="00191063">
      <w:ins w:id="545" w:author="Nick.Tolimieri" w:date="2022-09-07T11:20:00Z">
        <w:r>
          <w:lastRenderedPageBreak/>
          <w:t xml:space="preserve">To provide a more formal analysis of MHW prevalence at our sites, we also </w:t>
        </w:r>
      </w:ins>
      <w:ins w:id="546" w:author="Nick.Tolimieri" w:date="2022-09-07T12:57:00Z">
        <w:r w:rsidR="00ED35BC">
          <w:t xml:space="preserve">calculated MHW statistics following </w:t>
        </w:r>
      </w:ins>
      <w:r w:rsidR="00B03018">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B03018">
        <w:instrText xml:space="preserve"> ADDIN EN.CITE </w:instrText>
      </w:r>
      <w:r w:rsidR="00B03018">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B03018">
        <w:instrText xml:space="preserve"> ADDIN EN.CITE.DATA </w:instrText>
      </w:r>
      <w:r w:rsidR="00B03018">
        <w:fldChar w:fldCharType="end"/>
      </w:r>
      <w:r w:rsidR="00B03018">
        <w:fldChar w:fldCharType="separate"/>
      </w:r>
      <w:r w:rsidR="00B03018">
        <w:rPr>
          <w:noProof/>
        </w:rPr>
        <w:t>Hobday et al. (2016)</w:t>
      </w:r>
      <w:r w:rsidR="00B03018">
        <w:fldChar w:fldCharType="end"/>
      </w:r>
      <w:ins w:id="547" w:author="Nick.Tolimieri" w:date="2022-09-07T12:59:00Z">
        <w:r w:rsidR="00ED35BC">
          <w:t xml:space="preserve"> and using the ‘heatwaveR’</w:t>
        </w:r>
        <w:r w:rsidR="000115E0">
          <w:t xml:space="preserve"> package</w:t>
        </w:r>
      </w:ins>
      <w:ins w:id="548" w:author="Nick.Tolimieri" w:date="2022-09-07T13:03:00Z">
        <w:r w:rsidR="000115E0">
          <w:t xml:space="preserve"> </w:t>
        </w:r>
      </w:ins>
      <w:r w:rsidR="00E878A1">
        <w:fldChar w:fldCharType="begin"/>
      </w:r>
      <w:r w:rsidR="00E878A1">
        <w:instrText xml:space="preserve"> ADDIN EN.CITE &lt;EndNote&gt;&lt;Cite&gt;&lt;Author&gt;Schlegel&lt;/Author&gt;&lt;Year&gt;2018&lt;/Year&gt;&lt;RecNum&gt;9267&lt;/RecNum&gt;&lt;DisplayText&gt;(Schlegel &amp;amp; Smit 2018)&lt;/DisplayText&gt;&lt;record&gt;&lt;rec-number&gt;9267&lt;/rec-number&gt;&lt;foreign-keys&gt;&lt;key app="EN" db-id="prxrzzvdy0x2s4ee00qpxptadsswa02rwx0p" timestamp="1662580907"&gt;9267&lt;/key&gt;&lt;/foreign-keys&gt;&lt;ref-type name="Journal Article"&gt;17&lt;/ref-type&gt;&lt;contributors&gt;&lt;authors&gt;&lt;author&gt;Schlegel, R.W.&lt;/author&gt;&lt;author&gt;Smit, A.J. &lt;/author&gt;&lt;/authors&gt;&lt;/contributors&gt;&lt;titles&gt;&lt;title&gt;heatwaveR: A central algorithm for the detection of heatwaves and cold-spells&lt;/title&gt;&lt;secondary-title&gt;Journal of Open Source Software&lt;/secondary-title&gt;&lt;/titles&gt;&lt;periodical&gt;&lt;full-title&gt;Journal of Open Source Software&lt;/full-title&gt;&lt;/periodical&gt;&lt;pages&gt;821&lt;/pages&gt;&lt;volume&gt;3&lt;/volume&gt;&lt;number&gt;27&lt;/number&gt;&lt;dates&gt;&lt;year&gt;2018&lt;/year&gt;&lt;/dates&gt;&lt;urls&gt;&lt;/urls&gt;&lt;electronic-resource-num&gt;https://doi.org/10.21105/joss.00821&lt;/electronic-resource-num&gt;&lt;/record&gt;&lt;/Cite&gt;&lt;/EndNote&gt;</w:instrText>
      </w:r>
      <w:r w:rsidR="00E878A1">
        <w:fldChar w:fldCharType="separate"/>
      </w:r>
      <w:r w:rsidR="00E878A1">
        <w:rPr>
          <w:noProof/>
        </w:rPr>
        <w:t>(Schlegel &amp; Smit 2018)</w:t>
      </w:r>
      <w:r w:rsidR="00E878A1">
        <w:fldChar w:fldCharType="end"/>
      </w:r>
      <w:ins w:id="549" w:author="Nick.Tolimieri [2]" w:date="2022-09-16T11:56:00Z">
        <w:r w:rsidR="00C838D0">
          <w:t xml:space="preserve"> in R </w:t>
        </w:r>
      </w:ins>
      <w:ins w:id="550" w:author="Nick.Tolimieri [2]" w:date="2022-09-16T11:59:00Z">
        <w:r w:rsidR="00C838D0">
          <w:t xml:space="preserve">4.2.0 </w:t>
        </w:r>
      </w:ins>
      <w:r w:rsidR="00C838D0">
        <w:fldChar w:fldCharType="begin"/>
      </w:r>
      <w:r w:rsidR="00137CFB">
        <w:instrText xml:space="preserve"> ADDIN EN.CITE &lt;EndNote&gt;&lt;Cite&gt;&lt;Author&gt;R Core Team&lt;/Author&gt;&lt;Year&gt;2022&lt;/Year&gt;&lt;RecNum&gt;5893&lt;/RecNum&gt;&lt;DisplayText&gt;(R Core Team 2022)&lt;/DisplayText&gt;&lt;record&gt;&lt;rec-number&gt;5893&lt;/rec-number&gt;&lt;foreign-keys&gt;&lt;key app="EN" db-id="prxrzzvdy0x2s4ee00qpxptadsswa02rwx0p" timestamp="0"&gt;5893&lt;/key&gt;&lt;/foreign-keys&gt;&lt;ref-type name="Book"&gt;6&lt;/ref-type&gt;&lt;contributors&gt;&lt;authors&gt;&lt;author&gt;R Core Team,&lt;/author&gt;&lt;/authors&gt;&lt;/contributors&gt;&lt;titles&gt;&lt;title&gt;R: A language and environment for statistical computing. R Foundation for Statistical Computing, Vienna, Austria. URL https://www.R-project.org/.&lt;/title&gt;&lt;/titles&gt;&lt;dates&gt;&lt;year&gt;2022&lt;/year&gt;&lt;/dates&gt;&lt;urls&gt;&lt;related-urls&gt;&lt;url&gt;http://www.R-project.org/&lt;/url&gt;&lt;/related-urls&gt;&lt;/urls&gt;&lt;/record&gt;&lt;/Cite&gt;&lt;/EndNote&gt;</w:instrText>
      </w:r>
      <w:r w:rsidR="00C838D0">
        <w:fldChar w:fldCharType="separate"/>
      </w:r>
      <w:r w:rsidR="00137CFB">
        <w:rPr>
          <w:noProof/>
        </w:rPr>
        <w:t>(R Core Team 2022)</w:t>
      </w:r>
      <w:r w:rsidR="00C838D0">
        <w:fldChar w:fldCharType="end"/>
      </w:r>
      <w:ins w:id="551" w:author="Nick.Tolimieri" w:date="2022-09-07T12:59:00Z">
        <w:r w:rsidR="000115E0">
          <w:t>.</w:t>
        </w:r>
      </w:ins>
      <w:ins w:id="552" w:author="Nick.Tolimieri" w:date="2022-09-07T13:25:00Z">
        <w:r w:rsidR="002717DA">
          <w:t xml:space="preserve"> We evaluate</w:t>
        </w:r>
      </w:ins>
      <w:ins w:id="553" w:author="Chris.Harvey" w:date="2022-10-11T13:26:00Z">
        <w:r w:rsidR="00F0120A">
          <w:t>d</w:t>
        </w:r>
      </w:ins>
      <w:ins w:id="554" w:author="Nick.Tolimieri" w:date="2022-09-07T13:25:00Z">
        <w:r w:rsidR="002717DA">
          <w:t xml:space="preserve"> the number of </w:t>
        </w:r>
      </w:ins>
      <w:ins w:id="555" w:author="Chris.Harvey" w:date="2022-10-11T13:25:00Z">
        <w:r w:rsidR="00F0120A">
          <w:t xml:space="preserve">discrete </w:t>
        </w:r>
      </w:ins>
      <w:ins w:id="556" w:author="Nick.Tolimieri" w:date="2022-09-07T13:25:00Z">
        <w:r w:rsidR="002717DA">
          <w:t>events</w:t>
        </w:r>
      </w:ins>
      <w:ins w:id="557" w:author="Chris.Harvey" w:date="2022-10-11T13:25:00Z">
        <w:r w:rsidR="00F0120A">
          <w:t xml:space="preserve"> that met MHW criteria </w:t>
        </w:r>
      </w:ins>
      <w:ins w:id="558" w:author="Chris.Harvey" w:date="2022-10-11T13:26:00Z">
        <w:r w:rsidR="00F0120A">
          <w:t>(Hobday et al. 2016)</w:t>
        </w:r>
      </w:ins>
      <w:ins w:id="559" w:author="Nick.Tolimieri" w:date="2022-09-07T13:25:00Z">
        <w:r w:rsidR="002717DA">
          <w:t>, as well as the length of these events, and the number of individual days above the 90</w:t>
        </w:r>
      </w:ins>
      <w:ins w:id="560" w:author="Nick.Tolimieri" w:date="2022-09-07T13:26:00Z">
        <w:r w:rsidR="002717DA">
          <w:t>% percentile of SST</w:t>
        </w:r>
        <w:r w:rsidR="00D54E3C">
          <w:t xml:space="preserve"> by year and site.</w:t>
        </w:r>
      </w:ins>
      <w:ins w:id="561" w:author="Nick.Tolimieri" w:date="2022-09-06T11:44:00Z">
        <w:r w:rsidR="008C3B33">
          <w:t xml:space="preserve"> </w:t>
        </w:r>
      </w:ins>
    </w:p>
    <w:p w14:paraId="19CF6259" w14:textId="654BA13B" w:rsidR="00471A3D" w:rsidRDefault="009D1439">
      <w:pPr>
        <w:pStyle w:val="Heading2"/>
        <w:spacing w:before="120"/>
      </w:pPr>
      <w:bookmarkStart w:id="562" w:name="_au0wchpbj09l" w:colFirst="0" w:colLast="0"/>
      <w:bookmarkEnd w:id="562"/>
      <w:r>
        <w:t xml:space="preserve">2.4 </w:t>
      </w:r>
      <w:r w:rsidR="00EF0B3C">
        <w:t>Area of canopy kelps</w:t>
      </w:r>
    </w:p>
    <w:p w14:paraId="5BFF80C8" w14:textId="617F4F1B" w:rsidR="00450236" w:rsidRPr="00450236" w:rsidRDefault="00EF0B3C">
      <w:pPr>
        <w:rPr>
          <w:ins w:id="563" w:author="Nick.Tolimieri" w:date="2022-09-13T13:30:00Z"/>
        </w:rPr>
      </w:pPr>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del w:id="564" w:author="Nick.Tolimieri" w:date="2022-10-18T10:43:00Z">
        <w:r w:rsidDel="007A6B12">
          <w:delText xml:space="preserve">responded to </w:delText>
        </w:r>
      </w:del>
      <w:del w:id="565" w:author="Nick.Tolimieri" w:date="2022-10-18T09:02:00Z">
        <w:r w:rsidDel="00895A54">
          <w:delText xml:space="preserve">the MHW </w:delText>
        </w:r>
      </w:del>
      <w:ins w:id="566" w:author="Nick.Tolimieri" w:date="2022-10-18T10:43:00Z">
        <w:r w:rsidR="007A6B12">
          <w:t>varied</w:t>
        </w:r>
      </w:ins>
      <w:ins w:id="567" w:author="Nick.Tolimieri" w:date="2022-10-18T09:02:00Z">
        <w:r w:rsidR="00895A54">
          <w:t xml:space="preserve"> </w:t>
        </w:r>
      </w:ins>
      <w:r>
        <w:t>prior to our initiating benthic surveys in 2015</w:t>
      </w:r>
      <w:r w:rsidRPr="0069524C">
        <w:t xml:space="preserve">. </w:t>
      </w:r>
      <w:ins w:id="568" w:author="Nick.Tolimieri" w:date="2022-09-13T13:56:00Z">
        <w:r w:rsidR="009339A4" w:rsidRPr="009339A4">
          <w:t xml:space="preserve">Prior analyses of </w:t>
        </w:r>
      </w:ins>
      <w:ins w:id="569" w:author="Chris.Harvey" w:date="2022-10-11T13:30:00Z">
        <w:r w:rsidR="00F0120A">
          <w:t xml:space="preserve">the </w:t>
        </w:r>
      </w:ins>
      <w:ins w:id="570" w:author="Chris.Harvey" w:date="2022-10-11T13:29:00Z">
        <w:r w:rsidR="00F0120A">
          <w:t>aerial survey</w:t>
        </w:r>
      </w:ins>
      <w:ins w:id="571" w:author="Nick.Tolimieri" w:date="2022-09-13T13:56:00Z">
        <w:r w:rsidR="009339A4" w:rsidRPr="009339A4">
          <w:t xml:space="preserve"> data have revealed the influence of bottom-up environmental processes and top-down forcing through trophic cascades on kelp abundance over the past 30 years </w: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bHQtdGl0bGU+PC90aXRsZXM+PHBlcmlvZGljYWw+PGZ1bGwtdGl0bGU+Sm91cm5hbCBvZiBFY29s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</w:fldData>
          </w:fldChar>
        </w:r>
      </w:ins>
      <w:r w:rsidR="00137191">
        <w:instrText xml:space="preserve"> ADDIN EN.CITE </w:instrText>
      </w:r>
      <w:r w:rsidR="00137191">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bHQtdGl0bGU+PC90aXRsZXM+PHBlcmlvZGljYWw+PGZ1bGwtdGl0bGU+Sm91cm5hbCBvZiBFY29s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</w:fldData>
        </w:fldChar>
      </w:r>
      <w:r w:rsidR="00137191">
        <w:instrText xml:space="preserve"> ADDIN EN.CITE.DATA </w:instrText>
      </w:r>
      <w:r w:rsidR="00137191">
        <w:fldChar w:fldCharType="end"/>
      </w:r>
      <w:ins w:id="572" w:author="Nick.Tolimieri" w:date="2022-09-13T13:56:00Z">
        <w:r w:rsidR="009339A4" w:rsidRPr="009339A4">
          <w:fldChar w:fldCharType="separate"/>
        </w:r>
        <w:r w:rsidR="009339A4" w:rsidRPr="009339A4">
          <w:rPr>
            <w:noProof/>
          </w:rPr>
          <w:t>(Pfister et al. 2018, Shelton et al. 2018)</w:t>
        </w:r>
        <w:r w:rsidR="009339A4" w:rsidRPr="009339A4">
          <w:fldChar w:fldCharType="end"/>
        </w:r>
        <w:r w:rsidR="009339A4" w:rsidRPr="009339A4">
          <w:t>.</w:t>
        </w:r>
      </w:ins>
      <w:ins w:id="573" w:author="Chris.Harvey" w:date="2022-10-11T13:30:00Z">
        <w:r w:rsidR="00F0120A">
          <w:t xml:space="preserve"> </w:t>
        </w:r>
      </w:ins>
      <w:r w:rsidRPr="0069524C">
        <w:t>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E878A1">
        <w:fldChar w:fldCharType="begin">
          <w:fldData xml:space="preserve">PEVuZE5vdGU+PENpdGU+PEF1dGhvcj5TaGVsdG9uPC9BdXRob3I+PFllYXI+MjAxODwvWWVhcj48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Y29sb2dpYTwvYWJici0xPjwvcGVyaW9kaWNhbD48YWx0LXBlcmlvZGljYWw+PGZ1bGwtdGl0bGU+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UmVjTnVtPjc0MjE8L1JlY051bT48RGlzcGxheVRleHQ+KFZhbiBXYWdlbmVuIDIwMTUsIFdETlIg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Y29sb2dpYTwvYWJici0xPjwvcGVyaW9kaWNhbD48YWx0LXBlcmlvZGljYWw+PGZ1bGwtdGl0bGU+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</w:fldData>
        </w:fldChar>
      </w:r>
      <w:r w:rsidR="00137191">
        <w:instrText xml:space="preserve"> ADDIN EN.CITE.DATA </w:instrText>
      </w:r>
      <w:r w:rsidR="00137191">
        <w:fldChar w:fldCharType="end"/>
      </w:r>
      <w:r w:rsidR="00E878A1">
        <w:fldChar w:fldCharType="separate"/>
      </w:r>
      <w:r w:rsidR="00137191">
        <w:rPr>
          <w:noProof/>
        </w:rPr>
        <w:t>(Van Wagenen 2015, WDNR 2017, Shelton et al. 2018)</w:t>
      </w:r>
      <w:r w:rsidR="00E878A1">
        <w:fldChar w:fldCharType="end"/>
      </w:r>
      <w:r>
        <w:t xml:space="preserve">. The survey distinguishes between </w:t>
      </w:r>
      <w:r>
        <w:rPr>
          <w:i/>
        </w:rPr>
        <w:t>Macrocystis</w:t>
      </w:r>
      <w:r>
        <w:t xml:space="preserve"> and </w:t>
      </w:r>
      <w:r>
        <w:rPr>
          <w:i/>
        </w:rPr>
        <w:t>Nereocystis</w:t>
      </w:r>
      <w:r>
        <w:t xml:space="preserve">. </w:t>
      </w:r>
      <w:del w:id="574" w:author="Chris.Harvey" w:date="2022-10-11T13:32:00Z">
        <w:r w:rsidDel="00DC356D">
          <w:delText>Here we use</w:delText>
        </w:r>
        <w:r w:rsidR="00D60B7A" w:rsidDel="00DC356D">
          <w:delText>d</w:delText>
        </w:r>
        <w:r w:rsidDel="00DC356D">
          <w:delText xml:space="preserve"> data on the c</w:delText>
        </w:r>
      </w:del>
      <w:ins w:id="575" w:author="Chris.Harvey" w:date="2022-10-11T13:32:00Z">
        <w:r w:rsidR="00DC356D">
          <w:t>C</w:t>
        </w:r>
      </w:ins>
      <w:r>
        <w:t xml:space="preserve">anopy area </w:t>
      </w:r>
      <w:ins w:id="576" w:author="Chris.Harvey" w:date="2022-10-11T13:32:00Z">
        <w:r w:rsidR="00DC356D">
          <w:t xml:space="preserve">is </w:t>
        </w:r>
      </w:ins>
      <w:r>
        <w:t>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E878A1">
        <w:fldChar w:fldCharType="begin"/>
      </w:r>
      <w:r w:rsidR="00E878A1">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E878A1">
        <w:fldChar w:fldCharType="separate"/>
      </w:r>
      <w:r w:rsidR="00E878A1">
        <w:rPr>
          <w:noProof/>
        </w:rPr>
        <w:t>(Van Wagenen 2015)</w:t>
      </w:r>
      <w:r w:rsidR="00E878A1">
        <w:fldChar w:fldCharType="end"/>
      </w:r>
      <w:r>
        <w:t xml:space="preserve">. </w:t>
      </w:r>
    </w:p>
    <w:p w14:paraId="4E9808B3" w14:textId="533C2962" w:rsidR="00471A3D" w:rsidRDefault="009D1439">
      <w:pPr>
        <w:pStyle w:val="Heading2"/>
        <w:spacing w:before="120"/>
      </w:pPr>
      <w:bookmarkStart w:id="577" w:name="_2h658b2af9qi" w:colFirst="0" w:colLast="0"/>
      <w:bookmarkEnd w:id="577"/>
      <w:r>
        <w:t xml:space="preserve">2.5 </w:t>
      </w:r>
      <w:r w:rsidR="00EF0B3C">
        <w:t>Data analysis</w:t>
      </w:r>
    </w:p>
    <w:p w14:paraId="39928907" w14:textId="2242AE7A" w:rsidR="00471A3D" w:rsidDel="00450236" w:rsidRDefault="00EF0B3C">
      <w:pPr>
        <w:spacing w:before="120" w:after="120"/>
        <w:rPr>
          <w:del w:id="578" w:author="Nick.Tolimieri" w:date="2022-09-13T13:30:00Z"/>
        </w:rPr>
      </w:pPr>
      <w:del w:id="579" w:author="Nick.Tolimieri" w:date="2022-09-13T13:30:00Z">
        <w:r w:rsidDel="00450236">
          <w:delText xml:space="preserve">We examined the WDNR kelp data to estimate the response of canopy </w:delText>
        </w:r>
        <w:r w:rsidR="00B959D8" w:rsidDel="00450236">
          <w:delText xml:space="preserve">cover </w:delText>
        </w:r>
        <w:r w:rsidDel="00450236">
          <w:delText xml:space="preserve">to the SST conditions at our sites, especially </w:delText>
        </w:r>
        <w:r w:rsidRPr="00310026" w:rsidDel="00450236">
          <w:delText>anomalously</w:delText>
        </w:r>
        <w:r w:rsidDel="00450236">
          <w:delText xml:space="preserve"> warm SST. These data have revealed the influence of bottom-up environmental processes and top-down forcing through trophic cascades on kelp abundance over the past 30 years </w:del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 </w:delInstr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EN.CITE.DATA </w:delInstrText>
        </w:r>
        <w:r w:rsidR="00E878A1" w:rsidDel="00450236">
          <w:fldChar w:fldCharType="end"/>
        </w:r>
        <w:r w:rsidR="00E878A1" w:rsidDel="00450236">
          <w:fldChar w:fldCharType="separate"/>
        </w:r>
        <w:r w:rsidR="00E878A1" w:rsidDel="00450236">
          <w:rPr>
            <w:noProof/>
          </w:rPr>
          <w:delText>(Pfister et al. 2018, Shelton et al. 2018)</w:delText>
        </w:r>
        <w:r w:rsidR="00E878A1" w:rsidDel="00450236">
          <w:fldChar w:fldCharType="end"/>
        </w:r>
        <w:r w:rsidDel="00450236">
          <w:delText xml:space="preserve">. Here we qualitatively examined the short-term response of canopy cover </w:delText>
        </w:r>
        <w:r w:rsidR="00583812" w:rsidDel="00450236">
          <w:delText xml:space="preserve">from area on the outer coast of Washington and the western Strait of Juan de Fuca to Neah Bay </w:delText>
        </w:r>
        <w:r w:rsidDel="00450236">
          <w:delText xml:space="preserve">in the years during and following the MHW to better understand changes during our study period in the context of the longer-term kelp dynamics. </w:delText>
        </w:r>
      </w:del>
    </w:p>
    <w:p w14:paraId="459FAEC1" w14:textId="719190BF" w:rsidR="00471A3D" w:rsidRDefault="00EF0B3C">
      <w:pPr>
        <w:spacing w:before="120" w:after="120"/>
      </w:pPr>
      <w:r>
        <w:t>To understand changes in kelp forest communities since 20</w:t>
      </w:r>
      <w:r w:rsidRPr="0022640D">
        <w:t>15, we created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w:t>
      </w:r>
      <w:r w:rsidR="008717AD">
        <w:lastRenderedPageBreak/>
        <w:t xml:space="preserve">Year and then took the </w:t>
      </w:r>
      <w:r w:rsidR="00A0644F">
        <w:t xml:space="preserve">yearly </w:t>
      </w:r>
      <w:r w:rsidR="008717AD">
        <w:t>mean of Site averages to obtain a region-wide mean for each taxon to</w:t>
      </w:r>
      <w:r w:rsidRPr="008717AD">
        <w:t xml:space="preserve"> identify any strong temporal trends at the scale of the </w:t>
      </w:r>
      <w:r w:rsidR="00DC356D">
        <w:t xml:space="preserve">full </w:t>
      </w:r>
      <w:r w:rsidRPr="008717AD">
        <w:t>study region (Fig. 1). As we hav</w:t>
      </w:r>
      <w:r>
        <w:t xml:space="preserve">e only six years of data, we limited our evaluation to qualitative analysis of trends in these data. </w:t>
      </w:r>
    </w:p>
    <w:p w14:paraId="19FFFA75" w14:textId="00868612"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E878A1">
        <w:fldChar w:fldCharType="begin"/>
      </w:r>
      <w:r w:rsidR="00E878A1">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E878A1">
        <w:fldChar w:fldCharType="separate"/>
      </w:r>
      <w:r w:rsidR="00E878A1">
        <w:rPr>
          <w:noProof/>
        </w:rPr>
        <w:t>(CAP, implemented in R using ‘CAPdiscrim’; Anderson &amp; Willis 2003)</w:t>
      </w:r>
      <w:r w:rsidR="00E878A1">
        <w:fldChar w:fldCharType="end"/>
      </w:r>
      <w:r w:rsidR="00D60B7A">
        <w:t xml:space="preserve"> </w:t>
      </w:r>
      <w:r>
        <w:t>to visualize abundance variation. We used permutation-based multivariate analysis of variance</w:t>
      </w:r>
      <w:r w:rsidR="009A42A8">
        <w:t xml:space="preserve"> R</w:t>
      </w:r>
      <w:r w:rsidR="000C72E1">
        <w:t xml:space="preserve"> 4.2.0</w:t>
      </w:r>
      <w:r w:rsidR="009A42A8">
        <w:t xml:space="preserve"> </w:t>
      </w:r>
      <w:r w:rsidR="00E878A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dGl0bGVzPjxwZXJpb2RpY2FsPjxmdWxsLXRpdGxlPkF1c3RyYWwgRWNvbG9neTwvZnVsbC10aXRs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</w:fldData>
        </w:fldChar>
      </w:r>
      <w:r w:rsidR="00137191">
        <w:instrText xml:space="preserve"> ADDIN EN.CITE </w:instrText>
      </w:r>
      <w:r w:rsidR="0013719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dGl0bGVzPjxwZXJpb2RpY2FsPjxmdWxsLXRpdGxlPkF1c3RyYWwgRWNvbG9neTwvZnVsbC10aXRs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</w:fldData>
        </w:fldChar>
      </w:r>
      <w:r w:rsidR="00137191">
        <w:instrText xml:space="preserve"> ADDIN EN.CITE.DATA </w:instrText>
      </w:r>
      <w:r w:rsidR="00137191">
        <w:fldChar w:fldCharType="end"/>
      </w:r>
      <w:r w:rsidR="00E878A1">
        <w:fldChar w:fldCharType="separate"/>
      </w:r>
      <w:r w:rsidR="00137CFB">
        <w:rPr>
          <w:noProof/>
        </w:rPr>
        <w:t>(PerMANOVA, implemented via ‘adonis’ in R; Anderson 2001, Okamoto et al. 2020, R Core Team 2022)</w:t>
      </w:r>
      <w:r w:rsidR="00E878A1">
        <w:fldChar w:fldCharType="end"/>
      </w:r>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square-root transform to the data and used a Bray-Curtis distance matrix with 999 permutations for both the CAP and PerMANOVA analyses </w:t>
      </w:r>
      <w:r w:rsidR="00E878A1">
        <w:lastRenderedPageBreak/>
        <w:fldChar w:fldCharType="begin"/>
      </w:r>
      <w:r w:rsidR="00137191">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Ecology&lt;/secondary-title&gt;&lt;/titles&gt;&lt;periodical&gt;&lt;full-title&gt;Austral Ecology&lt;/full-title&gt;&lt;abbr-1&gt;Austral Ecol.&lt;/abbr-1&gt;&lt;abbr-2&gt;Austral Ecol&lt;/abbr-2&gt;&lt;/periodical&gt;&lt;pages&gt;32-46&lt;/pages&gt;&lt;volume&gt;26&lt;/volume&gt;&lt;dates&gt;&lt;year&gt;2001&lt;/year&gt;&lt;/dates&gt;&lt;label&gt;nz&lt;/label&gt;&lt;urls&gt;&lt;/urls&gt;&lt;/record&gt;&lt;/Cite&gt;&lt;/EndNote&gt;</w:instrText>
      </w:r>
      <w:r w:rsidR="00E878A1">
        <w:fldChar w:fldCharType="separate"/>
      </w:r>
      <w:r w:rsidR="00E878A1">
        <w:rPr>
          <w:noProof/>
        </w:rPr>
        <w:t>(Anderson 2001)</w:t>
      </w:r>
      <w:r w:rsidR="00E878A1">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6906D1AE" w:rsidR="00471A3D" w:rsidRDefault="00EF0B3C">
      <w:pPr>
        <w:spacing w:before="120" w:after="120"/>
      </w:pPr>
      <w:r w:rsidRPr="001353FD">
        <w:t>In addition to focusing on broad taxonomic guilds, we</w:t>
      </w:r>
      <w:del w:id="580" w:author="Nick.Tolimieri" w:date="2022-09-13T14:00:00Z">
        <w:r w:rsidRPr="001353FD" w:rsidDel="001353FD">
          <w:delText xml:space="preserve"> focus</w:delText>
        </w:r>
        <w:r w:rsidR="00D60B7A" w:rsidRPr="001353FD" w:rsidDel="001353FD">
          <w:delText>ed</w:delText>
        </w:r>
      </w:del>
      <w:ins w:id="581" w:author="Nick.Tolimieri" w:date="2022-09-13T14:00:00Z">
        <w:r w:rsidR="001353FD" w:rsidRPr="00310026">
          <w:t xml:space="preserve"> examine</w:t>
        </w:r>
      </w:ins>
      <w:del w:id="582" w:author="Nick.Tolimieri" w:date="2022-09-13T14:01:00Z">
        <w:r w:rsidRPr="001353FD" w:rsidDel="001353FD">
          <w:delText xml:space="preserve"> on</w:delText>
        </w:r>
      </w:del>
      <w:r w:rsidRPr="001353FD">
        <w:t xml:space="preserve"> two in</w:t>
      </w:r>
      <w:r>
        <w:t>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ZnVsbC10aXRsZT48L3BlcmlvZGljYWw+PGFsdC1wZXJpb2RpY2FsPjxmdWxsLXRpdGxlPkVjb2xv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==
</w:fldData>
        </w:fldChar>
      </w:r>
      <w:r w:rsidR="00137191">
        <w:instrText xml:space="preserve"> ADDIN EN.CITE </w:instrText>
      </w:r>
      <w:r w:rsidR="0013719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ZnVsbC10aXRsZT48L3BlcmlvZGljYWw+PGFsdC1wZXJpb2RpY2FsPjxmdWxsLXRpdGxlPkVjb2xv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==
</w:fldData>
        </w:fldChar>
      </w:r>
      <w:r w:rsidR="00137191">
        <w:instrText xml:space="preserve"> ADDIN EN.CITE.DATA </w:instrText>
      </w:r>
      <w:r w:rsidR="00137191">
        <w:fldChar w:fldCharType="end"/>
      </w:r>
      <w:r w:rsidR="00E878A1">
        <w:fldChar w:fldCharType="separate"/>
      </w:r>
      <w:r w:rsidR="00E878A1">
        <w:rPr>
          <w:noProof/>
        </w:rPr>
        <w:t>(Estes et al. 2004, Watson &amp; Estes 2011)</w:t>
      </w:r>
      <w:r w:rsidR="00E878A1">
        <w:fldChar w:fldCharType="end"/>
      </w:r>
      <w:r>
        <w:t>. Second, we assess</w:t>
      </w:r>
      <w:r w:rsidR="00D60B7A">
        <w:t>ed</w:t>
      </w:r>
      <w:r>
        <w:t xml:space="preserve"> the role kelp forests play in providing vital juvenile settlement habitat for supporting fish communities and fisheries by assessing the relationship between </w:t>
      </w:r>
      <w:r w:rsidR="001A060D">
        <w:t xml:space="preserve">juvenile </w:t>
      </w:r>
      <w:r>
        <w:t>rockfish density and kelp abundance</w:t>
      </w:r>
      <w:r w:rsidR="004E1CD8">
        <w:t xml:space="preserve"> </w:t>
      </w:r>
      <w:r w:rsidR="00E878A1">
        <w:fldChar w:fldCharType="begin"/>
      </w:r>
      <w:r w:rsidR="00137191">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Science&lt;/full-title&gt;&lt;abbr-1&gt;Bull. Mar. Sci.&lt;/abbr-1&gt;&lt;abbr-2&gt;Bull Mar Sci&lt;/abbr-2&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E878A1">
        <w:fldChar w:fldCharType="separate"/>
      </w:r>
      <w:r w:rsidR="00E878A1">
        <w:rPr>
          <w:noProof/>
        </w:rPr>
        <w:t>(Holbrook et al. 1990, Carr 1991)</w:t>
      </w:r>
      <w:r w:rsidR="00E878A1">
        <w:fldChar w:fldCharType="end"/>
      </w:r>
      <w:r>
        <w:t>.</w:t>
      </w:r>
    </w:p>
    <w:p w14:paraId="5E603DA3" w14:textId="1801A670" w:rsidR="00471A3D" w:rsidRPr="00310026" w:rsidRDefault="00BA7345">
      <w:pPr>
        <w:spacing w:before="120" w:after="120"/>
        <w:rPr>
          <w:ins w:id="583" w:author="Nick.Tolimieri [2]" w:date="2022-09-26T13:00:00Z"/>
          <w:color w:val="000000" w:themeColor="text1"/>
        </w:rPr>
      </w:pPr>
      <w:ins w:id="584" w:author="Nick.Tolimieri" w:date="2022-10-03T10:32:00Z">
        <w:r w:rsidRPr="00310026">
          <w:rPr>
            <w:color w:val="000000" w:themeColor="text1"/>
          </w:rPr>
          <w:t xml:space="preserve">We assessed the relationship between total sea urchin density (summed across the three observed species, purple urchins, green urchins </w:t>
        </w:r>
        <w:r w:rsidRPr="00310026">
          <w:rPr>
            <w:i/>
            <w:color w:val="000000" w:themeColor="text1"/>
          </w:rPr>
          <w:t>S. droebachiensis,</w:t>
        </w:r>
        <w:r w:rsidRPr="00310026">
          <w:rPr>
            <w:color w:val="000000" w:themeColor="text1"/>
          </w:rPr>
          <w:t xml:space="preserve"> and red urchins </w:t>
        </w:r>
        <w:r w:rsidRPr="00310026">
          <w:rPr>
            <w:i/>
            <w:color w:val="000000" w:themeColor="text1"/>
          </w:rPr>
          <w:t>Mesocentrotus franciscanus</w:t>
        </w:r>
        <w:r w:rsidRPr="00310026">
          <w:rPr>
            <w:color w:val="000000" w:themeColor="text1"/>
          </w:rPr>
          <w:t>) and kelp stipe density</w:t>
        </w:r>
        <w:r>
          <w:rPr>
            <w:color w:val="000000" w:themeColor="text1"/>
          </w:rPr>
          <w:t xml:space="preserve"> using correlation and regression analyses</w:t>
        </w:r>
        <w:r w:rsidRPr="00310026">
          <w:rPr>
            <w:color w:val="000000" w:themeColor="text1"/>
          </w:rPr>
          <w:t>.</w:t>
        </w:r>
      </w:ins>
      <w:del w:id="585" w:author="Nick.Tolimieri" w:date="2022-10-03T10:32:00Z">
        <w:r w:rsidR="007F7459" w:rsidRPr="00310026" w:rsidDel="00BA7345">
          <w:rPr>
            <w:color w:val="000000" w:themeColor="text1"/>
          </w:rPr>
          <w:delText>W</w:delText>
        </w:r>
        <w:r w:rsidR="00EF0B3C" w:rsidRPr="00310026" w:rsidDel="00BA7345">
          <w:rPr>
            <w:color w:val="000000" w:themeColor="text1"/>
          </w:rPr>
          <w:delText xml:space="preserve">e used </w:delText>
        </w:r>
      </w:del>
      <w:ins w:id="586" w:author="Nick.Tolimieri [2]" w:date="2022-09-16T12:18:00Z">
        <w:del w:id="587" w:author="Nick.Tolimieri" w:date="2022-10-03T10:32:00Z">
          <w:r w:rsidR="00EE2DCB" w:rsidRPr="00310026" w:rsidDel="00BA7345">
            <w:rPr>
              <w:color w:val="000000" w:themeColor="text1"/>
            </w:rPr>
            <w:delText xml:space="preserve">correlations and </w:delText>
          </w:r>
        </w:del>
      </w:ins>
      <w:del w:id="588" w:author="Nick.Tolimieri" w:date="2022-10-03T10:32:00Z">
        <w:r w:rsidR="00EF0B3C" w:rsidRPr="00310026" w:rsidDel="00BA7345">
          <w:rPr>
            <w:color w:val="000000" w:themeColor="text1"/>
          </w:rPr>
          <w:delText>linear regression to examine the relationship between urchins and kelp at multiple spatial scales.</w:delText>
        </w:r>
      </w:del>
      <w:r w:rsidR="00EF0B3C" w:rsidRPr="00310026">
        <w:rPr>
          <w:color w:val="000000" w:themeColor="text1"/>
        </w:rPr>
        <w:t xml:space="preserve"> As sea urchins are major herbivores in this system, we expected negative relationships between urchin and kelp abundance. </w:t>
      </w:r>
      <w:del w:id="589" w:author="Nick.Tolimieri" w:date="2022-10-03T10:32:00Z">
        <w:r w:rsidR="00EF0B3C" w:rsidRPr="00310026" w:rsidDel="00BA7345">
          <w:rPr>
            <w:color w:val="000000" w:themeColor="text1"/>
          </w:rPr>
          <w:delText xml:space="preserve">We assessed the relationship between total sea urchin density (summed across </w:delText>
        </w:r>
        <w:r w:rsidR="0027250C" w:rsidRPr="00310026" w:rsidDel="00BA7345">
          <w:rPr>
            <w:color w:val="000000" w:themeColor="text1"/>
          </w:rPr>
          <w:delText xml:space="preserve">the </w:delText>
        </w:r>
        <w:r w:rsidR="00EF0B3C" w:rsidRPr="00310026" w:rsidDel="00BA7345">
          <w:rPr>
            <w:color w:val="000000" w:themeColor="text1"/>
          </w:rPr>
          <w:delText xml:space="preserve">three observed species, </w:delText>
        </w:r>
        <w:r w:rsidR="00602104" w:rsidRPr="00310026" w:rsidDel="00BA7345">
          <w:rPr>
            <w:i/>
            <w:color w:val="000000" w:themeColor="text1"/>
          </w:rPr>
          <w:delText>Strongylocentrotus</w:delText>
        </w:r>
        <w:r w:rsidR="00EF0B3C" w:rsidRPr="00310026" w:rsidDel="00BA7345">
          <w:rPr>
            <w:i/>
            <w:color w:val="000000" w:themeColor="text1"/>
          </w:rPr>
          <w:delText xml:space="preserve"> purpuratus</w:delText>
        </w:r>
        <w:r w:rsidR="0034358B" w:rsidRPr="00310026" w:rsidDel="00BA7345">
          <w:rPr>
            <w:color w:val="000000" w:themeColor="text1"/>
          </w:rPr>
          <w:delText>,</w:delText>
        </w:r>
        <w:r w:rsidR="00EF0B3C" w:rsidRPr="00310026" w:rsidDel="00BA7345">
          <w:rPr>
            <w:color w:val="000000" w:themeColor="text1"/>
          </w:rPr>
          <w:delText xml:space="preserve"> </w:delText>
        </w:r>
        <w:r w:rsidR="00EF0B3C" w:rsidRPr="00310026" w:rsidDel="00BA7345">
          <w:rPr>
            <w:i/>
            <w:color w:val="000000" w:themeColor="text1"/>
          </w:rPr>
          <w:delText>S. droebachiensis</w:delText>
        </w:r>
        <w:r w:rsidR="0027250C" w:rsidRPr="00310026" w:rsidDel="00BA7345">
          <w:rPr>
            <w:i/>
            <w:color w:val="000000" w:themeColor="text1"/>
          </w:rPr>
          <w:delText>,</w:delText>
        </w:r>
        <w:r w:rsidR="00EF0B3C" w:rsidRPr="00310026" w:rsidDel="00BA7345">
          <w:rPr>
            <w:color w:val="000000" w:themeColor="text1"/>
          </w:rPr>
          <w:delText xml:space="preserve"> and </w:delText>
        </w:r>
        <w:r w:rsidR="00EF0B3C" w:rsidRPr="00310026" w:rsidDel="00BA7345">
          <w:rPr>
            <w:i/>
            <w:color w:val="000000" w:themeColor="text1"/>
          </w:rPr>
          <w:delText>Mesocentrotus franciscanus</w:delText>
        </w:r>
        <w:r w:rsidR="00EF0B3C" w:rsidRPr="00310026" w:rsidDel="00BA7345">
          <w:rPr>
            <w:color w:val="000000" w:themeColor="text1"/>
          </w:rPr>
          <w:delText>) and kelp</w:delText>
        </w:r>
        <w:r w:rsidR="00AC1EC9" w:rsidRPr="00310026" w:rsidDel="00BA7345">
          <w:rPr>
            <w:color w:val="000000" w:themeColor="text1"/>
          </w:rPr>
          <w:delText xml:space="preserve"> stipe density. </w:delText>
        </w:r>
      </w:del>
      <w:r w:rsidR="00AC1EC9" w:rsidRPr="00310026">
        <w:rPr>
          <w:color w:val="000000" w:themeColor="text1"/>
        </w:rPr>
        <w:t xml:space="preserve">For the analyses, we included three kelps species and one combined taxon: </w:t>
      </w:r>
      <w:r w:rsidR="00EF0B3C" w:rsidRPr="00310026">
        <w:rPr>
          <w:color w:val="000000" w:themeColor="text1"/>
        </w:rPr>
        <w:t xml:space="preserve">each </w:t>
      </w:r>
      <w:r w:rsidR="00987E2B" w:rsidRPr="00310026">
        <w:rPr>
          <w:color w:val="000000" w:themeColor="text1"/>
        </w:rPr>
        <w:t>the two</w:t>
      </w:r>
      <w:r w:rsidR="00EF0B3C" w:rsidRPr="00310026">
        <w:rPr>
          <w:color w:val="000000" w:themeColor="text1"/>
        </w:rPr>
        <w:t xml:space="preserve"> major </w:t>
      </w:r>
      <w:r w:rsidR="00FC2DA4" w:rsidRPr="00310026">
        <w:rPr>
          <w:color w:val="000000" w:themeColor="text1"/>
        </w:rPr>
        <w:t>surface-canopy</w:t>
      </w:r>
      <w:r w:rsidR="00EF0B3C" w:rsidRPr="00310026">
        <w:rPr>
          <w:color w:val="000000" w:themeColor="text1"/>
        </w:rPr>
        <w:t xml:space="preserve"> </w:t>
      </w:r>
      <w:r w:rsidR="00987E2B" w:rsidRPr="00310026">
        <w:rPr>
          <w:color w:val="000000" w:themeColor="text1"/>
        </w:rPr>
        <w:t xml:space="preserve">kelps </w:t>
      </w:r>
      <w:r w:rsidR="00EF0B3C" w:rsidRPr="00310026">
        <w:rPr>
          <w:i/>
          <w:color w:val="000000" w:themeColor="text1"/>
        </w:rPr>
        <w:t>Macrocystis</w:t>
      </w:r>
      <w:r w:rsidR="00EF0B3C" w:rsidRPr="00310026">
        <w:rPr>
          <w:color w:val="000000" w:themeColor="text1"/>
        </w:rPr>
        <w:t xml:space="preserve"> and </w:t>
      </w:r>
      <w:r w:rsidR="00EF0B3C" w:rsidRPr="00310026">
        <w:rPr>
          <w:i/>
          <w:color w:val="000000" w:themeColor="text1"/>
        </w:rPr>
        <w:t>Nereocystis</w:t>
      </w:r>
      <w:r w:rsidR="003117B2" w:rsidRPr="00310026">
        <w:rPr>
          <w:color w:val="000000" w:themeColor="text1"/>
        </w:rPr>
        <w:t xml:space="preserve">, </w:t>
      </w:r>
      <w:r w:rsidR="00987E2B" w:rsidRPr="00310026">
        <w:rPr>
          <w:color w:val="000000" w:themeColor="text1"/>
        </w:rPr>
        <w:t xml:space="preserve">the </w:t>
      </w:r>
      <w:r w:rsidR="003F63BB" w:rsidRPr="00310026">
        <w:rPr>
          <w:color w:val="000000" w:themeColor="text1"/>
        </w:rPr>
        <w:t>mid-water canopy</w:t>
      </w:r>
      <w:r w:rsidR="00987E2B" w:rsidRPr="00310026">
        <w:rPr>
          <w:color w:val="000000" w:themeColor="text1"/>
        </w:rPr>
        <w:t xml:space="preserve"> kelp </w:t>
      </w:r>
      <w:r w:rsidR="00EF0B3C" w:rsidRPr="00310026">
        <w:rPr>
          <w:i/>
          <w:color w:val="000000" w:themeColor="text1"/>
        </w:rPr>
        <w:t>Pterygophora</w:t>
      </w:r>
      <w:r w:rsidR="003117B2" w:rsidRPr="00310026">
        <w:rPr>
          <w:color w:val="000000" w:themeColor="text1"/>
        </w:rPr>
        <w:t xml:space="preserve">, and </w:t>
      </w:r>
      <w:r w:rsidR="00987E2B" w:rsidRPr="00310026">
        <w:rPr>
          <w:color w:val="000000" w:themeColor="text1"/>
        </w:rPr>
        <w:t xml:space="preserve">the sum of </w:t>
      </w:r>
      <w:r w:rsidR="003117B2" w:rsidRPr="00310026">
        <w:rPr>
          <w:color w:val="000000" w:themeColor="text1"/>
        </w:rPr>
        <w:t xml:space="preserve">other stipitate </w:t>
      </w:r>
      <w:r w:rsidR="00EF0B3C" w:rsidRPr="00310026">
        <w:rPr>
          <w:color w:val="000000" w:themeColor="text1"/>
        </w:rPr>
        <w:t>species</w:t>
      </w:r>
      <w:r w:rsidR="0097011C" w:rsidRPr="00310026">
        <w:rPr>
          <w:color w:val="000000" w:themeColor="text1"/>
        </w:rPr>
        <w:t xml:space="preserve"> which are </w:t>
      </w:r>
      <w:r w:rsidR="009809AE" w:rsidRPr="00310026">
        <w:rPr>
          <w:color w:val="000000" w:themeColor="text1"/>
        </w:rPr>
        <w:t xml:space="preserve">mostly understory species </w:t>
      </w:r>
      <w:r w:rsidR="00804E20" w:rsidRPr="00310026">
        <w:rPr>
          <w:color w:val="000000" w:themeColor="text1"/>
        </w:rPr>
        <w:t>(Table S2)</w:t>
      </w:r>
      <w:r w:rsidR="004606D7" w:rsidRPr="00310026">
        <w:rPr>
          <w:color w:val="000000" w:themeColor="text1"/>
        </w:rPr>
        <w:t>,</w:t>
      </w:r>
      <w:r w:rsidR="00804E20" w:rsidRPr="00310026">
        <w:rPr>
          <w:color w:val="000000" w:themeColor="text1"/>
        </w:rPr>
        <w:t xml:space="preserve"> </w:t>
      </w:r>
      <w:r w:rsidR="00EF0B3C" w:rsidRPr="00310026">
        <w:rPr>
          <w:color w:val="000000" w:themeColor="text1"/>
        </w:rPr>
        <w:t xml:space="preserve">at three scales: the region-scale (using </w:t>
      </w:r>
      <w:r w:rsidR="007F7459" w:rsidRPr="00310026">
        <w:rPr>
          <w:color w:val="000000" w:themeColor="text1"/>
        </w:rPr>
        <w:t>the mean of the five sites in each year</w:t>
      </w:r>
      <w:r w:rsidR="00EF0B3C" w:rsidRPr="00310026">
        <w:rPr>
          <w:color w:val="000000" w:themeColor="text1"/>
        </w:rPr>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ins w:id="590" w:author="Nick.Tolimieri [2]" w:date="2022-09-26T12:59:00Z">
        <w:r w:rsidR="00157C74" w:rsidRPr="00310026">
          <w:rPr>
            <w:color w:val="000000" w:themeColor="text1"/>
          </w:rPr>
          <w:t xml:space="preserve"> </w:t>
        </w:r>
        <w:r w:rsidR="00157C74" w:rsidRPr="00310026">
          <w:rPr>
            <w:color w:val="000000" w:themeColor="text1"/>
          </w:rPr>
          <w:lastRenderedPageBreak/>
          <w:t xml:space="preserve">For Tatoosh Island, </w:t>
        </w:r>
      </w:ins>
      <w:ins w:id="591" w:author="Nick.Tolimieri [2]" w:date="2022-09-26T13:09:00Z">
        <w:r w:rsidR="007C5F12" w:rsidRPr="00310026">
          <w:rPr>
            <w:color w:val="000000" w:themeColor="text1"/>
          </w:rPr>
          <w:t xml:space="preserve">the only site with substantial numbers of and variability in urchins, </w:t>
        </w:r>
      </w:ins>
      <w:ins w:id="592" w:author="Nick.Tolimieri [2]" w:date="2022-09-26T13:01:00Z">
        <w:r w:rsidR="00157C74" w:rsidRPr="00310026">
          <w:rPr>
            <w:color w:val="000000" w:themeColor="text1"/>
          </w:rPr>
          <w:t xml:space="preserve">we also fit a random-effects-within-between model </w:t>
        </w:r>
      </w:ins>
      <w:r w:rsidR="00157C74" w:rsidRPr="00310026">
        <w:rPr>
          <w:color w:val="000000" w:themeColor="text1"/>
        </w:rPr>
        <w:fldChar w:fldCharType="begin"/>
      </w:r>
      <w:r w:rsidR="00137191">
        <w:rPr>
          <w:color w:val="000000" w:themeColor="text1"/>
        </w:rPr>
        <w:instrText xml:space="preserve"> ADDIN EN.CITE &lt;EndNote&gt;&lt;Cite&gt;&lt;Author&gt;Bell&lt;/Author&gt;&lt;Year&gt;2019&lt;/Year&gt;&lt;RecNum&gt;9318&lt;/RecNum&gt;&lt;Prefix&gt;REWB`, &lt;/Prefix&gt;&lt;DisplayText&gt;(REWB, Bell et al. 2019, Scharkow et al. 2020)&lt;/DisplayText&gt;&lt;record&gt;&lt;rec-number&gt;9318&lt;/rec-number&gt;&lt;foreign-keys&gt;&lt;key app="EN" db-id="prxrzzvdy0x2s4ee00qpxptadsswa02rwx0p" timestamp="1664222607"&gt;9318&lt;/key&gt;&lt;/foreign-keys&gt;&lt;ref-type name="Journal Article"&gt;17&lt;/ref-type&gt;&lt;contributors&gt;&lt;authors&gt;&lt;author&gt;Bell, Andrew&lt;/author&gt;&lt;author&gt;Fairbrother, Malcolm&lt;/author&gt;&lt;author&gt;Jones, Kelvyn&lt;/author&gt;&lt;/authors&gt;&lt;/contributors&gt;&lt;titles&gt;&lt;title&gt;Fixed and random effects models: making an informed choice&lt;/title&gt;&lt;secondary-title&gt;Quality &amp;amp; Quantity&lt;/secondary-title&gt;&lt;/titles&gt;&lt;periodical&gt;&lt;full-title&gt;Quality &amp;amp; Quantity&lt;/full-title&gt;&lt;/periodical&gt;&lt;pages&gt;1051-1074&lt;/pages&gt;&lt;volume&gt;53&lt;/volume&gt;&lt;number&gt;2&lt;/number&gt;&lt;dates&gt;&lt;year&gt;2019&lt;/year&gt;&lt;pub-dates&gt;&lt;date&gt;2019/03/01&lt;/date&gt;&lt;/pub-dates&gt;&lt;/dates&gt;&lt;isbn&gt;1573-7845&lt;/isbn&gt;&lt;urls&gt;&lt;related-urls&gt;&lt;url&gt;https://doi.org/10.1007/s11135-018-0802-x&lt;/url&gt;&lt;/related-urls&gt;&lt;/urls&gt;&lt;electronic-resource-num&gt;10.1007/s11135-018-0802-x&lt;/electronic-resource-num&gt;&lt;/record&gt;&lt;/Cite&gt;&lt;Cite&gt;&lt;Author&gt;Scharkow&lt;/Author&gt;&lt;Year&gt;2020&lt;/Year&gt;&lt;RecNum&gt;9319&lt;/RecNum&gt;&lt;record&gt;&lt;rec-number&gt;9319&lt;/rec-number&gt;&lt;foreign-keys&gt;&lt;key app="EN" db-id="prxrzzvdy0x2s4ee00qpxptadsswa02rwx0p" timestamp="1664222840"&gt;9319&lt;/key&gt;&lt;/foreign-keys&gt;&lt;ref-type name="Journal Article"&gt;17&lt;/ref-type&gt;&lt;contributors&gt;&lt;authors&gt;&lt;author&gt;Scharkow, Michael&lt;/author&gt;&lt;author&gt;Mangold, Frank&lt;/author&gt;&lt;author&gt;Stier, Sebastian&lt;/author&gt;&lt;author&gt;Breuer, Johannes&lt;/author&gt;&lt;/authors&gt;&lt;/contributors&gt;&lt;titles&gt;&lt;title&gt;How social network sites and other online intermediaries increase exposure to news&lt;/title&gt;&lt;secondary-title&gt;Proceedings of the National Academy of Sciences&lt;/secondary-title&gt;&lt;/titles&gt;&lt;pages&gt;2761-2763&lt;/pages&gt;&lt;volume&gt;117&lt;/volume&gt;&lt;number&gt;6&lt;/number&gt;&lt;dates&gt;&lt;year&gt;2020&lt;/year&gt;&lt;/dates&gt;&lt;urls&gt;&lt;related-urls&gt;&lt;url&gt;https://www.pnas.org/doi/abs/10.1073/pnas.1918279117&lt;/url&gt;&lt;/related-urls&gt;&lt;/urls&gt;&lt;electronic-resource-num&gt;doi:10.1073/pnas.1918279117&lt;/electronic-resource-num&gt;&lt;/record&gt;&lt;/Cite&gt;&lt;/EndNote&gt;</w:instrText>
      </w:r>
      <w:r w:rsidR="00157C74" w:rsidRPr="00310026">
        <w:rPr>
          <w:color w:val="000000" w:themeColor="text1"/>
        </w:rPr>
        <w:fldChar w:fldCharType="separate"/>
      </w:r>
      <w:r w:rsidR="002458CF" w:rsidRPr="00310026">
        <w:rPr>
          <w:noProof/>
          <w:color w:val="000000" w:themeColor="text1"/>
        </w:rPr>
        <w:t>(REWB, Bell et al. 2019, Scharkow et al. 2020)</w:t>
      </w:r>
      <w:r w:rsidR="00157C74" w:rsidRPr="00310026">
        <w:rPr>
          <w:color w:val="000000" w:themeColor="text1"/>
        </w:rPr>
        <w:fldChar w:fldCharType="end"/>
      </w:r>
      <w:ins w:id="593" w:author="Nick.Tolimieri [2]" w:date="2022-09-26T13:15:00Z">
        <w:r w:rsidR="002458CF" w:rsidRPr="00310026">
          <w:rPr>
            <w:color w:val="000000" w:themeColor="text1"/>
          </w:rPr>
          <w:t xml:space="preserve"> to account for differing relationships between urchin density and kelp density within and between depths, areas, and years</w:t>
        </w:r>
      </w:ins>
      <w:ins w:id="594" w:author="Nick.Tolimieri" w:date="2022-09-27T10:38:00Z">
        <w:r w:rsidR="00D33100" w:rsidRPr="00310026">
          <w:rPr>
            <w:color w:val="000000" w:themeColor="text1"/>
          </w:rPr>
          <w:t>. Because</w:t>
        </w:r>
      </w:ins>
      <w:ins w:id="595" w:author="Nick.Tolimieri" w:date="2022-09-27T10:40:00Z">
        <w:r w:rsidR="009168F6" w:rsidRPr="00310026">
          <w:rPr>
            <w:color w:val="000000" w:themeColor="text1"/>
          </w:rPr>
          <w:t xml:space="preserve"> transects were not uniquely identifiable across years, </w:t>
        </w:r>
      </w:ins>
      <w:ins w:id="596" w:author="Nick.Tolimieri" w:date="2022-09-27T10:43:00Z">
        <w:r w:rsidR="009168F6" w:rsidRPr="00310026">
          <w:rPr>
            <w:color w:val="000000" w:themeColor="text1"/>
          </w:rPr>
          <w:t>the model focuses on depth x area x year</w:t>
        </w:r>
      </w:ins>
      <w:ins w:id="597" w:author="Nick.Tolimieri" w:date="2022-09-27T10:44:00Z">
        <w:r w:rsidR="009168F6" w:rsidRPr="00310026">
          <w:rPr>
            <w:color w:val="000000" w:themeColor="text1"/>
          </w:rPr>
          <w:t xml:space="preserve">: </w:t>
        </w:r>
      </w:ins>
      <w:ins w:id="598" w:author="Nick.Tolimieri" w:date="2022-09-27T10:38:00Z">
        <w:r w:rsidR="00D33100" w:rsidRPr="00310026">
          <w:rPr>
            <w:color w:val="000000" w:themeColor="text1"/>
          </w:rPr>
          <w:t xml:space="preserve"> </w:t>
        </w:r>
      </w:ins>
    </w:p>
    <w:p w14:paraId="69AB3710" w14:textId="5A9C8893" w:rsidR="00157C74" w:rsidRPr="00310026" w:rsidRDefault="00611B6A" w:rsidP="00310026">
      <w:pPr>
        <w:spacing w:before="120" w:after="120"/>
        <w:ind w:left="720" w:right="1080" w:firstLine="0"/>
        <w:jc w:val="center"/>
        <w:rPr>
          <w:b/>
          <w:i/>
        </w:rPr>
      </w:pPr>
      <m:oMath>
        <m:sSub>
          <m:sSubPr>
            <m:ctrlPr>
              <w:ins w:id="599" w:author="Nick.Tolimieri [2]" w:date="2022-09-26T13:00:00Z">
                <w:rPr>
                  <w:rFonts w:ascii="Cambria Math" w:hAnsi="Cambria Math"/>
                  <w:i/>
                </w:rPr>
              </w:ins>
            </m:ctrlPr>
          </m:sSubPr>
          <m:e>
            <m:r>
              <w:ins w:id="600" w:author="Nick.Tolimieri [2]" w:date="2022-09-26T13:00:00Z">
                <w:rPr>
                  <w:rFonts w:ascii="Cambria Math" w:hAnsi="Cambria Math"/>
                </w:rPr>
                <m:t>y</m:t>
              </w:ins>
            </m:r>
          </m:e>
          <m:sub>
            <m:r>
              <w:ins w:id="601" w:author="Nick.Tolimieri [2]" w:date="2022-09-26T13:00:00Z">
                <w:rPr>
                  <w:rFonts w:ascii="Cambria Math" w:hAnsi="Cambria Math"/>
                </w:rPr>
                <m:t>daty</m:t>
              </w:ins>
            </m:r>
          </m:sub>
        </m:sSub>
        <m:r>
          <w:ins w:id="602" w:author="Nick.Tolimieri [2]" w:date="2022-09-26T13:00:00Z">
            <w:rPr>
              <w:rFonts w:ascii="Cambria Math" w:hAnsi="Cambria Math"/>
            </w:rPr>
            <m:t>=μ+</m:t>
          </w:ins>
        </m:r>
        <m:sSub>
          <m:sSubPr>
            <m:ctrlPr>
              <w:ins w:id="603" w:author="Nick.Tolimieri [2]" w:date="2022-09-26T13:00:00Z">
                <w:rPr>
                  <w:rFonts w:ascii="Cambria Math" w:hAnsi="Cambria Math"/>
                  <w:i/>
                </w:rPr>
              </w:ins>
            </m:ctrlPr>
          </m:sSubPr>
          <m:e>
            <m:r>
              <w:ins w:id="604" w:author="Nick.Tolimieri [2]" w:date="2022-09-26T13:00:00Z">
                <w:rPr>
                  <w:rFonts w:ascii="Cambria Math" w:hAnsi="Cambria Math"/>
                </w:rPr>
                <m:t>β</m:t>
              </w:ins>
            </m:r>
          </m:e>
          <m:sub>
            <m:r>
              <w:ins w:id="605" w:author="Nick.Tolimieri [2]" w:date="2022-09-26T13:00:00Z">
                <w:rPr>
                  <w:rFonts w:ascii="Cambria Math" w:hAnsi="Cambria Math"/>
                </w:rPr>
                <m:t>d</m:t>
              </w:ins>
            </m:r>
          </m:sub>
        </m:sSub>
        <m:r>
          <w:ins w:id="606" w:author="Nick.Tolimieri [2]" w:date="2022-09-26T13:00:00Z">
            <w:rPr>
              <w:rFonts w:ascii="Cambria Math" w:hAnsi="Cambria Math"/>
            </w:rPr>
            <m:t>+</m:t>
          </w:ins>
        </m:r>
        <m:sSub>
          <m:sSubPr>
            <m:ctrlPr>
              <w:ins w:id="607" w:author="Nick.Tolimieri [2]" w:date="2022-09-26T13:00:00Z">
                <w:rPr>
                  <w:rFonts w:ascii="Cambria Math" w:hAnsi="Cambria Math"/>
                  <w:i/>
                </w:rPr>
              </w:ins>
            </m:ctrlPr>
          </m:sSubPr>
          <m:e>
            <m:r>
              <w:ins w:id="608" w:author="Nick.Tolimieri [2]" w:date="2022-09-26T13:00:00Z">
                <w:rPr>
                  <w:rFonts w:ascii="Cambria Math" w:hAnsi="Cambria Math"/>
                </w:rPr>
                <m:t>β</m:t>
              </w:ins>
            </m:r>
          </m:e>
          <m:sub>
            <m:r>
              <w:ins w:id="609" w:author="Nick.Tolimieri [2]" w:date="2022-09-26T13:00:00Z">
                <w:rPr>
                  <w:rFonts w:ascii="Cambria Math" w:hAnsi="Cambria Math"/>
                </w:rPr>
                <m:t>a</m:t>
              </w:ins>
            </m:r>
          </m:sub>
        </m:sSub>
        <m:r>
          <w:ins w:id="610" w:author="Nick.Tolimieri [2]" w:date="2022-09-26T13:00:00Z">
            <w:rPr>
              <w:rFonts w:ascii="Cambria Math" w:hAnsi="Cambria Math"/>
            </w:rPr>
            <m:t>+</m:t>
          </w:ins>
        </m:r>
        <m:sSub>
          <m:sSubPr>
            <m:ctrlPr>
              <w:ins w:id="611" w:author="Nick.Tolimieri [2]" w:date="2022-09-26T13:00:00Z">
                <w:rPr>
                  <w:rFonts w:ascii="Cambria Math" w:hAnsi="Cambria Math"/>
                  <w:i/>
                </w:rPr>
              </w:ins>
            </m:ctrlPr>
          </m:sSubPr>
          <m:e>
            <m:r>
              <w:ins w:id="612" w:author="Nick.Tolimieri [2]" w:date="2022-09-26T13:00:00Z">
                <w:rPr>
                  <w:rFonts w:ascii="Cambria Math" w:hAnsi="Cambria Math"/>
                </w:rPr>
                <m:t>β</m:t>
              </w:ins>
            </m:r>
          </m:e>
          <m:sub>
            <m:r>
              <w:ins w:id="613" w:author="Nick.Tolimieri [2]" w:date="2022-09-26T13:00:00Z">
                <w:rPr>
                  <w:rFonts w:ascii="Cambria Math" w:hAnsi="Cambria Math"/>
                </w:rPr>
                <m:t>y</m:t>
              </w:ins>
            </m:r>
          </m:sub>
        </m:sSub>
        <m:r>
          <w:ins w:id="614" w:author="Nick.Tolimieri [2]" w:date="2022-09-26T13:00:00Z">
            <w:rPr>
              <w:rFonts w:ascii="Cambria Math" w:hAnsi="Cambria Math"/>
            </w:rPr>
            <m:t>+</m:t>
          </w:ins>
        </m:r>
        <m:sSub>
          <m:sSubPr>
            <m:ctrlPr>
              <w:ins w:id="615" w:author="Nick.Tolimieri [2]" w:date="2022-09-26T13:00:00Z">
                <w:rPr>
                  <w:rFonts w:ascii="Cambria Math" w:hAnsi="Cambria Math"/>
                  <w:i/>
                </w:rPr>
              </w:ins>
            </m:ctrlPr>
          </m:sSubPr>
          <m:e>
            <m:r>
              <w:ins w:id="616" w:author="Nick.Tolimieri [2]" w:date="2022-09-26T13:00:00Z">
                <w:rPr>
                  <w:rFonts w:ascii="Cambria Math" w:hAnsi="Cambria Math"/>
                </w:rPr>
                <m:t>γ</m:t>
              </w:ins>
            </m:r>
          </m:e>
          <m:sub>
            <m:r>
              <w:ins w:id="617" w:author="Nick.Tolimieri [2]" w:date="2022-09-26T13:00:00Z">
                <w:rPr>
                  <w:rFonts w:ascii="Cambria Math" w:hAnsi="Cambria Math"/>
                </w:rPr>
                <m:t>1</m:t>
              </w:ins>
            </m:r>
          </m:sub>
        </m:sSub>
        <m:d>
          <m:dPr>
            <m:ctrlPr>
              <w:ins w:id="618" w:author="Nick.Tolimieri [2]" w:date="2022-09-26T13:00:00Z">
                <w:rPr>
                  <w:rFonts w:ascii="Cambria Math" w:hAnsi="Cambria Math"/>
                  <w:i/>
                </w:rPr>
              </w:ins>
            </m:ctrlPr>
          </m:dPr>
          <m:e>
            <m:sSub>
              <m:sSubPr>
                <m:ctrlPr>
                  <w:ins w:id="619" w:author="Nick.Tolimieri [2]" w:date="2022-09-26T13:00:00Z">
                    <w:rPr>
                      <w:rFonts w:ascii="Cambria Math" w:hAnsi="Cambria Math"/>
                      <w:i/>
                    </w:rPr>
                  </w:ins>
                </m:ctrlPr>
              </m:sSubPr>
              <m:e>
                <m:acc>
                  <m:accPr>
                    <m:chr m:val="̅"/>
                    <m:ctrlPr>
                      <w:ins w:id="620" w:author="Nick.Tolimieri [2]" w:date="2022-09-26T13:00:00Z">
                        <w:rPr>
                          <w:rFonts w:ascii="Cambria Math" w:hAnsi="Cambria Math"/>
                          <w:i/>
                        </w:rPr>
                      </w:ins>
                    </m:ctrlPr>
                  </m:accPr>
                  <m:e>
                    <m:r>
                      <w:ins w:id="621" w:author="Nick.Tolimieri [2]" w:date="2022-09-26T13:00:00Z">
                        <w:rPr>
                          <w:rFonts w:ascii="Cambria Math" w:hAnsi="Cambria Math"/>
                        </w:rPr>
                        <m:t>x</m:t>
                      </w:ins>
                    </m:r>
                  </m:e>
                </m:acc>
              </m:e>
              <m:sub>
                <m:r>
                  <w:ins w:id="622" w:author="Nick.Tolimieri [2]" w:date="2022-09-26T13:00:00Z">
                    <w:rPr>
                      <w:rFonts w:ascii="Cambria Math" w:hAnsi="Cambria Math"/>
                    </w:rPr>
                    <m:t>d</m:t>
                  </w:ins>
                </m:r>
                <m:r>
                  <w:ins w:id="623" w:author="Nick.Tolimieri" w:date="2022-10-18T08:49:00Z">
                    <w:rPr>
                      <w:rFonts w:ascii="Cambria Math" w:hAnsi="Cambria Math"/>
                    </w:rPr>
                    <m:t>,</m:t>
                  </w:ins>
                </m:r>
                <m:r>
                  <w:ins w:id="624" w:author="Nick.Tolimieri [2]" w:date="2022-09-26T13:00:00Z">
                    <w:rPr>
                      <w:rFonts w:ascii="Cambria Math" w:hAnsi="Cambria Math"/>
                    </w:rPr>
                    <m:t>a</m:t>
                  </w:ins>
                </m:r>
                <m:r>
                  <w:ins w:id="625" w:author="Nick.Tolimieri" w:date="2022-10-18T08:49:00Z">
                    <w:rPr>
                      <w:rFonts w:ascii="Cambria Math" w:hAnsi="Cambria Math"/>
                    </w:rPr>
                    <m:t>,</m:t>
                  </w:ins>
                </m:r>
                <m:r>
                  <w:ins w:id="626" w:author="Nick.Tolimieri [2]" w:date="2022-09-26T13:00:00Z">
                    <w:rPr>
                      <w:rFonts w:ascii="Cambria Math" w:hAnsi="Cambria Math"/>
                    </w:rPr>
                    <m:t>y</m:t>
                  </w:ins>
                </m:r>
              </m:sub>
            </m:sSub>
            <m:r>
              <w:ins w:id="627" w:author="Nick.Tolimieri [2]" w:date="2022-09-26T13:00:00Z">
                <w:rPr>
                  <w:rFonts w:ascii="Cambria Math" w:hAnsi="Cambria Math"/>
                </w:rPr>
                <m:t>-</m:t>
              </w:ins>
            </m:r>
            <m:sSub>
              <m:sSubPr>
                <m:ctrlPr>
                  <w:ins w:id="628" w:author="Nick.Tolimieri [2]" w:date="2022-09-26T13:00:00Z">
                    <w:rPr>
                      <w:rFonts w:ascii="Cambria Math" w:hAnsi="Cambria Math"/>
                      <w:i/>
                    </w:rPr>
                  </w:ins>
                </m:ctrlPr>
              </m:sSubPr>
              <m:e>
                <m:acc>
                  <m:accPr>
                    <m:chr m:val="̅"/>
                    <m:ctrlPr>
                      <w:ins w:id="629" w:author="Nick.Tolimieri [2]" w:date="2022-09-26T13:00:00Z">
                        <w:rPr>
                          <w:rFonts w:ascii="Cambria Math" w:hAnsi="Cambria Math"/>
                          <w:i/>
                        </w:rPr>
                      </w:ins>
                    </m:ctrlPr>
                  </m:accPr>
                  <m:e>
                    <m:r>
                      <w:ins w:id="630" w:author="Nick.Tolimieri [2]" w:date="2022-09-26T13:00:00Z">
                        <w:rPr>
                          <w:rFonts w:ascii="Cambria Math" w:hAnsi="Cambria Math"/>
                        </w:rPr>
                        <m:t>x</m:t>
                      </w:ins>
                    </m:r>
                  </m:e>
                </m:acc>
              </m:e>
              <m:sub>
                <m:r>
                  <w:ins w:id="631" w:author="Nick.Tolimieri [2]" w:date="2022-09-26T13:00:00Z">
                    <w:rPr>
                      <w:rFonts w:ascii="Cambria Math" w:hAnsi="Cambria Math"/>
                    </w:rPr>
                    <m:t>d</m:t>
                  </w:ins>
                </m:r>
                <m:r>
                  <w:ins w:id="632" w:author="Nick.Tolimieri" w:date="2022-10-18T08:49:00Z">
                    <w:rPr>
                      <w:rFonts w:ascii="Cambria Math" w:hAnsi="Cambria Math"/>
                    </w:rPr>
                    <m:t>,</m:t>
                  </w:ins>
                </m:r>
                <m:r>
                  <w:ins w:id="633" w:author="Nick.Tolimieri [2]" w:date="2022-09-26T13:00:00Z">
                    <w:rPr>
                      <w:rFonts w:ascii="Cambria Math" w:hAnsi="Cambria Math"/>
                    </w:rPr>
                    <m:t>a</m:t>
                  </w:ins>
                </m:r>
              </m:sub>
            </m:sSub>
          </m:e>
        </m:d>
        <m:r>
          <w:ins w:id="634" w:author="Nick.Tolimieri [2]" w:date="2022-09-26T13:00:00Z">
            <w:rPr>
              <w:rFonts w:ascii="Cambria Math" w:hAnsi="Cambria Math"/>
            </w:rPr>
            <m:t>+</m:t>
          </w:ins>
        </m:r>
        <m:sSub>
          <m:sSubPr>
            <m:ctrlPr>
              <w:ins w:id="635" w:author="Nick.Tolimieri [2]" w:date="2022-09-26T13:00:00Z">
                <w:rPr>
                  <w:rFonts w:ascii="Cambria Math" w:hAnsi="Cambria Math"/>
                  <w:i/>
                </w:rPr>
              </w:ins>
            </m:ctrlPr>
          </m:sSubPr>
          <m:e>
            <m:r>
              <w:ins w:id="636" w:author="Nick.Tolimieri [2]" w:date="2022-09-26T13:00:00Z">
                <w:rPr>
                  <w:rFonts w:ascii="Cambria Math" w:hAnsi="Cambria Math"/>
                </w:rPr>
                <m:t>γ</m:t>
              </w:ins>
            </m:r>
          </m:e>
          <m:sub>
            <m:r>
              <w:ins w:id="637" w:author="Nick.Tolimieri [2]" w:date="2022-09-26T13:00:00Z">
                <w:rPr>
                  <w:rFonts w:ascii="Cambria Math" w:hAnsi="Cambria Math"/>
                </w:rPr>
                <m:t>2</m:t>
              </w:ins>
            </m:r>
          </m:sub>
        </m:sSub>
        <m:sSub>
          <m:sSubPr>
            <m:ctrlPr>
              <w:ins w:id="638" w:author="Nick.Tolimieri [2]" w:date="2022-09-26T13:00:00Z">
                <w:rPr>
                  <w:rFonts w:ascii="Cambria Math" w:hAnsi="Cambria Math"/>
                  <w:i/>
                </w:rPr>
              </w:ins>
            </m:ctrlPr>
          </m:sSubPr>
          <m:e>
            <m:r>
              <w:ins w:id="639" w:author="Nick.Tolimieri [2]" w:date="2022-09-26T13:00:00Z">
                <w:rPr>
                  <w:rFonts w:ascii="Cambria Math" w:hAnsi="Cambria Math"/>
                </w:rPr>
                <m:t>x</m:t>
              </w:ins>
            </m:r>
          </m:e>
          <m:sub>
            <m:r>
              <w:ins w:id="640" w:author="Nick.Tolimieri [2]" w:date="2022-09-26T13:00:00Z">
                <w:rPr>
                  <w:rFonts w:ascii="Cambria Math" w:hAnsi="Cambria Math"/>
                </w:rPr>
                <m:t>d</m:t>
              </w:ins>
            </m:r>
            <m:r>
              <w:ins w:id="641" w:author="Nick.Tolimieri" w:date="2022-10-18T08:36:00Z">
                <w:rPr>
                  <w:rFonts w:ascii="Cambria Math" w:hAnsi="Cambria Math"/>
                </w:rPr>
                <m:t>,</m:t>
              </w:ins>
            </m:r>
            <m:r>
              <w:ins w:id="642" w:author="Nick.Tolimieri [2]" w:date="2022-09-26T13:00:00Z">
                <w:rPr>
                  <w:rFonts w:ascii="Cambria Math" w:hAnsi="Cambria Math"/>
                </w:rPr>
                <m:t>a</m:t>
              </w:ins>
            </m:r>
          </m:sub>
        </m:sSub>
        <m:r>
          <w:ins w:id="643" w:author="Nick.Tolimieri [2]" w:date="2022-09-26T13:00:00Z">
            <w:rPr>
              <w:rFonts w:ascii="Cambria Math" w:hAnsi="Cambria Math"/>
            </w:rPr>
            <m:t>+</m:t>
          </w:ins>
        </m:r>
        <m:sSub>
          <m:sSubPr>
            <m:ctrlPr>
              <w:ins w:id="644" w:author="Nick.Tolimieri [2]" w:date="2022-09-26T13:00:00Z">
                <w:rPr>
                  <w:rFonts w:ascii="Cambria Math" w:hAnsi="Cambria Math"/>
                  <w:i/>
                </w:rPr>
              </w:ins>
            </m:ctrlPr>
          </m:sSubPr>
          <m:e>
            <m:r>
              <w:ins w:id="645" w:author="Nick.Tolimieri [2]" w:date="2022-09-26T13:00:00Z">
                <w:rPr>
                  <w:rFonts w:ascii="Cambria Math" w:hAnsi="Cambria Math"/>
                </w:rPr>
                <m:t>γ</m:t>
              </w:ins>
            </m:r>
          </m:e>
          <m:sub>
            <m:r>
              <w:ins w:id="646" w:author="Nick.Tolimieri [2]" w:date="2022-09-26T13:00:00Z">
                <w:rPr>
                  <w:rFonts w:ascii="Cambria Math" w:hAnsi="Cambria Math"/>
                </w:rPr>
                <m:t>3</m:t>
              </w:ins>
            </m:r>
          </m:sub>
        </m:sSub>
        <m:d>
          <m:dPr>
            <m:ctrlPr>
              <w:ins w:id="647" w:author="Nick.Tolimieri [2]" w:date="2022-09-26T13:00:00Z">
                <w:rPr>
                  <w:rFonts w:ascii="Cambria Math" w:hAnsi="Cambria Math"/>
                  <w:i/>
                </w:rPr>
              </w:ins>
            </m:ctrlPr>
          </m:dPr>
          <m:e>
            <m:sSub>
              <m:sSubPr>
                <m:ctrlPr>
                  <w:ins w:id="648" w:author="Nick.Tolimieri [2]" w:date="2022-09-26T13:00:00Z">
                    <w:rPr>
                      <w:rFonts w:ascii="Cambria Math" w:hAnsi="Cambria Math"/>
                      <w:i/>
                    </w:rPr>
                  </w:ins>
                </m:ctrlPr>
              </m:sSubPr>
              <m:e>
                <m:r>
                  <w:ins w:id="649" w:author="Nick.Tolimieri [2]" w:date="2022-09-26T13:00:00Z">
                    <w:rPr>
                      <w:rFonts w:ascii="Cambria Math" w:hAnsi="Cambria Math"/>
                    </w:rPr>
                    <m:t>x</m:t>
                  </w:ins>
                </m:r>
              </m:e>
              <m:sub>
                <m:r>
                  <w:ins w:id="650" w:author="Nick.Tolimieri [2]" w:date="2022-09-26T13:00:00Z">
                    <w:rPr>
                      <w:rFonts w:ascii="Cambria Math" w:hAnsi="Cambria Math"/>
                    </w:rPr>
                    <m:t>d</m:t>
                  </w:ins>
                </m:r>
                <m:r>
                  <w:ins w:id="651" w:author="Nick.Tolimieri" w:date="2022-10-18T08:36:00Z">
                    <w:rPr>
                      <w:rFonts w:ascii="Cambria Math" w:hAnsi="Cambria Math"/>
                    </w:rPr>
                    <m:t>,</m:t>
                  </w:ins>
                </m:r>
                <m:r>
                  <w:ins w:id="652" w:author="Nick.Tolimieri [2]" w:date="2022-09-26T13:00:00Z">
                    <w:rPr>
                      <w:rFonts w:ascii="Cambria Math" w:hAnsi="Cambria Math"/>
                    </w:rPr>
                    <m:t>a</m:t>
                  </w:ins>
                </m:r>
                <m:r>
                  <w:ins w:id="653" w:author="Nick.Tolimieri" w:date="2022-10-18T08:36:00Z">
                    <w:rPr>
                      <w:rFonts w:ascii="Cambria Math" w:hAnsi="Cambria Math"/>
                    </w:rPr>
                    <m:t>,</m:t>
                  </w:ins>
                </m:r>
                <m:r>
                  <w:ins w:id="654" w:author="Nick.Tolimieri [2]" w:date="2022-09-26T13:00:00Z">
                    <w:rPr>
                      <w:rFonts w:ascii="Cambria Math" w:hAnsi="Cambria Math"/>
                    </w:rPr>
                    <m:t>t</m:t>
                  </w:ins>
                </m:r>
                <m:r>
                  <w:ins w:id="655" w:author="Nick.Tolimieri" w:date="2022-10-18T08:36:00Z">
                    <w:rPr>
                      <w:rFonts w:ascii="Cambria Math" w:hAnsi="Cambria Math"/>
                    </w:rPr>
                    <m:t>,</m:t>
                  </w:ins>
                </m:r>
                <m:r>
                  <w:ins w:id="656" w:author="Nick.Tolimieri [2]" w:date="2022-09-26T13:00:00Z">
                    <w:rPr>
                      <w:rFonts w:ascii="Cambria Math" w:hAnsi="Cambria Math"/>
                    </w:rPr>
                    <m:t>y</m:t>
                  </w:ins>
                </m:r>
              </m:sub>
            </m:sSub>
            <m:r>
              <w:ins w:id="657" w:author="Nick.Tolimieri [2]" w:date="2022-09-26T13:00:00Z">
                <w:rPr>
                  <w:rFonts w:ascii="Cambria Math" w:hAnsi="Cambria Math"/>
                </w:rPr>
                <m:t>-</m:t>
              </w:ins>
            </m:r>
            <m:sSub>
              <m:sSubPr>
                <m:ctrlPr>
                  <w:ins w:id="658" w:author="Nick.Tolimieri [2]" w:date="2022-09-26T13:00:00Z">
                    <w:rPr>
                      <w:rFonts w:ascii="Cambria Math" w:hAnsi="Cambria Math"/>
                      <w:i/>
                    </w:rPr>
                  </w:ins>
                </m:ctrlPr>
              </m:sSubPr>
              <m:e>
                <m:acc>
                  <m:accPr>
                    <m:chr m:val="̅"/>
                    <m:ctrlPr>
                      <w:ins w:id="659" w:author="Nick.Tolimieri [2]" w:date="2022-09-26T13:00:00Z">
                        <w:rPr>
                          <w:rFonts w:ascii="Cambria Math" w:hAnsi="Cambria Math"/>
                          <w:i/>
                        </w:rPr>
                      </w:ins>
                    </m:ctrlPr>
                  </m:accPr>
                  <m:e>
                    <m:r>
                      <w:ins w:id="660" w:author="Nick.Tolimieri [2]" w:date="2022-09-26T13:00:00Z">
                        <w:rPr>
                          <w:rFonts w:ascii="Cambria Math" w:hAnsi="Cambria Math"/>
                        </w:rPr>
                        <m:t>x</m:t>
                      </w:ins>
                    </m:r>
                  </m:e>
                </m:acc>
              </m:e>
              <m:sub>
                <m:r>
                  <w:ins w:id="661" w:author="Nick.Tolimieri [2]" w:date="2022-09-26T13:00:00Z">
                    <w:rPr>
                      <w:rFonts w:ascii="Cambria Math" w:hAnsi="Cambria Math"/>
                    </w:rPr>
                    <m:t>d</m:t>
                  </w:ins>
                </m:r>
                <m:r>
                  <w:ins w:id="662" w:author="Nick.Tolimieri" w:date="2022-10-18T08:36:00Z">
                    <w:rPr>
                      <w:rFonts w:ascii="Cambria Math" w:hAnsi="Cambria Math"/>
                    </w:rPr>
                    <m:t>,</m:t>
                  </w:ins>
                </m:r>
                <m:r>
                  <w:ins w:id="663" w:author="Nick.Tolimieri [2]" w:date="2022-09-26T13:00:00Z">
                    <w:rPr>
                      <w:rFonts w:ascii="Cambria Math" w:hAnsi="Cambria Math"/>
                    </w:rPr>
                    <m:t>a</m:t>
                  </w:ins>
                </m:r>
                <m:r>
                  <w:ins w:id="664" w:author="Nick.Tolimieri" w:date="2022-10-18T08:36:00Z">
                    <w:rPr>
                      <w:rFonts w:ascii="Cambria Math" w:hAnsi="Cambria Math"/>
                    </w:rPr>
                    <m:t>,</m:t>
                  </w:ins>
                </m:r>
                <m:r>
                  <w:ins w:id="665" w:author="Nick.Tolimieri [2]" w:date="2022-09-26T13:00:00Z">
                    <w:rPr>
                      <w:rFonts w:ascii="Cambria Math" w:hAnsi="Cambria Math"/>
                    </w:rPr>
                    <m:t>y</m:t>
                  </w:ins>
                </m:r>
              </m:sub>
            </m:sSub>
          </m:e>
        </m:d>
        <m:sSub>
          <m:sSubPr>
            <m:ctrlPr>
              <w:ins w:id="666" w:author="Nick.Tolimieri [2]" w:date="2022-09-26T13:00:00Z">
                <w:rPr>
                  <w:rFonts w:ascii="Cambria Math" w:hAnsi="Cambria Math"/>
                  <w:i/>
                </w:rPr>
              </w:ins>
            </m:ctrlPr>
          </m:sSubPr>
          <m:e>
            <m:r>
              <w:ins w:id="667" w:author="Nick.Tolimieri [2]" w:date="2022-09-26T14:41:00Z">
                <w:rPr>
                  <w:rFonts w:ascii="Cambria Math" w:hAnsi="Cambria Math"/>
                </w:rPr>
                <m:t>+</m:t>
              </w:ins>
            </m:r>
            <m:r>
              <w:ins w:id="668" w:author="Nick.Tolimieri [2]" w:date="2022-09-26T13:00:00Z">
                <w:rPr>
                  <w:rFonts w:ascii="Cambria Math" w:hAnsi="Cambria Math"/>
                </w:rPr>
                <m:t>ε</m:t>
              </w:ins>
            </m:r>
          </m:e>
          <m:sub>
            <m:r>
              <w:ins w:id="669" w:author="Nick.Tolimieri [2]" w:date="2022-09-26T14:41:00Z">
                <w:rPr>
                  <w:rFonts w:ascii="Cambria Math" w:hAnsi="Cambria Math"/>
                </w:rPr>
                <m:t>d</m:t>
              </w:ins>
            </m:r>
            <m:r>
              <w:ins w:id="670" w:author="Nick.Tolimieri" w:date="2022-10-18T08:36:00Z">
                <w:rPr>
                  <w:rFonts w:ascii="Cambria Math" w:hAnsi="Cambria Math"/>
                </w:rPr>
                <m:t>,</m:t>
              </w:ins>
            </m:r>
            <m:r>
              <w:ins w:id="671" w:author="Nick.Tolimieri [2]" w:date="2022-09-26T14:41:00Z">
                <w:rPr>
                  <w:rFonts w:ascii="Cambria Math" w:hAnsi="Cambria Math"/>
                </w:rPr>
                <m:t>a</m:t>
              </w:ins>
            </m:r>
            <m:r>
              <w:ins w:id="672" w:author="Nick.Tolimieri" w:date="2022-10-18T08:36:00Z">
                <w:rPr>
                  <w:rFonts w:ascii="Cambria Math" w:hAnsi="Cambria Math"/>
                </w:rPr>
                <m:t>,</m:t>
              </w:ins>
            </m:r>
            <m:r>
              <w:ins w:id="673" w:author="Nick.Tolimieri [2]" w:date="2022-09-26T14:41:00Z">
                <w:rPr>
                  <w:rFonts w:ascii="Cambria Math" w:hAnsi="Cambria Math"/>
                </w:rPr>
                <m:t>y</m:t>
              </w:ins>
            </m:r>
            <m:r>
              <w:ins w:id="674" w:author="Nick.Tolimieri" w:date="2022-10-18T08:36:00Z">
                <w:rPr>
                  <w:rFonts w:ascii="Cambria Math" w:hAnsi="Cambria Math"/>
                </w:rPr>
                <m:t>,</m:t>
              </w:ins>
            </m:r>
            <m:r>
              <w:ins w:id="675" w:author="Nick.Tolimieri [2]" w:date="2022-09-26T14:41:00Z">
                <w:rPr>
                  <w:rFonts w:ascii="Cambria Math" w:hAnsi="Cambria Math"/>
                </w:rPr>
                <m:t>t</m:t>
              </w:ins>
            </m:r>
            <m:r>
              <w:ins w:id="676" w:author="Nick.Tolimieri" w:date="2022-10-18T08:36:00Z">
                <w:rPr>
                  <w:rFonts w:ascii="Cambria Math" w:hAnsi="Cambria Math"/>
                </w:rPr>
                <m:t>,</m:t>
              </w:ins>
            </m:r>
            <m:r>
              <w:ins w:id="677" w:author="Nick.Tolimieri [2]" w:date="2022-09-26T14:41:00Z">
                <w:rPr>
                  <w:rFonts w:ascii="Cambria Math" w:hAnsi="Cambria Math"/>
                </w:rPr>
                <m:t>0</m:t>
              </w:ins>
            </m:r>
          </m:sub>
        </m:sSub>
      </m:oMath>
      <w:ins w:id="678" w:author="Nick.Tolimieri [2]" w:date="2022-09-26T13:09:00Z">
        <w:r w:rsidR="007C5F12">
          <w:rPr>
            <w:i/>
          </w:rPr>
          <w:t>,</w:t>
        </w:r>
      </w:ins>
    </w:p>
    <w:p w14:paraId="4978B61A" w14:textId="23425332" w:rsidR="00157C74" w:rsidRPr="002458CF" w:rsidRDefault="00157C74" w:rsidP="008E037D">
      <w:pPr>
        <w:spacing w:before="120" w:after="120"/>
        <w:ind w:firstLine="0"/>
        <w:rPr>
          <w:ins w:id="679" w:author="Nick.Tolimieri [2]" w:date="2022-09-26T13:00:00Z"/>
        </w:rPr>
      </w:pPr>
      <w:ins w:id="680" w:author="Nick.Tolimieri [2]" w:date="2022-09-26T13:00:00Z">
        <w:r>
          <w:t xml:space="preserve">where </w:t>
        </w:r>
        <w:r>
          <w:rPr>
            <w:i/>
          </w:rPr>
          <w:t xml:space="preserve">y </w:t>
        </w:r>
      </w:ins>
      <w:r w:rsidR="00045873" w:rsidRPr="00137191">
        <w:t xml:space="preserve">is </w:t>
      </w:r>
      <w:ins w:id="681" w:author="Nick.Tolimieri [2]" w:date="2022-09-26T13:00:00Z">
        <w:r>
          <w:t xml:space="preserve">kelp density, </w:t>
        </w:r>
      </w:ins>
      <w:ins w:id="682" w:author="Nick.Tolimieri [2]" w:date="2022-09-26T13:07:00Z">
        <w:r w:rsidR="002B12CA">
          <w:rPr>
            <w:i/>
          </w:rPr>
          <w:t>x</w:t>
        </w:r>
        <w:r w:rsidR="002B12CA" w:rsidRPr="00310026">
          <w:t xml:space="preserve"> is urchin density, and</w:t>
        </w:r>
      </w:ins>
      <w:r w:rsidR="00045873">
        <w:t xml:space="preserve"> </w:t>
      </w:r>
      <w:r w:rsidR="00045873" w:rsidRPr="00137191">
        <w:rPr>
          <w:i/>
        </w:rPr>
        <w:t>d</w:t>
      </w:r>
      <w:ins w:id="683" w:author="Nick.Tolimieri [2]" w:date="2022-09-26T13:00:00Z">
        <w:r>
          <w:rPr>
            <w:i/>
          </w:rPr>
          <w:t xml:space="preserve"> </w:t>
        </w:r>
        <w:r>
          <w:t xml:space="preserve">is depth, </w:t>
        </w:r>
        <w:r>
          <w:rPr>
            <w:i/>
          </w:rPr>
          <w:t xml:space="preserve">a </w:t>
        </w:r>
        <w:r>
          <w:t xml:space="preserve">is area, </w:t>
        </w:r>
      </w:ins>
      <w:ins w:id="684" w:author="Nick.Tolimieri [2]" w:date="2022-09-26T13:01:00Z">
        <w:r>
          <w:rPr>
            <w:i/>
          </w:rPr>
          <w:t xml:space="preserve">y </w:t>
        </w:r>
        <w:r>
          <w:t xml:space="preserve">is year and </w:t>
        </w:r>
        <w:r>
          <w:rPr>
            <w:i/>
          </w:rPr>
          <w:t xml:space="preserve">t </w:t>
        </w:r>
        <w:r>
          <w:t xml:space="preserve">is transect. </w:t>
        </w:r>
      </w:ins>
      <w:ins w:id="685" w:author="Nick.Tolimieri [2]" w:date="2022-09-26T13:33:00Z">
        <w:r w:rsidR="006B57F6">
          <w:t xml:space="preserve">Models for </w:t>
        </w:r>
        <w:r w:rsidR="006B57F6" w:rsidRPr="00137191">
          <w:rPr>
            <w:i/>
          </w:rPr>
          <w:t>Nereocystis</w:t>
        </w:r>
        <w:r w:rsidR="006B57F6">
          <w:t xml:space="preserve"> and </w:t>
        </w:r>
        <w:r w:rsidR="006B57F6" w:rsidRPr="00137191">
          <w:rPr>
            <w:i/>
          </w:rPr>
          <w:t>Pterygophora</w:t>
        </w:r>
        <w:r w:rsidR="006B57F6">
          <w:t xml:space="preserve"> were fit using the lme</w:t>
        </w:r>
      </w:ins>
      <w:ins w:id="686" w:author="Nick.Tolimieri [2]" w:date="2022-09-26T13:36:00Z">
        <w:r w:rsidR="006B57F6">
          <w:t>4</w:t>
        </w:r>
      </w:ins>
      <w:ins w:id="687" w:author="Nick.Tolimieri [2]" w:date="2022-09-26T13:33:00Z">
        <w:r w:rsidR="006B57F6">
          <w:t xml:space="preserve"> package in R</w:t>
        </w:r>
      </w:ins>
      <w:ins w:id="688" w:author="Nick.Tolimieri [2]" w:date="2022-09-26T13:36:00Z">
        <w:r w:rsidR="006B57F6">
          <w:t xml:space="preserve"> </w:t>
        </w:r>
      </w:ins>
      <w:r w:rsidR="006B57F6">
        <w:fldChar w:fldCharType="begin"/>
      </w:r>
      <w:r w:rsidR="00133CFF">
        <w:instrText xml:space="preserve"> ADDIN EN.CITE &lt;EndNote&gt;&lt;Cite&gt;&lt;Author&gt;Bates&lt;/Author&gt;&lt;Year&gt;2015&amp;#xD;  &lt;/Year&gt;&lt;RecNum&gt;9320&lt;/RecNum&gt;&lt;DisplayText&gt;(Bates et al. 2015)&lt;/DisplayText&gt;&lt;record&gt;&lt;rec-number&gt;9320&lt;/rec-number&gt;&lt;foreign-keys&gt;&lt;key app="EN" db-id="prxrzzvdy0x2s4ee00qpxptadsswa02rwx0p" timestamp="1664224532"&gt;9320&lt;/key&gt;&lt;/foreign-keys&gt;&lt;ref-type name="Journal Article"&gt;17&lt;/ref-type&gt;&lt;contributors&gt;&lt;authors&gt;&lt;author&gt;Bates, D.&lt;/author&gt;&lt;author&gt;Maechler, M.&lt;/author&gt;&lt;author&gt;Bolker, B.&lt;/author&gt;&lt;author&gt;Walker, S.&lt;/author&gt;&lt;/authors&gt;&lt;/contributors&gt;&lt;titles&gt;&lt;title&gt;Fitting linear mixed-effects models using lme4&lt;/title&gt;&lt;secondary-title&gt;Journal of Statistical Software&lt;/secondary-title&gt;&lt;/titles&gt;&lt;periodical&gt;&lt;full-title&gt;Journal of Statistical Software&lt;/full-title&gt;&lt;/periodical&gt;&lt;pages&gt;1-48&lt;/pages&gt;&lt;volume&gt;67&lt;/volume&gt;&lt;number&gt;1&lt;/number&gt;&lt;dates&gt;&lt;year&gt;2015&lt;/year&gt;&lt;/dates&gt;&lt;urls&gt;&lt;/urls&gt;&lt;electronic-resource-num&gt;10.18637/jss.v067.i01.&amp;#xD;&lt;/electronic-resource-num&gt;&lt;/record&gt;&lt;/Cite&gt;&lt;/EndNote&gt;</w:instrText>
      </w:r>
      <w:r w:rsidR="006B57F6">
        <w:fldChar w:fldCharType="separate"/>
      </w:r>
      <w:r w:rsidR="00133CFF">
        <w:rPr>
          <w:noProof/>
        </w:rPr>
        <w:t>(Bates et al. 2015)</w:t>
      </w:r>
      <w:r w:rsidR="006B57F6">
        <w:fldChar w:fldCharType="end"/>
      </w:r>
      <w:ins w:id="689" w:author="Nick.Tolimieri [2]" w:date="2022-09-26T13:33:00Z">
        <w:r w:rsidR="006B57F6">
          <w:t xml:space="preserve">. </w:t>
        </w:r>
      </w:ins>
      <w:r w:rsidR="008A4D96" w:rsidRPr="00310026">
        <w:rPr>
          <w:i/>
          <w:color w:val="000000" w:themeColor="text1"/>
        </w:rPr>
        <w:t xml:space="preserve">Macrocystis </w:t>
      </w:r>
      <w:r w:rsidR="008A4D96" w:rsidRPr="00310026">
        <w:rPr>
          <w:color w:val="000000" w:themeColor="text1"/>
        </w:rPr>
        <w:t>densities were too low at Tatoosh Island to conduct a parallel analysis of this canopy species.</w:t>
      </w:r>
      <w:ins w:id="690" w:author="Chris.Harvey" w:date="2022-10-11T14:16:00Z">
        <w:r w:rsidR="008A4D96">
          <w:rPr>
            <w:color w:val="000000" w:themeColor="text1"/>
          </w:rPr>
          <w:t xml:space="preserve"> </w:t>
        </w:r>
      </w:ins>
      <w:ins w:id="691" w:author="Nick.Tolimieri [2]" w:date="2022-09-26T14:33:00Z">
        <w:r w:rsidR="00BB4B2E">
          <w:t>The differenced terms</w:t>
        </w:r>
      </w:ins>
      <w:ins w:id="692" w:author="Nick.Tolimieri [2]" w:date="2022-09-26T14:34:00Z">
        <w:r w:rsidR="00BB4B2E">
          <w:t xml:space="preserve"> </w:t>
        </w:r>
      </w:ins>
      <w:ins w:id="693" w:author="Nick.Tolimieri [2]" w:date="2022-09-26T14:38:00Z">
        <w:r w:rsidR="00BB4B2E">
          <w:t>(</w:t>
        </w:r>
      </w:ins>
      <w:ins w:id="694" w:author="Nick.Tolimieri [2]" w:date="2022-09-26T14:39:00Z">
        <w:r w:rsidR="00BB4B2E">
          <w:t>γ</w:t>
        </w:r>
        <w:r w:rsidR="00BB4B2E" w:rsidRPr="00310026">
          <w:rPr>
            <w:i/>
            <w:vertAlign w:val="subscript"/>
          </w:rPr>
          <w:t>d</w:t>
        </w:r>
      </w:ins>
      <w:ins w:id="695" w:author="Nick.Tolimieri" w:date="2022-10-18T08:50:00Z">
        <w:r w:rsidR="0034439B">
          <w:rPr>
            <w:i/>
            <w:vertAlign w:val="subscript"/>
          </w:rPr>
          <w:t>,</w:t>
        </w:r>
      </w:ins>
      <w:ins w:id="696" w:author="Nick.Tolimieri [2]" w:date="2022-09-26T14:39:00Z">
        <w:r w:rsidR="00BB4B2E" w:rsidRPr="00310026">
          <w:rPr>
            <w:i/>
            <w:vertAlign w:val="subscript"/>
          </w:rPr>
          <w:t>a</w:t>
        </w:r>
        <w:r w:rsidR="00BB4B2E">
          <w:t xml:space="preserve"> and γ</w:t>
        </w:r>
        <w:r w:rsidR="00BB4B2E" w:rsidRPr="00310026">
          <w:rPr>
            <w:i/>
            <w:vertAlign w:val="subscript"/>
          </w:rPr>
          <w:t>d</w:t>
        </w:r>
      </w:ins>
      <w:ins w:id="697" w:author="Nick.Tolimieri" w:date="2022-10-18T08:50:00Z">
        <w:r w:rsidR="0034439B">
          <w:rPr>
            <w:i/>
            <w:vertAlign w:val="subscript"/>
          </w:rPr>
          <w:t>,</w:t>
        </w:r>
      </w:ins>
      <w:ins w:id="698" w:author="Nick.Tolimieri [2]" w:date="2022-09-26T14:39:00Z">
        <w:r w:rsidR="00BB4B2E" w:rsidRPr="00310026">
          <w:rPr>
            <w:i/>
            <w:vertAlign w:val="subscript"/>
          </w:rPr>
          <w:t>a</w:t>
        </w:r>
      </w:ins>
      <w:ins w:id="699" w:author="Nick.Tolimieri" w:date="2022-10-18T08:50:00Z">
        <w:r w:rsidR="0034439B">
          <w:rPr>
            <w:i/>
            <w:vertAlign w:val="subscript"/>
          </w:rPr>
          <w:t>,</w:t>
        </w:r>
      </w:ins>
      <w:ins w:id="700" w:author="Nick.Tolimieri [2]" w:date="2022-09-26T14:39:00Z">
        <w:r w:rsidR="00BB4B2E" w:rsidRPr="00310026">
          <w:rPr>
            <w:i/>
            <w:vertAlign w:val="subscript"/>
          </w:rPr>
          <w:t>y</w:t>
        </w:r>
        <w:r w:rsidR="00BB4B2E">
          <w:t>) represent random</w:t>
        </w:r>
      </w:ins>
      <w:ins w:id="701" w:author="Chris.Harvey" w:date="2022-10-11T13:59:00Z">
        <w:r w:rsidR="00045873">
          <w:t xml:space="preserve"> effects</w:t>
        </w:r>
      </w:ins>
      <w:ins w:id="702" w:author="Nick.Tolimieri [2]" w:date="2022-09-26T14:41:00Z">
        <w:r w:rsidR="00BB4B2E">
          <w:t>.</w:t>
        </w:r>
      </w:ins>
      <w:ins w:id="703" w:author="Nick.Tolimieri" w:date="2022-09-27T10:19:00Z">
        <w:r w:rsidR="00325B75">
          <w:t xml:space="preserve"> We exclude the</w:t>
        </w:r>
      </w:ins>
      <w:ins w:id="704" w:author="Nick.Tolimieri" w:date="2022-09-27T10:34:00Z">
        <w:r w:rsidR="0012772B">
          <w:t xml:space="preserve"> </w:t>
        </w:r>
      </w:ins>
      <m:oMath>
        <m:sSub>
          <m:sSubPr>
            <m:ctrlPr>
              <w:ins w:id="705" w:author="Nick.Tolimieri" w:date="2022-09-27T10:35:00Z">
                <w:rPr>
                  <w:rFonts w:ascii="Cambria Math" w:hAnsi="Cambria Math"/>
                  <w:i/>
                </w:rPr>
              </w:ins>
            </m:ctrlPr>
          </m:sSubPr>
          <m:e>
            <m:sSub>
              <m:sSubPr>
                <m:ctrlPr>
                  <w:ins w:id="706" w:author="Nick.Tolimieri" w:date="2022-09-27T10:45:00Z">
                    <w:rPr>
                      <w:rFonts w:ascii="Cambria Math" w:hAnsi="Cambria Math"/>
                      <w:i/>
                    </w:rPr>
                  </w:ins>
                </m:ctrlPr>
              </m:sSubPr>
              <m:e>
                <m:r>
                  <w:ins w:id="707" w:author="Nick.Tolimieri" w:date="2022-09-27T10:45:00Z">
                    <w:rPr>
                      <w:rFonts w:ascii="Cambria Math" w:hAnsi="Cambria Math"/>
                    </w:rPr>
                    <m:t>γ</m:t>
                  </w:ins>
                </m:r>
              </m:e>
              <m:sub>
                <m:r>
                  <w:ins w:id="708" w:author="Nick.Tolimieri" w:date="2022-09-27T10:45:00Z">
                    <w:rPr>
                      <w:rFonts w:ascii="Cambria Math" w:hAnsi="Cambria Math"/>
                    </w:rPr>
                    <m:t>4</m:t>
                  </w:ins>
                </m:r>
              </m:sub>
            </m:sSub>
            <m:acc>
              <m:accPr>
                <m:chr m:val="̅"/>
                <m:ctrlPr>
                  <w:ins w:id="709" w:author="Nick.Tolimieri" w:date="2022-09-27T10:35:00Z">
                    <w:rPr>
                      <w:rFonts w:ascii="Cambria Math" w:hAnsi="Cambria Math"/>
                      <w:i/>
                    </w:rPr>
                  </w:ins>
                </m:ctrlPr>
              </m:accPr>
              <m:e>
                <m:r>
                  <w:ins w:id="710" w:author="Nick.Tolimieri" w:date="2022-09-27T10:35:00Z">
                    <w:rPr>
                      <w:rFonts w:ascii="Cambria Math" w:hAnsi="Cambria Math"/>
                    </w:rPr>
                    <m:t>x</m:t>
                  </w:ins>
                </m:r>
              </m:e>
            </m:acc>
          </m:e>
          <m:sub>
            <m:r>
              <w:ins w:id="711" w:author="Nick.Tolimieri" w:date="2022-09-27T10:35:00Z">
                <w:rPr>
                  <w:rFonts w:ascii="Cambria Math" w:hAnsi="Cambria Math"/>
                </w:rPr>
                <m:t>d</m:t>
              </w:ins>
            </m:r>
            <m:r>
              <w:ins w:id="712" w:author="Nick.Tolimieri" w:date="2022-10-18T08:50:00Z">
                <w:rPr>
                  <w:rFonts w:ascii="Cambria Math" w:hAnsi="Cambria Math"/>
                </w:rPr>
                <m:t>,</m:t>
              </w:ins>
            </m:r>
            <m:r>
              <w:ins w:id="713" w:author="Nick.Tolimieri" w:date="2022-09-27T10:35:00Z">
                <w:rPr>
                  <w:rFonts w:ascii="Cambria Math" w:hAnsi="Cambria Math"/>
                </w:rPr>
                <m:t>a</m:t>
              </w:ins>
            </m:r>
            <m:r>
              <w:ins w:id="714" w:author="Nick.Tolimieri" w:date="2022-10-18T08:50:00Z">
                <w:rPr>
                  <w:rFonts w:ascii="Cambria Math" w:hAnsi="Cambria Math"/>
                </w:rPr>
                <m:t>,</m:t>
              </w:ins>
            </m:r>
            <m:r>
              <w:ins w:id="715" w:author="Nick.Tolimieri" w:date="2022-09-27T10:35:00Z">
                <w:rPr>
                  <w:rFonts w:ascii="Cambria Math" w:hAnsi="Cambria Math"/>
                </w:rPr>
                <m:t>y</m:t>
              </w:ins>
            </m:r>
          </m:sub>
        </m:sSub>
      </m:oMath>
      <w:ins w:id="716" w:author="Nick.Tolimieri" w:date="2022-09-27T10:35:00Z">
        <w:r w:rsidR="0012772B">
          <w:t xml:space="preserve"> </w:t>
        </w:r>
      </w:ins>
      <w:ins w:id="717" w:author="Nick.Tolimieri" w:date="2022-09-27T10:33:00Z">
        <w:r w:rsidR="007D40CD">
          <w:t xml:space="preserve">term because </w:t>
        </w:r>
      </w:ins>
      <m:oMath>
        <m:sSub>
          <m:sSubPr>
            <m:ctrlPr>
              <w:ins w:id="718" w:author="Nick.Tolimieri" w:date="2022-09-27T10:46:00Z">
                <w:rPr>
                  <w:rFonts w:ascii="Cambria Math" w:hAnsi="Cambria Math"/>
                  <w:i/>
                </w:rPr>
              </w:ins>
            </m:ctrlPr>
          </m:sSubPr>
          <m:e>
            <m:acc>
              <m:accPr>
                <m:chr m:val="̅"/>
                <m:ctrlPr>
                  <w:ins w:id="719" w:author="Nick.Tolimieri" w:date="2022-09-27T10:46:00Z">
                    <w:rPr>
                      <w:rFonts w:ascii="Cambria Math" w:hAnsi="Cambria Math"/>
                      <w:i/>
                    </w:rPr>
                  </w:ins>
                </m:ctrlPr>
              </m:accPr>
              <m:e>
                <m:r>
                  <w:ins w:id="720" w:author="Nick.Tolimieri" w:date="2022-09-27T10:46:00Z">
                    <w:rPr>
                      <w:rFonts w:ascii="Cambria Math" w:hAnsi="Cambria Math"/>
                    </w:rPr>
                    <m:t>x</m:t>
                  </w:ins>
                </m:r>
              </m:e>
            </m:acc>
          </m:e>
          <m:sub>
            <m:r>
              <w:ins w:id="721" w:author="Nick.Tolimieri" w:date="2022-09-27T10:46:00Z">
                <w:rPr>
                  <w:rFonts w:ascii="Cambria Math" w:hAnsi="Cambria Math"/>
                </w:rPr>
                <m:t>d</m:t>
              </w:ins>
            </m:r>
            <m:r>
              <w:ins w:id="722" w:author="Nick.Tolimieri" w:date="2022-10-18T08:50:00Z">
                <w:rPr>
                  <w:rFonts w:ascii="Cambria Math" w:hAnsi="Cambria Math"/>
                </w:rPr>
                <m:t>,</m:t>
              </w:ins>
            </m:r>
            <m:r>
              <w:ins w:id="723" w:author="Nick.Tolimieri" w:date="2022-09-27T10:46:00Z">
                <w:rPr>
                  <w:rFonts w:ascii="Cambria Math" w:hAnsi="Cambria Math"/>
                </w:rPr>
                <m:t>a</m:t>
              </w:ins>
            </m:r>
            <m:r>
              <w:ins w:id="724" w:author="Nick.Tolimieri" w:date="2022-10-18T08:50:00Z">
                <w:rPr>
                  <w:rFonts w:ascii="Cambria Math" w:hAnsi="Cambria Math"/>
                </w:rPr>
                <m:t>,</m:t>
              </w:ins>
            </m:r>
            <m:r>
              <w:ins w:id="725" w:author="Nick.Tolimieri" w:date="2022-09-27T10:46:00Z">
                <w:rPr>
                  <w:rFonts w:ascii="Cambria Math" w:hAnsi="Cambria Math"/>
                </w:rPr>
                <m:t>y</m:t>
              </w:ins>
            </m:r>
          </m:sub>
        </m:sSub>
      </m:oMath>
      <w:ins w:id="726" w:author="Nick.Tolimieri" w:date="2022-09-27T10:45:00Z">
        <w:r w:rsidR="00F4250A">
          <w:t xml:space="preserve"> </w:t>
        </w:r>
      </w:ins>
      <w:ins w:id="727" w:author="Nick.Tolimieri" w:date="2022-09-27T10:33:00Z">
        <w:r w:rsidR="007D40CD">
          <w:t>is used in the calculation</w:t>
        </w:r>
      </w:ins>
      <w:ins w:id="728" w:author="Nick.Tolimieri" w:date="2022-09-27T10:36:00Z">
        <w:r w:rsidR="00956C96">
          <w:t xml:space="preserve"> of </w:t>
        </w:r>
      </w:ins>
      <w:ins w:id="729" w:author="Nick.Tolimieri" w:date="2022-09-27T10:46:00Z">
        <w:r w:rsidR="001C237D">
          <w:t>b</w:t>
        </w:r>
      </w:ins>
      <w:ins w:id="730" w:author="Nick.Tolimieri" w:date="2022-09-27T10:47:00Z">
        <w:r w:rsidR="001C237D">
          <w:t>oth</w:t>
        </w:r>
      </w:ins>
      <w:ins w:id="731" w:author="Nick.Tolimieri" w:date="2022-09-27T10:36:00Z">
        <w:r w:rsidR="001C237D">
          <w:t xml:space="preserve"> within-</w:t>
        </w:r>
        <w:r w:rsidR="00956C96">
          <w:t>effects terms</w:t>
        </w:r>
      </w:ins>
      <w:ins w:id="732" w:author="Nick.Tolimieri" w:date="2022-09-27T10:33:00Z">
        <w:r w:rsidR="007D40CD">
          <w:t xml:space="preserve"> and its inclusion results in a rank deficient model.</w:t>
        </w:r>
      </w:ins>
    </w:p>
    <w:p w14:paraId="2D298350" w14:textId="1786A7D8"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dWxsLXRpdGxlPjxhYmJyLTE+RmlzaC4gUmVzLjwvYWJici0xPjxhYmJyLTI+RmlzaCBSZXM8L2Fi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</w:fldData>
        </w:fldChar>
      </w:r>
      <w:r w:rsidR="00137191">
        <w:instrText xml:space="preserve"> ADDIN EN.CITE </w:instrText>
      </w:r>
      <w:r w:rsidR="0013719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dWxsLXRpdGxlPjxhYmJyLTE+RmlzaC4gUmVzLjwvYWJici0xPjxhYmJyLTI+RmlzaCBSZXM8L2Fi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</w:fldData>
        </w:fldChar>
      </w:r>
      <w:r w:rsidR="00137191">
        <w:instrText xml:space="preserve"> ADDIN EN.CITE.DATA </w:instrText>
      </w:r>
      <w:r w:rsidR="00137191">
        <w:fldChar w:fldCharType="end"/>
      </w:r>
      <w:r w:rsidR="00E878A1">
        <w:fldChar w:fldCharType="separate"/>
      </w:r>
      <w:r w:rsidR="00E878A1">
        <w:rPr>
          <w:noProof/>
        </w:rPr>
        <w:t>(Maunder &amp; Punt 2004, Potts &amp; Elith 2006)</w:t>
      </w:r>
      <w:r w:rsidR="00E878A1">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w:t>
      </w:r>
      <w:r>
        <w:lastRenderedPageBreak/>
        <w:t>Site x Year x Depth x Location bins (hereafter, “strata”). For the occurrence portion of the hurdle model, we fit the presence/absence data with a binomial distribution and logit-link (using the ‘glmer’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(‘lmer’ package in R). As above, we included transect volume per stratum as a weighting factor to account for differences in sampling effort.</w:t>
      </w:r>
    </w:p>
    <w:p w14:paraId="2C9F5986" w14:textId="7B14A7D8"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stipitate kelps, </w:t>
      </w:r>
      <w:r w:rsidR="00096130">
        <w:rPr>
          <w:color w:val="000000" w:themeColor="text1"/>
        </w:rPr>
        <w:t>(2) the sum of the surface-canopy kelps (</w:t>
      </w:r>
      <w:r w:rsidR="00096130" w:rsidRPr="00F57261">
        <w:rPr>
          <w:i/>
          <w:color w:val="000000" w:themeColor="text1"/>
        </w:rPr>
        <w:t>Macrocystis</w:t>
      </w:r>
      <w:r w:rsidR="00096130">
        <w:rPr>
          <w:i/>
          <w:color w:val="000000" w:themeColor="text1"/>
        </w:rPr>
        <w:t xml:space="preserve"> </w:t>
      </w:r>
      <w:r w:rsidR="00096130" w:rsidRPr="00F10156">
        <w:rPr>
          <w:color w:val="000000" w:themeColor="text1"/>
        </w:rPr>
        <w:t xml:space="preserve">and </w:t>
      </w:r>
      <w:r w:rsidR="00096130" w:rsidRPr="00F57261">
        <w:rPr>
          <w:i/>
          <w:color w:val="000000" w:themeColor="text1"/>
        </w:rPr>
        <w:t>Nereocystis</w:t>
      </w:r>
      <w:r w:rsidR="00096130">
        <w:rPr>
          <w:color w:val="000000" w:themeColor="text1"/>
        </w:rPr>
        <w:t xml:space="preserve">) with and without </w:t>
      </w:r>
      <w:r w:rsidR="00096130">
        <w:rPr>
          <w:i/>
          <w:color w:val="000000" w:themeColor="text1"/>
        </w:rPr>
        <w:t>Pterygophora</w:t>
      </w:r>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stipitate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r w:rsidR="00F57261" w:rsidRPr="00F57261">
        <w:rPr>
          <w:i/>
          <w:color w:val="000000" w:themeColor="text1"/>
        </w:rPr>
        <w:t>Macrocystis, Nereocystis</w:t>
      </w:r>
      <w:r w:rsidR="00F57261">
        <w:rPr>
          <w:i/>
          <w:color w:val="000000" w:themeColor="text1"/>
        </w:rPr>
        <w:t xml:space="preserve">, </w:t>
      </w:r>
      <w:r w:rsidR="00F57261" w:rsidRPr="00F57261">
        <w:rPr>
          <w:i/>
          <w:color w:val="000000" w:themeColor="text1"/>
        </w:rPr>
        <w:t>Pterygophora</w:t>
      </w:r>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AICc </w:t>
      </w:r>
      <w:r w:rsidR="00E878A1">
        <w:fldChar w:fldCharType="begin"/>
      </w:r>
      <w:r w:rsidR="00E878A1">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E878A1">
        <w:fldChar w:fldCharType="separate"/>
      </w:r>
      <w:r w:rsidR="00E878A1">
        <w:rPr>
          <w:noProof/>
        </w:rPr>
        <w:t>(Burnham &amp; Anderson 1998)</w:t>
      </w:r>
      <w:r w:rsidR="00E878A1">
        <w:fldChar w:fldCharType="end"/>
      </w:r>
      <w:r>
        <w:t xml:space="preserve">. </w:t>
      </w:r>
    </w:p>
    <w:p w14:paraId="783A2BC3" w14:textId="5F7B1291" w:rsidR="00471A3D" w:rsidRDefault="009D1439">
      <w:pPr>
        <w:pStyle w:val="Heading1"/>
        <w:spacing w:before="120"/>
      </w:pPr>
      <w:bookmarkStart w:id="733" w:name="_zg3uzw3q29am" w:colFirst="0" w:colLast="0"/>
      <w:bookmarkEnd w:id="733"/>
      <w:r>
        <w:lastRenderedPageBreak/>
        <w:t xml:space="preserve">3. </w:t>
      </w:r>
      <w:r w:rsidR="00EF0B3C">
        <w:t>Results</w:t>
      </w:r>
    </w:p>
    <w:p w14:paraId="6AADDFFB" w14:textId="6E57B3DF" w:rsidR="00471A3D" w:rsidRDefault="009D1439">
      <w:pPr>
        <w:pStyle w:val="Heading2"/>
      </w:pPr>
      <w:bookmarkStart w:id="734" w:name="_f80bb2jl8g29" w:colFirst="0" w:colLast="0"/>
      <w:bookmarkEnd w:id="734"/>
      <w:r>
        <w:t xml:space="preserve">3.1 </w:t>
      </w:r>
      <w:r w:rsidR="00EF0B3C">
        <w:t>Sea surface temperature</w:t>
      </w:r>
    </w:p>
    <w:p w14:paraId="2B76A209" w14:textId="60CE6620" w:rsidR="00471A3D" w:rsidRDefault="00EF0B3C" w:rsidP="003A393C">
      <w:pPr>
        <w:rPr>
          <w:ins w:id="735" w:author="Nick.Tolimieri" w:date="2022-09-06T14:15:00Z"/>
        </w:rPr>
      </w:pPr>
      <w:r>
        <w:t>The warmest</w:t>
      </w:r>
      <w:ins w:id="736" w:author="Nick.Tolimieri [2]" w:date="2022-09-16T12:21:00Z">
        <w:r w:rsidR="006F1D2F">
          <w:t xml:space="preserve"> recent </w:t>
        </w:r>
      </w:ins>
      <w:r>
        <w:t>mean monthly SST at our sites (betw</w:t>
      </w:r>
      <w:r w:rsidRPr="006F1D2F">
        <w:t>een 200</w:t>
      </w:r>
      <w:ins w:id="737" w:author="Nick.Tolimieri [2]" w:date="2022-09-16T12:22:00Z">
        <w:r w:rsidR="006F1D2F">
          <w:t>0</w:t>
        </w:r>
      </w:ins>
      <w:del w:id="738" w:author="Nick.Tolimieri [2]" w:date="2022-09-16T12:22:00Z">
        <w:r w:rsidRPr="006F1D2F" w:rsidDel="006F1D2F">
          <w:delText>3</w:delText>
        </w:r>
      </w:del>
      <w:r w:rsidRPr="006F1D2F">
        <w:t xml:space="preserve"> an</w:t>
      </w:r>
      <w:r>
        <w:t xml:space="preserve">d 2021) occurred in 2013 (Fig. 1a) with </w:t>
      </w:r>
      <w:del w:id="739" w:author="Nick.Tolimieri" w:date="2022-10-03T10:38:00Z">
        <w:r w:rsidDel="00152B44">
          <w:delText xml:space="preserve">anomalously </w:delText>
        </w:r>
      </w:del>
      <w:r>
        <w:t>warm temperatures</w:t>
      </w:r>
      <w:ins w:id="740" w:author="Nick.Tolimieri" w:date="2022-09-06T14:03:00Z">
        <w:r w:rsidR="00755196">
          <w:t xml:space="preserve"> </w:t>
        </w:r>
      </w:ins>
      <w:r>
        <w:t xml:space="preserve">in both July and September </w:t>
      </w:r>
      <w:r w:rsidRPr="00B30711">
        <w:t>(Figs. S2 &amp; S3),</w:t>
      </w:r>
      <w:r>
        <w:t xml:space="preserve"> before the development of the MHW in the boreal winter of 2013-2014 (Bond et al 2014).</w:t>
      </w:r>
      <w:ins w:id="741" w:author="Nick.Tolimieri" w:date="2022-09-06T11:57:00Z">
        <w:r w:rsidR="00B0213D">
          <w:t xml:space="preserve"> </w:t>
        </w:r>
      </w:ins>
      <w:r>
        <w:t xml:space="preserve">In 2013 the mean SST of the warmest month peaked at 15.1°C (± 1.32 s.d.), after which SST declined each year through 2017 before spiking again in 2019 to 14.9°C (± 1.11 s.d.). </w:t>
      </w:r>
      <w:del w:id="742" w:author="Nick.Tolimieri" w:date="2022-09-06T15:23:00Z">
        <w:r w:rsidRPr="00310026" w:rsidDel="00D03DD5">
          <w:delText>Thus the 2014-2016 MHW was not the predominant temperature pattern in the coastal region of our study sites.</w:delText>
        </w:r>
        <w:r w:rsidRPr="00310026" w:rsidDel="00D03DD5">
          <w:rPr>
            <w:color w:val="000000" w:themeColor="text1"/>
          </w:rPr>
          <w:delText xml:space="preserve"> </w:delText>
        </w:r>
      </w:del>
      <w:del w:id="743" w:author="Nick.Tolimieri" w:date="2022-10-18T10:47:00Z">
        <w:r w:rsidDel="00E236EC">
          <w:delText xml:space="preserve">However, </w:delText>
        </w:r>
      </w:del>
      <w:ins w:id="744" w:author="Nick.Tolimieri" w:date="2022-10-18T10:47:00Z">
        <w:r w:rsidR="00E236EC">
          <w:t xml:space="preserve">The </w:t>
        </w:r>
      </w:ins>
      <w:r>
        <w:t xml:space="preserve">warm SST in 2019 </w:t>
      </w:r>
      <w:del w:id="745" w:author="Nick.Tolimieri" w:date="2022-10-18T10:47:00Z">
        <w:r w:rsidDel="00372422">
          <w:delText xml:space="preserve">does </w:delText>
        </w:r>
      </w:del>
      <w:r>
        <w:t>align</w:t>
      </w:r>
      <w:ins w:id="746" w:author="Nick.Tolimieri" w:date="2022-10-18T10:47:00Z">
        <w:r w:rsidR="00372422">
          <w:t>s</w:t>
        </w:r>
      </w:ins>
      <w:r>
        <w:t xml:space="preserve"> with a 2019 MH</w:t>
      </w:r>
      <w:r w:rsidRPr="00DD1DFC">
        <w:t xml:space="preserve">W </w:t>
      </w:r>
      <w:r w:rsidR="00E878A1">
        <w:fldChar w:fldCharType="begin"/>
      </w:r>
      <w:r w:rsidR="00E878A1">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E878A1">
        <w:fldChar w:fldCharType="separate"/>
      </w:r>
      <w:r w:rsidR="00E878A1">
        <w:rPr>
          <w:noProof/>
        </w:rPr>
        <w:t>(Harvey et al. 2022)</w:t>
      </w:r>
      <w:r w:rsidR="00E878A1">
        <w:fldChar w:fldCharType="end"/>
      </w:r>
      <w:r>
        <w:t>.</w:t>
      </w:r>
      <w:r w:rsidR="0025518C">
        <w:t xml:space="preserve"> </w:t>
      </w:r>
      <w:r>
        <w:t xml:space="preserve">There were </w:t>
      </w:r>
      <w:r w:rsidR="00FB5F01">
        <w:t xml:space="preserve">also </w:t>
      </w:r>
      <w:r>
        <w:t>warm periods in both 2020 and 2021</w:t>
      </w:r>
      <w:ins w:id="747" w:author="Nick.Tolimieri" w:date="2022-09-06T14:08:00Z">
        <w:r w:rsidR="0005668D">
          <w:t>, but</w:t>
        </w:r>
      </w:ins>
      <w:del w:id="748" w:author="Nick.Tolimieri" w:date="2022-09-06T14:08:00Z">
        <w:r w:rsidDel="0005668D">
          <w:delText>; however</w:delText>
        </w:r>
      </w:del>
      <w:r>
        <w:t xml:space="preserve"> these periods were short enough that they did not register as high when averaged by month (Fig</w:t>
      </w:r>
      <w:ins w:id="749" w:author="Nick.Tolimieri" w:date="2022-09-06T14:08:00Z">
        <w:r w:rsidR="0005668D">
          <w:t>.</w:t>
        </w:r>
      </w:ins>
      <w:r>
        <w:t xml:space="preserve"> S3).</w:t>
      </w:r>
      <w:r w:rsidR="005A3E26">
        <w:t xml:space="preserve"> SST was warmest at Destruction Island and coolest at Tatoosh/Neah Bay (Fig. 1a).</w:t>
      </w:r>
      <w:ins w:id="750" w:author="Nick.Tolimieri" w:date="2022-09-06T11:58:00Z">
        <w:r w:rsidR="00B0213D">
          <w:t xml:space="preserve"> </w:t>
        </w:r>
      </w:ins>
      <w:ins w:id="751" w:author="Nick.Tolimieri" w:date="2022-09-06T11:59:00Z">
        <w:r w:rsidR="00FD4247">
          <w:t xml:space="preserve">While 2013 and 2019 mark the highest recent SST, temperatures were actually higher in 1994 and 1997 </w:t>
        </w:r>
      </w:ins>
      <w:ins w:id="752" w:author="Nick.Tolimieri" w:date="2022-09-06T12:00:00Z">
        <w:r w:rsidR="00FD4247">
          <w:t>(Fig. S2)</w:t>
        </w:r>
        <w:r w:rsidR="003A393C">
          <w:t>, approaching and exceeding 16</w:t>
        </w:r>
      </w:ins>
      <w:ins w:id="753" w:author="Nick.Tolimieri [2]" w:date="2022-09-16T11:03:00Z">
        <w:r w:rsidR="007844D4">
          <w:t>°C</w:t>
        </w:r>
      </w:ins>
      <w:ins w:id="754" w:author="Nick.Tolimieri" w:date="2022-09-06T12:00:00Z">
        <w:r w:rsidR="003A393C">
          <w:t xml:space="preserve"> in the</w:t>
        </w:r>
      </w:ins>
      <w:ins w:id="755" w:author="Nick.Tolimieri" w:date="2022-09-06T14:15:00Z">
        <w:r w:rsidR="0005668D">
          <w:t>se</w:t>
        </w:r>
      </w:ins>
      <w:ins w:id="756" w:author="Nick.Tolimieri" w:date="2022-09-06T12:00:00Z">
        <w:r w:rsidR="003A393C">
          <w:t xml:space="preserve"> El Nino years.</w:t>
        </w:r>
        <w:r w:rsidR="00FD4247">
          <w:t xml:space="preserve"> </w:t>
        </w:r>
      </w:ins>
    </w:p>
    <w:p w14:paraId="24BCCF91" w14:textId="12DD2E99" w:rsidR="00666EBE" w:rsidRDefault="008245DB">
      <w:pPr>
        <w:rPr>
          <w:ins w:id="757" w:author="Nick.Tolimieri" w:date="2022-09-07T13:28:00Z"/>
        </w:rPr>
      </w:pPr>
      <w:del w:id="758" w:author="Nick.Tolimieri" w:date="2022-09-06T15:21:00Z">
        <w:r w:rsidDel="00062C9E">
          <w:fldChar w:fldCharType="begin">
            <w:fldData xml:space="preserve">PEVuZE5vdGU+PENpdGU+PEF1dGhvcj5DYW11czwvQXV0aG9yPjxZZWFyPjIwMTc8L1llYXI+PFJl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</w:fldData>
          </w:fldChar>
        </w:r>
      </w:del>
      <w:r w:rsidR="00310026">
        <w:instrText xml:space="preserve"> ADDIN EN.CITE </w:instrText>
      </w:r>
      <w:r w:rsidR="00310026">
        <w:fldChar w:fldCharType="begin">
          <w:fldData xml:space="preserve">PEVuZE5vdGU+PENpdGU+PEF1dGhvcj5DYW11czwvQXV0aG9yPjxZZWFyPjIwMTc8L1llYXI+PFJl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</w:fldData>
        </w:fldChar>
      </w:r>
      <w:r w:rsidR="00310026">
        <w:instrText xml:space="preserve"> ADDIN EN.CITE.DATA </w:instrText>
      </w:r>
      <w:r w:rsidR="00310026">
        <w:fldChar w:fldCharType="end"/>
      </w:r>
      <w:del w:id="759" w:author="Nick.Tolimieri" w:date="2022-09-06T15:21:00Z">
        <w:r w:rsidDel="00062C9E">
          <w:fldChar w:fldCharType="separate"/>
        </w:r>
      </w:del>
      <w:r w:rsidR="00310026">
        <w:rPr>
          <w:noProof/>
        </w:rPr>
        <w:t>Hobday et al. (2016), (Camus &amp; Buschmann 2017, Supratya et al. 2020)</w:t>
      </w:r>
      <w:del w:id="760" w:author="Nick.Tolimieri" w:date="2022-09-06T15:21:00Z">
        <w:r w:rsidDel="00062C9E">
          <w:fldChar w:fldCharType="end"/>
        </w:r>
      </w:del>
      <w:ins w:id="761" w:author="Nick.Tolimieri" w:date="2022-09-06T15:10:00Z">
        <w:r w:rsidR="009E6810">
          <w:t xml:space="preserve">Tatoosh Island and Neah Bay, as well as Cape Alava, had very few days above </w:t>
        </w:r>
        <w:r w:rsidR="009E6810" w:rsidRPr="009E6810">
          <w:t>15</w:t>
        </w:r>
      </w:ins>
      <w:ins w:id="762" w:author="Nick.Tolimieri [2]" w:date="2022-09-16T11:03:00Z">
        <w:r w:rsidR="007844D4">
          <w:t>°C</w:t>
        </w:r>
      </w:ins>
      <w:ins w:id="763" w:author="Nick.Tolimieri" w:date="2022-09-06T15:23:00Z">
        <w:r w:rsidR="00640FF9">
          <w:t xml:space="preserve"> </w:t>
        </w:r>
      </w:ins>
      <w:ins w:id="764" w:author="Nick.Tolimieri" w:date="2022-09-06T15:10:00Z">
        <w:r w:rsidR="009E6810">
          <w:t>from 2014-2016 (</w:t>
        </w:r>
      </w:ins>
      <w:ins w:id="765" w:author="Nick.Tolimieri" w:date="2022-09-06T15:11:00Z">
        <w:r w:rsidR="009E6810">
          <w:t xml:space="preserve">two and six days respectively, Table S6). Cape Johnson had 6-15 days per year above </w:t>
        </w:r>
        <w:r w:rsidR="009E6810" w:rsidRPr="009E6810">
          <w:t>15</w:t>
        </w:r>
      </w:ins>
      <w:ins w:id="766" w:author="Nick.Tolimieri [2]" w:date="2022-09-16T11:03:00Z">
        <w:r w:rsidR="007844D4">
          <w:t>°C</w:t>
        </w:r>
      </w:ins>
      <w:ins w:id="767" w:author="Nick.Tolimieri" w:date="2022-09-06T15:11:00Z">
        <w:r w:rsidR="009E6810">
          <w:t xml:space="preserve"> (</w:t>
        </w:r>
      </w:ins>
      <w:ins w:id="768" w:author="Nick.Tolimieri" w:date="2022-09-06T15:12:00Z">
        <w:r w:rsidR="009E6810">
          <w:t xml:space="preserve">29 total) from 2014-2016, while Destruction Island </w:t>
        </w:r>
      </w:ins>
      <w:ins w:id="769" w:author="jameal samhouri" w:date="2022-10-17T16:28:00Z">
        <w:r w:rsidR="00593533">
          <w:t xml:space="preserve">(the site farthest from the coast) </w:t>
        </w:r>
      </w:ins>
      <w:ins w:id="770" w:author="Nick.Tolimieri" w:date="2022-09-06T15:12:00Z">
        <w:r w:rsidR="009E6810">
          <w:t>was the warmest with 101 days (27-39 days</w:t>
        </w:r>
      </w:ins>
      <w:ins w:id="771" w:author="Chris.Harvey" w:date="2022-10-11T14:06:00Z">
        <w:r w:rsidR="00056E32">
          <w:t xml:space="preserve"> per year</w:t>
        </w:r>
      </w:ins>
      <w:ins w:id="772" w:author="Nick.Tolimieri" w:date="2022-09-06T15:12:00Z">
        <w:r w:rsidR="009E6810">
          <w:t xml:space="preserve">) above </w:t>
        </w:r>
        <w:r w:rsidR="009E6810" w:rsidRPr="009E6810">
          <w:t>15</w:t>
        </w:r>
      </w:ins>
      <w:ins w:id="773" w:author="Nick.Tolimieri [2]" w:date="2022-09-16T11:03:00Z">
        <w:r w:rsidR="007844D4">
          <w:t>°C</w:t>
        </w:r>
      </w:ins>
      <w:ins w:id="774" w:author="Nick.Tolimieri" w:date="2022-09-06T15:12:00Z">
        <w:r w:rsidR="009E6810">
          <w:t xml:space="preserve">.  </w:t>
        </w:r>
      </w:ins>
      <w:ins w:id="775" w:author="Nick.Tolimieri" w:date="2022-09-06T15:13:00Z">
        <w:r w:rsidR="009E6810">
          <w:t xml:space="preserve">Sites tended to be warmer in 2013 with 25 or more days above </w:t>
        </w:r>
        <w:r w:rsidR="009E6810" w:rsidRPr="009E6810">
          <w:t>15</w:t>
        </w:r>
      </w:ins>
      <w:ins w:id="776" w:author="Nick.Tolimieri [2]" w:date="2022-09-16T11:03:00Z">
        <w:r w:rsidR="007844D4">
          <w:t>°C</w:t>
        </w:r>
      </w:ins>
      <w:ins w:id="777" w:author="Nick.Tolimieri" w:date="2022-09-06T15:13:00Z">
        <w:r w:rsidR="009E6810">
          <w:t>, except for Tatoosh Island and Neah Bay, which had only five days</w:t>
        </w:r>
        <w:r w:rsidR="00671639">
          <w:t xml:space="preserve"> above </w:t>
        </w:r>
      </w:ins>
      <w:ins w:id="778" w:author="Nick.Tolimieri" w:date="2022-09-06T15:14:00Z">
        <w:r w:rsidR="00671639" w:rsidRPr="00671639">
          <w:t>15</w:t>
        </w:r>
      </w:ins>
      <w:ins w:id="779" w:author="Nick.Tolimieri [2]" w:date="2022-09-16T11:03:00Z">
        <w:r w:rsidR="007844D4">
          <w:t>°C</w:t>
        </w:r>
      </w:ins>
      <w:ins w:id="780" w:author="Nick.Tolimieri" w:date="2022-09-06T15:14:00Z">
        <w:r w:rsidR="00084171">
          <w:t xml:space="preserve"> (Table S6)</w:t>
        </w:r>
        <w:r w:rsidR="00671639">
          <w:t>.</w:t>
        </w:r>
        <w:r w:rsidR="00F10EDC">
          <w:t xml:space="preserve"> </w:t>
        </w:r>
      </w:ins>
    </w:p>
    <w:p w14:paraId="73619E41" w14:textId="11BD0091" w:rsidR="008750BB" w:rsidRDefault="00BE7D5F">
      <w:ins w:id="781" w:author="Nick.Tolimieri" w:date="2022-09-06T15:15:00Z">
        <w:r>
          <w:t>The 2014-2016 years stand out for all sites in terms of increased MHW statistics with more events and longer durations for all sites</w:t>
        </w:r>
      </w:ins>
      <w:ins w:id="782" w:author="Nick.Tolimieri" w:date="2022-09-07T13:31:00Z">
        <w:r w:rsidR="003D644E">
          <w:t xml:space="preserve"> compared to most other years since 1992, with the exception of 1994 and 1997 (Fig. S4, Table S6)</w:t>
        </w:r>
      </w:ins>
      <w:ins w:id="783" w:author="Nick.Tolimieri" w:date="2022-09-06T15:16:00Z">
        <w:r>
          <w:t>.</w:t>
        </w:r>
        <w:r w:rsidR="00B816D1">
          <w:t xml:space="preserve"> However, </w:t>
        </w:r>
      </w:ins>
      <w:ins w:id="784" w:author="Nick.Tolimieri" w:date="2022-09-06T15:17:00Z">
        <w:r w:rsidR="00B816D1">
          <w:t>many of the MHW events</w:t>
        </w:r>
      </w:ins>
      <w:ins w:id="785" w:author="Nick.Tolimieri" w:date="2022-09-13T15:15:00Z">
        <w:r w:rsidR="00B30711">
          <w:t xml:space="preserve"> during the </w:t>
        </w:r>
        <w:r w:rsidR="00B30711">
          <w:lastRenderedPageBreak/>
          <w:t>2014-2016 period</w:t>
        </w:r>
      </w:ins>
      <w:ins w:id="786" w:author="Nick.Tolimieri" w:date="2022-10-18T09:03:00Z">
        <w:r w:rsidR="00895A54">
          <w:t xml:space="preserve"> (</w:t>
        </w:r>
      </w:ins>
      <w:ins w:id="787" w:author="Nick.Tolimieri" w:date="2022-09-06T15:17:00Z">
        <w:r w:rsidR="00B816D1">
          <w:t>defined in terms of anomalies</w:t>
        </w:r>
      </w:ins>
      <w:ins w:id="788" w:author="Nick.Tolimieri" w:date="2022-10-18T09:03:00Z">
        <w:r w:rsidR="00895A54">
          <w:t>)</w:t>
        </w:r>
      </w:ins>
      <w:ins w:id="789" w:author="Nick.Tolimieri" w:date="2022-09-06T15:17:00Z">
        <w:r w:rsidR="00B816D1">
          <w:t xml:space="preserve"> occu</w:t>
        </w:r>
      </w:ins>
      <w:ins w:id="790" w:author="Nick.Tolimieri" w:date="2022-09-13T15:28:00Z">
        <w:r w:rsidR="007A07BA">
          <w:t>r</w:t>
        </w:r>
      </w:ins>
      <w:ins w:id="791" w:author="Nick.Tolimieri" w:date="2022-09-06T15:17:00Z">
        <w:r w:rsidR="00B816D1">
          <w:t>r</w:t>
        </w:r>
      </w:ins>
      <w:ins w:id="792" w:author="Nick.Tolimieri" w:date="2022-09-13T15:28:00Z">
        <w:r w:rsidR="007A07BA">
          <w:t>ed</w:t>
        </w:r>
      </w:ins>
      <w:ins w:id="793" w:author="Nick.Tolimieri" w:date="2022-09-06T15:17:00Z">
        <w:r w:rsidR="00B816D1">
          <w:t xml:space="preserve"> in</w:t>
        </w:r>
      </w:ins>
      <w:ins w:id="794" w:author="Nick.Tolimieri" w:date="2022-09-13T15:28:00Z">
        <w:r w:rsidR="007A07BA">
          <w:t xml:space="preserve"> </w:t>
        </w:r>
      </w:ins>
      <w:ins w:id="795" w:author="Nick.Tolimieri" w:date="2022-09-06T15:17:00Z">
        <w:r w:rsidR="00B816D1">
          <w:t xml:space="preserve">early summer or </w:t>
        </w:r>
      </w:ins>
      <w:ins w:id="796" w:author="Nick.Tolimieri" w:date="2022-09-06T15:18:00Z">
        <w:r w:rsidR="00B816D1">
          <w:t>autumn</w:t>
        </w:r>
      </w:ins>
      <w:ins w:id="797" w:author="Nick.Tolimieri" w:date="2022-09-13T15:28:00Z">
        <w:r w:rsidR="007A07BA">
          <w:t xml:space="preserve"> when temperatures were </w:t>
        </w:r>
      </w:ins>
      <w:ins w:id="798" w:author="Nick.Tolimieri" w:date="2022-10-18T09:04:00Z">
        <w:r w:rsidR="00895A54">
          <w:t>lower</w:t>
        </w:r>
      </w:ins>
      <w:ins w:id="799" w:author="Nick.Tolimieri" w:date="2022-09-13T15:28:00Z">
        <w:r w:rsidR="007A07BA">
          <w:t xml:space="preserve"> (</w:t>
        </w:r>
      </w:ins>
      <w:ins w:id="800" w:author="Nick.Tolimieri" w:date="2022-09-06T15:18:00Z">
        <w:r w:rsidR="00B816D1">
          <w:t xml:space="preserve">Fig. </w:t>
        </w:r>
      </w:ins>
      <w:ins w:id="801" w:author="Nick.Tolimieri" w:date="2022-09-13T15:29:00Z">
        <w:r w:rsidR="00874E8C">
          <w:t>S</w:t>
        </w:r>
        <w:r w:rsidR="00164FFF">
          <w:t>3</w:t>
        </w:r>
        <w:r w:rsidR="00874E8C">
          <w:t xml:space="preserve">2 &amp; </w:t>
        </w:r>
      </w:ins>
      <w:ins w:id="802" w:author="Nick.Tolimieri" w:date="2022-09-06T15:18:00Z">
        <w:r w:rsidR="00B816D1">
          <w:t>S4), and thus</w:t>
        </w:r>
      </w:ins>
      <w:ins w:id="803" w:author="Nick.Tolimieri" w:date="2022-09-13T15:28:00Z">
        <w:r w:rsidR="00874E8C">
          <w:t>,</w:t>
        </w:r>
      </w:ins>
      <w:ins w:id="804" w:author="Nick.Tolimieri" w:date="2022-09-13T15:34:00Z">
        <w:r w:rsidR="00164FFF">
          <w:t xml:space="preserve"> these MHWs</w:t>
        </w:r>
      </w:ins>
      <w:ins w:id="805" w:author="Nick.Tolimieri" w:date="2022-09-06T15:18:00Z">
        <w:r w:rsidR="00B816D1">
          <w:t xml:space="preserve"> may have not exceeded the kelp temperature thresholds locally.</w:t>
        </w:r>
      </w:ins>
      <w:ins w:id="806" w:author="Nick.Tolimieri" w:date="2022-09-07T13:29:00Z">
        <w:r w:rsidR="00666EBE">
          <w:t xml:space="preserve"> </w:t>
        </w:r>
      </w:ins>
      <w:ins w:id="807" w:author="Nick.Tolimieri" w:date="2022-09-13T15:16:00Z">
        <w:r w:rsidR="00B30711">
          <w:t>While 2013 had fewer MHW days</w:t>
        </w:r>
      </w:ins>
      <w:ins w:id="808" w:author="Nick.Tolimieri" w:date="2022-09-13T15:26:00Z">
        <w:r w:rsidR="007A07BA">
          <w:t xml:space="preserve"> and events</w:t>
        </w:r>
      </w:ins>
      <w:ins w:id="809" w:author="Nick.Tolimieri" w:date="2022-09-13T15:16:00Z">
        <w:r w:rsidR="00B30711">
          <w:t>, these</w:t>
        </w:r>
      </w:ins>
      <w:ins w:id="810" w:author="Nick.Tolimieri" w:date="2022-10-18T09:04:00Z">
        <w:r w:rsidR="00895A54">
          <w:t xml:space="preserve"> anomalously warm events</w:t>
        </w:r>
      </w:ins>
      <w:ins w:id="811" w:author="Nick.Tolimieri" w:date="2022-09-13T15:16:00Z">
        <w:r w:rsidR="00B30711">
          <w:t xml:space="preserve"> occurred at the warmest time of year (Fig. </w:t>
        </w:r>
      </w:ins>
      <w:ins w:id="812" w:author="Nick.Tolimieri" w:date="2022-09-13T15:29:00Z">
        <w:r w:rsidR="00874E8C">
          <w:t>S</w:t>
        </w:r>
        <w:r w:rsidR="00164FFF">
          <w:t>3</w:t>
        </w:r>
        <w:r w:rsidR="00874E8C">
          <w:t xml:space="preserve"> &amp; </w:t>
        </w:r>
      </w:ins>
      <w:ins w:id="813" w:author="Nick.Tolimieri" w:date="2022-09-13T15:16:00Z">
        <w:r w:rsidR="00B30711">
          <w:t>S4)</w:t>
        </w:r>
      </w:ins>
      <w:ins w:id="814" w:author="Nick.Tolimieri" w:date="2022-09-13T15:17:00Z">
        <w:r w:rsidR="00B30711">
          <w:t xml:space="preserve"> resulting in a warmer overall year in terms of maximum monthly mean SST</w:t>
        </w:r>
      </w:ins>
      <w:ins w:id="815" w:author="Nick.Tolimieri" w:date="2022-09-13T15:35:00Z">
        <w:r w:rsidR="00164FFF">
          <w:t xml:space="preserve"> and the number of days that exceeded </w:t>
        </w:r>
      </w:ins>
      <w:ins w:id="816" w:author="Nick.Tolimieri" w:date="2022-09-07T13:30:00Z">
        <w:r w:rsidR="00666EBE" w:rsidRPr="00671639">
          <w:t>15</w:t>
        </w:r>
      </w:ins>
      <w:ins w:id="817" w:author="Nick.Tolimieri [2]" w:date="2022-09-16T11:03:00Z">
        <w:r w:rsidR="007844D4">
          <w:t>°C</w:t>
        </w:r>
      </w:ins>
      <w:ins w:id="818" w:author="Nick.Tolimieri" w:date="2022-09-07T13:31:00Z">
        <w:r w:rsidR="00921661">
          <w:t xml:space="preserve"> (Table S6)</w:t>
        </w:r>
        <w:r w:rsidR="00666EBE">
          <w:t xml:space="preserve">. </w:t>
        </w:r>
      </w:ins>
    </w:p>
    <w:p w14:paraId="013304CC" w14:textId="7BFE8B8F" w:rsidR="00471A3D" w:rsidRDefault="009D1439">
      <w:pPr>
        <w:pStyle w:val="Heading2"/>
      </w:pPr>
      <w:bookmarkStart w:id="819" w:name="_5eofmerod4cl" w:colFirst="0" w:colLast="0"/>
      <w:bookmarkEnd w:id="819"/>
      <w:r>
        <w:t xml:space="preserve">3.2 </w:t>
      </w:r>
      <w:r w:rsidR="00EF0B3C">
        <w:t>Region-wide temporal trends</w:t>
      </w:r>
    </w:p>
    <w:p w14:paraId="1D4BAB34" w14:textId="7D7076ED"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Macrocystis</w:t>
      </w:r>
      <w:r>
        <w:t xml:space="preserve"> and </w:t>
      </w:r>
      <w:r>
        <w:rPr>
          <w:i/>
        </w:rPr>
        <w:t>Nereocystis</w:t>
      </w:r>
      <w:r>
        <w:t xml:space="preserve"> </w:t>
      </w:r>
      <w:r w:rsidR="003F63BB">
        <w:t xml:space="preserve">throughout the study area </w:t>
      </w:r>
      <w:r>
        <w:t xml:space="preserve">dropped to 337 ha in 2014, which was </w:t>
      </w:r>
      <w:r w:rsidRPr="00775236">
        <w:t>47%</w:t>
      </w:r>
      <w:r>
        <w:t xml:space="preserve"> of the mean </w:t>
      </w:r>
      <w:r w:rsidR="00E63861">
        <w:t xml:space="preserve">canopy area </w:t>
      </w:r>
      <w:r>
        <w:t xml:space="preserve">of the previous decade prior to high SST in 2013 (mean </w:t>
      </w:r>
      <w:r w:rsidRPr="00376D85">
        <w:t>2003</w:t>
      </w:r>
      <w:r>
        <w:t>-2012: 720 ha ± 116 s</w:t>
      </w:r>
      <w:r w:rsidR="00775236">
        <w:t>.</w:t>
      </w:r>
      <w:r>
        <w:t>d</w:t>
      </w:r>
      <w:r w:rsidR="00775236">
        <w:t>.</w:t>
      </w:r>
      <w:r>
        <w:t xml:space="preserve">). Canopy </w:t>
      </w:r>
      <w:r w:rsidR="0093026C">
        <w:t xml:space="preserve">cover </w:t>
      </w:r>
      <w:r>
        <w:t>along the Washington coast quickly recovered to earlier levels (Fig. 1b</w:t>
      </w:r>
      <w:r w:rsidR="005450F5">
        <w:t xml:space="preserve">, Fig. </w:t>
      </w:r>
      <w:r w:rsidR="001243D7">
        <w:t>S5</w:t>
      </w:r>
      <w:r>
        <w:t>), averaging 645 ha (± 185 s</w:t>
      </w:r>
      <w:r w:rsidR="00775236">
        <w:t>.</w:t>
      </w:r>
      <w:r>
        <w:t>d</w:t>
      </w:r>
      <w:r w:rsidR="00775236">
        <w:t>.</w:t>
      </w:r>
      <w:r>
        <w:t xml:space="preserve">) for 2015-2020—or about </w:t>
      </w:r>
      <w:r w:rsidRPr="00775236">
        <w:t>90%</w:t>
      </w:r>
      <w:r>
        <w:t xml:space="preserve"> of that of the previous decade</w:t>
      </w:r>
      <w:r w:rsidR="00164689">
        <w:t xml:space="preserve"> </w:t>
      </w:r>
      <w:r w:rsidR="00164689" w:rsidRPr="00376D85">
        <w:t>(2003</w:t>
      </w:r>
      <w:r w:rsidR="00164689">
        <w:t>-2</w:t>
      </w:r>
      <w:r w:rsidR="0040085F">
        <w:t>0</w:t>
      </w:r>
      <w:r w:rsidR="00164689">
        <w:t>12)</w:t>
      </w:r>
      <w:r>
        <w:t xml:space="preserve"> prior to the warming in 2013-2014. For both </w:t>
      </w:r>
      <w:r>
        <w:rPr>
          <w:i/>
        </w:rPr>
        <w:t>Macrocystis</w:t>
      </w:r>
      <w:r>
        <w:t xml:space="preserve"> and </w:t>
      </w:r>
      <w:r>
        <w:rPr>
          <w:i/>
        </w:rPr>
        <w:t>Nereocystis</w:t>
      </w:r>
      <w:r>
        <w:t>, canopy area increased from 2015 through</w:t>
      </w:r>
      <w:r w:rsidR="004D2E10">
        <w:t xml:space="preserve"> 2020 with </w:t>
      </w:r>
      <w:r w:rsidR="003F63BB">
        <w:t xml:space="preserve">the annual species </w:t>
      </w:r>
      <w:r w:rsidR="003F63BB" w:rsidRPr="003F7E84">
        <w:rPr>
          <w:i/>
        </w:rPr>
        <w:t>Nereocystis</w:t>
      </w:r>
      <w:r w:rsidR="003F63BB">
        <w:t xml:space="preserve"> showing greater magnitude </w:t>
      </w:r>
      <w:r w:rsidR="00056E32">
        <w:t xml:space="preserve">of </w:t>
      </w:r>
      <w:r w:rsidR="003F63BB">
        <w:t>year-to-year variability</w:t>
      </w:r>
      <w:r>
        <w:t xml:space="preserve"> (Figs. 1b, </w:t>
      </w:r>
      <w:r w:rsidR="001243D7">
        <w:t>S5</w:t>
      </w:r>
      <w:r>
        <w:t xml:space="preserve">). </w:t>
      </w:r>
    </w:p>
    <w:p w14:paraId="7AF399FE" w14:textId="3EE15188"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r>
        <w:rPr>
          <w:i/>
        </w:rPr>
        <w:t xml:space="preserve">Macrocystis </w:t>
      </w:r>
      <w:r>
        <w:t xml:space="preserve">and </w:t>
      </w:r>
      <w:r>
        <w:rPr>
          <w:i/>
        </w:rPr>
        <w:t xml:space="preserve">Nereocystis </w:t>
      </w:r>
      <w:r>
        <w:t xml:space="preserve">decreased in 2018, after which </w:t>
      </w:r>
      <w:r>
        <w:rPr>
          <w:i/>
        </w:rPr>
        <w:t xml:space="preserve">Macrocystis </w:t>
      </w:r>
      <w:r w:rsidR="00E63861">
        <w:t xml:space="preserve">stipe </w:t>
      </w:r>
      <w:r>
        <w:t xml:space="preserve">density remained at more than twice its 2015 level. </w:t>
      </w:r>
      <w:r>
        <w:rPr>
          <w:i/>
        </w:rPr>
        <w:t>Nereocystis</w:t>
      </w:r>
      <w:r>
        <w:t xml:space="preserve"> stipe density dropped in 2021 to levels similar to 2015 (Figs. 2a, </w:t>
      </w:r>
      <w:r w:rsidR="001243D7">
        <w:t>S6</w:t>
      </w:r>
      <w:r>
        <w:t xml:space="preserve">). </w:t>
      </w:r>
      <w:r>
        <w:rPr>
          <w:i/>
        </w:rPr>
        <w:t xml:space="preserve">Pterygophora </w:t>
      </w:r>
      <w:r>
        <w:t xml:space="preserve">continued to nominally increase through 2019, but </w:t>
      </w:r>
      <w:r>
        <w:lastRenderedPageBreak/>
        <w:t xml:space="preserve">densities were largely similar for 2017-2021. At our specific dive sites, </w:t>
      </w:r>
      <w:r>
        <w:rPr>
          <w:i/>
        </w:rPr>
        <w:t>Macrocystis</w:t>
      </w:r>
      <w:r>
        <w:t xml:space="preserve"> stipe density was high at Neah Bay and Cape Johnson, while</w:t>
      </w:r>
      <w:r>
        <w:rPr>
          <w:i/>
        </w:rPr>
        <w:t xml:space="preserve"> Nereocystis</w:t>
      </w:r>
      <w:r>
        <w:t xml:space="preserve"> was prevalent at Tatoosh Island, Destruction Island, and Cape Alava (</w:t>
      </w:r>
      <w:r w:rsidR="005450F5">
        <w:t xml:space="preserve">Fig. </w:t>
      </w:r>
      <w:r w:rsidR="001243D7">
        <w:t>S6</w:t>
      </w:r>
      <w:r>
        <w:t xml:space="preserve">). There are some differences between the canopy and stipe density data (Figs. </w:t>
      </w:r>
      <w:r w:rsidR="001243D7">
        <w:t xml:space="preserve">S5 </w:t>
      </w:r>
      <w:r>
        <w:t xml:space="preserve">&amp; </w:t>
      </w:r>
      <w:r w:rsidR="001243D7">
        <w:t>S6</w:t>
      </w:r>
      <w:r>
        <w:t>), but these are likely scale issues as the aerial canopy survey covers</w:t>
      </w:r>
      <w:r w:rsidR="00E63861">
        <w:t xml:space="preserve"> </w:t>
      </w:r>
      <w:r w:rsidR="00056E32">
        <w:t xml:space="preserve">a </w:t>
      </w:r>
      <w:r>
        <w:t>broader area than our stipe counts.</w:t>
      </w:r>
    </w:p>
    <w:p w14:paraId="6E67A224" w14:textId="7FD4C2B0" w:rsidR="00471A3D" w:rsidRDefault="00EF0B3C">
      <w:r>
        <w:t xml:space="preserve">Density of all three urchins increased in 2017 (Fig. 2b, </w:t>
      </w:r>
      <w:r w:rsidR="000B1FAB">
        <w:t>S7</w:t>
      </w:r>
      <w:r>
        <w:t>), well after the short-lived drop in kelp abundance and warm SST in 2013</w:t>
      </w:r>
      <w:r w:rsidR="00E63861">
        <w:t xml:space="preserve"> and 2014</w:t>
      </w:r>
      <w:r>
        <w:t>. Purple urchins showed the largest increases 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Tatoosh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w:t>
      </w:r>
      <w:ins w:id="820" w:author="Nick.Tolimieri" w:date="2022-09-13T15:51:00Z">
        <w:r w:rsidR="005263C7">
          <w:t>. I</w:t>
        </w:r>
      </w:ins>
      <w:ins w:id="821" w:author="Nick.Tolimieri" w:date="2022-09-13T15:50:00Z">
        <w:r w:rsidR="005263C7">
          <w:t>n the</w:t>
        </w:r>
      </w:ins>
      <w:ins w:id="822" w:author="Nick.Tolimieri" w:date="2022-09-13T15:51:00Z">
        <w:r w:rsidR="005263C7">
          <w:t xml:space="preserve"> 10-m depth zone, </w:t>
        </w:r>
      </w:ins>
      <w:ins w:id="823" w:author="Nick.Tolimieri" w:date="2022-09-13T15:50:00Z">
        <w:r w:rsidR="005263C7">
          <w:t>urchins increased to</w:t>
        </w:r>
      </w:ins>
      <w:del w:id="824" w:author="Nick.Tolimieri" w:date="2022-09-13T15:50:00Z">
        <w:r w:rsidR="007949C2" w:rsidDel="005263C7">
          <w:delText xml:space="preserve"> </w:delText>
        </w:r>
        <w:r w:rsidR="00164689" w:rsidDel="005263C7">
          <w:delText xml:space="preserve">and </w:delText>
        </w:r>
        <w:r w:rsidR="008A15FF" w:rsidDel="005263C7">
          <w:delText>to</w:delText>
        </w:r>
      </w:del>
      <w:r w:rsidR="008A15FF">
        <w:t xml:space="preserve"> </w:t>
      </w:r>
      <w:r w:rsidR="008A15FF" w:rsidRPr="008A15FF">
        <w:t>9.5</w:t>
      </w:r>
      <w:r w:rsidR="00164689" w:rsidRPr="008A15FF">
        <w:t xml:space="preserve"> m</w:t>
      </w:r>
      <w:r w:rsidR="00164689" w:rsidRPr="008A15FF">
        <w:rPr>
          <w:vertAlign w:val="superscript"/>
        </w:rPr>
        <w:t>-2</w:t>
      </w:r>
      <w:del w:id="825" w:author="Nick.Tolimieri" w:date="2022-09-13T15:51:00Z">
        <w:r w:rsidR="00164689" w:rsidDel="005263C7">
          <w:delText xml:space="preserve"> in the</w:delText>
        </w:r>
      </w:del>
      <w:r w:rsidR="008A15FF">
        <w:t xml:space="preserve"> </w:t>
      </w:r>
      <w:del w:id="826" w:author="Nick.Tolimieri" w:date="2022-09-13T15:51:00Z">
        <w:r w:rsidR="00164689" w:rsidDel="005263C7">
          <w:delText>10-m depth zone</w:delText>
        </w:r>
        <w:r w:rsidR="007949C2" w:rsidDel="005263C7">
          <w:delText xml:space="preserve"> </w:delText>
        </w:r>
      </w:del>
      <w:r w:rsidR="007949C2">
        <w:t xml:space="preserve">in 2019 before dropping to </w:t>
      </w:r>
      <w:r w:rsidR="008A15FF" w:rsidRPr="008A15FF">
        <w:t>2.2 m</w:t>
      </w:r>
      <w:r w:rsidR="008A15FF" w:rsidRPr="008A15FF">
        <w:rPr>
          <w:vertAlign w:val="superscript"/>
        </w:rPr>
        <w:t>-2</w:t>
      </w:r>
      <w:r w:rsidR="007949C2">
        <w:t xml:space="preserve"> in 2021</w:t>
      </w:r>
      <w:r w:rsidR="00164689">
        <w:t xml:space="preserve"> (Fig. </w:t>
      </w:r>
      <w:r w:rsidR="00A64CF7">
        <w:t>S7</w:t>
      </w:r>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w:t>
      </w:r>
      <w:del w:id="827" w:author="Nick.Tolimieri" w:date="2022-09-13T15:55:00Z">
        <w:r w:rsidR="00882E30" w:rsidDel="005263C7">
          <w:delText xml:space="preserve"> back to earlier levels after 2017</w:delText>
        </w:r>
      </w:del>
      <w:ins w:id="828" w:author="Nick.Tolimieri" w:date="2022-09-13T15:55:00Z">
        <w:r w:rsidR="005263C7">
          <w:t xml:space="preserve"> again</w:t>
        </w:r>
      </w:ins>
      <w:r w:rsidR="003656D8">
        <w:t xml:space="preserve"> </w:t>
      </w:r>
      <w:ins w:id="829" w:author="Nick.Tolimieri" w:date="2022-09-13T15:57:00Z">
        <w:r w:rsidR="00754042">
          <w:t xml:space="preserve">after 2017 </w:t>
        </w:r>
      </w:ins>
      <w:r w:rsidR="003656D8">
        <w:t xml:space="preserve">(Fig. 2b, </w:t>
      </w:r>
      <w:r w:rsidR="000B1FAB">
        <w:t>S7</w:t>
      </w:r>
      <w:r w:rsidR="003656D8">
        <w:t>)</w:t>
      </w:r>
      <w:r w:rsidR="00882E30">
        <w:t>.</w:t>
      </w:r>
      <w:r>
        <w:t xml:space="preserve"> As we searched extensively for small, hidden urchins</w:t>
      </w:r>
      <w:r w:rsidR="00E63861">
        <w:t xml:space="preserve"> in all years of the study</w:t>
      </w:r>
      <w:r>
        <w:t xml:space="preserve">, it is unlikely that the low densities from early in the study period were due to a failure to count large numbers of </w:t>
      </w:r>
      <w:del w:id="830" w:author="Nick.Tolimieri" w:date="2022-09-13T15:59:00Z">
        <w:r w:rsidDel="00034ACA">
          <w:delText xml:space="preserve">cryptic </w:delText>
        </w:r>
      </w:del>
      <w:ins w:id="831" w:author="Nick.Tolimieri" w:date="2022-09-13T15:59:00Z">
        <w:r w:rsidR="00034ACA">
          <w:t xml:space="preserve">hidden </w:t>
        </w:r>
      </w:ins>
      <w:r>
        <w:t>urchins.</w:t>
      </w:r>
    </w:p>
    <w:p w14:paraId="18C420DD" w14:textId="6EA8BC4A" w:rsidR="00471A3D" w:rsidRDefault="00BB16F1">
      <w:moveToRangeStart w:id="832" w:author="Nick.Tolimieri" w:date="2022-10-03T10:45:00Z" w:name="move115686321"/>
      <w:moveTo w:id="833" w:author="Nick.Tolimieri" w:date="2022-10-03T10:45:00Z">
        <w:r w:rsidRPr="00FD1045">
          <w:t>We saw little evidence</w:t>
        </w:r>
        <w:r>
          <w:t xml:space="preserve"> for recovery</w:t>
        </w:r>
      </w:moveTo>
      <w:ins w:id="834" w:author="Nick.Tolimieri" w:date="2022-10-03T10:45:00Z">
        <w:r>
          <w:t xml:space="preserve"> of sea stars</w:t>
        </w:r>
      </w:ins>
      <w:moveTo w:id="835" w:author="Nick.Tolimieri" w:date="2022-10-03T10:45:00Z">
        <w:r>
          <w:t xml:space="preserve"> following the declines from SSWS </w:t>
        </w:r>
      </w:moveTo>
      <w:ins w:id="836" w:author="Nick.Tolimieri" w:date="2022-10-18T08:51:00Z">
        <w:r w:rsidR="00427164">
          <w:t>described</w:t>
        </w:r>
      </w:ins>
      <w:moveTo w:id="837" w:author="Nick.Tolimieri" w:date="2022-10-03T10:45:00Z">
        <w:r>
          <w:t xml:space="preserve"> by </w:t>
        </w:r>
        <w:r>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bmRhcnktdGl0bGU+PGFsdC10aXRsZT5QIFJveSBTb2MgQi1CaW9sIFNjaTwvYWx0LXRpdGxlPjwv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</w:fldData>
          </w:fldChar>
        </w:r>
      </w:moveTo>
      <w:r w:rsidR="00137191">
        <w:instrText xml:space="preserve"> ADDIN EN.CITE </w:instrText>
      </w:r>
      <w:r w:rsidR="0013719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bmRhcnktdGl0bGU+PGFsdC10aXRsZT5QIFJveSBTb2MgQi1CaW9sIFNjaTwvYWx0LXRpdGxlPjwv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</w:fldData>
        </w:fldChar>
      </w:r>
      <w:r w:rsidR="00137191">
        <w:instrText xml:space="preserve"> ADDIN EN.CITE.DATA </w:instrText>
      </w:r>
      <w:r w:rsidR="00137191">
        <w:fldChar w:fldCharType="end"/>
      </w:r>
      <w:ins w:id="838" w:author="Nick.Tolimieri" w:date="2022-10-03T10:45:00Z"/>
      <w:moveTo w:id="839" w:author="Nick.Tolimieri" w:date="2022-10-03T10:45:00Z">
        <w:r>
          <w:fldChar w:fldCharType="separate"/>
        </w:r>
        <w:r>
          <w:rPr>
            <w:noProof/>
          </w:rPr>
          <w:t>Hamilton et al. (2021)</w:t>
        </w:r>
        <w:r>
          <w:fldChar w:fldCharType="end"/>
        </w:r>
        <w:r>
          <w:t>.</w:t>
        </w:r>
      </w:moveTo>
      <w:moveToRangeEnd w:id="832"/>
      <w:ins w:id="840" w:author="Nick.Tolimieri" w:date="2022-10-03T10:45:00Z">
        <w:r>
          <w:t xml:space="preserve"> </w:t>
        </w:r>
      </w:ins>
      <w:r w:rsidR="00FD1045" w:rsidRPr="00FD1045">
        <w:t>Blood stars (</w:t>
      </w:r>
      <w:r w:rsidR="00FD1045" w:rsidRPr="00FD1045">
        <w:rPr>
          <w:i/>
        </w:rPr>
        <w:t xml:space="preserve">Henricia </w:t>
      </w:r>
      <w:r w:rsidR="00FD1045" w:rsidRPr="00FD1045">
        <w:t>spp.) and leather stars (</w:t>
      </w:r>
      <w:r w:rsidR="00FD1045" w:rsidRPr="00FD1045">
        <w:rPr>
          <w:i/>
        </w:rPr>
        <w:t>Dermasterias imbricata</w:t>
      </w:r>
      <w:r w:rsidR="00FD1045" w:rsidRPr="00FD1045">
        <w:t>) were relatively common in our surveys, but other species were not (Fig 2c)</w:t>
      </w:r>
      <w:r w:rsidR="00EF0B3C" w:rsidRPr="00FD1045">
        <w:t xml:space="preserve">. </w:t>
      </w:r>
      <w:moveFromRangeStart w:id="841" w:author="Nick.Tolimieri" w:date="2022-10-03T10:45:00Z" w:name="move115686321"/>
      <w:moveFrom w:id="842" w:author="Nick.Tolimieri" w:date="2022-10-03T10:45:00Z">
        <w:r w:rsidR="00EF0B3C" w:rsidRPr="00FD1045" w:rsidDel="00BB16F1">
          <w:t>We saw little evidence</w:t>
        </w:r>
        <w:r w:rsidR="00EF0B3C" w:rsidDel="00BB16F1">
          <w:t xml:space="preserve"> for recovery following </w:t>
        </w:r>
        <w:r w:rsidR="003F7E84" w:rsidDel="00BB16F1">
          <w:t xml:space="preserve">the </w:t>
        </w:r>
        <w:r w:rsidR="00EF0B3C" w:rsidDel="00BB16F1">
          <w:t xml:space="preserve">declines from </w:t>
        </w:r>
        <w:r w:rsidR="00882E30" w:rsidDel="00BB16F1">
          <w:t>SSWS</w:t>
        </w:r>
        <w:r w:rsidR="00EF0B3C" w:rsidDel="00BB16F1">
          <w:t xml:space="preserve"> </w:t>
        </w:r>
        <w:r w:rsidR="0040085F" w:rsidDel="00BB16F1">
          <w:t>observed</w:t>
        </w:r>
        <w:r w:rsidR="003F7E84" w:rsidDel="00BB16F1">
          <w:t xml:space="preserve"> by </w:t>
        </w:r>
        <w:r w:rsidR="00E878A1" w:rsidDel="00BB16F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rsidDel="00BB16F1">
          <w:instrText xml:space="preserve"> ADDIN EN.CITE </w:instrText>
        </w:r>
        <w:r w:rsidR="00E878A1" w:rsidDel="00BB16F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rsidDel="00BB16F1">
          <w:instrText xml:space="preserve"> ADDIN EN.CITE.DATA </w:instrText>
        </w:r>
      </w:moveFrom>
      <w:del w:id="843" w:author="Nick.Tolimieri" w:date="2022-10-03T10:45:00Z"/>
      <w:moveFrom w:id="844" w:author="Nick.Tolimieri" w:date="2022-10-03T10:45:00Z">
        <w:r w:rsidR="00E878A1" w:rsidDel="00BB16F1">
          <w:fldChar w:fldCharType="end"/>
        </w:r>
      </w:moveFrom>
      <w:del w:id="845" w:author="Nick.Tolimieri" w:date="2022-10-03T10:45:00Z"/>
      <w:moveFrom w:id="846" w:author="Nick.Tolimieri" w:date="2022-10-03T10:45:00Z">
        <w:r w:rsidR="00E878A1" w:rsidDel="00BB16F1">
          <w:fldChar w:fldCharType="separate"/>
        </w:r>
        <w:r w:rsidR="00E878A1" w:rsidDel="00BB16F1">
          <w:rPr>
            <w:noProof/>
          </w:rPr>
          <w:t>Hamilton et al. (2021)</w:t>
        </w:r>
        <w:r w:rsidR="00E878A1" w:rsidDel="00BB16F1">
          <w:fldChar w:fldCharType="end"/>
        </w:r>
        <w:r w:rsidR="00FD1045" w:rsidDel="00BB16F1">
          <w:t>.</w:t>
        </w:r>
        <w:r w:rsidR="00EF0B3C" w:rsidDel="00BB16F1">
          <w:t xml:space="preserve"> </w:t>
        </w:r>
      </w:moveFrom>
      <w:moveFromRangeEnd w:id="841"/>
      <w:r w:rsidR="00EF0B3C">
        <w:t>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mesopredators that consume urchins</w:t>
      </w:r>
      <w:r w:rsidR="000C02D6">
        <w:t xml:space="preserve"> </w:t>
      </w:r>
      <w:r w:rsidR="00E878A1">
        <w:fldChar w:fldCharType="begin"/>
      </w:r>
      <w:r w:rsidR="00137191">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Biology&lt;/full-title&gt;&lt;abbr-1&gt;Mar. Biol.&lt;/abbr-1&gt;&lt;abbr-2&gt;Mar Biol&lt;/abbr-2&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E878A1">
        <w:fldChar w:fldCharType="separate"/>
      </w:r>
      <w:r w:rsidR="00E878A1">
        <w:rPr>
          <w:noProof/>
        </w:rPr>
        <w:t>(Moitoza &amp; Phillips 1979, Duggins 1983)</w:t>
      </w:r>
      <w:r w:rsidR="00E878A1">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r w:rsidR="00EF0B3C">
        <w:rPr>
          <w:i/>
        </w:rPr>
        <w:t>Leptasterias</w:t>
      </w:r>
      <w:r w:rsidR="003D6C33">
        <w:rPr>
          <w:i/>
        </w:rPr>
        <w:t xml:space="preserve"> </w:t>
      </w:r>
      <w:r w:rsidR="003D6C33" w:rsidRPr="003D6C33">
        <w:t>spp.</w:t>
      </w:r>
      <w:r w:rsidR="00EF0B3C">
        <w:t xml:space="preserve">). </w:t>
      </w:r>
    </w:p>
    <w:p w14:paraId="372D7369" w14:textId="5C04D145" w:rsidR="00471A3D" w:rsidRDefault="00EF0B3C">
      <w:r>
        <w:lastRenderedPageBreak/>
        <w:t xml:space="preserve">We did not see strong temporal trends for most of the larger fishes </w:t>
      </w:r>
      <w:r w:rsidR="00467226">
        <w:t>(&gt;10 cm</w:t>
      </w:r>
      <w:r w:rsidR="004378FD">
        <w:t>)</w:t>
      </w:r>
      <w:r w:rsidR="00467226">
        <w:t xml:space="preserve"> </w:t>
      </w:r>
      <w:r>
        <w:t xml:space="preserve">with the exception of black rockfish, which increased in abundance through 2019 (Fig. 2d, Fig. </w:t>
      </w:r>
      <w:r w:rsidR="000B1FAB">
        <w:t>S8</w:t>
      </w:r>
      <w:r>
        <w:t xml:space="preserve">). This increase may have been the result of strong recruitment of </w:t>
      </w:r>
      <w:r w:rsidR="00BC2B2F">
        <w:t>YTB</w:t>
      </w:r>
      <w:r>
        <w:t xml:space="preserve"> rockfishes to most sites in 2016 (Fig. 2</w:t>
      </w:r>
      <w:ins w:id="847" w:author="Nick.Tolimieri" w:date="2022-09-27T11:59:00Z">
        <w:r w:rsidR="00BF114E">
          <w:t>e</w:t>
        </w:r>
      </w:ins>
      <w:r>
        <w:t>).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w:t>
      </w:r>
      <w:r w:rsidR="009947E5">
        <w:t>S9</w:t>
      </w:r>
      <w:r>
        <w:t>).</w:t>
      </w:r>
    </w:p>
    <w:p w14:paraId="65B154AA" w14:textId="7FCB8AEB" w:rsidR="00471A3D" w:rsidRDefault="009D1439">
      <w:pPr>
        <w:pStyle w:val="Heading2"/>
      </w:pPr>
      <w:bookmarkStart w:id="848" w:name="_u6kl6dz0q0ha" w:colFirst="0" w:colLast="0"/>
      <w:bookmarkEnd w:id="848"/>
      <w:r>
        <w:t xml:space="preserve">3.3 </w:t>
      </w:r>
      <w:r w:rsidR="00EF0B3C">
        <w:t xml:space="preserve">Multivariate analyses of kelp forest community guilds </w:t>
      </w:r>
    </w:p>
    <w:p w14:paraId="5F09EF93" w14:textId="062BEBDA" w:rsidR="00471A3D" w:rsidRDefault="00EF0B3C">
      <w:pPr>
        <w:rPr>
          <w:highlight w:val="yellow"/>
        </w:rPr>
      </w:pPr>
      <w:r>
        <w:t xml:space="preserve">The factors Site, Depth, and Year and all two-way interactions explained approximately </w:t>
      </w:r>
      <w:ins w:id="849" w:author="Nick.Tolimieri" w:date="2022-10-03T10:47:00Z">
        <w:r w:rsidR="00BB16F1">
          <w:t xml:space="preserve">a third to </w:t>
        </w:r>
      </w:ins>
      <w:r>
        <w:t>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PerMANOVA (Fig. 4, Tables </w:t>
      </w:r>
      <w:r w:rsidR="00D9376B">
        <w:t>S7</w:t>
      </w:r>
      <w:r>
        <w:t>-</w:t>
      </w:r>
      <w:r w:rsidR="00D9376B">
        <w:t>S10</w:t>
      </w:r>
      <w:r>
        <w:t>).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0A1773C9"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r w:rsidR="002351CB" w:rsidRPr="008A6B3E">
        <w:rPr>
          <w:i/>
        </w:rPr>
        <w:t>Pterygophora</w:t>
      </w:r>
      <w:r w:rsidR="002351CB" w:rsidRPr="008A6B3E">
        <w:t xml:space="preserve"> (on the first axis) and also on </w:t>
      </w:r>
      <w:r w:rsidRPr="008A6B3E">
        <w:rPr>
          <w:i/>
        </w:rPr>
        <w:t xml:space="preserve">Macrocystis </w:t>
      </w:r>
      <w:r w:rsidRPr="008A6B3E">
        <w:t xml:space="preserve">and </w:t>
      </w:r>
      <w:r w:rsidRPr="008A6B3E">
        <w:rPr>
          <w:i/>
        </w:rPr>
        <w:t xml:space="preserve">Nereocystis,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 xml:space="preserve">second axis (Fig. 3a,b). In the context of our data, this result makes sense as three sites are </w:t>
      </w:r>
      <w:r w:rsidRPr="008A6B3E">
        <w:rPr>
          <w:i/>
        </w:rPr>
        <w:lastRenderedPageBreak/>
        <w:t>Nereocystis</w:t>
      </w:r>
      <w:r w:rsidRPr="008A6B3E">
        <w:t xml:space="preserve"> dominated (Tatoosh Island, Destruction Island, and Cape Alava) while the others are </w:t>
      </w:r>
      <w:r w:rsidRPr="008A6B3E">
        <w:rPr>
          <w:i/>
        </w:rPr>
        <w:t>Macrocystis</w:t>
      </w:r>
      <w:r w:rsidRPr="008A6B3E">
        <w:t xml:space="preserve"> dominated (Neah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r w:rsidR="00D9376B">
        <w:t>Table S7</w:t>
      </w:r>
      <w:r w:rsidRPr="008A6B3E">
        <w:t>), which would be expected as a function of light limitation for autotrophs</w:t>
      </w:r>
      <w:r w:rsidR="004378FD" w:rsidRPr="008A6B3E">
        <w:t xml:space="preserve"> </w:t>
      </w:r>
      <w:r w:rsidR="00E878A1">
        <w:fldChar w:fldCharType="begin"/>
      </w:r>
      <w:r w:rsidR="00E878A1">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E878A1">
        <w:fldChar w:fldCharType="separate"/>
      </w:r>
      <w:r w:rsidR="00E878A1">
        <w:rPr>
          <w:noProof/>
        </w:rPr>
        <w:t>(Dayton et al. 1984)</w:t>
      </w:r>
      <w:r w:rsidR="00E878A1">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over the survey span (2015-2021), and that differences among sites in terms of which algae were present, remained consistent.</w:t>
      </w:r>
      <w:r>
        <w:t xml:space="preserve"> </w:t>
      </w:r>
    </w:p>
    <w:p w14:paraId="68E62603" w14:textId="0CA3D0FB" w:rsidR="00471A3D" w:rsidRDefault="00EF0B3C">
      <w:r>
        <w:t>For invertebrates virtually all of the explained variance was in the Site term (Fig. 4) with sites showing clear separation in the ordination (Fig. 3c,d). Tatoosh Island clustered separately from the other sites and was distinguished by the abundance of the three urchin species (axis 1, Fig. 3c). The ordination also tracked increases in urchin densities at Destruction Island and Neah Bay from 2018 as these years ordinated negatively on the first axis, which is consistent with the significant Site x Year effect (p &lt; 0.05, r</w:t>
      </w:r>
      <w:r>
        <w:rPr>
          <w:vertAlign w:val="superscript"/>
        </w:rPr>
        <w:t>2</w:t>
      </w:r>
      <w:r>
        <w:t xml:space="preserve"> = 0.07) in the PerMANOVA (</w:t>
      </w:r>
      <w:r w:rsidR="00D9376B">
        <w:t>Table S8</w:t>
      </w:r>
      <w:r>
        <w:t xml:space="preserve">). Leather stars, </w:t>
      </w:r>
      <w:r>
        <w:rPr>
          <w:i/>
        </w:rPr>
        <w:t xml:space="preserve">Pisaster </w:t>
      </w:r>
      <w:r>
        <w:t>spp., tunicates, and sea cucumbers were prevalent at Destruction Island and Cape Alava (positive loading on axis 2), while brood stars were more abundant at Neah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2C25EC8B"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r w:rsidR="0001282F">
        <w:t>N</w:t>
      </w:r>
      <w:r>
        <w:t xml:space="preserve">eah Bay and </w:t>
      </w:r>
      <w:r>
        <w:lastRenderedPageBreak/>
        <w:t xml:space="preserve">Cape Johnson showed some separation from the other locations, </w:t>
      </w:r>
      <w:r w:rsidR="0001282F">
        <w:t xml:space="preserve">whereas </w:t>
      </w:r>
      <w:r>
        <w:t>Tatoosh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 </w:t>
      </w:r>
      <w:r w:rsidR="004205CB">
        <w:t>S9</w:t>
      </w:r>
      <w:r>
        <w:t>).</w:t>
      </w:r>
    </w:p>
    <w:p w14:paraId="0DC917B1" w14:textId="071A310C" w:rsidR="00471A3D" w:rsidRDefault="00EF0B3C">
      <w:r>
        <w:t>For juvenile rockfishes, the ordination showed little clustering of sites (Fig. 3g,h), and most of the explained variance was in the Year term in the PerMANOVA (r</w:t>
      </w:r>
      <w:r>
        <w:rPr>
          <w:vertAlign w:val="superscript"/>
        </w:rPr>
        <w:t>2</w:t>
      </w:r>
      <w:r>
        <w:t xml:space="preserve"> = 0.29, Fig. 4, </w:t>
      </w:r>
      <w:r w:rsidR="00D9376B">
        <w:t>Table S10</w:t>
      </w:r>
      <w:r>
        <w:t>) with a smaller contribution from the Site x Year term (r</w:t>
      </w:r>
      <w:r>
        <w:rPr>
          <w:vertAlign w:val="superscript"/>
        </w:rPr>
        <w:t>2</w:t>
      </w:r>
      <w:r>
        <w:t xml:space="preserve"> = 0.07). Specifically, 2016 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850" w:name="_8ord3kzb5sb4" w:colFirst="0" w:colLast="0"/>
      <w:bookmarkEnd w:id="850"/>
      <w:r>
        <w:t xml:space="preserve">3.4 </w:t>
      </w:r>
      <w:r w:rsidR="00EF0B3C">
        <w:t>Urchins and kelp</w:t>
      </w:r>
    </w:p>
    <w:p w14:paraId="3B62979D" w14:textId="77777777" w:rsidR="00471A3D" w:rsidRDefault="00EF0B3C">
      <w:r>
        <w:t xml:space="preserve">We did not see strong, negative correlations between urchins and kelp across years at the coastwide scale that would suggest top-down pressure by urchins on kelp throughout our study region. Neither </w:t>
      </w:r>
      <w:r>
        <w:rPr>
          <w:i/>
        </w:rPr>
        <w:t xml:space="preserve">Macrocystis </w:t>
      </w:r>
      <w:r>
        <w:t>nor</w:t>
      </w:r>
      <w:r>
        <w:rPr>
          <w:i/>
        </w:rPr>
        <w:t xml:space="preserve"> Nereocystis </w:t>
      </w:r>
      <w:r>
        <w:t>stipe densities were correlated with urchin density when averaged across the sites within a year (p &gt; 0.05 for both, Fig. 5a), and unexpectedly we found a positive relationship between</w:t>
      </w:r>
      <w:r>
        <w:rPr>
          <w:i/>
        </w:rPr>
        <w:t xml:space="preserve"> Pterygophora</w:t>
      </w:r>
      <w:r>
        <w:t xml:space="preserve"> stipe density and total urchin density (Fig. 5a, r</w:t>
      </w:r>
      <w:r>
        <w:rPr>
          <w:vertAlign w:val="superscript"/>
        </w:rPr>
        <w:t>2</w:t>
      </w:r>
      <w:r>
        <w:t xml:space="preserve"> = 0.78, p = 0.02). Both </w:t>
      </w:r>
      <w:r>
        <w:rPr>
          <w:i/>
        </w:rPr>
        <w:t xml:space="preserve">Pterygophora </w:t>
      </w:r>
      <w:r>
        <w:t>and total urchin density increased through 2019 but then dropped in 2021 (Fig. 2b,c).</w:t>
      </w:r>
    </w:p>
    <w:p w14:paraId="505F3B6D" w14:textId="66FB74D4" w:rsidR="00471A3D" w:rsidRDefault="00EF0B3C">
      <w:r>
        <w:t xml:space="preserve">Consideration of site- and year-specific variation revealed an apparent, negative exponential relationship between </w:t>
      </w:r>
      <w:r>
        <w:rPr>
          <w:i/>
        </w:rPr>
        <w:t xml:space="preserve">Macrocystis </w:t>
      </w:r>
      <w:r>
        <w:t xml:space="preserve">stipe densities and urchins (Fig. 5b), but this relationship was driven by one site (Tatoosh Island) where </w:t>
      </w:r>
      <w:r>
        <w:rPr>
          <w:i/>
        </w:rPr>
        <w:t>Macrocystis</w:t>
      </w:r>
      <w:r>
        <w:t xml:space="preserve"> was largely absent and </w:t>
      </w:r>
      <w:r>
        <w:lastRenderedPageBreak/>
        <w:t xml:space="preserve">urchins were abundant </w:t>
      </w:r>
      <w:r w:rsidR="00B81532">
        <w:t xml:space="preserve">and by other sites where </w:t>
      </w:r>
      <w:r w:rsidR="00B81532" w:rsidRPr="00B81532">
        <w:rPr>
          <w:i/>
        </w:rPr>
        <w:t>Macrocystis</w:t>
      </w:r>
      <w:r w:rsidR="00B81532">
        <w:t xml:space="preserve"> was present but urchin densities were near zer</w:t>
      </w:r>
      <w:r w:rsidR="00B81532" w:rsidRPr="004E61FE">
        <w:t xml:space="preserve">o </w:t>
      </w:r>
      <w:r w:rsidRPr="004E61FE">
        <w:t xml:space="preserve">(Figs. </w:t>
      </w:r>
      <w:r w:rsidR="004E61FE" w:rsidRPr="004E61FE">
        <w:t>S</w:t>
      </w:r>
      <w:r w:rsidR="004E61FE" w:rsidRPr="00310026">
        <w:t>6</w:t>
      </w:r>
      <w:r w:rsidR="004E61FE" w:rsidRPr="004E61FE">
        <w:t xml:space="preserve"> </w:t>
      </w:r>
      <w:r w:rsidRPr="004E61FE">
        <w:t xml:space="preserve">&amp; </w:t>
      </w:r>
      <w:r w:rsidR="004E61FE" w:rsidRPr="004E61FE">
        <w:t>S7</w:t>
      </w:r>
      <w:r w:rsidRPr="004E61FE">
        <w:t>).</w:t>
      </w:r>
      <w:r>
        <w:t xml:space="preserve"> </w:t>
      </w:r>
      <w:r w:rsidR="000E01A0">
        <w:t>Consequently</w:t>
      </w:r>
      <w:r w:rsidR="00500A49">
        <w:t>,</w:t>
      </w:r>
      <w:r>
        <w:t xml:space="preserve"> it is hard to come to firm conclusions regarding this relationship. </w:t>
      </w:r>
      <w:r>
        <w:rPr>
          <w:i/>
        </w:rPr>
        <w:t xml:space="preserve">Nereocystis </w:t>
      </w:r>
      <w:r>
        <w:t>showed no obvious relationship to urchin density across sites and years (Fig. 5</w:t>
      </w:r>
      <w:r w:rsidR="00F573AF">
        <w:t>c</w:t>
      </w:r>
      <w:r>
        <w:t xml:space="preserve">). Overall, </w:t>
      </w:r>
      <w:r>
        <w:rPr>
          <w:i/>
        </w:rPr>
        <w:t>Pterygophora</w:t>
      </w:r>
      <w:r>
        <w:t xml:space="preserve"> was not correlated with urchin density, but at Tatoosh Island urchins and </w:t>
      </w:r>
      <w:r>
        <w:rPr>
          <w:i/>
        </w:rPr>
        <w:t xml:space="preserve">Pterygophora </w:t>
      </w:r>
      <w:r>
        <w:t>were positively associated across years (r</w:t>
      </w:r>
      <w:r>
        <w:rPr>
          <w:vertAlign w:val="superscript"/>
        </w:rPr>
        <w:t>2</w:t>
      </w:r>
      <w:r>
        <w:t xml:space="preserve"> = 0.82, p= 0.03, Fig. 5d) and thus Tatoosh Island is largely responsible for the urchin-kelp relationship at the region-scale (Fig. 5a)</w:t>
      </w:r>
      <w:r w:rsidR="0002194D">
        <w:t xml:space="preserve">. </w:t>
      </w:r>
      <w:r w:rsidR="0041101E">
        <w:t xml:space="preserve">Other kelps did not show correlations at the site scale across years (Fig. 5e). </w:t>
      </w:r>
      <w:r w:rsidR="0002194D">
        <w:t>However, the scale of the axes in Figures 5b and 5d obscures positive relationships between urchin density and both</w:t>
      </w:r>
      <w:r w:rsidR="0002194D" w:rsidRPr="0002194D">
        <w:rPr>
          <w:i/>
        </w:rPr>
        <w:t xml:space="preserve"> Macrocystis</w:t>
      </w:r>
      <w:r w:rsidR="0002194D">
        <w:t xml:space="preserve"> and </w:t>
      </w:r>
      <w:r w:rsidR="0002194D" w:rsidRPr="0002194D">
        <w:rPr>
          <w:i/>
        </w:rPr>
        <w:t>Pterygophora</w:t>
      </w:r>
      <w:r w:rsidR="0002194D">
        <w:t xml:space="preserve"> at Neah Bay (Fig. 5f)</w:t>
      </w:r>
      <w:r w:rsidR="006A6394">
        <w:t>, although the range of urchin density is quite small.</w:t>
      </w:r>
      <w:r w:rsidR="0002194D">
        <w:t xml:space="preserve"> </w:t>
      </w:r>
    </w:p>
    <w:p w14:paraId="707792D2" w14:textId="53C30736" w:rsidR="00471A3D" w:rsidRPr="00310026" w:rsidRDefault="00EF0B3C">
      <w:pPr>
        <w:rPr>
          <w:color w:val="000000" w:themeColor="text1"/>
        </w:rPr>
      </w:pPr>
      <w:del w:id="851" w:author="Nick.Tolimieri" w:date="2022-09-27T14:11:00Z">
        <w:r w:rsidRPr="00310026" w:rsidDel="00A86B0B">
          <w:rPr>
            <w:color w:val="000000" w:themeColor="text1"/>
          </w:rPr>
          <w:delText>Because urchin densities changed the most at Tatoosh Island, w</w:delText>
        </w:r>
      </w:del>
      <w:ins w:id="852" w:author="Nick.Tolimieri" w:date="2022-09-27T14:12:00Z">
        <w:r w:rsidR="00A86B0B" w:rsidRPr="00310026">
          <w:rPr>
            <w:color w:val="000000" w:themeColor="text1"/>
          </w:rPr>
          <w:t xml:space="preserve">At Tatoosh Island where urchin densities changed the most, </w:t>
        </w:r>
      </w:ins>
      <w:del w:id="853" w:author="Nick.Tolimieri" w:date="2022-09-27T14:12:00Z">
        <w:r w:rsidRPr="00310026" w:rsidDel="00A86B0B">
          <w:rPr>
            <w:color w:val="000000" w:themeColor="text1"/>
          </w:rPr>
          <w:delText>e examined</w:delText>
        </w:r>
      </w:del>
      <w:del w:id="854" w:author="Nick.Tolimieri" w:date="2022-09-27T14:11:00Z">
        <w:r w:rsidRPr="00310026" w:rsidDel="00A86B0B">
          <w:rPr>
            <w:color w:val="000000" w:themeColor="text1"/>
          </w:rPr>
          <w:delText xml:space="preserve"> small-scale (transect-level) </w:delText>
        </w:r>
      </w:del>
      <w:del w:id="855" w:author="Nick.Tolimieri" w:date="2022-09-27T14:12:00Z">
        <w:r w:rsidRPr="00310026" w:rsidDel="00A86B0B">
          <w:rPr>
            <w:color w:val="000000" w:themeColor="text1"/>
          </w:rPr>
          <w:delText>relationships between urchins and the</w:delText>
        </w:r>
        <w:r w:rsidR="00E63861" w:rsidRPr="00310026" w:rsidDel="00A86B0B">
          <w:rPr>
            <w:color w:val="000000" w:themeColor="text1"/>
          </w:rPr>
          <w:delText xml:space="preserve"> </w:delText>
        </w:r>
        <w:r w:rsidRPr="00310026" w:rsidDel="00A86B0B">
          <w:rPr>
            <w:color w:val="000000" w:themeColor="text1"/>
          </w:rPr>
          <w:delText xml:space="preserve">kelps </w:delText>
        </w:r>
        <w:r w:rsidR="00E63861" w:rsidRPr="00310026" w:rsidDel="00A86B0B">
          <w:rPr>
            <w:color w:val="000000" w:themeColor="text1"/>
          </w:rPr>
          <w:delText>present</w:delText>
        </w:r>
        <w:r w:rsidRPr="00310026" w:rsidDel="00A86B0B">
          <w:rPr>
            <w:color w:val="000000" w:themeColor="text1"/>
          </w:rPr>
          <w:delText xml:space="preserve"> there to determine whether  increased urchin densities resulted in localized kelp loss. </w:delText>
        </w:r>
      </w:del>
      <w:ins w:id="856" w:author="Nick.Tolimieri" w:date="2022-09-27T14:12:00Z">
        <w:r w:rsidR="00A86B0B" w:rsidRPr="00310026">
          <w:rPr>
            <w:color w:val="000000" w:themeColor="text1"/>
          </w:rPr>
          <w:t>t</w:t>
        </w:r>
      </w:ins>
      <w:ins w:id="857" w:author="Nick.Tolimieri" w:date="2022-09-27T14:10:00Z">
        <w:r w:rsidR="00A86B0B" w:rsidRPr="00310026">
          <w:rPr>
            <w:color w:val="000000" w:themeColor="text1"/>
          </w:rPr>
          <w:t>he REWB model</w:t>
        </w:r>
      </w:ins>
      <w:ins w:id="858" w:author="Nick.Tolimieri" w:date="2022-09-27T14:13:00Z">
        <w:r w:rsidR="00A86B0B" w:rsidRPr="00310026">
          <w:rPr>
            <w:color w:val="000000" w:themeColor="text1"/>
          </w:rPr>
          <w:t>s</w:t>
        </w:r>
      </w:ins>
      <w:ins w:id="859" w:author="Nick.Tolimieri" w:date="2022-09-27T14:10:00Z">
        <w:r w:rsidR="00A86B0B" w:rsidRPr="00310026">
          <w:rPr>
            <w:color w:val="000000" w:themeColor="text1"/>
          </w:rPr>
          <w:t xml:space="preserve"> did not find evidence for an impact of urchins on </w:t>
        </w:r>
      </w:ins>
      <w:ins w:id="860" w:author="Nick.Tolimieri" w:date="2022-09-27T14:13:00Z">
        <w:r w:rsidR="00A86B0B" w:rsidRPr="00310026">
          <w:rPr>
            <w:color w:val="000000" w:themeColor="text1"/>
          </w:rPr>
          <w:t xml:space="preserve">either </w:t>
        </w:r>
        <w:r w:rsidR="00A86B0B" w:rsidRPr="00310026">
          <w:rPr>
            <w:i/>
            <w:color w:val="000000" w:themeColor="text1"/>
          </w:rPr>
          <w:t xml:space="preserve">Nereocystis </w:t>
        </w:r>
        <w:r w:rsidR="00A86B0B" w:rsidRPr="00310026">
          <w:rPr>
            <w:color w:val="000000" w:themeColor="text1"/>
          </w:rPr>
          <w:t xml:space="preserve">or </w:t>
        </w:r>
        <w:r w:rsidR="00A86B0B" w:rsidRPr="00310026">
          <w:rPr>
            <w:i/>
            <w:color w:val="000000" w:themeColor="text1"/>
          </w:rPr>
          <w:t>Pterygophora</w:t>
        </w:r>
      </w:ins>
      <w:ins w:id="861" w:author="Nick.Tolimieri" w:date="2022-09-27T14:14:00Z">
        <w:r w:rsidR="002C04CA" w:rsidRPr="00310026">
          <w:rPr>
            <w:color w:val="000000" w:themeColor="text1"/>
          </w:rPr>
          <w:t xml:space="preserve"> with the 95% confidence limits coefficients for the fixed effects all overlapping zero</w:t>
        </w:r>
      </w:ins>
      <w:ins w:id="862" w:author="Nick.Tolimieri" w:date="2022-09-27T14:18:00Z">
        <w:r w:rsidR="006A3F3E" w:rsidRPr="00310026">
          <w:rPr>
            <w:color w:val="000000" w:themeColor="text1"/>
          </w:rPr>
          <w:t xml:space="preserve"> with the exception of the Year term</w:t>
        </w:r>
      </w:ins>
      <w:ins w:id="863" w:author="Nick.Tolimieri" w:date="2022-09-27T14:19:00Z">
        <w:r w:rsidR="003F686B" w:rsidRPr="00310026">
          <w:rPr>
            <w:color w:val="000000" w:themeColor="text1"/>
          </w:rPr>
          <w:t xml:space="preserve"> (</w:t>
        </w:r>
      </w:ins>
      <w:ins w:id="864" w:author="Nick.Tolimieri" w:date="2022-09-27T15:38:00Z">
        <w:r w:rsidR="00C961E4">
          <w:rPr>
            <w:color w:val="000000" w:themeColor="text1"/>
          </w:rPr>
          <w:t xml:space="preserve">Tables S11 &amp; S12, </w:t>
        </w:r>
      </w:ins>
      <w:ins w:id="865" w:author="Nick.Tolimieri" w:date="2022-09-27T14:19:00Z">
        <w:r w:rsidR="003F686B" w:rsidRPr="00310026">
          <w:rPr>
            <w:color w:val="000000" w:themeColor="text1"/>
          </w:rPr>
          <w:t>Fig. S10)</w:t>
        </w:r>
      </w:ins>
      <w:ins w:id="866" w:author="Nick.Tolimieri" w:date="2022-09-27T14:13:00Z">
        <w:r w:rsidR="008E73AC" w:rsidRPr="00310026">
          <w:rPr>
            <w:i/>
            <w:color w:val="000000" w:themeColor="text1"/>
          </w:rPr>
          <w:t>.</w:t>
        </w:r>
      </w:ins>
      <w:ins w:id="867" w:author="Nick.Tolimieri" w:date="2022-09-27T14:17:00Z">
        <w:r w:rsidR="008E73AC" w:rsidRPr="00310026">
          <w:rPr>
            <w:i/>
            <w:color w:val="000000" w:themeColor="text1"/>
          </w:rPr>
          <w:t xml:space="preserve"> </w:t>
        </w:r>
        <w:r w:rsidR="008E73AC" w:rsidRPr="00310026">
          <w:rPr>
            <w:color w:val="000000" w:themeColor="text1"/>
          </w:rPr>
          <w:t>However, at the transect level (ignoring other factors)</w:t>
        </w:r>
      </w:ins>
      <w:ins w:id="868" w:author="Nick.Tolimieri" w:date="2022-09-27T14:18:00Z">
        <w:r w:rsidR="00D329B7" w:rsidRPr="00310026">
          <w:rPr>
            <w:color w:val="000000" w:themeColor="text1"/>
          </w:rPr>
          <w:t>, linear regr</w:t>
        </w:r>
        <w:r w:rsidR="008E73AC" w:rsidRPr="00310026">
          <w:rPr>
            <w:color w:val="000000" w:themeColor="text1"/>
          </w:rPr>
          <w:t xml:space="preserve">ession did find </w:t>
        </w:r>
      </w:ins>
      <w:r w:rsidRPr="00310026">
        <w:rPr>
          <w:color w:val="000000" w:themeColor="text1"/>
        </w:rPr>
        <w:t>a negative relationship between urchin density and log</w:t>
      </w:r>
      <w:r w:rsidR="003D6C33" w:rsidRPr="00310026">
        <w:rPr>
          <w:color w:val="000000" w:themeColor="text1"/>
          <w:vertAlign w:val="subscript"/>
        </w:rPr>
        <w:t>e</w:t>
      </w:r>
      <w:r w:rsidRPr="00310026">
        <w:rPr>
          <w:color w:val="000000" w:themeColor="text1"/>
        </w:rPr>
        <w:t>(</w:t>
      </w:r>
      <w:r w:rsidRPr="00310026">
        <w:rPr>
          <w:i/>
          <w:color w:val="000000" w:themeColor="text1"/>
        </w:rPr>
        <w:t xml:space="preserve">Nereocystis </w:t>
      </w:r>
      <w:r w:rsidRPr="00310026">
        <w:rPr>
          <w:color w:val="000000" w:themeColor="text1"/>
        </w:rPr>
        <w:t>stipe density) (r</w:t>
      </w:r>
      <w:r w:rsidRPr="00310026">
        <w:rPr>
          <w:color w:val="000000" w:themeColor="text1"/>
          <w:vertAlign w:val="superscript"/>
        </w:rPr>
        <w:t>2</w:t>
      </w:r>
      <w:r w:rsidRPr="00310026">
        <w:rPr>
          <w:color w:val="000000" w:themeColor="text1"/>
        </w:rPr>
        <w:t xml:space="preserve"> = 0.16, p = 0.002, Fig. 5</w:t>
      </w:r>
      <w:r w:rsidR="0041101E" w:rsidRPr="00310026">
        <w:rPr>
          <w:color w:val="000000" w:themeColor="text1"/>
        </w:rPr>
        <w:t>g</w:t>
      </w:r>
      <w:r w:rsidRPr="00310026">
        <w:rPr>
          <w:color w:val="000000" w:themeColor="text1"/>
        </w:rPr>
        <w:t xml:space="preserve">), suggesting that at this small scale, urchin herbivory may have led to patchy reductions in </w:t>
      </w:r>
      <w:r w:rsidRPr="00310026">
        <w:rPr>
          <w:i/>
          <w:color w:val="000000" w:themeColor="text1"/>
        </w:rPr>
        <w:t xml:space="preserve">Nereocystis </w:t>
      </w:r>
      <w:r w:rsidRPr="00310026">
        <w:rPr>
          <w:color w:val="000000" w:themeColor="text1"/>
        </w:rPr>
        <w:t>density</w:t>
      </w:r>
      <w:ins w:id="869" w:author="Nick.Tolimieri" w:date="2022-10-18T10:51:00Z">
        <w:r w:rsidR="003F66BA">
          <w:rPr>
            <w:color w:val="000000" w:themeColor="text1"/>
          </w:rPr>
          <w:t>, although the effect appears confounded with time</w:t>
        </w:r>
      </w:ins>
      <w:r w:rsidRPr="00310026">
        <w:rPr>
          <w:color w:val="000000" w:themeColor="text1"/>
        </w:rPr>
        <w:t>.</w:t>
      </w:r>
      <w:r w:rsidRPr="00310026">
        <w:rPr>
          <w:i/>
          <w:color w:val="000000" w:themeColor="text1"/>
        </w:rPr>
        <w:t xml:space="preserve"> </w:t>
      </w:r>
      <w:r w:rsidR="00A62E96" w:rsidRPr="00310026">
        <w:rPr>
          <w:color w:val="000000" w:themeColor="text1"/>
        </w:rPr>
        <w:t>Divers did notice active grazing, and loss of stipitate kelps, along with the remaining</w:t>
      </w:r>
      <w:r w:rsidR="00A62E96" w:rsidRPr="00310026">
        <w:rPr>
          <w:i/>
          <w:color w:val="000000" w:themeColor="text1"/>
        </w:rPr>
        <w:t xml:space="preserve"> Pterygophora</w:t>
      </w:r>
      <w:r w:rsidR="00A62E96" w:rsidRPr="00310026">
        <w:rPr>
          <w:color w:val="000000" w:themeColor="text1"/>
        </w:rPr>
        <w:t xml:space="preserve"> showing heavy signs of grazing in many areas on Tatoosh. However, </w:t>
      </w:r>
      <w:r w:rsidRPr="00310026">
        <w:rPr>
          <w:i/>
          <w:color w:val="000000" w:themeColor="text1"/>
        </w:rPr>
        <w:t>Pterygophora</w:t>
      </w:r>
      <w:r w:rsidRPr="00310026">
        <w:rPr>
          <w:color w:val="000000" w:themeColor="text1"/>
        </w:rPr>
        <w:t xml:space="preserve"> showed no relationship to urchins at the transect level (Fig. 5f), unlike at the site level across years. </w:t>
      </w:r>
    </w:p>
    <w:p w14:paraId="36487468" w14:textId="3C9FE6C3" w:rsidR="00471A3D" w:rsidRDefault="009D1439">
      <w:pPr>
        <w:pStyle w:val="Heading2"/>
      </w:pPr>
      <w:bookmarkStart w:id="870" w:name="_kht2apu2sjj7" w:colFirst="0" w:colLast="0"/>
      <w:bookmarkEnd w:id="870"/>
      <w:r>
        <w:lastRenderedPageBreak/>
        <w:t xml:space="preserve">3.5 </w:t>
      </w:r>
      <w:r w:rsidR="00EF0B3C">
        <w:t>Kelp density and rockfish recruitment</w:t>
      </w:r>
    </w:p>
    <w:p w14:paraId="14A685D6" w14:textId="60D60F34"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r w:rsidR="00D9376B">
        <w:t>Table S1</w:t>
      </w:r>
      <w:r w:rsidR="004B1702">
        <w:t>3</w:t>
      </w:r>
      <w:r w:rsidR="00212809">
        <w:t>). The next best model</w:t>
      </w:r>
      <w:r w:rsidR="00C751B5">
        <w:t>s</w:t>
      </w:r>
      <w:r w:rsidR="00212809">
        <w:t xml:space="preserve"> (ΔAICc=1.</w:t>
      </w:r>
      <w:r w:rsidR="00C751B5">
        <w:t>39</w:t>
      </w:r>
      <w:r w:rsidR="00212809">
        <w:t xml:space="preserve">) </w:t>
      </w:r>
      <w:r w:rsidR="00C751B5">
        <w:t xml:space="preserve">included the sum of all kelp stipes and surface canopy plus </w:t>
      </w:r>
      <w:r w:rsidR="00C751B5" w:rsidRPr="00C751B5">
        <w:rPr>
          <w:i/>
        </w:rPr>
        <w:t>Pterygophora</w:t>
      </w:r>
      <w:r w:rsidR="00C751B5">
        <w:t xml:space="preserve"> (ΔAICc=1.74), which is qualitatively similar to the best-fit model</w:t>
      </w:r>
      <w:r w:rsidR="006470AE">
        <w:t xml:space="preserve"> in terms of the inclusion of most kelp</w:t>
      </w:r>
      <w:r w:rsidR="00C751B5">
        <w:t xml:space="preserve">. </w:t>
      </w:r>
      <w:r>
        <w:t>The two</w:t>
      </w:r>
      <w:r w:rsidR="006470AE">
        <w:t xml:space="preserve"> model</w:t>
      </w:r>
      <w:ins w:id="871" w:author="Nick.Tolimieri" w:date="2022-09-13T16:00:00Z">
        <w:r w:rsidR="00034ACA">
          <w:t>s</w:t>
        </w:r>
      </w:ins>
      <w:r w:rsidR="006470AE">
        <w:t xml:space="preserve"> </w:t>
      </w:r>
      <w:r>
        <w:t>includ</w:t>
      </w:r>
      <w:r w:rsidR="006470AE">
        <w:t>ing</w:t>
      </w:r>
      <w:r>
        <w:t xml:space="preserve"> </w:t>
      </w:r>
      <w:r>
        <w:rPr>
          <w:i/>
        </w:rPr>
        <w:t xml:space="preserve">Macrocystis </w:t>
      </w:r>
      <w:r>
        <w:t xml:space="preserve">and </w:t>
      </w:r>
      <w:r>
        <w:rPr>
          <w:i/>
        </w:rPr>
        <w:t>Nereocystis</w:t>
      </w:r>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individual </w:t>
      </w:r>
      <w:r w:rsidR="008A3F3E">
        <w:t xml:space="preserve">surface-canopy </w:t>
      </w:r>
      <w:r>
        <w:t>kelps all having coefficients of approximately 2.5 (</w:t>
      </w:r>
      <w:r w:rsidR="00D9376B">
        <w:t>Table S1</w:t>
      </w:r>
      <w:r w:rsidR="004B1702">
        <w:t>3</w:t>
      </w:r>
      <w:r w:rsidR="008A3F3E">
        <w:t xml:space="preserve"> &amp; </w:t>
      </w:r>
      <w:r w:rsidR="00D9376B">
        <w:t>S1</w:t>
      </w:r>
      <w:r w:rsidR="004B1702">
        <w:t>4</w:t>
      </w:r>
      <w:r>
        <w:t>). For the random effects</w:t>
      </w:r>
      <w:r w:rsidR="00270E92">
        <w:t xml:space="preserve"> (</w:t>
      </w:r>
      <w:r w:rsidR="00D9376B">
        <w:t>Table S1</w:t>
      </w:r>
      <w:r w:rsidR="004B1702">
        <w:t>4</w:t>
      </w:r>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r w:rsidRPr="00CE37D1">
        <w:rPr>
          <w:i/>
        </w:rPr>
        <w:t xml:space="preserve">Macrocystis </w:t>
      </w:r>
      <w:r w:rsidRPr="00CE37D1">
        <w:t xml:space="preserve">and </w:t>
      </w:r>
      <w:r w:rsidRPr="00CE37D1">
        <w:rPr>
          <w:i/>
        </w:rPr>
        <w:t xml:space="preserve">Nereocystis </w:t>
      </w:r>
      <w:r w:rsidRPr="00CE37D1">
        <w:t xml:space="preserve">were included as individual predictors (5.31 ± 2.30 and 3.28 ± 1.81, respectively). For </w:t>
      </w:r>
      <w:r>
        <w:t>the abundance portion of the hurdle model, the model Year and Site</w:t>
      </w:r>
      <w:r w:rsidR="00275138">
        <w:t xml:space="preserve"> had the lowest </w:t>
      </w:r>
      <w:r>
        <w:t xml:space="preserve">AICc value </w:t>
      </w:r>
      <w:r w:rsidR="00275138">
        <w:t xml:space="preserve">with the next best model </w:t>
      </w:r>
      <w:r>
        <w:t>2.17 points higher</w:t>
      </w:r>
      <w:r w:rsidR="001A5B6F">
        <w:t xml:space="preserve"> (Table S1</w:t>
      </w:r>
      <w:r w:rsidR="004B1702">
        <w:t>5</w:t>
      </w:r>
      <w:r w:rsidR="001A5B6F">
        <w:t>)</w:t>
      </w:r>
      <w:r>
        <w:t xml:space="preserve">. </w:t>
      </w:r>
      <w:r w:rsidR="00275138">
        <w:t xml:space="preserve">Figure 6b shows the combined hurdle model including </w:t>
      </w:r>
      <w:r w:rsidR="00275138" w:rsidRPr="00275138">
        <w:rPr>
          <w:i/>
        </w:rPr>
        <w:t>Macro</w:t>
      </w:r>
      <w:r w:rsidR="00517E1A">
        <w:rPr>
          <w:i/>
        </w:rPr>
        <w:t>cystis</w:t>
      </w:r>
      <w:r w:rsidR="00275138">
        <w:t xml:space="preserve"> and </w:t>
      </w:r>
      <w:r w:rsidR="00275138" w:rsidRPr="00275138">
        <w:rPr>
          <w:i/>
        </w:rPr>
        <w:t>Nereo</w:t>
      </w:r>
      <w:r w:rsidR="00517E1A">
        <w:rPr>
          <w:i/>
        </w:rPr>
        <w:t>cystis</w:t>
      </w:r>
      <w:r w:rsidR="00275138">
        <w:t xml:space="preserve"> for the occurrence model and Site and Year abundance model.</w:t>
      </w:r>
    </w:p>
    <w:p w14:paraId="5369243B" w14:textId="46762C45" w:rsidR="00471A3D" w:rsidRDefault="009D1439">
      <w:pPr>
        <w:pStyle w:val="Heading1"/>
      </w:pPr>
      <w:bookmarkStart w:id="872" w:name="_1nzuexzh0v9h" w:colFirst="0" w:colLast="0"/>
      <w:bookmarkEnd w:id="872"/>
      <w:r>
        <w:t xml:space="preserve">4. </w:t>
      </w:r>
      <w:r w:rsidR="00EF0B3C">
        <w:t>Discussion</w:t>
      </w:r>
    </w:p>
    <w:p w14:paraId="039FBBD6" w14:textId="308A90C0" w:rsidR="00471A3D" w:rsidRDefault="00FB6ABB">
      <w:ins w:id="873" w:author="Nick.Tolimieri" w:date="2022-09-13T12:02:00Z">
        <w:r>
          <w:t>Ocean temperature, w</w:t>
        </w:r>
      </w:ins>
      <w:r w:rsidR="00EF0B3C">
        <w:t>ave exposure, nutrient and light availability, grazing, predator-prey dynamics, and a host of anthropogenic factors produce geographic variability and changes over time in the composition of kelp forest communities. In the northeastern Pacific Ocean, the 2014-</w:t>
      </w:r>
      <w:r w:rsidR="00EF0B3C">
        <w:lastRenderedPageBreak/>
        <w:t xml:space="preserve">2016 marine heatwave (MHW) had strong effects on kelp forests and associated invertebrate and fish species in some regions but not others </w:t>
      </w:r>
      <w:r w:rsidR="00E878A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IEJpb2wuPC9hYmJyLTE+PGFiYnItMj5HbG9iYWwgQ2hhbmdlIEJpb2w8L2FiYnItMj48L3Blcmlv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</w:fldData>
        </w:fldChar>
      </w:r>
      <w:r w:rsidR="00137191">
        <w:instrText xml:space="preserve"> ADDIN EN.CITE </w:instrText>
      </w:r>
      <w:r w:rsidR="0013719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IEJpb2wuPC9hYmJyLTE+PGFiYnItMj5HbG9iYWwgQ2hhbmdlIEJpb2w8L2FiYnItMj48L3Blcmlv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</w:fldData>
        </w:fldChar>
      </w:r>
      <w:r w:rsidR="00137191">
        <w:instrText xml:space="preserve"> ADDIN EN.CITE.DATA </w:instrText>
      </w:r>
      <w:r w:rsidR="00137191">
        <w:fldChar w:fldCharType="end"/>
      </w:r>
      <w:r w:rsidR="00E878A1">
        <w:fldChar w:fldCharType="separate"/>
      </w:r>
      <w:r w:rsidR="00E82427">
        <w:rPr>
          <w:noProof/>
        </w:rPr>
        <w:t>(Arafeh-Dalmau et al. 2019, Cavanaugh et al. 2019, Rogers-Bennett &amp; Catton 2019, Beas-Luna et al. 2020, Hamilton et al. 2020, McPherson et al. 2021)</w:t>
      </w:r>
      <w:r w:rsidR="00E878A1">
        <w:fldChar w:fldCharType="end"/>
      </w:r>
      <w:r w:rsidR="00EF0B3C">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rsidR="00EF0B3C">
        <w:t>following the 2014-2016 MHW. These findings stand in contrast to other areas, like Northern California that suffered large, persistent losses in kelp canopy and increases in sea urchin densities</w:t>
      </w:r>
      <w:r w:rsidR="004378FD">
        <w:t xml:space="preserve"> </w: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dGl0bGU+PGFiYnItMT5HbG9iYWwgQ2hhbmdlIEJpb2wuPC9hYmJyLTE+PGFiYnItMj5HbG9iYWwg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dGl0bGU+PGFiYnItMT5HbG9iYWwgQ2hhbmdlIEJpb2wuPC9hYmJyLTE+PGFiYnItMj5HbG9iYWwg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</w:fldData>
        </w:fldChar>
      </w:r>
      <w:r w:rsidR="00137191">
        <w:instrText xml:space="preserve"> ADDIN EN.CITE.DATA </w:instrText>
      </w:r>
      <w:r w:rsidR="00137191">
        <w:fldChar w:fldCharType="end"/>
      </w:r>
      <w:r w:rsidR="00E878A1">
        <w:fldChar w:fldCharType="separate"/>
      </w:r>
      <w:r w:rsidR="00E878A1">
        <w:rPr>
          <w:noProof/>
        </w:rPr>
        <w:t>(Rogers-Bennett &amp; Catton 2019, Beas-Luna et al. 2020)</w:t>
      </w:r>
      <w:r w:rsidR="00E878A1">
        <w:fldChar w:fldCharType="end"/>
      </w:r>
      <w:r w:rsidR="00EF0B3C">
        <w:t xml:space="preserve">. However, we also found similarities between patterns in Washington and those observed 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w: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PlBsb3MgT25lPC9hYmJyLTE+PC9hbHQtcGVyaW9kaWNhbD48cGFnZXM+ZTAyNTE2Mzg8L3BhZ2Vz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</w:fldData>
        </w:fldChar>
      </w:r>
      <w:r w:rsidR="00137191">
        <w:instrText xml:space="preserve"> ADDIN EN.CITE </w:instrText>
      </w:r>
      <w:r w:rsidR="0013719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PlBsb3MgT25lPC9hYmJyLTE+PC9hbHQtcGVyaW9kaWNhbD48cGFnZXM+ZTAyNTE2Mzg8L3BhZ2Vz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</w:fldData>
        </w:fldChar>
      </w:r>
      <w:r w:rsidR="00137191">
        <w:instrText xml:space="preserve"> ADDIN EN.CITE.DATA </w:instrText>
      </w:r>
      <w:r w:rsidR="00137191">
        <w:fldChar w:fldCharType="end"/>
      </w:r>
      <w:r w:rsidR="00E878A1">
        <w:fldChar w:fldCharType="separate"/>
      </w:r>
      <w:r w:rsidR="00E878A1">
        <w:rPr>
          <w:noProof/>
        </w:rPr>
        <w:t>(Schroeder et al. 2019, Field et al. 2021)</w:t>
      </w:r>
      <w:r w:rsidR="00E878A1">
        <w:fldChar w:fldCharType="end"/>
      </w:r>
      <w:r w:rsidR="00466117">
        <w:t xml:space="preserve"> </w:t>
      </w:r>
      <w:r w:rsidR="00E73183">
        <w:t>a</w:t>
      </w:r>
      <w:r w:rsidR="00EF0B3C">
        <w:t xml:space="preserve">nd that these offshore influences can be moderated by characteristics of nearshore habitats and kelp densities in particular </w: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PC9mdWxsLXRpdGxlPjxhYmJyLTE+Q2FuLiBKLiBGaXNoLiBBcXVhdC4gU2NpLjwvYWJici0xPjxh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</w:fldData>
        </w:fldChar>
      </w:r>
      <w:r w:rsidR="00137191">
        <w:instrText xml:space="preserve"> ADDIN EN.CITE </w:instrText>
      </w:r>
      <w:r w:rsidR="0013719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PC9mdWxsLXRpdGxlPjxhYmJyLTE+Q2FuLiBKLiBGaXNoLiBBcXVhdC4gU2NpLjwvYWJici0xPjxh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</w:fldData>
        </w:fldChar>
      </w:r>
      <w:r w:rsidR="00137191">
        <w:instrText xml:space="preserve"> ADDIN EN.CITE.DATA </w:instrText>
      </w:r>
      <w:r w:rsidR="00137191">
        <w:fldChar w:fldCharType="end"/>
      </w:r>
      <w:r w:rsidR="00E878A1">
        <w:fldChar w:fldCharType="separate"/>
      </w:r>
      <w:r w:rsidR="00E878A1">
        <w:rPr>
          <w:noProof/>
        </w:rPr>
        <w:t>(Schmitt &amp; Holbrook 1990, Carr 1991, Markel &amp; Shurin 2020)</w:t>
      </w:r>
      <w:r w:rsidR="00E878A1">
        <w:fldChar w:fldCharType="end"/>
      </w:r>
      <w:r w:rsidR="00EF0B3C">
        <w:t>. Filling in the gap in our knowledge along the Washington coast provide</w:t>
      </w:r>
      <w:r w:rsidR="00FC26FD">
        <w:t>s</w:t>
      </w:r>
      <w:r w:rsidR="00EF0B3C">
        <w:t xml:space="preserve"> a more complete picture for kelp </w:t>
      </w:r>
      <w:r w:rsidR="00FC26FD">
        <w:t xml:space="preserve">forest </w:t>
      </w:r>
      <w:r w:rsidR="00EF0B3C">
        <w:t>communities in the eastern Pacific and California Current ecosystem in particular and suggests paths forward for conservation and management of these important habitats and the valuable fisheries species they contain.</w:t>
      </w:r>
    </w:p>
    <w:p w14:paraId="21F5B066" w14:textId="41C1A694"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t>
      </w:r>
      <w:r>
        <w:lastRenderedPageBreak/>
        <w:t>wide and led to a cascade of recovery dynamics</w:t>
      </w:r>
      <w:r w:rsidR="00241BEB">
        <w:t xml:space="preserve">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E878A1">
        <w:fldChar w:fldCharType="separate"/>
      </w:r>
      <w:r w:rsidR="00E878A1">
        <w:rPr>
          <w:noProof/>
        </w:rPr>
        <w:t>(Beas-Luna et al. 2020)</w:t>
      </w:r>
      <w:r w:rsidR="00E878A1">
        <w:fldChar w:fldCharType="end"/>
      </w:r>
      <w:r>
        <w:t xml:space="preserve">. </w:t>
      </w:r>
      <w:r w:rsidR="004828AC">
        <w:t xml:space="preserve">However, </w:t>
      </w:r>
      <w:ins w:id="874" w:author="Nick.Tolimieri" w:date="2022-09-13T12:33:00Z">
        <w:r w:rsidR="00E27B47">
          <w:t xml:space="preserve">while we did observe </w:t>
        </w:r>
      </w:ins>
      <w:ins w:id="875" w:author="Chris.Harvey" w:date="2022-10-11T14:18:00Z">
        <w:r w:rsidR="008A4D96">
          <w:t>a</w:t>
        </w:r>
      </w:ins>
      <w:ins w:id="876" w:author="Nick.Tolimieri [2]" w:date="2022-09-14T12:49:00Z">
        <w:r w:rsidR="00101652">
          <w:t xml:space="preserve">n increase in </w:t>
        </w:r>
      </w:ins>
      <w:ins w:id="877" w:author="Nick.Tolimieri" w:date="2022-09-13T12:33:00Z">
        <w:r w:rsidR="00E27B47">
          <w:t>MHW prevalence in the 2014-2016 period</w:t>
        </w:r>
      </w:ins>
      <w:ins w:id="878" w:author="Nick.Tolimieri" w:date="2022-09-13T12:36:00Z">
        <w:r w:rsidR="00BF27F7">
          <w:t xml:space="preserve"> (Table S</w:t>
        </w:r>
      </w:ins>
      <w:ins w:id="879" w:author="Nick.Tolimieri" w:date="2022-09-13T12:40:00Z">
        <w:r w:rsidR="00A47192">
          <w:t>6)</w:t>
        </w:r>
      </w:ins>
      <w:ins w:id="880" w:author="Nick.Tolimieri" w:date="2022-09-13T12:33:00Z">
        <w:r w:rsidR="00E27B47">
          <w:t xml:space="preserve">, </w:t>
        </w:r>
      </w:ins>
      <w:r w:rsidR="004828AC">
        <w:t xml:space="preserve">the 2014-2016 MHW was not the dominant SST </w:t>
      </w:r>
      <w:r w:rsidR="00A21D96">
        <w:t>feature</w:t>
      </w:r>
      <w:r w:rsidR="004828AC">
        <w:t xml:space="preserve"> in nearshore waters along the Washington coast. </w:t>
      </w:r>
      <w:ins w:id="881" w:author="Nick.Tolimieri" w:date="2022-09-13T12:33:00Z">
        <w:r w:rsidR="00E27B47">
          <w:t xml:space="preserve">Maximum monthly mean </w:t>
        </w:r>
      </w:ins>
      <w:r w:rsidR="004828AC">
        <w:t xml:space="preserve">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w:t>
      </w:r>
      <w:r w:rsidR="004828AC" w:rsidRPr="007546E3">
        <w:t>4.</w:t>
      </w:r>
      <w:r w:rsidR="00006FBC" w:rsidRPr="00A10F7E">
        <w:t xml:space="preserve"> </w:t>
      </w:r>
      <w:ins w:id="882" w:author="Chris.Harvey" w:date="2022-10-11T14:19:00Z">
        <w:r w:rsidR="008A4D96">
          <w:t xml:space="preserve">Our study region is far from the range margins for </w:t>
        </w:r>
      </w:ins>
      <w:ins w:id="883" w:author="Nick.Tolimieri" w:date="2022-09-13T16:25:00Z">
        <w:r w:rsidR="004E54BF" w:rsidRPr="005C5D2C">
          <w:rPr>
            <w:i/>
          </w:rPr>
          <w:t xml:space="preserve">Macrocystis </w:t>
        </w:r>
        <w:r w:rsidR="004E54BF" w:rsidRPr="005C5D2C">
          <w:t xml:space="preserve">and </w:t>
        </w:r>
        <w:r w:rsidR="004E54BF" w:rsidRPr="005C5D2C">
          <w:rPr>
            <w:i/>
          </w:rPr>
          <w:t xml:space="preserve">Nereocystis </w:t>
        </w:r>
      </w:ins>
      <w:r w:rsidR="004E54BF" w:rsidRPr="00A10F7E">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4E54BF" w:rsidRPr="00A10F7E">
        <w:fldChar w:fldCharType="separate"/>
      </w:r>
      <w:r w:rsidR="004E54BF" w:rsidRPr="00A10F7E">
        <w:rPr>
          <w:noProof/>
        </w:rPr>
        <w:t>(Smale 2020)</w:t>
      </w:r>
      <w:r w:rsidR="004E54BF" w:rsidRPr="00A10F7E">
        <w:fldChar w:fldCharType="end"/>
      </w:r>
      <w:ins w:id="884" w:author="Chris.Harvey" w:date="2022-10-11T14:19:00Z">
        <w:r w:rsidR="008A4D96">
          <w:t>,</w:t>
        </w:r>
      </w:ins>
      <w:ins w:id="885" w:author="Nick.Tolimieri" w:date="2022-09-13T16:29:00Z">
        <w:r w:rsidR="00016E6C" w:rsidRPr="007546E3">
          <w:t xml:space="preserve"> so we might expect </w:t>
        </w:r>
        <w:r w:rsidR="00016E6C" w:rsidRPr="00A10F7E">
          <w:t>them to be well within their thermal thresholds</w:t>
        </w:r>
      </w:ins>
      <w:ins w:id="886" w:author="Chris.Harvey" w:date="2022-10-11T14:19:00Z">
        <w:r w:rsidR="008A4D96">
          <w:t xml:space="preserve"> at our sites</w:t>
        </w:r>
      </w:ins>
      <w:ins w:id="887" w:author="Nick.Tolimieri" w:date="2022-09-13T16:30:00Z">
        <w:r w:rsidR="0057479C" w:rsidRPr="005C5D2C">
          <w:t xml:space="preserve"> </w:t>
        </w:r>
      </w:ins>
      <w:r w:rsidR="0057479C" w:rsidRPr="00A10F7E">
        <w:fldChar w:fldCharType="begin"/>
      </w:r>
      <w:r w:rsidR="0057479C" w:rsidRPr="005C5D2C">
        <w:instrText xml:space="preserve"> ADDIN EN.CITE &lt;EndNote&gt;&lt;Cite&gt;&lt;Author&gt;Burrows&lt;/Author&gt;&lt;Year&gt;2020&lt;/Year&gt;&lt;RecNum&gt;9299&lt;/RecNum&gt;&lt;DisplayText&gt;(Burrows et al. 2020)&lt;/DisplayText&gt;&lt;record&gt;&lt;rec-number&gt;9299&lt;/rec-number&gt;&lt;foreign-keys&gt;&lt;key app="EN" db-id="prxrzzvdy0x2s4ee00qpxptadsswa02rwx0p" timestamp="1663112054"&gt;9299&lt;/key&gt;&lt;/foreign-keys&gt;&lt;ref-type name="Journal Article"&gt;17&lt;/ref-type&gt;&lt;contributors&gt;&lt;authors&gt;&lt;author&gt;Burrows, Michael T&lt;/author&gt;&lt;author&gt;Hawkins, Stephen J&lt;/author&gt;&lt;author&gt;Moore, J Jon&lt;/author&gt;&lt;author&gt;Adams, Leoni&lt;/author&gt;&lt;author&gt;Sugden, Heather&lt;/author&gt;&lt;author&gt;Firth, Louise&lt;/author&gt;&lt;author&gt;Mieszkowska, Nova&lt;/author&gt;&lt;/authors&gt;&lt;/contributors&gt;&lt;titles&gt;&lt;title&gt;Global‐scale species distributions predict temperature‐related changes in species composition of rocky shore communities in Britain&lt;/title&gt;&lt;secondary-title&gt;Global change biology&lt;/secondary-title&gt;&lt;/titles&gt;&lt;periodical&gt;&lt;full-title&gt;Global Change Biology&lt;/full-title&gt;&lt;abbr-1&gt;Global Change Biol&lt;/abbr-1&gt;&lt;/periodical&gt;&lt;pages&gt;2093-2105&lt;/pages&gt;&lt;volume&gt;26&lt;/volume&gt;&lt;number&gt;4&lt;/number&gt;&lt;dates&gt;&lt;year&gt;2020&lt;/year&gt;&lt;/dates&gt;&lt;isbn&gt;1354-1013&lt;/isbn&gt;&lt;urls&gt;&lt;/urls&gt;&lt;/record&gt;&lt;/Cite&gt;&lt;/EndNote&gt;</w:instrText>
      </w:r>
      <w:r w:rsidR="0057479C" w:rsidRPr="00A10F7E">
        <w:fldChar w:fldCharType="separate"/>
      </w:r>
      <w:r w:rsidR="0057479C" w:rsidRPr="00A10F7E">
        <w:rPr>
          <w:noProof/>
        </w:rPr>
        <w:t>(Burrows et al. 2020)</w:t>
      </w:r>
      <w:r w:rsidR="0057479C" w:rsidRPr="00A10F7E">
        <w:fldChar w:fldCharType="end"/>
      </w:r>
      <w:ins w:id="888" w:author="Nick.Tolimieri [2]" w:date="2022-09-16T09:58:00Z">
        <w:r w:rsidR="005C5D2C" w:rsidRPr="007546E3">
          <w:t xml:space="preserve"> resulting in a somewhat</w:t>
        </w:r>
      </w:ins>
      <w:ins w:id="889" w:author="Nick.Tolimieri [2]" w:date="2022-09-16T10:18:00Z">
        <w:r w:rsidR="00A312EA">
          <w:t xml:space="preserve"> ephemeral </w:t>
        </w:r>
        <w:del w:id="890" w:author="Nick.Tolimieri" w:date="2022-10-18T13:11:00Z">
          <w:r w:rsidR="00A312EA" w:rsidDel="00E13261">
            <w:delText>and</w:delText>
          </w:r>
        </w:del>
      </w:ins>
      <w:ins w:id="891" w:author="Nick.Tolimieri [2]" w:date="2022-09-16T09:58:00Z">
        <w:del w:id="892" w:author="Nick.Tolimieri" w:date="2022-10-18T13:11:00Z">
          <w:r w:rsidR="005C5D2C" w:rsidRPr="007546E3" w:rsidDel="00E13261">
            <w:delText xml:space="preserve"> muted response</w:delText>
          </w:r>
        </w:del>
      </w:ins>
      <w:ins w:id="893" w:author="Nick.Tolimieri [2]" w:date="2022-09-16T09:59:00Z">
        <w:del w:id="894" w:author="Nick.Tolimieri" w:date="2022-10-18T13:11:00Z">
          <w:r w:rsidR="005C5D2C" w:rsidRPr="00310026" w:rsidDel="00E13261">
            <w:delText xml:space="preserve"> to</w:delText>
          </w:r>
        </w:del>
      </w:ins>
      <w:ins w:id="895" w:author="Nick.Tolimieri" w:date="2022-10-18T13:11:00Z">
        <w:r w:rsidR="00E13261">
          <w:t>changes following warm water in 2013 and during</w:t>
        </w:r>
      </w:ins>
      <w:ins w:id="896" w:author="Nick.Tolimieri [2]" w:date="2022-09-16T09:59:00Z">
        <w:r w:rsidR="005C5D2C" w:rsidRPr="00310026">
          <w:t xml:space="preserve"> the MHW</w:t>
        </w:r>
      </w:ins>
      <w:ins w:id="897" w:author="Nick.Tolimieri" w:date="2022-09-13T16:29:00Z">
        <w:r w:rsidR="00016E6C" w:rsidRPr="007546E3">
          <w:t>.</w:t>
        </w:r>
        <w:r w:rsidR="00016E6C" w:rsidRPr="00A10F7E">
          <w:t xml:space="preserve"> </w:t>
        </w:r>
      </w:ins>
      <w:ins w:id="898" w:author="Nick.Tolimieri [2]" w:date="2022-09-16T10:19:00Z">
        <w:r w:rsidR="00A312EA" w:rsidRPr="00A66CDC">
          <w:t>I</w:t>
        </w:r>
        <w:r w:rsidR="00A312EA">
          <w:t>n fact</w:t>
        </w:r>
      </w:ins>
      <w:ins w:id="899" w:author="Nick.Tolimieri" w:date="2022-10-18T11:01:00Z">
        <w:r w:rsidR="00525F7D">
          <w:t xml:space="preserve"> maximum SST</w:t>
        </w:r>
      </w:ins>
      <w:ins w:id="900" w:author="Nick.Tolimieri [2]" w:date="2022-09-16T10:19:00Z">
        <w:r w:rsidR="00A312EA">
          <w:t xml:space="preserve"> in Washington and Oregon were lower than in Northern California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ins>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ins w:id="901" w:author="Nick.Tolimieri [2]" w:date="2022-09-16T10:19:00Z">
        <w:r w:rsidR="00A312EA">
          <w:fldChar w:fldCharType="separate"/>
        </w:r>
        <w:r w:rsidR="00A312EA">
          <w:rPr>
            <w:noProof/>
          </w:rPr>
          <w:t>(Hamilton et al. 2020)</w:t>
        </w:r>
        <w:r w:rsidR="00A312EA">
          <w:fldChar w:fldCharType="end"/>
        </w:r>
        <w:r w:rsidR="00A312EA">
          <w:t>, which may explain persistence of kelp-dominated habitat in Washington compared to the 90% loss in Northern California. At our sites, maximum monthly</w:t>
        </w:r>
        <w:r w:rsidR="00A312EA" w:rsidRPr="00927410">
          <w:t xml:space="preserve"> </w:t>
        </w:r>
        <w:r w:rsidR="00A312EA">
          <w:t>mean temperature reached 15.1</w:t>
        </w:r>
      </w:ins>
      <w:ins w:id="902" w:author="Nick.Tolimieri [2]" w:date="2022-09-16T11:03:00Z">
        <w:r w:rsidR="007844D4">
          <w:t>°C</w:t>
        </w:r>
      </w:ins>
      <w:ins w:id="903" w:author="Nick.Tolimieri [2]" w:date="2022-09-16T10:19:00Z">
        <w:r w:rsidR="00A312EA">
          <w:t xml:space="preserve"> in 2013 and 14.5</w:t>
        </w:r>
      </w:ins>
      <w:ins w:id="904" w:author="Nick.Tolimieri [2]" w:date="2022-09-16T11:03:00Z">
        <w:r w:rsidR="007844D4">
          <w:t>°C</w:t>
        </w:r>
      </w:ins>
      <w:ins w:id="905" w:author="Nick.Tolimieri [2]" w:date="2022-09-16T10:19:00Z">
        <w:r w:rsidR="00A312EA">
          <w:t xml:space="preserve"> in 2014—approximately 1.0 -1.5</w:t>
        </w:r>
      </w:ins>
      <w:ins w:id="906" w:author="Nick.Tolimieri [2]" w:date="2022-09-16T11:03:00Z">
        <w:r w:rsidR="007844D4">
          <w:t>°C</w:t>
        </w:r>
      </w:ins>
      <w:ins w:id="907" w:author="Nick.Tolimieri [2]" w:date="2022-09-16T10:19:00Z">
        <w:r w:rsidR="00A312EA">
          <w:t xml:space="preserve"> lower than in Northern California but comparable to or slightly warmer than Oregon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ins>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ins w:id="908" w:author="Nick.Tolimieri [2]" w:date="2022-09-16T10:19:00Z">
        <w:r w:rsidR="00A312EA">
          <w:fldChar w:fldCharType="separate"/>
        </w:r>
        <w:r w:rsidR="00A312EA">
          <w:rPr>
            <w:noProof/>
          </w:rPr>
          <w:t>(Hamilton et al. 2020)</w:t>
        </w:r>
        <w:r w:rsidR="00A312EA">
          <w:fldChar w:fldCharType="end"/>
        </w:r>
        <w:r w:rsidR="00A312EA">
          <w:t xml:space="preserve">. </w:t>
        </w:r>
      </w:ins>
      <w:ins w:id="909" w:author="Nick.Tolimieri [2]" w:date="2022-09-16T10:18:00Z">
        <w:r w:rsidR="00A312EA">
          <w:t>Growth for both species appears to decline slightly around 15</w:t>
        </w:r>
      </w:ins>
      <w:ins w:id="910" w:author="Nick.Tolimieri [2]" w:date="2022-09-16T11:03:00Z">
        <w:r w:rsidR="007844D4">
          <w:t>°C</w:t>
        </w:r>
      </w:ins>
      <w:ins w:id="911" w:author="Nick.Tolimieri [2]" w:date="2022-09-16T10:18:00Z">
        <w:r w:rsidR="00A312EA">
          <w:t xml:space="preserve"> </w: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ins>
      <w:r w:rsidR="00137191">
        <w:instrText xml:space="preserve"> ADDIN EN.CITE </w:instrText>
      </w:r>
      <w:r w:rsidR="0013719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EN.CITE.DATA </w:instrText>
      </w:r>
      <w:r w:rsidR="00137191">
        <w:fldChar w:fldCharType="end"/>
      </w:r>
      <w:ins w:id="912" w:author="Nick.Tolimieri [2]" w:date="2022-09-16T10:18:00Z">
        <w:r w:rsidR="00A312EA">
          <w:fldChar w:fldCharType="separate"/>
        </w:r>
        <w:r w:rsidR="00A312EA">
          <w:rPr>
            <w:noProof/>
          </w:rPr>
          <w:t>(Zimmerman &amp; Kremer 1984, Camus &amp; Buschmann 2017, Supratya et al. 2020)</w:t>
        </w:r>
        <w:r w:rsidR="00A312EA">
          <w:fldChar w:fldCharType="end"/>
        </w:r>
        <w:r w:rsidR="00A312EA">
          <w:t xml:space="preserve">, so </w:t>
        </w:r>
      </w:ins>
      <w:ins w:id="913" w:author="Chris.Harvey" w:date="2022-10-11T14:21:00Z">
        <w:r w:rsidR="008A4D96">
          <w:t>maximum</w:t>
        </w:r>
      </w:ins>
      <w:ins w:id="914" w:author="Nick.Tolimieri [2]" w:date="2022-09-16T10:18:00Z">
        <w:r w:rsidR="00A312EA">
          <w:t xml:space="preserve"> </w:t>
        </w:r>
      </w:ins>
      <w:ins w:id="915" w:author="Nick.Tolimieri" w:date="2022-10-03T10:56:00Z">
        <w:r w:rsidR="00EC707B">
          <w:t>SST</w:t>
        </w:r>
      </w:ins>
      <w:ins w:id="916" w:author="Nick.Tolimieri" w:date="2022-10-03T10:57:00Z">
        <w:r w:rsidR="00EC707B">
          <w:t xml:space="preserve"> </w:t>
        </w:r>
      </w:ins>
      <w:ins w:id="917" w:author="Chris.Harvey" w:date="2022-10-11T14:22:00Z">
        <w:r w:rsidR="008A4D96">
          <w:t xml:space="preserve">in our study region </w:t>
        </w:r>
      </w:ins>
      <w:ins w:id="918" w:author="Nick.Tolimieri [2]" w:date="2022-09-16T10:20:00Z">
        <w:r w:rsidR="00A312EA">
          <w:t xml:space="preserve">only approached species tolerances in 2013. </w:t>
        </w:r>
      </w:ins>
      <w:ins w:id="919" w:author="Nick.Tolimieri [2]" w:date="2022-09-16T10:21:00Z">
        <w:r w:rsidR="0081060C">
          <w:t xml:space="preserve">Moreover, while MHW activity was higher during the 2014-2016 period, most of the </w:t>
        </w:r>
      </w:ins>
      <w:ins w:id="920" w:author="Chris.Harvey" w:date="2022-10-11T14:22:00Z">
        <w:r w:rsidR="008A4D96">
          <w:t xml:space="preserve">anomalous </w:t>
        </w:r>
      </w:ins>
      <w:ins w:id="921" w:author="Nick.Tolimieri [2]" w:date="2022-09-16T10:21:00Z">
        <w:r w:rsidR="0081060C">
          <w:t>events occurred during the early summer or autumn</w:t>
        </w:r>
        <w:r w:rsidR="00F20A00">
          <w:t>, not during the summer peak in SST</w:t>
        </w:r>
        <w:r w:rsidR="0081060C">
          <w:t xml:space="preserve">. </w:t>
        </w:r>
      </w:ins>
      <w:ins w:id="922" w:author="Nick.Tolimieri" w:date="2022-09-13T16:30:00Z">
        <w:del w:id="923" w:author="Nick.Tolimieri [2]" w:date="2022-09-16T10:19:00Z">
          <w:r w:rsidR="00016E6C" w:rsidRPr="007546E3" w:rsidDel="00A312EA">
            <w:delText>I</w:delText>
          </w:r>
          <w:r w:rsidR="00016E6C" w:rsidDel="00A312EA">
            <w:delText>n fact</w:delText>
          </w:r>
        </w:del>
      </w:ins>
      <w:del w:id="924" w:author="Nick.Tolimieri [2]" w:date="2022-09-16T10:19:00Z">
        <w:r w:rsidR="00A21D96" w:rsidDel="00A312EA">
          <w:delText>The</w:delText>
        </w:r>
        <w:r w:rsidDel="00A312EA">
          <w:delText xml:space="preserve"> </w:delText>
        </w:r>
        <w:r w:rsidR="004828AC" w:rsidDel="00A312EA">
          <w:delText>SST</w:delText>
        </w:r>
        <w:r w:rsidDel="00A312EA">
          <w:delText xml:space="preserve"> extreme</w:delText>
        </w:r>
        <w:r w:rsidR="00006FBC" w:rsidDel="00A312EA">
          <w:delText>s</w:delText>
        </w:r>
        <w:r w:rsidDel="00A312EA">
          <w:delText xml:space="preserve"> in Washington </w:delText>
        </w:r>
        <w:r w:rsidR="00E878A1" w:rsidDel="00A312E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A312EA">
          <w:delInstrText xml:space="preserve"> ADDIN EN.CITE </w:delInstrText>
        </w:r>
        <w:r w:rsidR="00E878A1" w:rsidDel="00A312E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A312EA">
          <w:delInstrText xml:space="preserve"> ADDIN EN.CITE.DATA </w:delInstrText>
        </w:r>
        <w:r w:rsidR="00E878A1" w:rsidDel="00A312EA">
          <w:fldChar w:fldCharType="end"/>
        </w:r>
        <w:r w:rsidR="00E878A1" w:rsidDel="00A312EA">
          <w:fldChar w:fldCharType="separate"/>
        </w:r>
        <w:r w:rsidR="00E878A1" w:rsidDel="00A312EA">
          <w:rPr>
            <w:noProof/>
          </w:rPr>
          <w:delText>(and Oregon; Hamilton et al. 2020)</w:delText>
        </w:r>
        <w:r w:rsidR="00E878A1" w:rsidDel="00A312EA">
          <w:fldChar w:fldCharType="end"/>
        </w:r>
      </w:del>
      <w:ins w:id="925" w:author="Nick.Tolimieri" w:date="2022-09-13T16:12:00Z">
        <w:del w:id="926" w:author="Nick.Tolimieri [2]" w:date="2022-09-16T10:19:00Z">
          <w:r w:rsidR="00D03439" w:rsidDel="00A312EA">
            <w:delText xml:space="preserve"> and Oregon</w:delText>
          </w:r>
        </w:del>
      </w:ins>
      <w:del w:id="927" w:author="Nick.Tolimieri [2]" w:date="2022-09-16T10:19:00Z">
        <w:r w:rsidDel="00A312EA">
          <w:delText xml:space="preserve"> </w:delText>
        </w:r>
        <w:r w:rsidR="004828AC" w:rsidDel="00A312EA">
          <w:delText>w</w:delText>
        </w:r>
        <w:r w:rsidR="00006FBC" w:rsidDel="00A312EA">
          <w:delText>ere</w:delText>
        </w:r>
        <w:r w:rsidR="004828AC" w:rsidDel="00A312EA">
          <w:delText xml:space="preserve"> lower than in Northern </w:delText>
        </w:r>
        <w:r w:rsidDel="00A312EA">
          <w:delText>California</w:delText>
        </w:r>
      </w:del>
      <w:ins w:id="928" w:author="Nick.Tolimieri" w:date="2022-09-13T16:12:00Z">
        <w:del w:id="929" w:author="Nick.Tolimieri [2]" w:date="2022-09-16T10:19:00Z">
          <w:r w:rsidR="00D03439" w:rsidDel="00A312EA">
            <w:delText xml:space="preserve"> </w:delText>
          </w:r>
        </w:del>
      </w:ins>
      <w:del w:id="930" w:author="Nick.Tolimieri [2]" w:date="2022-09-16T10:19:00Z">
        <w:r w:rsidR="00D03439"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rsidDel="00A312EA">
          <w:delInstrText xml:space="preserve"> ADDIN EN.CITE </w:delInstrText>
        </w:r>
        <w:r w:rsidR="00D03439"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rsidDel="00A312EA">
          <w:delInstrText xml:space="preserve"> ADDIN EN.CITE.DATA </w:delInstrText>
        </w:r>
        <w:r w:rsidR="00D03439" w:rsidDel="00A312EA">
          <w:fldChar w:fldCharType="end"/>
        </w:r>
        <w:r w:rsidR="00D03439" w:rsidDel="00A312EA">
          <w:fldChar w:fldCharType="separate"/>
        </w:r>
        <w:r w:rsidR="00D03439" w:rsidDel="00A312EA">
          <w:rPr>
            <w:noProof/>
          </w:rPr>
          <w:delText>(Hamilton et al. 2020)</w:delText>
        </w:r>
        <w:r w:rsidR="00D03439" w:rsidDel="00A312EA">
          <w:fldChar w:fldCharType="end"/>
        </w:r>
        <w:r w:rsidR="00006FBC" w:rsidDel="00A312EA">
          <w:delText xml:space="preserve">, which may explain persistence of kelp-dominated habitat </w:delText>
        </w:r>
        <w:r w:rsidR="00DB66C3" w:rsidDel="00A312EA">
          <w:delText xml:space="preserve">in </w:delText>
        </w:r>
        <w:r w:rsidR="00006FBC" w:rsidDel="00A312EA">
          <w:delText>Washington compared to the 90% loss in Northern California</w:delText>
        </w:r>
        <w:r w:rsidDel="00A312EA">
          <w:delText xml:space="preserve">. At our sites, maximum monthly temperature reached 15.1 </w:delText>
        </w:r>
        <w:r w:rsidR="00466117" w:rsidDel="00A312EA">
          <w:delText>°</w:delText>
        </w:r>
        <w:r w:rsidDel="00A312EA">
          <w:delText xml:space="preserve">C in 2013 and 14.5 </w:delText>
        </w:r>
        <w:r w:rsidR="00466117" w:rsidDel="00A312EA">
          <w:delText>°C in 2014—</w:delText>
        </w:r>
        <w:r w:rsidDel="00A312EA">
          <w:delText>approximately</w:delText>
        </w:r>
        <w:r w:rsidR="00466117" w:rsidDel="00A312EA">
          <w:delText xml:space="preserve"> </w:delText>
        </w:r>
        <w:r w:rsidDel="00A312EA">
          <w:delText xml:space="preserve">1.0 -1.5 </w:delText>
        </w:r>
        <w:r w:rsidR="00466117" w:rsidDel="00A312EA">
          <w:delText>°</w:delText>
        </w:r>
        <w:r w:rsidDel="00A312EA">
          <w:delText>C lower than in Northern California but comparable to or slightly warmer than Oregon</w:delText>
        </w:r>
        <w:r w:rsidR="00006FBC" w:rsidDel="00A312EA">
          <w:delText xml:space="preserve"> </w:delText>
        </w:r>
        <w:r w:rsidR="00E878A1"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rsidDel="00A312EA">
          <w:delInstrText xml:space="preserve"> ADDIN EN.CITE </w:delInstrText>
        </w:r>
        <w:r w:rsidR="00E878A1"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rsidDel="00A312EA">
          <w:delInstrText xml:space="preserve"> ADDIN EN.CITE.DATA </w:delInstrText>
        </w:r>
        <w:r w:rsidR="00E878A1" w:rsidDel="00A312EA">
          <w:fldChar w:fldCharType="end"/>
        </w:r>
        <w:r w:rsidR="00E878A1" w:rsidDel="00A312EA">
          <w:fldChar w:fldCharType="separate"/>
        </w:r>
        <w:r w:rsidR="00E878A1" w:rsidDel="00A312EA">
          <w:rPr>
            <w:noProof/>
          </w:rPr>
          <w:delText>(Hamilton et al. 2020)</w:delText>
        </w:r>
        <w:r w:rsidR="00E878A1" w:rsidDel="00A312EA">
          <w:fldChar w:fldCharType="end"/>
        </w:r>
        <w:r w:rsidDel="00A312EA">
          <w:delText xml:space="preserve">. </w:delText>
        </w:r>
      </w:del>
      <w:del w:id="931" w:author="Nick.Tolimieri [2]" w:date="2022-09-16T10:15:00Z">
        <w:r w:rsidR="00502679" w:rsidDel="00502679">
          <w:fldChar w:fldCharType="begin">
            <w:fldData xml:space="preserve">PEVuZE5vdGU+PENpdGU+PEF1dGhvcj5DYW11czwvQXV0aG9yPjxZZWFyPjIwMTc8L1llYXI+PFJl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bCBFY29sPC9hYmJyLTE+PC9wZXJpb2RpY2FsPjxwYWdlcz40MS02MzwvcGFnZXM+PHZvbHVtZT4x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</w:fldData>
          </w:fldChar>
        </w:r>
        <w:r w:rsidR="00502679" w:rsidDel="00502679">
          <w:delInstrText xml:space="preserve"> ADDIN EN.CITE </w:delInstrText>
        </w:r>
        <w:r w:rsidR="00502679" w:rsidDel="00502679">
          <w:fldChar w:fldCharType="begin">
            <w:fldData xml:space="preserve">PEVuZE5vdGU+PENpdGU+PEF1dGhvcj5DYW11czwvQXV0aG9yPjxZZWFyPjIwMTc8L1llYXI+PFJl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bCBFY29sPC9hYmJyLTE+PC9wZXJpb2RpY2FsPjxwYWdlcz40MS02MzwvcGFnZXM+PHZvbHVtZT4x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</w:fldData>
          </w:fldChar>
        </w:r>
        <w:r w:rsidR="00502679" w:rsidDel="00502679">
          <w:delInstrText xml:space="preserve"> ADDIN EN.CITE.DATA </w:delInstrText>
        </w:r>
        <w:r w:rsidR="00502679" w:rsidDel="00502679">
          <w:fldChar w:fldCharType="end"/>
        </w:r>
        <w:r w:rsidR="00502679" w:rsidDel="00502679">
          <w:fldChar w:fldCharType="separate"/>
        </w:r>
        <w:r w:rsidR="00502679" w:rsidDel="00502679">
          <w:rPr>
            <w:noProof/>
          </w:rPr>
          <w:delText>(Deysher &amp; Dean 1986a, Deysher &amp; Dean 1986b, Camus &amp; Buschmann 2017)</w:delText>
        </w:r>
        <w:r w:rsidR="00502679" w:rsidDel="00502679">
          <w:fldChar w:fldCharType="end"/>
        </w:r>
      </w:del>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E878A1">
        <w:fldChar w:fldCharType="begin"/>
      </w:r>
      <w:r w:rsidR="00E878A1">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E878A1">
        <w:fldChar w:fldCharType="separate"/>
      </w:r>
      <w:r w:rsidR="00E878A1">
        <w:rPr>
          <w:noProof/>
        </w:rPr>
        <w:t>(Lamy et al. 2020)</w:t>
      </w:r>
      <w:r w:rsidR="00E878A1">
        <w:fldChar w:fldCharType="end"/>
      </w:r>
      <w:r w:rsidR="004828AC">
        <w:t xml:space="preserve">–to track such </w:t>
      </w:r>
      <w:ins w:id="932" w:author="Nick.Tolimieri [2]" w:date="2022-09-16T10:20:00Z">
        <w:r w:rsidR="007F27F3">
          <w:t xml:space="preserve">SST </w:t>
        </w:r>
      </w:ins>
      <w:r w:rsidR="004828AC">
        <w:t>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30E1DAB0"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lastRenderedPageBreak/>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E878A1">
        <w:fldChar w:fldCharType="begin"/>
      </w:r>
      <w:r w:rsidR="0013719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Ecol&lt;/alt-title&gt;&lt;/titles&gt;&lt;periodical&gt;&lt;full-title&gt;Journal of Ecology&lt;/full-title&gt;&lt;abbr-1&gt;J. Ecol.&lt;/abbr-1&gt;&lt;abbr-2&gt;J Ecol&lt;/abbr-2&gt;&lt;/periodical&gt;&lt;alt-periodical&gt;&lt;full-title&gt;Journal of Ecology&lt;/full-title&gt;&lt;abbr-1&gt;J. Ecol.&lt;/abbr-1&gt;&lt;abbr-2&gt;J Ecol&lt;/abbr-2&gt;&lt;/alt-periodical&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E878A1">
        <w:fldChar w:fldCharType="separate"/>
      </w:r>
      <w:r w:rsidR="00E878A1">
        <w:rPr>
          <w:noProof/>
        </w:rPr>
        <w:t>(Pfister et al. 2018)</w:t>
      </w:r>
      <w:r w:rsidR="00E878A1">
        <w:fldChar w:fldCharType="end"/>
      </w:r>
      <w:r w:rsidR="00EF0B3C">
        <w:t xml:space="preserve">. </w:t>
      </w:r>
      <w:r>
        <w:t>U</w:t>
      </w:r>
      <w:r w:rsidR="00A5249A">
        <w:t xml:space="preserve">rchins were rare at most of our sites, likely due in part to otter predation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detritivory to active herbivory</w:t>
      </w:r>
      <w:ins w:id="933" w:author="Nick.Tolimieri [2]" w:date="2022-09-14T12:53:00Z">
        <w:r w:rsidR="004C5494">
          <w:t xml:space="preserve"> </w: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 </w:instrTex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EN.CITE.DATA </w:instrText>
        </w:r>
        <w:r w:rsidR="004C5494">
          <w:fldChar w:fldCharType="end"/>
        </w:r>
        <w:r w:rsidR="004C5494">
          <w:fldChar w:fldCharType="separate"/>
        </w:r>
        <w:r w:rsidR="004C5494">
          <w:rPr>
            <w:noProof/>
          </w:rPr>
          <w:t>(Pearse 2006, Kriegisch et al. 2019)</w:t>
        </w:r>
        <w:r w:rsidR="004C5494">
          <w:fldChar w:fldCharType="end"/>
        </w:r>
      </w:ins>
      <w:r w:rsidR="009C7329">
        <w:t xml:space="preserve">. The latter behavior may promote a shift to urchin-dominated habitats. </w:t>
      </w:r>
      <w:del w:id="934" w:author="Nick.Tolimieri" w:date="2022-10-03T10:59:00Z">
        <w:r w:rsidR="009C7329" w:rsidDel="00D21822">
          <w:delText xml:space="preserve">When </w:delText>
        </w:r>
      </w:del>
      <w:ins w:id="935" w:author="Nick.Tolimieri" w:date="2022-10-03T10:59:00Z">
        <w:r w:rsidR="00D21822">
          <w:t xml:space="preserve">Here when </w:t>
        </w:r>
      </w:ins>
      <w:r w:rsidR="009C7329">
        <w:t xml:space="preserve">urchins were abundant, there may have been sufficient drift kelp (and potentially threat of predation by otters), to lead urchins to remain largely passive feeders. </w:t>
      </w:r>
    </w:p>
    <w:p w14:paraId="03B12EF2" w14:textId="3FCAC9FF" w:rsidR="00A50EB8" w:rsidRDefault="00893A3F" w:rsidP="00230D1E">
      <w:pPr>
        <w:rPr>
          <w:ins w:id="936" w:author="Nick.Tolimieri [2]" w:date="2022-09-16T10:22:00Z"/>
        </w:rPr>
      </w:pPr>
      <w:r w:rsidRPr="00FD4009">
        <w:t>A</w:t>
      </w:r>
      <w:r w:rsidR="008D6D2E" w:rsidRPr="00FD4009">
        <w:t>t Tatoosh Island</w:t>
      </w:r>
      <w:del w:id="937" w:author="Nick.Tolimieri" w:date="2022-10-03T15:49:00Z">
        <w:r w:rsidR="008D6D2E" w:rsidRPr="00FD4009" w:rsidDel="00D26B0C">
          <w:delText xml:space="preserve">, </w:delText>
        </w:r>
        <w:r w:rsidR="0034083C" w:rsidRPr="00FD4009" w:rsidDel="00D26B0C">
          <w:delText>however,</w:delText>
        </w:r>
      </w:del>
      <w:r w:rsidR="0034083C" w:rsidRPr="00FD4009">
        <w:t xml:space="preserve"> </w:t>
      </w:r>
      <w:del w:id="938" w:author="Nick.Tolimieri" w:date="2022-10-03T15:43:00Z">
        <w:r w:rsidR="003A4E83" w:rsidRPr="00FD4009" w:rsidDel="00AD38E8">
          <w:delText xml:space="preserve">where </w:delText>
        </w:r>
      </w:del>
      <w:r w:rsidR="00643C4E" w:rsidRPr="00FD4009">
        <w:t xml:space="preserve">there was </w:t>
      </w:r>
      <w:del w:id="939" w:author="Nick.Tolimieri" w:date="2022-10-03T15:46:00Z">
        <w:r w:rsidR="00B76F1A" w:rsidRPr="00FD4009" w:rsidDel="00AD38E8">
          <w:delText>the most</w:delText>
        </w:r>
      </w:del>
      <w:ins w:id="940" w:author="Nick.Tolimieri" w:date="2022-10-03T15:46:00Z">
        <w:r w:rsidR="00AD38E8" w:rsidRPr="00FD4009">
          <w:t>a</w:t>
        </w:r>
      </w:ins>
      <w:r w:rsidR="003A4E83" w:rsidRPr="00FD4009">
        <w:t xml:space="preserve"> substantial increase in purple urchins</w:t>
      </w:r>
      <w:r w:rsidR="005272B1" w:rsidRPr="00FD4009">
        <w:t xml:space="preserve"> with densities rising to 5-10 purple urchins m</w:t>
      </w:r>
      <w:r w:rsidR="005272B1" w:rsidRPr="00FD4009">
        <w:rPr>
          <w:vertAlign w:val="superscript"/>
        </w:rPr>
        <w:t>-2</w:t>
      </w:r>
      <w:r w:rsidR="003A4E83" w:rsidRPr="00FD4009">
        <w:t xml:space="preserve"> (Fig.</w:t>
      </w:r>
      <w:r w:rsidR="00643C4E" w:rsidRPr="00FD4009">
        <w:t xml:space="preserve"> </w:t>
      </w:r>
      <w:r w:rsidR="001A074B" w:rsidRPr="00FD4009">
        <w:t>S7</w:t>
      </w:r>
      <w:ins w:id="941" w:author="Nick.Tolimieri" w:date="2022-10-03T15:44:00Z">
        <w:r w:rsidR="00AD38E8" w:rsidRPr="00FD4009">
          <w:t xml:space="preserve">). Otters have been less abundant at Tatoosh than at </w:t>
        </w:r>
      </w:ins>
      <w:ins w:id="942" w:author="Chris.Harvey" w:date="2022-10-11T14:24:00Z">
        <w:r w:rsidR="00305F76">
          <w:t xml:space="preserve">Olympic </w:t>
        </w:r>
      </w:ins>
      <w:ins w:id="943" w:author="Chris.Harvey" w:date="2022-10-11T14:25:00Z">
        <w:r w:rsidR="00305F76">
          <w:t xml:space="preserve">Coast </w:t>
        </w:r>
      </w:ins>
      <w:ins w:id="944" w:author="Nick.Tolimieri" w:date="2022-10-03T15:44:00Z">
        <w:r w:rsidR="00AD38E8" w:rsidRPr="00FD4009">
          <w:t xml:space="preserve">sites farther south </w:t>
        </w:r>
      </w:ins>
      <w:r w:rsidR="00AD38E8" w:rsidRPr="00FD4009">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AD38E8" w:rsidRPr="00FD4009">
        <w:instrText xml:space="preserve"> ADDIN EN.CITE </w:instrText>
      </w:r>
      <w:r w:rsidR="00AD38E8" w:rsidRPr="00D6363F">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AD38E8" w:rsidRPr="00FD4009">
        <w:instrText xml:space="preserve"> ADDIN EN.CITE.DATA </w:instrText>
      </w:r>
      <w:r w:rsidR="00AD38E8" w:rsidRPr="00D6363F">
        <w:fldChar w:fldCharType="end"/>
      </w:r>
      <w:r w:rsidR="00AD38E8" w:rsidRPr="00FD4009">
        <w:fldChar w:fldCharType="separate"/>
      </w:r>
      <w:r w:rsidR="00AD38E8" w:rsidRPr="00FD4009">
        <w:rPr>
          <w:noProof/>
        </w:rPr>
        <w:t>(Shelton et al. 2018)</w:t>
      </w:r>
      <w:r w:rsidR="00AD38E8" w:rsidRPr="00FD4009">
        <w:fldChar w:fldCharType="end"/>
      </w:r>
      <w:ins w:id="945" w:author="Nick.Tolimieri" w:date="2022-10-03T15:44:00Z">
        <w:r w:rsidR="00AD38E8" w:rsidRPr="00FD4009">
          <w:t>,</w:t>
        </w:r>
      </w:ins>
      <w:ins w:id="946" w:author="Nick.Tolimieri" w:date="2022-10-03T15:47:00Z">
        <w:r w:rsidR="00607050" w:rsidRPr="00FD4009">
          <w:t xml:space="preserve"> </w:t>
        </w:r>
      </w:ins>
      <w:ins w:id="947" w:author="Nick.Tolimieri" w:date="2022-10-03T15:43:00Z">
        <w:r w:rsidR="00AD38E8" w:rsidRPr="00FD4009">
          <w:t>which may have allowed</w:t>
        </w:r>
      </w:ins>
      <w:ins w:id="948" w:author="Nick.Tolimieri" w:date="2022-10-03T15:48:00Z">
        <w:r w:rsidR="00607050" w:rsidRPr="00FD4009">
          <w:t xml:space="preserve"> this large increase in urchin </w:t>
        </w:r>
      </w:ins>
      <w:ins w:id="949" w:author="Nick.Tolimieri" w:date="2022-10-03T15:49:00Z">
        <w:r w:rsidR="00D26B0C" w:rsidRPr="00FD4009">
          <w:t>abundance</w:t>
        </w:r>
      </w:ins>
      <w:ins w:id="950" w:author="Nick.Tolimieri" w:date="2022-10-03T15:44:00Z">
        <w:r w:rsidR="00AD38E8" w:rsidRPr="00FD4009">
          <w:t xml:space="preserve">. </w:t>
        </w:r>
      </w:ins>
      <w:ins w:id="951" w:author="Nick.Tolimieri" w:date="2022-10-03T15:48:00Z">
        <w:r w:rsidR="00607050" w:rsidRPr="00FD4009">
          <w:t>At Tatoosh</w:t>
        </w:r>
      </w:ins>
      <w:ins w:id="952" w:author="Nick.Tolimieri" w:date="2022-10-03T15:44:00Z">
        <w:r w:rsidR="00AD38E8" w:rsidRPr="00FD4009">
          <w:t xml:space="preserve">, </w:t>
        </w:r>
      </w:ins>
      <w:r w:rsidR="00643C4E" w:rsidRPr="00FD4009">
        <w:t>we did see</w:t>
      </w:r>
      <w:r w:rsidR="00CA4F65" w:rsidRPr="00FD4009">
        <w:t xml:space="preserve"> </w:t>
      </w:r>
      <w:r w:rsidR="008D6D2E" w:rsidRPr="00FD4009">
        <w:t xml:space="preserve">a negative relationship between purple urchins and </w:t>
      </w:r>
      <w:r w:rsidR="008D6D2E" w:rsidRPr="00FD4009">
        <w:rPr>
          <w:i/>
        </w:rPr>
        <w:t>Nereocystis</w:t>
      </w:r>
      <w:r w:rsidR="008D6D2E" w:rsidRPr="00FD4009">
        <w:t xml:space="preserve"> </w:t>
      </w:r>
      <w:r w:rsidR="00E8796A" w:rsidRPr="00FD4009">
        <w:t xml:space="preserve">stipe </w:t>
      </w:r>
      <w:r w:rsidR="000F3616" w:rsidRPr="00FD4009">
        <w:t xml:space="preserve">density </w:t>
      </w:r>
      <w:r w:rsidR="008D6D2E" w:rsidRPr="00FD4009">
        <w:t xml:space="preserve">at the </w:t>
      </w:r>
      <w:r w:rsidR="00CA4F65" w:rsidRPr="00FD4009">
        <w:t>transect-level</w:t>
      </w:r>
      <w:r w:rsidR="008D6D2E" w:rsidRPr="00FD4009">
        <w:t xml:space="preserve"> that does</w:t>
      </w:r>
      <w:r w:rsidR="00CA4F65" w:rsidRPr="00FD4009">
        <w:t xml:space="preserve"> suggest patchy, l</w:t>
      </w:r>
      <w:r w:rsidR="00B03655" w:rsidRPr="00FD4009">
        <w:t>ocal top-down herbivory impacts</w:t>
      </w:r>
      <w:r w:rsidR="0034083C" w:rsidRPr="00FD4009">
        <w:t xml:space="preserve">. </w:t>
      </w:r>
      <w:ins w:id="953" w:author="Nick.Tolimieri" w:date="2022-10-03T11:00:00Z">
        <w:r w:rsidR="00D21822" w:rsidRPr="00FD4009">
          <w:t xml:space="preserve">However, this effect also appears </w:t>
        </w:r>
      </w:ins>
      <w:ins w:id="954" w:author="Nick.Tolimieri" w:date="2022-10-03T11:03:00Z">
        <w:r w:rsidR="005A6AA8" w:rsidRPr="00FD4009">
          <w:t xml:space="preserve">potentially </w:t>
        </w:r>
      </w:ins>
      <w:ins w:id="955" w:author="Nick.Tolimieri" w:date="2022-10-03T11:00:00Z">
        <w:r w:rsidR="00D21822" w:rsidRPr="00FD4009">
          <w:t>confounded by time with the REWB</w:t>
        </w:r>
        <w:r w:rsidR="00D21822">
          <w:t xml:space="preserve"> model suggesting an effect of </w:t>
        </w:r>
      </w:ins>
      <w:ins w:id="956" w:author="Nick.Tolimieri" w:date="2022-10-03T11:01:00Z">
        <w:r w:rsidR="00D21822">
          <w:t xml:space="preserve">Year but providing no evidence for an impact of urchins on </w:t>
        </w:r>
        <w:r w:rsidR="00D21822">
          <w:rPr>
            <w:i/>
          </w:rPr>
          <w:t xml:space="preserve">Nereocystis </w:t>
        </w:r>
        <w:r w:rsidR="00D21822">
          <w:t>stipe density</w:t>
        </w:r>
      </w:ins>
      <w:ins w:id="957" w:author="Nick.Tolimieri" w:date="2022-10-03T11:03:00Z">
        <w:r w:rsidR="005A6AA8">
          <w:t xml:space="preserve"> (coefficients were negative b</w:t>
        </w:r>
      </w:ins>
      <w:ins w:id="958" w:author="Chris.Harvey" w:date="2022-10-11T14:25:00Z">
        <w:r w:rsidR="00305F76">
          <w:t>ut</w:t>
        </w:r>
      </w:ins>
      <w:ins w:id="959" w:author="Nick.Tolimieri" w:date="2022-10-03T11:03:00Z">
        <w:r w:rsidR="005A6AA8">
          <w:t xml:space="preserve"> s.e. overlapped zero)</w:t>
        </w:r>
      </w:ins>
      <w:ins w:id="960" w:author="Nick.Tolimieri" w:date="2022-10-03T11:01:00Z">
        <w:r w:rsidR="00D21822">
          <w:t xml:space="preserve">. </w:t>
        </w:r>
      </w:ins>
      <w:ins w:id="961" w:author="Nick.Tolimieri" w:date="2022-10-03T15:48:00Z">
        <w:r w:rsidR="00607050">
          <w:t>Th</w:t>
        </w:r>
      </w:ins>
      <w:ins w:id="962" w:author="Nick.Tolimieri" w:date="2022-10-03T15:49:00Z">
        <w:r w:rsidR="00607050">
          <w:t xml:space="preserve">e persistence of </w:t>
        </w:r>
        <w:r w:rsidR="00607050">
          <w:lastRenderedPageBreak/>
          <w:t xml:space="preserve">kelp in the face </w:t>
        </w:r>
      </w:ins>
      <w:ins w:id="963" w:author="jameal samhouri" w:date="2022-10-17T16:26:00Z">
        <w:r w:rsidR="00593533">
          <w:t xml:space="preserve">of </w:t>
        </w:r>
      </w:ins>
      <w:ins w:id="964" w:author="Nick.Tolimieri" w:date="2022-10-03T15:49:00Z">
        <w:r w:rsidR="00607050">
          <w:t>this large increase in urchins</w:t>
        </w:r>
      </w:ins>
      <w:del w:id="965" w:author="Nick.Tolimieri" w:date="2022-10-03T11:01:00Z">
        <w:r w:rsidR="0034083C" w:rsidDel="00515196">
          <w:delText>Thes</w:delText>
        </w:r>
        <w:r w:rsidR="00B03655" w:rsidDel="00515196">
          <w:delText xml:space="preserve">e </w:delText>
        </w:r>
      </w:del>
      <w:del w:id="966" w:author="Nick.Tolimieri" w:date="2022-10-03T15:49:00Z">
        <w:r w:rsidR="00B03655" w:rsidDel="00607050">
          <w:delText>impacts</w:delText>
        </w:r>
      </w:del>
      <w:r w:rsidR="00CA4F65">
        <w:t xml:space="preserve"> may </w:t>
      </w:r>
      <w:r w:rsidR="003F6B2F">
        <w:t>have been</w:t>
      </w:r>
      <w:r w:rsidR="00CA4F65">
        <w:t xml:space="preserve"> </w:t>
      </w:r>
      <w:del w:id="967" w:author="Nick.Tolimieri" w:date="2022-10-18T08:39:00Z">
        <w:r w:rsidR="003F6B2F" w:rsidDel="00137191">
          <w:delText>mediated by</w:delText>
        </w:r>
      </w:del>
      <w:ins w:id="968" w:author="Nick.Tolimieri" w:date="2022-10-18T08:39:00Z">
        <w:r w:rsidR="00137191">
          <w:t>related to</w:t>
        </w:r>
      </w:ins>
      <w:r w:rsidR="003F6B2F">
        <w:t xml:space="preserve"> </w:t>
      </w:r>
      <w:r w:rsidR="00CA4F65">
        <w:t xml:space="preserve">habitat </w:t>
      </w:r>
      <w:ins w:id="969" w:author="Nick.Tolimieri" w:date="2022-09-13T12:06:00Z">
        <w:r w:rsidR="00A632E8">
          <w:t>complexity</w:t>
        </w:r>
        <w:r w:rsidR="003269B9">
          <w:t xml:space="preserve">, which may also cause the </w:t>
        </w:r>
      </w:ins>
      <w:del w:id="970" w:author="Nick.Tolimieri" w:date="2022-10-03T15:51:00Z">
        <w:r w:rsidR="003F6B2F" w:rsidDel="003269B9">
          <w:delText xml:space="preserve">leading to the </w:delText>
        </w:r>
      </w:del>
      <w:r w:rsidR="003F6B2F">
        <w:t>transect-level variability</w:t>
      </w:r>
      <w:r w:rsidR="0034083C">
        <w:t xml:space="preserve"> </w:t>
      </w:r>
      <w:r w:rsidR="00E878A1">
        <w:fldChar w:fldCharType="begin"/>
      </w:r>
      <w:r w:rsidR="0013719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r w:rsidR="00CA4F65">
        <w:t xml:space="preserve">. </w:t>
      </w:r>
      <w:r w:rsidR="002B7487">
        <w:t xml:space="preserve">Diver observations </w:t>
      </w:r>
      <w:ins w:id="971" w:author="Nick.Tolimieri" w:date="2022-10-03T11:04:00Z">
        <w:r w:rsidR="00234AAB">
          <w:t xml:space="preserve">at Tatoosh </w:t>
        </w:r>
      </w:ins>
      <w:r w:rsidR="002B7487">
        <w:t xml:space="preserve">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r w:rsidR="002B7487" w:rsidRPr="00135413">
        <w:rPr>
          <w:i/>
          <w:color w:val="000000" w:themeColor="text1"/>
        </w:rPr>
        <w:t>Nereocystis.</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Tatoosh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r w:rsidR="00135413">
        <w:rPr>
          <w:color w:val="000000" w:themeColor="text1"/>
        </w:rPr>
        <w:t>detritivores</w:t>
      </w:r>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r w:rsidR="00135413" w:rsidRPr="00135413">
        <w:rPr>
          <w:i/>
          <w:color w:val="000000" w:themeColor="text1"/>
        </w:rPr>
        <w:t>Nereocystis</w:t>
      </w:r>
      <w:r w:rsidR="00135413" w:rsidRPr="00135413">
        <w:rPr>
          <w:color w:val="000000" w:themeColor="text1"/>
        </w:rPr>
        <w:t xml:space="preserve"> stipe density</w:t>
      </w:r>
      <w:ins w:id="972" w:author="Nick.Tolimieri [2]" w:date="2022-09-16T10:04:00Z">
        <w:r w:rsidR="00927410">
          <w:rPr>
            <w:color w:val="000000" w:themeColor="text1"/>
          </w:rPr>
          <w:t xml:space="preserve"> </w:t>
        </w:r>
      </w:ins>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ZW5jZXM8L3NlY29uZGFyeS10aXRsZT48L3RpdGxlcz48cGFnZXM+ZTIxMDM0ODMxMTk8L3BhZ2Vz
Pjx2b2x1bWU+MTE5PC92b2x1bWU+PGRhdGVzPjx5ZWFyPjIwMjI8L3llYXI+PHB1Yi1kYXRlcz48
ZGF0ZT4wMi8yMjwvZGF0ZT48L3B1Yi1kYXRlcz48L2RhdGVzPjx1cmxzPjwvdXJscz48ZWxlY3Ry
b25pYy1yZXNvdXJjZS1udW0+MTAuMTA3My9wbmFzLjIxMDM0ODMxMTk8L2VsZWN0cm9uaWMtcmVz
b3VyY2UtbnVtPjwvcmVjb3JkPjwvQ2l0ZT48L0VuZE5vdGU+
</w:fldData>
        </w:fldChar>
      </w:r>
      <w:r w:rsidR="00137191">
        <w:rPr>
          <w:color w:val="000000" w:themeColor="text1"/>
        </w:rPr>
        <w:instrText xml:space="preserve"> ADDIN EN.CITE </w:instrText>
      </w:r>
      <w:r w:rsidR="00137191">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ZW5jZXM8L3NlY29uZGFyeS10aXRsZT48L3RpdGxlcz48cGFnZXM+ZTIxMDM0ODMxMTk8L3BhZ2Vz
Pjx2b2x1bWU+MTE5PC92b2x1bWU+PGRhdGVzPjx5ZWFyPjIwMjI8L3llYXI+PHB1Yi1kYXRlcz48
ZGF0ZT4wMi8yMjwvZGF0ZT48L3B1Yi1kYXRlcz48L2RhdGVzPjx1cmxzPjwvdXJscz48ZWxlY3Ry
b25pYy1yZXNvdXJjZS1udW0+MTAuMTA3My9wbmFzLjIxMDM0ODMxMTk8L2VsZWN0cm9uaWMtcmVz
b3VyY2UtbnVtPjwvcmVjb3JkPjwvQ2l0ZT48L0VuZE5vdGU+
</w:fldData>
        </w:fldChar>
      </w:r>
      <w:r w:rsidR="00137191">
        <w:rPr>
          <w:color w:val="000000" w:themeColor="text1"/>
        </w:rPr>
        <w:instrText xml:space="preserve"> ADDIN EN.CITE.DATA </w:instrText>
      </w:r>
      <w:r w:rsidR="00137191">
        <w:rPr>
          <w:color w:val="000000" w:themeColor="text1"/>
        </w:rPr>
      </w:r>
      <w:r w:rsidR="00137191">
        <w:rPr>
          <w:color w:val="000000" w:themeColor="text1"/>
        </w:rPr>
        <w:fldChar w:fldCharType="end"/>
      </w:r>
      <w:r w:rsidR="00927410">
        <w:rPr>
          <w:color w:val="000000" w:themeColor="text1"/>
        </w:rPr>
      </w:r>
      <w:r w:rsidR="00927410">
        <w:rPr>
          <w:color w:val="000000" w:themeColor="text1"/>
        </w:rPr>
        <w:fldChar w:fldCharType="separate"/>
      </w:r>
      <w:r w:rsidR="00927410">
        <w:rPr>
          <w:noProof/>
          <w:color w:val="000000" w:themeColor="text1"/>
        </w:rPr>
        <w:t>(Pearse 2006, Kriegisch et al. 2019, Randell et al. 2022)</w:t>
      </w:r>
      <w:r w:rsidR="00927410">
        <w:rPr>
          <w:color w:val="000000" w:themeColor="text1"/>
        </w:rPr>
        <w:fldChar w:fldCharType="end"/>
      </w:r>
      <w:r w:rsidR="00135413" w:rsidRPr="00135413">
        <w:rPr>
          <w:color w:val="000000" w:themeColor="text1"/>
        </w:rPr>
        <w:t>.</w:t>
      </w:r>
      <w:r w:rsidR="00893C5B">
        <w:rPr>
          <w:color w:val="000000" w:themeColor="text1"/>
        </w:rPr>
        <w:t xml:space="preserve"> </w:t>
      </w:r>
      <w:r w:rsidR="00893C5B" w:rsidRPr="00893C5B">
        <w:t xml:space="preserve">Interestingly, maximum </w:t>
      </w:r>
      <w:r w:rsidR="00893C5B" w:rsidRPr="00A628B0">
        <w:t>monthly SST was lowest at Tatoosh Island where increases in purple urchin density were strongest. Purple urchins do show latitudinal variation in recruitment success related to SST</w:t>
      </w:r>
      <w:r w:rsidR="0034083C" w:rsidRPr="00A628B0">
        <w:rPr>
          <w:color w:val="000000" w:themeColor="text1"/>
        </w:rPr>
        <w:t xml:space="preserve"> </w:t>
      </w:r>
      <w:ins w:id="973" w:author="Nick.Tolimieri [2]" w:date="2022-09-15T11:09:00Z">
        <w:r w:rsidR="00A628B0">
          <w:rPr>
            <w:color w:val="000000" w:themeColor="text1"/>
          </w:rPr>
          <w:t>in California</w:t>
        </w:r>
      </w:ins>
      <w:r w:rsidR="00893C5B" w:rsidRPr="00A628B0">
        <w:rPr>
          <w:color w:val="000000" w:themeColor="text1"/>
        </w:rPr>
        <w:t>, although previously observed patterns would have predicte</w:t>
      </w:r>
      <w:r w:rsidR="00893C5B" w:rsidRPr="00310026">
        <w:t>d higher recruitment with warmer water in more northern latitudes</w:t>
      </w:r>
      <w:ins w:id="974" w:author="Nick.Tolimieri [2]" w:date="2022-09-15T11:10:00Z">
        <w:r w:rsidR="00A628B0">
          <w:t xml:space="preserve"> </w:t>
        </w:r>
        <w:r w:rsidR="00A628B0" w:rsidRPr="00FA1687">
          <w:rPr>
            <w:color w:val="000000" w:themeColor="text1"/>
          </w:rPr>
          <w:fldChar w:fldCharType="begin"/>
        </w:r>
      </w:ins>
      <w:r w:rsidR="00137191">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Oceanogr&lt;/alt-title&gt;&lt;/titles&gt;&lt;periodical&gt;&lt;full-title&gt;Limnology and Oceanography&lt;/full-title&gt;&lt;abbr-1&gt;Limnol. Oceanogr.&lt;/abbr-1&gt;&lt;abbr-2&gt;Limnol Oceanogr&lt;/abbr-2&gt;&lt;/periodical&gt;&lt;alt-periodical&gt;&lt;full-title&gt;Limnology and Oceanography&lt;/full-title&gt;&lt;abbr-1&gt;Limnol. Oceanogr.&lt;/abbr-1&gt;&lt;abbr-2&gt;Limnol Oceanogr&lt;/abbr-2&gt;&lt;/alt-periodical&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ins w:id="975" w:author="Nick.Tolimieri [2]" w:date="2022-09-15T11:10:00Z">
        <w:r w:rsidR="00A628B0" w:rsidRPr="00FA1687">
          <w:rPr>
            <w:color w:val="000000" w:themeColor="text1"/>
          </w:rPr>
          <w:fldChar w:fldCharType="separate"/>
        </w:r>
        <w:r w:rsidR="00A628B0" w:rsidRPr="00FA1687">
          <w:rPr>
            <w:noProof/>
            <w:color w:val="000000" w:themeColor="text1"/>
          </w:rPr>
          <w:t>(Okamoto et al. 2020)</w:t>
        </w:r>
        <w:r w:rsidR="00A628B0" w:rsidRPr="00FA1687">
          <w:rPr>
            <w:color w:val="000000" w:themeColor="text1"/>
          </w:rPr>
          <w:fldChar w:fldCharType="end"/>
        </w:r>
      </w:ins>
      <w:r w:rsidR="00893C5B" w:rsidRPr="00310026">
        <w:t>.</w:t>
      </w:r>
      <w:ins w:id="976" w:author="Nick.Tolimieri [2]" w:date="2022-09-15T11:05:00Z">
        <w:r w:rsidR="00A628B0" w:rsidRPr="00A628B0">
          <w:t xml:space="preserve"> In southe</w:t>
        </w:r>
        <w:r w:rsidR="00A628B0">
          <w:t xml:space="preserve">rn </w:t>
        </w:r>
      </w:ins>
      <w:ins w:id="977" w:author="Nick.Tolimieri [2]" w:date="2022-09-15T11:06:00Z">
        <w:r w:rsidR="00A628B0">
          <w:t>California, g</w:t>
        </w:r>
      </w:ins>
      <w:ins w:id="978" w:author="Nick.Tolimieri [2]" w:date="2022-09-15T11:05:00Z">
        <w:r w:rsidR="00A628B0">
          <w:t>onadal indices for pu</w:t>
        </w:r>
      </w:ins>
      <w:ins w:id="979" w:author="Nick.Tolimieri [2]" w:date="2022-09-15T11:06:00Z">
        <w:r w:rsidR="00A628B0">
          <w:t>r</w:t>
        </w:r>
      </w:ins>
      <w:ins w:id="980" w:author="Nick.Tolimieri [2]" w:date="2022-09-15T11:05:00Z">
        <w:r w:rsidR="00A628B0">
          <w:t>ple urchins tend to peak in October and November following summer feeding</w:t>
        </w:r>
      </w:ins>
      <w:ins w:id="981" w:author="Nick.Tolimieri [2]" w:date="2022-09-15T11:06:00Z">
        <w:r w:rsidR="00A628B0">
          <w:t>, so warm waters in the fall might impact gamete production</w:t>
        </w:r>
      </w:ins>
      <w:ins w:id="982" w:author="Nick.Tolimieri [2]" w:date="2022-09-15T11:07:00Z">
        <w:r w:rsidR="00A628B0">
          <w:t xml:space="preserve"> </w:t>
        </w:r>
        <w:r w:rsidR="00A628B0">
          <w:fldChar w:fldCharType="begin"/>
        </w:r>
      </w:ins>
      <w:r w:rsidR="00137191">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Science&lt;/full-title&gt;&lt;abbr-1&gt;Bull. Mar. Sci.&lt;/abbr-1&gt;&lt;abbr-2&gt;Bull Mar Sci&lt;/abbr-2&gt;&lt;/periodical&gt;&lt;pages&gt;255-282&lt;/pages&gt;&lt;volume&gt;81&lt;/volume&gt;&lt;number&gt;2&lt;/number&gt;&lt;dates&gt;&lt;year&gt;2007&lt;/year&gt;&lt;/dates&gt;&lt;isbn&gt;0007-4977&lt;/isbn&gt;&lt;urls&gt;&lt;/urls&gt;&lt;/record&gt;&lt;/Cite&gt;&lt;/EndNote&gt;</w:instrText>
      </w:r>
      <w:ins w:id="983" w:author="Nick.Tolimieri [2]" w:date="2022-09-15T11:07:00Z">
        <w:r w:rsidR="00A628B0">
          <w:fldChar w:fldCharType="separate"/>
        </w:r>
        <w:r w:rsidR="00A628B0">
          <w:rPr>
            <w:noProof/>
          </w:rPr>
          <w:t>(Basch &amp; Tegner 2007)</w:t>
        </w:r>
        <w:r w:rsidR="00A628B0">
          <w:fldChar w:fldCharType="end"/>
        </w:r>
      </w:ins>
      <w:ins w:id="984" w:author="Nick.Tolimieri [2]" w:date="2022-09-15T11:06:00Z">
        <w:r w:rsidR="00A628B0">
          <w:t xml:space="preserve">. </w:t>
        </w:r>
      </w:ins>
      <w:ins w:id="985" w:author="Nick.Tolimieri [2]" w:date="2022-09-15T11:07:00Z">
        <w:r w:rsidR="00A628B0">
          <w:t xml:space="preserve">However, temperatures in Washington did not approach 17°C where gamete storage appears to be reduced </w:t>
        </w:r>
      </w:ins>
      <w:r w:rsidR="00A628B0">
        <w:fldChar w:fldCharType="begin"/>
      </w:r>
      <w:r w:rsidR="00137191">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Science&lt;/full-title&gt;&lt;abbr-1&gt;Bull. Mar. Sci.&lt;/abbr-1&gt;&lt;abbr-2&gt;Bull Mar Sci&lt;/abbr-2&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ins w:id="986" w:author="Nick.Tolimieri [2]" w:date="2022-09-15T11:07:00Z">
        <w:r w:rsidR="00A628B0">
          <w:t>.</w:t>
        </w:r>
      </w:ins>
    </w:p>
    <w:p w14:paraId="1C8CDA51" w14:textId="7864506A" w:rsidR="00A50EB8" w:rsidRDefault="000E0D71" w:rsidP="007546E3">
      <w:pPr>
        <w:rPr>
          <w:ins w:id="987" w:author="Nick.Tolimieri [2]" w:date="2022-09-16T10:25:00Z"/>
        </w:rPr>
      </w:pPr>
      <w:ins w:id="988" w:author="Nick.Tolimieri [2]" w:date="2022-09-14T11:47:00Z">
        <w:r w:rsidRPr="00711510">
          <w:t xml:space="preserve">We did not see </w:t>
        </w:r>
      </w:ins>
      <w:r w:rsidR="00EF0B3C" w:rsidRPr="00711510">
        <w:t>shared temporal variation in the invertebrate assemblages</w:t>
      </w:r>
      <w:del w:id="989" w:author="Nick.Tolimieri [2]" w:date="2022-09-15T09:50:00Z">
        <w:r w:rsidR="00EF0B3C" w:rsidRPr="00711510" w:rsidDel="00A13C9A">
          <w:delText xml:space="preserve"> caused by a </w:delText>
        </w:r>
      </w:del>
      <w:ins w:id="990" w:author="Nick.Tolimieri [2]" w:date="2022-09-15T09:50:00Z">
        <w:r w:rsidR="00A13C9A">
          <w:t xml:space="preserve"> </w:t>
        </w:r>
      </w:ins>
      <w:ins w:id="991" w:author="Nick.Tolimieri [2]" w:date="2022-09-15T10:06:00Z">
        <w:r w:rsidR="00BB3D36">
          <w:t xml:space="preserve">(i.e., the multivariate results) </w:t>
        </w:r>
      </w:ins>
      <w:ins w:id="992" w:author="Nick.Tolimieri [2]" w:date="2022-09-15T09:50:00Z">
        <w:r w:rsidR="00A13C9A">
          <w:t xml:space="preserve">in </w:t>
        </w:r>
      </w:ins>
      <w:ins w:id="993" w:author="Nick.Tolimieri [2]" w:date="2022-09-15T09:52:00Z">
        <w:r w:rsidR="008C19F1">
          <w:t xml:space="preserve">conjunction with </w:t>
        </w:r>
      </w:ins>
      <w:del w:id="994" w:author="Nick.Tolimieri [2]" w:date="2022-09-15T09:50:00Z">
        <w:r w:rsidR="00EF0B3C" w:rsidRPr="00711510" w:rsidDel="00A13C9A">
          <w:delText>response</w:delText>
        </w:r>
      </w:del>
      <w:del w:id="995" w:author="Nick.Tolimieri [2]" w:date="2022-09-15T09:52:00Z">
        <w:r w:rsidR="00EF0B3C" w:rsidRPr="00711510" w:rsidDel="008C19F1">
          <w:delText xml:space="preserve"> to </w:delText>
        </w:r>
      </w:del>
      <w:r w:rsidR="00EF0B3C" w:rsidRPr="00711510">
        <w:t xml:space="preserve">the die-off of sea stars–important predators within kelp forests–due to </w:t>
      </w:r>
      <w:r w:rsidR="00882E30" w:rsidRPr="00711510">
        <w:t>SSWS</w:t>
      </w:r>
      <w:r w:rsidR="00EF0B3C" w:rsidRPr="00711510">
        <w:t xml:space="preserve"> </w:t>
      </w:r>
      <w:r w:rsidR="00E878A1" w:rsidRPr="00A10F7E">
        <w:fldChar w:fldCharType="begin"/>
      </w:r>
      <w:r w:rsidR="00137191">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Sci&lt;/alt-title&gt;&lt;/titles&gt;&lt;pages&gt;e20180553&lt;/pages&gt;&lt;volume&gt;285&lt;/volume&gt;&lt;number&gt;1883&lt;/number&gt;&lt;dates&gt;&lt;year&gt;2018&lt;/year&gt;&lt;pub-dates&gt;&lt;date&gt;Jul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ISI&amp;gt;://WOS:000439907900006&lt;/url&gt;&lt;/related-urls&gt;&lt;/urls&gt;&lt;electronic-resource-num&gt;10.1098/rspb.2018.0553&lt;/electronic-resource-num&gt;&lt;language&gt;English&lt;/language&gt;&lt;/record&gt;&lt;/Cite&gt;&lt;/EndNote&gt;</w:instrText>
      </w:r>
      <w:r w:rsidR="00E878A1" w:rsidRPr="00A10F7E">
        <w:fldChar w:fldCharType="separate"/>
      </w:r>
      <w:r w:rsidR="00E878A1" w:rsidRPr="00711510">
        <w:rPr>
          <w:noProof/>
        </w:rPr>
        <w:t>(Burt et al. 2018)</w:t>
      </w:r>
      <w:r w:rsidR="00E878A1" w:rsidRPr="00A10F7E">
        <w:fldChar w:fldCharType="end"/>
      </w:r>
      <w:r w:rsidR="00EF0B3C" w:rsidRPr="00711510">
        <w:t xml:space="preserve">. </w:t>
      </w:r>
      <w:ins w:id="996" w:author="Nick.Tolimieri [2]" w:date="2022-09-15T10:10:00Z">
        <w:r w:rsidR="00BB3D36">
          <w:t>I</w:t>
        </w:r>
      </w:ins>
      <w:moveToRangeStart w:id="997" w:author="Nick.Tolimieri [2]" w:date="2022-09-15T09:49:00Z" w:name="move114127780"/>
      <w:moveTo w:id="998" w:author="Nick.Tolimieri [2]" w:date="2022-09-15T09:49:00Z">
        <w:r w:rsidR="00711510" w:rsidRPr="00140637">
          <w:t>nvertebrate</w:t>
        </w:r>
      </w:moveTo>
      <w:ins w:id="999" w:author="Nick.Tolimieri [2]" w:date="2022-09-15T09:49:00Z">
        <w:r w:rsidR="00711510">
          <w:t xml:space="preserve"> densities </w:t>
        </w:r>
      </w:ins>
      <w:moveTo w:id="1000" w:author="Nick.Tolimieri [2]" w:date="2022-09-15T09:49:00Z">
        <w:del w:id="1001" w:author="Nick.Tolimieri [2]" w:date="2022-09-15T09:49:00Z">
          <w:r w:rsidR="00711510" w:rsidRPr="00140637" w:rsidDel="00711510">
            <w:delText>, which have been characterized by low densities</w:delText>
          </w:r>
        </w:del>
      </w:moveTo>
      <w:ins w:id="1002" w:author="Nick.Tolimieri [2]" w:date="2022-09-15T09:49:00Z">
        <w:r w:rsidR="00711510">
          <w:t xml:space="preserve">have been low at these sites </w:t>
        </w:r>
      </w:ins>
      <w:ins w:id="1003" w:author="Nick.Tolimieri [2]" w:date="2022-09-15T09:53:00Z">
        <w:r w:rsidR="007D6CDA">
          <w:t xml:space="preserve">since </w:t>
        </w:r>
      </w:ins>
      <w:moveTo w:id="1004" w:author="Nick.Tolimieri [2]" w:date="2022-09-15T09:49:00Z">
        <w:del w:id="1005" w:author="Nick.Tolimieri [2]" w:date="2022-09-15T09:49:00Z">
          <w:r w:rsidR="00711510" w:rsidRPr="00140637" w:rsidDel="00711510">
            <w:delText xml:space="preserve"> since r</w:delText>
          </w:r>
        </w:del>
      </w:moveTo>
      <w:ins w:id="1006" w:author="Nick.Tolimieri [2]" w:date="2022-09-15T09:49:00Z">
        <w:r w:rsidR="00711510">
          <w:t>r</w:t>
        </w:r>
      </w:ins>
      <w:moveTo w:id="1007" w:author="Nick.Tolimieri [2]" w:date="2022-09-15T09:49:00Z">
        <w:r w:rsidR="00711510" w:rsidRPr="00140637">
          <w:t xml:space="preserve">ecolonization of the area by </w:t>
        </w:r>
        <w:r w:rsidR="00711510" w:rsidRPr="00815B8D">
          <w:t>sea otters</w:t>
        </w:r>
        <w:del w:id="1008" w:author="Nick.Tolimieri [2]" w:date="2022-09-15T09:56:00Z">
          <w:r w:rsidR="00711510" w:rsidRPr="00815B8D" w:rsidDel="007D6CDA">
            <w:delText xml:space="preserve"> </w:delText>
          </w:r>
          <w:r w:rsidR="00711510" w:rsidRPr="00A10F7E" w:rsidDel="007D6CD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 </w:delInstrText>
          </w:r>
          <w:r w:rsidR="00711510" w:rsidRPr="00164211" w:rsidDel="007D6CD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EN.CITE.DATA </w:delInstrText>
          </w:r>
        </w:del>
      </w:moveTo>
      <w:ins w:id="1009" w:author="Nick.Tolimieri [2]" w:date="2022-09-15T09:49:00Z">
        <w:del w:id="1010" w:author="Nick.Tolimieri [2]" w:date="2022-09-15T09:56:00Z"/>
      </w:ins>
      <w:moveTo w:id="1011" w:author="Nick.Tolimieri [2]" w:date="2022-09-15T09:49:00Z">
        <w:del w:id="1012" w:author="Nick.Tolimieri [2]" w:date="2022-09-15T09:56:00Z">
          <w:r w:rsidR="00711510" w:rsidRPr="00164211" w:rsidDel="007D6CDA">
            <w:fldChar w:fldCharType="end"/>
          </w:r>
        </w:del>
      </w:moveTo>
      <w:ins w:id="1013" w:author="Nick.Tolimieri [2]" w:date="2022-09-15T09:49:00Z">
        <w:del w:id="1014" w:author="Nick.Tolimieri [2]" w:date="2022-09-15T09:56:00Z"/>
      </w:ins>
      <w:moveTo w:id="1015" w:author="Nick.Tolimieri [2]" w:date="2022-09-15T09:49:00Z">
        <w:del w:id="1016" w:author="Nick.Tolimieri [2]" w:date="2022-09-15T09:56:00Z">
          <w:r w:rsidR="00711510" w:rsidRPr="00A10F7E" w:rsidDel="007D6CDA">
            <w:fldChar w:fldCharType="separate"/>
          </w:r>
          <w:r w:rsidR="00711510" w:rsidRPr="00815B8D" w:rsidDel="007D6CDA">
            <w:rPr>
              <w:noProof/>
            </w:rPr>
            <w:delText>(Shelton et al. 2018)</w:delText>
          </w:r>
          <w:r w:rsidR="00711510" w:rsidRPr="00A10F7E" w:rsidDel="007D6CDA">
            <w:fldChar w:fldCharType="end"/>
          </w:r>
        </w:del>
        <w:r w:rsidR="00711510" w:rsidRPr="00815B8D">
          <w:t xml:space="preserve">, </w:t>
        </w:r>
      </w:moveTo>
      <w:ins w:id="1017" w:author="Nick.Tolimieri [2]" w:date="2022-09-15T09:49:00Z">
        <w:r w:rsidR="00711510" w:rsidRPr="00815B8D">
          <w:t>a</w:t>
        </w:r>
      </w:ins>
      <w:ins w:id="1018" w:author="Nick.Tolimieri [2]" w:date="2022-09-15T09:50:00Z">
        <w:r w:rsidR="00A13C9A" w:rsidRPr="00815B8D">
          <w:t>n</w:t>
        </w:r>
      </w:ins>
      <w:ins w:id="1019" w:author="Nick.Tolimieri [2]" w:date="2022-09-15T09:49:00Z">
        <w:r w:rsidR="00711510" w:rsidRPr="00815B8D">
          <w:t xml:space="preserve">d </w:t>
        </w:r>
      </w:ins>
      <w:moveTo w:id="1020" w:author="Nick.Tolimieri [2]" w:date="2022-09-15T09:49:00Z">
        <w:r w:rsidR="00711510" w:rsidRPr="00815B8D">
          <w:t xml:space="preserve">otter predation likely explains the low density </w:t>
        </w:r>
      </w:moveTo>
      <w:ins w:id="1021" w:author="Nick.Tolimieri [2]" w:date="2022-09-15T10:21:00Z">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 </w:instrText>
        </w:r>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EN.CITE.DATA </w:instrText>
        </w:r>
        <w:r w:rsidR="00815B8D" w:rsidRPr="009C33A6">
          <w:fldChar w:fldCharType="end"/>
        </w:r>
        <w:r w:rsidR="00815B8D" w:rsidRPr="009C33A6">
          <w:fldChar w:fldCharType="separate"/>
        </w:r>
        <w:r w:rsidR="00815B8D" w:rsidRPr="009C33A6">
          <w:rPr>
            <w:noProof/>
          </w:rPr>
          <w:t>(Shelton et al. 2018)</w:t>
        </w:r>
        <w:r w:rsidR="00815B8D" w:rsidRPr="009C33A6">
          <w:fldChar w:fldCharType="end"/>
        </w:r>
        <w:r w:rsidR="00815B8D">
          <w:t xml:space="preserve"> </w:t>
        </w:r>
      </w:ins>
      <w:moveTo w:id="1022" w:author="Nick.Tolimieri [2]" w:date="2022-09-15T09:49:00Z">
        <w:r w:rsidR="00711510" w:rsidRPr="00815B8D">
          <w:t>and lack of temporal variation</w:t>
        </w:r>
        <w:del w:id="1023" w:author="Nick.Tolimieri [2]" w:date="2022-09-15T10:17:00Z">
          <w:r w:rsidR="00711510" w:rsidRPr="00815B8D" w:rsidDel="00411B3A">
            <w:delText>, although Allee effects may also play a part</w:delText>
          </w:r>
        </w:del>
        <w:r w:rsidR="00711510" w:rsidRPr="00815B8D">
          <w:t>.</w:t>
        </w:r>
      </w:moveTo>
      <w:moveToRangeEnd w:id="997"/>
      <w:ins w:id="1024" w:author="Nick.Tolimieri [2]" w:date="2022-09-15T09:50:00Z">
        <w:r w:rsidR="00711510" w:rsidRPr="00815B8D">
          <w:t xml:space="preserve"> </w:t>
        </w:r>
      </w:ins>
      <w:ins w:id="1025" w:author="Nick.Tolimieri [2]" w:date="2022-09-15T10:18:00Z">
        <w:r w:rsidR="00411B3A" w:rsidRPr="00310026">
          <w:t>Additionally,</w:t>
        </w:r>
        <w:r w:rsidR="00411B3A" w:rsidRPr="00815B8D">
          <w:t xml:space="preserve"> with the exception of blood and leather stars, sea stars were uncommon</w:t>
        </w:r>
        <w:r w:rsidR="00411B3A" w:rsidRPr="00310026">
          <w:t xml:space="preserve">, so they may have exhibited little top-down pressure. </w:t>
        </w:r>
      </w:ins>
      <w:ins w:id="1026" w:author="Nick.Tolimieri [2]" w:date="2022-09-15T10:25:00Z">
        <w:r w:rsidR="004661BC">
          <w:lastRenderedPageBreak/>
          <w:t xml:space="preserve">We also lack </w:t>
        </w:r>
      </w:ins>
      <w:ins w:id="1027" w:author="Nick.Tolimieri [2]" w:date="2022-09-16T10:05:00Z">
        <w:r w:rsidR="005E28EE">
          <w:t>recent</w:t>
        </w:r>
      </w:ins>
      <w:ins w:id="1028" w:author="Nick.Tolimieri [2]" w:date="2022-09-15T10:25:00Z">
        <w:r w:rsidR="004661BC">
          <w:t xml:space="preserve"> pre-SSWS data for these sites. </w:t>
        </w:r>
      </w:ins>
      <w:ins w:id="1029" w:author="Nick.Tolimieri [2]" w:date="2022-09-15T10:26:00Z">
        <w:r w:rsidR="004661BC">
          <w:t>The s</w:t>
        </w:r>
      </w:ins>
      <w:ins w:id="1030" w:author="Nick.Tolimieri [2]" w:date="2022-09-15T10:11:00Z">
        <w:r w:rsidR="00BB3D36" w:rsidRPr="00310026">
          <w:t>ea star die-off began in 201</w:t>
        </w:r>
      </w:ins>
      <w:ins w:id="1031" w:author="Nick.Tolimieri [2]" w:date="2022-09-15T17:42:00Z">
        <w:r w:rsidR="00566708">
          <w:t>3</w:t>
        </w:r>
      </w:ins>
      <w:ins w:id="1032" w:author="Nick.Tolimieri [2]" w:date="2022-09-16T10:06:00Z">
        <w:r w:rsidR="005E28EE">
          <w:t xml:space="preserve"> in Southern California</w:t>
        </w:r>
      </w:ins>
      <w:ins w:id="1033" w:author="Chris.Harvey" w:date="2022-10-11T14:29:00Z">
        <w:r w:rsidR="00305F76">
          <w:t>,</w:t>
        </w:r>
      </w:ins>
      <w:ins w:id="1034" w:author="Nick.Tolimieri [2]" w:date="2022-09-16T10:06:00Z">
        <w:r w:rsidR="005E28EE">
          <w:t xml:space="preserve"> with the first declines evident on the Washington coast and Puget Sound in 2014</w:t>
        </w:r>
      </w:ins>
      <w:ins w:id="1035" w:author="Nick.Tolimieri [2]" w:date="2022-09-15T10:11:00Z">
        <w:r w:rsidR="00BB3D36" w:rsidRPr="00310026">
          <w:t xml:space="preserve"> </w:t>
        </w:r>
        <w:r w:rsidR="00BB3D36" w:rsidRPr="0031002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PHRpdGxlcz48dGl0bGU+RGV2YXN0YXRpbmcgdHJhbnNib3VuZGFyeSBpbXBhY3RzIG9mIHNlYSBz
dGFyIHdhc3RpbmcgZGlzZWFzZSBvbiBzdWJ0aWRhbCBhc3Rlcm9pZHM8L3RpdGxlPjxzZWNvbmRh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ZWNvbmRhcnktdGl0bGU+PGFsdC10aXRsZT5QIFJveSBTb2MgQi1CaW9sIFNjaTwvYWx0LXRpdGxl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</w:fldData>
          </w:fldChar>
        </w:r>
      </w:ins>
      <w:r w:rsidR="00137191">
        <w:instrText xml:space="preserve"> ADDIN EN.CITE </w:instrText>
      </w:r>
      <w:r w:rsidR="00137191">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PHRpdGxlcz48dGl0bGU+RGV2YXN0YXRpbmcgdHJhbnNib3VuZGFyeSBpbXBhY3RzIG9mIHNlYSBz
dGFyIHdhc3RpbmcgZGlzZWFzZSBvbiBzdWJ0aWRhbCBhc3Rlcm9pZHM8L3RpdGxlPjxzZWNvbmRh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ZWNvbmRhcnktdGl0bGU+PGFsdC10aXRsZT5QIFJveSBTb2MgQi1CaW9sIFNjaTwvYWx0LXRpdGxl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</w:fldData>
        </w:fldChar>
      </w:r>
      <w:r w:rsidR="00137191">
        <w:instrText xml:space="preserve"> ADDIN EN.CITE.DATA </w:instrText>
      </w:r>
      <w:r w:rsidR="00137191">
        <w:fldChar w:fldCharType="end"/>
      </w:r>
      <w:ins w:id="1036" w:author="Nick.Tolimieri [2]" w:date="2022-09-15T10:11:00Z">
        <w:r w:rsidR="00BB3D36" w:rsidRPr="00310026">
          <w:fldChar w:fldCharType="separate"/>
        </w:r>
        <w:r w:rsidR="00BB3D36" w:rsidRPr="00310026">
          <w:rPr>
            <w:noProof/>
          </w:rPr>
          <w:t>(Montecino-Latorre et al. 2016, Hamilton et al. 2021)</w:t>
        </w:r>
        <w:r w:rsidR="00BB3D36" w:rsidRPr="00310026">
          <w:fldChar w:fldCharType="end"/>
        </w:r>
      </w:ins>
      <w:ins w:id="1037" w:author="Chris.Harvey" w:date="2022-10-11T14:29:00Z">
        <w:r w:rsidR="00305F76">
          <w:t>.</w:t>
        </w:r>
      </w:ins>
      <w:ins w:id="1038" w:author="Nick.Tolimieri [2]" w:date="2022-09-16T10:07:00Z">
        <w:r w:rsidR="00594F87">
          <w:t xml:space="preserve"> </w:t>
        </w:r>
        <w:r w:rsidR="005E28EE">
          <w:t>S</w:t>
        </w:r>
      </w:ins>
      <w:ins w:id="1039" w:author="Nick.Tolimieri [2]" w:date="2022-09-15T10:11:00Z">
        <w:r w:rsidR="00BB3D36" w:rsidRPr="00310026">
          <w:t xml:space="preserve">pecies like </w:t>
        </w:r>
        <w:r w:rsidR="00BB3D36" w:rsidRPr="00310026">
          <w:rPr>
            <w:i/>
          </w:rPr>
          <w:t xml:space="preserve">Pycnopodia </w:t>
        </w:r>
        <w:r w:rsidR="00BB3D36" w:rsidRPr="00310026">
          <w:t xml:space="preserve">did not fully crash until late 2017 </w:t>
        </w:r>
        <w:r w:rsidR="00BB3D36" w:rsidRPr="0031002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b2MgQi1CaW9sIFNjaTwvYWx0LXRpdGxlPjwvdGl0bGVzPjxwYWdlcz4yMDIxMTE5NTwvcGFnZXM+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</w:fldData>
          </w:fldChar>
        </w:r>
      </w:ins>
      <w:r w:rsidR="00137191">
        <w:instrText xml:space="preserve"> ADDIN EN.CITE </w:instrText>
      </w:r>
      <w:r w:rsidR="00137191">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b2MgQi1CaW9sIFNjaTwvYWx0LXRpdGxlPjwvdGl0bGVzPjxwYWdlcz4yMDIxMTE5NTwvcGFnZXM+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</w:fldData>
        </w:fldChar>
      </w:r>
      <w:r w:rsidR="00137191">
        <w:instrText xml:space="preserve"> ADDIN EN.CITE.DATA </w:instrText>
      </w:r>
      <w:r w:rsidR="00137191">
        <w:fldChar w:fldCharType="end"/>
      </w:r>
      <w:ins w:id="1040" w:author="Nick.Tolimieri [2]" w:date="2022-09-15T10:11:00Z">
        <w:r w:rsidR="00BB3D36" w:rsidRPr="00310026">
          <w:fldChar w:fldCharType="separate"/>
        </w:r>
        <w:r w:rsidR="00BB3D36" w:rsidRPr="00310026">
          <w:rPr>
            <w:noProof/>
          </w:rPr>
          <w:t>(declined to 75% occurrence as defined by Hamilton et al. 2021)</w:t>
        </w:r>
        <w:r w:rsidR="00BB3D36" w:rsidRPr="00310026">
          <w:fldChar w:fldCharType="end"/>
        </w:r>
        <w:r w:rsidR="00411B3A" w:rsidRPr="00815B8D">
          <w:t xml:space="preserve">. </w:t>
        </w:r>
      </w:ins>
      <w:ins w:id="1041" w:author="Chris.Harvey" w:date="2022-10-11T14:29:00Z">
        <w:r w:rsidR="00305F76">
          <w:t xml:space="preserve">Thus, </w:t>
        </w:r>
      </w:ins>
      <w:ins w:id="1042" w:author="Nick.Tolimieri [2]" w:date="2022-09-15T10:26:00Z">
        <w:r w:rsidR="004661BC">
          <w:t xml:space="preserve">our surveys from 2015 and 2016 provide some information during the decline, but sea </w:t>
        </w:r>
      </w:ins>
      <w:ins w:id="1043" w:author="Nick.Tolimieri [2]" w:date="2022-09-15T10:27:00Z">
        <w:r w:rsidR="004661BC">
          <w:t xml:space="preserve">star densities were already low at this point. </w:t>
        </w:r>
      </w:ins>
      <w:ins w:id="1044" w:author="Nick.Tolimieri [2]" w:date="2022-09-15T10:00:00Z">
        <w:r w:rsidR="00900C03" w:rsidRPr="00310026">
          <w:t>We also did not detect sig</w:t>
        </w:r>
      </w:ins>
      <w:ins w:id="1045" w:author="Nick.Tolimieri [2]" w:date="2022-09-15T10:01:00Z">
        <w:r w:rsidR="00900C03" w:rsidRPr="00310026">
          <w:t>n</w:t>
        </w:r>
      </w:ins>
      <w:ins w:id="1046" w:author="Nick.Tolimieri [2]" w:date="2022-09-15T10:00:00Z">
        <w:r w:rsidR="00900C03" w:rsidRPr="00310026">
          <w:t>s of sea star recovery from SSWS</w:t>
        </w:r>
      </w:ins>
      <w:ins w:id="1047" w:author="Nick.Tolimieri [2]" w:date="2022-09-15T10:27:00Z">
        <w:r w:rsidR="00737511">
          <w:t xml:space="preserve"> after 2017</w:t>
        </w:r>
      </w:ins>
      <w:ins w:id="1048" w:author="Nick.Tolimieri [2]" w:date="2022-09-15T10:00:00Z">
        <w:r w:rsidR="00900C03" w:rsidRPr="00310026">
          <w:t>.</w:t>
        </w:r>
      </w:ins>
      <w:ins w:id="1049" w:author="Nick.Tolimieri [2]" w:date="2022-09-15T10:11:00Z">
        <w:r w:rsidR="00544DDD">
          <w:t xml:space="preserve"> </w:t>
        </w:r>
      </w:ins>
      <w:ins w:id="1050" w:author="Nick.Tolimieri [2]" w:date="2022-09-15T10:27:00Z">
        <w:r w:rsidR="00544DDD">
          <w:t xml:space="preserve">For example, </w:t>
        </w:r>
      </w:ins>
      <w:del w:id="1051" w:author="Nick.Tolimieri [2]" w:date="2022-09-15T09:50:00Z">
        <w:r w:rsidR="00EF0B3C" w:rsidRPr="00815B8D" w:rsidDel="00711510">
          <w:delText>T</w:delText>
        </w:r>
      </w:del>
      <w:del w:id="1052" w:author="Nick.Tolimieri [2]" w:date="2022-09-15T10:00:00Z">
        <w:r w:rsidR="00EF0B3C" w:rsidRPr="00815B8D" w:rsidDel="00900C03">
          <w:delText>he s</w:delText>
        </w:r>
      </w:del>
      <w:del w:id="1053" w:author="Nick.Tolimieri [2]" w:date="2022-09-15T10:11:00Z">
        <w:r w:rsidR="00EF0B3C" w:rsidRPr="00815B8D" w:rsidDel="00BB3D36">
          <w:delText xml:space="preserve">ea star die-off began in 2013 before our data collection commenced </w:delText>
        </w:r>
        <w:r w:rsidR="00E878A1" w:rsidRPr="007546E3" w:rsidDel="00BB3D3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 </w:delInstrText>
        </w:r>
        <w:r w:rsidR="00E878A1" w:rsidRPr="007546E3" w:rsidDel="00BB3D3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EN.CITE.DATA </w:delInstrText>
        </w:r>
        <w:r w:rsidR="00E878A1" w:rsidRPr="007546E3" w:rsidDel="00BB3D36">
          <w:fldChar w:fldCharType="end"/>
        </w:r>
        <w:r w:rsidR="00E878A1" w:rsidRPr="007546E3" w:rsidDel="00BB3D36">
          <w:fldChar w:fldCharType="separate"/>
        </w:r>
        <w:r w:rsidR="00E878A1" w:rsidRPr="00815B8D" w:rsidDel="00BB3D36">
          <w:rPr>
            <w:noProof/>
          </w:rPr>
          <w:delText>(Montecino-Latorre et al. 2016, Hamilton et al. 2021)</w:delText>
        </w:r>
        <w:r w:rsidR="00E878A1" w:rsidRPr="007546E3" w:rsidDel="00BB3D36">
          <w:fldChar w:fldCharType="end"/>
        </w:r>
        <w:r w:rsidR="00EF0B3C" w:rsidRPr="00815B8D" w:rsidDel="00BB3D36">
          <w:delText>,</w:delText>
        </w:r>
      </w:del>
      <w:del w:id="1054" w:author="Nick.Tolimieri [2]" w:date="2022-09-15T09:54:00Z">
        <w:r w:rsidR="00EF0B3C" w:rsidRPr="00815B8D" w:rsidDel="007D6CDA">
          <w:delText xml:space="preserve"> </w:delText>
        </w:r>
      </w:del>
      <w:del w:id="1055" w:author="Nick.Tolimieri [2]" w:date="2022-09-15T09:51:00Z">
        <w:r w:rsidR="00EF0B3C" w:rsidRPr="00815B8D" w:rsidDel="008C19F1">
          <w:delText xml:space="preserve">but </w:delText>
        </w:r>
      </w:del>
      <w:del w:id="1056" w:author="Nick.Tolimieri [2]" w:date="2022-09-15T10:11:00Z">
        <w:r w:rsidR="00EF0B3C" w:rsidRPr="00815B8D" w:rsidDel="00BB3D36">
          <w:delText xml:space="preserve">off the Washington coast </w:delText>
        </w:r>
        <w:r w:rsidR="00E63861" w:rsidRPr="00815B8D" w:rsidDel="00BB3D36">
          <w:delText xml:space="preserve">populations of </w:delText>
        </w:r>
        <w:r w:rsidR="00EF0B3C" w:rsidRPr="00815B8D" w:rsidDel="00BB3D36">
          <w:delText xml:space="preserve">species like </w:delText>
        </w:r>
        <w:r w:rsidR="00EF0B3C" w:rsidRPr="00815B8D" w:rsidDel="00BB3D36">
          <w:rPr>
            <w:i/>
          </w:rPr>
          <w:delText xml:space="preserve">Pycnopodia </w:delText>
        </w:r>
        <w:r w:rsidR="00EF0B3C" w:rsidRPr="00815B8D" w:rsidDel="00BB3D36">
          <w:delText>did</w:delText>
        </w:r>
      </w:del>
      <w:ins w:id="1057" w:author="Nick.Tolimieri" w:date="2022-09-13T16:03:00Z">
        <w:del w:id="1058" w:author="Nick.Tolimieri [2]" w:date="2022-09-15T10:11:00Z">
          <w:r w:rsidR="00AD312D" w:rsidRPr="00815B8D" w:rsidDel="00BB3D36">
            <w:delText xml:space="preserve"> not </w:delText>
          </w:r>
        </w:del>
      </w:ins>
      <w:del w:id="1059" w:author="Nick.Tolimieri [2]" w:date="2022-09-15T10:11:00Z">
        <w:r w:rsidR="00EF0B3C" w:rsidRPr="00815B8D" w:rsidDel="00BB3D36">
          <w:delText xml:space="preserve"> </w:delText>
        </w:r>
        <w:r w:rsidR="00E63861" w:rsidRPr="00815B8D" w:rsidDel="00BB3D36">
          <w:delText>full</w:delText>
        </w:r>
      </w:del>
      <w:ins w:id="1060" w:author="Nick.Tolimieri" w:date="2022-09-13T16:03:00Z">
        <w:del w:id="1061" w:author="Nick.Tolimieri [2]" w:date="2022-09-15T10:11:00Z">
          <w:r w:rsidR="00AD312D" w:rsidRPr="00815B8D" w:rsidDel="00BB3D36">
            <w:delText>y</w:delText>
          </w:r>
        </w:del>
      </w:ins>
      <w:del w:id="1062" w:author="Nick.Tolimieri [2]" w:date="2022-09-15T10:11:00Z">
        <w:r w:rsidR="00E63861" w:rsidRPr="00815B8D" w:rsidDel="00BB3D36">
          <w:delText xml:space="preserve"> crash</w:delText>
        </w:r>
        <w:r w:rsidR="00EF0B3C" w:rsidRPr="00815B8D" w:rsidDel="00BB3D36">
          <w:delText xml:space="preserve"> </w:delText>
        </w:r>
        <w:r w:rsidR="00E63861" w:rsidRPr="00815B8D" w:rsidDel="00BB3D36">
          <w:delText>until late 2017</w:delText>
        </w:r>
        <w:r w:rsidR="00EF0B3C" w:rsidRPr="00815B8D" w:rsidDel="00BB3D36">
          <w:delText xml:space="preserve"> </w:delText>
        </w:r>
        <w:r w:rsidR="00E878A1" w:rsidRPr="007546E3" w:rsidDel="00BB3D3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 </w:delInstrText>
        </w:r>
        <w:r w:rsidR="00E878A1" w:rsidRPr="007546E3" w:rsidDel="00BB3D3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EN.CITE.DATA </w:delInstrText>
        </w:r>
        <w:r w:rsidR="00E878A1" w:rsidRPr="007546E3" w:rsidDel="00BB3D36">
          <w:fldChar w:fldCharType="end"/>
        </w:r>
        <w:r w:rsidR="00E878A1" w:rsidRPr="007546E3" w:rsidDel="00BB3D36">
          <w:fldChar w:fldCharType="separate"/>
        </w:r>
        <w:r w:rsidR="00E878A1" w:rsidRPr="00815B8D" w:rsidDel="00BB3D36">
          <w:rPr>
            <w:noProof/>
          </w:rPr>
          <w:delText>(declined to 75% occurrence as defined by Hamilton et al. 2021)</w:delText>
        </w:r>
        <w:r w:rsidR="00E878A1" w:rsidRPr="007546E3" w:rsidDel="00BB3D36">
          <w:fldChar w:fldCharType="end"/>
        </w:r>
        <w:r w:rsidR="00EF0B3C" w:rsidRPr="00815B8D" w:rsidDel="00BB3D36">
          <w:delText>.</w:delText>
        </w:r>
      </w:del>
      <w:ins w:id="1063" w:author="Nick.Tolimieri [2]" w:date="2022-09-15T10:04:00Z">
        <w:r w:rsidR="00900C03" w:rsidRPr="00815B8D">
          <w:rPr>
            <w:i/>
          </w:rPr>
          <w:t>Py</w:t>
        </w:r>
      </w:ins>
      <w:ins w:id="1064" w:author="Chris.Harvey" w:date="2022-10-11T14:30:00Z">
        <w:r w:rsidR="00305F76">
          <w:rPr>
            <w:i/>
          </w:rPr>
          <w:t>c</w:t>
        </w:r>
      </w:ins>
      <w:ins w:id="1065" w:author="Nick.Tolimieri [2]" w:date="2022-09-15T10:04:00Z">
        <w:r w:rsidR="00900C03" w:rsidRPr="00815B8D">
          <w:rPr>
            <w:i/>
          </w:rPr>
          <w:t>nopodia</w:t>
        </w:r>
        <w:r w:rsidR="00900C03" w:rsidRPr="00815B8D">
          <w:t xml:space="preserve"> had been common at these sites in the late 1980s</w:t>
        </w:r>
      </w:ins>
      <w:ins w:id="1066" w:author="Chris.Harvey" w:date="2022-10-11T14:30:00Z">
        <w:r w:rsidR="00305F76">
          <w:t>,</w:t>
        </w:r>
      </w:ins>
      <w:ins w:id="1067" w:author="Nick.Tolimieri [2]" w:date="2022-09-15T10:04:00Z">
        <w:r w:rsidR="00900C03" w:rsidRPr="00815B8D">
          <w:t xml:space="preserve"> reaching densities of 0.22-0.28 m</w:t>
        </w:r>
        <w:r w:rsidR="00900C03" w:rsidRPr="00815B8D">
          <w:rPr>
            <w:vertAlign w:val="superscript"/>
          </w:rPr>
          <w:t>-2</w:t>
        </w:r>
        <w:r w:rsidR="00900C03" w:rsidRPr="00815B8D">
          <w:t xml:space="preserve"> </w:t>
        </w:r>
        <w:r w:rsidR="00900C03" w:rsidRPr="007546E3">
          <w:fldChar w:fldCharType="begin"/>
        </w:r>
        <w:r w:rsidR="00900C03" w:rsidRPr="00815B8D">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900C03" w:rsidRPr="007546E3">
          <w:fldChar w:fldCharType="separate"/>
        </w:r>
        <w:r w:rsidR="00900C03" w:rsidRPr="00815B8D">
          <w:rPr>
            <w:noProof/>
          </w:rPr>
          <w:t>(Kvitek et al. 1988)</w:t>
        </w:r>
        <w:r w:rsidR="00900C03" w:rsidRPr="007546E3">
          <w:fldChar w:fldCharType="end"/>
        </w:r>
        <w:r w:rsidR="00900C03" w:rsidRPr="00815B8D">
          <w:t xml:space="preserve">, but we saw only eight </w:t>
        </w:r>
        <w:r w:rsidR="00900C03" w:rsidRPr="00815B8D">
          <w:rPr>
            <w:i/>
          </w:rPr>
          <w:t>Pycnopodia</w:t>
        </w:r>
        <w:r w:rsidR="00900C03" w:rsidRPr="00815B8D">
          <w:t xml:space="preserve"> over all surveys from 2015-2021</w:t>
        </w:r>
      </w:ins>
      <w:ins w:id="1068" w:author="Chris.Harvey" w:date="2022-10-11T14:30:00Z">
        <w:r w:rsidR="00305F76">
          <w:t>,</w:t>
        </w:r>
      </w:ins>
      <w:ins w:id="1069" w:author="Nick.Tolimieri [2]" w:date="2022-09-15T10:04:00Z">
        <w:r w:rsidR="00900C03" w:rsidRPr="00815B8D">
          <w:t xml:space="preserve"> declining from four in 2016 to zero in 2021. </w:t>
        </w:r>
      </w:ins>
      <w:del w:id="1070" w:author="Nick.Tolimieri [2]" w:date="2022-09-15T09:51:00Z">
        <w:r w:rsidR="00EF0B3C" w:rsidRPr="00815B8D" w:rsidDel="008C19F1">
          <w:delText xml:space="preserve"> </w:delText>
        </w:r>
      </w:del>
      <w:del w:id="1071" w:author="Nick.Tolimieri [2]" w:date="2022-09-15T09:57:00Z">
        <w:r w:rsidR="00F573AF" w:rsidRPr="00815B8D" w:rsidDel="00900C03">
          <w:delText>W</w:delText>
        </w:r>
      </w:del>
      <w:del w:id="1072" w:author="Nick.Tolimieri [2]" w:date="2022-09-15T10:04:00Z">
        <w:r w:rsidR="00F573AF" w:rsidRPr="00815B8D" w:rsidDel="00900C03">
          <w:delText>ith t</w:delText>
        </w:r>
      </w:del>
      <w:del w:id="1073" w:author="Nick.Tolimieri [2]" w:date="2022-09-15T10:07:00Z">
        <w:r w:rsidR="00F573AF" w:rsidRPr="00815B8D" w:rsidDel="00BB3D36">
          <w:delText>he exception of blood and leather stars, s</w:delText>
        </w:r>
        <w:r w:rsidR="00EF0B3C" w:rsidRPr="00815B8D" w:rsidDel="00BB3D36">
          <w:delText>ea stars were uncommon</w:delText>
        </w:r>
      </w:del>
      <w:del w:id="1074" w:author="Nick.Tolimieri [2]" w:date="2022-09-15T10:05:00Z">
        <w:r w:rsidR="003D5E2C" w:rsidRPr="00815B8D" w:rsidDel="00900C03">
          <w:delText>;</w:delText>
        </w:r>
      </w:del>
      <w:del w:id="1075" w:author="Nick.Tolimieri [2]" w:date="2022-09-15T10:04:00Z">
        <w:r w:rsidR="003D5E2C" w:rsidRPr="00815B8D" w:rsidDel="00900C03">
          <w:delText xml:space="preserve"> i</w:delText>
        </w:r>
        <w:r w:rsidR="00EF0B3C" w:rsidRPr="00815B8D" w:rsidDel="00900C03">
          <w:delText>n fact,</w:delText>
        </w:r>
      </w:del>
      <w:del w:id="1076" w:author="Nick.Tolimieri [2]" w:date="2022-09-15T10:07:00Z">
        <w:r w:rsidR="00EF0B3C" w:rsidRPr="00815B8D" w:rsidDel="00BB3D36">
          <w:delText xml:space="preserve"> </w:delText>
        </w:r>
      </w:del>
      <w:del w:id="1077" w:author="Nick.Tolimieri [2]" w:date="2022-09-15T10:04:00Z">
        <w:r w:rsidR="00EF0B3C" w:rsidRPr="00815B8D" w:rsidDel="00900C03">
          <w:delText xml:space="preserve">we saw only eight </w:delText>
        </w:r>
        <w:r w:rsidR="00EF0B3C" w:rsidRPr="00815B8D" w:rsidDel="00900C03">
          <w:rPr>
            <w:i/>
          </w:rPr>
          <w:delText>Pycnopodia</w:delText>
        </w:r>
        <w:r w:rsidR="00EF0B3C" w:rsidRPr="00815B8D" w:rsidDel="00900C03">
          <w:delText xml:space="preserve"> over </w:delText>
        </w:r>
        <w:r w:rsidR="000A2315" w:rsidRPr="00815B8D" w:rsidDel="00900C03">
          <w:delText xml:space="preserve">all </w:delText>
        </w:r>
        <w:r w:rsidR="00EF0B3C" w:rsidRPr="00815B8D" w:rsidDel="00900C03">
          <w:delText>survey</w:delText>
        </w:r>
        <w:r w:rsidR="000A2315" w:rsidRPr="00815B8D" w:rsidDel="00900C03">
          <w:delText>s</w:delText>
        </w:r>
        <w:r w:rsidR="00EF0B3C" w:rsidRPr="00815B8D" w:rsidDel="00900C03">
          <w:delText xml:space="preserve"> from 2015-2021 declining from four in 201</w:delText>
        </w:r>
        <w:r w:rsidR="003D5E2C" w:rsidRPr="00815B8D" w:rsidDel="00900C03">
          <w:delText>6</w:delText>
        </w:r>
        <w:r w:rsidR="00EF0B3C" w:rsidRPr="00815B8D" w:rsidDel="00900C03">
          <w:delText xml:space="preserve"> to zero in 2021. </w:delText>
        </w:r>
        <w:r w:rsidR="00F573AF" w:rsidRPr="00815B8D" w:rsidDel="00900C03">
          <w:rPr>
            <w:i/>
          </w:rPr>
          <w:delText>Pynopodia</w:delText>
        </w:r>
        <w:r w:rsidR="00F573AF" w:rsidRPr="00815B8D" w:rsidDel="00900C03">
          <w:delText xml:space="preserve"> had been common at these sites in the late 1980’s reaching densities of 0.22-0.28 m</w:delText>
        </w:r>
        <w:r w:rsidR="00F573AF" w:rsidRPr="00815B8D" w:rsidDel="00900C03">
          <w:rPr>
            <w:vertAlign w:val="superscript"/>
          </w:rPr>
          <w:delText>-2</w:delText>
        </w:r>
        <w:r w:rsidR="00F573AF" w:rsidRPr="00815B8D" w:rsidDel="00900C03">
          <w:delText xml:space="preserve"> </w:delText>
        </w:r>
        <w:r w:rsidR="00E878A1" w:rsidRPr="007546E3" w:rsidDel="00900C03">
          <w:fldChar w:fldCharType="begin"/>
        </w:r>
        <w:r w:rsidR="00E878A1" w:rsidRPr="00815B8D" w:rsidDel="00900C03">
          <w:del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delInstrText>
        </w:r>
        <w:r w:rsidR="00E878A1" w:rsidRPr="007546E3" w:rsidDel="00900C03">
          <w:fldChar w:fldCharType="separate"/>
        </w:r>
        <w:r w:rsidR="00E878A1" w:rsidRPr="00815B8D" w:rsidDel="00900C03">
          <w:rPr>
            <w:noProof/>
          </w:rPr>
          <w:delText>(Kvitek et al. 1988)</w:delText>
        </w:r>
        <w:r w:rsidR="00E878A1" w:rsidRPr="007546E3" w:rsidDel="00900C03">
          <w:fldChar w:fldCharType="end"/>
        </w:r>
      </w:del>
      <w:del w:id="1078" w:author="Nick.Tolimieri [2]" w:date="2022-09-15T09:57:00Z">
        <w:r w:rsidR="00290F3A" w:rsidRPr="00815B8D" w:rsidDel="00900C03">
          <w:delText xml:space="preserve">, although recolonization of the Olympic Coast by </w:delText>
        </w:r>
        <w:r w:rsidR="00A146DE" w:rsidRPr="00815B8D" w:rsidDel="00900C03">
          <w:delText xml:space="preserve">sea </w:delText>
        </w:r>
        <w:r w:rsidR="00290F3A" w:rsidRPr="00815B8D" w:rsidDel="00900C03">
          <w:delText xml:space="preserve">otters had large impacts on the benthic </w:delText>
        </w:r>
        <w:r w:rsidR="000C6787" w:rsidRPr="00815B8D" w:rsidDel="00900C03">
          <w:delText>environment</w:delText>
        </w:r>
        <w:r w:rsidR="00290F3A" w:rsidRPr="00815B8D" w:rsidDel="00900C03">
          <w:delText xml:space="preserve"> </w:delText>
        </w:r>
        <w:r w:rsidR="00E878A1" w:rsidRPr="007546E3" w:rsidDel="00900C03">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 </w:delInstrText>
        </w:r>
        <w:r w:rsidR="00E878A1" w:rsidRPr="007546E3" w:rsidDel="00900C03">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EN.CITE.DATA </w:delInstrText>
        </w:r>
        <w:r w:rsidR="00E878A1" w:rsidRPr="007546E3" w:rsidDel="00900C03">
          <w:fldChar w:fldCharType="end"/>
        </w:r>
        <w:r w:rsidR="00E878A1" w:rsidRPr="007546E3" w:rsidDel="00900C03">
          <w:fldChar w:fldCharType="separate"/>
        </w:r>
        <w:r w:rsidR="00E878A1" w:rsidRPr="00815B8D" w:rsidDel="00900C03">
          <w:rPr>
            <w:noProof/>
          </w:rPr>
          <w:delText>(Shelton et al. 2018)</w:delText>
        </w:r>
        <w:r w:rsidR="00E878A1" w:rsidRPr="007546E3" w:rsidDel="00900C03">
          <w:fldChar w:fldCharType="end"/>
        </w:r>
      </w:del>
      <w:del w:id="1079" w:author="Nick.Tolimieri [2]" w:date="2022-09-15T10:04:00Z">
        <w:r w:rsidR="00F573AF" w:rsidRPr="00815B8D" w:rsidDel="00900C03">
          <w:delText xml:space="preserve">. </w:delText>
        </w:r>
      </w:del>
      <w:r w:rsidR="00EF0B3C" w:rsidRPr="00815B8D">
        <w:t xml:space="preserve">The lack of any recovery of </w:t>
      </w:r>
      <w:r w:rsidR="000C6787" w:rsidRPr="00815B8D">
        <w:rPr>
          <w:i/>
        </w:rPr>
        <w:t>Py</w:t>
      </w:r>
      <w:r w:rsidR="00A146DE" w:rsidRPr="00815B8D">
        <w:rPr>
          <w:i/>
        </w:rPr>
        <w:t>c</w:t>
      </w:r>
      <w:r w:rsidR="000C6787" w:rsidRPr="00815B8D">
        <w:rPr>
          <w:i/>
        </w:rPr>
        <w:t>nopodia</w:t>
      </w:r>
      <w:r w:rsidR="000C6787" w:rsidRPr="00815B8D">
        <w:t xml:space="preserve"> and other sea star </w:t>
      </w:r>
      <w:r w:rsidR="00EF0B3C" w:rsidRPr="00815B8D">
        <w:t xml:space="preserve">populations </w:t>
      </w:r>
      <w:ins w:id="1080" w:author="Nick.Tolimieri [2]" w:date="2022-09-15T10:19:00Z">
        <w:r w:rsidR="00B27D96" w:rsidRPr="00815B8D">
          <w:t>(as well as many of the other inverteb</w:t>
        </w:r>
        <w:r w:rsidR="00B27D96">
          <w:t xml:space="preserve">rates) </w:t>
        </w:r>
      </w:ins>
      <w:r w:rsidR="00EF0B3C" w:rsidRPr="00711510">
        <w:t>may be due to Allee effects leading to failed reproduction</w:t>
      </w:r>
      <w:ins w:id="1081" w:author="Nick.Tolimieri [2]" w:date="2022-09-15T10:20:00Z">
        <w:r w:rsidR="00B27D96">
          <w:t xml:space="preserve">. However, especially for </w:t>
        </w:r>
        <w:r w:rsidR="00B27D96" w:rsidRPr="00310026">
          <w:rPr>
            <w:i/>
          </w:rPr>
          <w:t>Pycnopodia</w:t>
        </w:r>
      </w:ins>
      <w:ins w:id="1082" w:author="Nick.Tolimieri [2]" w:date="2022-09-16T10:07:00Z">
        <w:r w:rsidR="009A695E">
          <w:rPr>
            <w:i/>
          </w:rPr>
          <w:t>,</w:t>
        </w:r>
      </w:ins>
      <w:ins w:id="1083" w:author="Nick.Tolimieri [2]" w:date="2022-09-15T10:20:00Z">
        <w:r w:rsidR="00B27D96">
          <w:t xml:space="preserve"> d</w:t>
        </w:r>
      </w:ins>
      <w:r w:rsidR="00EF0B3C" w:rsidRPr="00711510">
        <w:t xml:space="preserve">isease persistence </w:t>
      </w:r>
      <w:ins w:id="1084" w:author="Nick.Tolimieri [2]" w:date="2022-09-15T10:20:00Z">
        <w:r w:rsidR="00B27D96">
          <w:t>may also be prevent</w:t>
        </w:r>
      </w:ins>
      <w:ins w:id="1085" w:author="Nick.Tolimieri [2]" w:date="2022-09-15T10:21:00Z">
        <w:r w:rsidR="00B27D96">
          <w:t>ing</w:t>
        </w:r>
      </w:ins>
      <w:ins w:id="1086" w:author="Nick.Tolimieri [2]" w:date="2022-09-15T10:20:00Z">
        <w:r w:rsidR="00B27D96">
          <w:t xml:space="preserve"> the recovery of sea star populations</w:t>
        </w:r>
      </w:ins>
      <w:r w:rsidR="00EF0B3C" w:rsidRPr="00711510">
        <w:t xml:space="preserve"> </w:t>
      </w:r>
      <w:r w:rsidR="00E878A1" w:rsidRPr="007546E3">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 </w:instrText>
      </w:r>
      <w:r w:rsidR="0013719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EN.CITE.DATA </w:instrText>
      </w:r>
      <w:r w:rsidR="00137191">
        <w:fldChar w:fldCharType="end"/>
      </w:r>
      <w:r w:rsidR="00E878A1" w:rsidRPr="007546E3">
        <w:fldChar w:fldCharType="separate"/>
      </w:r>
      <w:r w:rsidR="00E878A1" w:rsidRPr="00711510">
        <w:rPr>
          <w:noProof/>
        </w:rPr>
        <w:t>(Hamilton et al. 2021)</w:t>
      </w:r>
      <w:r w:rsidR="00E878A1" w:rsidRPr="007546E3">
        <w:fldChar w:fldCharType="end"/>
      </w:r>
      <w:r w:rsidR="00CA4F65" w:rsidRPr="00711510">
        <w:t>.</w:t>
      </w:r>
    </w:p>
    <w:p w14:paraId="4B522ACD" w14:textId="5B85A37B" w:rsidR="00261F22" w:rsidRDefault="00895A54">
      <w:pPr>
        <w:rPr>
          <w:ins w:id="1087" w:author="Nick.Tolimieri [2]" w:date="2022-09-16T10:55:00Z"/>
        </w:rPr>
      </w:pPr>
      <w:ins w:id="1088" w:author="Nick.Tolimieri" w:date="2022-10-18T09:06:00Z">
        <w:r>
          <w:t>In n</w:t>
        </w:r>
      </w:ins>
      <w:ins w:id="1089" w:author="Nick.Tolimieri [2]" w:date="2022-09-16T10:25:00Z">
        <w:r w:rsidR="00A50EB8">
          <w:t>earby Puget Sound</w:t>
        </w:r>
      </w:ins>
      <w:ins w:id="1090" w:author="Nick.Tolimieri [2]" w:date="2022-09-16T10:27:00Z">
        <w:r w:rsidR="00A50EB8">
          <w:t xml:space="preserve">, where </w:t>
        </w:r>
        <w:r w:rsidR="00A50EB8" w:rsidRPr="00310026">
          <w:rPr>
            <w:i/>
          </w:rPr>
          <w:t>Nereocystis</w:t>
        </w:r>
        <w:r w:rsidR="00A50EB8">
          <w:t xml:space="preserve"> is the sole canopy forming kelp, </w:t>
        </w:r>
      </w:ins>
      <w:ins w:id="1091" w:author="Nick.Tolimieri" w:date="2022-10-18T09:06:00Z">
        <w:r>
          <w:t>the e</w:t>
        </w:r>
      </w:ins>
      <w:ins w:id="1092" w:author="Nick.Tolimieri [2]" w:date="2022-09-16T10:51:00Z">
        <w:r w:rsidR="00A10F7E">
          <w:t>ffects of the MHW</w:t>
        </w:r>
      </w:ins>
      <w:ins w:id="1093" w:author="Nick.Tolimieri [2]" w:date="2022-09-16T10:52:00Z">
        <w:r w:rsidR="00A10F7E">
          <w:t xml:space="preserve"> on kelp are somewhat hard to assess. </w:t>
        </w:r>
      </w:ins>
      <w:ins w:id="1094" w:author="Nick.Tolimieri [2]" w:date="2022-09-16T10:31:00Z">
        <w:r w:rsidR="000B08AF">
          <w:t>Waters from the 2014-2016 MHW did penetrate Puget Sound leading to a 2.3</w:t>
        </w:r>
      </w:ins>
      <w:ins w:id="1095" w:author="Nick.Tolimieri [2]" w:date="2022-09-16T11:03:00Z">
        <w:r w:rsidR="007844D4">
          <w:t>°C</w:t>
        </w:r>
      </w:ins>
      <w:ins w:id="1096" w:author="Nick.Tolimieri [2]" w:date="2022-09-16T10:31:00Z">
        <w:r w:rsidR="000B08AF">
          <w:t xml:space="preserve"> increase in water temperatures </w:t>
        </w:r>
      </w:ins>
      <w:r w:rsidR="000B08AF">
        <w:fldChar w:fldCharType="begin"/>
      </w:r>
      <w:r w:rsidR="00137191">
        <w:instrText xml:space="preserve"> ADDIN EN.CITE &lt;EndNote&gt;&lt;Cite&gt;&lt;Author&gt;Khangaonkar&lt;/Author&gt;&lt;Year&gt;2021&lt;/Year&gt;&lt;RecNum&gt;9307&lt;/RecNum&gt;&lt;DisplayText&gt;(Khangaonkar et al. 2021)&lt;/DisplayText&gt;&lt;record&gt;&lt;rec-number&gt;9307&lt;/rec-number&gt;&lt;foreign-keys&gt;&lt;key app="EN" db-id="prxrzzvdy0x2s4ee00qpxptadsswa02rwx0p" timestamp="1663189576"&gt;9307&lt;/key&gt;&lt;/foreign-keys&gt;&lt;ref-type name="Journal Article"&gt;17&lt;/ref-type&gt;&lt;contributors&gt;&lt;authors&gt;&lt;author&gt;Khangaonkar, T.&lt;/author&gt;&lt;author&gt;Nugraha, A.&lt;/author&gt;&lt;author&gt;Yun, S. K.&lt;/author&gt;&lt;author&gt;Premathilake, L.&lt;/author&gt;&lt;author&gt;Keister, J. E.&lt;/author&gt;&lt;author&gt;Bos, J.&lt;/author&gt;&lt;/authors&gt;&lt;/contributors&gt;&lt;auth-address&gt;Univ Washington, Salish Sea Modeling Ctr, Tacoma, WA 98402 USA&amp;#xD;Pacific Northwest Natl Lab, Seattle, WA 98109 USA&amp;#xD;Univ Washington, Sch Oceanog, Seattle, WA 98195 USA&amp;#xD;Washington State Dept Ecol, Olympia, WA USA&lt;/auth-address&gt;&lt;titles&gt;&lt;title&gt;Propagation of the 2014-2016 northeast Pacific marine heatwave through the Salish Sea&lt;/title&gt;&lt;secondary-title&gt;Frontiers in Marine Science&lt;/secondary-title&gt;&lt;alt-title&gt;Front Mar Sci&lt;/alt-title&gt;&lt;/titles&gt;&lt;periodical&gt;&lt;full-title&gt;Frontiers in Marine Science&lt;/full-title&gt;&lt;abbr-1&gt;Front Mar Sci&lt;/abbr-1&gt;&lt;/periodical&gt;&lt;alt-periodical&gt;&lt;full-title&gt;Frontiers in Marine Science&lt;/full-title&gt;&lt;abbr-1&gt;Front Mar Sci&lt;/abbr-1&gt;&lt;/alt-periodical&gt;&lt;volume&gt;8&lt;/volume&gt;&lt;keywords&gt;&lt;keyword&gt;marine heatwave&lt;/keyword&gt;&lt;keyword&gt;salish sea&lt;/keyword&gt;&lt;keyword&gt;water quality impacts&lt;/keyword&gt;&lt;keyword&gt;temperature anomaly (blob)&lt;/keyword&gt;&lt;keyword&gt;biogeochemical response&lt;/keyword&gt;&lt;keyword&gt;primary production&lt;/keyword&gt;&lt;keyword&gt;zooplankton&lt;/keyword&gt;&lt;keyword&gt;model&lt;/keyword&gt;&lt;keyword&gt;circulation&lt;/keyword&gt;&lt;keyword&gt;ocean&lt;/keyword&gt;&lt;/keywords&gt;&lt;dates&gt;&lt;year&gt;2021&lt;/year&gt;&lt;pub-dates&gt;&lt;date&gt;Dec 7&lt;/date&gt;&lt;/pub-dates&gt;&lt;/dates&gt;&lt;accession-num&gt;WOS:000742599100001&lt;/accession-num&gt;&lt;urls&gt;&lt;related-urls&gt;&lt;url&gt;&amp;lt;Go to ISI&amp;gt;://WOS:000742599100001&lt;/url&gt;&lt;/related-urls&gt;&lt;/urls&gt;&lt;electronic-resource-num&gt;10.3389/fmars.2021.787604&lt;/electronic-resource-num&gt;&lt;language&gt;English&lt;/language&gt;&lt;/record&gt;&lt;/Cite&gt;&lt;/EndNote&gt;</w:instrText>
      </w:r>
      <w:r w:rsidR="000B08AF">
        <w:fldChar w:fldCharType="separate"/>
      </w:r>
      <w:r w:rsidR="000B08AF">
        <w:rPr>
          <w:noProof/>
        </w:rPr>
        <w:t>(Khangaonkar et al. 2021)</w:t>
      </w:r>
      <w:r w:rsidR="000B08AF">
        <w:fldChar w:fldCharType="end"/>
      </w:r>
      <w:ins w:id="1097" w:author="Nick.Tolimieri [2]" w:date="2022-09-16T10:31:00Z">
        <w:r w:rsidR="000B08AF">
          <w:t>.</w:t>
        </w:r>
      </w:ins>
      <w:ins w:id="1098" w:author="Nick.Tolimieri [2]" w:date="2022-09-16T10:33:00Z">
        <w:r w:rsidR="000B08AF">
          <w:t xml:space="preserve"> However, in the eastern Strait of St. Juan de Fuca</w:t>
        </w:r>
      </w:ins>
      <w:ins w:id="1099" w:author="Chris.Harvey" w:date="2022-10-11T14:33:00Z">
        <w:r w:rsidR="00305F76">
          <w:t>,</w:t>
        </w:r>
      </w:ins>
      <w:ins w:id="1100" w:author="Nick.Tolimieri [2]" w:date="2022-09-16T10:31:00Z">
        <w:r w:rsidR="000B08AF">
          <w:t xml:space="preserve"> </w:t>
        </w:r>
      </w:ins>
      <w:ins w:id="1101" w:author="Nick.Tolimieri [2]" w:date="2022-09-16T10:27:00Z">
        <w:r w:rsidR="00A50EB8" w:rsidRPr="00ED1B32">
          <w:rPr>
            <w:i/>
          </w:rPr>
          <w:t>Nereocystis</w:t>
        </w:r>
        <w:r w:rsidR="00A50EB8">
          <w:rPr>
            <w:i/>
          </w:rPr>
          <w:t xml:space="preserve"> </w:t>
        </w:r>
        <w:r w:rsidR="000B08AF">
          <w:t xml:space="preserve">declined from 2007 onwards and </w:t>
        </w:r>
      </w:ins>
      <w:ins w:id="1102" w:author="Nick.Tolimieri [2]" w:date="2022-09-16T10:33:00Z">
        <w:r w:rsidR="000B08AF">
          <w:t>did</w:t>
        </w:r>
      </w:ins>
      <w:ins w:id="1103" w:author="Nick.Tolimieri [2]" w:date="2022-09-16T10:27:00Z">
        <w:r w:rsidR="000B08AF">
          <w:t xml:space="preserve"> not show obvious </w:t>
        </w:r>
      </w:ins>
      <w:ins w:id="1104" w:author="Nick.Tolimieri [2]" w:date="2022-09-16T10:28:00Z">
        <w:r w:rsidR="000B08AF">
          <w:t xml:space="preserve">MHW impacts, such as an abrupt change in canopy cover </w:t>
        </w:r>
      </w:ins>
      <w:r w:rsidR="000B08AF">
        <w:fldChar w:fldCharType="begin"/>
      </w:r>
      <w:r w:rsidR="0013719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Ecol&lt;/alt-title&gt;&lt;/titles&gt;&lt;periodical&gt;&lt;full-title&gt;Journal of Ecology&lt;/full-title&gt;&lt;abbr-1&gt;J. Ecol.&lt;/abbr-1&gt;&lt;abbr-2&gt;J Ecol&lt;/abbr-2&gt;&lt;/periodical&gt;&lt;alt-periodical&gt;&lt;full-title&gt;Journal of Ecology&lt;/full-title&gt;&lt;abbr-1&gt;J. Ecol.&lt;/abbr-1&gt;&lt;abbr-2&gt;J Ecol&lt;/abbr-2&gt;&lt;/alt-periodical&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0B08AF">
        <w:fldChar w:fldCharType="separate"/>
      </w:r>
      <w:r w:rsidR="000B08AF">
        <w:rPr>
          <w:noProof/>
        </w:rPr>
        <w:t>(Pfister et al. 2018)</w:t>
      </w:r>
      <w:r w:rsidR="000B08AF">
        <w:fldChar w:fldCharType="end"/>
      </w:r>
      <w:ins w:id="1105" w:author="Nick.Tolimieri [2]" w:date="2022-09-16T10:28:00Z">
        <w:r w:rsidR="000B08AF">
          <w:t xml:space="preserve">. </w:t>
        </w:r>
      </w:ins>
      <w:ins w:id="1106" w:author="Nick.Tolimieri [2]" w:date="2022-09-16T10:30:00Z">
        <w:r w:rsidR="000B08AF">
          <w:t>I</w:t>
        </w:r>
      </w:ins>
      <w:ins w:id="1107" w:author="Nick.Tolimieri [2]" w:date="2022-09-16T10:29:00Z">
        <w:r w:rsidR="000B08AF">
          <w:t xml:space="preserve">n South Puget Sound there have been long-term declines </w:t>
        </w:r>
      </w:ins>
      <w:r w:rsidR="000B08AF">
        <w:fldChar w:fldCharType="begin"/>
      </w:r>
      <w:r w:rsidR="00256175">
        <w:instrText xml:space="preserve"> ADDIN EN.CITE &lt;EndNote&gt;&lt;Cite&gt;&lt;Author&gt;Berry&lt;/Author&gt;&lt;Year&gt;2021&lt;/Year&gt;&lt;RecNum&gt;9302&lt;/RecNum&gt;&lt;DisplayText&gt;(Berry et al. 2021)&lt;/DisplayText&gt;&lt;record&gt;&lt;rec-number&gt;9302&lt;/rec-number&gt;&lt;foreign-keys&gt;&lt;key app="EN" db-id="prxrzzvdy0x2s4ee00qpxptadsswa02rwx0p" timestamp="1663188260"&gt;9302&lt;/key&gt;&lt;/foreign-keys&gt;&lt;ref-type name="Journal Article"&gt;17&lt;/ref-type&gt;&lt;contributors&gt;&lt;authors&gt;&lt;author&gt;Berry, H. D.&lt;/author&gt;&lt;author&gt;Mumford, T. F.&lt;/author&gt;&lt;author&gt;Christiaen, B.&lt;/author&gt;&lt;author&gt;Dowty, P.&lt;/author&gt;&lt;author&gt;Calloway, M.&lt;/author&gt;&lt;author&gt;Ferrier, L.&lt;/author&gt;&lt;author&gt;Grossman, E. E.&lt;/author&gt;&lt;author&gt;VanArendonk, N. R.&lt;/author&gt;&lt;/authors&gt;&lt;/contributors&gt;&lt;auth-address&gt;Washington State Dept Nat Resources, Olympia, WA 98504 USA&amp;#xD;US Geol Survey, Pacific Coastal &amp;amp; Marine Sci Ctr, Santa Cruz, CA USA&lt;/auth-address&gt;&lt;titles&gt;&lt;title&gt;Long-term changes in kelp forests in an inner basin of the Salish Sea&lt;/title&gt;&lt;secondary-title&gt;Plos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One&lt;/abbr-1&gt;&lt;/alt-periodical&gt;&lt;pages&gt;e0229703&lt;/pages&gt;&lt;volume&gt;16&lt;/volume&gt;&lt;number&gt;2&lt;/number&gt;&lt;dates&gt;&lt;year&gt;2021&lt;/year&gt;&lt;pub-dates&gt;&lt;date&gt;Feb 17&lt;/date&gt;&lt;/pub-dates&gt;&lt;/dates&gt;&lt;isbn&gt;1932-6203&lt;/isbn&gt;&lt;accession-num&gt;WOS:000620633200016&lt;/accession-num&gt;&lt;urls&gt;&lt;related-urls&gt;&lt;url&gt;&amp;lt;Go to ISI&amp;gt;://WOS:000620633200016&lt;/url&gt;&lt;/related-urls&gt;&lt;/urls&gt;&lt;electronic-resource-num&gt;10.1371/journal.pone.0229703&lt;/electronic-resource-num&gt;&lt;language&gt;English&lt;/language&gt;&lt;/record&gt;&lt;/Cite&gt;&lt;/EndNote&gt;</w:instrText>
      </w:r>
      <w:r w:rsidR="000B08AF">
        <w:fldChar w:fldCharType="separate"/>
      </w:r>
      <w:r w:rsidR="000B08AF">
        <w:rPr>
          <w:noProof/>
        </w:rPr>
        <w:t>(Berry et al. 2021)</w:t>
      </w:r>
      <w:r w:rsidR="000B08AF">
        <w:fldChar w:fldCharType="end"/>
      </w:r>
      <w:ins w:id="1108" w:author="Nick.Tolimieri [2]" w:date="2022-09-16T10:29:00Z">
        <w:r w:rsidR="000B08AF">
          <w:t xml:space="preserve">, but </w:t>
        </w:r>
        <w:r w:rsidR="000B08AF" w:rsidRPr="00ED1B32">
          <w:rPr>
            <w:i/>
          </w:rPr>
          <w:t>Nereocystis</w:t>
        </w:r>
        <w:r w:rsidR="000B08AF">
          <w:rPr>
            <w:i/>
          </w:rPr>
          <w:t xml:space="preserve"> </w:t>
        </w:r>
        <w:r w:rsidR="000B08AF">
          <w:t xml:space="preserve">cover was lower in 2017 and 2018 than in 2013 </w:t>
        </w:r>
      </w:ins>
      <w:r w:rsidR="000B08AF">
        <w:fldChar w:fldCharType="begin"/>
      </w:r>
      <w:r w:rsidR="000B08AF">
        <w:instrText xml:space="preserve"> ADDIN EN.CITE &lt;EndNote&gt;&lt;Cite&gt;&lt;Author&gt;Berry&lt;/Author&gt;&lt;Year&gt;2019&lt;/Year&gt;&lt;RecNum&gt;9303&lt;/RecNum&gt;&lt;DisplayText&gt;(Berry et al. 2019)&lt;/DisplayText&gt;&lt;record&gt;&lt;rec-number&gt;9303&lt;/rec-number&gt;&lt;foreign-keys&gt;&lt;key app="EN" db-id="prxrzzvdy0x2s4ee00qpxptadsswa02rwx0p" timestamp="1663188466"&gt;9303&lt;/key&gt;&lt;/foreign-keys&gt;&lt;ref-type name="Report"&gt;27&lt;/ref-type&gt;&lt;contributors&gt;&lt;authors&gt;&lt;author&gt;Berry, H. D.&lt;/author&gt;&lt;author&gt;Calloway, M.&lt;/author&gt;&lt;author&gt;Ledbetter, J.&lt;/author&gt;&lt;/authors&gt;&lt;/contributors&gt;&lt;titles&gt;&lt;title&gt;Bull kelp monitoring in South Puget Sound in 2017 and 2018&lt;/title&gt;&lt;/titles&gt;&lt;pages&gt;1-51&lt;/pages&gt;&lt;dates&gt;&lt;year&gt;2019&lt;/year&gt;&lt;/dates&gt;&lt;pub-location&gt;Olympia, WA&lt;/pub-location&gt;&lt;publisher&gt;Washington State  Department of Natural Resources, Aquatic Resources Division&lt;/publisher&gt;&lt;urls&gt;&lt;/urls&gt;&lt;/record&gt;&lt;/Cite&gt;&lt;/EndNote&gt;</w:instrText>
      </w:r>
      <w:r w:rsidR="000B08AF">
        <w:fldChar w:fldCharType="separate"/>
      </w:r>
      <w:r w:rsidR="000B08AF">
        <w:rPr>
          <w:noProof/>
        </w:rPr>
        <w:t>(Berry et al. 2019)</w:t>
      </w:r>
      <w:r w:rsidR="000B08AF">
        <w:fldChar w:fldCharType="end"/>
      </w:r>
      <w:ins w:id="1109" w:author="Nick.Tolimieri [2]" w:date="2022-09-16T10:29:00Z">
        <w:r w:rsidR="000B08AF">
          <w:t>.</w:t>
        </w:r>
      </w:ins>
      <w:ins w:id="1110" w:author="Nick.Tolimieri [2]" w:date="2022-09-16T10:30:00Z">
        <w:r w:rsidR="000B08AF">
          <w:t xml:space="preserve"> </w:t>
        </w:r>
      </w:ins>
      <w:ins w:id="1111" w:author="Nick.Tolimieri" w:date="2022-10-18T11:41:00Z">
        <w:r w:rsidR="00975780">
          <w:t>P</w:t>
        </w:r>
      </w:ins>
      <w:ins w:id="1112" w:author="Nick.Tolimieri" w:date="2022-10-18T11:39:00Z">
        <w:r w:rsidR="00975780">
          <w:t xml:space="preserve">urple and green urchins to increase </w:t>
        </w:r>
      </w:ins>
      <w:ins w:id="1113" w:author="Nick.Tolimieri [2]" w:date="2022-09-16T10:34:00Z">
        <w:r w:rsidR="007546E3">
          <w:t xml:space="preserve">in various basins within </w:t>
        </w:r>
      </w:ins>
      <w:ins w:id="1114" w:author="Nick.Tolimieri [2]" w:date="2022-09-16T10:36:00Z">
        <w:r w:rsidR="007546E3">
          <w:t>Puget Sound</w:t>
        </w:r>
      </w:ins>
      <w:ins w:id="1115" w:author="Nick.Tolimieri" w:date="2022-10-18T11:41:00Z">
        <w:r w:rsidR="00975780">
          <w:t>, potentially due to a lack of top-down control by predators</w:t>
        </w:r>
      </w:ins>
      <w:ins w:id="1116" w:author="Nick.Tolimieri" w:date="2022-10-18T11:40:00Z">
        <w:r w:rsidR="00975780">
          <w:t xml:space="preserve"> as the predatory sea stars </w:t>
        </w:r>
        <w:r w:rsidR="00975780" w:rsidRPr="00310026">
          <w:rPr>
            <w:i/>
          </w:rPr>
          <w:t>Pi</w:t>
        </w:r>
        <w:r w:rsidR="00975780">
          <w:rPr>
            <w:i/>
          </w:rPr>
          <w:t>s</w:t>
        </w:r>
        <w:r w:rsidR="00975780" w:rsidRPr="00310026">
          <w:rPr>
            <w:i/>
          </w:rPr>
          <w:t>aster brevispinnus</w:t>
        </w:r>
        <w:r w:rsidR="00975780">
          <w:t xml:space="preserve"> and </w:t>
        </w:r>
        <w:r w:rsidR="00975780" w:rsidRPr="00310026">
          <w:rPr>
            <w:i/>
          </w:rPr>
          <w:t xml:space="preserve">Pycnopodia </w:t>
        </w:r>
        <w:r w:rsidR="00975780">
          <w:t>both began to decline in 2014,</w:t>
        </w:r>
      </w:ins>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 </w:instrText>
      </w:r>
      <w:r w:rsidR="00137191">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EN.CITE.DATA </w:instrText>
      </w:r>
      <w:r w:rsidR="00137191">
        <w:fldChar w:fldCharType="end"/>
      </w:r>
      <w:r w:rsidR="007546E3">
        <w:fldChar w:fldCharType="separate"/>
      </w:r>
      <w:r w:rsidR="007546E3">
        <w:rPr>
          <w:noProof/>
        </w:rPr>
        <w:t>(Montecino-Latorre et al. 2016)</w:t>
      </w:r>
      <w:r w:rsidR="007546E3">
        <w:fldChar w:fldCharType="end"/>
      </w:r>
      <w:ins w:id="1117" w:author="Nick.Tolimieri [2]" w:date="2022-09-16T10:36:00Z">
        <w:r w:rsidR="007546E3">
          <w:t>.</w:t>
        </w:r>
      </w:ins>
      <w:ins w:id="1118" w:author="Nick.Tolimieri [2]" w:date="2022-09-16T10:49:00Z">
        <w:r w:rsidR="00A10F7E">
          <w:t xml:space="preserve"> </w:t>
        </w:r>
        <w:r w:rsidR="00A10F7E">
          <w:rPr>
            <w:i/>
          </w:rPr>
          <w:t>Pycnopodia</w:t>
        </w:r>
        <w:r w:rsidR="00A10F7E">
          <w:t xml:space="preserve"> was highly abundant in Puget </w:t>
        </w:r>
        <w:r w:rsidR="00A10F7E">
          <w:lastRenderedPageBreak/>
          <w:t>Sound and the Salish Sea in general</w:t>
        </w:r>
      </w:ins>
      <w:ins w:id="1119" w:author="Nick.Tolimieri [2]" w:date="2022-09-16T10:51:00Z">
        <w:r w:rsidR="00A10F7E">
          <w:t xml:space="preserve"> prior to SSWS</w:t>
        </w:r>
      </w:ins>
      <w:ins w:id="1120" w:author="Nick.Tolimieri [2]" w:date="2022-09-16T10:50:00Z">
        <w:r w:rsidR="00A10F7E">
          <w:t xml:space="preserve"> </w: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ins>
      <w:r w:rsidR="00137191">
        <w:instrText xml:space="preserve"> ADDIN EN.CITE </w:instrText>
      </w:r>
      <w:r w:rsidR="00137191">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EN.CITE.DATA </w:instrText>
      </w:r>
      <w:r w:rsidR="00137191">
        <w:fldChar w:fldCharType="end"/>
      </w:r>
      <w:ins w:id="1121" w:author="Nick.Tolimieri [2]" w:date="2022-09-16T10:50:00Z">
        <w:r w:rsidR="00A10F7E">
          <w:fldChar w:fldCharType="separate"/>
        </w:r>
        <w:r w:rsidR="00A10F7E">
          <w:rPr>
            <w:noProof/>
          </w:rPr>
          <w:t>(Montecino-Latorre et al. 2016)</w:t>
        </w:r>
        <w:r w:rsidR="00A10F7E">
          <w:fldChar w:fldCharType="end"/>
        </w:r>
        <w:r w:rsidR="00A10F7E">
          <w:t xml:space="preserve">, and may be the only major urchin predator in the area </w:t>
        </w:r>
      </w:ins>
      <w:r w:rsidR="00A10F7E">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 </w:instrText>
      </w:r>
      <w:r w:rsidR="00261F22">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EN.CITE.DATA </w:instrText>
      </w:r>
      <w:r w:rsidR="00261F22">
        <w:fldChar w:fldCharType="end"/>
      </w:r>
      <w:r w:rsidR="00A10F7E">
        <w:fldChar w:fldCharType="separate"/>
      </w:r>
      <w:r w:rsidR="00A10F7E">
        <w:rPr>
          <w:noProof/>
        </w:rPr>
        <w:t>(Duggins 1983, Schultz et al. 2016)</w:t>
      </w:r>
      <w:r w:rsidR="00A10F7E">
        <w:fldChar w:fldCharType="end"/>
      </w:r>
      <w:ins w:id="1122" w:author="Nick.Tolimieri [2]" w:date="2022-09-16T10:52:00Z">
        <w:r w:rsidR="00261F22">
          <w:t xml:space="preserve">; otters are not present as they are on the coast </w:t>
        </w:r>
      </w:ins>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 </w:instrText>
      </w:r>
      <w:r w:rsidR="00256175">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EN.CITE.DATA </w:instrText>
      </w:r>
      <w:r w:rsidR="00256175">
        <w:fldChar w:fldCharType="end"/>
      </w:r>
      <w:r w:rsidR="00261F22">
        <w:fldChar w:fldCharType="separate"/>
      </w:r>
      <w:r w:rsidR="00261F22">
        <w:rPr>
          <w:noProof/>
        </w:rPr>
        <w:t>(Gregr et al. 2020)</w:t>
      </w:r>
      <w:r w:rsidR="00261F22">
        <w:fldChar w:fldCharType="end"/>
      </w:r>
      <w:ins w:id="1123" w:author="Nick.Tolimieri [2]" w:date="2022-09-16T10:51:00Z">
        <w:r w:rsidR="00A10F7E">
          <w:t>.</w:t>
        </w:r>
      </w:ins>
    </w:p>
    <w:p w14:paraId="7B8D4C6A" w14:textId="13CD7019" w:rsidR="00471A3D" w:rsidRPr="00711510" w:rsidDel="00055812" w:rsidRDefault="00CA4F65">
      <w:pPr>
        <w:rPr>
          <w:del w:id="1124" w:author="Nick.Tolimieri [2]" w:date="2022-09-15T17:59:00Z"/>
        </w:rPr>
      </w:pPr>
      <w:del w:id="1125" w:author="Nick.Tolimieri [2]" w:date="2022-09-15T09:50:00Z">
        <w:r w:rsidRPr="00711510" w:rsidDel="00711510">
          <w:delText xml:space="preserve"> For the other </w:delText>
        </w:r>
      </w:del>
      <w:moveFromRangeStart w:id="1126" w:author="Nick.Tolimieri [2]" w:date="2022-09-15T09:49:00Z" w:name="move114127780"/>
      <w:moveFrom w:id="1127" w:author="Nick.Tolimieri [2]" w:date="2022-09-15T09:49:00Z">
        <w:del w:id="1128" w:author="Nick.Tolimieri [2]" w:date="2022-09-15T09:50:00Z">
          <w:r w:rsidRPr="00711510" w:rsidDel="00711510">
            <w:delText xml:space="preserve">invertebrates, </w:delText>
          </w:r>
          <w:r w:rsidR="003F6B2F" w:rsidRPr="00711510" w:rsidDel="00711510">
            <w:delText xml:space="preserve">which have been characterized by low densities since recolonization of the area by sea otters </w:delText>
          </w:r>
          <w:r w:rsidR="00E878A1" w:rsidRPr="007546E3" w:rsidDel="0071151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 </w:delInstrText>
          </w:r>
          <w:r w:rsidR="00E878A1" w:rsidRPr="007546E3" w:rsidDel="0071151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EN.CITE.DATA </w:delInstrText>
          </w:r>
        </w:del>
      </w:moveFrom>
      <w:del w:id="1129" w:author="Nick.Tolimieri [2]" w:date="2022-09-15T09:49:00Z"/>
      <w:moveFrom w:id="1130" w:author="Nick.Tolimieri [2]" w:date="2022-09-15T09:49:00Z">
        <w:del w:id="1131" w:author="Nick.Tolimieri [2]" w:date="2022-09-15T09:50:00Z">
          <w:r w:rsidR="00E878A1" w:rsidRPr="007546E3" w:rsidDel="00711510">
            <w:fldChar w:fldCharType="end"/>
          </w:r>
        </w:del>
      </w:moveFrom>
      <w:del w:id="1132" w:author="Nick.Tolimieri [2]" w:date="2022-09-15T09:49:00Z"/>
      <w:moveFrom w:id="1133" w:author="Nick.Tolimieri [2]" w:date="2022-09-15T09:49:00Z">
        <w:del w:id="1134" w:author="Nick.Tolimieri [2]" w:date="2022-09-15T09:50:00Z">
          <w:r w:rsidR="00E878A1" w:rsidRPr="007546E3" w:rsidDel="00711510">
            <w:fldChar w:fldCharType="separate"/>
          </w:r>
          <w:r w:rsidR="00E878A1" w:rsidRPr="00711510" w:rsidDel="00711510">
            <w:rPr>
              <w:noProof/>
            </w:rPr>
            <w:delText>(Shelton et al. 2018)</w:delText>
          </w:r>
          <w:r w:rsidR="00E878A1" w:rsidRPr="007546E3" w:rsidDel="00711510">
            <w:fldChar w:fldCharType="end"/>
          </w:r>
          <w:r w:rsidR="003F6B2F" w:rsidRPr="00711510" w:rsidDel="00711510">
            <w:delText xml:space="preserve">, </w:delText>
          </w:r>
          <w:r w:rsidRPr="00711510" w:rsidDel="00711510">
            <w:delText xml:space="preserve">otter predation likely explains </w:delText>
          </w:r>
          <w:r w:rsidR="00EF0B3C" w:rsidRPr="00711510" w:rsidDel="00711510">
            <w:delText xml:space="preserve">the </w:delText>
          </w:r>
          <w:r w:rsidR="003F6B2F" w:rsidRPr="00711510" w:rsidDel="00711510">
            <w:delText xml:space="preserve">low density and </w:delText>
          </w:r>
          <w:r w:rsidR="00EF0B3C" w:rsidRPr="00711510" w:rsidDel="00711510">
            <w:delText>lack of temporal</w:delText>
          </w:r>
          <w:r w:rsidR="003F7E84" w:rsidRPr="00711510" w:rsidDel="00711510">
            <w:delText xml:space="preserve"> variation</w:delText>
          </w:r>
          <w:r w:rsidR="003F6B2F" w:rsidRPr="00711510" w:rsidDel="00711510">
            <w:delText>,</w:delText>
          </w:r>
          <w:r w:rsidRPr="00711510" w:rsidDel="00711510">
            <w:delText xml:space="preserve"> although Allee effects may also play a part</w:delText>
          </w:r>
          <w:r w:rsidR="00EF0B3C" w:rsidRPr="00711510" w:rsidDel="00711510">
            <w:delText>.</w:delText>
          </w:r>
        </w:del>
        <w:del w:id="1135" w:author="Nick.Tolimieri [2]" w:date="2022-09-16T10:27:00Z">
          <w:r w:rsidR="00EF0B3C" w:rsidRPr="00711510" w:rsidDel="00A50EB8">
            <w:delText xml:space="preserve"> </w:delText>
          </w:r>
        </w:del>
      </w:moveFrom>
      <w:moveFromRangeEnd w:id="1126"/>
    </w:p>
    <w:p w14:paraId="76B9865A" w14:textId="64AE6E73"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r>
        <w:rPr>
          <w:i/>
        </w:rPr>
        <w:t>Macrocystis</w:t>
      </w:r>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bGVzPjx0aXRsZT5FeHRyZW1lIG1hcmluZSBoZWF0d2F2ZXMgYWx0ZXIga2VscCBmb3Jlc3QgY29t
bXVuaXR5IG5lYXIgaXRzIGVxdWF0b3J3YXJkIGRpc3RyaWJ1dGlvbiBsaW1pdDwvdGl0bGU+PHNl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MT5Gcm9udCBNYXIgU2NpPC9hYmJyLTE+PC9hbHQtcGVyaW9kaWNhbD48cGFnZXM+NDk5PC9wYWdl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</w:fldData>
        </w:fldChar>
      </w:r>
      <w:r w:rsidR="00137191">
        <w:instrText xml:space="preserve"> ADDIN EN.CITE </w:instrText>
      </w:r>
      <w:r w:rsidR="0013719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bGVzPjx0aXRsZT5FeHRyZW1lIG1hcmluZSBoZWF0d2F2ZXMgYWx0ZXIga2VscCBmb3Jlc3QgY29t
bXVuaXR5IG5lYXIgaXRzIGVxdWF0b3J3YXJkIGRpc3RyaWJ1dGlvbiBsaW1pdDwvdGl0bGU+PHNl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MT5Gcm9udCBNYXIgU2NpPC9hYmJyLTE+PC9hbHQtcGVyaW9kaWNhbD48cGFnZXM+NDk5PC9wYWdl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</w:fldData>
        </w:fldChar>
      </w:r>
      <w:r w:rsidR="00137191">
        <w:instrText xml:space="preserve"> ADDIN EN.CITE.DATA </w:instrText>
      </w:r>
      <w:r w:rsidR="00137191">
        <w:fldChar w:fldCharType="end"/>
      </w:r>
      <w:r w:rsidR="00E878A1">
        <w:fldChar w:fldCharType="separate"/>
      </w:r>
      <w:r w:rsidR="00E878A1">
        <w:rPr>
          <w:noProof/>
        </w:rPr>
        <w:t>(Arafeh-Dalmau et al. 2019)</w:t>
      </w:r>
      <w:r w:rsidR="00E878A1">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ZTwvYWJici0xPjwvYWx0LXBlcmlvZGljYWw+PHBhZ2VzPmUwMjUxNjM4PC9wYWdlcz48dm9sdW1l
PjE2PC92b2x1bWU+PG51bWJlcj41PC9udW1iZXI+PGRhdGVzPjx5ZWFyPjIwMjE8L3llYXI+PHB1
Yi1kYXRlcz48ZGF0ZT5NYXkgMjc8L2RhdGU+PC9wdWItZGF0ZXM+PC9kYXRlcz48aXNibj4xOTMy
LTYyMDM8L2lzYm4+PGFjY2Vzc2lvbi1udW0+V09TOjAwMDY2NDYzNTcwMDAyOTwvYWNjZXNzaW9u
LW51bT48dXJscz48cmVsYXRlZC11cmxzPjx1cmw+Jmx0O0dvIHRvIElTSSZndDs6Ly9XT1M6MDAw
NjY0NjM1NzAwMDI5PC91cmw+PC9yZWxhdGVkLXVybHM+PC91cmxzPjxlbGVjdHJvbmljLXJlc291
cmNlLW51bT4xMC4xMzcxL2pvdXJuYWwucG9uZS4wMjUxNjM4PC9lbGVjdHJvbmljLXJlc291cmNl
LW51bT48bGFuZ3VhZ2U+RW5nbGlzaDwvbGFuZ3VhZ2U+PC9yZWNvcmQ+PC9DaXRlPjwvRW5kTm90
ZT5=
</w:fldData>
        </w:fldChar>
      </w:r>
      <w:r w:rsidR="00256175">
        <w:instrText xml:space="preserve"> ADDIN EN.CITE </w:instrText>
      </w:r>
      <w:r w:rsidR="00256175">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ZTwvYWJici0xPjwvYWx0LXBlcmlvZGljYWw+PHBhZ2VzPmUwMjUxNjM4PC9wYWdlcz48dm9sdW1l
PjE2PC92b2x1bWU+PG51bWJlcj41PC9udW1iZXI+PGRhdGVzPjx5ZWFyPjIwMjE8L3llYXI+PHB1
Yi1kYXRlcz48ZGF0ZT5NYXkgMjc8L2RhdGU+PC9wdWItZGF0ZXM+PC9kYXRlcz48aXNibj4xOTMy
LTYyMDM8L2lzYm4+PGFjY2Vzc2lvbi1udW0+V09TOjAwMDY2NDYzNTcwMDAyOTwvYWNjZXNzaW9u
LW51bT48dXJscz48cmVsYXRlZC11cmxzPjx1cmw+Jmx0O0dvIHRvIElTSSZndDs6Ly9XT1M6MDAw
NjY0NjM1NzAwMDI5PC91cmw+PC9yZWxhdGVkLXVybHM+PC91cmxzPjxlbGVjdHJvbmljLXJlc291
cmNlLW51bT4xMC4xMzcxL2pvdXJuYWwucG9uZS4wMjUxNjM4PC9lbGVjdHJvbmljLXJlc291cmNl
LW51bT48bGFuZ3VhZ2U+RW5nbGlzaDwvbGFuZ3VhZ2U+PC9yZWNvcmQ+PC9DaXRlPjwvRW5kTm90
ZT5=
</w:fldData>
        </w:fldChar>
      </w:r>
      <w:r w:rsidR="00256175">
        <w:instrText xml:space="preserve"> ADDIN EN.CITE.DATA </w:instrText>
      </w:r>
      <w:r w:rsidR="00256175">
        <w:fldChar w:fldCharType="end"/>
      </w:r>
      <w:r w:rsidR="00E878A1">
        <w:fldChar w:fldCharType="separate"/>
      </w:r>
      <w:r w:rsidR="00E878A1">
        <w:rPr>
          <w:noProof/>
        </w:rPr>
        <w:t>Field et al. (2021)</w:t>
      </w:r>
      <w:r w:rsidR="00E878A1">
        <w:fldChar w:fldCharType="end"/>
      </w:r>
      <w:r>
        <w:t xml:space="preserve"> in the northernmost portion of their survey in 2016 </w: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ZXJpb2RpY2FsPjxwYWdlcz5lMDI1MTYzODwvcGFnZXM+PHZvbHVtZT4xNjwvdm9sdW1lPjxudW1i
ZXI+NTwvbnVtYmVyPjxkYXRlcz48eWVhcj4yMDIxPC95ZWFyPjxwdWItZGF0ZXM+PGRhdGU+TWF5
IDI3PC9kYXRlPjwvcHViLWRhdGVzPjwvZGF0ZXM+PGlzYm4+MTkzMi02MjAzPC9pc2JuPjxhY2Nl
c3Npb24tbnVtPldPUzowMDA2NjQ2MzU3MDAwMjk8L2FjY2Vzc2lvbi1udW0+PHVybHM+PHJlbGF0
ZWQtdXJscz48dXJsPiZsdDtHbyB0byBJU0kmZ3Q7Oi8vV09TOjAwMDY2NDYzNTcwMDAyOTwvdXJs
PjwvcmVsYXRlZC11cmxzPjwvdXJscz48ZWxlY3Ryb25pYy1yZXNvdXJjZS1udW0+MTAuMTM3MS9q
b3VybmFsLnBvbmUuMDI1MTYzODwvZWxlY3Ryb25pYy1yZXNvdXJjZS1udW0+PGxhbmd1YWdlPkVu
Z2xpc2g8L2xhbmd1YWdlPjwvcmVjb3JkPjwvQ2l0ZT48L0VuZE5vdGU+
</w:fldData>
        </w:fldChar>
      </w:r>
      <w:r w:rsidR="00256175">
        <w:instrText xml:space="preserve"> ADDIN EN.CITE </w:instrText>
      </w:r>
      <w:r w:rsidR="00256175">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ZXJpb2RpY2FsPjxwYWdlcz5lMDI1MTYzODwvcGFnZXM+PHZvbHVtZT4xNjwvdm9sdW1lPjxudW1i
ZXI+NTwvbnVtYmVyPjxkYXRlcz48eWVhcj4yMDIxPC95ZWFyPjxwdWItZGF0ZXM+PGRhdGU+TWF5
IDI3PC9kYXRlPjwvcHViLWRhdGVzPjwvZGF0ZXM+PGlzYm4+MTkzMi02MjAzPC9pc2JuPjxhY2Nl
c3Npb24tbnVtPldPUzowMDA2NjQ2MzU3MDAwMjk8L2FjY2Vzc2lvbi1udW0+PHVybHM+PHJlbGF0
ZWQtdXJscz48dXJsPiZsdDtHbyB0byBJU0kmZ3Q7Oi8vV09TOjAwMDY2NDYzNTcwMDAyOTwvdXJs
PjwvcmVsYXRlZC11cmxzPjwvdXJscz48ZWxlY3Ryb25pYy1yZXNvdXJjZS1udW0+MTAuMTM3MS9q
b3VybmFsLnBvbmUuMDI1MTYzODwvZWxlY3Ryb25pYy1yZXNvdXJjZS1udW0+PGxhbmd1YWdlPkVu
Z2xpc2g8L2xhbmd1YWdlPjwvcmVjb3JkPjwvQ2l0ZT48L0VuZE5vdGU+
</w:fldData>
        </w:fldChar>
      </w:r>
      <w:r w:rsidR="00256175">
        <w:instrText xml:space="preserve"> ADDIN EN.CITE.DATA </w:instrText>
      </w:r>
      <w:r w:rsidR="00256175">
        <w:fldChar w:fldCharType="end"/>
      </w:r>
      <w:r w:rsidR="00E878A1">
        <w:fldChar w:fldCharType="separate"/>
      </w:r>
      <w:r w:rsidR="00E878A1">
        <w:rPr>
          <w:noProof/>
        </w:rPr>
        <w:t>(Figs. 4 &amp; 8 in Field et al. 2021)</w:t>
      </w:r>
      <w:r w:rsidR="00E878A1">
        <w:fldChar w:fldCharType="end"/>
      </w:r>
      <w:r w:rsidR="00154489">
        <w:t xml:space="preserve"> </w:t>
      </w:r>
      <w:r>
        <w:t>indicating the importance of large-scale oceanic processes</w:t>
      </w:r>
      <w:r w:rsidR="00057F18">
        <w:t xml:space="preserve">, especially source water </w:t>
      </w:r>
      <w:r w:rsidR="00E878A1">
        <w:fldChar w:fldCharType="begin">
          <w:fldData xml:space="preserve">PEVuZE5vdGU+PENpdGU+PEF1dGhvcj5TY2hyb2VkZXI8L0F1dGhvcj48WWVhcj4yMDE5PC9ZZWFy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</w:fldData>
        </w:fldChar>
      </w:r>
      <w:r w:rsidR="00137191">
        <w:instrText xml:space="preserve"> ADDIN EN.CITE </w:instrText>
      </w:r>
      <w:r w:rsidR="00137191">
        <w:fldChar w:fldCharType="begin">
          <w:fldData xml:space="preserve">PEVuZE5vdGU+PENpdGU+PEF1dGhvcj5TY2hyb2VkZXI8L0F1dGhvcj48WWVhcj4yMDE5PC9ZZWFy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</w:fldData>
        </w:fldChar>
      </w:r>
      <w:r w:rsidR="00137191">
        <w:instrText xml:space="preserve"> ADDIN EN.CITE.DATA </w:instrText>
      </w:r>
      <w:r w:rsidR="00137191">
        <w:fldChar w:fldCharType="end"/>
      </w:r>
      <w:r w:rsidR="00E878A1">
        <w:fldChar w:fldCharType="separate"/>
      </w:r>
      <w:r w:rsidR="00E878A1">
        <w:rPr>
          <w:noProof/>
        </w:rPr>
        <w:t>(Schroeder et al. 2019)</w:t>
      </w:r>
      <w:r w:rsidR="00E878A1">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r w:rsidR="001822E9">
        <w:t>Bertalanffy</w:t>
      </w:r>
      <w:r w:rsidR="00484E6B">
        <w:t xml:space="preserve"> grow</w:t>
      </w:r>
      <w:r w:rsidR="00A146DE">
        <w:t>th</w:t>
      </w:r>
      <w:r w:rsidR="00484E6B">
        <w:t xml:space="preserve"> curves</w:t>
      </w:r>
      <w:r w:rsidR="001822E9">
        <w:t xml:space="preserve"> </w:t>
      </w:r>
      <w:r w:rsidR="00E878A1">
        <w:fldChar w:fldCharType="begin"/>
      </w:r>
      <w:r w:rsidR="00137CFB">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 7700 NE Ambnassador Place, Suite 101, Portland, OR, 97220&lt;/publisher&gt;&lt;urls&gt;&lt;/urls&gt;&lt;/record&gt;&lt;/Cite&gt;&lt;/EndNote&gt;</w:instrText>
      </w:r>
      <w:r w:rsidR="00E878A1">
        <w:fldChar w:fldCharType="separate"/>
      </w:r>
      <w:r w:rsidR="00E878A1">
        <w:rPr>
          <w:noProof/>
        </w:rPr>
        <w:t>(Wallace et al. 1999)</w:t>
      </w:r>
      <w:r w:rsidR="00E878A1">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50FD48CE" w:rsidR="00471A3D" w:rsidRDefault="00EF0B3C">
      <w:r>
        <w:lastRenderedPageBreak/>
        <w:t xml:space="preserve">While interannual variability explained most of the changes in the species composition of juvenile rockfishes associated with Washington kelp forests, the occurrence of juvenile rockfish, regardless of species, was positively associated with kelp densities. In our analyses (Fig. 6, Tables </w:t>
      </w:r>
      <w:r w:rsidR="001A074B">
        <w:t>S13</w:t>
      </w:r>
      <w:r>
        <w:t>-</w:t>
      </w:r>
      <w:r w:rsidR="001A074B">
        <w:t>15</w:t>
      </w:r>
      <w:r>
        <w:t xml:space="preserve">),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E878A1">
        <w:fldChar w:fldCharType="begin"/>
      </w:r>
      <w:r w:rsidR="00137191">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groundfish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 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E878A1">
        <w:fldChar w:fldCharType="separate"/>
      </w:r>
      <w:r w:rsidR="00E878A1">
        <w:rPr>
          <w:noProof/>
        </w:rPr>
        <w:t>(NMFS 2014, PFMC 2020)</w:t>
      </w:r>
      <w:r w:rsidR="00E878A1">
        <w:fldChar w:fldCharType="end"/>
      </w:r>
      <w:r w:rsidRPr="00E73183">
        <w:t xml:space="preserve"> fo</w:t>
      </w:r>
      <w:r>
        <w:t xml:space="preserve">r these commercially and recreationally valuable species. In other regions, there are strong relationships between juvenile rockfish and aquatic vegetation as well </w: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cj48L2F1dGhvcnM+PC9jb250cmlidXRvcnM+PHRpdGxlcz48dGl0bGU+RWZmZWN0IG9mIGdpYW50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 </w:instrText>
      </w:r>
      <w:r w:rsidR="0013719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cj48L2F1dGhvcnM+PC9jb250cmlidXRvcnM+PHRpdGxlcz48dGl0bGU+RWZmZWN0IG9mIGdpYW50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EN.CITE.DATA </w:instrText>
      </w:r>
      <w:r w:rsidR="00137191">
        <w:fldChar w:fldCharType="end"/>
      </w:r>
      <w:r w:rsidR="00E878A1">
        <w:fldChar w:fldCharType="separate"/>
      </w:r>
      <w:r w:rsidR="00E878A1">
        <w:rPr>
          <w:noProof/>
        </w:rPr>
        <w:t>(Holbrook et al. 1990, Carr 1991, Markel &amp; Shurin 2020)</w:t>
      </w:r>
      <w:r w:rsidR="00E878A1">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E878A1">
        <w:fldChar w:fldCharType="begin"/>
      </w:r>
      <w:r w:rsidR="00E878A1">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E878A1">
        <w:fldChar w:fldCharType="separate"/>
      </w:r>
      <w:r w:rsidR="00E878A1">
        <w:rPr>
          <w:noProof/>
        </w:rPr>
        <w:t>(Carr 1991, Andrews &amp; Anderson 2004)</w:t>
      </w:r>
      <w:r w:rsidR="00E878A1">
        <w:fldChar w:fldCharType="end"/>
      </w:r>
      <w:r>
        <w:t>.</w:t>
      </w:r>
    </w:p>
    <w:p w14:paraId="07E07892" w14:textId="1AB5E615"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r>
        <w:t>a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 xml:space="preserve">, and affected the patterns we observed relative to those seen in other regions </w: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ZnVsbC10aXRsZT48YWJici0xPkdsb2JhbCBDaGFuZ2UgQmlvbC48L2FiYnItMT48YWJici0yPkds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ZnVsbC10aXRsZT48YWJici0xPkdsb2JhbCBDaGFuZ2UgQmlvbC48L2FiYnItMT48YWJici0yPkds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</w:fldData>
        </w:fldChar>
      </w:r>
      <w:r w:rsidR="00137191">
        <w:instrText xml:space="preserve"> ADDIN EN.CITE.DATA </w:instrText>
      </w:r>
      <w:r w:rsidR="00137191">
        <w:fldChar w:fldCharType="end"/>
      </w:r>
      <w:r w:rsidR="00E878A1">
        <w:fldChar w:fldCharType="separate"/>
      </w:r>
      <w:r w:rsidR="00E878A1">
        <w:rPr>
          <w:noProof/>
        </w:rPr>
        <w:t>(Eurich et al. 2014, Beas-Luna et al. 2020, Gregr et al. 2020)</w:t>
      </w:r>
      <w:r w:rsidR="00E878A1">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PjwvdGl0bGVzPjxwZXJpb2RpY2FsPjxmdWxsLXRpdGxlPkZyb250aWVycyBpbiBFY29sb2d5IGFu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==
</w:fldData>
        </w:fldChar>
      </w:r>
      <w:r w:rsidR="00137191">
        <w:instrText xml:space="preserve"> ADDIN EN.CITE </w:instrText>
      </w:r>
      <w:r w:rsidR="0013719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PjwvdGl0bGVzPjxwZXJpb2RpY2FsPjxmdWxsLXRpdGxlPkZyb250aWVycyBpbiBFY29sb2d5IGFu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==
</w:fldData>
        </w:fldChar>
      </w:r>
      <w:r w:rsidR="00137191">
        <w:instrText xml:space="preserve"> ADDIN EN.CITE.DATA </w:instrText>
      </w:r>
      <w:r w:rsidR="00137191">
        <w:fldChar w:fldCharType="end"/>
      </w:r>
      <w:r w:rsidR="00E878A1">
        <w:fldChar w:fldCharType="separate"/>
      </w:r>
      <w:r w:rsidR="00E878A1">
        <w:rPr>
          <w:noProof/>
        </w:rPr>
        <w:t xml:space="preserve">(Schindler et al. 2015, Thorson et al. </w:t>
      </w:r>
      <w:r w:rsidR="00E878A1">
        <w:rPr>
          <w:noProof/>
        </w:rPr>
        <w:lastRenderedPageBreak/>
        <w:t>2018)</w:t>
      </w:r>
      <w:r w:rsidR="00E878A1">
        <w:fldChar w:fldCharType="end"/>
      </w:r>
      <w:r>
        <w:t xml:space="preserve"> for kelp forests, in which different locations are characterized by a diversity of community types, each of which can afford resilience to different types of </w:t>
      </w:r>
      <w:del w:id="1136" w:author="Nick.Tolimieri" w:date="2022-09-13T16:04:00Z">
        <w:r w:rsidDel="00AD312D">
          <w:delText>shocks</w:delText>
        </w:r>
        <w:r w:rsidR="005504D7" w:rsidDel="00AD312D">
          <w:delText xml:space="preserve"> </w:delText>
        </w:r>
      </w:del>
      <w:ins w:id="1137" w:author="Nick.Tolimieri" w:date="2022-09-13T16:04:00Z">
        <w:r w:rsidR="00AD312D">
          <w:t xml:space="preserve">stressors </w:t>
        </w:r>
      </w:ins>
      <w:r w:rsidR="00E878A1">
        <w:fldChar w:fldCharType="begin"/>
      </w:r>
      <w:r w:rsidR="00137191">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R.&lt;/author&gt;&lt;author&gt;Folke,C.&lt;/author&gt;&lt;author&gt;Scheffer, M.&lt;/author&gt;&lt;author&gt;Westley, F.R.&lt;/author&gt;&lt;/authors&gt;&lt;/contributors&gt;&lt;titles&gt;&lt;title&gt;Resilience: accounting for the noncomputable&lt;/title&gt;&lt;secondary-title&gt;Ecology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E878A1">
        <w:fldChar w:fldCharType="separate"/>
      </w:r>
      <w:r w:rsidR="00E878A1">
        <w:rPr>
          <w:noProof/>
        </w:rPr>
        <w:t>(McNaughton 1977, Carpenter et al. 2009)</w:t>
      </w:r>
      <w:r w:rsidR="00E878A1">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E878A1">
        <w:fldChar w:fldCharType="begin"/>
      </w:r>
      <w:r w:rsidR="004C194C">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1189-1201&lt;/pages&gt;&lt;volume&gt;25&lt;/volume&gt;&lt;number&gt;5&lt;/number&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E878A1">
        <w:fldChar w:fldCharType="separate"/>
      </w:r>
      <w:r w:rsidR="00E878A1">
        <w:rPr>
          <w:noProof/>
        </w:rPr>
        <w:t>(Walter et al. 2022)</w:t>
      </w:r>
      <w:r w:rsidR="00E878A1">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E878A1">
        <w:fldChar w:fldCharType="begin"/>
      </w:r>
      <w:r w:rsidR="00E878A1">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E878A1">
        <w:fldChar w:fldCharType="separate"/>
      </w:r>
      <w:r w:rsidR="00E878A1">
        <w:rPr>
          <w:noProof/>
        </w:rPr>
        <w:t>(Castorani et al. 2015)</w:t>
      </w:r>
      <w:r w:rsidR="00E878A1">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1138" w:name="_2ckoofy96g8s" w:colFirst="0" w:colLast="0"/>
      <w:bookmarkEnd w:id="1138"/>
      <w:r>
        <w:t>Acknowledgements</w:t>
      </w:r>
    </w:p>
    <w:p w14:paraId="30BDF20D" w14:textId="639D9166" w:rsidR="00471A3D" w:rsidRDefault="00EF0B3C" w:rsidP="00985276">
      <w:r>
        <w:t xml:space="preserve">We thank </w:t>
      </w:r>
      <w:ins w:id="1139" w:author="Nick.Tolimieri" w:date="2022-09-06T15:20:00Z">
        <w:r w:rsidR="000E4E61">
          <w:t xml:space="preserve">one </w:t>
        </w:r>
      </w:ins>
      <w:r>
        <w:t xml:space="preserve">anonymous reviewer, </w:t>
      </w:r>
      <w:ins w:id="1140" w:author="Nick.Tolimieri" w:date="2022-09-06T15:20:00Z">
        <w:r w:rsidR="000E4E61">
          <w:t xml:space="preserve">J. Byrnes, </w:t>
        </w:r>
      </w:ins>
      <w:r w:rsidR="00B76F1A">
        <w:t>and Z.</w:t>
      </w:r>
      <w:ins w:id="1141" w:author="Chris.Harvey" w:date="2022-10-11T14:04:00Z">
        <w:r w:rsidR="00056E32">
          <w:t xml:space="preserve"> </w:t>
        </w:r>
      </w:ins>
      <w:r w:rsidR="00B76F1A">
        <w:t>Randell</w:t>
      </w:r>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w:t>
      </w:r>
      <w:ins w:id="1142" w:author="Nick.Tolimieri" w:date="2022-09-27T15:41:00Z">
        <w:r w:rsidR="00D31B91">
          <w:t xml:space="preserve">and </w:t>
        </w:r>
      </w:ins>
      <w:r w:rsidR="002A1224" w:rsidRPr="002A1224">
        <w:t>t</w:t>
      </w:r>
      <w:r w:rsidR="002A1224">
        <w:t>he NOAA Dive Cente</w:t>
      </w:r>
      <w:r>
        <w:t xml:space="preserve">r, </w:t>
      </w:r>
      <w:r w:rsidR="00561309">
        <w:t>A. Hallingstad and other Olympic Coast National Marine Sanctuary</w:t>
      </w:r>
      <w:r w:rsidR="002A1224">
        <w:t xml:space="preserve"> staff, </w:t>
      </w:r>
      <w:r>
        <w:t>and USCG Station Neah Bay for logistical support.</w:t>
      </w:r>
      <w:ins w:id="1143" w:author="Nick.Tolimieri" w:date="2022-10-18T11:14:00Z">
        <w:r w:rsidR="00F967B2">
          <w:t xml:space="preserve"> </w:t>
        </w:r>
      </w:ins>
      <w:r>
        <w:t xml:space="preserve"> </w:t>
      </w:r>
      <w:bookmarkStart w:id="1144" w:name="_tfgwewy7a3j9" w:colFirst="0" w:colLast="0"/>
      <w:bookmarkEnd w:id="1144"/>
      <w:r>
        <w:br w:type="page"/>
      </w:r>
    </w:p>
    <w:p w14:paraId="01FBA58F" w14:textId="77777777" w:rsidR="00471A3D" w:rsidRDefault="00EF0B3C">
      <w:pPr>
        <w:pStyle w:val="Heading1"/>
      </w:pPr>
      <w:bookmarkStart w:id="1145" w:name="_jyj55lpsprbv" w:colFirst="0" w:colLast="0"/>
      <w:bookmarkEnd w:id="1145"/>
      <w:r>
        <w:lastRenderedPageBreak/>
        <w:t>Literature Cited</w:t>
      </w:r>
    </w:p>
    <w:bookmarkStart w:id="1146" w:name="_vq7lwaa8xm4l" w:colFirst="0" w:colLast="0"/>
    <w:bookmarkStart w:id="1147" w:name="_GoBack"/>
    <w:bookmarkEnd w:id="1146"/>
    <w:p w14:paraId="4F5B7F26" w14:textId="77777777" w:rsidR="00975780" w:rsidRPr="00975780" w:rsidRDefault="00E878A1" w:rsidP="00DA7DC0">
      <w:pPr>
        <w:pStyle w:val="EndNoteBibliography"/>
      </w:pPr>
      <w:r w:rsidRPr="00E878A1">
        <w:fldChar w:fldCharType="begin"/>
      </w:r>
      <w:r w:rsidRPr="00E878A1">
        <w:instrText xml:space="preserve"> ADDIN EN.REFLIST </w:instrText>
      </w:r>
      <w:r w:rsidRPr="00E878A1">
        <w:fldChar w:fldCharType="separate"/>
      </w:r>
      <w:r w:rsidR="00975780" w:rsidRPr="00975780">
        <w:t>Ammann AJ (2004) SMURFs: standard monitoring unts for the recruitment of temperate reef fishes. Journal of Experimental Marine Biology and Ecology 299:135-154</w:t>
      </w:r>
    </w:p>
    <w:p w14:paraId="33B0F67B" w14:textId="77777777" w:rsidR="00975780" w:rsidRPr="00975780" w:rsidRDefault="00975780" w:rsidP="00975780">
      <w:pPr>
        <w:pStyle w:val="EndNoteBibliography"/>
        <w:ind w:left="720" w:hanging="720"/>
      </w:pPr>
      <w:r w:rsidRPr="00975780">
        <w:t>Anderson MJ (2001) A new method for non-parametric multivariate analysis of variance. Austral Ecology 26:32-46</w:t>
      </w:r>
    </w:p>
    <w:p w14:paraId="60BD08D7" w14:textId="77777777" w:rsidR="00975780" w:rsidRPr="00975780" w:rsidRDefault="00975780" w:rsidP="00975780">
      <w:pPr>
        <w:pStyle w:val="EndNoteBibliography"/>
        <w:ind w:left="720" w:hanging="720"/>
      </w:pPr>
      <w:r w:rsidRPr="00975780">
        <w:t>Anderson MJ, Willis TJ (2003) Canonical analysis of principal coordinates: A useful method of constrained ordination for ecology. Ecology 84:511-525</w:t>
      </w:r>
    </w:p>
    <w:p w14:paraId="10330BF1" w14:textId="77777777" w:rsidR="00975780" w:rsidRPr="00975780" w:rsidRDefault="00975780" w:rsidP="00975780">
      <w:pPr>
        <w:pStyle w:val="EndNoteBibliography"/>
        <w:ind w:left="720" w:hanging="720"/>
      </w:pPr>
      <w:r w:rsidRPr="00975780">
        <w:t>Andrews KS, Anderson TW (2004) Habitat-dependent recruitment of two temperate reef fishes at multiple spatial scales. Marine Ecology-Progress Series 277:231-244</w:t>
      </w:r>
    </w:p>
    <w:p w14:paraId="64304E8D" w14:textId="77777777" w:rsidR="00975780" w:rsidRPr="00975780" w:rsidRDefault="00975780" w:rsidP="00975780">
      <w:pPr>
        <w:pStyle w:val="EndNoteBibliography"/>
        <w:ind w:left="720" w:hanging="720"/>
      </w:pPr>
      <w:r w:rsidRPr="00975780">
        <w:t>Arafeh-Dalmau N, Montano-Moctezuma G, Martinez JA, Beas-Luna R, Schoeman DS, Torres-Moye G (2019) Extreme marine heatwaves alter kelp forest community near its equatorward distribution limit. Frontiers in Marine Science 6:499</w:t>
      </w:r>
    </w:p>
    <w:p w14:paraId="0C374A6C" w14:textId="77777777" w:rsidR="00975780" w:rsidRPr="00975780" w:rsidRDefault="00975780" w:rsidP="00975780">
      <w:pPr>
        <w:pStyle w:val="EndNoteBibliography"/>
        <w:ind w:left="720" w:hanging="720"/>
      </w:pPr>
      <w:r w:rsidRPr="00975780">
        <w:t>Basch LV, Tegner MJ (2007) Reproductive responses of purple sea urchin (Strongylocentrotus purpuratus) populations to environmental conditions across a coastal depth gradient. Bulletin of Marine Science 81:255-282</w:t>
      </w:r>
    </w:p>
    <w:p w14:paraId="5BD5FBF4" w14:textId="77777777" w:rsidR="00975780" w:rsidRPr="00975780" w:rsidRDefault="00975780" w:rsidP="00975780">
      <w:pPr>
        <w:pStyle w:val="EndNoteBibliography"/>
        <w:ind w:left="720" w:hanging="720"/>
      </w:pPr>
      <w:r w:rsidRPr="00975780">
        <w:t>Bates D, Maechler M, Bolker B, Walker S (2015) Fitting linear mixed-effects models using lme4. Journal of Statistical Software 67:1-48</w:t>
      </w:r>
    </w:p>
    <w:p w14:paraId="1CDEF829" w14:textId="77777777" w:rsidR="00975780" w:rsidRPr="00975780" w:rsidRDefault="00975780" w:rsidP="00975780">
      <w:pPr>
        <w:pStyle w:val="EndNoteBibliography"/>
        <w:ind w:left="720" w:hanging="720"/>
      </w:pPr>
      <w:r w:rsidRPr="00975780">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t>
      </w:r>
    </w:p>
    <w:p w14:paraId="66D30AF2" w14:textId="77777777" w:rsidR="00975780" w:rsidRPr="00975780" w:rsidRDefault="00975780" w:rsidP="00975780">
      <w:pPr>
        <w:pStyle w:val="EndNoteBibliography"/>
        <w:ind w:left="720" w:hanging="720"/>
      </w:pPr>
      <w:r w:rsidRPr="00975780">
        <w:lastRenderedPageBreak/>
        <w:t>Bell A, Fairbrother M, Jones K (2019) Fixed and random effects models: making an informed choice. Quality &amp; Quantity 53:1051-1074</w:t>
      </w:r>
    </w:p>
    <w:p w14:paraId="568845B7" w14:textId="77777777" w:rsidR="00975780" w:rsidRPr="00975780" w:rsidRDefault="00975780" w:rsidP="00975780">
      <w:pPr>
        <w:pStyle w:val="EndNoteBibliography"/>
        <w:ind w:left="720" w:hanging="720"/>
      </w:pPr>
      <w:r w:rsidRPr="00975780">
        <w:t>Berry HD, Calloway M, Ledbetter J (2019) Bull kelp monitoring in South Puget Sound in 2017 and 2018. Washington State  Department of Natural Resources, Aquatic Resources Division, Olympia, WA</w:t>
      </w:r>
    </w:p>
    <w:p w14:paraId="7D9A0D97" w14:textId="77777777" w:rsidR="00975780" w:rsidRPr="00975780" w:rsidRDefault="00975780" w:rsidP="00975780">
      <w:pPr>
        <w:pStyle w:val="EndNoteBibliography"/>
        <w:ind w:left="720" w:hanging="720"/>
      </w:pPr>
      <w:r w:rsidRPr="00975780">
        <w:t>Berry HD, Mumford TF, Christiaen B, Dowty P, Calloway M, Ferrier L, Grossman EE, VanArendonk NR (2021) Long-term changes in kelp forests in an inner basin of the Salish Sea. Plos One 16:e0229703</w:t>
      </w:r>
    </w:p>
    <w:p w14:paraId="67214F1D" w14:textId="77777777" w:rsidR="00975780" w:rsidRPr="00975780" w:rsidRDefault="00975780" w:rsidP="00975780">
      <w:pPr>
        <w:pStyle w:val="EndNoteBibliography"/>
        <w:ind w:left="720" w:hanging="720"/>
      </w:pPr>
      <w:r w:rsidRPr="00975780">
        <w:t>Bond NA, Cronin MF, Freeland H, Mantua N (2015) Causes and impacts of the 2014 warm anomaly in the NE Pacific. Geophysical Research Letters 42:3414-3420</w:t>
      </w:r>
    </w:p>
    <w:p w14:paraId="5DD6F033" w14:textId="77777777" w:rsidR="00975780" w:rsidRPr="00975780" w:rsidRDefault="00975780" w:rsidP="00975780">
      <w:pPr>
        <w:pStyle w:val="EndNoteBibliography"/>
        <w:ind w:left="720" w:hanging="720"/>
      </w:pPr>
      <w:r w:rsidRPr="00975780">
        <w:t>Breeman AM (1990) Expected effects of changing seawater temperatures on the geographic distribution of seaweed species. In: Beukema JJ, Wolff WJ, Brouns JJWM (eds) Expected effects of climatic change on marine coastal ecosystems. Springer, Dordrecht</w:t>
      </w:r>
    </w:p>
    <w:p w14:paraId="5C8A7C55" w14:textId="77777777" w:rsidR="00975780" w:rsidRPr="00975780" w:rsidRDefault="00975780" w:rsidP="00975780">
      <w:pPr>
        <w:pStyle w:val="EndNoteBibliography"/>
        <w:ind w:left="720" w:hanging="720"/>
      </w:pPr>
      <w:r w:rsidRPr="00975780">
        <w:t>Burnham KP, Anderson DR (1998) Model selection and inference: a practical information-theoretic approach. Springer-Verlag, New York, NY</w:t>
      </w:r>
    </w:p>
    <w:p w14:paraId="72F6AE49" w14:textId="77777777" w:rsidR="00975780" w:rsidRPr="00975780" w:rsidRDefault="00975780" w:rsidP="00975780">
      <w:pPr>
        <w:pStyle w:val="EndNoteBibliography"/>
        <w:ind w:left="720" w:hanging="720"/>
      </w:pPr>
      <w:r w:rsidRPr="00975780">
        <w:t>Burrows MT, Hawkins SJ, Moore JJ, Adams L, Sugden H, Firth L, Mieszkowska N (2020) Global‐scale species distributions predict temperature‐related changes in species composition of rocky shore communities in Britain. Global Change Biology 26:2093-2105</w:t>
      </w:r>
    </w:p>
    <w:p w14:paraId="30246C7B" w14:textId="77777777" w:rsidR="00975780" w:rsidRPr="00975780" w:rsidRDefault="00975780" w:rsidP="00975780">
      <w:pPr>
        <w:pStyle w:val="EndNoteBibliography"/>
        <w:ind w:left="720" w:hanging="720"/>
      </w:pPr>
      <w:r w:rsidRPr="00975780">
        <w:t>Burt JM, Tinker MT, Okamoto DK, Demes KW, Holmes K, Salomon AK (2018) Sudden collapse of a mesopredator reveals its complementary role in mediating rocky reef regime shifts. Proceedings of the Royal Society B-Biological Sciences 285:e20180553</w:t>
      </w:r>
    </w:p>
    <w:p w14:paraId="20181866" w14:textId="77777777" w:rsidR="00975780" w:rsidRPr="00975780" w:rsidRDefault="00975780" w:rsidP="00975780">
      <w:pPr>
        <w:pStyle w:val="EndNoteBibliography"/>
        <w:ind w:left="720" w:hanging="720"/>
      </w:pPr>
      <w:r w:rsidRPr="00975780">
        <w:lastRenderedPageBreak/>
        <w:t>Camus C, Buschmann AH (2017) Macrocystis pyrifera aquafarming: Production optimization of rope-seeded juvenile sporophytes. Aquaculture 468:107-114</w:t>
      </w:r>
    </w:p>
    <w:p w14:paraId="616A9B2D" w14:textId="77777777" w:rsidR="00975780" w:rsidRPr="00975780" w:rsidRDefault="00975780" w:rsidP="00975780">
      <w:pPr>
        <w:pStyle w:val="EndNoteBibliography"/>
        <w:ind w:left="720" w:hanging="720"/>
      </w:pPr>
      <w:r w:rsidRPr="00975780">
        <w:t>Carpenter SR, Folke C, Scheffer M, Westley FR (2009) Resilience: accounting for the noncomputable. Ecology and Society 14:13</w:t>
      </w:r>
    </w:p>
    <w:p w14:paraId="31E4AE18" w14:textId="77777777" w:rsidR="00975780" w:rsidRPr="00975780" w:rsidRDefault="00975780" w:rsidP="00975780">
      <w:pPr>
        <w:pStyle w:val="EndNoteBibliography"/>
        <w:ind w:left="720" w:hanging="720"/>
      </w:pPr>
      <w:r w:rsidRPr="00975780">
        <w:t>Carr MH (1991) Habitat selection and recruitment of an assemblage of temperate zone reef fishes. Journal of Experimental Marine Biology and Ecology 146:113-137</w:t>
      </w:r>
    </w:p>
    <w:p w14:paraId="1F6E4AD1" w14:textId="77777777" w:rsidR="00975780" w:rsidRPr="00975780" w:rsidRDefault="00975780" w:rsidP="00975780">
      <w:pPr>
        <w:pStyle w:val="EndNoteBibliography"/>
        <w:ind w:left="720" w:hanging="720"/>
      </w:pPr>
      <w:r w:rsidRPr="00975780">
        <w:t>Castorani MCN, Reed DC, Alberto F, Bell TW, Simons RD, Cavanaugh KC, Siegel DA, Raimondi PT (2015) Connectivity structures local population dynamics: a long-term empirical test in a large metapopulation system. Ecology 96:3141-3152</w:t>
      </w:r>
    </w:p>
    <w:p w14:paraId="4B1EA013" w14:textId="77777777" w:rsidR="00975780" w:rsidRPr="00975780" w:rsidRDefault="00975780" w:rsidP="00975780">
      <w:pPr>
        <w:pStyle w:val="EndNoteBibliography"/>
        <w:ind w:left="720" w:hanging="720"/>
      </w:pPr>
      <w:r w:rsidRPr="00975780">
        <w:t>Cavanaugh KC, Reed DC, Bell TW, Castorani MN, Beas-Luna R (2019) Spatial Variability in the Resistance and Resilience of Giant Kelp in Southern and Baja California to a Multiyear Heatwave. Frontiers in Marine Science 6:413</w:t>
      </w:r>
    </w:p>
    <w:p w14:paraId="1A25C6A5" w14:textId="77777777" w:rsidR="00975780" w:rsidRPr="00975780" w:rsidRDefault="00975780" w:rsidP="00975780">
      <w:pPr>
        <w:pStyle w:val="EndNoteBibliography"/>
        <w:ind w:left="720" w:hanging="720"/>
      </w:pPr>
      <w:r w:rsidRPr="00975780">
        <w:t>Cavanaugh KC, Siegel DA, Reed DC, Dennison PE (2011) Environmental controls of giant-kelp biomass in the Santa Barbara Channel, California. Marine Ecology Progress Series 429:1-17</w:t>
      </w:r>
    </w:p>
    <w:p w14:paraId="0765E443" w14:textId="77777777" w:rsidR="00975780" w:rsidRPr="00975780" w:rsidRDefault="00975780" w:rsidP="00975780">
      <w:pPr>
        <w:pStyle w:val="EndNoteBibliography"/>
        <w:ind w:left="720" w:hanging="720"/>
      </w:pPr>
      <w:r w:rsidRPr="00975780">
        <w:t>Cavole LM, Demko AM, Diner RE, Giddings A, Koester I, Pagniello CMLS, Paulsen ML, Ramirez-Valdez A, Schwenck SM, Yen NK, Zill ME, Franks PJS (2016) Biological Impacts of the 2013-2015 Warm-Water Anomaly in the Northeast Pacific. Oceanography 29:273-285</w:t>
      </w:r>
    </w:p>
    <w:p w14:paraId="76A2D2AA" w14:textId="77777777" w:rsidR="00975780" w:rsidRPr="00975780" w:rsidRDefault="00975780" w:rsidP="00975780">
      <w:pPr>
        <w:pStyle w:val="EndNoteBibliography"/>
        <w:ind w:left="720" w:hanging="720"/>
      </w:pPr>
      <w:r w:rsidRPr="00975780">
        <w:t>Cheung WWL, Frölicher TL (2020) Marine heatwaves exacerbate climate change impacts for fisheries in the northeast Pacific. Scientific Reports 10:6678</w:t>
      </w:r>
    </w:p>
    <w:p w14:paraId="362AAF13" w14:textId="77777777" w:rsidR="00975780" w:rsidRPr="00975780" w:rsidRDefault="00975780" w:rsidP="00975780">
      <w:pPr>
        <w:pStyle w:val="EndNoteBibliography"/>
        <w:ind w:left="720" w:hanging="720"/>
      </w:pPr>
      <w:r w:rsidRPr="00975780">
        <w:t xml:space="preserve">Cheung WWL, Frolicher TL, Asch RG, Jones MC, Pinsky ML, Reygondeau G, Rodgers KB, Rykaczewski RR, Sarmiento JL, Stock C, Watson JR (2016) Building confidence in </w:t>
      </w:r>
      <w:r w:rsidRPr="00975780">
        <w:lastRenderedPageBreak/>
        <w:t>projections of the responses of living marine resources to climate change. ICES Journal of Marine Science 73:1283-1296</w:t>
      </w:r>
    </w:p>
    <w:p w14:paraId="42C830F6" w14:textId="77777777" w:rsidR="00975780" w:rsidRPr="00975780" w:rsidRDefault="00975780" w:rsidP="00975780">
      <w:pPr>
        <w:pStyle w:val="EndNoteBibliography"/>
        <w:ind w:left="720" w:hanging="720"/>
      </w:pPr>
      <w:r w:rsidRPr="00975780">
        <w:t>Connell SD (2005) Assembly and maintenance of subtidal habitat heterogeneity: synergistic effects of light penetration and sedimentation. Marine Ecology Progress Series 289:53-61</w:t>
      </w:r>
    </w:p>
    <w:p w14:paraId="7E3664FA" w14:textId="77777777" w:rsidR="00975780" w:rsidRPr="00975780" w:rsidRDefault="00975780" w:rsidP="00975780">
      <w:pPr>
        <w:pStyle w:val="EndNoteBibliography"/>
        <w:ind w:left="720" w:hanging="720"/>
      </w:pPr>
      <w:r w:rsidRPr="00975780">
        <w:t>Dayton PK, Currie V, Gerrodette T, Keller BD, Rosenthal R, Tresca DV (1984) Patch dynamics and stability of some California kelp communities. Ecological Monographs 54:253-289</w:t>
      </w:r>
    </w:p>
    <w:p w14:paraId="556A8460" w14:textId="77777777" w:rsidR="00975780" w:rsidRPr="00975780" w:rsidRDefault="00975780" w:rsidP="00975780">
      <w:pPr>
        <w:pStyle w:val="EndNoteBibliography"/>
        <w:ind w:left="720" w:hanging="720"/>
      </w:pPr>
      <w:r w:rsidRPr="00975780">
        <w:t>Dayton PK, Tegner MJ (1984) Catastrophic Storms, El-Nino, and Patch Stability in a Southern-California Kelp Community. Science 224:283-285</w:t>
      </w:r>
    </w:p>
    <w:p w14:paraId="29EA4A80" w14:textId="77777777" w:rsidR="00975780" w:rsidRPr="00975780" w:rsidRDefault="00975780" w:rsidP="00975780">
      <w:pPr>
        <w:pStyle w:val="EndNoteBibliography"/>
        <w:ind w:left="720" w:hanging="720"/>
      </w:pPr>
      <w:r w:rsidRPr="00975780">
        <w:t>Deysher LE, Dean TA (1986a) In situ recruitment of sporophytes of the giant kelp, Macrocystis pyrifera (L.) C.A. Agardh: Effects of physical factors. Journal of Experimental Marine Biology and Ecology 103:41-63</w:t>
      </w:r>
    </w:p>
    <w:p w14:paraId="29667F41" w14:textId="77777777" w:rsidR="00975780" w:rsidRPr="00975780" w:rsidRDefault="00975780" w:rsidP="00975780">
      <w:pPr>
        <w:pStyle w:val="EndNoteBibliography"/>
        <w:ind w:left="720" w:hanging="720"/>
      </w:pPr>
      <w:r w:rsidRPr="00975780">
        <w:t>Deysher LE, Dean TA (1986b) Interactive effects of light and temperature on sporophyte production in the giant kelp Macrocystis pyrifera. Marine Biology 93:17-20</w:t>
      </w:r>
    </w:p>
    <w:p w14:paraId="38E31DDE" w14:textId="77777777" w:rsidR="00975780" w:rsidRPr="00975780" w:rsidRDefault="00975780" w:rsidP="00975780">
      <w:pPr>
        <w:pStyle w:val="EndNoteBibliography"/>
        <w:ind w:left="720" w:hanging="720"/>
      </w:pPr>
      <w:r w:rsidRPr="00975780">
        <w:t>Duggins DO (1983) Starfish Predation and the Creation of Mosaic Patterns in a Kelp-Dominated Community. Ecology 64:1610-1619</w:t>
      </w:r>
    </w:p>
    <w:p w14:paraId="7780B8EA" w14:textId="77777777" w:rsidR="00975780" w:rsidRPr="00975780" w:rsidRDefault="00975780" w:rsidP="00975780">
      <w:pPr>
        <w:pStyle w:val="EndNoteBibliography"/>
        <w:ind w:left="720" w:hanging="720"/>
      </w:pPr>
      <w:r w:rsidRPr="00975780">
        <w:t>Duggins DO (1988) The Effects of Kelp Forests on Nearshore Environments: Biomass, Detritus, and Altered Flow. In: VanBlaricom GR, Estes JA (eds) The Community Ecology of Sea Otters. Springer Berlin Heidelberg, Berlin, Heidelberg</w:t>
      </w:r>
    </w:p>
    <w:p w14:paraId="02600160" w14:textId="77777777" w:rsidR="00975780" w:rsidRPr="00975780" w:rsidRDefault="00975780" w:rsidP="00975780">
      <w:pPr>
        <w:pStyle w:val="EndNoteBibliography"/>
        <w:ind w:left="720" w:hanging="720"/>
      </w:pPr>
      <w:r w:rsidRPr="00975780">
        <w:t>Duggins DO, Simenstad CA, Estes JA (1989) Magnification of Secondary Production by Kelp Detritus in Coastal Marine Ecosystems. Science 245:170-173</w:t>
      </w:r>
    </w:p>
    <w:p w14:paraId="7658D51C" w14:textId="77777777" w:rsidR="00975780" w:rsidRPr="00975780" w:rsidRDefault="00975780" w:rsidP="00975780">
      <w:pPr>
        <w:pStyle w:val="EndNoteBibliography"/>
        <w:ind w:left="720" w:hanging="720"/>
      </w:pPr>
      <w:r w:rsidRPr="00975780">
        <w:t>Dunn RP, Samhouri JF, Baskett ML (2021) Transient dynamics during kelp forest recovery from fishing across multiple trophic levels. Ecological Applications 31:e02367</w:t>
      </w:r>
    </w:p>
    <w:p w14:paraId="3D051C16" w14:textId="77777777" w:rsidR="00975780" w:rsidRPr="00975780" w:rsidRDefault="00975780" w:rsidP="00975780">
      <w:pPr>
        <w:pStyle w:val="EndNoteBibliography"/>
        <w:ind w:left="720" w:hanging="720"/>
      </w:pPr>
      <w:r w:rsidRPr="00975780">
        <w:lastRenderedPageBreak/>
        <w:t xml:space="preserve">Ebert TA (2010) Demographic patterns of the purple sea urchin </w:t>
      </w:r>
      <w:r w:rsidRPr="00975780">
        <w:rPr>
          <w:i/>
        </w:rPr>
        <w:t>Strongylocentrotus purpuratus</w:t>
      </w:r>
      <w:r w:rsidRPr="00975780">
        <w:t xml:space="preserve"> along a latitudinal gradient, 1985–1987. Marine Ecology Progress Series 406:105-120</w:t>
      </w:r>
    </w:p>
    <w:p w14:paraId="544AAEA6" w14:textId="77777777" w:rsidR="00975780" w:rsidRPr="00975780" w:rsidRDefault="00975780" w:rsidP="00975780">
      <w:pPr>
        <w:pStyle w:val="EndNoteBibliography"/>
        <w:ind w:left="720" w:hanging="720"/>
      </w:pPr>
      <w:r w:rsidRPr="00975780">
        <w:t>Eisaguirre JH, Eisaguirre JM, Davis K, Carlson PM, Gaines SD, Caselle JE (2020) Trophic redundancy and predator size class structure drive differences in kelp forest ecosystem dynamics. Ecology 101:e02993</w:t>
      </w:r>
    </w:p>
    <w:p w14:paraId="1237A88C" w14:textId="77777777" w:rsidR="00975780" w:rsidRPr="00975780" w:rsidRDefault="00975780" w:rsidP="00975780">
      <w:pPr>
        <w:pStyle w:val="EndNoteBibliography"/>
        <w:ind w:left="720" w:hanging="720"/>
      </w:pPr>
      <w:r w:rsidRPr="00975780">
        <w:t>Estes JA, Danner EM, Doak DF, Konar B, Springer AM, Steinberg PD, Tinker MT, Williams TM (2004) Complex trophic interactions in kelp forest ecosystems. Bulletin of Marine Science 74:621-638</w:t>
      </w:r>
    </w:p>
    <w:p w14:paraId="322CDB31" w14:textId="77777777" w:rsidR="00975780" w:rsidRPr="00975780" w:rsidRDefault="00975780" w:rsidP="00975780">
      <w:pPr>
        <w:pStyle w:val="EndNoteBibliography"/>
        <w:ind w:left="720" w:hanging="720"/>
      </w:pPr>
      <w:r w:rsidRPr="00975780">
        <w:t>Eurich JG, Selden RL, Warner RR (2014) California spiny lobster preference for urchins from kelp forests: implications for urchin barren persistence. Marine Ecology Progress Series 498:217-225</w:t>
      </w:r>
    </w:p>
    <w:p w14:paraId="7AF5C139" w14:textId="77777777" w:rsidR="00975780" w:rsidRPr="00975780" w:rsidRDefault="00975780" w:rsidP="00975780">
      <w:pPr>
        <w:pStyle w:val="EndNoteBibliography"/>
        <w:ind w:left="720" w:hanging="720"/>
      </w:pPr>
      <w:r w:rsidRPr="00975780">
        <w:t>Feehan CJ, Scheibling RE (2014) Effects of sea urchin disease on coastal marine ecosystems. Marine Biology 161:1467-1485</w:t>
      </w:r>
    </w:p>
    <w:p w14:paraId="0FC05758" w14:textId="77777777" w:rsidR="00975780" w:rsidRPr="00975780" w:rsidRDefault="00975780" w:rsidP="00975780">
      <w:pPr>
        <w:pStyle w:val="EndNoteBibliography"/>
        <w:ind w:left="720" w:hanging="720"/>
      </w:pPr>
      <w:r w:rsidRPr="00975780">
        <w:t>Field JC, Miller RR, Santora JA, Tolimieri N, Haltuch MA, Brodeur RD, Auth TD, Dick EJ, Monk MH, Sakuma KM, Wells BK (2021) Spatiotemporal patterns of variability in the abundance and distribution of winter-spawned pelagic juvenile rockfish in the California Current. Plos One 16:e0251638</w:t>
      </w:r>
    </w:p>
    <w:p w14:paraId="7351705B" w14:textId="77777777" w:rsidR="00975780" w:rsidRPr="00975780" w:rsidRDefault="00975780" w:rsidP="00975780">
      <w:pPr>
        <w:pStyle w:val="EndNoteBibliography"/>
        <w:ind w:left="720" w:hanging="720"/>
      </w:pPr>
      <w:r w:rsidRPr="00975780">
        <w:t>Filbee-Dexter K, Wernberg T, Grace SP, Thormar J, Fredriksen S, Narvaez CN, Feehan CJ, Norderhaug KM (2020) Marine heatwaves and the collapse of marginal North Atlantic kelp forests. Scientific Reports 10:1-11</w:t>
      </w:r>
    </w:p>
    <w:p w14:paraId="22B6A1BE" w14:textId="77777777" w:rsidR="00975780" w:rsidRPr="00975780" w:rsidRDefault="00975780" w:rsidP="00975780">
      <w:pPr>
        <w:pStyle w:val="EndNoteBibliography"/>
        <w:ind w:left="720" w:hanging="720"/>
      </w:pPr>
      <w:r w:rsidRPr="00975780">
        <w:t>Gabara SS, Konar BH, Edwards MS (2021) Biodiversity loss leads to reductions in community-wide trophic complexity. Ecosphere 12:e03361</w:t>
      </w:r>
    </w:p>
    <w:p w14:paraId="4ACA1EDC" w14:textId="77777777" w:rsidR="00975780" w:rsidRPr="00975780" w:rsidRDefault="00975780" w:rsidP="00975780">
      <w:pPr>
        <w:pStyle w:val="EndNoteBibliography"/>
        <w:ind w:left="720" w:hanging="720"/>
      </w:pPr>
      <w:r w:rsidRPr="00975780">
        <w:lastRenderedPageBreak/>
        <w:t>Gallagher JB, Shelamoff V, Layton C (2022) Seaweed ecosystems may not mitigate CO</w:t>
      </w:r>
      <w:r w:rsidRPr="00975780">
        <w:rPr>
          <w:vertAlign w:val="subscript"/>
        </w:rPr>
        <w:t>2</w:t>
      </w:r>
      <w:r w:rsidRPr="00975780">
        <w:t xml:space="preserve"> emissions. ICES Journal of Marine Science</w:t>
      </w:r>
    </w:p>
    <w:p w14:paraId="1DD1614E" w14:textId="77777777" w:rsidR="00975780" w:rsidRPr="00975780" w:rsidRDefault="00975780" w:rsidP="00975780">
      <w:pPr>
        <w:pStyle w:val="EndNoteBibliography"/>
        <w:ind w:left="720" w:hanging="720"/>
      </w:pPr>
      <w:r w:rsidRPr="00975780">
        <w:t>Graham MH (2004) Effects of local deforestation on the diversity and structure of southern California giant kelp forest food webs. Ecosystems 7:341-357</w:t>
      </w:r>
    </w:p>
    <w:p w14:paraId="71135937" w14:textId="77777777" w:rsidR="00975780" w:rsidRPr="00975780" w:rsidRDefault="00975780" w:rsidP="00975780">
      <w:pPr>
        <w:pStyle w:val="EndNoteBibliography"/>
        <w:ind w:left="720" w:hanging="720"/>
      </w:pPr>
      <w:r w:rsidRPr="00975780">
        <w:t>Gregr EJ, Christensen V, Nichol L, Martone RG, Markel RW, Watson JC, Harley CDG, Pakhomov EA, Shurin JB, Chan KMA (2020) Cascading social-ecological costs and benefits triggered by a recovering keystone predator. Science 368:1243-1247</w:t>
      </w:r>
    </w:p>
    <w:p w14:paraId="5CC8D9A1" w14:textId="77777777" w:rsidR="00975780" w:rsidRPr="00975780" w:rsidRDefault="00975780" w:rsidP="00975780">
      <w:pPr>
        <w:pStyle w:val="EndNoteBibliography"/>
        <w:ind w:left="720" w:hanging="720"/>
      </w:pPr>
      <w:r w:rsidRPr="00975780">
        <w:t>Hamilton SL, Bell TW, Watson JR, Grorud-Colvert KA, Menge BA (2020) Remote sensing: generation of long-term kelp bed data sets for evaluation of impacts of climatic variation. Ecology 101:e03031</w:t>
      </w:r>
    </w:p>
    <w:p w14:paraId="3E2A9F6F" w14:textId="77777777" w:rsidR="00975780" w:rsidRPr="00975780" w:rsidRDefault="00975780" w:rsidP="00975780">
      <w:pPr>
        <w:pStyle w:val="EndNoteBibliography"/>
        <w:ind w:left="720" w:hanging="720"/>
      </w:pPr>
      <w:r w:rsidRPr="00975780">
        <w: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288:20211195</w:t>
      </w:r>
    </w:p>
    <w:p w14:paraId="6E34464C" w14:textId="77777777" w:rsidR="00975780" w:rsidRPr="00975780" w:rsidRDefault="00975780" w:rsidP="00975780">
      <w:pPr>
        <w:pStyle w:val="EndNoteBibliography"/>
        <w:ind w:left="720" w:hanging="720"/>
      </w:pPr>
      <w:r w:rsidRPr="00975780">
        <w:t>Harvey CJ, Garfield T, Williams G, Tolimieri N (eds) (2022) 2021-2022 California Current ecosystem status report: A report of the NOAA California Current Integrated Ecosystem Assessment Team (CCIEA) to the Pacific Fishery Management Council, March 13, 2022</w:t>
      </w:r>
    </w:p>
    <w:p w14:paraId="678D4BAC" w14:textId="77777777" w:rsidR="00975780" w:rsidRPr="00975780" w:rsidRDefault="00975780" w:rsidP="00975780">
      <w:pPr>
        <w:pStyle w:val="EndNoteBibliography"/>
        <w:ind w:left="720" w:hanging="720"/>
      </w:pPr>
      <w:r w:rsidRPr="00975780">
        <w:t>Hewson I, Bistolas KSI, Quijano Cardé EM, Button JB, Foster PJ, Flanzenbaum JM, Kocian J, Lewis CK (2018) Investigating the complex association between viral ecology, environment, and northeast Pacific sea star wasting. Frontiers in Marine Science 5</w:t>
      </w:r>
    </w:p>
    <w:p w14:paraId="2D295C13" w14:textId="77777777" w:rsidR="00975780" w:rsidRPr="00975780" w:rsidRDefault="00975780" w:rsidP="00975780">
      <w:pPr>
        <w:pStyle w:val="EndNoteBibliography"/>
        <w:ind w:left="720" w:hanging="720"/>
      </w:pPr>
      <w:r w:rsidRPr="00975780">
        <w:t xml:space="preserve">Hewson I, Button JB, Gudenkauf BM, Miner B, Newton AL, Gaydos JK, Wynne J, Groves CL, Hendler G, Murray M, Fradkin S, Breitbart M, Fahsbender E, Lafferty KD, Kilpatrick </w:t>
      </w:r>
      <w:r w:rsidRPr="00975780">
        <w:lastRenderedPageBreak/>
        <w:t>AM, Miner CM, Raimondi P, Lahner L, Friedman CS, Daniels S, Haulena M, Marliave J, Burge CA, Eisenlord ME, Harvell CD (2014) Densovirus associated with sea-star wasting disease and mass mortality. Proc Natl Acad Sci U S A 111:17278-17283</w:t>
      </w:r>
    </w:p>
    <w:p w14:paraId="086F4D53" w14:textId="77777777" w:rsidR="00975780" w:rsidRPr="00975780" w:rsidRDefault="00975780" w:rsidP="00975780">
      <w:pPr>
        <w:pStyle w:val="EndNoteBibliography"/>
        <w:ind w:left="720" w:hanging="720"/>
      </w:pPr>
      <w:r w:rsidRPr="00975780">
        <w:t>Hobday AJ, Alexander LV, Perkins SE, Smale DA, Straub SC, Oliver ECJ, Benthuysen JA, Burrows MT, Donat MG, Peng M, Holbrook NJ, Moore PJ, Scannell HA, Sen Gupta A, Wernberg T (2016) A hierarchical approach to defining marine heatwaves. Progress in Oceanography 141:227-238</w:t>
      </w:r>
    </w:p>
    <w:p w14:paraId="0F127B91" w14:textId="77777777" w:rsidR="00975780" w:rsidRPr="00975780" w:rsidRDefault="00975780" w:rsidP="00975780">
      <w:pPr>
        <w:pStyle w:val="EndNoteBibliography"/>
        <w:ind w:left="720" w:hanging="720"/>
      </w:pPr>
      <w:r w:rsidRPr="00975780">
        <w:t>Holbrook SJ, Carr MH, Schmitt RJ, Coyer JA (1990) Effect of giant kelp on local abundance of reef fishes: The importance of ontogenetic resource requirements. Bulletin of Marine Science 47:104-114</w:t>
      </w:r>
    </w:p>
    <w:p w14:paraId="36F344C1" w14:textId="77777777" w:rsidR="00975780" w:rsidRPr="00975780" w:rsidRDefault="00975780" w:rsidP="00975780">
      <w:pPr>
        <w:pStyle w:val="EndNoteBibliography"/>
        <w:ind w:left="720" w:hanging="720"/>
      </w:pPr>
      <w:r w:rsidRPr="00975780">
        <w:t>Huang B, Liu C, Banzon V, Freeman E, Graham G, Hankins B, Smith T, Zhang H-M (2021) Improvements of the daily optimum interpolation sea surface temperature (DOISST) Version 2.1. Journal of Climate 34:2923-2939</w:t>
      </w:r>
    </w:p>
    <w:p w14:paraId="2540C94A" w14:textId="77777777" w:rsidR="00975780" w:rsidRPr="00975780" w:rsidRDefault="00975780" w:rsidP="00975780">
      <w:pPr>
        <w:pStyle w:val="EndNoteBibliography"/>
        <w:ind w:left="720" w:hanging="720"/>
      </w:pPr>
      <w:r w:rsidRPr="00975780">
        <w:t>IPCC (2022) Climate change 2022: Impacts, adaptation and vulnerability. Summary for policy makers. Sixth assessment report. Intergovernmental panel on clmate change</w:t>
      </w:r>
    </w:p>
    <w:p w14:paraId="58651A9C" w14:textId="77777777" w:rsidR="00975780" w:rsidRPr="00975780" w:rsidRDefault="00975780" w:rsidP="00975780">
      <w:pPr>
        <w:pStyle w:val="EndNoteBibliography"/>
        <w:ind w:left="720" w:hanging="720"/>
      </w:pPr>
      <w:r w:rsidRPr="00975780">
        <w:t>Jacox MG, Alexander MA, Mantua NJ, Scott JD, Hervieux G, Webb RS, Werner FE (2018) Forcing of multiyear extreme ocean temperatures that impacted California Current living marine resources in 2016. Bulletin of the American Meteorological Society 99:S27-S33</w:t>
      </w:r>
    </w:p>
    <w:p w14:paraId="394E961C" w14:textId="77777777" w:rsidR="00975780" w:rsidRPr="00975780" w:rsidRDefault="00975780" w:rsidP="00975780">
      <w:pPr>
        <w:pStyle w:val="EndNoteBibliography"/>
        <w:ind w:left="720" w:hanging="720"/>
      </w:pPr>
      <w:r w:rsidRPr="00975780">
        <w:t>Johnson DW (2006) Predation, habitat complexity, and variation in density-dependent mortality of temperate reef fishes. Ecology 87:1179-1188</w:t>
      </w:r>
    </w:p>
    <w:p w14:paraId="669F980F" w14:textId="77777777" w:rsidR="00975780" w:rsidRPr="00975780" w:rsidRDefault="00975780" w:rsidP="00975780">
      <w:pPr>
        <w:pStyle w:val="EndNoteBibliography"/>
        <w:ind w:left="720" w:hanging="720"/>
      </w:pPr>
      <w:r w:rsidRPr="00975780">
        <w:t>Khangaonkar T, Nugraha A, Yun SK, Premathilake L, Keister JE, Bos J (2021) Propagation of the 2014-2016 northeast Pacific marine heatwave through the Salish Sea. Frontiers in Marine Science 8</w:t>
      </w:r>
    </w:p>
    <w:p w14:paraId="7F4B6D76" w14:textId="77777777" w:rsidR="00975780" w:rsidRPr="00975780" w:rsidRDefault="00975780" w:rsidP="00975780">
      <w:pPr>
        <w:pStyle w:val="EndNoteBibliography"/>
        <w:ind w:left="720" w:hanging="720"/>
      </w:pPr>
      <w:r w:rsidRPr="00975780">
        <w:lastRenderedPageBreak/>
        <w:t>Kriegisch N, Reeves SE, Flukes EB, Johnson CR, Ling SD (2019) Drift-kelp suppresses foraging movement of overgrazing sea urchins. Oecologia 190:665-677</w:t>
      </w:r>
    </w:p>
    <w:p w14:paraId="153C1E60" w14:textId="77777777" w:rsidR="00975780" w:rsidRPr="00975780" w:rsidRDefault="00975780" w:rsidP="00975780">
      <w:pPr>
        <w:pStyle w:val="EndNoteBibliography"/>
        <w:ind w:left="720" w:hanging="720"/>
      </w:pPr>
      <w:r w:rsidRPr="00975780">
        <w:t>Kvitek RG, Iampietro P, Bowlby CE (1998) Sea otters and benthic prey communities: A direct test of the sea otter as keystone predator in Washington State. Marine Mammal Science 14:895-902</w:t>
      </w:r>
    </w:p>
    <w:p w14:paraId="0CC2BFCB" w14:textId="77777777" w:rsidR="00975780" w:rsidRPr="00975780" w:rsidRDefault="00975780" w:rsidP="00975780">
      <w:pPr>
        <w:pStyle w:val="EndNoteBibliography"/>
        <w:ind w:left="720" w:hanging="720"/>
      </w:pPr>
      <w:r w:rsidRPr="00975780">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6CA8DAD3" w14:textId="77777777" w:rsidR="00975780" w:rsidRPr="00975780" w:rsidRDefault="00975780" w:rsidP="00975780">
      <w:pPr>
        <w:pStyle w:val="EndNoteBibliography"/>
        <w:ind w:left="720" w:hanging="720"/>
      </w:pPr>
      <w:r w:rsidRPr="00975780">
        <w:t>Kvitek RG, Shull D, Canestro D, Bowlby EC, Troutman BL (1989) Sea otters and behic prey communities in Washington State. Marine Mammal Science 5:266-280</w:t>
      </w:r>
    </w:p>
    <w:p w14:paraId="6035A5A9" w14:textId="77777777" w:rsidR="00975780" w:rsidRPr="00975780" w:rsidRDefault="00975780" w:rsidP="00975780">
      <w:pPr>
        <w:pStyle w:val="EndNoteBibliography"/>
        <w:ind w:left="720" w:hanging="720"/>
      </w:pPr>
      <w:r w:rsidRPr="00975780">
        <w:t>Lamy T, Koenigs C, Holbrook SJ, Miller RJ, Stier AC, Reed DC (2020) Foundation species promote community stability by increasing diversity in a giant kelp forest. Ecology 101:e02987</w:t>
      </w:r>
    </w:p>
    <w:p w14:paraId="5D3B46CD" w14:textId="77777777" w:rsidR="00975780" w:rsidRPr="00975780" w:rsidRDefault="00975780" w:rsidP="00975780">
      <w:pPr>
        <w:pStyle w:val="EndNoteBibliography"/>
        <w:ind w:left="720" w:hanging="720"/>
      </w:pPr>
      <w:r w:rsidRPr="00975780">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2CB06AB8" w14:textId="77777777" w:rsidR="00975780" w:rsidRPr="00975780" w:rsidRDefault="00975780" w:rsidP="00975780">
      <w:pPr>
        <w:pStyle w:val="EndNoteBibliography"/>
        <w:ind w:left="720" w:hanging="720"/>
      </w:pPr>
      <w:r w:rsidRPr="00975780">
        <w:t>Ling SD, Johnson CR, Frusher SD, Ridgway KR (2009) Overfishing reduces resilience of kelp beds to climate-driven catastrophic phase shift. Proceedings of the National Academy of Sciences 106:22341-22345</w:t>
      </w:r>
    </w:p>
    <w:p w14:paraId="0D2BB54D" w14:textId="77777777" w:rsidR="00975780" w:rsidRPr="00975780" w:rsidRDefault="00975780" w:rsidP="00975780">
      <w:pPr>
        <w:pStyle w:val="EndNoteBibliography"/>
        <w:ind w:left="720" w:hanging="720"/>
      </w:pPr>
      <w:r w:rsidRPr="00975780">
        <w:lastRenderedPageBreak/>
        <w:t>Lonhart SI, Jeppesen R, Beas-Luna R, Crooks JA, Lorda J (2019) Shifts in the distribution and abundance of coastal marine species along the eastern Pacific Ocean during marine heatwaves from 2013 to 2018. Marine Biodiversity Records 12:13</w:t>
      </w:r>
    </w:p>
    <w:p w14:paraId="35115AC0" w14:textId="77777777" w:rsidR="00975780" w:rsidRPr="00975780" w:rsidRDefault="00975780" w:rsidP="00975780">
      <w:pPr>
        <w:pStyle w:val="EndNoteBibliography"/>
        <w:ind w:left="720" w:hanging="720"/>
      </w:pPr>
      <w:r w:rsidRPr="00975780">
        <w:t>Love MS, Yoklavich M, Thorsteinson L (2002) The rockfishes of the Northeast Pacific. University of California Press, Berkley and Los Angeles</w:t>
      </w:r>
    </w:p>
    <w:p w14:paraId="721AFF23" w14:textId="77777777" w:rsidR="00975780" w:rsidRPr="00975780" w:rsidRDefault="00975780" w:rsidP="00975780">
      <w:pPr>
        <w:pStyle w:val="EndNoteBibliography"/>
        <w:ind w:left="720" w:hanging="720"/>
      </w:pPr>
      <w:r w:rsidRPr="00975780">
        <w:t>Malone DP, Davis K, Lonhart SI, Parsons-Field A, Caselle JE, Carr MH (2022) Large scale, multi-decade monitoring data from kelp forest ecosystems in California and Oregon (USA). Ecology 103:e3630</w:t>
      </w:r>
    </w:p>
    <w:p w14:paraId="4C9C9E19" w14:textId="77777777" w:rsidR="00975780" w:rsidRPr="00975780" w:rsidRDefault="00975780" w:rsidP="00975780">
      <w:pPr>
        <w:pStyle w:val="EndNoteBibliography"/>
        <w:ind w:left="720" w:hanging="720"/>
      </w:pPr>
      <w:r w:rsidRPr="00975780">
        <w:t>Markel RW, Shurin JB (2020) Contrasting effects of coastal upwelling on growth and recruitment of nearshore Pacific rockfishes (genus Sebastes). Canadian Journal of Fisheries and Aquatic Sciences 77:950-962</w:t>
      </w:r>
    </w:p>
    <w:p w14:paraId="0E5A4CF2" w14:textId="77777777" w:rsidR="00975780" w:rsidRPr="00975780" w:rsidRDefault="00975780" w:rsidP="00975780">
      <w:pPr>
        <w:pStyle w:val="EndNoteBibliography"/>
        <w:ind w:left="720" w:hanging="720"/>
      </w:pPr>
      <w:r w:rsidRPr="00975780">
        <w:t>Maunder MN, Punt AE (2004) Standardizing catch and effort data: a review of recent approaches. Fisheries Research 70:141-159</w:t>
      </w:r>
    </w:p>
    <w:p w14:paraId="38954437" w14:textId="77777777" w:rsidR="00975780" w:rsidRPr="00975780" w:rsidRDefault="00975780" w:rsidP="00975780">
      <w:pPr>
        <w:pStyle w:val="EndNoteBibliography"/>
        <w:ind w:left="720" w:hanging="720"/>
      </w:pPr>
      <w:r w:rsidRPr="00975780">
        <w:t>McNaughton SJ (1977) Diversity and stability of ecological communities: A comment on the role of empiricism in ecology. The American Naturalist 111:515-525</w:t>
      </w:r>
    </w:p>
    <w:p w14:paraId="5827FAC2" w14:textId="77777777" w:rsidR="00975780" w:rsidRPr="00975780" w:rsidRDefault="00975780" w:rsidP="00975780">
      <w:pPr>
        <w:pStyle w:val="EndNoteBibliography"/>
        <w:ind w:left="720" w:hanging="720"/>
      </w:pPr>
      <w:r w:rsidRPr="00975780">
        <w:t>McPherson ML, Finger DJI, Houskeeper HF, Bell TW, Carr MH, Rogers-Bennett L, Kudela RM (2021) Large-scale shift in the structure of a kelp forest ecosystem co-occurs with an epizootic and marine heatwave. Communications Biology 4:1-9</w:t>
      </w:r>
    </w:p>
    <w:p w14:paraId="77224F20" w14:textId="77777777" w:rsidR="00975780" w:rsidRPr="00975780" w:rsidRDefault="00975780" w:rsidP="00975780">
      <w:pPr>
        <w:pStyle w:val="EndNoteBibliography"/>
        <w:ind w:left="720" w:hanging="720"/>
      </w:pPr>
      <w:r w:rsidRPr="00975780">
        <w:t>Moitoza DJ, Phillips DW (1979) Prey defense, predator preference, and nonrandom diet: The interactions between Pycnopodia helianthoides and two species of sea urchins. Marine Biology 53:299-304</w:t>
      </w:r>
    </w:p>
    <w:p w14:paraId="287E2F3C" w14:textId="77777777" w:rsidR="00975780" w:rsidRPr="00975780" w:rsidRDefault="00975780" w:rsidP="00975780">
      <w:pPr>
        <w:pStyle w:val="EndNoteBibliography"/>
        <w:ind w:left="720" w:hanging="720"/>
      </w:pPr>
      <w:r w:rsidRPr="00975780">
        <w:lastRenderedPageBreak/>
        <w:t>Montecino-Latorre D, Eisenlord ME, Turner M, Yoshioka R, Harvell CD, Pattengill-Semmens CV, Nichols JD, Gaydos JK (2016) Devastating transboundary impacts of sea star wasting disease on subtidal asteroids. Plos One 11:e0163190</w:t>
      </w:r>
    </w:p>
    <w:p w14:paraId="76A09A79" w14:textId="77777777" w:rsidR="00975780" w:rsidRPr="00975780" w:rsidRDefault="00975780" w:rsidP="00975780">
      <w:pPr>
        <w:pStyle w:val="EndNoteBibliography"/>
        <w:ind w:left="720" w:hanging="720"/>
      </w:pPr>
      <w:r w:rsidRPr="00975780">
        <w:t>Morgan CA, Beckman BR, Weitkamp LA, Fresh KL (2019) Recent ecosystem disturbance in the northern California Current. Fisheries 44:465-474</w:t>
      </w:r>
    </w:p>
    <w:p w14:paraId="313BEF01" w14:textId="77777777" w:rsidR="00975780" w:rsidRPr="00975780" w:rsidRDefault="00975780" w:rsidP="00975780">
      <w:pPr>
        <w:pStyle w:val="EndNoteBibliography"/>
        <w:ind w:left="720" w:hanging="720"/>
      </w:pPr>
      <w:r w:rsidRPr="00975780">
        <w:t>Muth AF, Graham MH, Lane CE, Harley CDG (2019) Recruitment tolerance to increased temperature present across multiple kelp clades. Ecology 100:e02594</w:t>
      </w:r>
    </w:p>
    <w:p w14:paraId="44BC4A95" w14:textId="77777777" w:rsidR="00975780" w:rsidRPr="00975780" w:rsidRDefault="00975780" w:rsidP="00975780">
      <w:pPr>
        <w:pStyle w:val="EndNoteBibliography"/>
        <w:ind w:left="720" w:hanging="720"/>
      </w:pPr>
      <w:r w:rsidRPr="00975780">
        <w:t xml:space="preserve">NMFS (2014) Endangered and threatened species: Designation of critical habitat for the Puget Sound/Georgia Basin distinct population segments of yelloweye rockfish, canary rockfish and bocaccio. National Marine Fisheries Service ,Federal Register 79 FR 68041. </w:t>
      </w:r>
    </w:p>
    <w:p w14:paraId="6150210E" w14:textId="77777777" w:rsidR="00975780" w:rsidRPr="00975780" w:rsidRDefault="00975780" w:rsidP="00975780">
      <w:pPr>
        <w:pStyle w:val="EndNoteBibliography"/>
        <w:ind w:left="720" w:hanging="720"/>
      </w:pPr>
      <w:r w:rsidRPr="00975780">
        <w:t>Okamoto DK, Schroeter SC, Reed DC (2020) Effects of ocean climate on spatiotemporal variation in sea urchin settlement and recruitment. Limnology and Oceanography 65:2076-2091</w:t>
      </w:r>
    </w:p>
    <w:p w14:paraId="5A4680F0" w14:textId="77777777" w:rsidR="00975780" w:rsidRPr="00975780" w:rsidRDefault="00975780" w:rsidP="00975780">
      <w:pPr>
        <w:pStyle w:val="EndNoteBibliography"/>
        <w:ind w:left="720" w:hanging="720"/>
      </w:pPr>
      <w:r w:rsidRPr="00975780">
        <w:t>Pearse JS (2006) Ecological role of purple sea urchins. Science 314:940-941</w:t>
      </w:r>
    </w:p>
    <w:p w14:paraId="1E53A7D7" w14:textId="77777777" w:rsidR="00975780" w:rsidRPr="00975780" w:rsidRDefault="00975780" w:rsidP="00975780">
      <w:pPr>
        <w:pStyle w:val="EndNoteBibliography"/>
        <w:ind w:left="720" w:hanging="720"/>
      </w:pPr>
      <w:r w:rsidRPr="00975780">
        <w:t>Pearse JS, Hines AH (1987) Long-term population-dynamics of sea-urchins in a central California kelp forest - rare recruitment and rapid decline. Marine Ecology Progress Series 39:275-283</w:t>
      </w:r>
    </w:p>
    <w:p w14:paraId="31BA0B2A" w14:textId="77777777" w:rsidR="00975780" w:rsidRPr="00975780" w:rsidRDefault="00975780" w:rsidP="00975780">
      <w:pPr>
        <w:pStyle w:val="EndNoteBibliography"/>
        <w:ind w:left="720" w:hanging="720"/>
      </w:pPr>
      <w:r w:rsidRPr="00975780">
        <w:t>Pfister CA, Berry HD, Mumford T, Randall Hughes A (2018) The dynamics of Kelp Forests in the Northeast Pacific Ocean and the relationship with environmental drivers. Journal of Ecology 106:1520-1533</w:t>
      </w:r>
    </w:p>
    <w:p w14:paraId="6AD2BFEF" w14:textId="77777777" w:rsidR="00975780" w:rsidRPr="00975780" w:rsidRDefault="00975780" w:rsidP="00975780">
      <w:pPr>
        <w:pStyle w:val="EndNoteBibliography"/>
        <w:ind w:left="720" w:hanging="720"/>
      </w:pPr>
      <w:r w:rsidRPr="00975780">
        <w:t>PFMC (2020) Pacific coast groundfish fishery management plan: for the California, Oregon, and Washington groundfish fishery. Pacific Fishery Management Council, 7700 NE Ambnassador Place, Suite 101, Portland, OR, 97220</w:t>
      </w:r>
    </w:p>
    <w:p w14:paraId="2EE3C967" w14:textId="77777777" w:rsidR="00975780" w:rsidRPr="00975780" w:rsidRDefault="00975780" w:rsidP="00975780">
      <w:pPr>
        <w:pStyle w:val="EndNoteBibliography"/>
        <w:ind w:left="720" w:hanging="720"/>
      </w:pPr>
      <w:r w:rsidRPr="00975780">
        <w:lastRenderedPageBreak/>
        <w:t>Pinsky ML, Guannel G, Arkema KK (2013) Quantifying wave attenuation to inform coastal habitat conservation. Ecosphere 4:art95</w:t>
      </w:r>
    </w:p>
    <w:p w14:paraId="66A8B0AE" w14:textId="77777777" w:rsidR="00975780" w:rsidRPr="00975780" w:rsidRDefault="00975780" w:rsidP="00975780">
      <w:pPr>
        <w:pStyle w:val="EndNoteBibliography"/>
        <w:ind w:left="720" w:hanging="720"/>
      </w:pPr>
      <w:r w:rsidRPr="00975780">
        <w:t>Potts JM, Elith J (2006) Comparing species abundance models. Ecological Modelling 199:153-163</w:t>
      </w:r>
    </w:p>
    <w:p w14:paraId="3701C805" w14:textId="45CB4DB9" w:rsidR="00975780" w:rsidRPr="00975780" w:rsidRDefault="00975780" w:rsidP="00975780">
      <w:pPr>
        <w:pStyle w:val="EndNoteBibliography"/>
        <w:ind w:left="720" w:hanging="720"/>
      </w:pPr>
      <w:r w:rsidRPr="00975780">
        <w:t xml:space="preserve">R Core Team (2022) R: A language and environment for statistical computing. R Foundation for Statistical Computing, Vienna, Austria. URL </w:t>
      </w:r>
      <w:hyperlink r:id="rId8" w:history="1">
        <w:r w:rsidRPr="00975780">
          <w:rPr>
            <w:rStyle w:val="Hyperlink"/>
          </w:rPr>
          <w:t>https://www.R-project.org/</w:t>
        </w:r>
      </w:hyperlink>
      <w:r w:rsidRPr="00975780">
        <w:t>.</w:t>
      </w:r>
    </w:p>
    <w:p w14:paraId="49E08CD7" w14:textId="77777777" w:rsidR="00975780" w:rsidRPr="00975780" w:rsidRDefault="00975780" w:rsidP="00975780">
      <w:pPr>
        <w:pStyle w:val="EndNoteBibliography"/>
        <w:ind w:left="720" w:hanging="720"/>
      </w:pPr>
      <w:r w:rsidRPr="00975780">
        <w:t>Randell Z, Kenner M, Tomoleoni J, Yee J, Novak M (2022) Kelp-forest dynamics controlled by substrate complexity. Proceedings of the National Academy of Sciences 119:e2103483119</w:t>
      </w:r>
    </w:p>
    <w:p w14:paraId="4C77CC28" w14:textId="77777777" w:rsidR="00975780" w:rsidRPr="00975780" w:rsidRDefault="00975780" w:rsidP="00975780">
      <w:pPr>
        <w:pStyle w:val="EndNoteBibliography"/>
        <w:ind w:left="720" w:hanging="720"/>
      </w:pPr>
      <w:r w:rsidRPr="00975780">
        <w:t>Reed D, Washburn L, Rassweiler A, Miller R, Bell T, Harrer S (2016) Extreme warming challenges sentinel status of kelp forests as indicators of climate change. Nature Communications 7:13757</w:t>
      </w:r>
    </w:p>
    <w:p w14:paraId="071BACBF" w14:textId="77777777" w:rsidR="00975780" w:rsidRPr="00975780" w:rsidRDefault="00975780" w:rsidP="00975780">
      <w:pPr>
        <w:pStyle w:val="EndNoteBibliography"/>
        <w:ind w:left="720" w:hanging="720"/>
      </w:pPr>
      <w:r w:rsidRPr="00975780">
        <w:t>Reed DC, Rassweiler A, Carr MH, Cavanaugh KC, Malone DP, Siegel DA (2011) Wave disturbance overwhelms top-down and bottom-up control of primary production in California kelp forests. Ecology 92:2108-2116</w:t>
      </w:r>
    </w:p>
    <w:p w14:paraId="70D0D470" w14:textId="77777777" w:rsidR="00975780" w:rsidRPr="00975780" w:rsidRDefault="00975780" w:rsidP="00975780">
      <w:pPr>
        <w:pStyle w:val="EndNoteBibliography"/>
        <w:ind w:left="720" w:hanging="720"/>
      </w:pPr>
      <w:r w:rsidRPr="00975780">
        <w:t>Reynolds RW, Smith TM, Liu C, Chelton DB, Casey KS, Schlax MG (2007) Daily high-resolution-blended analyses for Sea Surface temperature. Journal of Climate 20:5473-5496</w:t>
      </w:r>
    </w:p>
    <w:p w14:paraId="581AC2AA" w14:textId="77777777" w:rsidR="00975780" w:rsidRPr="00975780" w:rsidRDefault="00975780" w:rsidP="00975780">
      <w:pPr>
        <w:pStyle w:val="EndNoteBibliography"/>
        <w:ind w:left="720" w:hanging="720"/>
      </w:pPr>
      <w:r w:rsidRPr="00975780">
        <w:t>Rogers-Bennett L, Catton CA (2019) Marine heat wave and multiple stressors tip bull kelp forest to sea urchin barrens. Sci Rep 9:15050</w:t>
      </w:r>
    </w:p>
    <w:p w14:paraId="75B28883" w14:textId="77777777" w:rsidR="00975780" w:rsidRPr="00975780" w:rsidRDefault="00975780" w:rsidP="00975780">
      <w:pPr>
        <w:pStyle w:val="EndNoteBibliography"/>
        <w:ind w:left="720" w:hanging="720"/>
      </w:pPr>
      <w:r w:rsidRPr="00975780">
        <w:t>Sanford E, Sones JL, García-Reyes M, Goddard JHR, Largier JL (2019) Widespread shifts in the coastal biota of northern California during the 2014–2016 marine heatwaves. Scientific Reports 9:4216</w:t>
      </w:r>
    </w:p>
    <w:p w14:paraId="7E46D97E" w14:textId="77777777" w:rsidR="00975780" w:rsidRPr="00975780" w:rsidRDefault="00975780" w:rsidP="00975780">
      <w:pPr>
        <w:pStyle w:val="EndNoteBibliography"/>
        <w:ind w:left="720" w:hanging="720"/>
      </w:pPr>
      <w:r w:rsidRPr="00975780">
        <w:lastRenderedPageBreak/>
        <w:t>Scannell HA, Johnson GC, Thompson L, Lyman JM, Riser SC (2020) Subsurface evolution and persistence of marine heatwaves in the northeast Pacific. Geophysical Research Letters 47:e2020GL090548</w:t>
      </w:r>
    </w:p>
    <w:p w14:paraId="5978C6B4" w14:textId="77777777" w:rsidR="00975780" w:rsidRPr="00975780" w:rsidRDefault="00975780" w:rsidP="00975780">
      <w:pPr>
        <w:pStyle w:val="EndNoteBibliography"/>
        <w:ind w:left="720" w:hanging="720"/>
      </w:pPr>
      <w:r w:rsidRPr="00975780">
        <w:t>Scharkow M, Mangold F, Stier S, Breuer J (2020) How social network sites and other online intermediaries increase exposure to news. Proceedings of the National Academy of Sciences 117:2761-2763</w:t>
      </w:r>
    </w:p>
    <w:p w14:paraId="49DA3AB1" w14:textId="77777777" w:rsidR="00975780" w:rsidRPr="00975780" w:rsidRDefault="00975780" w:rsidP="00975780">
      <w:pPr>
        <w:pStyle w:val="EndNoteBibliography"/>
        <w:ind w:left="720" w:hanging="720"/>
      </w:pPr>
      <w:r w:rsidRPr="00975780">
        <w:t>Schiel DR, Foster MS (2015) The biology and ecology of giant kelp forests. University of California Press, Berkeley, CA</w:t>
      </w:r>
    </w:p>
    <w:p w14:paraId="323684D1" w14:textId="77777777" w:rsidR="00975780" w:rsidRPr="00975780" w:rsidRDefault="00975780" w:rsidP="00975780">
      <w:pPr>
        <w:pStyle w:val="EndNoteBibliography"/>
        <w:ind w:left="720" w:hanging="720"/>
      </w:pPr>
      <w:r w:rsidRPr="00975780">
        <w:t>Schindler DE, Armstrong JB, Reed TE (2015) The portfolio concept in ecology and evolution. Frontiers in Ecology and the Environment 15:257-263</w:t>
      </w:r>
    </w:p>
    <w:p w14:paraId="3EFDB1CB" w14:textId="77777777" w:rsidR="00975780" w:rsidRPr="00975780" w:rsidRDefault="00975780" w:rsidP="00975780">
      <w:pPr>
        <w:pStyle w:val="EndNoteBibliography"/>
        <w:ind w:left="720" w:hanging="720"/>
      </w:pPr>
      <w:r w:rsidRPr="00975780">
        <w:t>Schlegel RW, Smit AJ (2018) heatwaveR: A central algorithm for the detection of heatwaves and cold-spells. Journal of Open Source Software 3:821</w:t>
      </w:r>
    </w:p>
    <w:p w14:paraId="33CB8F20" w14:textId="77777777" w:rsidR="00975780" w:rsidRPr="00975780" w:rsidRDefault="00975780" w:rsidP="00975780">
      <w:pPr>
        <w:pStyle w:val="EndNoteBibliography"/>
        <w:ind w:left="720" w:hanging="720"/>
      </w:pPr>
      <w:r w:rsidRPr="00975780">
        <w:t>Schmitt RJ, Holbrook SJ (1990) Contrasting effects of giant kelp on dynamics of surfperch populations. Oecologia 84:419-429</w:t>
      </w:r>
    </w:p>
    <w:p w14:paraId="32FDF6F2" w14:textId="77777777" w:rsidR="00975780" w:rsidRPr="00975780" w:rsidRDefault="00975780" w:rsidP="00975780">
      <w:pPr>
        <w:pStyle w:val="EndNoteBibliography"/>
        <w:ind w:left="720" w:hanging="720"/>
      </w:pPr>
      <w:r w:rsidRPr="00975780">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5D091F8D" w14:textId="77777777" w:rsidR="00975780" w:rsidRPr="00975780" w:rsidRDefault="00975780" w:rsidP="00975780">
      <w:pPr>
        <w:pStyle w:val="EndNoteBibliography"/>
        <w:ind w:left="720" w:hanging="720"/>
      </w:pPr>
      <w:r w:rsidRPr="00975780">
        <w:t>Schultz JA, Cloutier RN, Côté IM (2016) Evidence for a trophic cascade on rocky reefs following sea star mass mortality in British Columbia. PeerJ 4:e1980</w:t>
      </w:r>
    </w:p>
    <w:p w14:paraId="3787B22D" w14:textId="77777777" w:rsidR="00975780" w:rsidRPr="00975780" w:rsidRDefault="00975780" w:rsidP="00975780">
      <w:pPr>
        <w:pStyle w:val="EndNoteBibliography"/>
        <w:ind w:left="720" w:hanging="720"/>
      </w:pPr>
      <w:r w:rsidRPr="00975780">
        <w:t>Selden RL, Gaines SD, Hamilton SL, Warner RR (2017) Protection of large predators in a marine reserve alters size-dependent prey mortality. Proceedings of the Royal Society B: Biological Sciences 284:20161936</w:t>
      </w:r>
    </w:p>
    <w:p w14:paraId="604A1554" w14:textId="77777777" w:rsidR="00975780" w:rsidRPr="00975780" w:rsidRDefault="00975780" w:rsidP="00975780">
      <w:pPr>
        <w:pStyle w:val="EndNoteBibliography"/>
        <w:ind w:left="720" w:hanging="720"/>
      </w:pPr>
      <w:r w:rsidRPr="00975780">
        <w:lastRenderedPageBreak/>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11EACBF6" w14:textId="77777777" w:rsidR="00975780" w:rsidRPr="00975780" w:rsidRDefault="00975780" w:rsidP="00975780">
      <w:pPr>
        <w:pStyle w:val="EndNoteBibliography"/>
        <w:ind w:left="720" w:hanging="720"/>
      </w:pPr>
      <w:r w:rsidRPr="00975780">
        <w:t>Siddon CE, Witman JD (2003) Influence of chronic, low-level hydrodynamic forces on subtidal community structure. Marine Ecology Progress Series 261:99-110</w:t>
      </w:r>
    </w:p>
    <w:p w14:paraId="39281C37" w14:textId="77777777" w:rsidR="00975780" w:rsidRPr="00975780" w:rsidRDefault="00975780" w:rsidP="00975780">
      <w:pPr>
        <w:pStyle w:val="EndNoteBibliography"/>
        <w:ind w:left="720" w:hanging="720"/>
      </w:pPr>
      <w:r w:rsidRPr="00975780">
        <w:t>Smale DA (2020) Impacts of ocean warming on kelp forest ecosystems. New Phytologist 225:1447-1454</w:t>
      </w:r>
    </w:p>
    <w:p w14:paraId="42E80A00" w14:textId="77777777" w:rsidR="00975780" w:rsidRPr="00975780" w:rsidRDefault="00975780" w:rsidP="00975780">
      <w:pPr>
        <w:pStyle w:val="EndNoteBibliography"/>
        <w:ind w:left="720" w:hanging="720"/>
      </w:pPr>
      <w:r w:rsidRPr="00975780">
        <w:t>Smale DA, Wernberg T (2013) Extreme climatic event drives range contraction of a habitat-forming species. Proceedings of the Royal Society B: Biological Sciences 280:20122829</w:t>
      </w:r>
    </w:p>
    <w:p w14:paraId="2482FA13" w14:textId="77777777" w:rsidR="00975780" w:rsidRPr="00975780" w:rsidRDefault="00975780" w:rsidP="00975780">
      <w:pPr>
        <w:pStyle w:val="EndNoteBibliography"/>
        <w:ind w:left="720" w:hanging="720"/>
      </w:pPr>
      <w:r w:rsidRPr="00975780">
        <w:t>Smith EAE, Fox MD (2022) Characterizing energy flow in kelp forest food webs: a geochemical review and call for additional research. Ecography 2022:e05566</w:t>
      </w:r>
    </w:p>
    <w:p w14:paraId="11B8808A" w14:textId="77777777" w:rsidR="00975780" w:rsidRPr="00975780" w:rsidRDefault="00975780" w:rsidP="00975780">
      <w:pPr>
        <w:pStyle w:val="EndNoteBibliography"/>
        <w:ind w:left="720" w:hanging="720"/>
      </w:pPr>
      <w:r w:rsidRPr="00975780">
        <w:t>Smith JG, Tomoleoni J, Staedler M, Lyon S, Fujii J, Tinker MT (2021) Behavioral responses across a mosaic of ecosystem states restructure a sea otter-urchin trophic cascade. Proceedings of the Nationall Academy of Science USA 118:e2012493118</w:t>
      </w:r>
    </w:p>
    <w:p w14:paraId="4B78EDE3" w14:textId="77777777" w:rsidR="00975780" w:rsidRPr="00975780" w:rsidRDefault="00975780" w:rsidP="00975780">
      <w:pPr>
        <w:pStyle w:val="EndNoteBibliography"/>
        <w:ind w:left="720" w:hanging="720"/>
      </w:pPr>
      <w:r w:rsidRPr="00975780">
        <w:t>Straub SC, Wernberg T, Thomsen MS, Moore PJ, Burrows MT, Harvey BP, Smale DA (2019) Resistance, extinction, and everything in between – The diverse responses of seaweeds to marine heatwaves. Frontiers in Marine Science 6</w:t>
      </w:r>
    </w:p>
    <w:p w14:paraId="034A013E" w14:textId="77777777" w:rsidR="00975780" w:rsidRPr="00975780" w:rsidRDefault="00975780" w:rsidP="00975780">
      <w:pPr>
        <w:pStyle w:val="EndNoteBibliography"/>
        <w:ind w:left="720" w:hanging="720"/>
      </w:pPr>
      <w:r w:rsidRPr="00975780">
        <w:t>Supratya VP, Coleman LJM, Martone PT (2020) Elevated temperature affects phenotypic plasticity in the bull kelp (</w:t>
      </w:r>
      <w:r w:rsidRPr="00975780">
        <w:rPr>
          <w:i/>
        </w:rPr>
        <w:t>Nereocystis luetkeana</w:t>
      </w:r>
      <w:r w:rsidRPr="00975780">
        <w:t>, Phaeophyceae). Journal of Phycology 56:1534-1541</w:t>
      </w:r>
    </w:p>
    <w:p w14:paraId="26E8EBE3" w14:textId="77777777" w:rsidR="00975780" w:rsidRPr="00975780" w:rsidRDefault="00975780" w:rsidP="00975780">
      <w:pPr>
        <w:pStyle w:val="EndNoteBibliography"/>
        <w:ind w:left="720" w:hanging="720"/>
      </w:pPr>
      <w:r w:rsidRPr="00975780">
        <w:lastRenderedPageBreak/>
        <w:t>Teagle H, Hawkins SJ, Moore PJ, Smale DA (2017) The role of kelp species as biogenic habitat formers in coastal marine ecosystems. Journal of Experimental Marine Biology and Ecology 492:81-98</w:t>
      </w:r>
    </w:p>
    <w:p w14:paraId="41FAC9FD" w14:textId="77777777" w:rsidR="00975780" w:rsidRPr="00975780" w:rsidRDefault="00975780" w:rsidP="00975780">
      <w:pPr>
        <w:pStyle w:val="EndNoteBibliography"/>
        <w:ind w:left="720" w:hanging="720"/>
      </w:pPr>
      <w:r w:rsidRPr="00975780">
        <w:t>Tegner M, Levin L (1983) Spiny lobsters and sea urchins: analysis of a predator-prey interaction. Journal of Experimental Marine Biology and Ecology 73:125-150</w:t>
      </w:r>
    </w:p>
    <w:p w14:paraId="1E0508AE" w14:textId="77777777" w:rsidR="00975780" w:rsidRPr="00975780" w:rsidRDefault="00975780" w:rsidP="00975780">
      <w:pPr>
        <w:pStyle w:val="EndNoteBibliography"/>
        <w:ind w:left="720" w:hanging="720"/>
      </w:pPr>
      <w:r w:rsidRPr="00975780">
        <w:t>Thomsen MS, Mondardini L, Alestra T, Gerrity S, Tait L, South PM, Lilley SA, Schiel DR (2019) Local extinction of bull kelp (Durvillaea spp.) due to a marine heatwave. Frontiers in Marine Science 6:84</w:t>
      </w:r>
    </w:p>
    <w:p w14:paraId="17545141" w14:textId="77777777" w:rsidR="00975780" w:rsidRPr="00975780" w:rsidRDefault="00975780" w:rsidP="00975780">
      <w:pPr>
        <w:pStyle w:val="EndNoteBibliography"/>
        <w:ind w:left="720" w:hanging="720"/>
      </w:pPr>
      <w:r w:rsidRPr="00975780">
        <w:t>Thorson JT, Scheuerell MD, Olden JD, Schindler DE (2018) Spatial heterogeneity contributes more to portfolio effects than species variability in bottom-associated marine fishes. Proceedings of the Royal Society B: Biological Sciences 285:20180915</w:t>
      </w:r>
    </w:p>
    <w:p w14:paraId="5C3391BA" w14:textId="77777777" w:rsidR="00975780" w:rsidRPr="00975780" w:rsidRDefault="00975780" w:rsidP="00975780">
      <w:pPr>
        <w:pStyle w:val="EndNoteBibliography"/>
        <w:ind w:left="720" w:hanging="720"/>
      </w:pPr>
      <w:r w:rsidRPr="00975780">
        <w:t>Uthicke S, Schaffelke B, Byrne M (2009) A boom–bust phylum? Ecological and evolutionary consequences of density variations in echinoderms. Ecological Monographs 79:3-24</w:t>
      </w:r>
    </w:p>
    <w:p w14:paraId="2C969CE9" w14:textId="77777777" w:rsidR="00975780" w:rsidRPr="00975780" w:rsidRDefault="00975780" w:rsidP="00975780">
      <w:pPr>
        <w:pStyle w:val="EndNoteBibliography"/>
        <w:ind w:left="720" w:hanging="720"/>
      </w:pPr>
      <w:r w:rsidRPr="00975780">
        <w:t xml:space="preserve">Van Wagenen RF (2015) Washington Coastal kelp resources—port townsend to the Columbia River, summer 2014. Washington Department of Natural Resources, Olympia. </w:t>
      </w:r>
    </w:p>
    <w:p w14:paraId="612F3A9C" w14:textId="77777777" w:rsidR="00975780" w:rsidRPr="00975780" w:rsidRDefault="00975780" w:rsidP="00975780">
      <w:pPr>
        <w:pStyle w:val="EndNoteBibliography"/>
        <w:ind w:left="720" w:hanging="720"/>
      </w:pPr>
      <w:r w:rsidRPr="00975780">
        <w:t>Wallace FR, Hoffmann A, Tagart J (1999) Status of the black rockfish resource in 1999. Pacific Fishery Management Council, 7700 NE Ambnassador Place, Suite 101, Portland, OR, 97220</w:t>
      </w:r>
    </w:p>
    <w:p w14:paraId="26676BA5" w14:textId="77777777" w:rsidR="00975780" w:rsidRPr="00975780" w:rsidRDefault="00975780" w:rsidP="00975780">
      <w:pPr>
        <w:pStyle w:val="EndNoteBibliography"/>
        <w:ind w:left="720" w:hanging="720"/>
      </w:pPr>
      <w:r w:rsidRPr="00975780">
        <w:t>Walter JA, Castorani MCN, Bell TW, Sheppard Lawrence W, Cavanaugh KC, Reuman DC (2022) Tail-dependent spatial synchrony arises from nonlinear driver–response relationships. Ecology Letters 25:1189-1201</w:t>
      </w:r>
    </w:p>
    <w:p w14:paraId="5C579391" w14:textId="77777777" w:rsidR="00975780" w:rsidRPr="00975780" w:rsidRDefault="00975780" w:rsidP="00975780">
      <w:pPr>
        <w:pStyle w:val="EndNoteBibliography"/>
        <w:ind w:left="720" w:hanging="720"/>
      </w:pPr>
      <w:r w:rsidRPr="00975780">
        <w:t>Watson J, Estes JA (2011) Stability, resilience, and phase shifts in rocky subtidal communities along the west coast of Vancouver Island, Canada. Ecological Monographs 81:215-239</w:t>
      </w:r>
    </w:p>
    <w:p w14:paraId="168E188B" w14:textId="634A5BFB" w:rsidR="00975780" w:rsidRPr="00975780" w:rsidRDefault="00975780" w:rsidP="00975780">
      <w:pPr>
        <w:pStyle w:val="EndNoteBibliography"/>
        <w:ind w:left="720" w:hanging="720"/>
      </w:pPr>
      <w:r w:rsidRPr="00975780">
        <w:lastRenderedPageBreak/>
        <w:t xml:space="preserve">WDNR (2017) Kelp monitoring—Olympic Peninsula,  Washington State Department of Natural Resources, Olympia, WA. </w:t>
      </w:r>
      <w:hyperlink r:id="rId9" w:history="1">
        <w:r w:rsidRPr="00975780">
          <w:rPr>
            <w:rStyle w:val="Hyperlink"/>
          </w:rPr>
          <w:t>http://data-wadnr</w:t>
        </w:r>
      </w:hyperlink>
      <w:r w:rsidRPr="00975780">
        <w:t xml:space="preserve"> .opend ata.arcgi s.com/datas ets/kelp-monit oring -olympic-penin sula Accessed: 1 Sept 2017. </w:t>
      </w:r>
    </w:p>
    <w:p w14:paraId="308DD432" w14:textId="77777777" w:rsidR="00975780" w:rsidRPr="00975780" w:rsidRDefault="00975780" w:rsidP="00975780">
      <w:pPr>
        <w:pStyle w:val="EndNoteBibliography"/>
        <w:ind w:left="720" w:hanging="720"/>
      </w:pPr>
      <w:r w:rsidRPr="00975780">
        <w:t>Weigel BL, Pfister CA (2021) The dynamics and stoichiometry of dissolved organic carbon release by kelp. Ecology 102:e03221</w:t>
      </w:r>
    </w:p>
    <w:p w14:paraId="28452292" w14:textId="77777777" w:rsidR="00975780" w:rsidRPr="00975780" w:rsidRDefault="00975780" w:rsidP="00975780">
      <w:pPr>
        <w:pStyle w:val="EndNoteBibliography"/>
        <w:ind w:left="720" w:hanging="720"/>
      </w:pPr>
      <w:r w:rsidRPr="00975780">
        <w:t>Wernberg T, Bennett S, Babcock RC, De Bettignies T, Cure K, Depczynski M, Dufois F, Fromont J, Fulton CJ, Hovey RK (2016) Climate-driven regime shift of a temperate marine ecosystem. Science 353:169-172</w:t>
      </w:r>
    </w:p>
    <w:p w14:paraId="2176F3B1" w14:textId="77777777" w:rsidR="00975780" w:rsidRPr="00975780" w:rsidRDefault="00975780" w:rsidP="00975780">
      <w:pPr>
        <w:pStyle w:val="EndNoteBibliography"/>
        <w:ind w:left="720" w:hanging="720"/>
      </w:pPr>
      <w:r w:rsidRPr="00975780">
        <w:t>Wernberg T, Krumhansl K, Filbee-Dexter K, Pedersen MF (2019) Chapter 3 - Status and trends for the world’s kelp forests. In: Sheppard C (ed) World seas: an Environmental evaluation (Second Edition). Academic Press, London</w:t>
      </w:r>
    </w:p>
    <w:p w14:paraId="010BB01A" w14:textId="77777777" w:rsidR="00975780" w:rsidRPr="00975780" w:rsidRDefault="00975780" w:rsidP="00975780">
      <w:pPr>
        <w:pStyle w:val="EndNoteBibliography"/>
        <w:ind w:left="720" w:hanging="720"/>
      </w:pPr>
      <w:r w:rsidRPr="00975780">
        <w:t>Wilmers CC, Estes JA, Edwards M, Laidre KL, Konar B (2012) Do trophic cascades affect the storage and flux of atmospheric carbon? An analysis of sea otters and kelp forests. Frontiers in Ecology and the Environment 10:409-415</w:t>
      </w:r>
    </w:p>
    <w:p w14:paraId="0C64934F" w14:textId="77777777" w:rsidR="00975780" w:rsidRPr="00975780" w:rsidRDefault="00975780" w:rsidP="00975780">
      <w:pPr>
        <w:pStyle w:val="EndNoteBibliography"/>
        <w:ind w:left="720" w:hanging="720"/>
      </w:pPr>
      <w:r w:rsidRPr="00975780">
        <w:t>Zimmerman RC, Kremer JN (1984) Episodic nutrient supply to a kelp forest ecosystem in Southern California. Journal of Marine Research 42:591-604</w:t>
      </w:r>
    </w:p>
    <w:p w14:paraId="6DB18045" w14:textId="29ED3705" w:rsidR="00E878A1" w:rsidRPr="00E878A1" w:rsidRDefault="00E878A1" w:rsidP="00310026">
      <w:pPr>
        <w:ind w:left="810" w:hanging="810"/>
      </w:pPr>
      <w:r w:rsidRPr="00E878A1">
        <w:fldChar w:fldCharType="end"/>
      </w:r>
      <w:bookmarkEnd w:id="1147"/>
    </w:p>
    <w:p w14:paraId="773F4EC1" w14:textId="19EC2818" w:rsidR="00471A3D" w:rsidRDefault="00EF0B3C" w:rsidP="005241E2">
      <w:r>
        <w:br w:type="page"/>
      </w:r>
    </w:p>
    <w:p w14:paraId="52BD4563" w14:textId="77777777" w:rsidR="00471A3D" w:rsidRDefault="00EF0B3C">
      <w:pPr>
        <w:pStyle w:val="Heading1"/>
      </w:pPr>
      <w:bookmarkStart w:id="1148" w:name="_x7i6qakwgxpk" w:colFirst="0" w:colLast="0"/>
      <w:bookmarkEnd w:id="1148"/>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0">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6DF02AB2" w:rsidR="00471A3D" w:rsidRDefault="00EF0B3C">
      <w:pPr>
        <w:pStyle w:val="Heading5"/>
      </w:pPr>
      <w:bookmarkStart w:id="1149" w:name="_xh2yuyi7vi5o" w:colFirst="0" w:colLast="0"/>
      <w:bookmarkEnd w:id="1149"/>
      <w:r>
        <w:t>Figure 1. Location of the five study sites with distribution of floating kelp shown in green. Plots on right (2003-2021) are: a) Mean SST of the warmest month averaged across the five sites</w:t>
      </w:r>
      <w:ins w:id="1150" w:author="Nick.Tolimieri" w:date="2022-09-06T11:27:00Z">
        <w:r w:rsidR="00EA5F2A">
          <w:t xml:space="preserve"> (black line)</w:t>
        </w:r>
      </w:ins>
      <w:r>
        <w:t xml:space="preserve">,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Neah Bay)</w:t>
      </w:r>
      <w:r>
        <w:t xml:space="preserve">. </w:t>
      </w:r>
      <w:r w:rsidR="00B3658B">
        <w:t xml:space="preserve">Black line in (a) is the mean across sites; </w:t>
      </w:r>
      <w:r w:rsidR="000A6A46">
        <w:t xml:space="preserve">colored lines are mean SST of the warmest month by site; </w:t>
      </w:r>
      <w:r w:rsidR="00B3658B">
        <w:t>gray envelope is +/- 1.0 s.d.</w:t>
      </w:r>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5140B460" w:rsidR="00471A3D" w:rsidRDefault="00EF0B3C">
      <w:pPr>
        <w:pStyle w:val="Heading5"/>
      </w:pPr>
      <w:bookmarkStart w:id="1151" w:name="_mtrc7z2fgaa" w:colFirst="0" w:colLast="0"/>
      <w:bookmarkEnd w:id="1151"/>
      <w:r>
        <w:t>Figure 2. Time series of the focal groups coastwide from dive surveys from 2015-2021. a) density of kelp stipes, b) urchin density, c) sea star density, d) fish abundance, and e) abundance of juvenile rockfishes.</w:t>
      </w:r>
      <w:r w:rsidR="00481C24">
        <w:t xml:space="preserve"> For sea stars see </w:t>
      </w:r>
      <w:r w:rsidR="00D9376B">
        <w:t>Table S4</w:t>
      </w:r>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1152" w:name="_mt07ceww4l6x" w:colFirst="0" w:colLast="0"/>
      <w:bookmarkEnd w:id="1152"/>
      <w:r>
        <w:t xml:space="preserve">Figure 3. Results of canonical analysis of principal coordinates (CAP) of the assemblage structure of four guilds: kelps, invertebrates, fishes, and juvenile rockfishes. Left panes (a,c,e,g) show the ordination of Site x Year averages and p-values for the CAP analysis. Right panes (b,d,f,h)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1153" w:name="_4bme7ouk12lb" w:colFirst="0" w:colLast="0"/>
      <w:bookmarkEnd w:id="1153"/>
      <w:r>
        <w:t xml:space="preserve">Figure 4. Explained variation from permutation-based multivariate analysis of variance (PerMANOVA)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11D3F852" w14:textId="0BEA27B3" w:rsidR="00310026" w:rsidRDefault="00EF0B3C" w:rsidP="00960A74">
      <w:pPr>
        <w:pStyle w:val="Heading5"/>
        <w:rPr>
          <w:ins w:id="1154" w:author="Nick.Tolimieri [2]" w:date="2022-09-30T14:55:00Z"/>
        </w:rPr>
      </w:pPr>
      <w:bookmarkStart w:id="1155" w:name="_7xmf17j1uw2r" w:colFirst="0" w:colLast="0"/>
      <w:bookmarkEnd w:id="1155"/>
      <w:r>
        <w:t>Figure 5. Relationship between the density of kelp stipe</w:t>
      </w:r>
      <w:r w:rsidR="00237057">
        <w:t>s</w:t>
      </w:r>
      <w:r>
        <w:t xml:space="preserve"> and total urchin density at different spatial scales: a) coastwide across years</w:t>
      </w:r>
      <w:r w:rsidR="00237057">
        <w:t>; Site by Y</w:t>
      </w:r>
      <w:r>
        <w:t xml:space="preserve">ear means for b) </w:t>
      </w:r>
      <w:r>
        <w:rPr>
          <w:i/>
        </w:rPr>
        <w:t>Macrocystis</w:t>
      </w:r>
      <w:r>
        <w:t xml:space="preserve">, </w:t>
      </w:r>
      <w:r w:rsidR="000F7008">
        <w:t>c)</w:t>
      </w:r>
      <w:r>
        <w:t xml:space="preserve"> </w:t>
      </w:r>
      <w:r>
        <w:rPr>
          <w:i/>
        </w:rPr>
        <w:t xml:space="preserve">Nereocystis, </w:t>
      </w:r>
      <w:r w:rsidR="003E17C6">
        <w:t>d</w:t>
      </w:r>
      <w:r>
        <w:t xml:space="preserve">) </w:t>
      </w:r>
      <w:r>
        <w:rPr>
          <w:i/>
        </w:rPr>
        <w:t>Pterygophora,</w:t>
      </w:r>
      <w:r w:rsidR="003E17C6">
        <w:t>, e</w:t>
      </w:r>
      <w:r w:rsidR="00652986">
        <w:t xml:space="preserve">) other </w:t>
      </w:r>
      <w:r w:rsidR="00237057">
        <w:t>stipitate kelps</w:t>
      </w:r>
      <w:r w:rsidR="003E17C6">
        <w:t xml:space="preserve">, and f) for </w:t>
      </w:r>
      <w:r w:rsidR="003E17C6" w:rsidRPr="003E17C6">
        <w:rPr>
          <w:i/>
        </w:rPr>
        <w:t>Macrocystis</w:t>
      </w:r>
      <w:r w:rsidR="003E17C6">
        <w:t xml:space="preserve"> and </w:t>
      </w:r>
      <w:r w:rsidR="003E17C6" w:rsidRPr="003E17C6">
        <w:rPr>
          <w:i/>
        </w:rPr>
        <w:t>Pterygophora</w:t>
      </w:r>
      <w:r w:rsidR="003E17C6">
        <w:t xml:space="preserve"> at Neah Bay</w:t>
      </w:r>
      <w:r w:rsidR="00CA0DE2">
        <w:t xml:space="preserve"> to show pattern obscured by the scale in other panes</w:t>
      </w:r>
      <w:r w:rsidR="003E17C6">
        <w:t>;</w:t>
      </w:r>
      <w:r w:rsidR="00652986">
        <w:t xml:space="preserve"> and </w:t>
      </w:r>
      <w:r>
        <w:t xml:space="preserve">at the transect level at Tatoosh Island for </w:t>
      </w:r>
      <w:r w:rsidR="000F7008">
        <w:t>g</w:t>
      </w:r>
      <w:r>
        <w:t xml:space="preserve">) </w:t>
      </w:r>
      <w:r w:rsidR="00652986">
        <w:rPr>
          <w:i/>
        </w:rPr>
        <w:t xml:space="preserve">Nereocystis, </w:t>
      </w:r>
      <w:r w:rsidR="000F7008">
        <w:t>h</w:t>
      </w:r>
      <w:r>
        <w:t xml:space="preserve">) </w:t>
      </w:r>
      <w:r>
        <w:rPr>
          <w:i/>
        </w:rPr>
        <w:t>Pterygophora</w:t>
      </w:r>
      <w:r w:rsidR="00652986">
        <w:t xml:space="preserve">, and </w:t>
      </w:r>
      <w:r w:rsidR="000F7008">
        <w:t>ii</w:t>
      </w:r>
      <w:r w:rsidR="00652986">
        <w:t>) other stipitate kelps</w:t>
      </w:r>
      <w:r>
        <w:rPr>
          <w:i/>
        </w:rPr>
        <w:t xml:space="preserve">. </w:t>
      </w:r>
      <w:r>
        <w:t xml:space="preserve">For panel </w:t>
      </w:r>
      <w:r w:rsidR="005C3E95">
        <w:t>f</w:t>
      </w:r>
      <w:r>
        <w:t xml:space="preserve"> the regression</w:t>
      </w:r>
      <w:r w:rsidR="00237057">
        <w:t xml:space="preserve"> was for</w:t>
      </w:r>
      <w:r>
        <w:t xml:space="preserve"> log</w:t>
      </w:r>
      <w:r w:rsidR="00CA0DE2" w:rsidRPr="00CA0DE2">
        <w:rPr>
          <w:vertAlign w:val="subscript"/>
        </w:rPr>
        <w:t>e</w:t>
      </w:r>
      <w:r>
        <w:t>(</w:t>
      </w:r>
      <w:r w:rsidR="00CA0DE2">
        <w:t>Nereo stipes</w:t>
      </w:r>
      <w:r>
        <w:t>) = Urchin den</w:t>
      </w:r>
      <w:r w:rsidR="00A77CCD">
        <w:t xml:space="preserve">sity. </w:t>
      </w:r>
      <w:r>
        <w:t>In panels b</w:t>
      </w:r>
      <w:r w:rsidR="005C3E95">
        <w:t>-</w:t>
      </w:r>
      <w:r w:rsidR="00152D91">
        <w:t>i</w:t>
      </w:r>
      <w:r>
        <w:t>, numbered points refer to the year of data collection: 5 = 2015; 6 = 2016; 7 =2017; 8 = 2018; 9 =2019; 1=2021.</w:t>
      </w:r>
      <w:ins w:id="1156" w:author="Nick.Tolimieri [2]" w:date="2022-09-30T14:55:00Z">
        <w:r w:rsidR="00310026" w:rsidRPr="00310026">
          <w:t xml:space="preserve"> </w:t>
        </w:r>
        <w:r w:rsidR="00310026">
          <w:br w:type="page"/>
        </w:r>
      </w:ins>
    </w:p>
    <w:p w14:paraId="20306E59" w14:textId="3AC385DE" w:rsidR="00471A3D" w:rsidRDefault="00BE6862">
      <w:pPr>
        <w:ind w:firstLine="0"/>
        <w:jc w:val="center"/>
      </w:pPr>
      <w:r>
        <w:rPr>
          <w:noProof/>
          <w:lang w:val="en-US"/>
        </w:rPr>
        <w:lastRenderedPageBreak/>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1157" w:name="_eftbkgdry3s2" w:colFirst="0" w:colLast="0"/>
      <w:bookmarkEnd w:id="1157"/>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r>
        <w:rPr>
          <w:i/>
        </w:rPr>
        <w:t>Macrocystis and Nereocystis</w:t>
      </w:r>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31CBD22F" w14:textId="77777777" w:rsidR="00E878A1" w:rsidRDefault="00E878A1">
      <w:pPr>
        <w:spacing w:line="240" w:lineRule="auto"/>
        <w:ind w:firstLine="0"/>
      </w:pPr>
    </w:p>
    <w:p w14:paraId="26A13531" w14:textId="77777777" w:rsidR="00E878A1" w:rsidRDefault="00E878A1">
      <w:pPr>
        <w:spacing w:line="240" w:lineRule="auto"/>
        <w:ind w:firstLine="0"/>
      </w:pPr>
    </w:p>
    <w:p w14:paraId="05AAC468" w14:textId="2D9A7F31" w:rsidR="00CB309A" w:rsidRDefault="00CB309A" w:rsidP="004F6EA2">
      <w:pPr>
        <w:spacing w:line="240" w:lineRule="auto"/>
        <w:ind w:left="720" w:hanging="720"/>
      </w:pPr>
    </w:p>
    <w:sectPr w:rsidR="00CB309A" w:rsidSect="001E59A3">
      <w:headerReference w:type="default" r:id="rId16"/>
      <w:footerReference w:type="default" r:id="rId17"/>
      <w:pgSz w:w="12240" w:h="15840"/>
      <w:pgMar w:top="1440" w:right="1440" w:bottom="1440" w:left="1440" w:header="720" w:footer="720" w:gutter="0"/>
      <w:lnNumType w:countBy="1" w:restart="continuous"/>
      <w:pgNumType w:start="1"/>
      <w:cols w:space="720"/>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7B34E" w16cex:dateUtc="2022-10-17T17:56:00Z"/>
  <w16cex:commentExtensible w16cex:durableId="26F80075" w16cex:dateUtc="2022-10-17T23:25:00Z"/>
  <w16cex:commentExtensible w16cex:durableId="26F7FF4E" w16cex:dateUtc="2022-10-17T23:20:00Z"/>
  <w16cex:commentExtensible w16cex:durableId="26F7FDF5" w16cex:dateUtc="2022-10-17T2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0483C5" w16cid:durableId="26F7B24B"/>
  <w16cid:commentId w16cid:paraId="31017F1E" w16cid:durableId="26F7B24C"/>
  <w16cid:commentId w16cid:paraId="517BAC2C" w16cid:durableId="26F7B34E"/>
  <w16cid:commentId w16cid:paraId="42E22123" w16cid:durableId="26F80075"/>
  <w16cid:commentId w16cid:paraId="32C0425B" w16cid:durableId="26F7FF4E"/>
  <w16cid:commentId w16cid:paraId="646067DF" w16cid:durableId="26F7B24D"/>
  <w16cid:commentId w16cid:paraId="663FEB5D" w16cid:durableId="26F7B24E"/>
  <w16cid:commentId w16cid:paraId="239F644A" w16cid:durableId="26F7FDF5"/>
  <w16cid:commentId w16cid:paraId="7ADAC17C" w16cid:durableId="26F7B24F"/>
  <w16cid:commentId w16cid:paraId="6B0AB546" w16cid:durableId="26F7B250"/>
  <w16cid:commentId w16cid:paraId="74C43A0B" w16cid:durableId="26F7B251"/>
  <w16cid:commentId w16cid:paraId="115034A6" w16cid:durableId="26F7B252"/>
  <w16cid:commentId w16cid:paraId="435DEE5B" w16cid:durableId="26F7B253"/>
  <w16cid:commentId w16cid:paraId="0948BE45" w16cid:durableId="26F7B254"/>
  <w16cid:commentId w16cid:paraId="5E3A4DB3" w16cid:durableId="26F7B255"/>
  <w16cid:commentId w16cid:paraId="458FE555" w16cid:durableId="26F7B256"/>
  <w16cid:commentId w16cid:paraId="49CC4C84" w16cid:durableId="26F7B257"/>
  <w16cid:commentId w16cid:paraId="330AEEAC" w16cid:durableId="26F7B258"/>
  <w16cid:commentId w16cid:paraId="409A0595" w16cid:durableId="26F7B259"/>
  <w16cid:commentId w16cid:paraId="5DCAD9D6" w16cid:durableId="26F7B25A"/>
  <w16cid:commentId w16cid:paraId="2F4AF357" w16cid:durableId="26F7B25B"/>
  <w16cid:commentId w16cid:paraId="165F1E24" w16cid:durableId="26F7B25C"/>
  <w16cid:commentId w16cid:paraId="3F98B402" w16cid:durableId="26F7B25D"/>
  <w16cid:commentId w16cid:paraId="7B7C6A97" w16cid:durableId="26F7B25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A10E84" w14:textId="77777777" w:rsidR="00611B6A" w:rsidRDefault="00611B6A">
      <w:pPr>
        <w:spacing w:line="240" w:lineRule="auto"/>
      </w:pPr>
      <w:r>
        <w:separator/>
      </w:r>
    </w:p>
  </w:endnote>
  <w:endnote w:type="continuationSeparator" w:id="0">
    <w:p w14:paraId="3026D86F" w14:textId="77777777" w:rsidR="00611B6A" w:rsidRDefault="00611B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Gungsuh">
    <w:altName w:val="Malgun Gothic"/>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19F1C95C" w:rsidR="008370C7" w:rsidRDefault="008370C7">
        <w:pPr>
          <w:pStyle w:val="Footer"/>
          <w:jc w:val="center"/>
        </w:pPr>
        <w:r>
          <w:fldChar w:fldCharType="begin"/>
        </w:r>
        <w:r>
          <w:instrText xml:space="preserve"> PAGE   \* MERGEFORMAT </w:instrText>
        </w:r>
        <w:r>
          <w:fldChar w:fldCharType="separate"/>
        </w:r>
        <w:r w:rsidR="00DA7DC0">
          <w:rPr>
            <w:noProof/>
          </w:rPr>
          <w:t>33</w:t>
        </w:r>
        <w:r>
          <w:rPr>
            <w:noProof/>
          </w:rPr>
          <w:fldChar w:fldCharType="end"/>
        </w:r>
      </w:p>
    </w:sdtContent>
  </w:sdt>
  <w:p w14:paraId="06AEA31B" w14:textId="629E2D02" w:rsidR="008370C7" w:rsidRDefault="008370C7">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37D5D7" w14:textId="77777777" w:rsidR="00611B6A" w:rsidRDefault="00611B6A">
      <w:pPr>
        <w:spacing w:line="240" w:lineRule="auto"/>
      </w:pPr>
      <w:r>
        <w:separator/>
      </w:r>
    </w:p>
  </w:footnote>
  <w:footnote w:type="continuationSeparator" w:id="0">
    <w:p w14:paraId="149C957C" w14:textId="77777777" w:rsidR="00611B6A" w:rsidRDefault="00611B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8370C7" w:rsidRDefault="008370C7">
    <w:pPr>
      <w:pStyle w:val="Header"/>
    </w:pPr>
    <w:r>
      <w:t>MHW, SSWS, and Washington Kelp Forests</w:t>
    </w:r>
  </w:p>
  <w:p w14:paraId="74E2BB90" w14:textId="77777777" w:rsidR="008370C7" w:rsidRDefault="008370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67AFF"/>
    <w:multiLevelType w:val="hybridMultilevel"/>
    <w:tmpl w:val="05F4B940"/>
    <w:lvl w:ilvl="0" w:tplc="1AD263A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60A8F"/>
    <w:multiLevelType w:val="hybridMultilevel"/>
    <w:tmpl w:val="7F429A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2C1920"/>
    <w:multiLevelType w:val="hybridMultilevel"/>
    <w:tmpl w:val="4E405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8B5B40"/>
    <w:multiLevelType w:val="hybridMultilevel"/>
    <w:tmpl w:val="D1FE99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8"/>
  </w:num>
  <w:num w:numId="2">
    <w:abstractNumId w:val="5"/>
  </w:num>
  <w:num w:numId="3">
    <w:abstractNumId w:val="3"/>
  </w:num>
  <w:num w:numId="4">
    <w:abstractNumId w:val="0"/>
  </w:num>
  <w:num w:numId="5">
    <w:abstractNumId w:val="6"/>
  </w:num>
  <w:num w:numId="6">
    <w:abstractNumId w:val="1"/>
  </w:num>
  <w:num w:numId="7">
    <w:abstractNumId w:val="4"/>
  </w:num>
  <w:num w:numId="8">
    <w:abstractNumId w:val="2"/>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AD" w15:userId="S-1-5-21-1625102663-4013227018-1311561448-10512"/>
  </w15:person>
  <w15:person w15:author="jameal samhouri">
    <w15:presenceInfo w15:providerId="Windows Live" w15:userId="ef97de3db41021e2"/>
  </w15:person>
  <w15:person w15:author="Nick.Tolimieri [2]">
    <w15:presenceInfo w15:providerId="None" w15:userId="Nick.Tolimieri"/>
  </w15:person>
  <w15:person w15:author="Chris.Harvey">
    <w15:presenceInfo w15:providerId="None" w15:userId="Chris.Harv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5893&lt;/item&gt;&lt;item&gt;6090&lt;/item&gt;&lt;item&gt;6116&lt;/item&gt;&lt;item&gt;6619&lt;/item&gt;&lt;item&gt;7229&lt;/item&gt;&lt;item&gt;7421&lt;/item&gt;&lt;item&gt;8246&lt;/item&gt;&lt;item&gt;8247&lt;/item&gt;&lt;item&gt;8340&lt;/item&gt;&lt;item&gt;8345&lt;/item&gt;&lt;item&gt;8351&lt;/item&gt;&lt;item&gt;8382&lt;/item&gt;&lt;item&gt;8386&lt;/item&gt;&lt;item&gt;8408&lt;/item&gt;&lt;item&gt;8410&lt;/item&gt;&lt;item&gt;8424&lt;/item&gt;&lt;item&gt;8450&lt;/item&gt;&lt;item&gt;8451&lt;/item&gt;&lt;item&gt;8452&lt;/item&gt;&lt;item&gt;8466&lt;/item&gt;&lt;item&gt;8471&lt;/item&gt;&lt;item&gt;8495&lt;/item&gt;&lt;item&gt;8496&lt;/item&gt;&lt;item&gt;8497&lt;/item&gt;&lt;item&gt;8500&lt;/item&gt;&lt;item&gt;8503&lt;/item&gt;&lt;item&gt;8514&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7&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2&lt;/item&gt;&lt;item&gt;9109&lt;/item&gt;&lt;item&gt;9110&lt;/item&gt;&lt;item&gt;9111&lt;/item&gt;&lt;item&gt;9113&lt;/item&gt;&lt;item&gt;9114&lt;/item&gt;&lt;item&gt;9115&lt;/item&gt;&lt;item&gt;9118&lt;/item&gt;&lt;item&gt;9119&lt;/item&gt;&lt;item&gt;9121&lt;/item&gt;&lt;item&gt;9128&lt;/item&gt;&lt;item&gt;9130&lt;/item&gt;&lt;item&gt;9167&lt;/item&gt;&lt;item&gt;9259&lt;/item&gt;&lt;item&gt;9263&lt;/item&gt;&lt;item&gt;9265&lt;/item&gt;&lt;item&gt;9266&lt;/item&gt;&lt;item&gt;9267&lt;/item&gt;&lt;item&gt;9270&lt;/item&gt;&lt;item&gt;9271&lt;/item&gt;&lt;item&gt;9272&lt;/item&gt;&lt;item&gt;9273&lt;/item&gt;&lt;item&gt;9284&lt;/item&gt;&lt;item&gt;9285&lt;/item&gt;&lt;item&gt;9287&lt;/item&gt;&lt;item&gt;9289&lt;/item&gt;&lt;item&gt;9291&lt;/item&gt;&lt;item&gt;9292&lt;/item&gt;&lt;item&gt;9294&lt;/item&gt;&lt;item&gt;9295&lt;/item&gt;&lt;item&gt;9296&lt;/item&gt;&lt;item&gt;9298&lt;/item&gt;&lt;item&gt;9299&lt;/item&gt;&lt;item&gt;9300&lt;/item&gt;&lt;item&gt;9302&lt;/item&gt;&lt;item&gt;9303&lt;/item&gt;&lt;item&gt;9307&lt;/item&gt;&lt;item&gt;9308&lt;/item&gt;&lt;item&gt;9316&lt;/item&gt;&lt;item&gt;9318&lt;/item&gt;&lt;item&gt;9319&lt;/item&gt;&lt;item&gt;9320&lt;/item&gt;&lt;/record-ids&gt;&lt;/item&gt;&lt;/Libraries&gt;"/>
  </w:docVars>
  <w:rsids>
    <w:rsidRoot w:val="00471A3D"/>
    <w:rsid w:val="00004410"/>
    <w:rsid w:val="00004A8C"/>
    <w:rsid w:val="00006FBC"/>
    <w:rsid w:val="000115E0"/>
    <w:rsid w:val="0001282F"/>
    <w:rsid w:val="00016E6C"/>
    <w:rsid w:val="00020058"/>
    <w:rsid w:val="0002194D"/>
    <w:rsid w:val="00024818"/>
    <w:rsid w:val="00033261"/>
    <w:rsid w:val="00034ABC"/>
    <w:rsid w:val="00034ACA"/>
    <w:rsid w:val="000351C5"/>
    <w:rsid w:val="000358BC"/>
    <w:rsid w:val="000422F1"/>
    <w:rsid w:val="000436A3"/>
    <w:rsid w:val="00043C06"/>
    <w:rsid w:val="00045873"/>
    <w:rsid w:val="00045994"/>
    <w:rsid w:val="000467C2"/>
    <w:rsid w:val="00054418"/>
    <w:rsid w:val="00055812"/>
    <w:rsid w:val="00055832"/>
    <w:rsid w:val="0005668D"/>
    <w:rsid w:val="00056E32"/>
    <w:rsid w:val="00057429"/>
    <w:rsid w:val="00057F18"/>
    <w:rsid w:val="0006296C"/>
    <w:rsid w:val="00062C9E"/>
    <w:rsid w:val="0006327B"/>
    <w:rsid w:val="000650CD"/>
    <w:rsid w:val="00070E60"/>
    <w:rsid w:val="00073FAF"/>
    <w:rsid w:val="00075AD8"/>
    <w:rsid w:val="00076E26"/>
    <w:rsid w:val="00084171"/>
    <w:rsid w:val="000919F8"/>
    <w:rsid w:val="00095645"/>
    <w:rsid w:val="00095CEE"/>
    <w:rsid w:val="00096130"/>
    <w:rsid w:val="000A11D3"/>
    <w:rsid w:val="000A156C"/>
    <w:rsid w:val="000A2315"/>
    <w:rsid w:val="000A2E2B"/>
    <w:rsid w:val="000A6A46"/>
    <w:rsid w:val="000A6D5B"/>
    <w:rsid w:val="000B08AF"/>
    <w:rsid w:val="000B1FAB"/>
    <w:rsid w:val="000B28CF"/>
    <w:rsid w:val="000B7309"/>
    <w:rsid w:val="000B76E4"/>
    <w:rsid w:val="000B7911"/>
    <w:rsid w:val="000C02B8"/>
    <w:rsid w:val="000C02D6"/>
    <w:rsid w:val="000C1369"/>
    <w:rsid w:val="000C215D"/>
    <w:rsid w:val="000C26AA"/>
    <w:rsid w:val="000C6787"/>
    <w:rsid w:val="000C72E1"/>
    <w:rsid w:val="000C7508"/>
    <w:rsid w:val="000D0F83"/>
    <w:rsid w:val="000D41D1"/>
    <w:rsid w:val="000D5157"/>
    <w:rsid w:val="000D6AFE"/>
    <w:rsid w:val="000E01A0"/>
    <w:rsid w:val="000E0D71"/>
    <w:rsid w:val="000E2647"/>
    <w:rsid w:val="000E2E98"/>
    <w:rsid w:val="000E4E61"/>
    <w:rsid w:val="000E51C6"/>
    <w:rsid w:val="000E5A9C"/>
    <w:rsid w:val="000E6D6E"/>
    <w:rsid w:val="000F010D"/>
    <w:rsid w:val="000F1A32"/>
    <w:rsid w:val="000F1A73"/>
    <w:rsid w:val="000F2963"/>
    <w:rsid w:val="000F3616"/>
    <w:rsid w:val="000F7008"/>
    <w:rsid w:val="000F7BB3"/>
    <w:rsid w:val="00100792"/>
    <w:rsid w:val="00101652"/>
    <w:rsid w:val="00101A87"/>
    <w:rsid w:val="001024DD"/>
    <w:rsid w:val="00102626"/>
    <w:rsid w:val="00103823"/>
    <w:rsid w:val="00106C7E"/>
    <w:rsid w:val="001114C4"/>
    <w:rsid w:val="001120D7"/>
    <w:rsid w:val="00115A96"/>
    <w:rsid w:val="00115CEB"/>
    <w:rsid w:val="0011717F"/>
    <w:rsid w:val="00120F88"/>
    <w:rsid w:val="001243D7"/>
    <w:rsid w:val="00125963"/>
    <w:rsid w:val="0012772B"/>
    <w:rsid w:val="001302B4"/>
    <w:rsid w:val="001328F7"/>
    <w:rsid w:val="00133996"/>
    <w:rsid w:val="00133CFF"/>
    <w:rsid w:val="00134309"/>
    <w:rsid w:val="001353FD"/>
    <w:rsid w:val="00135413"/>
    <w:rsid w:val="0013601F"/>
    <w:rsid w:val="00137191"/>
    <w:rsid w:val="00137CFB"/>
    <w:rsid w:val="00142332"/>
    <w:rsid w:val="00142C54"/>
    <w:rsid w:val="00143C81"/>
    <w:rsid w:val="001501BB"/>
    <w:rsid w:val="00151934"/>
    <w:rsid w:val="00152B44"/>
    <w:rsid w:val="00152D91"/>
    <w:rsid w:val="00154489"/>
    <w:rsid w:val="001557F4"/>
    <w:rsid w:val="00157C74"/>
    <w:rsid w:val="00164211"/>
    <w:rsid w:val="00164689"/>
    <w:rsid w:val="00164FFF"/>
    <w:rsid w:val="00165D15"/>
    <w:rsid w:val="00175D23"/>
    <w:rsid w:val="001817D2"/>
    <w:rsid w:val="001822E9"/>
    <w:rsid w:val="00184DD5"/>
    <w:rsid w:val="00186AB2"/>
    <w:rsid w:val="00191063"/>
    <w:rsid w:val="0019371D"/>
    <w:rsid w:val="001A060D"/>
    <w:rsid w:val="001A074B"/>
    <w:rsid w:val="001A5B6F"/>
    <w:rsid w:val="001A6E4D"/>
    <w:rsid w:val="001B02BF"/>
    <w:rsid w:val="001B09B3"/>
    <w:rsid w:val="001B10DB"/>
    <w:rsid w:val="001B278A"/>
    <w:rsid w:val="001B570F"/>
    <w:rsid w:val="001B6711"/>
    <w:rsid w:val="001B6D8C"/>
    <w:rsid w:val="001C237D"/>
    <w:rsid w:val="001C3ACF"/>
    <w:rsid w:val="001D1AE1"/>
    <w:rsid w:val="001D2411"/>
    <w:rsid w:val="001D4796"/>
    <w:rsid w:val="001D537C"/>
    <w:rsid w:val="001D559C"/>
    <w:rsid w:val="001D7ABD"/>
    <w:rsid w:val="001E1723"/>
    <w:rsid w:val="001E2C21"/>
    <w:rsid w:val="001E59A3"/>
    <w:rsid w:val="00212809"/>
    <w:rsid w:val="002152F3"/>
    <w:rsid w:val="0022152F"/>
    <w:rsid w:val="00221BD7"/>
    <w:rsid w:val="0022640D"/>
    <w:rsid w:val="00230D1E"/>
    <w:rsid w:val="00232217"/>
    <w:rsid w:val="00234AAB"/>
    <w:rsid w:val="002351CB"/>
    <w:rsid w:val="00237057"/>
    <w:rsid w:val="00237E91"/>
    <w:rsid w:val="00240955"/>
    <w:rsid w:val="00241BEB"/>
    <w:rsid w:val="002458CF"/>
    <w:rsid w:val="0025183C"/>
    <w:rsid w:val="0025518C"/>
    <w:rsid w:val="00256175"/>
    <w:rsid w:val="0025742D"/>
    <w:rsid w:val="00257AFB"/>
    <w:rsid w:val="00260681"/>
    <w:rsid w:val="00261F22"/>
    <w:rsid w:val="00262254"/>
    <w:rsid w:val="002623AD"/>
    <w:rsid w:val="00262741"/>
    <w:rsid w:val="0026509E"/>
    <w:rsid w:val="00270453"/>
    <w:rsid w:val="0027091A"/>
    <w:rsid w:val="00270E92"/>
    <w:rsid w:val="002717DA"/>
    <w:rsid w:val="0027250C"/>
    <w:rsid w:val="00275138"/>
    <w:rsid w:val="0027543D"/>
    <w:rsid w:val="00275941"/>
    <w:rsid w:val="00284AF7"/>
    <w:rsid w:val="0028520A"/>
    <w:rsid w:val="00286336"/>
    <w:rsid w:val="00286447"/>
    <w:rsid w:val="00286DD0"/>
    <w:rsid w:val="00287BAB"/>
    <w:rsid w:val="00290F3A"/>
    <w:rsid w:val="002917C7"/>
    <w:rsid w:val="00293BE7"/>
    <w:rsid w:val="00293C4C"/>
    <w:rsid w:val="0029688A"/>
    <w:rsid w:val="0029777C"/>
    <w:rsid w:val="002A1224"/>
    <w:rsid w:val="002B03D2"/>
    <w:rsid w:val="002B10C3"/>
    <w:rsid w:val="002B12CA"/>
    <w:rsid w:val="002B2128"/>
    <w:rsid w:val="002B257F"/>
    <w:rsid w:val="002B4C00"/>
    <w:rsid w:val="002B7487"/>
    <w:rsid w:val="002C04CA"/>
    <w:rsid w:val="002C2468"/>
    <w:rsid w:val="002C6A20"/>
    <w:rsid w:val="002D0061"/>
    <w:rsid w:val="002D2828"/>
    <w:rsid w:val="002D2CAC"/>
    <w:rsid w:val="002D378C"/>
    <w:rsid w:val="002D5B13"/>
    <w:rsid w:val="002D6F44"/>
    <w:rsid w:val="002E2D71"/>
    <w:rsid w:val="002E4B5F"/>
    <w:rsid w:val="00301A54"/>
    <w:rsid w:val="003029D2"/>
    <w:rsid w:val="00303E79"/>
    <w:rsid w:val="00305F76"/>
    <w:rsid w:val="00310026"/>
    <w:rsid w:val="003117B2"/>
    <w:rsid w:val="003167E3"/>
    <w:rsid w:val="00320E4D"/>
    <w:rsid w:val="0032529B"/>
    <w:rsid w:val="003256A8"/>
    <w:rsid w:val="00325B75"/>
    <w:rsid w:val="00325DFE"/>
    <w:rsid w:val="003269B9"/>
    <w:rsid w:val="00326AC8"/>
    <w:rsid w:val="00327290"/>
    <w:rsid w:val="003273F3"/>
    <w:rsid w:val="00331698"/>
    <w:rsid w:val="00333EE7"/>
    <w:rsid w:val="00336199"/>
    <w:rsid w:val="0034083C"/>
    <w:rsid w:val="003419A0"/>
    <w:rsid w:val="0034358B"/>
    <w:rsid w:val="0034439B"/>
    <w:rsid w:val="00344F88"/>
    <w:rsid w:val="003456D1"/>
    <w:rsid w:val="003505EB"/>
    <w:rsid w:val="00360F82"/>
    <w:rsid w:val="00361D1E"/>
    <w:rsid w:val="0036287F"/>
    <w:rsid w:val="003656D8"/>
    <w:rsid w:val="00371E0C"/>
    <w:rsid w:val="00372422"/>
    <w:rsid w:val="00372D5E"/>
    <w:rsid w:val="003736F9"/>
    <w:rsid w:val="0037379F"/>
    <w:rsid w:val="0037419B"/>
    <w:rsid w:val="00375EED"/>
    <w:rsid w:val="00376D85"/>
    <w:rsid w:val="0038005C"/>
    <w:rsid w:val="00387C8D"/>
    <w:rsid w:val="00392C19"/>
    <w:rsid w:val="00393849"/>
    <w:rsid w:val="003A393C"/>
    <w:rsid w:val="003A4E83"/>
    <w:rsid w:val="003A5C38"/>
    <w:rsid w:val="003A6740"/>
    <w:rsid w:val="003A6A42"/>
    <w:rsid w:val="003B02C5"/>
    <w:rsid w:val="003B037B"/>
    <w:rsid w:val="003B062A"/>
    <w:rsid w:val="003B0D69"/>
    <w:rsid w:val="003B27C5"/>
    <w:rsid w:val="003B7A21"/>
    <w:rsid w:val="003B7F2D"/>
    <w:rsid w:val="003C29B4"/>
    <w:rsid w:val="003C372A"/>
    <w:rsid w:val="003C3808"/>
    <w:rsid w:val="003C579D"/>
    <w:rsid w:val="003C74F5"/>
    <w:rsid w:val="003D0579"/>
    <w:rsid w:val="003D0690"/>
    <w:rsid w:val="003D0C71"/>
    <w:rsid w:val="003D1E10"/>
    <w:rsid w:val="003D25FC"/>
    <w:rsid w:val="003D5E2C"/>
    <w:rsid w:val="003D644E"/>
    <w:rsid w:val="003D6C33"/>
    <w:rsid w:val="003D7F93"/>
    <w:rsid w:val="003E05C2"/>
    <w:rsid w:val="003E17C6"/>
    <w:rsid w:val="003E1880"/>
    <w:rsid w:val="003E198D"/>
    <w:rsid w:val="003E1F7A"/>
    <w:rsid w:val="003F63BB"/>
    <w:rsid w:val="003F667D"/>
    <w:rsid w:val="003F66BA"/>
    <w:rsid w:val="003F686B"/>
    <w:rsid w:val="003F6B2F"/>
    <w:rsid w:val="003F7E84"/>
    <w:rsid w:val="004003B8"/>
    <w:rsid w:val="0040085F"/>
    <w:rsid w:val="004030AF"/>
    <w:rsid w:val="004031D8"/>
    <w:rsid w:val="004054B9"/>
    <w:rsid w:val="00407500"/>
    <w:rsid w:val="0040758B"/>
    <w:rsid w:val="0041101E"/>
    <w:rsid w:val="00411B3A"/>
    <w:rsid w:val="00414B8B"/>
    <w:rsid w:val="0041566A"/>
    <w:rsid w:val="004205CB"/>
    <w:rsid w:val="004215CA"/>
    <w:rsid w:val="0042230B"/>
    <w:rsid w:val="00422814"/>
    <w:rsid w:val="00427164"/>
    <w:rsid w:val="00434BA9"/>
    <w:rsid w:val="004353FA"/>
    <w:rsid w:val="00436810"/>
    <w:rsid w:val="004369B8"/>
    <w:rsid w:val="0043773A"/>
    <w:rsid w:val="004378FD"/>
    <w:rsid w:val="004421A7"/>
    <w:rsid w:val="00442DFD"/>
    <w:rsid w:val="00446855"/>
    <w:rsid w:val="0045005E"/>
    <w:rsid w:val="00450236"/>
    <w:rsid w:val="00451AF8"/>
    <w:rsid w:val="0045244F"/>
    <w:rsid w:val="00452CB8"/>
    <w:rsid w:val="004554B2"/>
    <w:rsid w:val="0045611B"/>
    <w:rsid w:val="004574B5"/>
    <w:rsid w:val="004606D7"/>
    <w:rsid w:val="00462C1A"/>
    <w:rsid w:val="004642D3"/>
    <w:rsid w:val="00465080"/>
    <w:rsid w:val="00465AF9"/>
    <w:rsid w:val="00466117"/>
    <w:rsid w:val="004661BC"/>
    <w:rsid w:val="00466F04"/>
    <w:rsid w:val="00467226"/>
    <w:rsid w:val="00467725"/>
    <w:rsid w:val="00467BC9"/>
    <w:rsid w:val="0047033A"/>
    <w:rsid w:val="00471A3D"/>
    <w:rsid w:val="00475DE3"/>
    <w:rsid w:val="00476399"/>
    <w:rsid w:val="00477399"/>
    <w:rsid w:val="00477568"/>
    <w:rsid w:val="004775AB"/>
    <w:rsid w:val="00477C2E"/>
    <w:rsid w:val="00477F34"/>
    <w:rsid w:val="00481BD7"/>
    <w:rsid w:val="00481C24"/>
    <w:rsid w:val="004827F9"/>
    <w:rsid w:val="004828AC"/>
    <w:rsid w:val="00484E6B"/>
    <w:rsid w:val="00485B78"/>
    <w:rsid w:val="00487D36"/>
    <w:rsid w:val="00491D65"/>
    <w:rsid w:val="00493F7F"/>
    <w:rsid w:val="0049643D"/>
    <w:rsid w:val="004A1D51"/>
    <w:rsid w:val="004A29D3"/>
    <w:rsid w:val="004B1026"/>
    <w:rsid w:val="004B1702"/>
    <w:rsid w:val="004B1793"/>
    <w:rsid w:val="004C194C"/>
    <w:rsid w:val="004C5494"/>
    <w:rsid w:val="004D1BC6"/>
    <w:rsid w:val="004D2735"/>
    <w:rsid w:val="004D2E10"/>
    <w:rsid w:val="004D744C"/>
    <w:rsid w:val="004D7452"/>
    <w:rsid w:val="004E1CD8"/>
    <w:rsid w:val="004E40CE"/>
    <w:rsid w:val="004E54BF"/>
    <w:rsid w:val="004E5F53"/>
    <w:rsid w:val="004E61FE"/>
    <w:rsid w:val="004F06A1"/>
    <w:rsid w:val="004F1234"/>
    <w:rsid w:val="004F4C42"/>
    <w:rsid w:val="004F529A"/>
    <w:rsid w:val="004F69BD"/>
    <w:rsid w:val="004F6EA2"/>
    <w:rsid w:val="004F7179"/>
    <w:rsid w:val="00500A49"/>
    <w:rsid w:val="00502679"/>
    <w:rsid w:val="00502827"/>
    <w:rsid w:val="005032AD"/>
    <w:rsid w:val="005033ED"/>
    <w:rsid w:val="005056B6"/>
    <w:rsid w:val="00505DA7"/>
    <w:rsid w:val="005132B4"/>
    <w:rsid w:val="00513BEC"/>
    <w:rsid w:val="00515196"/>
    <w:rsid w:val="00517E1A"/>
    <w:rsid w:val="00521161"/>
    <w:rsid w:val="00524003"/>
    <w:rsid w:val="005241E2"/>
    <w:rsid w:val="00525F7D"/>
    <w:rsid w:val="005263C7"/>
    <w:rsid w:val="005272B1"/>
    <w:rsid w:val="00531B28"/>
    <w:rsid w:val="00534B15"/>
    <w:rsid w:val="00534E0C"/>
    <w:rsid w:val="00537065"/>
    <w:rsid w:val="00544DDD"/>
    <w:rsid w:val="005450F5"/>
    <w:rsid w:val="005474ED"/>
    <w:rsid w:val="005504D7"/>
    <w:rsid w:val="00550F8A"/>
    <w:rsid w:val="0055342A"/>
    <w:rsid w:val="00553E30"/>
    <w:rsid w:val="005550E0"/>
    <w:rsid w:val="00556BF1"/>
    <w:rsid w:val="005574F6"/>
    <w:rsid w:val="005602C9"/>
    <w:rsid w:val="00560C70"/>
    <w:rsid w:val="00561309"/>
    <w:rsid w:val="005635FF"/>
    <w:rsid w:val="00565374"/>
    <w:rsid w:val="00566708"/>
    <w:rsid w:val="00567B81"/>
    <w:rsid w:val="00570B15"/>
    <w:rsid w:val="0057479C"/>
    <w:rsid w:val="00577222"/>
    <w:rsid w:val="00582DAD"/>
    <w:rsid w:val="00583812"/>
    <w:rsid w:val="005869D6"/>
    <w:rsid w:val="00587473"/>
    <w:rsid w:val="00587703"/>
    <w:rsid w:val="00591F03"/>
    <w:rsid w:val="0059317D"/>
    <w:rsid w:val="00593533"/>
    <w:rsid w:val="00594E7A"/>
    <w:rsid w:val="00594F87"/>
    <w:rsid w:val="0059678B"/>
    <w:rsid w:val="005A08BC"/>
    <w:rsid w:val="005A3E26"/>
    <w:rsid w:val="005A3F04"/>
    <w:rsid w:val="005A5B62"/>
    <w:rsid w:val="005A6AA8"/>
    <w:rsid w:val="005A7C0A"/>
    <w:rsid w:val="005B0D8C"/>
    <w:rsid w:val="005B2728"/>
    <w:rsid w:val="005B4A45"/>
    <w:rsid w:val="005B5B9E"/>
    <w:rsid w:val="005B6AA6"/>
    <w:rsid w:val="005B6EAD"/>
    <w:rsid w:val="005C2065"/>
    <w:rsid w:val="005C3E95"/>
    <w:rsid w:val="005C4CE8"/>
    <w:rsid w:val="005C5D2C"/>
    <w:rsid w:val="005C65FB"/>
    <w:rsid w:val="005D032B"/>
    <w:rsid w:val="005D28F9"/>
    <w:rsid w:val="005D6020"/>
    <w:rsid w:val="005E1AB2"/>
    <w:rsid w:val="005E1C8A"/>
    <w:rsid w:val="005E28EE"/>
    <w:rsid w:val="005E59BB"/>
    <w:rsid w:val="005E63CE"/>
    <w:rsid w:val="005E797D"/>
    <w:rsid w:val="005F1899"/>
    <w:rsid w:val="005F4119"/>
    <w:rsid w:val="005F5A0C"/>
    <w:rsid w:val="005F5C2B"/>
    <w:rsid w:val="005F616E"/>
    <w:rsid w:val="005F6541"/>
    <w:rsid w:val="00602104"/>
    <w:rsid w:val="00602CC8"/>
    <w:rsid w:val="006069D9"/>
    <w:rsid w:val="00607050"/>
    <w:rsid w:val="00611B6A"/>
    <w:rsid w:val="00611D29"/>
    <w:rsid w:val="00614790"/>
    <w:rsid w:val="00616A4B"/>
    <w:rsid w:val="00624C75"/>
    <w:rsid w:val="0062649E"/>
    <w:rsid w:val="00626871"/>
    <w:rsid w:val="00626D51"/>
    <w:rsid w:val="0063643D"/>
    <w:rsid w:val="00640B60"/>
    <w:rsid w:val="00640FF9"/>
    <w:rsid w:val="00643C4E"/>
    <w:rsid w:val="00645DF5"/>
    <w:rsid w:val="006470AE"/>
    <w:rsid w:val="00647485"/>
    <w:rsid w:val="006511C6"/>
    <w:rsid w:val="00652986"/>
    <w:rsid w:val="0065749D"/>
    <w:rsid w:val="006576A7"/>
    <w:rsid w:val="0066097C"/>
    <w:rsid w:val="00663424"/>
    <w:rsid w:val="00666426"/>
    <w:rsid w:val="00666EBE"/>
    <w:rsid w:val="006677FF"/>
    <w:rsid w:val="00667945"/>
    <w:rsid w:val="00671639"/>
    <w:rsid w:val="00676567"/>
    <w:rsid w:val="006771FC"/>
    <w:rsid w:val="0068343C"/>
    <w:rsid w:val="00692601"/>
    <w:rsid w:val="00692A28"/>
    <w:rsid w:val="0069323A"/>
    <w:rsid w:val="0069335A"/>
    <w:rsid w:val="0069524C"/>
    <w:rsid w:val="006A118D"/>
    <w:rsid w:val="006A1D38"/>
    <w:rsid w:val="006A2A4A"/>
    <w:rsid w:val="006A3F3E"/>
    <w:rsid w:val="006A6394"/>
    <w:rsid w:val="006B539D"/>
    <w:rsid w:val="006B57F6"/>
    <w:rsid w:val="006B74A3"/>
    <w:rsid w:val="006B75F2"/>
    <w:rsid w:val="006C0AD9"/>
    <w:rsid w:val="006C1C82"/>
    <w:rsid w:val="006C4677"/>
    <w:rsid w:val="006C4A08"/>
    <w:rsid w:val="006C5103"/>
    <w:rsid w:val="006D0C3F"/>
    <w:rsid w:val="006D297A"/>
    <w:rsid w:val="006D4C32"/>
    <w:rsid w:val="006D4D83"/>
    <w:rsid w:val="006D519B"/>
    <w:rsid w:val="006D62B9"/>
    <w:rsid w:val="006E3F57"/>
    <w:rsid w:val="006E4305"/>
    <w:rsid w:val="006F0C92"/>
    <w:rsid w:val="006F1D2E"/>
    <w:rsid w:val="006F1D2F"/>
    <w:rsid w:val="006F63C4"/>
    <w:rsid w:val="007010A2"/>
    <w:rsid w:val="0070360B"/>
    <w:rsid w:val="007060A5"/>
    <w:rsid w:val="00711510"/>
    <w:rsid w:val="00713E05"/>
    <w:rsid w:val="007156B5"/>
    <w:rsid w:val="00716428"/>
    <w:rsid w:val="00721A8E"/>
    <w:rsid w:val="00724F99"/>
    <w:rsid w:val="007304FA"/>
    <w:rsid w:val="0073420A"/>
    <w:rsid w:val="00735927"/>
    <w:rsid w:val="00736D87"/>
    <w:rsid w:val="00737511"/>
    <w:rsid w:val="007407D7"/>
    <w:rsid w:val="00740D9E"/>
    <w:rsid w:val="00743D61"/>
    <w:rsid w:val="007500CF"/>
    <w:rsid w:val="00754042"/>
    <w:rsid w:val="007546E3"/>
    <w:rsid w:val="00755196"/>
    <w:rsid w:val="00760728"/>
    <w:rsid w:val="00761563"/>
    <w:rsid w:val="007618AE"/>
    <w:rsid w:val="007622EF"/>
    <w:rsid w:val="00764B74"/>
    <w:rsid w:val="007666CF"/>
    <w:rsid w:val="00770825"/>
    <w:rsid w:val="007731E7"/>
    <w:rsid w:val="00775236"/>
    <w:rsid w:val="0077562B"/>
    <w:rsid w:val="007844D4"/>
    <w:rsid w:val="00786C81"/>
    <w:rsid w:val="00787AA8"/>
    <w:rsid w:val="007949C2"/>
    <w:rsid w:val="00794E2C"/>
    <w:rsid w:val="00796CA6"/>
    <w:rsid w:val="007A07BA"/>
    <w:rsid w:val="007A3B77"/>
    <w:rsid w:val="007A6007"/>
    <w:rsid w:val="007A6A6B"/>
    <w:rsid w:val="007A6B12"/>
    <w:rsid w:val="007B00CA"/>
    <w:rsid w:val="007B379F"/>
    <w:rsid w:val="007C5F12"/>
    <w:rsid w:val="007D40CD"/>
    <w:rsid w:val="007D6CDA"/>
    <w:rsid w:val="007E4ED9"/>
    <w:rsid w:val="007E6972"/>
    <w:rsid w:val="007F27F3"/>
    <w:rsid w:val="007F2C93"/>
    <w:rsid w:val="007F34E7"/>
    <w:rsid w:val="007F3AF4"/>
    <w:rsid w:val="007F42B7"/>
    <w:rsid w:val="007F7459"/>
    <w:rsid w:val="00800B7B"/>
    <w:rsid w:val="00804E20"/>
    <w:rsid w:val="0081060C"/>
    <w:rsid w:val="00811BC4"/>
    <w:rsid w:val="00811C1B"/>
    <w:rsid w:val="008124B9"/>
    <w:rsid w:val="00815B8D"/>
    <w:rsid w:val="00821116"/>
    <w:rsid w:val="008245DB"/>
    <w:rsid w:val="00824D88"/>
    <w:rsid w:val="00831BD2"/>
    <w:rsid w:val="0083232F"/>
    <w:rsid w:val="008339DF"/>
    <w:rsid w:val="008370C7"/>
    <w:rsid w:val="00840D86"/>
    <w:rsid w:val="00840E54"/>
    <w:rsid w:val="00843623"/>
    <w:rsid w:val="008445A1"/>
    <w:rsid w:val="00845556"/>
    <w:rsid w:val="00846C2E"/>
    <w:rsid w:val="00851108"/>
    <w:rsid w:val="00854208"/>
    <w:rsid w:val="008543FE"/>
    <w:rsid w:val="00856F86"/>
    <w:rsid w:val="008571A3"/>
    <w:rsid w:val="00857780"/>
    <w:rsid w:val="0086479B"/>
    <w:rsid w:val="008658BE"/>
    <w:rsid w:val="00866A69"/>
    <w:rsid w:val="008702D7"/>
    <w:rsid w:val="008713DC"/>
    <w:rsid w:val="008717AD"/>
    <w:rsid w:val="00873889"/>
    <w:rsid w:val="00874E8C"/>
    <w:rsid w:val="008750BB"/>
    <w:rsid w:val="0087644F"/>
    <w:rsid w:val="0087702D"/>
    <w:rsid w:val="00882E30"/>
    <w:rsid w:val="00883BF0"/>
    <w:rsid w:val="00893A3F"/>
    <w:rsid w:val="00893C5B"/>
    <w:rsid w:val="00895A54"/>
    <w:rsid w:val="008A0DCE"/>
    <w:rsid w:val="008A15FF"/>
    <w:rsid w:val="008A1F00"/>
    <w:rsid w:val="008A32CB"/>
    <w:rsid w:val="008A3F3E"/>
    <w:rsid w:val="008A4D96"/>
    <w:rsid w:val="008A527E"/>
    <w:rsid w:val="008A5528"/>
    <w:rsid w:val="008A6B3E"/>
    <w:rsid w:val="008B7B22"/>
    <w:rsid w:val="008C0371"/>
    <w:rsid w:val="008C19F1"/>
    <w:rsid w:val="008C26AB"/>
    <w:rsid w:val="008C3B33"/>
    <w:rsid w:val="008C4C74"/>
    <w:rsid w:val="008C568A"/>
    <w:rsid w:val="008C5F1A"/>
    <w:rsid w:val="008C68EF"/>
    <w:rsid w:val="008D19A5"/>
    <w:rsid w:val="008D6D2E"/>
    <w:rsid w:val="008E037D"/>
    <w:rsid w:val="008E1E15"/>
    <w:rsid w:val="008E2735"/>
    <w:rsid w:val="008E2BA0"/>
    <w:rsid w:val="008E5B60"/>
    <w:rsid w:val="008E73AC"/>
    <w:rsid w:val="008F18DB"/>
    <w:rsid w:val="00900C03"/>
    <w:rsid w:val="009024E2"/>
    <w:rsid w:val="00902D95"/>
    <w:rsid w:val="00903F4B"/>
    <w:rsid w:val="00904AB6"/>
    <w:rsid w:val="0090761F"/>
    <w:rsid w:val="00912CF7"/>
    <w:rsid w:val="00912F8B"/>
    <w:rsid w:val="009131C3"/>
    <w:rsid w:val="009168F6"/>
    <w:rsid w:val="00917ACC"/>
    <w:rsid w:val="00917D34"/>
    <w:rsid w:val="00921661"/>
    <w:rsid w:val="00922417"/>
    <w:rsid w:val="00927410"/>
    <w:rsid w:val="0093026C"/>
    <w:rsid w:val="00931C59"/>
    <w:rsid w:val="009339A4"/>
    <w:rsid w:val="00940588"/>
    <w:rsid w:val="00944C2E"/>
    <w:rsid w:val="009473A6"/>
    <w:rsid w:val="00953E87"/>
    <w:rsid w:val="00954CB3"/>
    <w:rsid w:val="00955353"/>
    <w:rsid w:val="00955F04"/>
    <w:rsid w:val="009567DC"/>
    <w:rsid w:val="00956C96"/>
    <w:rsid w:val="00960A74"/>
    <w:rsid w:val="00960C6A"/>
    <w:rsid w:val="00961FEF"/>
    <w:rsid w:val="0097011C"/>
    <w:rsid w:val="009712B6"/>
    <w:rsid w:val="0097296F"/>
    <w:rsid w:val="00975309"/>
    <w:rsid w:val="009755A9"/>
    <w:rsid w:val="00975780"/>
    <w:rsid w:val="00975DE3"/>
    <w:rsid w:val="00976A66"/>
    <w:rsid w:val="009809AE"/>
    <w:rsid w:val="00982E5D"/>
    <w:rsid w:val="00985276"/>
    <w:rsid w:val="00987E2B"/>
    <w:rsid w:val="009908C3"/>
    <w:rsid w:val="00990D2E"/>
    <w:rsid w:val="009947E5"/>
    <w:rsid w:val="009A0781"/>
    <w:rsid w:val="009A0ACF"/>
    <w:rsid w:val="009A42A8"/>
    <w:rsid w:val="009A4A5E"/>
    <w:rsid w:val="009A4C23"/>
    <w:rsid w:val="009A515E"/>
    <w:rsid w:val="009A695E"/>
    <w:rsid w:val="009B05CA"/>
    <w:rsid w:val="009B296A"/>
    <w:rsid w:val="009B32D9"/>
    <w:rsid w:val="009B3D18"/>
    <w:rsid w:val="009B6679"/>
    <w:rsid w:val="009C7329"/>
    <w:rsid w:val="009C7CEF"/>
    <w:rsid w:val="009D1439"/>
    <w:rsid w:val="009D59D1"/>
    <w:rsid w:val="009E4B3C"/>
    <w:rsid w:val="009E6810"/>
    <w:rsid w:val="009F593A"/>
    <w:rsid w:val="00A02F6D"/>
    <w:rsid w:val="00A03DC6"/>
    <w:rsid w:val="00A049DA"/>
    <w:rsid w:val="00A0644F"/>
    <w:rsid w:val="00A07CF5"/>
    <w:rsid w:val="00A10F7E"/>
    <w:rsid w:val="00A11158"/>
    <w:rsid w:val="00A12D1D"/>
    <w:rsid w:val="00A13C9A"/>
    <w:rsid w:val="00A13FA7"/>
    <w:rsid w:val="00A146DE"/>
    <w:rsid w:val="00A16D7B"/>
    <w:rsid w:val="00A17A1E"/>
    <w:rsid w:val="00A206C5"/>
    <w:rsid w:val="00A21D96"/>
    <w:rsid w:val="00A30280"/>
    <w:rsid w:val="00A312EA"/>
    <w:rsid w:val="00A318D3"/>
    <w:rsid w:val="00A34A83"/>
    <w:rsid w:val="00A359DC"/>
    <w:rsid w:val="00A360D5"/>
    <w:rsid w:val="00A36136"/>
    <w:rsid w:val="00A377BE"/>
    <w:rsid w:val="00A408D2"/>
    <w:rsid w:val="00A41679"/>
    <w:rsid w:val="00A4413F"/>
    <w:rsid w:val="00A445AB"/>
    <w:rsid w:val="00A47192"/>
    <w:rsid w:val="00A50E93"/>
    <w:rsid w:val="00A50EB8"/>
    <w:rsid w:val="00A5119B"/>
    <w:rsid w:val="00A5249A"/>
    <w:rsid w:val="00A57AD7"/>
    <w:rsid w:val="00A6055A"/>
    <w:rsid w:val="00A628B0"/>
    <w:rsid w:val="00A6292B"/>
    <w:rsid w:val="00A62E96"/>
    <w:rsid w:val="00A632E8"/>
    <w:rsid w:val="00A633DB"/>
    <w:rsid w:val="00A63653"/>
    <w:rsid w:val="00A637B7"/>
    <w:rsid w:val="00A64CF7"/>
    <w:rsid w:val="00A715E9"/>
    <w:rsid w:val="00A73E6A"/>
    <w:rsid w:val="00A74226"/>
    <w:rsid w:val="00A74561"/>
    <w:rsid w:val="00A7703B"/>
    <w:rsid w:val="00A77569"/>
    <w:rsid w:val="00A77CCD"/>
    <w:rsid w:val="00A81437"/>
    <w:rsid w:val="00A86B0B"/>
    <w:rsid w:val="00A91510"/>
    <w:rsid w:val="00A943B6"/>
    <w:rsid w:val="00A95862"/>
    <w:rsid w:val="00A960F3"/>
    <w:rsid w:val="00A972D1"/>
    <w:rsid w:val="00AA0544"/>
    <w:rsid w:val="00AA0E56"/>
    <w:rsid w:val="00AA4B62"/>
    <w:rsid w:val="00AA695C"/>
    <w:rsid w:val="00AC1C0B"/>
    <w:rsid w:val="00AC1EC9"/>
    <w:rsid w:val="00AC366D"/>
    <w:rsid w:val="00AC5B76"/>
    <w:rsid w:val="00AC72C5"/>
    <w:rsid w:val="00AC7582"/>
    <w:rsid w:val="00AD0558"/>
    <w:rsid w:val="00AD0B4B"/>
    <w:rsid w:val="00AD14F5"/>
    <w:rsid w:val="00AD312D"/>
    <w:rsid w:val="00AD3876"/>
    <w:rsid w:val="00AD38E8"/>
    <w:rsid w:val="00AD50E7"/>
    <w:rsid w:val="00AD6474"/>
    <w:rsid w:val="00AD69E2"/>
    <w:rsid w:val="00AD7CA8"/>
    <w:rsid w:val="00AE007B"/>
    <w:rsid w:val="00AE532B"/>
    <w:rsid w:val="00AE78FF"/>
    <w:rsid w:val="00AF0101"/>
    <w:rsid w:val="00AF7326"/>
    <w:rsid w:val="00B0213D"/>
    <w:rsid w:val="00B03018"/>
    <w:rsid w:val="00B03655"/>
    <w:rsid w:val="00B07794"/>
    <w:rsid w:val="00B1443C"/>
    <w:rsid w:val="00B1648B"/>
    <w:rsid w:val="00B2027C"/>
    <w:rsid w:val="00B23147"/>
    <w:rsid w:val="00B24F66"/>
    <w:rsid w:val="00B27D96"/>
    <w:rsid w:val="00B30711"/>
    <w:rsid w:val="00B32E1B"/>
    <w:rsid w:val="00B33C73"/>
    <w:rsid w:val="00B353CF"/>
    <w:rsid w:val="00B3658B"/>
    <w:rsid w:val="00B3666E"/>
    <w:rsid w:val="00B43E52"/>
    <w:rsid w:val="00B52571"/>
    <w:rsid w:val="00B52794"/>
    <w:rsid w:val="00B52E81"/>
    <w:rsid w:val="00B556E5"/>
    <w:rsid w:val="00B56B20"/>
    <w:rsid w:val="00B603C2"/>
    <w:rsid w:val="00B620B8"/>
    <w:rsid w:val="00B6658B"/>
    <w:rsid w:val="00B76F1A"/>
    <w:rsid w:val="00B77020"/>
    <w:rsid w:val="00B77482"/>
    <w:rsid w:val="00B80596"/>
    <w:rsid w:val="00B80BAB"/>
    <w:rsid w:val="00B81532"/>
    <w:rsid w:val="00B816D1"/>
    <w:rsid w:val="00B81D13"/>
    <w:rsid w:val="00B86221"/>
    <w:rsid w:val="00B87680"/>
    <w:rsid w:val="00B91AAE"/>
    <w:rsid w:val="00B91C6D"/>
    <w:rsid w:val="00B9446A"/>
    <w:rsid w:val="00B959D8"/>
    <w:rsid w:val="00B975D1"/>
    <w:rsid w:val="00BA56C3"/>
    <w:rsid w:val="00BA6E61"/>
    <w:rsid w:val="00BA7345"/>
    <w:rsid w:val="00BB16F1"/>
    <w:rsid w:val="00BB3D36"/>
    <w:rsid w:val="00BB49FB"/>
    <w:rsid w:val="00BB4B2E"/>
    <w:rsid w:val="00BB5A6F"/>
    <w:rsid w:val="00BC2B2F"/>
    <w:rsid w:val="00BC4A7F"/>
    <w:rsid w:val="00BC669D"/>
    <w:rsid w:val="00BC7F7B"/>
    <w:rsid w:val="00BD073A"/>
    <w:rsid w:val="00BD2B37"/>
    <w:rsid w:val="00BD42BF"/>
    <w:rsid w:val="00BD4B94"/>
    <w:rsid w:val="00BD4D25"/>
    <w:rsid w:val="00BD54EB"/>
    <w:rsid w:val="00BE0413"/>
    <w:rsid w:val="00BE2B28"/>
    <w:rsid w:val="00BE2B55"/>
    <w:rsid w:val="00BE6862"/>
    <w:rsid w:val="00BE7D5F"/>
    <w:rsid w:val="00BF0D84"/>
    <w:rsid w:val="00BF114E"/>
    <w:rsid w:val="00BF27F7"/>
    <w:rsid w:val="00BF4A17"/>
    <w:rsid w:val="00BF628B"/>
    <w:rsid w:val="00BF62B6"/>
    <w:rsid w:val="00BF6872"/>
    <w:rsid w:val="00C00152"/>
    <w:rsid w:val="00C029D4"/>
    <w:rsid w:val="00C02F33"/>
    <w:rsid w:val="00C11C0D"/>
    <w:rsid w:val="00C1461A"/>
    <w:rsid w:val="00C15F20"/>
    <w:rsid w:val="00C178EF"/>
    <w:rsid w:val="00C17FE3"/>
    <w:rsid w:val="00C20406"/>
    <w:rsid w:val="00C21FFF"/>
    <w:rsid w:val="00C2572C"/>
    <w:rsid w:val="00C27952"/>
    <w:rsid w:val="00C27E60"/>
    <w:rsid w:val="00C301AD"/>
    <w:rsid w:val="00C31BC4"/>
    <w:rsid w:val="00C35765"/>
    <w:rsid w:val="00C35C31"/>
    <w:rsid w:val="00C40551"/>
    <w:rsid w:val="00C41CAD"/>
    <w:rsid w:val="00C42A9D"/>
    <w:rsid w:val="00C44F74"/>
    <w:rsid w:val="00C45824"/>
    <w:rsid w:val="00C60367"/>
    <w:rsid w:val="00C61292"/>
    <w:rsid w:val="00C62C1A"/>
    <w:rsid w:val="00C64A04"/>
    <w:rsid w:val="00C65B06"/>
    <w:rsid w:val="00C71F51"/>
    <w:rsid w:val="00C727E4"/>
    <w:rsid w:val="00C730A2"/>
    <w:rsid w:val="00C74761"/>
    <w:rsid w:val="00C74766"/>
    <w:rsid w:val="00C749B3"/>
    <w:rsid w:val="00C751B5"/>
    <w:rsid w:val="00C77C83"/>
    <w:rsid w:val="00C81108"/>
    <w:rsid w:val="00C81551"/>
    <w:rsid w:val="00C838D0"/>
    <w:rsid w:val="00C867FA"/>
    <w:rsid w:val="00C870D3"/>
    <w:rsid w:val="00C92BD2"/>
    <w:rsid w:val="00C961E4"/>
    <w:rsid w:val="00C97E75"/>
    <w:rsid w:val="00CA031A"/>
    <w:rsid w:val="00CA0DE2"/>
    <w:rsid w:val="00CA40F1"/>
    <w:rsid w:val="00CA4F65"/>
    <w:rsid w:val="00CA52F6"/>
    <w:rsid w:val="00CA6613"/>
    <w:rsid w:val="00CB309A"/>
    <w:rsid w:val="00CB317F"/>
    <w:rsid w:val="00CB3CB8"/>
    <w:rsid w:val="00CB5830"/>
    <w:rsid w:val="00CB722B"/>
    <w:rsid w:val="00CB7E62"/>
    <w:rsid w:val="00CC6507"/>
    <w:rsid w:val="00CC6C4B"/>
    <w:rsid w:val="00CC7D83"/>
    <w:rsid w:val="00CD14A9"/>
    <w:rsid w:val="00CD40FF"/>
    <w:rsid w:val="00CD58AC"/>
    <w:rsid w:val="00CD6739"/>
    <w:rsid w:val="00CE183E"/>
    <w:rsid w:val="00CE3241"/>
    <w:rsid w:val="00CE37D1"/>
    <w:rsid w:val="00CF1D39"/>
    <w:rsid w:val="00CF3D42"/>
    <w:rsid w:val="00CF55DA"/>
    <w:rsid w:val="00CF5A69"/>
    <w:rsid w:val="00D02148"/>
    <w:rsid w:val="00D03439"/>
    <w:rsid w:val="00D03ADF"/>
    <w:rsid w:val="00D03DD5"/>
    <w:rsid w:val="00D056AD"/>
    <w:rsid w:val="00D140AA"/>
    <w:rsid w:val="00D21822"/>
    <w:rsid w:val="00D21F00"/>
    <w:rsid w:val="00D2241D"/>
    <w:rsid w:val="00D24EDC"/>
    <w:rsid w:val="00D26B0C"/>
    <w:rsid w:val="00D31B91"/>
    <w:rsid w:val="00D320F3"/>
    <w:rsid w:val="00D329B7"/>
    <w:rsid w:val="00D32FEB"/>
    <w:rsid w:val="00D33100"/>
    <w:rsid w:val="00D37C89"/>
    <w:rsid w:val="00D43572"/>
    <w:rsid w:val="00D44AD3"/>
    <w:rsid w:val="00D45A0C"/>
    <w:rsid w:val="00D46EA9"/>
    <w:rsid w:val="00D471EF"/>
    <w:rsid w:val="00D51BF1"/>
    <w:rsid w:val="00D54E3C"/>
    <w:rsid w:val="00D553CF"/>
    <w:rsid w:val="00D56BFF"/>
    <w:rsid w:val="00D57A6F"/>
    <w:rsid w:val="00D57BB0"/>
    <w:rsid w:val="00D60B7A"/>
    <w:rsid w:val="00D6342E"/>
    <w:rsid w:val="00D6363F"/>
    <w:rsid w:val="00D6426C"/>
    <w:rsid w:val="00D7682F"/>
    <w:rsid w:val="00D844E2"/>
    <w:rsid w:val="00D84856"/>
    <w:rsid w:val="00D86E80"/>
    <w:rsid w:val="00D8782F"/>
    <w:rsid w:val="00D9376B"/>
    <w:rsid w:val="00D95616"/>
    <w:rsid w:val="00D976F6"/>
    <w:rsid w:val="00D97A8B"/>
    <w:rsid w:val="00DA097E"/>
    <w:rsid w:val="00DA14B7"/>
    <w:rsid w:val="00DA260A"/>
    <w:rsid w:val="00DA7DC0"/>
    <w:rsid w:val="00DB1222"/>
    <w:rsid w:val="00DB5A47"/>
    <w:rsid w:val="00DB66C3"/>
    <w:rsid w:val="00DB700E"/>
    <w:rsid w:val="00DB7427"/>
    <w:rsid w:val="00DC11C9"/>
    <w:rsid w:val="00DC356D"/>
    <w:rsid w:val="00DC3F6B"/>
    <w:rsid w:val="00DC6165"/>
    <w:rsid w:val="00DC6699"/>
    <w:rsid w:val="00DD18BE"/>
    <w:rsid w:val="00DD1DFC"/>
    <w:rsid w:val="00DD540F"/>
    <w:rsid w:val="00DF3406"/>
    <w:rsid w:val="00E00989"/>
    <w:rsid w:val="00E03642"/>
    <w:rsid w:val="00E04C2B"/>
    <w:rsid w:val="00E06DBE"/>
    <w:rsid w:val="00E0712B"/>
    <w:rsid w:val="00E103F5"/>
    <w:rsid w:val="00E13261"/>
    <w:rsid w:val="00E14C5C"/>
    <w:rsid w:val="00E17915"/>
    <w:rsid w:val="00E213AA"/>
    <w:rsid w:val="00E236EC"/>
    <w:rsid w:val="00E24698"/>
    <w:rsid w:val="00E24792"/>
    <w:rsid w:val="00E258D6"/>
    <w:rsid w:val="00E27B47"/>
    <w:rsid w:val="00E27BAE"/>
    <w:rsid w:val="00E27D6D"/>
    <w:rsid w:val="00E41B65"/>
    <w:rsid w:val="00E45364"/>
    <w:rsid w:val="00E458B4"/>
    <w:rsid w:val="00E51E24"/>
    <w:rsid w:val="00E547EF"/>
    <w:rsid w:val="00E556B3"/>
    <w:rsid w:val="00E55E61"/>
    <w:rsid w:val="00E56E01"/>
    <w:rsid w:val="00E63861"/>
    <w:rsid w:val="00E643E3"/>
    <w:rsid w:val="00E67BF1"/>
    <w:rsid w:val="00E73183"/>
    <w:rsid w:val="00E734D7"/>
    <w:rsid w:val="00E73D1A"/>
    <w:rsid w:val="00E77DA9"/>
    <w:rsid w:val="00E82427"/>
    <w:rsid w:val="00E878A1"/>
    <w:rsid w:val="00E8796A"/>
    <w:rsid w:val="00E879BD"/>
    <w:rsid w:val="00E9023B"/>
    <w:rsid w:val="00E91813"/>
    <w:rsid w:val="00E925A2"/>
    <w:rsid w:val="00E96492"/>
    <w:rsid w:val="00E96613"/>
    <w:rsid w:val="00E96752"/>
    <w:rsid w:val="00E9690C"/>
    <w:rsid w:val="00EA0563"/>
    <w:rsid w:val="00EA1372"/>
    <w:rsid w:val="00EA16BE"/>
    <w:rsid w:val="00EA3104"/>
    <w:rsid w:val="00EA3A4A"/>
    <w:rsid w:val="00EA5F2A"/>
    <w:rsid w:val="00EA6E26"/>
    <w:rsid w:val="00EB252F"/>
    <w:rsid w:val="00EB6CBF"/>
    <w:rsid w:val="00EB73DE"/>
    <w:rsid w:val="00EC23C2"/>
    <w:rsid w:val="00EC31C5"/>
    <w:rsid w:val="00EC707B"/>
    <w:rsid w:val="00EC762E"/>
    <w:rsid w:val="00EC7E12"/>
    <w:rsid w:val="00ED1426"/>
    <w:rsid w:val="00ED2149"/>
    <w:rsid w:val="00ED35BC"/>
    <w:rsid w:val="00ED494A"/>
    <w:rsid w:val="00ED640B"/>
    <w:rsid w:val="00ED78A5"/>
    <w:rsid w:val="00EE2DCB"/>
    <w:rsid w:val="00EE36D9"/>
    <w:rsid w:val="00EE6170"/>
    <w:rsid w:val="00EE7141"/>
    <w:rsid w:val="00EE7664"/>
    <w:rsid w:val="00EF0B3C"/>
    <w:rsid w:val="00EF12E2"/>
    <w:rsid w:val="00F0120A"/>
    <w:rsid w:val="00F07C30"/>
    <w:rsid w:val="00F10156"/>
    <w:rsid w:val="00F108CB"/>
    <w:rsid w:val="00F10EDC"/>
    <w:rsid w:val="00F1166A"/>
    <w:rsid w:val="00F15CF5"/>
    <w:rsid w:val="00F171DC"/>
    <w:rsid w:val="00F17FF4"/>
    <w:rsid w:val="00F20A00"/>
    <w:rsid w:val="00F221A9"/>
    <w:rsid w:val="00F2381E"/>
    <w:rsid w:val="00F27396"/>
    <w:rsid w:val="00F30EF5"/>
    <w:rsid w:val="00F341C1"/>
    <w:rsid w:val="00F362EC"/>
    <w:rsid w:val="00F40F67"/>
    <w:rsid w:val="00F411CB"/>
    <w:rsid w:val="00F4250A"/>
    <w:rsid w:val="00F42CED"/>
    <w:rsid w:val="00F43071"/>
    <w:rsid w:val="00F50B57"/>
    <w:rsid w:val="00F53AC3"/>
    <w:rsid w:val="00F550A7"/>
    <w:rsid w:val="00F57261"/>
    <w:rsid w:val="00F573AF"/>
    <w:rsid w:val="00F60DF5"/>
    <w:rsid w:val="00F65822"/>
    <w:rsid w:val="00F65871"/>
    <w:rsid w:val="00F677A9"/>
    <w:rsid w:val="00F70484"/>
    <w:rsid w:val="00F8429F"/>
    <w:rsid w:val="00F86D6F"/>
    <w:rsid w:val="00F9115A"/>
    <w:rsid w:val="00F94355"/>
    <w:rsid w:val="00F9663A"/>
    <w:rsid w:val="00F967B2"/>
    <w:rsid w:val="00FA155A"/>
    <w:rsid w:val="00FA2496"/>
    <w:rsid w:val="00FA51A5"/>
    <w:rsid w:val="00FA700E"/>
    <w:rsid w:val="00FB5F01"/>
    <w:rsid w:val="00FB6ABB"/>
    <w:rsid w:val="00FB6C29"/>
    <w:rsid w:val="00FB7A98"/>
    <w:rsid w:val="00FC26FD"/>
    <w:rsid w:val="00FC2DA4"/>
    <w:rsid w:val="00FD1045"/>
    <w:rsid w:val="00FD4009"/>
    <w:rsid w:val="00FD4247"/>
    <w:rsid w:val="00FD454B"/>
    <w:rsid w:val="00FD4F96"/>
    <w:rsid w:val="00FD5B3C"/>
    <w:rsid w:val="00FD7148"/>
    <w:rsid w:val="00FD7294"/>
    <w:rsid w:val="00FE5457"/>
    <w:rsid w:val="00FE5D85"/>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11B3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DA7DC0"/>
    <w:pPr>
      <w:pPrChange w:id="0" w:author="Nick.Tolimieri" w:date="2022-10-18T13:39:00Z">
        <w:pPr>
          <w:ind w:firstLine="720"/>
        </w:pPr>
      </w:pPrChange>
    </w:pPr>
    <w:rPr>
      <w:noProof/>
      <w:lang w:val="en-US"/>
      <w:rPrChange w:id="0" w:author="Nick.Tolimieri" w:date="2022-10-18T13:39:00Z">
        <w:rPr>
          <w:noProof/>
          <w:sz w:val="24"/>
          <w:szCs w:val="24"/>
          <w:lang w:val="en-US" w:eastAsia="en-US" w:bidi="ar-SA"/>
        </w:rPr>
      </w:rPrChange>
    </w:rPr>
  </w:style>
  <w:style w:type="character" w:customStyle="1" w:styleId="EndNoteBibliographyChar">
    <w:name w:val="EndNote Bibliography Char"/>
    <w:basedOn w:val="DefaultParagraphFont"/>
    <w:link w:val="EndNoteBibliography"/>
    <w:rsid w:val="00DA7DC0"/>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1">
    <w:name w:val="Unresolved Mention1"/>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 w:type="paragraph" w:styleId="Revision">
    <w:name w:val="Revision"/>
    <w:hidden/>
    <w:uiPriority w:val="99"/>
    <w:semiHidden/>
    <w:rsid w:val="002458CF"/>
    <w:pPr>
      <w:spacing w:line="240" w:lineRule="auto"/>
      <w:ind w:firstLine="0"/>
    </w:pPr>
  </w:style>
  <w:style w:type="character" w:styleId="PlaceholderText">
    <w:name w:val="Placeholder Text"/>
    <w:basedOn w:val="DefaultParagraphFont"/>
    <w:uiPriority w:val="99"/>
    <w:semiHidden/>
    <w:rsid w:val="0012772B"/>
    <w:rPr>
      <w:color w:val="808080"/>
    </w:rPr>
  </w:style>
  <w:style w:type="character" w:customStyle="1" w:styleId="UnresolvedMention">
    <w:name w:val="Unresolved Mention"/>
    <w:basedOn w:val="DefaultParagraphFont"/>
    <w:uiPriority w:val="99"/>
    <w:semiHidden/>
    <w:unhideWhenUsed/>
    <w:rsid w:val="000C02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data-wadnr" TargetMode="External"/><Relationship Id="rId14" Type="http://schemas.openxmlformats.org/officeDocument/2006/relationships/image" Target="media/image5.png"/><Relationship Id="rId22"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E0DFC-76C1-4C85-836E-93E784673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53</Pages>
  <Words>27714</Words>
  <Characters>152983</Characters>
  <Application>Microsoft Office Word</Application>
  <DocSecurity>0</DocSecurity>
  <Lines>2283</Lines>
  <Paragraphs>541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30</cp:revision>
  <dcterms:created xsi:type="dcterms:W3CDTF">2022-10-18T16:21:00Z</dcterms:created>
  <dcterms:modified xsi:type="dcterms:W3CDTF">2022-10-18T20:39:00Z</dcterms:modified>
</cp:coreProperties>
</file>