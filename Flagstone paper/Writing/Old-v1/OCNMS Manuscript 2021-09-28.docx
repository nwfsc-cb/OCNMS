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D6BBE0" w14:textId="5DB48260" w:rsidR="00E3301E" w:rsidRPr="00ED7FF3" w:rsidRDefault="00ED7FF3" w:rsidP="00D53E7A">
      <w:pPr>
        <w:pStyle w:val="Title"/>
      </w:pPr>
      <w:r w:rsidRPr="00ED7FF3">
        <w:t>OCNMS Manuscript</w:t>
      </w:r>
      <w:r w:rsidR="008D3000">
        <w:t>: What I did with my summer vacation</w:t>
      </w:r>
      <w:r w:rsidR="00142687">
        <w:t>s</w:t>
      </w:r>
      <w:r w:rsidR="008D3000">
        <w:t xml:space="preserve"> </w:t>
      </w:r>
      <w:r w:rsidR="00336FB8">
        <w:t>before covid ruined everything</w:t>
      </w:r>
    </w:p>
    <w:p w14:paraId="77F27B67" w14:textId="157C0D28" w:rsidR="00ED7FF3" w:rsidRDefault="009E1A26" w:rsidP="00D53E7A">
      <w:proofErr w:type="spellStart"/>
      <w:r>
        <w:t>Tolimieri</w:t>
      </w:r>
      <w:proofErr w:type="spellEnd"/>
      <w:r>
        <w:t>, N.</w:t>
      </w:r>
    </w:p>
    <w:p w14:paraId="3FF3B3EB" w14:textId="75D6E1BF" w:rsidR="009E1A26" w:rsidRDefault="009E1A26" w:rsidP="009E1A26">
      <w:r>
        <w:t xml:space="preserve">Liu, O. </w:t>
      </w:r>
    </w:p>
    <w:p w14:paraId="0808E555" w14:textId="0043D0CA" w:rsidR="009E1A26" w:rsidRDefault="009E1A26" w:rsidP="009E1A26">
      <w:proofErr w:type="spellStart"/>
      <w:r>
        <w:t>Sullaway</w:t>
      </w:r>
      <w:proofErr w:type="spellEnd"/>
      <w:r>
        <w:t xml:space="preserve">, </w:t>
      </w:r>
      <w:proofErr w:type="spellStart"/>
      <w:r>
        <w:t>G</w:t>
      </w:r>
      <w:r w:rsidR="004F280E">
        <w:t>sul</w:t>
      </w:r>
      <w:proofErr w:type="spellEnd"/>
      <w:r>
        <w:t>.</w:t>
      </w:r>
    </w:p>
    <w:p w14:paraId="0A9308BD" w14:textId="2FB26975" w:rsidR="009E1A26" w:rsidRDefault="009E1A26" w:rsidP="009E1A26">
      <w:r>
        <w:t>Samhouri, J.</w:t>
      </w:r>
    </w:p>
    <w:p w14:paraId="6A846F10" w14:textId="34BD53B1" w:rsidR="009E1A26" w:rsidRPr="00753DAF" w:rsidRDefault="00F413D0" w:rsidP="009E1A26">
      <w:r>
        <w:t xml:space="preserve">Harvey, </w:t>
      </w:r>
      <w:proofErr w:type="gramStart"/>
      <w:r>
        <w:t>C.</w:t>
      </w:r>
      <w:r w:rsidR="009E1A26" w:rsidRPr="00753DAF">
        <w:t>.</w:t>
      </w:r>
      <w:proofErr w:type="gramEnd"/>
    </w:p>
    <w:p w14:paraId="53A1B739" w14:textId="61D9502F" w:rsidR="000A5AFF" w:rsidRPr="00753DAF" w:rsidRDefault="000A5AFF" w:rsidP="000A5AFF">
      <w:r w:rsidRPr="00753DAF">
        <w:t xml:space="preserve">Shelton, </w:t>
      </w:r>
      <w:r w:rsidR="00F413D0">
        <w:t>A.</w:t>
      </w:r>
    </w:p>
    <w:p w14:paraId="798D4F4F" w14:textId="34D7710F" w:rsidR="000A5AFF" w:rsidRPr="00753DAF" w:rsidRDefault="000A5AFF" w:rsidP="000A5AFF">
      <w:r w:rsidRPr="00753DAF">
        <w:t>Andrews, K.</w:t>
      </w:r>
    </w:p>
    <w:p w14:paraId="4ACC5B94" w14:textId="681BF46E" w:rsidR="000A5AFF" w:rsidRDefault="00F413D0" w:rsidP="000A5AFF">
      <w:r>
        <w:t>Williams, G</w:t>
      </w:r>
      <w:r w:rsidR="000A5AFF">
        <w:t>.</w:t>
      </w:r>
    </w:p>
    <w:p w14:paraId="1CE21243" w14:textId="46BB323A" w:rsidR="000A5AFF" w:rsidRDefault="000A5AFF" w:rsidP="000A5AFF">
      <w:proofErr w:type="spellStart"/>
      <w:r>
        <w:t>Lonhart</w:t>
      </w:r>
      <w:proofErr w:type="spellEnd"/>
      <w:r>
        <w:t xml:space="preserve">, S. </w:t>
      </w:r>
    </w:p>
    <w:p w14:paraId="44DE957B" w14:textId="01038AD3" w:rsidR="00365963" w:rsidRPr="00753DAF" w:rsidRDefault="00F413D0" w:rsidP="009E1A26">
      <w:r>
        <w:t>Feisty</w:t>
      </w:r>
      <w:r w:rsidR="00365963" w:rsidRPr="00753DAF">
        <w:t xml:space="preserve"> B.</w:t>
      </w:r>
    </w:p>
    <w:p w14:paraId="1366B68F" w14:textId="7D3C0253" w:rsidR="009E1A26" w:rsidRDefault="009E1A26" w:rsidP="009E1A26">
      <w:r>
        <w:t>Frick, K.</w:t>
      </w:r>
    </w:p>
    <w:p w14:paraId="18D8F005" w14:textId="1D201CF0" w:rsidR="00365963" w:rsidRDefault="00F413D0" w:rsidP="009E1A26">
      <w:r>
        <w:t>Jenny?</w:t>
      </w:r>
    </w:p>
    <w:p w14:paraId="2C752883" w14:textId="7D4210A7" w:rsidR="00ED7FF3" w:rsidRPr="00A63EA9" w:rsidRDefault="00F413D0" w:rsidP="004543B4">
      <w:pPr>
        <w:rPr>
          <w:color w:val="FF0000"/>
        </w:rPr>
      </w:pPr>
      <w:r>
        <w:t xml:space="preserve">Whoever </w:t>
      </w:r>
      <w:proofErr w:type="gramStart"/>
      <w:r>
        <w:t>else..</w:t>
      </w:r>
      <w:proofErr w:type="gramEnd"/>
      <w:r>
        <w:t xml:space="preserve"> </w:t>
      </w:r>
      <w:r w:rsidRPr="00A63EA9">
        <w:rPr>
          <w:color w:val="FF0000"/>
        </w:rPr>
        <w:t>no particular order above</w:t>
      </w:r>
      <w:r w:rsidR="00A63EA9">
        <w:rPr>
          <w:color w:val="FF0000"/>
        </w:rPr>
        <w:t>; subject to change</w:t>
      </w:r>
    </w:p>
    <w:p w14:paraId="259FFA70" w14:textId="77777777" w:rsidR="00ED7FF3" w:rsidRDefault="00ED7FF3" w:rsidP="00D53E7A">
      <w:pPr>
        <w:pStyle w:val="Heading1"/>
      </w:pPr>
      <w:r>
        <w:t>Abstract</w:t>
      </w:r>
    </w:p>
    <w:p w14:paraId="05577428" w14:textId="3CBE437A" w:rsidR="001101BB" w:rsidRPr="001101BB" w:rsidRDefault="006D680C" w:rsidP="00D53E7A">
      <w:r>
        <w:t>TBW</w:t>
      </w:r>
    </w:p>
    <w:p w14:paraId="04DFA46C" w14:textId="27DCE30E" w:rsidR="00ED7FF3" w:rsidRDefault="00ED7FF3" w:rsidP="006D680C">
      <w:pPr>
        <w:pStyle w:val="Heading1"/>
      </w:pPr>
      <w:r>
        <w:br w:type="page"/>
      </w:r>
      <w:r w:rsidRPr="00ED7FF3">
        <w:lastRenderedPageBreak/>
        <w:t>Introduction</w:t>
      </w:r>
    </w:p>
    <w:p w14:paraId="22DDE4AB" w14:textId="544D65BB" w:rsidR="008446B8" w:rsidRDefault="008446B8" w:rsidP="008446B8">
      <w:pPr>
        <w:rPr>
          <w:ins w:id="0" w:author="Ole Shelton" w:date="2021-09-29T15:48:00Z"/>
        </w:rPr>
      </w:pPr>
    </w:p>
    <w:p w14:paraId="38448F20" w14:textId="2F19E1A0" w:rsidR="00D62C79" w:rsidRDefault="00D62C79" w:rsidP="008446B8">
      <w:pPr>
        <w:rPr>
          <w:color w:val="0070C0"/>
        </w:rPr>
      </w:pPr>
      <w:proofErr w:type="spellStart"/>
      <w:r>
        <w:rPr>
          <w:color w:val="0070C0"/>
        </w:rPr>
        <w:t>Ole’s</w:t>
      </w:r>
      <w:proofErr w:type="spellEnd"/>
      <w:r>
        <w:rPr>
          <w:color w:val="0070C0"/>
        </w:rPr>
        <w:t xml:space="preserve"> new writing in BLUE</w:t>
      </w:r>
    </w:p>
    <w:p w14:paraId="6C2AFAFC" w14:textId="77777777" w:rsidR="00D62C79" w:rsidRPr="00D62C79" w:rsidRDefault="00D62C79" w:rsidP="00D62C79">
      <w:pPr>
        <w:ind w:left="360" w:firstLine="0"/>
        <w:rPr>
          <w:color w:val="0070C0"/>
        </w:rPr>
      </w:pPr>
      <w:r w:rsidRPr="00D62C79">
        <w:rPr>
          <w:color w:val="0070C0"/>
        </w:rPr>
        <w:t>Climate extremes challenging important ecosystems worldwide. Fires and forests, hurricanes and reefs, heat and kelp. Communities and people impacted</w:t>
      </w:r>
    </w:p>
    <w:p w14:paraId="1CB27B37" w14:textId="77777777" w:rsidR="00D62C79" w:rsidRDefault="00D62C79" w:rsidP="00D62C79">
      <w:pPr>
        <w:ind w:left="360" w:firstLine="0"/>
        <w:rPr>
          <w:color w:val="0070C0"/>
        </w:rPr>
      </w:pPr>
    </w:p>
    <w:p w14:paraId="0EF17744" w14:textId="3D779A24" w:rsidR="00D62C79" w:rsidRDefault="00D62C79" w:rsidP="00D62C79">
      <w:pPr>
        <w:ind w:left="360" w:firstLine="0"/>
        <w:rPr>
          <w:color w:val="0070C0"/>
        </w:rPr>
      </w:pPr>
      <w:r w:rsidRPr="00D62C79">
        <w:rPr>
          <w:color w:val="0070C0"/>
        </w:rPr>
        <w:t>Kelp forests in NE Pacific</w:t>
      </w:r>
      <w:r>
        <w:rPr>
          <w:color w:val="0070C0"/>
        </w:rPr>
        <w:t xml:space="preserve"> are an iconic habitat of coastal marine systems supporting important species (fish, inverts) and ecosystem processes (carbon sequestration, others). Recent years have seen dramatic declines in some kelp populations</w:t>
      </w:r>
      <w:ins w:id="1" w:author="jameal samhouri" w:date="2021-09-30T12:38:00Z">
        <w:r w:rsidR="00CF7DFB">
          <w:rPr>
            <w:color w:val="0070C0"/>
          </w:rPr>
          <w:t xml:space="preserve"> (</w:t>
        </w:r>
        <w:proofErr w:type="spellStart"/>
        <w:r w:rsidR="00CF7DFB">
          <w:rPr>
            <w:color w:val="0070C0"/>
          </w:rPr>
          <w:t>NorCA</w:t>
        </w:r>
        <w:proofErr w:type="spellEnd"/>
        <w:r w:rsidR="00CF7DFB">
          <w:rPr>
            <w:color w:val="0070C0"/>
          </w:rPr>
          <w:t>, PS, Baja)</w:t>
        </w:r>
      </w:ins>
      <w:r>
        <w:rPr>
          <w:color w:val="0070C0"/>
        </w:rPr>
        <w:t xml:space="preserve">.  These declines have been attributed to a couple of different forces.  Very short summary of bottom up and </w:t>
      </w:r>
      <w:proofErr w:type="gramStart"/>
      <w:r>
        <w:rPr>
          <w:color w:val="0070C0"/>
        </w:rPr>
        <w:t>top down</w:t>
      </w:r>
      <w:proofErr w:type="gramEnd"/>
      <w:r>
        <w:rPr>
          <w:color w:val="0070C0"/>
        </w:rPr>
        <w:t xml:space="preserve"> forc</w:t>
      </w:r>
      <w:r w:rsidR="00C86670">
        <w:rPr>
          <w:color w:val="0070C0"/>
        </w:rPr>
        <w:t>ing</w:t>
      </w:r>
      <w:r>
        <w:rPr>
          <w:color w:val="0070C0"/>
        </w:rPr>
        <w:t xml:space="preserve"> in kelp forests.</w:t>
      </w:r>
    </w:p>
    <w:p w14:paraId="1FE827D0" w14:textId="46ACE35F" w:rsidR="00D62C79" w:rsidRDefault="00D62C79" w:rsidP="00D62C79">
      <w:pPr>
        <w:ind w:left="360" w:firstLine="0"/>
        <w:rPr>
          <w:color w:val="0070C0"/>
        </w:rPr>
      </w:pPr>
    </w:p>
    <w:p w14:paraId="719B7FA3" w14:textId="0BD9F8B0" w:rsidR="00C86670" w:rsidRDefault="00C86670" w:rsidP="00C86670">
      <w:pPr>
        <w:ind w:left="360" w:firstLine="0"/>
        <w:rPr>
          <w:color w:val="0070C0"/>
        </w:rPr>
      </w:pPr>
      <w:r>
        <w:rPr>
          <w:color w:val="0070C0"/>
        </w:rPr>
        <w:t>There remain a series of important open questions about kelp forests in a changing climate. 1) generality of collapses that have been happening in California.  Is that the future for other areas? (</w:t>
      </w:r>
      <w:proofErr w:type="spellStart"/>
      <w:proofErr w:type="gramStart"/>
      <w:r>
        <w:rPr>
          <w:color w:val="0070C0"/>
        </w:rPr>
        <w:t>ie</w:t>
      </w:r>
      <w:proofErr w:type="spellEnd"/>
      <w:proofErr w:type="gramEnd"/>
      <w:r>
        <w:rPr>
          <w:color w:val="0070C0"/>
        </w:rPr>
        <w:t>. The kelp as the target of conservation story) 2) What are the downstream effects of any potential changes to kelp habitats for associated fish and invertebrate communities (ie. The kelp as habitat story).  Maybe add other major thematic questions here.</w:t>
      </w:r>
    </w:p>
    <w:p w14:paraId="77AA7D44" w14:textId="77777777" w:rsidR="00D62C79" w:rsidRDefault="00D62C79" w:rsidP="00D62C79">
      <w:pPr>
        <w:ind w:left="360" w:firstLine="0"/>
        <w:rPr>
          <w:color w:val="0070C0"/>
        </w:rPr>
      </w:pPr>
    </w:p>
    <w:p w14:paraId="21E8C8C6" w14:textId="69678C42" w:rsidR="00D62C79" w:rsidRPr="00D62C79" w:rsidRDefault="00C86670" w:rsidP="008446B8">
      <w:pPr>
        <w:rPr>
          <w:ins w:id="2" w:author="Ole Shelton" w:date="2021-09-29T15:48:00Z"/>
          <w:color w:val="0070C0"/>
        </w:rPr>
      </w:pPr>
      <w:commentRangeStart w:id="3"/>
      <w:r>
        <w:rPr>
          <w:color w:val="0070C0"/>
        </w:rPr>
        <w:t xml:space="preserve">To understand future changes to kelp forests and their associated communities, it is vital to </w:t>
      </w:r>
      <w:r w:rsidR="0034394A">
        <w:rPr>
          <w:color w:val="0070C0"/>
        </w:rPr>
        <w:t>understand the spatial and temporal variation that currently occurs within kelp forest communities</w:t>
      </w:r>
      <w:r w:rsidR="00134376">
        <w:rPr>
          <w:color w:val="0070C0"/>
        </w:rPr>
        <w:t xml:space="preserve"> and assess if there are any signals that presage a large change or collapse of kelp forest ecosystems.</w:t>
      </w:r>
      <w:commentRangeEnd w:id="3"/>
      <w:r w:rsidR="00CF7DFB">
        <w:rPr>
          <w:rStyle w:val="CommentReference"/>
        </w:rPr>
        <w:commentReference w:id="3"/>
      </w:r>
    </w:p>
    <w:p w14:paraId="501D9A4B" w14:textId="0CBB7695" w:rsidR="00D62C79" w:rsidRDefault="00D62C79" w:rsidP="008446B8">
      <w:pPr>
        <w:rPr>
          <w:ins w:id="4" w:author="Ole Shelton" w:date="2021-09-29T15:48:00Z"/>
        </w:rPr>
      </w:pPr>
    </w:p>
    <w:p w14:paraId="0EC0DE91" w14:textId="1C6DBD9E" w:rsidR="00D62C79" w:rsidRDefault="00D62C79" w:rsidP="008446B8">
      <w:pPr>
        <w:rPr>
          <w:ins w:id="5" w:author="Ole Shelton" w:date="2021-09-29T15:48:00Z"/>
        </w:rPr>
      </w:pPr>
    </w:p>
    <w:p w14:paraId="39101856" w14:textId="77777777" w:rsidR="00D62C79" w:rsidRPr="008446B8" w:rsidRDefault="00D62C79" w:rsidP="008446B8"/>
    <w:p w14:paraId="1487F70D" w14:textId="65C69F7D" w:rsidR="0041194D" w:rsidRPr="0041194D" w:rsidRDefault="00751DA8" w:rsidP="0041194D">
      <w:proofErr w:type="spellStart"/>
      <w:r w:rsidRPr="00E429F5">
        <w:rPr>
          <w:highlight w:val="cyan"/>
        </w:rPr>
        <w:t>Jamealian</w:t>
      </w:r>
      <w:proofErr w:type="spellEnd"/>
      <w:r w:rsidRPr="00E429F5">
        <w:rPr>
          <w:highlight w:val="cyan"/>
        </w:rPr>
        <w:t xml:space="preserve"> intro on climate and changing environme</w:t>
      </w:r>
      <w:r w:rsidRPr="002B6631">
        <w:rPr>
          <w:highlight w:val="cyan"/>
        </w:rPr>
        <w:t>nt</w:t>
      </w:r>
      <w:r w:rsidR="008A362F" w:rsidRPr="002B6631">
        <w:rPr>
          <w:highlight w:val="cyan"/>
        </w:rPr>
        <w:t>?</w:t>
      </w:r>
      <w:r w:rsidR="002B6631" w:rsidRPr="002B6631">
        <w:rPr>
          <w:highlight w:val="cyan"/>
        </w:rPr>
        <w:t xml:space="preserve"> 1 Para max or just a few sentences.</w:t>
      </w:r>
    </w:p>
    <w:p w14:paraId="7961B3A4" w14:textId="5B09DB4C" w:rsidR="00B35185" w:rsidRDefault="00177700" w:rsidP="006206C3">
      <w:r>
        <w:t>Kelp forest</w:t>
      </w:r>
      <w:r w:rsidR="00922C2B">
        <w:t>s</w:t>
      </w:r>
      <w:r>
        <w:t xml:space="preserve"> occur in nearshore, marine habitats throughout temperate waters </w:t>
      </w:r>
      <w:r>
        <w:fldChar w:fldCharType="begin">
          <w:fldData xml:space="preserve">PEVuZE5vdGU+PENpdGU+PEF1dGhvcj5EYXl0b248L0F1dGhvcj48WWVhcj4xOTg1PC9ZZWFyPjxS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</w:fldData>
        </w:fldChar>
      </w:r>
      <w:r w:rsidR="00201441">
        <w:instrText xml:space="preserve"> ADDIN EN.CITE </w:instrText>
      </w:r>
      <w:r w:rsidR="00201441">
        <w:fldChar w:fldCharType="begin">
          <w:fldData xml:space="preserve">PEVuZE5vdGU+PENpdGU+PEF1dGhvcj5EYXl0b248L0F1dGhvcj48WWVhcj4xOTg1PC9ZZWFyPjxS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</w:fldData>
        </w:fldChar>
      </w:r>
      <w:r w:rsidR="00201441">
        <w:instrText xml:space="preserve"> ADDIN EN.CITE.DATA </w:instrText>
      </w:r>
      <w:r w:rsidR="00201441">
        <w:fldChar w:fldCharType="end"/>
      </w:r>
      <w:r>
        <w:fldChar w:fldCharType="separate"/>
      </w:r>
      <w:r w:rsidR="00201441">
        <w:rPr>
          <w:noProof/>
        </w:rPr>
        <w:t>(Dayton 1985, Steneck et al. 2002, Smale 2020)</w:t>
      </w:r>
      <w:r>
        <w:fldChar w:fldCharType="end"/>
      </w:r>
      <w:r>
        <w:t xml:space="preserve">. These </w:t>
      </w:r>
      <w:r w:rsidR="00336FB8">
        <w:t>communities</w:t>
      </w:r>
      <w:r>
        <w:t xml:space="preserve"> are highly productive </w:t>
      </w:r>
      <w:r>
        <w:fldChar w:fldCharType="begin"/>
      </w:r>
      <w:r>
        <w:instrText xml:space="preserve"> ADDIN EN.CITE &lt;EndNote&gt;&lt;Cite&gt;&lt;Author&gt;Mann&lt;/Author&gt;&lt;Year&gt;1973&lt;/Year&gt;&lt;RecNum&gt;8482&lt;/RecNum&gt;&lt;DisplayText&gt;(Mann 1973)&lt;/DisplayText&gt;&lt;record&gt;&lt;rec-number&gt;8482&lt;/rec-number&gt;&lt;foreign-keys&gt;&lt;key app="EN" db-id="099r02pdsz02vhet5wvvf0ejr2a09aed5020" timestamp="1621963552"&gt;8482&lt;/key&gt;&lt;/foreign-keys&gt;&lt;ref-type name="Journal Article"&gt;17&lt;/ref-type&gt;&lt;contributors&gt;&lt;authors&gt;&lt;author&gt;Mann, K. H.&lt;/author&gt;&lt;/authors&gt;&lt;/contributors&gt;&lt;titles&gt;&lt;title&gt;Seaweeds: Their Productivity and Strategy for Growth&lt;/title&gt;&lt;secondary-title&gt;Science&lt;/secondary-title&gt;&lt;/titles&gt;&lt;pages&gt;975-981&lt;/pages&gt;&lt;volume&gt;182&lt;/volume&gt;&lt;number&gt;4116&lt;/number&gt;&lt;dates&gt;&lt;year&gt;1973&lt;/year&gt;&lt;/dates&gt;&lt;publisher&gt;American Association for the Advancement of Science&lt;/publisher&gt;&lt;isbn&gt;00368075, 10959203&lt;/isbn&gt;&lt;urls&gt;&lt;related-urls&gt;&lt;url&gt;http://www.jstor.org/stable/1737803&lt;/url&gt;&lt;/related-urls&gt;&lt;/urls&gt;&lt;custom1&gt;Full publication date: Dec. 7, 1973&lt;/custom1&gt;&lt;remote-database-name&gt;JSTOR&lt;/remote-database-name&gt;&lt;access-date&gt;2021/05/25/&lt;/access-date&gt;&lt;/record&gt;&lt;/Cite&gt;&lt;/EndNote&gt;</w:instrText>
      </w:r>
      <w:r>
        <w:fldChar w:fldCharType="separate"/>
      </w:r>
      <w:r>
        <w:rPr>
          <w:noProof/>
        </w:rPr>
        <w:t>(Mann 1973)</w:t>
      </w:r>
      <w:r>
        <w:fldChar w:fldCharType="end"/>
      </w:r>
      <w:r w:rsidR="00416991">
        <w:t xml:space="preserve"> </w:t>
      </w:r>
      <w:r w:rsidR="00D96453">
        <w:t xml:space="preserve">with kelp </w:t>
      </w:r>
      <w:r>
        <w:t>s</w:t>
      </w:r>
      <w:r w:rsidR="00D96453">
        <w:t>upport</w:t>
      </w:r>
      <w:r w:rsidR="00416991">
        <w:t xml:space="preserve">ing </w:t>
      </w:r>
      <w:r w:rsidR="00043A2C">
        <w:t xml:space="preserve">nearshore </w:t>
      </w:r>
      <w:r w:rsidR="006206C3">
        <w:t xml:space="preserve">food webs </w:t>
      </w:r>
      <w:r w:rsidR="006206C3">
        <w:fldChar w:fldCharType="begin">
          <w:fldData xml:space="preserve">PEVuZE5vdGU+PENpdGU+PEF1dGhvcj5DaGl0dGFybzwvQXV0aG9yPjxZZWFyPmluIHByZXBhcmF0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</w:fldData>
        </w:fldChar>
      </w:r>
      <w:r w:rsidR="00043A2C">
        <w:instrText xml:space="preserve"> ADDIN EN.CITE </w:instrText>
      </w:r>
      <w:r w:rsidR="00043A2C">
        <w:fldChar w:fldCharType="begin">
          <w:fldData xml:space="preserve">PEVuZE5vdGU+PENpdGU+PEF1dGhvcj5DaGl0dGFybzwvQXV0aG9yPjxZZWFyPmluIHByZXBhcmF0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</w:fldData>
        </w:fldChar>
      </w:r>
      <w:r w:rsidR="00043A2C">
        <w:instrText xml:space="preserve"> ADDIN EN.CITE.DATA </w:instrText>
      </w:r>
      <w:r w:rsidR="00043A2C">
        <w:fldChar w:fldCharType="end"/>
      </w:r>
      <w:r w:rsidR="006206C3">
        <w:fldChar w:fldCharType="separate"/>
      </w:r>
      <w:r w:rsidR="00043A2C">
        <w:rPr>
          <w:noProof/>
        </w:rPr>
        <w:t>(Carr and Reed 2016, Yorke et al. 2019, Smale 2020, Chittaro et al. in preparation)</w:t>
      </w:r>
      <w:r w:rsidR="006206C3">
        <w:fldChar w:fldCharType="end"/>
      </w:r>
      <w:r w:rsidR="006206C3">
        <w:t>, and</w:t>
      </w:r>
      <w:r w:rsidR="00D96453">
        <w:t xml:space="preserve"> providing</w:t>
      </w:r>
      <w:r w:rsidR="006206C3">
        <w:t xml:space="preserve"> physical structure</w:t>
      </w:r>
      <w:r w:rsidR="005D3534">
        <w:t xml:space="preserve"> </w:t>
      </w:r>
      <w:r w:rsidR="004C685B">
        <w:t xml:space="preserve">for </w:t>
      </w:r>
      <w:r w:rsidR="005D3534">
        <w:t xml:space="preserve">array of vertebrate and invertebrate </w:t>
      </w:r>
      <w:r w:rsidR="00922C2B">
        <w:t>species (</w:t>
      </w:r>
      <w:r w:rsidR="00922C2B" w:rsidRPr="006206C3">
        <w:rPr>
          <w:highlight w:val="yellow"/>
        </w:rPr>
        <w:t xml:space="preserve">REF, </w:t>
      </w:r>
      <w:proofErr w:type="spellStart"/>
      <w:r w:rsidR="00922C2B" w:rsidRPr="006206C3">
        <w:rPr>
          <w:highlight w:val="yellow"/>
        </w:rPr>
        <w:t>Carr</w:t>
      </w:r>
      <w:proofErr w:type="spellEnd"/>
      <w:r w:rsidR="00B253D9">
        <w:rPr>
          <w:highlight w:val="yellow"/>
        </w:rPr>
        <w:t xml:space="preserve">, Anderson, </w:t>
      </w:r>
      <w:proofErr w:type="spellStart"/>
      <w:r w:rsidR="00B253D9">
        <w:rPr>
          <w:highlight w:val="yellow"/>
        </w:rPr>
        <w:t>etc</w:t>
      </w:r>
      <w:proofErr w:type="spellEnd"/>
      <w:r w:rsidR="00922C2B" w:rsidRPr="006206C3">
        <w:rPr>
          <w:highlight w:val="yellow"/>
        </w:rPr>
        <w:t>)</w:t>
      </w:r>
      <w:r w:rsidR="004C685B">
        <w:t>, especially</w:t>
      </w:r>
      <w:r w:rsidR="008F337E">
        <w:t xml:space="preserve"> juvenile </w:t>
      </w:r>
      <w:r w:rsidR="004C685B">
        <w:t xml:space="preserve">rockfishes </w:t>
      </w:r>
      <w:proofErr w:type="spellStart"/>
      <w:r w:rsidR="004C685B" w:rsidRPr="004C685B">
        <w:rPr>
          <w:i/>
        </w:rPr>
        <w:t>Sebates</w:t>
      </w:r>
      <w:proofErr w:type="spellEnd"/>
      <w:r w:rsidR="004C685B">
        <w:t xml:space="preserve"> </w:t>
      </w:r>
      <w:proofErr w:type="spellStart"/>
      <w:r w:rsidR="004C685B">
        <w:t>spp</w:t>
      </w:r>
      <w:proofErr w:type="spellEnd"/>
      <w:r w:rsidR="00260781">
        <w:t xml:space="preserve"> </w:t>
      </w:r>
      <w:r w:rsidR="00260781" w:rsidRPr="00260781">
        <w:rPr>
          <w:highlight w:val="yellow"/>
        </w:rPr>
        <w:t>(REF</w:t>
      </w:r>
      <w:r w:rsidR="00260781">
        <w:t>)</w:t>
      </w:r>
      <w:r w:rsidR="00110D48">
        <w:t xml:space="preserve">. </w:t>
      </w:r>
      <w:r w:rsidR="003C5848">
        <w:t xml:space="preserve">Other ecosystem effects include </w:t>
      </w:r>
      <w:r w:rsidR="00800144">
        <w:t>influencing sedimentation</w:t>
      </w:r>
      <w:r w:rsidR="00C22D13">
        <w:t xml:space="preserve"> dynamics</w:t>
      </w:r>
      <w:r w:rsidR="00800144">
        <w:t xml:space="preserve"> </w:t>
      </w:r>
      <w:r w:rsidR="00800144">
        <w:fldChar w:fldCharType="begin"/>
      </w:r>
      <w:r w:rsidR="00800144">
        <w:instrText xml:space="preserve"> ADDIN EN.CITE &lt;EndNote&gt;&lt;Cite&gt;&lt;Author&gt;Connell&lt;/Author&gt;&lt;Year&gt;2005&lt;/Year&gt;&lt;RecNum&gt;8521&lt;/RecNum&gt;&lt;DisplayText&gt;(Connell 2005)&lt;/DisplayText&gt;&lt;record&gt;&lt;rec-number&gt;8521&lt;/rec-number&gt;&lt;foreign-keys&gt;&lt;key app="EN" db-id="099r02pdsz02vhet5wvvf0ejr2a09aed5020" timestamp="1622571695"&gt;8521&lt;/key&gt;&lt;/foreign-keys&gt;&lt;ref-type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Ser.&lt;/abbr-1&gt;&lt;abbr-2&gt;Mar Ecol Prog Ser&lt;/abbr-2&gt;&lt;/periodical&gt;&lt;alt-periodical&gt;&lt;full-title&gt;Marine Ecology Progress Series&lt;/full-title&gt;&lt;abbr-1&gt;Mar. Ecol. Prog. Ser.&lt;/abbr-1&gt;&lt;abbr-2&gt;Mar Ecol Prog Ser&lt;/abbr-2&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800144">
        <w:fldChar w:fldCharType="separate"/>
      </w:r>
      <w:r w:rsidR="00800144">
        <w:rPr>
          <w:noProof/>
        </w:rPr>
        <w:t>(Connell 2005)</w:t>
      </w:r>
      <w:r w:rsidR="00800144">
        <w:fldChar w:fldCharType="end"/>
      </w:r>
      <w:r w:rsidR="00800144">
        <w:t xml:space="preserve">, </w:t>
      </w:r>
      <w:r w:rsidR="003C5848">
        <w:t xml:space="preserve">reducing wave energy </w:t>
      </w:r>
      <w:r w:rsidR="003C5848">
        <w:fldChar w:fldCharType="begin"/>
      </w:r>
      <w:r w:rsidR="00716B3A">
        <w:instrText xml:space="preserve"> ADDIN EN.CITE &lt;EndNote&gt;&lt;Cite&gt;&lt;Author&gt;Pinsky&lt;/Author&gt;&lt;Year&gt;2013&lt;/Year&gt;&lt;RecNum&gt;8495&lt;/RecNum&gt;&lt;DisplayText&gt;(Pinsky et al. 2013)&lt;/DisplayText&gt;&lt;record&gt;&lt;rec-number&gt;8495&lt;/rec-number&gt;&lt;foreign-keys&gt;&lt;key app="EN" db-id="099r02pdsz02vhet5wvvf0ejr2a09aed5020" timestamp="1621964974"&gt;8495&lt;/key&gt;&lt;/foreign-keys&gt;&lt;ref-type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3C5848">
        <w:fldChar w:fldCharType="separate"/>
      </w:r>
      <w:r w:rsidR="003C5848">
        <w:rPr>
          <w:noProof/>
        </w:rPr>
        <w:t>(Pinsky et al. 2013)</w:t>
      </w:r>
      <w:r w:rsidR="003C5848">
        <w:fldChar w:fldCharType="end"/>
      </w:r>
      <w:r w:rsidR="00800144">
        <w:t>,</w:t>
      </w:r>
      <w:r w:rsidR="003C5848">
        <w:t xml:space="preserve"> and </w:t>
      </w:r>
      <w:r w:rsidR="00800144">
        <w:t xml:space="preserve">providing </w:t>
      </w:r>
      <w:r w:rsidR="003C5848">
        <w:t xml:space="preserve">carbon storage </w:t>
      </w:r>
      <w:r w:rsidR="003C5848">
        <w:fldChar w:fldCharType="begin"/>
      </w:r>
      <w:r w:rsidR="00716B3A">
        <w:instrText xml:space="preserve"> ADDIN EN.CITE &lt;EndNote&gt;&lt;Cite&gt;&lt;Author&gt;Wilmers&lt;/Author&gt;&lt;Year&gt;2012&lt;/Year&gt;&lt;RecNum&gt;8496&lt;/RecNum&gt;&lt;DisplayText&gt;(Wilmers et al. 2012)&lt;/DisplayText&gt;&lt;record&gt;&lt;rec-number&gt;8496&lt;/rec-number&gt;&lt;foreign-keys&gt;&lt;key app="EN" db-id="099r02pdsz02vhet5wvvf0ejr2a09aed5020" timestamp="1621965039"&gt;8496&lt;/key&gt;&lt;/foreign-keys&gt;&lt;ref-type name="Journal Article"&gt;17&lt;/ref-type&gt;&lt;contributors&gt;&lt;authors&gt;&lt;author&gt;Wilmers, Christopher C.&lt;/author&gt;&lt;author&gt;Estes, James A.&lt;/author&gt;&lt;author&gt;Edwards, Matthew&lt;/author&gt;&lt;author&gt;Laidre, Kristin L.&lt;/author&gt;&lt;author&gt;Konar, Brenda&lt;/author&gt;&lt;/authors&gt;&lt;/contributors&gt;&lt;titles&gt;&lt;title&gt;Do trophic cascades affect the storage and flux of atmospheric carbon? An analysis of sea otters and kelp forests&lt;/title&gt;&lt;secondary-title&gt;Frontiers in Ecology and the Environment&lt;/secondary-title&gt;&lt;/titles&gt;&lt;periodical&gt;&lt;full-title&gt;Frontiers in Ecology and the Environment&lt;/full-title&gt;&lt;abbr-1&gt;Front. Ecol. Environ.&lt;/abbr-1&gt;&lt;abbr-2&gt;Front Ecol Environ&lt;/abbr-2&gt;&lt;/periodical&gt;&lt;pages&gt;409-415&lt;/pages&gt;&lt;volume&gt;10&lt;/volume&gt;&lt;number&gt;8&lt;/number&gt;&lt;section&gt;409&lt;/section&gt;&lt;dates&gt;&lt;year&gt;2012&lt;/year&gt;&lt;/dates&gt;&lt;isbn&gt;1540-9295&amp;#xD;1540-9309&lt;/isbn&gt;&lt;urls&gt;&lt;related-urls&gt;&lt;url&gt;https://esajournals.onlinelibrary.wiley.com/doi/abs/10.1890/110176&lt;/url&gt;&lt;/related-urls&gt;&lt;/urls&gt;&lt;electronic-resource-num&gt;10.1890/110176&lt;/electronic-resource-num&gt;&lt;/record&gt;&lt;/Cite&gt;&lt;/EndNote&gt;</w:instrText>
      </w:r>
      <w:r w:rsidR="003C5848">
        <w:fldChar w:fldCharType="separate"/>
      </w:r>
      <w:r w:rsidR="003C5848">
        <w:rPr>
          <w:noProof/>
        </w:rPr>
        <w:t>(Wilmers et al. 2012)</w:t>
      </w:r>
      <w:r w:rsidR="003C5848">
        <w:fldChar w:fldCharType="end"/>
      </w:r>
      <w:r w:rsidR="003C5848">
        <w:t>.</w:t>
      </w:r>
    </w:p>
    <w:p w14:paraId="09E6E172" w14:textId="6153EA65" w:rsidR="00780E47" w:rsidRPr="00E740AE" w:rsidDel="00552B8A" w:rsidRDefault="00336FB8" w:rsidP="00780E47">
      <w:pPr>
        <w:rPr>
          <w:del w:id="6" w:author="Nick.Tolimieri" w:date="2021-06-04T09:22:00Z"/>
        </w:rPr>
      </w:pPr>
      <w:r>
        <w:t>A range of</w:t>
      </w:r>
      <w:r w:rsidR="00031C0A">
        <w:t xml:space="preserve"> abiotic and biotic </w:t>
      </w:r>
      <w:r>
        <w:t xml:space="preserve">factors influence the dynamics of kelp forest communities. </w:t>
      </w:r>
      <w:r w:rsidR="008C70A0">
        <w:t>C</w:t>
      </w:r>
      <w:r w:rsidR="00031C0A">
        <w:t xml:space="preserve">ool, nutrient rich waters promote high kelp cover, while warm, nutrient poor waters, and high wave energy can reduce kelp coverage </w:t>
      </w:r>
      <w:r>
        <w:fldChar w:fldCharType="begin">
          <w:fldData xml:space="preserve">PEVuZE5vdGU+PENpdGU+PEF1dGhvcj5QZmlzdGVyPC9BdXRob3I+PFllYXI+MjAxODwvWWVhcj48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</w:fldData>
        </w:fldChar>
      </w:r>
      <w:r w:rsidR="005D3534">
        <w:instrText xml:space="preserve"> ADDIN EN.CITE </w:instrText>
      </w:r>
      <w:r w:rsidR="005D3534">
        <w:fldChar w:fldCharType="begin">
          <w:fldData xml:space="preserve">PEVuZE5vdGU+PENpdGU+PEF1dGhvcj5QZmlzdGVyPC9BdXRob3I+PFllYXI+MjAxODwvWWVhcj48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</w:fldData>
        </w:fldChar>
      </w:r>
      <w:r w:rsidR="005D3534">
        <w:instrText xml:space="preserve"> ADDIN EN.CITE.DATA </w:instrText>
      </w:r>
      <w:r w:rsidR="005D3534">
        <w:fldChar w:fldCharType="end"/>
      </w:r>
      <w:r>
        <w:fldChar w:fldCharType="separate"/>
      </w:r>
      <w:r w:rsidR="005D3534">
        <w:rPr>
          <w:noProof/>
        </w:rPr>
        <w:t>(Pfister et al. 2018, Pinsky et al. 2019)</w:t>
      </w:r>
      <w:r>
        <w:fldChar w:fldCharType="end"/>
      </w:r>
      <w:r w:rsidR="00C22D13">
        <w:t>, sometimes</w:t>
      </w:r>
      <w:r w:rsidR="002737E0">
        <w:t xml:space="preserve"> dramatically </w:t>
      </w:r>
      <w:r w:rsidR="00C22D13">
        <w:fldChar w:fldCharType="begin"/>
      </w:r>
      <w:r w:rsidR="00C22D13">
        <w:instrText xml:space="preserve"> ADDIN EN.CITE &lt;EndNote&gt;&lt;Cite&gt;&lt;Author&gt;Rogers-Bennett&lt;/Author&gt;&lt;Year&gt;2019&lt;/Year&gt;&lt;RecNum&gt;8424&lt;/RecNum&gt;&lt;DisplayText&gt;(Rogers-Bennett and Catton 2019)&lt;/DisplayText&gt;&lt;record&gt;&lt;rec-number&gt;8424&lt;/rec-number&gt;&lt;foreign-keys&gt;&lt;key app="EN" db-id="099r02pdsz02vhet5wvvf0ejr2a09aed5020" timestamp="1620322919"&gt;8424&lt;/key&gt;&lt;/foreign-keys&gt;&lt;ref-type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C22D13">
        <w:fldChar w:fldCharType="separate"/>
      </w:r>
      <w:r w:rsidR="00C22D13">
        <w:rPr>
          <w:noProof/>
        </w:rPr>
        <w:t>(Rogers-Bennett and Catton 2019)</w:t>
      </w:r>
      <w:r w:rsidR="00C22D13">
        <w:fldChar w:fldCharType="end"/>
      </w:r>
      <w:r>
        <w:t xml:space="preserve">. </w:t>
      </w:r>
      <w:r w:rsidR="00031C0A">
        <w:t>At the same time, p</w:t>
      </w:r>
      <w:r w:rsidR="00416991">
        <w:t>redators impose</w:t>
      </w:r>
      <w:r>
        <w:t xml:space="preserve"> top-down forcing on herbivores </w:t>
      </w:r>
      <w:r w:rsidR="00FF7983">
        <w:t xml:space="preserve">and reducing herbivory </w:t>
      </w:r>
      <w:r w:rsidR="002737E0">
        <w:t xml:space="preserve">and </w:t>
      </w:r>
      <w:r w:rsidR="00780E47">
        <w:t>allowing kelp forests to persist</w:t>
      </w:r>
      <w:r w:rsidR="00FF7983">
        <w:t>.</w:t>
      </w:r>
      <w:del w:id="7" w:author="Nick.Tolimieri" w:date="2021-06-03T09:57:00Z">
        <w:r w:rsidR="00FF7983" w:rsidDel="0043482C">
          <w:delText xml:space="preserve"> </w:delText>
        </w:r>
        <w:r w:rsidR="006E3A8F" w:rsidDel="0043482C">
          <w:delText>I</w:delText>
        </w:r>
        <w:r w:rsidR="003C76DC" w:rsidDel="0043482C">
          <w:delText>n New Zealand predation by snapper (</w:delText>
        </w:r>
        <w:r w:rsidR="003C76DC" w:rsidRPr="003C76DC" w:rsidDel="0043482C">
          <w:rPr>
            <w:i/>
          </w:rPr>
          <w:delText>Pagrus auratus</w:delText>
        </w:r>
        <w:r w:rsidR="003C76DC" w:rsidDel="0043482C">
          <w:delText xml:space="preserve">) reduces the density of sea urchins </w:delText>
        </w:r>
        <w:r w:rsidR="003C76DC" w:rsidRPr="003C76DC" w:rsidDel="0043482C">
          <w:rPr>
            <w:i/>
          </w:rPr>
          <w:delText>Evechinus chloroticus</w:delText>
        </w:r>
        <w:r w:rsidR="003C76DC" w:rsidDel="0043482C">
          <w:rPr>
            <w:rFonts w:ascii="Helvetica" w:hAnsi="Helvetica"/>
            <w:i/>
            <w:iCs/>
            <w:color w:val="555555"/>
            <w:sz w:val="18"/>
            <w:szCs w:val="18"/>
            <w:shd w:val="clear" w:color="auto" w:fill="FFFFFF"/>
          </w:rPr>
          <w:delText xml:space="preserve"> </w:delText>
        </w:r>
        <w:r w:rsidR="003C76DC" w:rsidDel="0043482C">
          <w:delText xml:space="preserve">and herbivory on the kelp </w:delText>
        </w:r>
        <w:r w:rsidR="003C76DC" w:rsidRPr="003C76DC" w:rsidDel="0043482C">
          <w:rPr>
            <w:i/>
          </w:rPr>
          <w:delText>Ecklonia radiata</w:delText>
        </w:r>
        <w:r w:rsidR="003C76DC" w:rsidRPr="003C76DC" w:rsidDel="0043482C">
          <w:delText xml:space="preserve"> </w:delText>
        </w:r>
        <w:r w:rsidR="003C76DC" w:rsidDel="0043482C">
          <w:delText xml:space="preserve">and the fucoid </w:delText>
        </w:r>
        <w:r w:rsidR="003C76DC" w:rsidRPr="003C76DC" w:rsidDel="0043482C">
          <w:rPr>
            <w:i/>
          </w:rPr>
          <w:delText>Carpophyllum maschalocarpum</w:delText>
        </w:r>
        <w:r w:rsidR="003C76DC" w:rsidDel="0043482C">
          <w:rPr>
            <w:rFonts w:ascii="Helvetica" w:hAnsi="Helvetica"/>
            <w:i/>
            <w:iCs/>
            <w:color w:val="555555"/>
            <w:sz w:val="18"/>
            <w:szCs w:val="18"/>
            <w:shd w:val="clear" w:color="auto" w:fill="FFFFFF"/>
          </w:rPr>
          <w:delText xml:space="preserve"> </w:delText>
        </w:r>
        <w:r w:rsidR="003C76DC" w:rsidRPr="003C76DC" w:rsidDel="0043482C">
          <w:fldChar w:fldCharType="begin"/>
        </w:r>
        <w:r w:rsidR="003C76DC" w:rsidRPr="003C76DC" w:rsidDel="0043482C">
          <w:delInstrText xml:space="preserve"> ADDIN EN.CITE &lt;EndNote&gt;&lt;Cite&gt;&lt;Author&gt;Shears&lt;/Author&gt;&lt;Year&gt;2003&lt;/Year&gt;&lt;RecNum&gt;4671&lt;/RecNum&gt;&lt;DisplayText&gt;(Shears and Babcock 2003)&lt;/DisplayText&gt;&lt;record&gt;&lt;rec-number&gt;4671&lt;/rec-number&gt;&lt;foreign-keys&gt;&lt;key app="EN" db-id="099r02pdsz02vhet5wvvf0ejr2a09aed5020" timestamp="0"&gt;4671&lt;/key&gt;&lt;/foreign-keys&gt;&lt;ref-type name="Journal Article"&gt;17&lt;/ref-type&gt;&lt;contributors&gt;&lt;authors&gt;&lt;author&gt;Shears, N.T.&lt;/author&gt;&lt;author&gt;Babcock, R.C.&lt;/author&gt;&lt;/authors&gt;&lt;/contributors&gt;&lt;titles&gt;&lt;title&gt;Continuing trophic cascade effects after 25 years of no-take marine reserve protection&lt;/title&gt;&lt;secondary-title&gt;Marine Ecology Progress Series&lt;/secondary-title&gt;&lt;/titles&gt;&lt;periodical&gt;&lt;full-title&gt;Marine Ecology Progress Series&lt;/full-title&gt;&lt;abbr-1&gt;Mar. Ecol. Prog. Ser.&lt;/abbr-1&gt;&lt;abbr-2&gt;Mar Ecol Prog Ser&lt;/abbr-2&gt;&lt;/periodical&gt;&lt;pages&gt;1-16&lt;/pages&gt;&lt;volume&gt;246&lt;/volume&gt;&lt;dates&gt;&lt;year&gt;2003&lt;/year&gt;&lt;/dates&gt;&lt;urls&gt;&lt;/urls&gt;&lt;/record&gt;&lt;/Cite&gt;&lt;/EndNote&gt;</w:delInstrText>
        </w:r>
        <w:r w:rsidR="003C76DC" w:rsidRPr="003C76DC" w:rsidDel="0043482C">
          <w:fldChar w:fldCharType="separate"/>
        </w:r>
        <w:r w:rsidR="003C76DC" w:rsidRPr="003C76DC" w:rsidDel="0043482C">
          <w:rPr>
            <w:noProof/>
          </w:rPr>
          <w:delText>(Shears and Babcock 2003)</w:delText>
        </w:r>
        <w:r w:rsidR="003C76DC" w:rsidRPr="003C76DC" w:rsidDel="0043482C">
          <w:fldChar w:fldCharType="end"/>
        </w:r>
      </w:del>
      <w:r w:rsidR="003C76DC">
        <w:t xml:space="preserve"> </w:t>
      </w:r>
      <w:r w:rsidR="00E740AE">
        <w:t xml:space="preserve">Along the west coast of North America, </w:t>
      </w:r>
      <w:r w:rsidR="006E3A8F">
        <w:t>otters</w:t>
      </w:r>
      <w:r w:rsidR="005D3534" w:rsidRPr="005D3534">
        <w:rPr>
          <w:i/>
        </w:rPr>
        <w:t xml:space="preserve"> </w:t>
      </w:r>
      <w:r w:rsidR="005D3534" w:rsidRPr="00B41D97">
        <w:rPr>
          <w:i/>
        </w:rPr>
        <w:t>Enhydra lutris</w:t>
      </w:r>
      <w:r w:rsidR="005D3534">
        <w:t xml:space="preserve">, </w:t>
      </w:r>
      <w:r w:rsidR="006E3A8F">
        <w:t>urchins, and kelp for</w:t>
      </w:r>
      <w:r w:rsidR="00E740AE">
        <w:t>m</w:t>
      </w:r>
      <w:r w:rsidR="006E3A8F">
        <w:t xml:space="preserve"> a well-studied and iconic trophic cascade </w:t>
      </w:r>
      <w:r w:rsidR="006E3A8F">
        <w:fldChar w:fldCharType="begin">
          <w:fldData xml:space="preserve">PEVuZE5vdGU+PENpdGU+PEF1dGhvcj5Fc3RlczwvQXV0aG9yPjxZZWFyPjIwMDQ8L1llYXI+PFJl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</w:fldData>
        </w:fldChar>
      </w:r>
      <w:r w:rsidR="00716B3A">
        <w:instrText xml:space="preserve"> ADDIN EN.CITE </w:instrText>
      </w:r>
      <w:r w:rsidR="00716B3A">
        <w:fldChar w:fldCharType="begin">
          <w:fldData xml:space="preserve">PEVuZE5vdGU+PENpdGU+PEF1dGhvcj5Fc3RlczwvQXV0aG9yPjxZZWFyPjIwMDQ8L1llYXI+PFJl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</w:fldData>
        </w:fldChar>
      </w:r>
      <w:r w:rsidR="00716B3A">
        <w:instrText xml:space="preserve"> ADDIN EN.CITE.DATA </w:instrText>
      </w:r>
      <w:r w:rsidR="00716B3A">
        <w:fldChar w:fldCharType="end"/>
      </w:r>
      <w:r w:rsidR="006E3A8F">
        <w:fldChar w:fldCharType="separate"/>
      </w:r>
      <w:r w:rsidR="006E3A8F">
        <w:rPr>
          <w:noProof/>
        </w:rPr>
        <w:t>(Estes et al. 2004, Watson and Estes 2011, Shelton et al. 2018)</w:t>
      </w:r>
      <w:r w:rsidR="006E3A8F">
        <w:fldChar w:fldCharType="end"/>
      </w:r>
      <w:r w:rsidR="006E3A8F">
        <w:t>.</w:t>
      </w:r>
      <w:r w:rsidR="00E740AE">
        <w:t xml:space="preserve"> </w:t>
      </w:r>
      <w:r w:rsidR="00F61A00">
        <w:t>However, w</w:t>
      </w:r>
      <w:r w:rsidR="00E740AE">
        <w:t xml:space="preserve">ithin this cascade, there is also </w:t>
      </w:r>
      <w:r w:rsidR="00031C0A">
        <w:t xml:space="preserve">a </w:t>
      </w:r>
      <w:r w:rsidR="00E740AE">
        <w:t>redundancy of predators. Large asteroids, especially</w:t>
      </w:r>
      <w:r w:rsidR="00E740AE" w:rsidRPr="00503865">
        <w:rPr>
          <w:i/>
        </w:rPr>
        <w:t xml:space="preserve"> </w:t>
      </w:r>
      <w:proofErr w:type="spellStart"/>
      <w:r w:rsidR="00503865" w:rsidRPr="00503865">
        <w:rPr>
          <w:i/>
        </w:rPr>
        <w:t>Pycnopodia</w:t>
      </w:r>
      <w:proofErr w:type="spellEnd"/>
      <w:r w:rsidR="00503865" w:rsidRPr="00503865">
        <w:rPr>
          <w:i/>
        </w:rPr>
        <w:t xml:space="preserve"> </w:t>
      </w:r>
      <w:proofErr w:type="spellStart"/>
      <w:r w:rsidR="00503865" w:rsidRPr="00503865">
        <w:rPr>
          <w:i/>
        </w:rPr>
        <w:t>helianthoides</w:t>
      </w:r>
      <w:proofErr w:type="spellEnd"/>
      <w:r w:rsidR="00503865" w:rsidRPr="00503865">
        <w:rPr>
          <w:i/>
        </w:rPr>
        <w:t xml:space="preserve"> </w:t>
      </w:r>
      <w:r w:rsidR="00E740AE">
        <w:t>are important urchin predators</w:t>
      </w:r>
      <w:r w:rsidR="00852244">
        <w:t xml:space="preserve"> </w:t>
      </w:r>
      <w:r w:rsidR="00852244">
        <w:fldChar w:fldCharType="begin"/>
      </w:r>
      <w:r w:rsidR="00852244">
        <w:instrText xml:space="preserve"> ADDIN EN.CITE &lt;EndNote&gt;&lt;Cite&gt;&lt;Author&gt;Burt&lt;/Author&gt;&lt;Year&gt;2018&lt;/Year&gt;&lt;RecNum&gt;8527&lt;/RecNum&gt;&lt;DisplayText&gt;(Burt et al. 2018)&lt;/DisplayText&gt;&lt;record&gt;&lt;rec-number&gt;8527&lt;/rec-number&gt;&lt;foreign-keys&gt;&lt;key app="EN" db-id="099r02pdsz02vhet5wvvf0ejr2a09aed5020" timestamp="1624292771"&gt;8527&lt;/key&gt;&lt;/foreign-keys&gt;&lt;ref-type name="Journal Article"&gt;17&lt;/ref-type&gt;&lt;contributors&gt;&lt;authors&gt;&lt;author&gt;Burt, J. M.&lt;/author&gt;&lt;author&gt;Tinker, M. T.&lt;/author&gt;&lt;author&gt;Okamoto, D. K.&lt;/author&gt;&lt;author&gt;Demes, K. W.&lt;/author&gt;&lt;author&gt;Holmes, K.&lt;/author&gt;&lt;author&gt;Salomon, A. K.&lt;/author&gt;&lt;/authors&gt;&lt;/contributors&gt;&lt;auth-address&gt;Simon Fraser Univ, Sch Resource &amp;amp; Environm Management, Burnaby, BC V5A 1S6, Canada&amp;#xD;Hakai Inst, Heriot Bay, BC V0P 1H0, Canada&amp;#xD;Univ Calif Santa Cruz, Dept Ecol &amp;amp; Evolutionary Biol, Santa Cruz, CA 95060 USA&amp;#xD;Florida State Univ, Dept Biol Sci, B-157, Tallahassee, FL 32306 USA&amp;#xD;Univ British Columbia, Dept Zool, Vancouver, BC V6T 1Z4, Canada&lt;/auth-address&gt;&lt;titles&gt;&lt;title&gt;Sudden collapse of a mesopredator reveals its complementary role in mediating rocky reef regime shifts&lt;/title&gt;&lt;secondary-title&gt;Proceedings of the Royal Society B-Biological Sciences&lt;/secondary-title&gt;&lt;alt-title&gt;P Roy Soc B-Biol Sci&lt;/alt-title&gt;&lt;/titles&gt;&lt;volume&gt;285&lt;/volume&gt;&lt;number&gt;1883&lt;/number&gt;&lt;dates&gt;&lt;year&gt;2018&lt;/year&gt;&lt;pub-dates&gt;&lt;date&gt;Jul 25&lt;/date&gt;&lt;/pub-dates&gt;&lt;/dates&gt;&lt;isbn&gt;0962-8452&lt;/isbn&gt;&lt;accession-num&gt;WOS:000439907900006&lt;/accession-num&gt;&lt;urls&gt;&lt;related-urls&gt;&lt;url&gt;&amp;lt;Go to ISI&amp;gt;://WOS:000439907900006&lt;/url&gt;&lt;/related-urls&gt;&lt;/urls&gt;&lt;electronic-resource-num&gt;ARTN 20180553&amp;#xD;10.1098/rspb.2018.0553&lt;/electronic-resource-num&gt;&lt;language&gt;English&lt;/language&gt;&lt;/record&gt;&lt;/Cite&gt;&lt;/EndNote&gt;</w:instrText>
      </w:r>
      <w:r w:rsidR="00852244">
        <w:fldChar w:fldCharType="separate"/>
      </w:r>
      <w:r w:rsidR="00852244">
        <w:rPr>
          <w:noProof/>
        </w:rPr>
        <w:t>(Burt et al. 2018)</w:t>
      </w:r>
      <w:r w:rsidR="00852244">
        <w:fldChar w:fldCharType="end"/>
      </w:r>
      <w:r w:rsidR="00E740AE">
        <w:t xml:space="preserve">, as are </w:t>
      </w:r>
      <w:r w:rsidR="00394010">
        <w:t xml:space="preserve">California </w:t>
      </w:r>
      <w:r w:rsidR="00E740AE">
        <w:t xml:space="preserve">sheepshead </w:t>
      </w:r>
      <w:proofErr w:type="spellStart"/>
      <w:r w:rsidR="00372ABF" w:rsidRPr="00372ABF">
        <w:rPr>
          <w:i/>
        </w:rPr>
        <w:t>Semicossyphus</w:t>
      </w:r>
      <w:proofErr w:type="spellEnd"/>
      <w:r w:rsidR="00372ABF" w:rsidRPr="00372ABF">
        <w:rPr>
          <w:i/>
        </w:rPr>
        <w:t xml:space="preserve"> </w:t>
      </w:r>
      <w:proofErr w:type="spellStart"/>
      <w:r w:rsidR="00372ABF" w:rsidRPr="00372ABF">
        <w:rPr>
          <w:i/>
        </w:rPr>
        <w:t>pulcher</w:t>
      </w:r>
      <w:proofErr w:type="spellEnd"/>
      <w:r w:rsidR="00372ABF" w:rsidRPr="00372ABF">
        <w:rPr>
          <w:i/>
        </w:rPr>
        <w:t xml:space="preserve"> </w:t>
      </w:r>
      <w:r w:rsidR="00E740AE">
        <w:t>and spiny lobsters</w:t>
      </w:r>
      <w:r w:rsidR="00E740AE" w:rsidRPr="00372ABF">
        <w:rPr>
          <w:i/>
        </w:rPr>
        <w:t xml:space="preserve"> </w:t>
      </w:r>
      <w:proofErr w:type="spellStart"/>
      <w:r w:rsidR="00372ABF" w:rsidRPr="00372ABF">
        <w:rPr>
          <w:i/>
        </w:rPr>
        <w:t>Panulirus</w:t>
      </w:r>
      <w:proofErr w:type="spellEnd"/>
      <w:r w:rsidR="00372ABF" w:rsidRPr="00372ABF">
        <w:rPr>
          <w:i/>
        </w:rPr>
        <w:t xml:space="preserve"> interruptus </w:t>
      </w:r>
      <w:r w:rsidR="00E740AE">
        <w:t xml:space="preserve">in </w:t>
      </w:r>
      <w:r w:rsidR="00503865">
        <w:t>waters off of southern California</w:t>
      </w:r>
      <w:r w:rsidR="00372ABF">
        <w:t xml:space="preserve"> </w:t>
      </w:r>
      <w:r w:rsidR="002C3545">
        <w:fldChar w:fldCharType="begin">
          <w:fldData xml:space="preserve">PEVuZE5vdGU+PENpdGU+PEF1dGhvcj5CZWFzLUx1bmE8L0F1dGhvcj48WWVhcj4yMDIwPC9ZZWFy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=
</w:fldData>
        </w:fldChar>
      </w:r>
      <w:r w:rsidR="004631F2">
        <w:instrText xml:space="preserve"> ADDIN EN.CITE </w:instrText>
      </w:r>
      <w:r w:rsidR="004631F2">
        <w:fldChar w:fldCharType="begin">
          <w:fldData xml:space="preserve">PEVuZE5vdGU+PENpdGU+PEF1dGhvcj5CZWFzLUx1bmE8L0F1dGhvcj48WWVhcj4yMDIwPC9ZZWFy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=
</w:fldData>
        </w:fldChar>
      </w:r>
      <w:r w:rsidR="004631F2">
        <w:instrText xml:space="preserve"> ADDIN EN.CITE.DATA </w:instrText>
      </w:r>
      <w:r w:rsidR="004631F2">
        <w:fldChar w:fldCharType="end"/>
      </w:r>
      <w:r w:rsidR="002C3545">
        <w:fldChar w:fldCharType="separate"/>
      </w:r>
      <w:r w:rsidR="004631F2">
        <w:rPr>
          <w:noProof/>
        </w:rPr>
        <w:t>(Beas-Luna et al. 2020, Eisaguirre et al. 2020)</w:t>
      </w:r>
      <w:r w:rsidR="002C3545">
        <w:fldChar w:fldCharType="end"/>
      </w:r>
      <w:r w:rsidR="00780E47">
        <w:t xml:space="preserve">. </w:t>
      </w:r>
    </w:p>
    <w:p w14:paraId="69743546" w14:textId="3078C956" w:rsidR="00716B3A" w:rsidRDefault="00716B3A" w:rsidP="00716B3A">
      <w:r>
        <w:t>When these cascades are disrupted</w:t>
      </w:r>
      <w:ins w:id="8" w:author="Nick.Tolimieri" w:date="2021-06-04T09:22:00Z">
        <w:r w:rsidR="00552B8A">
          <w:t xml:space="preserve"> by climatic events or changes in predator or urchin density</w:t>
        </w:r>
      </w:ins>
      <w:r>
        <w:t xml:space="preserve">, the kelp forests can shift to </w:t>
      </w:r>
      <w:r w:rsidR="00780E47">
        <w:t>an alternate stable state of urchin barrens</w:t>
      </w:r>
      <w:del w:id="9" w:author="Nick.Tolimieri" w:date="2021-06-04T09:23:00Z">
        <w:r w:rsidDel="00552B8A">
          <w:delText xml:space="preserve">. </w:delText>
        </w:r>
      </w:del>
      <w:del w:id="10" w:author="Nick.Tolimieri" w:date="2021-06-04T09:22:00Z">
        <w:r w:rsidDel="00552B8A">
          <w:delText>This disruption can come in many forms including loss of top predators (otters), loss of kelp canopy due to climatic impacts a</w:delText>
        </w:r>
        <w:r w:rsidR="008C70A0" w:rsidDel="00552B8A">
          <w:delText>nd</w:delText>
        </w:r>
        <w:r w:rsidDel="00552B8A">
          <w:delText xml:space="preserve"> related changes in urchin foraging behavior, and </w:delText>
        </w:r>
        <w:r w:rsidR="008C70A0" w:rsidDel="00552B8A">
          <w:delText xml:space="preserve">large </w:delText>
        </w:r>
        <w:r w:rsidDel="00552B8A">
          <w:delText>urchin recruitment events evade top-down control, potentially due to loss predator</w:delText>
        </w:r>
        <w:r w:rsidR="00FA6E20" w:rsidDel="00552B8A">
          <w:delText xml:space="preserve"> redundancy</w:delText>
        </w:r>
        <w:r w:rsidR="00351DC3" w:rsidDel="00552B8A">
          <w:delText xml:space="preserve"> </w:delText>
        </w:r>
        <w:r w:rsidR="00351DC3" w:rsidDel="00552B8A">
          <w:fldChar w:fldCharType="begin"/>
        </w:r>
        <w:r w:rsidR="005D5BF8" w:rsidDel="00552B8A">
          <w:delInstrText xml:space="preserve"> ADDIN EN.CITE &lt;EndNote&gt;&lt;Cite&gt;&lt;Author&gt;Dunn&lt;/Author&gt;&lt;Year&gt;2019&lt;/Year&gt;&lt;RecNum&gt;8346&lt;/RecNum&gt;&lt;DisplayText&gt;(Dunn and Hovel 2019)&lt;/DisplayText&gt;&lt;record&gt;&lt;rec-number&gt;8346&lt;/rec-number&gt;&lt;foreign-keys&gt;&lt;key app="EN" db-id="099r02pdsz02vhet5wvvf0ejr2a09aed5020" timestamp="1620253577"&gt;8346&lt;/key&gt;&lt;/foreign-keys&gt;&lt;ref-type name="Journal Article"&gt;17&lt;/ref-type&gt;&lt;contributors&gt;&lt;authors&gt;&lt;author&gt;Dunn, R. P.&lt;/author&gt;&lt;author&gt;Hovel, K. A.&lt;/author&gt;&lt;/authors&gt;&lt;/contributors&gt;&lt;auth-address&gt;Department of Biology, Coastal and Marine Institute, San Diego State University, San Diego, California, 92182, USA.&amp;#xD;Department of Environmental Science and Policy, University of California Davis, Davis, California, 95616, USA.&lt;/auth-address&gt;&lt;titles&gt;&lt;title&gt;Experiments reveal limited top-down control of key herbivores in southern California kelp forests&lt;/title&gt;&lt;secondary-title&gt;Ecology&lt;/secondary-title&gt;&lt;alt-title&gt;Ecology&lt;/alt-title&gt;&lt;/titles&gt;&lt;periodical&gt;&lt;full-title&gt;Ecology&lt;/full-title&gt;&lt;abbr-1&gt;Ecology&lt;/abbr-1&gt;&lt;abbr-2&gt;Ecology&lt;/abbr-2&gt;&lt;/periodical&gt;&lt;alt-periodical&gt;&lt;full-title&gt;Ecology&lt;/full-title&gt;&lt;abbr-1&gt;Ecology&lt;/abbr-1&gt;&lt;abbr-2&gt;Ecology&lt;/abbr-2&gt;&lt;/alt-periodical&gt;&lt;pages&gt;e02625&lt;/pages&gt;&lt;volume&gt;100&lt;/volume&gt;&lt;number&gt;3&lt;/number&gt;&lt;edition&gt;2019/01/17&lt;/edition&gt;&lt;dates&gt;&lt;year&gt;2019&lt;/year&gt;&lt;pub-dates&gt;&lt;date&gt;Mar&lt;/date&gt;&lt;/pub-dates&gt;&lt;/dates&gt;&lt;isbn&gt;0012-9658 (Print)&amp;#xD;0012-9658 (Linking)&lt;/isbn&gt;&lt;accession-num&gt;30648729&lt;/accession-num&gt;&lt;urls&gt;&lt;related-urls&gt;&lt;url&gt;https://www.ncbi.nlm.nih.gov/pubmed/30648729&lt;/url&gt;&lt;/related-urls&gt;&lt;/urls&gt;&lt;electronic-resource-num&gt;10.1002/ecy.2625&lt;/electronic-resource-num&gt;&lt;language&gt;English&lt;/language&gt;&lt;/record&gt;&lt;/Cite&gt;&lt;/EndNote&gt;</w:delInstrText>
        </w:r>
        <w:r w:rsidR="00351DC3" w:rsidDel="00552B8A">
          <w:fldChar w:fldCharType="separate"/>
        </w:r>
        <w:r w:rsidR="005D5BF8" w:rsidDel="00552B8A">
          <w:rPr>
            <w:noProof/>
          </w:rPr>
          <w:delText>(Dunn and Hovel 2019)</w:delText>
        </w:r>
        <w:r w:rsidR="00351DC3" w:rsidDel="00552B8A">
          <w:fldChar w:fldCharType="end"/>
        </w:r>
        <w:r w:rsidR="002C1EA5" w:rsidDel="00552B8A">
          <w:delText xml:space="preserve">. </w:delText>
        </w:r>
      </w:del>
      <w:del w:id="11" w:author="Nick.Tolimieri" w:date="2021-06-04T09:23:00Z">
        <w:r w:rsidR="00FA6E20" w:rsidDel="00552B8A">
          <w:delText>Conversely</w:delText>
        </w:r>
        <w:r w:rsidR="002C1EA5" w:rsidDel="00552B8A">
          <w:delText>, reestablishment of the top predators and/or decreases in herbivore densities</w:delText>
        </w:r>
        <w:r w:rsidR="00596CB9" w:rsidDel="00552B8A">
          <w:delText xml:space="preserve"> due to mortality events</w:delText>
        </w:r>
        <w:r w:rsidR="002C1EA5" w:rsidDel="00552B8A">
          <w:delText xml:space="preserve"> can result in a shift back to kelp forests</w:delText>
        </w:r>
      </w:del>
      <w:ins w:id="12" w:author="Nick.Tolimieri" w:date="2021-06-04T09:23:00Z">
        <w:r w:rsidR="00552B8A">
          <w:t xml:space="preserve">, which may revert back to kelp forests with the reestablishment of </w:t>
        </w:r>
        <w:r w:rsidR="00552B8A">
          <w:lastRenderedPageBreak/>
          <w:t>predators or die</w:t>
        </w:r>
      </w:ins>
      <w:ins w:id="13" w:author="Nick.Tolimieri" w:date="2021-06-04T09:24:00Z">
        <w:r w:rsidR="00552B8A">
          <w:t xml:space="preserve"> </w:t>
        </w:r>
      </w:ins>
      <w:ins w:id="14" w:author="Nick.Tolimieri" w:date="2021-06-04T09:23:00Z">
        <w:r w:rsidR="00552B8A">
          <w:t xml:space="preserve">offs of herbivores </w:t>
        </w:r>
      </w:ins>
      <w:del w:id="15" w:author="Nick.Tolimieri" w:date="2021-06-04T09:24:00Z">
        <w:r w:rsidR="002C1EA5" w:rsidDel="00552B8A">
          <w:delText xml:space="preserve"> </w:delText>
        </w:r>
      </w:del>
      <w:r w:rsidR="002C1EA5">
        <w:fldChar w:fldCharType="begin">
          <w:fldData xml:space="preserve">PEVuZE5vdGU+PENpdGU+PEF1dGhvcj5TaGVsdG9uPC9BdXRob3I+PFllYXI+MjAxODwvWWVhcj48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</w:fldData>
        </w:fldChar>
      </w:r>
      <w:r w:rsidR="002B6631">
        <w:instrText xml:space="preserve"> ADDIN EN.CITE </w:instrText>
      </w:r>
      <w:r w:rsidR="002B6631">
        <w:fldChar w:fldCharType="begin">
          <w:fldData xml:space="preserve">PEVuZE5vdGU+PENpdGU+PEF1dGhvcj5TaGVsdG9uPC9BdXRob3I+PFllYXI+MjAxODwvWWVhcj48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</w:fldData>
        </w:fldChar>
      </w:r>
      <w:r w:rsidR="002B6631">
        <w:instrText xml:space="preserve"> ADDIN EN.CITE.DATA </w:instrText>
      </w:r>
      <w:r w:rsidR="002B6631">
        <w:fldChar w:fldCharType="end"/>
      </w:r>
      <w:r w:rsidR="002C1EA5">
        <w:fldChar w:fldCharType="separate"/>
      </w:r>
      <w:r w:rsidR="002B6631">
        <w:rPr>
          <w:noProof/>
        </w:rPr>
        <w:t>(Watson and Estes 2011, Shelton et al. 2018, Rogers-Bennett and Catton 2019, Williams et al. 2021)</w:t>
      </w:r>
      <w:r w:rsidR="002C1EA5">
        <w:fldChar w:fldCharType="end"/>
      </w:r>
      <w:r w:rsidR="00031C0A">
        <w:t xml:space="preserve">. </w:t>
      </w:r>
      <w:del w:id="16" w:author="Nick.Tolimieri" w:date="2021-06-04T09:22:00Z">
        <w:r w:rsidR="00031C0A" w:rsidDel="00552B8A">
          <w:delText xml:space="preserve">Both states have associated </w:delText>
        </w:r>
        <w:r w:rsidR="0029623B" w:rsidDel="00552B8A">
          <w:delText xml:space="preserve">socio-ecological costs and </w:delText>
        </w:r>
        <w:r w:rsidR="009228EB" w:rsidDel="00552B8A">
          <w:delText xml:space="preserve">benefits </w:delText>
        </w:r>
        <w:r w:rsidR="009228EB" w:rsidDel="00552B8A">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PjxrZXkgYXBwPSJFTiIgZGItaWQ9IjA5OXIwMnBkc3owMnZoZXQ1d3Z2ZjBlanIyYTA5YWVkNTAy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</w:fldData>
          </w:fldChar>
        </w:r>
        <w:r w:rsidR="009228EB" w:rsidDel="00552B8A">
          <w:delInstrText xml:space="preserve"> ADDIN EN.CITE </w:delInstrText>
        </w:r>
        <w:r w:rsidR="009228EB" w:rsidDel="00552B8A">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PjxrZXkgYXBwPSJFTiIgZGItaWQ9IjA5OXIwMnBkc3owMnZoZXQ1d3Z2ZjBlanIyYTA5YWVkNTAy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</w:fldData>
          </w:fldChar>
        </w:r>
        <w:r w:rsidR="009228EB" w:rsidDel="00552B8A">
          <w:delInstrText xml:space="preserve"> ADDIN EN.CITE.DATA </w:delInstrText>
        </w:r>
        <w:r w:rsidR="009228EB" w:rsidDel="00552B8A">
          <w:fldChar w:fldCharType="end"/>
        </w:r>
        <w:r w:rsidR="009228EB" w:rsidDel="00552B8A">
          <w:fldChar w:fldCharType="separate"/>
        </w:r>
        <w:r w:rsidR="009228EB" w:rsidDel="00552B8A">
          <w:rPr>
            <w:noProof/>
          </w:rPr>
          <w:delText>(Gregr et al. 2020)</w:delText>
        </w:r>
        <w:r w:rsidR="009228EB" w:rsidDel="00552B8A">
          <w:fldChar w:fldCharType="end"/>
        </w:r>
        <w:r w:rsidR="0029623B" w:rsidDel="00552B8A">
          <w:delText>.</w:delText>
        </w:r>
      </w:del>
    </w:p>
    <w:p w14:paraId="7055B945" w14:textId="28729D94" w:rsidR="002D24AF" w:rsidRDefault="00716B3A" w:rsidP="0046010D">
      <w:r>
        <w:t>Ke</w:t>
      </w:r>
      <w:r w:rsidR="00826959">
        <w:t xml:space="preserve">lp forest communities along the </w:t>
      </w:r>
      <w:r w:rsidR="008C70A0">
        <w:t>west</w:t>
      </w:r>
      <w:r w:rsidR="00826959">
        <w:t xml:space="preserve"> coast of North America have experience at least </w:t>
      </w:r>
      <w:r w:rsidR="00CF7419">
        <w:t xml:space="preserve">two major </w:t>
      </w:r>
      <w:r w:rsidR="00826959">
        <w:t>perturbations</w:t>
      </w:r>
      <w:r>
        <w:t xml:space="preserve"> in the last decade. </w:t>
      </w:r>
      <w:r w:rsidR="005E19F5">
        <w:t>Starting in 2013 sea star wasting disease (SSWD)</w:t>
      </w:r>
      <w:r w:rsidR="00CF7419">
        <w:t xml:space="preserve"> decimated asteroid populations</w:t>
      </w:r>
      <w:r w:rsidR="00F75EFB" w:rsidRPr="00F75EFB">
        <w:t xml:space="preserve"> </w:t>
      </w:r>
      <w:r w:rsidR="00F75EFB">
        <w:t>of at least 20 species from California to Alaska</w:t>
      </w:r>
      <w:r w:rsidR="00CF7419">
        <w:t xml:space="preserve"> l</w:t>
      </w:r>
      <w:r w:rsidR="005E19F5">
        <w:t>ead</w:t>
      </w:r>
      <w:r w:rsidR="00CF7419">
        <w:t>ing</w:t>
      </w:r>
      <w:r w:rsidR="005E19F5">
        <w:t xml:space="preserve"> to extensive reductions</w:t>
      </w:r>
      <w:r w:rsidR="00CF7419">
        <w:t xml:space="preserve"> in population density</w:t>
      </w:r>
      <w:r w:rsidR="005E19F5">
        <w:t>, and in some cases</w:t>
      </w:r>
      <w:r w:rsidR="000B6FE4">
        <w:t>,</w:t>
      </w:r>
      <w:r w:rsidR="005E19F5">
        <w:t xml:space="preserve"> apparent local </w:t>
      </w:r>
      <w:r w:rsidR="002D24AF">
        <w:t>extinction</w:t>
      </w:r>
      <w:r w:rsidR="000B6FE4">
        <w:t>s</w:t>
      </w:r>
      <w:r w:rsidR="005E19F5">
        <w:t xml:space="preserve"> </w:t>
      </w:r>
      <w:r w:rsidR="005E19F5">
        <w:fldChar w:fldCharType="begin">
          <w:fldData xml:space="preserve">PEVuZE5vdGU+PENpdGU+PEF1dGhvcj5IZXdzb248L0F1dGhvcj48WWVhcj4yMDE4PC9ZZWFyPjxS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</w:fldData>
        </w:fldChar>
      </w:r>
      <w:r w:rsidR="00E12E1A">
        <w:instrText xml:space="preserve"> ADDIN EN.CITE </w:instrText>
      </w:r>
      <w:r w:rsidR="00E12E1A">
        <w:fldChar w:fldCharType="begin">
          <w:fldData xml:space="preserve">PEVuZE5vdGU+PENpdGU+PEF1dGhvcj5IZXdzb248L0F1dGhvcj48WWVhcj4yMDE4PC9ZZWFyPjxS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</w:fldData>
        </w:fldChar>
      </w:r>
      <w:r w:rsidR="00E12E1A">
        <w:instrText xml:space="preserve"> ADDIN EN.CITE.DATA </w:instrText>
      </w:r>
      <w:r w:rsidR="00E12E1A">
        <w:fldChar w:fldCharType="end"/>
      </w:r>
      <w:r w:rsidR="005E19F5">
        <w:fldChar w:fldCharType="separate"/>
      </w:r>
      <w:r w:rsidR="00E12E1A">
        <w:rPr>
          <w:noProof/>
        </w:rPr>
        <w:t>(Hewson et al. 2014, Montecino-Latorre et al. 2016, Hewson et al. 2018)</w:t>
      </w:r>
      <w:r w:rsidR="005E19F5">
        <w:fldChar w:fldCharType="end"/>
      </w:r>
      <w:r w:rsidR="00043A2C">
        <w:t>. As many of the hardest hit sea stars</w:t>
      </w:r>
      <w:r w:rsidR="00043A2C" w:rsidRPr="00503865">
        <w:rPr>
          <w:i/>
        </w:rPr>
        <w:t xml:space="preserve"> </w:t>
      </w:r>
      <w:r w:rsidR="00FD47DF">
        <w:t>(</w:t>
      </w:r>
      <w:r w:rsidR="00043A2C" w:rsidRPr="00503865">
        <w:rPr>
          <w:i/>
        </w:rPr>
        <w:t>P</w:t>
      </w:r>
      <w:r w:rsidR="00043A2C">
        <w:rPr>
          <w:i/>
        </w:rPr>
        <w:t>.</w:t>
      </w:r>
      <w:r w:rsidR="00043A2C" w:rsidRPr="00503865">
        <w:rPr>
          <w:i/>
        </w:rPr>
        <w:t xml:space="preserve"> </w:t>
      </w:r>
      <w:proofErr w:type="spellStart"/>
      <w:r w:rsidR="00043A2C" w:rsidRPr="00503865">
        <w:rPr>
          <w:i/>
        </w:rPr>
        <w:t>helianthoides</w:t>
      </w:r>
      <w:proofErr w:type="spellEnd"/>
      <w:r w:rsidR="00043A2C">
        <w:rPr>
          <w:i/>
        </w:rPr>
        <w:t xml:space="preserve"> </w:t>
      </w:r>
      <w:r w:rsidR="00043A2C">
        <w:t xml:space="preserve">and </w:t>
      </w:r>
      <w:r w:rsidR="00043A2C">
        <w:rPr>
          <w:i/>
        </w:rPr>
        <w:t xml:space="preserve">Pisaster </w:t>
      </w:r>
      <w:r w:rsidR="00043A2C">
        <w:t xml:space="preserve">spp.) are urchin predators, the die off likely resulted in a reduction in </w:t>
      </w:r>
      <w:proofErr w:type="gramStart"/>
      <w:r w:rsidR="00043A2C">
        <w:t>top down</w:t>
      </w:r>
      <w:proofErr w:type="gramEnd"/>
      <w:r w:rsidR="00043A2C">
        <w:t xml:space="preserve"> pressure on </w:t>
      </w:r>
      <w:r w:rsidR="00A06A88">
        <w:t>urchins.</w:t>
      </w:r>
    </w:p>
    <w:p w14:paraId="5F52DB26" w14:textId="6E9A2D5C" w:rsidR="002D24AF" w:rsidRDefault="00CF7419" w:rsidP="00D53E7A">
      <w:commentRangeStart w:id="17"/>
      <w:r>
        <w:t>Concurrently</w:t>
      </w:r>
      <w:commentRangeEnd w:id="17"/>
      <w:r w:rsidR="003000ED">
        <w:rPr>
          <w:rStyle w:val="CommentReference"/>
        </w:rPr>
        <w:commentReference w:id="17"/>
      </w:r>
      <w:r w:rsidR="00E12E1A">
        <w:t>,</w:t>
      </w:r>
      <w:r w:rsidR="005E19F5">
        <w:t xml:space="preserve"> the eastern Pacific experience</w:t>
      </w:r>
      <w:r w:rsidR="00C94961">
        <w:t>d</w:t>
      </w:r>
      <w:r w:rsidR="005E19F5">
        <w:t xml:space="preserve"> a marine heat wave (MHW)</w:t>
      </w:r>
      <w:r w:rsidR="007B15BD">
        <w:t xml:space="preserve"> from</w:t>
      </w:r>
      <w:r w:rsidR="005E19F5">
        <w:t xml:space="preserve"> 2014-2</w:t>
      </w:r>
      <w:r w:rsidR="00AA58D0">
        <w:t>01</w:t>
      </w:r>
      <w:r w:rsidR="00AA58D0" w:rsidRPr="00797F78">
        <w:t>6</w:t>
      </w:r>
      <w:r w:rsidR="00AA58D0">
        <w:t xml:space="preserve"> </w:t>
      </w:r>
      <w:r w:rsidR="005D5BF8">
        <w:fldChar w:fldCharType="begin">
          <w:fldData xml:space="preserve">PEVuZE5vdGU+PENpdGU+PEF1dGhvcj5KYWNveDwvQXV0aG9yPjxZZWFyPjIwMTg8L1llYXI+PFJl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</w:fldData>
        </w:fldChar>
      </w:r>
      <w:r w:rsidR="00D840D0">
        <w:instrText xml:space="preserve"> ADDIN EN.CITE </w:instrText>
      </w:r>
      <w:r w:rsidR="00D840D0">
        <w:fldChar w:fldCharType="begin">
          <w:fldData xml:space="preserve">PEVuZE5vdGU+PENpdGU+PEF1dGhvcj5KYWNveDwvQXV0aG9yPjxZZWFyPjIwMTg8L1llYXI+PFJl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</w:fldData>
        </w:fldChar>
      </w:r>
      <w:r w:rsidR="00D840D0">
        <w:instrText xml:space="preserve"> ADDIN EN.CITE.DATA </w:instrText>
      </w:r>
      <w:r w:rsidR="00D840D0">
        <w:fldChar w:fldCharType="end"/>
      </w:r>
      <w:r w:rsidR="005D5BF8">
        <w:fldChar w:fldCharType="separate"/>
      </w:r>
      <w:r w:rsidR="00D840D0">
        <w:rPr>
          <w:noProof/>
        </w:rPr>
        <w:t>(Bond et al. 2015, Jacox et al. 2018)</w:t>
      </w:r>
      <w:r w:rsidR="005D5BF8">
        <w:fldChar w:fldCharType="end"/>
      </w:r>
      <w:del w:id="18" w:author="Nick.Tolimieri" w:date="2021-06-04T09:27:00Z">
        <w:r w:rsidR="008C70A0" w:rsidDel="00F27B3F">
          <w:delText>.</w:delText>
        </w:r>
      </w:del>
      <w:del w:id="19" w:author="Nick.Tolimieri" w:date="2021-06-04T09:26:00Z">
        <w:r w:rsidDel="00F27B3F">
          <w:delText xml:space="preserve"> In addition to the </w:delText>
        </w:r>
        <w:r w:rsidR="00ED5F4B" w:rsidDel="00F27B3F">
          <w:delText xml:space="preserve">direct effects of temperature on kelp cover </w:delText>
        </w:r>
        <w:r w:rsidR="00ED5F4B" w:rsidDel="00F27B3F">
          <w:fldChar w:fldCharType="begin">
            <w:fldData xml:space="preserve">PEVuZE5vdGU+PENpdGU+PEF1dGhvcj5QaW5za3k8L0F1dGhvcj48WWVhcj4yMDE5PC9ZZWFyPjxS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SiBFY29sPC9hbHQtdGl0bGU+PC90aXRsZXM+PHBlcmlvZGljYWw+PGZ1bGwtdGl0bGU+Sm91cm5h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</w:fldData>
          </w:fldChar>
        </w:r>
        <w:r w:rsidR="00ED5F4B" w:rsidDel="00F27B3F">
          <w:delInstrText xml:space="preserve"> ADDIN EN.CITE </w:delInstrText>
        </w:r>
        <w:r w:rsidR="00ED5F4B" w:rsidDel="00F27B3F">
          <w:fldChar w:fldCharType="begin">
            <w:fldData xml:space="preserve">PEVuZE5vdGU+PENpdGU+PEF1dGhvcj5QaW5za3k8L0F1dGhvcj48WWVhcj4yMDE5PC9ZZWFyPjxS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SiBFY29sPC9hbHQtdGl0bGU+PC90aXRsZXM+PHBlcmlvZGljYWw+PGZ1bGwtdGl0bGU+Sm91cm5h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</w:fldData>
          </w:fldChar>
        </w:r>
        <w:r w:rsidR="00ED5F4B" w:rsidDel="00F27B3F">
          <w:delInstrText xml:space="preserve"> ADDIN EN.CITE.DATA </w:delInstrText>
        </w:r>
        <w:r w:rsidR="00ED5F4B" w:rsidDel="00F27B3F">
          <w:fldChar w:fldCharType="end"/>
        </w:r>
        <w:r w:rsidR="00ED5F4B" w:rsidDel="00F27B3F">
          <w:fldChar w:fldCharType="separate"/>
        </w:r>
        <w:r w:rsidR="00ED5F4B" w:rsidDel="00F27B3F">
          <w:rPr>
            <w:noProof/>
          </w:rPr>
          <w:delText>(Pfister et al. 2018, Pinsky et al. 2019)</w:delText>
        </w:r>
        <w:r w:rsidR="00ED5F4B" w:rsidDel="00F27B3F">
          <w:fldChar w:fldCharType="end"/>
        </w:r>
        <w:r w:rsidR="008C70A0" w:rsidDel="00F27B3F">
          <w:delText xml:space="preserve">, </w:delText>
        </w:r>
        <w:r w:rsidR="00797F78" w:rsidDel="00F27B3F">
          <w:delText xml:space="preserve">warmer </w:delText>
        </w:r>
        <w:r w:rsidR="00ED5F4B" w:rsidDel="00F27B3F">
          <w:delText>temperature</w:delText>
        </w:r>
        <w:r w:rsidR="00797F78" w:rsidDel="00F27B3F">
          <w:delText>s</w:delText>
        </w:r>
        <w:r w:rsidR="00ED5F4B" w:rsidDel="00F27B3F">
          <w:delText xml:space="preserve"> can lead to increases in grazing pressure </w:delText>
        </w:r>
        <w:r w:rsidR="00ED5F4B" w:rsidDel="00F27B3F">
          <w:fldChar w:fldCharType="begin"/>
        </w:r>
        <w:r w:rsidR="00ED5F4B" w:rsidDel="00F27B3F">
          <w:delInstrText xml:space="preserve"> ADDIN EN.CITE &lt;EndNote&gt;&lt;Cite&gt;&lt;Author&gt;Smale&lt;/Author&gt;&lt;Year&gt;2020&lt;/Year&gt;&lt;RecNum&gt;8510&lt;/RecNum&gt;&lt;DisplayText&gt;(Smale 2020)&lt;/DisplayText&gt;&lt;record&gt;&lt;rec-number&gt;8510&lt;/rec-number&gt;&lt;foreign-keys&gt;&lt;key app="EN" db-id="099r02pdsz02vhet5wvvf0ejr2a09aed5020" timestamp="1622044195"&gt;8510&lt;/key&gt;&lt;/foreign-keys&gt;&lt;ref-type name="Journal Article"&gt;17&lt;/ref-type&gt;&lt;contributors&gt;&lt;authors&gt;&lt;author&gt;Smale, D. A.&lt;/author&gt;&lt;/authors&gt;&lt;/contributors&gt;&lt;auth-address&gt;Marine Biol Assoc UK, Citadel Hill, Plymouth PL1 2PB, Devon, England&lt;/auth-address&gt;&lt;titles&gt;&lt;title&gt;Impacts of ocean warming on kelp forest ecosystems&lt;/title&gt;&lt;secondary-title&gt;New Phytologist&lt;/secondary-title&gt;&lt;alt-title&gt;New Phytol&lt;/alt-title&gt;&lt;/titles&gt;&lt;periodical&gt;&lt;full-title&gt;New Phytologist&lt;/full-title&gt;&lt;abbr-1&gt;New Phytol.&lt;/abbr-1&gt;&lt;abbr-2&gt;New Phytol&lt;/abbr-2&gt;&lt;/periodical&gt;&lt;alt-periodical&gt;&lt;full-title&gt;New Phytologist&lt;/full-title&gt;&lt;abbr-1&gt;New Phytol.&lt;/abbr-1&gt;&lt;abbr-2&gt;New Phytol&lt;/abbr-2&gt;&lt;/alt-periodical&gt;&lt;pages&gt;1447-1454&lt;/pages&gt;&lt;volume&gt;225&lt;/volume&gt;&lt;number&gt;4&lt;/number&gt;&lt;dates&gt;&lt;year&gt;2020&lt;/year&gt;&lt;pub-dates&gt;&lt;date&gt;Feb&lt;/date&gt;&lt;/pub-dates&gt;&lt;/dates&gt;&lt;isbn&gt;0028-646x&lt;/isbn&gt;&lt;accession-num&gt;WOS:000510851200007&lt;/accession-num&gt;&lt;urls&gt;&lt;related-urls&gt;&lt;url&gt;&amp;lt;Go to ISI&amp;gt;://WOS:000510851200007&lt;/url&gt;&lt;/related-urls&gt;&lt;/urls&gt;&lt;electronic-resource-num&gt;10.1111/nph.16107&lt;/electronic-resource-num&gt;&lt;language&gt;English&lt;/language&gt;&lt;/record&gt;&lt;/Cite&gt;&lt;/EndNote&gt;</w:delInstrText>
        </w:r>
        <w:r w:rsidR="00ED5F4B" w:rsidDel="00F27B3F">
          <w:fldChar w:fldCharType="separate"/>
        </w:r>
        <w:r w:rsidR="00ED5F4B" w:rsidDel="00F27B3F">
          <w:rPr>
            <w:noProof/>
          </w:rPr>
          <w:delText>(Smale 2020)</w:delText>
        </w:r>
        <w:r w:rsidR="00ED5F4B" w:rsidDel="00F27B3F">
          <w:fldChar w:fldCharType="end"/>
        </w:r>
        <w:r w:rsidR="00ED5F4B" w:rsidDel="00F27B3F">
          <w:delText xml:space="preserve">, and alter competitive interactions </w:delText>
        </w:r>
        <w:r w:rsidR="00ED5F4B" w:rsidDel="00F27B3F">
          <w:fldChar w:fldCharType="begin"/>
        </w:r>
        <w:r w:rsidR="00ED5F4B" w:rsidDel="00F27B3F">
          <w:delInstrText xml:space="preserve"> ADDIN EN.CITE &lt;EndNote&gt;&lt;Cite&gt;&lt;Author&gt;Filbee-Dexter&lt;/Author&gt;&lt;Year&gt;2018&lt;/Year&gt;&lt;RecNum&gt;8519&lt;/RecNum&gt;&lt;DisplayText&gt;(Filbee-Dexter and Wernberg 2018)&lt;/DisplayText&gt;&lt;record&gt;&lt;rec-number&gt;8519&lt;/rec-number&gt;&lt;foreign-keys&gt;&lt;key app="EN" db-id="099r02pdsz02vhet5wvvf0ejr2a09aed5020" timestamp="1622570728"&gt;8519&lt;/key&gt;&lt;/foreign-keys&gt;&lt;ref-type name="Journal Article"&gt;17&lt;/ref-type&gt;&lt;contributors&gt;&lt;authors&gt;&lt;author&gt;Filbee-Dexter, K.&lt;/author&gt;&lt;author&gt;Wernberg, T.&lt;/author&gt;&lt;/authors&gt;&lt;/contributors&gt;&lt;auth-address&gt;Norwegian Inst Water Res, Oslo, Norway&amp;#xD;Univ Western Australia, Perth, WA, Australia&lt;/auth-address&gt;&lt;titles&gt;&lt;title&gt;Rise of Turfs: A New Battlefront for Globally Declining Kelp Forests&lt;/title&gt;&lt;secondary-title&gt;Bioscience&lt;/secondary-title&gt;&lt;alt-title&gt;Bioscience&lt;/alt-title&gt;&lt;/titles&gt;&lt;periodical&gt;&lt;full-title&gt;Bioscience&lt;/full-title&gt;&lt;abbr-1&gt;Bioscience&lt;/abbr-1&gt;&lt;abbr-2&gt;Bioscience&lt;/abbr-2&gt;&lt;/periodical&gt;&lt;alt-periodical&gt;&lt;full-title&gt;Bioscience&lt;/full-title&gt;&lt;abbr-1&gt;Bioscience&lt;/abbr-1&gt;&lt;abbr-2&gt;Bioscience&lt;/abbr-2&gt;&lt;/alt-periodical&gt;&lt;pages&gt;64-76&lt;/pages&gt;&lt;volume&gt;68&lt;/volume&gt;&lt;number&gt;2&lt;/number&gt;&lt;dates&gt;&lt;year&gt;2018&lt;/year&gt;&lt;pub-dates&gt;&lt;date&gt;Feb&lt;/date&gt;&lt;/pub-dates&gt;&lt;/dates&gt;&lt;isbn&gt;0006-3568&lt;/isbn&gt;&lt;accession-num&gt;WOS:000424878000004&lt;/accession-num&gt;&lt;urls&gt;&lt;related-urls&gt;&lt;url&gt;&amp;lt;Go to ISI&amp;gt;://WOS:000424878000004&lt;/url&gt;&lt;/related-urls&gt;&lt;/urls&gt;&lt;electronic-resource-num&gt;10.1093/biosci/bix147&lt;/electronic-resource-num&gt;&lt;language&gt;English&lt;/language&gt;&lt;/record&gt;&lt;/Cite&gt;&lt;/EndNote&gt;</w:delInstrText>
        </w:r>
        <w:r w:rsidR="00ED5F4B" w:rsidDel="00F27B3F">
          <w:fldChar w:fldCharType="separate"/>
        </w:r>
        <w:r w:rsidR="00ED5F4B" w:rsidDel="00F27B3F">
          <w:rPr>
            <w:noProof/>
          </w:rPr>
          <w:delText>(Filbee-Dexter and Wernberg 2018)</w:delText>
        </w:r>
        <w:r w:rsidR="00ED5F4B" w:rsidDel="00F27B3F">
          <w:fldChar w:fldCharType="end"/>
        </w:r>
        <w:r w:rsidR="00ED5F4B" w:rsidDel="00F27B3F">
          <w:delText xml:space="preserve">. MHWs may also produce changes in nutrient availability </w:delText>
        </w:r>
        <w:r w:rsidR="00ED5F4B" w:rsidDel="00F27B3F">
          <w:fldChar w:fldCharType="begin">
            <w:fldData xml:space="preserve">PEVuZE5vdGU+PENpdGU+PEF1dGhvcj5DYXJyPC9BdXRob3I+PFllYXI+MjAwMzwvWWVhcj48UmVj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</w:fldData>
          </w:fldChar>
        </w:r>
        <w:r w:rsidR="00ED5F4B" w:rsidDel="00F27B3F">
          <w:delInstrText xml:space="preserve"> ADDIN EN.CITE </w:delInstrText>
        </w:r>
        <w:r w:rsidR="00ED5F4B" w:rsidDel="00F27B3F">
          <w:fldChar w:fldCharType="begin">
            <w:fldData xml:space="preserve">PEVuZE5vdGU+PENpdGU+PEF1dGhvcj5DYXJyPC9BdXRob3I+PFllYXI+MjAwMzwvWWVhcj48UmVj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</w:fldData>
          </w:fldChar>
        </w:r>
        <w:r w:rsidR="00ED5F4B" w:rsidDel="00F27B3F">
          <w:delInstrText xml:space="preserve"> ADDIN EN.CITE.DATA </w:delInstrText>
        </w:r>
        <w:r w:rsidR="00ED5F4B" w:rsidDel="00F27B3F">
          <w:fldChar w:fldCharType="end"/>
        </w:r>
        <w:r w:rsidR="00ED5F4B" w:rsidDel="00F27B3F">
          <w:fldChar w:fldCharType="separate"/>
        </w:r>
        <w:r w:rsidR="00ED5F4B" w:rsidDel="00F27B3F">
          <w:rPr>
            <w:noProof/>
          </w:rPr>
          <w:delText>(Carr and Kearns 2003, Kearns and Carr 2003)</w:delText>
        </w:r>
        <w:r w:rsidR="00ED5F4B" w:rsidDel="00F27B3F">
          <w:fldChar w:fldCharType="end"/>
        </w:r>
        <w:r w:rsidR="0046010D" w:rsidDel="00F27B3F">
          <w:delText xml:space="preserve"> and may result in biodiversity loss </w:delText>
        </w:r>
        <w:r w:rsidR="0046010D" w:rsidDel="00F27B3F">
          <w:fldChar w:fldCharType="begin"/>
        </w:r>
        <w:r w:rsidR="0046010D" w:rsidDel="00F27B3F">
          <w:delInstrText xml:space="preserve"> ADDIN EN.CITE &lt;EndNote&gt;&lt;Cite&gt;&lt;Author&gt;Smale&lt;/Author&gt;&lt;Year&gt;2020&lt;/Year&gt;&lt;RecNum&gt;8510&lt;/RecNum&gt;&lt;DisplayText&gt;(Smale 2020)&lt;/DisplayText&gt;&lt;record&gt;&lt;rec-number&gt;8510&lt;/rec-number&gt;&lt;foreign-keys&gt;&lt;key app="EN" db-id="099r02pdsz02vhet5wvvf0ejr2a09aed5020" timestamp="1622044195"&gt;8510&lt;/key&gt;&lt;/foreign-keys&gt;&lt;ref-type name="Journal Article"&gt;17&lt;/ref-type&gt;&lt;contributors&gt;&lt;authors&gt;&lt;author&gt;Smale, D. A.&lt;/author&gt;&lt;/authors&gt;&lt;/contributors&gt;&lt;auth-address&gt;Marine Biol Assoc UK, Citadel Hill, Plymouth PL1 2PB, Devon, England&lt;/auth-address&gt;&lt;titles&gt;&lt;title&gt;Impacts of ocean warming on kelp forest ecosystems&lt;/title&gt;&lt;secondary-title&gt;New Phytologist&lt;/secondary-title&gt;&lt;alt-title&gt;New Phytol&lt;/alt-title&gt;&lt;/titles&gt;&lt;periodical&gt;&lt;full-title&gt;New Phytologist&lt;/full-title&gt;&lt;abbr-1&gt;New Phytol.&lt;/abbr-1&gt;&lt;abbr-2&gt;New Phytol&lt;/abbr-2&gt;&lt;/periodical&gt;&lt;alt-periodical&gt;&lt;full-title&gt;New Phytologist&lt;/full-title&gt;&lt;abbr-1&gt;New Phytol.&lt;/abbr-1&gt;&lt;abbr-2&gt;New Phytol&lt;/abbr-2&gt;&lt;/alt-periodical&gt;&lt;pages&gt;1447-1454&lt;/pages&gt;&lt;volume&gt;225&lt;/volume&gt;&lt;number&gt;4&lt;/number&gt;&lt;dates&gt;&lt;year&gt;2020&lt;/year&gt;&lt;pub-dates&gt;&lt;date&gt;Feb&lt;/date&gt;&lt;/pub-dates&gt;&lt;/dates&gt;&lt;isbn&gt;0028-646x&lt;/isbn&gt;&lt;accession-num&gt;WOS:000510851200007&lt;/accession-num&gt;&lt;urls&gt;&lt;related-urls&gt;&lt;url&gt;&amp;lt;Go to ISI&amp;gt;://WOS:000510851200007&lt;/url&gt;&lt;/related-urls&gt;&lt;/urls&gt;&lt;electronic-resource-num&gt;10.1111/nph.16107&lt;/electronic-resource-num&gt;&lt;language&gt;English&lt;/language&gt;&lt;/record&gt;&lt;/Cite&gt;&lt;/EndNote&gt;</w:delInstrText>
        </w:r>
        <w:r w:rsidR="0046010D" w:rsidDel="00F27B3F">
          <w:fldChar w:fldCharType="separate"/>
        </w:r>
        <w:r w:rsidR="0046010D" w:rsidDel="00F27B3F">
          <w:rPr>
            <w:noProof/>
          </w:rPr>
          <w:delText>(Smale 2020)</w:delText>
        </w:r>
        <w:r w:rsidR="0046010D" w:rsidDel="00F27B3F">
          <w:fldChar w:fldCharType="end"/>
        </w:r>
        <w:r w:rsidR="0046010D" w:rsidDel="00F27B3F">
          <w:delText>.</w:delText>
        </w:r>
      </w:del>
      <w:del w:id="20" w:author="Nick.Tolimieri" w:date="2021-06-04T09:27:00Z">
        <w:r w:rsidDel="00F27B3F">
          <w:delText xml:space="preserve"> The 2014-2016 MHW </w:delText>
        </w:r>
      </w:del>
      <w:ins w:id="21" w:author="Nick.Tolimieri" w:date="2021-06-04T09:27:00Z">
        <w:r w:rsidR="00F27B3F">
          <w:t xml:space="preserve">, which </w:t>
        </w:r>
      </w:ins>
      <w:r>
        <w:t xml:space="preserve">had </w:t>
      </w:r>
      <w:r w:rsidR="00C94961">
        <w:t xml:space="preserve">profound effects </w:t>
      </w:r>
      <w:r>
        <w:t>on West Coast ecosystems</w:t>
      </w:r>
      <w:r w:rsidR="008C72E4">
        <w:t xml:space="preserve"> including substantial losses of kelp cover in some regions</w:t>
      </w:r>
      <w:r w:rsidR="003000ED">
        <w:t>. There were</w:t>
      </w:r>
      <w:r w:rsidR="008C72E4">
        <w:t xml:space="preserve"> subsequent decreases red abalone</w:t>
      </w:r>
      <w:r w:rsidR="008C70A0" w:rsidRPr="008C70A0">
        <w:rPr>
          <w:rStyle w:val="Heading2Char"/>
        </w:rPr>
        <w:t xml:space="preserve"> </w:t>
      </w:r>
      <w:proofErr w:type="spellStart"/>
      <w:r w:rsidR="008C70A0" w:rsidRPr="008C70A0">
        <w:rPr>
          <w:rStyle w:val="Heading2Char"/>
        </w:rPr>
        <w:t>Haliotis</w:t>
      </w:r>
      <w:proofErr w:type="spellEnd"/>
      <w:r w:rsidR="008C70A0" w:rsidRPr="008C70A0">
        <w:rPr>
          <w:rStyle w:val="Heading2Char"/>
        </w:rPr>
        <w:t xml:space="preserve"> </w:t>
      </w:r>
      <w:proofErr w:type="spellStart"/>
      <w:r w:rsidR="008C70A0" w:rsidRPr="008C70A0">
        <w:rPr>
          <w:rStyle w:val="Heading2Char"/>
        </w:rPr>
        <w:t>rufescens</w:t>
      </w:r>
      <w:proofErr w:type="spellEnd"/>
      <w:r w:rsidR="008C72E4">
        <w:t xml:space="preserve"> and red sea urchins </w:t>
      </w:r>
      <w:proofErr w:type="spellStart"/>
      <w:r w:rsidR="008C70A0" w:rsidRPr="008C70A0">
        <w:rPr>
          <w:i/>
        </w:rPr>
        <w:t>Mesocentrotus</w:t>
      </w:r>
      <w:proofErr w:type="spellEnd"/>
      <w:r w:rsidR="008C70A0" w:rsidRPr="008C70A0">
        <w:rPr>
          <w:i/>
        </w:rPr>
        <w:t xml:space="preserve"> </w:t>
      </w:r>
      <w:proofErr w:type="spellStart"/>
      <w:r w:rsidR="008C70A0" w:rsidRPr="008C70A0">
        <w:rPr>
          <w:i/>
        </w:rPr>
        <w:t>franciscanus</w:t>
      </w:r>
      <w:proofErr w:type="spellEnd"/>
      <w:r w:rsidR="008C70A0">
        <w:t xml:space="preserve"> </w:t>
      </w:r>
      <w:r w:rsidR="008C72E4">
        <w:t>due to starvation, while purple urchin</w:t>
      </w:r>
      <w:r w:rsidR="008C70A0">
        <w:t xml:space="preserve"> </w:t>
      </w:r>
      <w:r w:rsidR="008C70A0" w:rsidRPr="008C70A0">
        <w:rPr>
          <w:i/>
        </w:rPr>
        <w:t xml:space="preserve">Strongylocentrotus </w:t>
      </w:r>
      <w:proofErr w:type="spellStart"/>
      <w:r w:rsidR="008C70A0" w:rsidRPr="008C70A0">
        <w:rPr>
          <w:i/>
        </w:rPr>
        <w:t>purpuratus</w:t>
      </w:r>
      <w:proofErr w:type="spellEnd"/>
      <w:r w:rsidR="008C72E4">
        <w:t xml:space="preserve"> populations increased and their behavior shifted to active herbivory </w:t>
      </w:r>
      <w:r w:rsidR="008C72E4">
        <w:fldChar w:fldCharType="begin">
          <w:fldData xml:space="preserve">PEVuZE5vdGU+PENpdGU+PEF1dGhvcj5Sb2dlcnMtQmVubmV0dDwvQXV0aG9yPjxZZWFyPjIwMTk8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Pjxmb3JlaWduLWtleXM+PGtleSBhcHA9IkVOIiBkYi1pZD0iMDk5cjAycGRzejAydmhldDV3dnZm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==
</w:fldData>
        </w:fldChar>
      </w:r>
      <w:r w:rsidR="00FB656B">
        <w:instrText xml:space="preserve"> ADDIN EN.CITE </w:instrText>
      </w:r>
      <w:r w:rsidR="00FB656B">
        <w:fldChar w:fldCharType="begin">
          <w:fldData xml:space="preserve">PEVuZE5vdGU+PENpdGU+PEF1dGhvcj5Sb2dlcnMtQmVubmV0dDwvQXV0aG9yPjxZZWFyPjIwMTk8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Pjxmb3JlaWduLWtleXM+PGtleSBhcHA9IkVOIiBkYi1pZD0iMDk5cjAycGRzejAydmhldDV3dnZm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==
</w:fldData>
        </w:fldChar>
      </w:r>
      <w:r w:rsidR="00FB656B">
        <w:instrText xml:space="preserve"> ADDIN EN.CITE.DATA </w:instrText>
      </w:r>
      <w:r w:rsidR="00FB656B">
        <w:fldChar w:fldCharType="end"/>
      </w:r>
      <w:r w:rsidR="008C72E4">
        <w:fldChar w:fldCharType="separate"/>
      </w:r>
      <w:r w:rsidR="00FB656B">
        <w:rPr>
          <w:noProof/>
        </w:rPr>
        <w:t>(Cavanaugh et al. 2019, Rogers-Bennett and Catton 2019, Smith et al. 2021)</w:t>
      </w:r>
      <w:r w:rsidR="008C72E4">
        <w:fldChar w:fldCharType="end"/>
      </w:r>
      <w:r w:rsidR="008F2786">
        <w:t>. T</w:t>
      </w:r>
      <w:r w:rsidR="00F27B3F">
        <w:t xml:space="preserve">he MHW may have also exacerbated sea star die off </w:t>
      </w:r>
      <w:r w:rsidR="00F27B3F">
        <w:fldChar w:fldCharType="begin"/>
      </w:r>
      <w:r w:rsidR="00F27B3F">
        <w:instrText xml:space="preserve"> ADDIN EN.CITE &lt;EndNote&gt;&lt;Cite&gt;&lt;Author&gt;Harvell&lt;/Author&gt;&lt;Year&gt;2019&lt;/Year&gt;&lt;RecNum&gt;8526&lt;/RecNum&gt;&lt;DisplayText&gt;(Harvell et al. 2019)&lt;/DisplayText&gt;&lt;record&gt;&lt;rec-number&gt;8526&lt;/rec-number&gt;&lt;foreign-keys&gt;&lt;key app="EN" db-id="099r02pdsz02vhet5wvvf0ejr2a09aed5020" timestamp="1622573913"&gt;8526&lt;/key&gt;&lt;/foreign-keys&gt;&lt;ref-type name="Journal Article"&gt;17&lt;/ref-type&gt;&lt;contributors&gt;&lt;authors&gt;&lt;author&gt;Harvell, C. D.&lt;/author&gt;&lt;author&gt;Montecino-Latorre, D.&lt;/author&gt;&lt;author&gt;Caldwell, J. M.&lt;/author&gt;&lt;author&gt;Burt, J. M.&lt;/author&gt;&lt;author&gt;Bosley, K.&lt;/author&gt;&lt;author&gt;Keller, A.&lt;/author&gt;&lt;author&gt;Heron, S. F.&lt;/author&gt;&lt;author&gt;Salomon, A. K.&lt;/author&gt;&lt;author&gt;Lee, L.&lt;/author&gt;&lt;author&gt;Pontier, O.&lt;/author&gt;&lt;author&gt;Pattengill-Semmens, C.&lt;/author&gt;&lt;author&gt;Gaydos, J. K.&lt;/author&gt;&lt;/authors&gt;&lt;/contributors&gt;&lt;titles&gt;&lt;title&gt;Disease epidemic and a marine heat wave are associated with the continental-scale collapse of a pivotal predator (&amp;lt;em&amp;gt;Pycnopodia helianthoides&amp;lt;/em&amp;gt;)&lt;/title&gt;&lt;secondary-title&gt;Science Advances&lt;/secondary-title&gt;&lt;/titles&gt;&lt;pages&gt;eaau7042&lt;/pages&gt;&lt;volume&gt;5&lt;/volume&gt;&lt;number&gt;1&lt;/number&gt;&lt;dates&gt;&lt;year&gt;2019&lt;/year&gt;&lt;/dates&gt;&lt;urls&gt;&lt;related-urls&gt;&lt;url&gt;https://advances.sciencemag.org/content/advances/5/1/eaau7042.full.pdf&lt;/url&gt;&lt;/related-urls&gt;&lt;/urls&gt;&lt;electronic-resource-num&gt;10.1126/sciadv.aau7042&lt;/electronic-resource-num&gt;&lt;/record&gt;&lt;/Cite&gt;&lt;/EndNote&gt;</w:instrText>
      </w:r>
      <w:r w:rsidR="00F27B3F">
        <w:fldChar w:fldCharType="separate"/>
      </w:r>
      <w:r w:rsidR="00F27B3F">
        <w:rPr>
          <w:noProof/>
        </w:rPr>
        <w:t>(Harvell et al. 2019)</w:t>
      </w:r>
      <w:r w:rsidR="00F27B3F">
        <w:fldChar w:fldCharType="end"/>
      </w:r>
      <w:r w:rsidR="00F27B3F">
        <w:t xml:space="preserve">. </w:t>
      </w:r>
      <w:r w:rsidR="006D0FE2">
        <w:t>Additionally, s</w:t>
      </w:r>
      <w:r w:rsidR="00FB656B">
        <w:t xml:space="preserve">eabird mass mortality events </w:t>
      </w:r>
      <w:r w:rsidR="00FB656B">
        <w:fldChar w:fldCharType="begin">
          <w:fldData xml:space="preserve">PEVuZE5vdGU+PENpdGU+PEF1dGhvcj5QaWF0dDwvQXV0aG9yPjxZZWFyPjIwMjA8L1llYXI+PFJl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</w:fldData>
        </w:fldChar>
      </w:r>
      <w:r w:rsidR="00FB656B">
        <w:instrText xml:space="preserve"> ADDIN EN.CITE </w:instrText>
      </w:r>
      <w:r w:rsidR="00FB656B">
        <w:fldChar w:fldCharType="begin">
          <w:fldData xml:space="preserve">PEVuZE5vdGU+PENpdGU+PEF1dGhvcj5QaWF0dDwvQXV0aG9yPjxZZWFyPjIwMjA8L1llYXI+PFJl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</w:fldData>
        </w:fldChar>
      </w:r>
      <w:r w:rsidR="00FB656B">
        <w:instrText xml:space="preserve"> ADDIN EN.CITE.DATA </w:instrText>
      </w:r>
      <w:r w:rsidR="00FB656B">
        <w:fldChar w:fldCharType="end"/>
      </w:r>
      <w:r w:rsidR="00FB656B">
        <w:fldChar w:fldCharType="separate"/>
      </w:r>
      <w:r w:rsidR="00FB656B">
        <w:rPr>
          <w:noProof/>
        </w:rPr>
        <w:t>(Piatt et al. 2020)</w:t>
      </w:r>
      <w:r w:rsidR="00FB656B">
        <w:fldChar w:fldCharType="end"/>
      </w:r>
      <w:r w:rsidR="002D24AF">
        <w:t xml:space="preserve"> and increases in whale </w:t>
      </w:r>
      <w:r w:rsidR="007C47A4">
        <w:t>entanglements</w:t>
      </w:r>
      <w:r w:rsidR="002D24AF">
        <w:t xml:space="preserve"> in fishing gear due to habitat compression </w:t>
      </w:r>
      <w:r w:rsidR="002D24AF">
        <w:fldChar w:fldCharType="begin"/>
      </w:r>
      <w:r w:rsidR="002D24AF">
        <w:instrText xml:space="preserve"> ADDIN EN.CITE &lt;EndNote&gt;&lt;Cite&gt;&lt;Author&gt;Santora&lt;/Author&gt;&lt;Year&gt;2020&lt;/Year&gt;&lt;RecNum&gt;8525&lt;/RecNum&gt;&lt;DisplayText&gt;(Santora et al. 2020)&lt;/DisplayText&gt;&lt;record&gt;&lt;rec-number&gt;8525&lt;/rec-number&gt;&lt;foreign-keys&gt;&lt;key app="EN" db-id="099r02pdsz02vhet5wvvf0ejr2a09aed5020" timestamp="1622573759"&gt;8525&lt;/key&gt;&lt;/foreign-keys&gt;&lt;ref-type name="Journal Article"&gt;17&lt;/ref-type&gt;&lt;contributors&gt;&lt;authors&gt;&lt;author&gt;Santora, Jarrod A.&lt;/author&gt;&lt;author&gt;Mantua, Nathan J.&lt;/author&gt;&lt;author&gt;Schroeder, Isaac D.&lt;/author&gt;&lt;author&gt;Field, John C.&lt;/author&gt;&lt;author&gt;Hazen, Elliott L.&lt;/author&gt;&lt;author&gt;Bograd, Steven J.&lt;/author&gt;&lt;author&gt;Sydeman, William J.&lt;/author&gt;&lt;author&gt;Wells, Brian K.&lt;/author&gt;&lt;author&gt;Calambokidis, John&lt;/author&gt;&lt;author&gt;Saez, Lauren&lt;/author&gt;&lt;author&gt;Lawson, Dan&lt;/author&gt;&lt;author&gt;Forney, Karin A.&lt;/author&gt;&lt;/authors&gt;&lt;/contributors&gt;&lt;titles&gt;&lt;title&gt;Habitat compression and ecosystem shifts as potential links between marine heatwave and record whale entanglements&lt;/title&gt;&lt;secondary-title&gt;Nature Communications&lt;/secondary-title&gt;&lt;/titles&gt;&lt;pages&gt;536&lt;/pages&gt;&lt;volume&gt;11&lt;/volume&gt;&lt;number&gt;1&lt;/number&gt;&lt;dates&gt;&lt;year&gt;2020&lt;/year&gt;&lt;pub-dates&gt;&lt;date&gt;2020/01/27&lt;/date&gt;&lt;/pub-dates&gt;&lt;/dates&gt;&lt;isbn&gt;2041-1723&lt;/isbn&gt;&lt;urls&gt;&lt;related-urls&gt;&lt;url&gt;https://doi.org/10.1038/s41467-019-14215-w&lt;/url&gt;&lt;/related-urls&gt;&lt;/urls&gt;&lt;electronic-resource-num&gt;10.1038/s41467-019-14215-w&lt;/electronic-resource-num&gt;&lt;/record&gt;&lt;/Cite&gt;&lt;/EndNote&gt;</w:instrText>
      </w:r>
      <w:r w:rsidR="002D24AF">
        <w:fldChar w:fldCharType="separate"/>
      </w:r>
      <w:r w:rsidR="002D24AF">
        <w:rPr>
          <w:noProof/>
        </w:rPr>
        <w:t>(Santora et al. 2020)</w:t>
      </w:r>
      <w:r w:rsidR="002D24AF">
        <w:fldChar w:fldCharType="end"/>
      </w:r>
      <w:r w:rsidR="002D24AF">
        <w:t xml:space="preserve"> were also associated with the MHW</w:t>
      </w:r>
      <w:r w:rsidR="00F27B3F">
        <w:t xml:space="preserve">. </w:t>
      </w:r>
      <w:r w:rsidR="00364507">
        <w:t xml:space="preserve">This same period also saw </w:t>
      </w:r>
      <w:r w:rsidR="00FB656B">
        <w:t xml:space="preserve">changes in the ichthyoplankton </w:t>
      </w:r>
      <w:r w:rsidR="00FB656B">
        <w:fldChar w:fldCharType="begin"/>
      </w:r>
      <w:r w:rsidR="00FB656B">
        <w:instrText xml:space="preserve"> ADDIN EN.CITE &lt;EndNote&gt;&lt;Cite&gt;&lt;Author&gt;Nielsen&lt;/Author&gt;&lt;Year&gt;2021&lt;/Year&gt;&lt;RecNum&gt;8524&lt;/RecNum&gt;&lt;DisplayText&gt;(Nielsen et al. 2021)&lt;/DisplayText&gt;&lt;record&gt;&lt;rec-number&gt;8524&lt;/rec-number&gt;&lt;foreign-keys&gt;&lt;key app="EN" db-id="099r02pdsz02vhet5wvvf0ejr2a09aed5020" timestamp="1622573591"&gt;8524&lt;/key&gt;&lt;/foreign-keys&gt;&lt;ref-type name="Journal Article"&gt;17&lt;/ref-type&gt;&lt;contributors&gt;&lt;authors&gt;&lt;author&gt;Nielsen, Jens M.&lt;/author&gt;&lt;author&gt;Rogers, Lauren A.&lt;/author&gt;&lt;author&gt;Brodeur, Richard D.&lt;/author&gt;&lt;author&gt;Thompson, Andrew R.&lt;/author&gt;&lt;author&gt;Auth, Toby D.&lt;/author&gt;&lt;author&gt;Deary, Alison L.&lt;/author&gt;&lt;author&gt;Duffy-Anderson, Janet T.&lt;/author&gt;&lt;author&gt;Galbraith, Moira&lt;/author&gt;&lt;author&gt;Koslow, J. Anthony&lt;/author&gt;&lt;author&gt;Perry, R. Ian&lt;/author&gt;&lt;/authors&gt;&lt;/contributors&gt;&lt;titles&gt;&lt;title&gt;Responses of ichthyoplankton assemblages to the recent marine heatwave and previous climate fluctuations in several Northeast Pacific marine ecosystems&lt;/title&gt;&lt;secondary-title&gt;Global Change Biology&lt;/secondary-title&gt;&lt;/titles&gt;&lt;periodical&gt;&lt;full-title&gt;Global Change Biology&lt;/full-title&gt;&lt;abbr-1&gt;Global Change Biol.&lt;/abbr-1&gt;&lt;abbr-2&gt;Global Change Biol&lt;/abbr-2&gt;&lt;/periodical&gt;&lt;pages&gt;506-520&lt;/pages&gt;&lt;volume&gt;27&lt;/volume&gt;&lt;number&gt;3&lt;/number&gt;&lt;dates&gt;&lt;year&gt;2021&lt;/year&gt;&lt;/dates&gt;&lt;isbn&gt;1354-1013&lt;/isbn&gt;&lt;urls&gt;&lt;related-urls&gt;&lt;url&gt;https://onlinelibrary.wiley.com/doi/abs/10.1111/gcb.15415&lt;/url&gt;&lt;/related-urls&gt;&lt;/urls&gt;&lt;electronic-resource-num&gt;https://doi.org/10.1111/gcb.15415&lt;/electronic-resource-num&gt;&lt;/record&gt;&lt;/Cite&gt;&lt;/EndNote&gt;</w:instrText>
      </w:r>
      <w:r w:rsidR="00FB656B">
        <w:fldChar w:fldCharType="separate"/>
      </w:r>
      <w:r w:rsidR="00FB656B">
        <w:rPr>
          <w:noProof/>
        </w:rPr>
        <w:t>(Nielsen et al. 2021)</w:t>
      </w:r>
      <w:r w:rsidR="00FB656B">
        <w:fldChar w:fldCharType="end"/>
      </w:r>
      <w:r w:rsidR="00FB656B">
        <w:t xml:space="preserve">, especially </w:t>
      </w:r>
      <w:r>
        <w:t>large increases in pelagic rockfish</w:t>
      </w:r>
      <w:r w:rsidR="00FE6B33">
        <w:t xml:space="preserve"> (</w:t>
      </w:r>
      <w:r w:rsidR="00FE6B33" w:rsidRPr="00FE6B33">
        <w:rPr>
          <w:i/>
        </w:rPr>
        <w:t>Sebastes</w:t>
      </w:r>
      <w:r w:rsidR="00FE6B33">
        <w:t xml:space="preserve"> </w:t>
      </w:r>
      <w:proofErr w:type="spellStart"/>
      <w:r w:rsidR="00FE6B33">
        <w:t>spp</w:t>
      </w:r>
      <w:proofErr w:type="spellEnd"/>
      <w:r w:rsidR="00FE6B33">
        <w:t xml:space="preserve">) </w:t>
      </w:r>
      <w:r>
        <w:t>juveniles</w:t>
      </w:r>
      <w:r w:rsidR="00FB656B">
        <w:t xml:space="preserve"> off of the U.S. West Coast</w:t>
      </w:r>
      <w:r>
        <w:t xml:space="preserve"> </w:t>
      </w:r>
      <w:r>
        <w:fldChar w:fldCharType="begin"/>
      </w:r>
      <w:r>
        <w:instrText xml:space="preserve"> ADDIN EN.CITE &lt;EndNote&gt;&lt;Cite&gt;&lt;Author&gt;Field&lt;/Author&gt;&lt;Year&gt;in press&lt;/Year&gt;&lt;RecNum&gt;8248&lt;/RecNum&gt;&lt;DisplayText&gt;(Field et al. in press)&lt;/DisplayText&gt;&lt;record&gt;&lt;rec-number&gt;8248&lt;/rec-number&gt;&lt;foreign-keys&gt;&lt;key app="EN" db-id="099r02pdsz02vhet5wvvf0ejr2a09aed5020" timestamp="1617299670"&gt;8248&lt;/key&gt;&lt;/foreign-keys&gt;&lt;ref-type name="Journal Article"&gt;17&lt;/ref-type&gt;&lt;contributors&gt;&lt;authors&gt;&lt;author&gt;Field, J.&lt;/author&gt;&lt;author&gt;Miller, R.&lt;/author&gt;&lt;author&gt;Santora, J.&lt;/author&gt;&lt;author&gt;Tolimieri, N.&lt;/author&gt;&lt;author&gt;Haltuch, M.&lt;/author&gt;&lt;author&gt;Brodeur, R.&lt;/author&gt;&lt;author&gt;Auth, T.&lt;/author&gt;&lt;author&gt;Dick, E.J.&lt;/author&gt;&lt;author&gt;Sakuma, K.&lt;/author&gt;&lt;author&gt;Wells, B.&lt;/author&gt;&lt;/authors&gt;&lt;/contributors&gt;&lt;titles&gt;&lt;title&gt;Spatiotemporal patterns of variability in the abundance and distribution of winter-spawned pelagic juvenile rockfish in the California Current&lt;/title&gt;&lt;secondary-title&gt;TBD&lt;/secondary-title&gt;&lt;/titles&gt;&lt;volume&gt;TBD&lt;/volume&gt;&lt;dates&gt;&lt;year&gt;in press&lt;/year&gt;&lt;/dates&gt;&lt;urls&gt;&lt;/urls&gt;&lt;/record&gt;&lt;/Cite&gt;&lt;/EndNote&gt;</w:instrText>
      </w:r>
      <w:r>
        <w:fldChar w:fldCharType="separate"/>
      </w:r>
      <w:r>
        <w:rPr>
          <w:noProof/>
        </w:rPr>
        <w:t>(Field et al. in press)</w:t>
      </w:r>
      <w:r>
        <w:fldChar w:fldCharType="end"/>
      </w:r>
      <w:r w:rsidR="00364507">
        <w:t xml:space="preserve">. </w:t>
      </w:r>
    </w:p>
    <w:p w14:paraId="1488CA24" w14:textId="7ACE03F5" w:rsidR="00BD5167" w:rsidRDefault="00840BEE" w:rsidP="009D4B89">
      <w:r>
        <w:t xml:space="preserve">However, </w:t>
      </w:r>
      <w:r w:rsidR="003770D3">
        <w:t>c</w:t>
      </w:r>
      <w:r w:rsidR="00B357A1">
        <w:t>ommunity responses to the combination of the sea star die-off and the MHW</w:t>
      </w:r>
      <w:r w:rsidR="00276900">
        <w:t xml:space="preserve"> varied regionally</w:t>
      </w:r>
      <w:r w:rsidR="003770D3">
        <w:t xml:space="preserve"> </w:t>
      </w:r>
      <w:r w:rsidR="003770D3">
        <w:fldChar w:fldCharType="begin">
          <w:fldData xml:space="preserve">PEVuZE5vdGU+PENpdGU+PEF1dGhvcj5CZWFzLUx1bmE8L0F1dGhvcj48WWVhcj4yMDIwPC9ZZWFy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</w:fldData>
        </w:fldChar>
      </w:r>
      <w:r w:rsidR="003770D3">
        <w:instrText xml:space="preserve"> ADDIN EN.CITE </w:instrText>
      </w:r>
      <w:r w:rsidR="003770D3">
        <w:fldChar w:fldCharType="begin">
          <w:fldData xml:space="preserve">PEVuZE5vdGU+PENpdGU+PEF1dGhvcj5CZWFzLUx1bmE8L0F1dGhvcj48WWVhcj4yMDIwPC9ZZWFy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</w:fldData>
        </w:fldChar>
      </w:r>
      <w:r w:rsidR="003770D3">
        <w:instrText xml:space="preserve"> ADDIN EN.CITE.DATA </w:instrText>
      </w:r>
      <w:r w:rsidR="003770D3">
        <w:fldChar w:fldCharType="end"/>
      </w:r>
      <w:r w:rsidR="003770D3">
        <w:fldChar w:fldCharType="separate"/>
      </w:r>
      <w:r w:rsidR="003770D3">
        <w:rPr>
          <w:noProof/>
        </w:rPr>
        <w:t>(Cavanaugh et al. 2019, Beas-Luna et al. 2020)</w:t>
      </w:r>
      <w:r w:rsidR="003770D3">
        <w:fldChar w:fldCharType="end"/>
      </w:r>
      <w:r w:rsidR="00276900">
        <w:t>.</w:t>
      </w:r>
      <w:r w:rsidR="003770D3">
        <w:t xml:space="preserve"> For example, kelp loss in northern California was substantial</w:t>
      </w:r>
      <w:r>
        <w:t>,</w:t>
      </w:r>
      <w:r w:rsidR="003770D3">
        <w:t xml:space="preserve"> likely due to the combined effects of </w:t>
      </w:r>
      <w:proofErr w:type="gramStart"/>
      <w:r w:rsidR="003770D3">
        <w:t>high water</w:t>
      </w:r>
      <w:proofErr w:type="gramEnd"/>
      <w:r w:rsidR="003770D3">
        <w:t xml:space="preserve"> temperatures, low otter </w:t>
      </w:r>
      <w:r w:rsidR="003770D3">
        <w:lastRenderedPageBreak/>
        <w:t xml:space="preserve">densities, and </w:t>
      </w:r>
      <w:r w:rsidR="00DC63ED">
        <w:t>a</w:t>
      </w:r>
      <w:r w:rsidR="003770D3">
        <w:t xml:space="preserve"> decrease in </w:t>
      </w:r>
      <w:r w:rsidR="005D1A16">
        <w:t xml:space="preserve">predatory </w:t>
      </w:r>
      <w:r w:rsidR="003770D3">
        <w:t>sea star</w:t>
      </w:r>
      <w:r w:rsidR="005D1A16">
        <w:t>s</w:t>
      </w:r>
      <w:r w:rsidR="003770D3">
        <w:t xml:space="preserve"> </w:t>
      </w:r>
      <w:r w:rsidR="003770D3">
        <w:fldChar w:fldCharType="begin">
          <w:fldData xml:space="preserve">PEVuZE5vdGU+PENpdGU+PEF1dGhvcj5CZWFzLUx1bmE8L0F1dGhvcj48WWVhcj4yMDIwPC9ZZWFy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</w:fldData>
        </w:fldChar>
      </w:r>
      <w:r w:rsidR="003770D3">
        <w:instrText xml:space="preserve"> ADDIN EN.CITE </w:instrText>
      </w:r>
      <w:r w:rsidR="003770D3">
        <w:fldChar w:fldCharType="begin">
          <w:fldData xml:space="preserve">PEVuZE5vdGU+PENpdGU+PEF1dGhvcj5CZWFzLUx1bmE8L0F1dGhvcj48WWVhcj4yMDIwPC9ZZWFy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</w:fldData>
        </w:fldChar>
      </w:r>
      <w:r w:rsidR="003770D3">
        <w:instrText xml:space="preserve"> ADDIN EN.CITE.DATA </w:instrText>
      </w:r>
      <w:r w:rsidR="003770D3">
        <w:fldChar w:fldCharType="end"/>
      </w:r>
      <w:r w:rsidR="003770D3">
        <w:fldChar w:fldCharType="separate"/>
      </w:r>
      <w:r w:rsidR="003770D3">
        <w:rPr>
          <w:noProof/>
        </w:rPr>
        <w:t>(Rogers-Bennett and Catton 2019, Beas-Luna et al. 2020, McPherson et al. 2021)</w:t>
      </w:r>
      <w:r w:rsidR="003770D3">
        <w:fldChar w:fldCharType="end"/>
      </w:r>
      <w:r w:rsidR="003770D3">
        <w:t xml:space="preserve">. Central and southern Californian kelp forests were more resilient, possibly due to greater predator redundancy </w:t>
      </w:r>
      <w:r w:rsidR="003770D3">
        <w:fldChar w:fldCharType="begin"/>
      </w:r>
      <w:r w:rsidR="003770D3">
        <w:instrText xml:space="preserve"> ADDIN EN.CITE &lt;EndNote&gt;&lt;Cite&gt;&lt;Author&gt;Beas-Luna&lt;/Author&gt;&lt;Year&gt;2020&lt;/Year&gt;&lt;RecNum&gt;8498&lt;/RecNum&gt;&lt;DisplayText&gt;(Beas-Luna et al. 2020)&lt;/DisplayText&gt;&lt;record&gt;&lt;rec-number&gt;8498&lt;/rec-number&gt;&lt;foreign-keys&gt;&lt;key app="EN" db-id="099r02pdsz02vhet5wvvf0ejr2a09aed5020" timestamp="1621974868"&gt;8498&lt;/key&gt;&lt;/foreign-keys&gt;&lt;ref-type name="Journal Article"&gt;17&lt;/ref-type&gt;&lt;contributors&gt;&lt;authors&gt;&lt;author&gt;Beas-Luna, Rodrigo&lt;/author&gt;&lt;author&gt;Micheli, Fiorenza&lt;/author&gt;&lt;author&gt;Woodson, C. Brock&lt;/author&gt;&lt;author&gt;Carr, Mark&lt;/author&gt;&lt;author&gt;Malone, Dan&lt;/author&gt;&lt;author&gt;Torre, Jorge&lt;/author&gt;&lt;author&gt;Boch, Charles&lt;/author&gt;&lt;author&gt;Caselle, Jennifer E.&lt;/author&gt;&lt;author&gt;Edwards, Matt&lt;/author&gt;&lt;author&gt;Freiwald, Jan&lt;/author&gt;&lt;author&gt;Hamilton, Scott L.&lt;/author&gt;&lt;author&gt;Hernandez, Arturo&lt;/author&gt;&lt;author&gt;Konar, Brenda&lt;/author&gt;&lt;author&gt;Kroeker, Kristy J.&lt;/author&gt;&lt;author&gt;Lorda, Julio&lt;/author&gt;&lt;author&gt;Montaño-Moctezuma, Gabriela&lt;/author&gt;&lt;author&gt;Torres-Moye, Guillermo&lt;/author&gt;&lt;/authors&gt;&lt;/contributors&gt;&lt;titles&gt;&lt;title&gt;Geographic variation in responses of kelp forest communities of the California Current to recent climatic changes&lt;/title&gt;&lt;secondary-title&gt;Global Change Biology&lt;/secondary-title&gt;&lt;/titles&gt;&lt;periodical&gt;&lt;full-title&gt;Global Change Biology&lt;/full-title&gt;&lt;abbr-1&gt;Global Change Biol.&lt;/abbr-1&gt;&lt;abbr-2&gt;Global Change Biol&lt;/abbr-2&gt;&lt;/periodical&gt;&lt;pages&gt;6457-6473&lt;/pages&gt;&lt;volume&gt;26&lt;/volume&gt;&lt;number&gt;11&lt;/number&gt;&lt;dates&gt;&lt;year&gt;2020&lt;/year&gt;&lt;/dates&gt;&lt;isbn&gt;1354-1013&lt;/isbn&gt;&lt;urls&gt;&lt;related-urls&gt;&lt;url&gt;https://onlinelibrary.wiley.com/doi/abs/10.1111/gcb.15273&lt;/url&gt;&lt;/related-urls&gt;&lt;/urls&gt;&lt;electronic-resource-num&gt;https://doi.org/10.1111/gcb.15273&lt;/electronic-resource-num&gt;&lt;/record&gt;&lt;/Cite&gt;&lt;/EndNote&gt;</w:instrText>
      </w:r>
      <w:r w:rsidR="003770D3">
        <w:fldChar w:fldCharType="separate"/>
      </w:r>
      <w:r w:rsidR="003770D3">
        <w:rPr>
          <w:noProof/>
        </w:rPr>
        <w:t>(Beas-Luna et al. 2020)</w:t>
      </w:r>
      <w:r w:rsidR="003770D3">
        <w:fldChar w:fldCharType="end"/>
      </w:r>
      <w:r w:rsidR="003770D3">
        <w:t>, while in Baja California reductions in kelp cover likely due to species being at the range margins</w:t>
      </w:r>
      <w:r w:rsidR="00B8462D">
        <w:t xml:space="preserve"> (</w:t>
      </w:r>
      <w:r w:rsidR="00B8462D" w:rsidRPr="00B8462D">
        <w:rPr>
          <w:highlight w:val="yellow"/>
        </w:rPr>
        <w:t>Meh</w:t>
      </w:r>
      <w:r w:rsidR="00B8462D">
        <w:t>)</w:t>
      </w:r>
      <w:r w:rsidR="003770D3">
        <w:t>.</w:t>
      </w:r>
      <w:r w:rsidR="004631F2">
        <w:t xml:space="preserve"> </w:t>
      </w:r>
      <w:r w:rsidR="00A32B46">
        <w:t xml:space="preserve">Similar variation in the dynamics of kelp forests occur at smaller scales as well </w:t>
      </w:r>
      <w:r w:rsidR="004631F2">
        <w:fldChar w:fldCharType="begin">
          <w:fldData xml:space="preserve">PEVuZE5vdGU+PENpdGU+PEF1dGhvcj5FaXNhZ3VpcnJlPC9BdXRob3I+PFllYXI+MjAyMDwvWWVh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</w:fldData>
        </w:fldChar>
      </w:r>
      <w:r w:rsidR="004631F2">
        <w:instrText xml:space="preserve"> ADDIN EN.CITE </w:instrText>
      </w:r>
      <w:r w:rsidR="004631F2">
        <w:fldChar w:fldCharType="begin">
          <w:fldData xml:space="preserve">PEVuZE5vdGU+PENpdGU+PEF1dGhvcj5FaXNhZ3VpcnJlPC9BdXRob3I+PFllYXI+MjAyMDwvWWVh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</w:fldData>
        </w:fldChar>
      </w:r>
      <w:r w:rsidR="004631F2">
        <w:instrText xml:space="preserve"> ADDIN EN.CITE.DATA </w:instrText>
      </w:r>
      <w:r w:rsidR="004631F2">
        <w:fldChar w:fldCharType="end"/>
      </w:r>
      <w:r w:rsidR="004631F2">
        <w:fldChar w:fldCharType="separate"/>
      </w:r>
      <w:r w:rsidR="004631F2">
        <w:rPr>
          <w:noProof/>
        </w:rPr>
        <w:t>(Eisaguirre et al. 2020)</w:t>
      </w:r>
      <w:r w:rsidR="004631F2">
        <w:fldChar w:fldCharType="end"/>
      </w:r>
      <w:commentRangeStart w:id="22"/>
      <w:r w:rsidR="00A32B46">
        <w:t>.</w:t>
      </w:r>
      <w:commentRangeEnd w:id="22"/>
      <w:r w:rsidR="00E4151D">
        <w:rPr>
          <w:rStyle w:val="CommentReference"/>
        </w:rPr>
        <w:commentReference w:id="22"/>
      </w:r>
    </w:p>
    <w:p w14:paraId="59B7CECF" w14:textId="0E8D1062" w:rsidR="00CB5CD3" w:rsidRDefault="00E12E1A" w:rsidP="009D4B89">
      <w:r w:rsidRPr="00CB5CD3">
        <w:rPr>
          <w:color w:val="0070C0"/>
        </w:rPr>
        <w:t xml:space="preserve">Here, we </w:t>
      </w:r>
      <w:r w:rsidR="00CB5CD3" w:rsidRPr="00CB5CD3">
        <w:rPr>
          <w:color w:val="0070C0"/>
        </w:rPr>
        <w:t xml:space="preserve">examine kelp, invertebrate, and </w:t>
      </w:r>
      <w:r w:rsidR="00B8462D" w:rsidRPr="00CB5CD3">
        <w:rPr>
          <w:color w:val="0070C0"/>
        </w:rPr>
        <w:t xml:space="preserve">fish </w:t>
      </w:r>
      <w:r w:rsidR="00CB5CD3" w:rsidRPr="00CB5CD3">
        <w:rPr>
          <w:color w:val="0070C0"/>
        </w:rPr>
        <w:t xml:space="preserve">communities between 2015 and 2021 </w:t>
      </w:r>
      <w:r w:rsidR="00797F78" w:rsidRPr="00CB5CD3">
        <w:rPr>
          <w:color w:val="0070C0"/>
        </w:rPr>
        <w:t xml:space="preserve">to </w:t>
      </w:r>
      <w:r w:rsidR="00CB5CD3" w:rsidRPr="00CB5CD3">
        <w:rPr>
          <w:color w:val="0070C0"/>
        </w:rPr>
        <w:t xml:space="preserve">understand </w:t>
      </w:r>
      <w:r w:rsidR="00CB5CD3">
        <w:rPr>
          <w:color w:val="0070C0"/>
        </w:rPr>
        <w:t xml:space="preserve">kelp forest communities in Washington U.S.A. in the context of recent collapses in kelp forests of the NE Pacific. We first examine overall temporal </w:t>
      </w:r>
      <w:r w:rsidR="00CB5CD3" w:rsidRPr="00CB5CD3">
        <w:rPr>
          <w:color w:val="0070C0"/>
        </w:rPr>
        <w:t>trend</w:t>
      </w:r>
      <w:r w:rsidR="00CB5CD3">
        <w:rPr>
          <w:color w:val="0070C0"/>
        </w:rPr>
        <w:t xml:space="preserve">s of four major guilds in the kelp forest community.  We then examine the spatial and temporal drivers of variability of each guild and comp </w:t>
      </w:r>
    </w:p>
    <w:p w14:paraId="5CCC8739" w14:textId="12120E35" w:rsidR="008F6020" w:rsidRPr="00ED7FF3" w:rsidRDefault="00797F78" w:rsidP="009D4B89">
      <w:r>
        <w:t xml:space="preserve">the sea star </w:t>
      </w:r>
      <w:proofErr w:type="gramStart"/>
      <w:r>
        <w:t>die</w:t>
      </w:r>
      <w:proofErr w:type="gramEnd"/>
      <w:r>
        <w:t xml:space="preserve"> off and the </w:t>
      </w:r>
      <w:r w:rsidR="007C36E1">
        <w:t>recent</w:t>
      </w:r>
      <w:r>
        <w:t xml:space="preserve"> marine heat wave</w:t>
      </w:r>
      <w:r w:rsidR="00B8462D">
        <w:t xml:space="preserve"> at</w:t>
      </w:r>
      <w:r w:rsidR="00F61A00">
        <w:t xml:space="preserve"> five kelp forest sites along the coast of Washington, U.S.A. from 2016-2019</w:t>
      </w:r>
      <w:r>
        <w:t xml:space="preserve">. </w:t>
      </w:r>
      <w:r w:rsidR="00E6146D">
        <w:t>We start by examining assemblage structure and relationships with habitat for fish and macroinvertebrat</w:t>
      </w:r>
      <w:r w:rsidR="00E6146D" w:rsidRPr="00B8462D">
        <w:t>e</w:t>
      </w:r>
      <w:r w:rsidR="008E4A94" w:rsidRPr="00B8462D">
        <w:t>s</w:t>
      </w:r>
      <w:r w:rsidRPr="00B8462D">
        <w:t xml:space="preserve"> </w:t>
      </w:r>
      <w:r w:rsidR="007C36E1" w:rsidRPr="00B8462D">
        <w:t>to</w:t>
      </w:r>
      <w:r w:rsidRPr="00B8462D">
        <w:t xml:space="preserve"> </w:t>
      </w:r>
      <w:r w:rsidR="007C36E1" w:rsidRPr="00B8462D">
        <w:t xml:space="preserve">better understand the importance of habitat, </w:t>
      </w:r>
      <w:r w:rsidR="0045600C" w:rsidRPr="00B8462D">
        <w:t xml:space="preserve">and </w:t>
      </w:r>
      <w:r w:rsidR="007C36E1" w:rsidRPr="00B8462D">
        <w:t xml:space="preserve">spatial and temporal variation in these communities. </w:t>
      </w:r>
      <w:r>
        <w:t xml:space="preserve"> We then highlight </w:t>
      </w:r>
      <w:r w:rsidR="0043593D">
        <w:t>three vignettes</w:t>
      </w:r>
      <w:r>
        <w:t xml:space="preserve"> related to the SSWD and MHW and kelp forest communities. First, </w:t>
      </w:r>
      <w:r w:rsidR="00DC63ED">
        <w:t xml:space="preserve">we ask whether sea stars have shown any recovery from SSWD and examine relationships between sea star density and prey density. </w:t>
      </w:r>
      <w:r>
        <w:t xml:space="preserve">Second, </w:t>
      </w:r>
      <w:r w:rsidR="00DC63ED">
        <w:t xml:space="preserve">we examine trends in urchin density and the relationship between urchins and kelp </w:t>
      </w:r>
      <w:r w:rsidR="001D0AB8">
        <w:t>to determine whether</w:t>
      </w:r>
      <w:r w:rsidR="006A3CCB">
        <w:t xml:space="preserve"> </w:t>
      </w:r>
      <w:commentRangeStart w:id="23"/>
      <w:r w:rsidR="006A3CCB">
        <w:t xml:space="preserve">the sea star die off lead to </w:t>
      </w:r>
      <w:r w:rsidR="00E079E7">
        <w:t xml:space="preserve">or allowed </w:t>
      </w:r>
      <w:commentRangeEnd w:id="23"/>
      <w:r w:rsidR="00E079E7">
        <w:rPr>
          <w:rStyle w:val="CommentReference"/>
        </w:rPr>
        <w:commentReference w:id="23"/>
      </w:r>
      <w:r w:rsidR="006A3CCB">
        <w:t xml:space="preserve">increases in urchin densities and subsequent reductions in kelp cover. </w:t>
      </w:r>
      <w:r>
        <w:t xml:space="preserve">Finally, we </w:t>
      </w:r>
      <w:r w:rsidR="007C36E1">
        <w:t xml:space="preserve">determine whether the high numbers of </w:t>
      </w:r>
      <w:commentRangeStart w:id="24"/>
      <w:r w:rsidR="007C36E1">
        <w:t>pelagic rockfish juveniles</w:t>
      </w:r>
      <w:commentRangeEnd w:id="24"/>
      <w:r w:rsidR="005313B1">
        <w:rPr>
          <w:rStyle w:val="CommentReference"/>
        </w:rPr>
        <w:commentReference w:id="24"/>
      </w:r>
      <w:r w:rsidR="007C36E1">
        <w:t xml:space="preserve"> seen during the heat wave translated</w:t>
      </w:r>
      <w:r w:rsidR="00FF18A1">
        <w:t xml:space="preserve"> to higher recruitment in 2016, </w:t>
      </w:r>
      <w:r w:rsidR="002B3067">
        <w:t xml:space="preserve">examine spatial patterns in recruitment, and distinguish whether different species complexes vary in their spatial and temporal patterns. </w:t>
      </w:r>
      <w:commentRangeStart w:id="25"/>
      <w:r w:rsidR="00A609AF">
        <w:t>As o</w:t>
      </w:r>
      <w:r w:rsidR="00FF18A1">
        <w:t xml:space="preserve">ur data are limited to </w:t>
      </w:r>
      <w:proofErr w:type="gramStart"/>
      <w:r w:rsidR="00FF18A1">
        <w:t>2016-2019</w:t>
      </w:r>
      <w:proofErr w:type="gramEnd"/>
      <w:r w:rsidR="00FF18A1">
        <w:t xml:space="preserve"> we highlight changes (potentially recovery) in these communities following these events, but cannot measure direct impacts of the events themselves. </w:t>
      </w:r>
      <w:commentRangeEnd w:id="25"/>
      <w:r w:rsidR="00633646">
        <w:rPr>
          <w:rStyle w:val="CommentReference"/>
        </w:rPr>
        <w:commentReference w:id="25"/>
      </w:r>
    </w:p>
    <w:p w14:paraId="07D88D12" w14:textId="77777777" w:rsidR="00ED7FF3" w:rsidRDefault="00ED7FF3" w:rsidP="00D53E7A">
      <w:pPr>
        <w:pStyle w:val="Heading1"/>
      </w:pPr>
      <w:r>
        <w:lastRenderedPageBreak/>
        <w:t>Materials and Methods</w:t>
      </w:r>
    </w:p>
    <w:p w14:paraId="19A8AB75" w14:textId="77777777" w:rsidR="00ED7FF3" w:rsidRPr="001101BB" w:rsidRDefault="001101BB" w:rsidP="00D53E7A">
      <w:pPr>
        <w:pStyle w:val="Heading2"/>
      </w:pPr>
      <w:r w:rsidRPr="001101BB">
        <w:t>Study site</w:t>
      </w:r>
      <w:r>
        <w:t>s</w:t>
      </w:r>
    </w:p>
    <w:p w14:paraId="76C658A7" w14:textId="56349602" w:rsidR="001101BB" w:rsidRDefault="001101BB" w:rsidP="00754297">
      <w:r>
        <w:t xml:space="preserve">We conducted </w:t>
      </w:r>
      <w:r w:rsidR="00462F43">
        <w:t>dive</w:t>
      </w:r>
      <w:r>
        <w:t xml:space="preserve"> surveys at five sites </w:t>
      </w:r>
      <w:r w:rsidR="00ED595B">
        <w:t xml:space="preserve">in late July or early August of 2016-2019 </w:t>
      </w:r>
      <w:r>
        <w:t>within the Olympic Coast National Marine Sanctuary (OCNMS</w:t>
      </w:r>
      <w:r w:rsidR="00503240">
        <w:t>, designated in 1994</w:t>
      </w:r>
      <w:r>
        <w:t>) along the coast of Washington, U.S.A.</w:t>
      </w:r>
      <w:r w:rsidR="00992FA7">
        <w:t xml:space="preserve"> (</w:t>
      </w:r>
      <w:r w:rsidR="00992FA7">
        <w:fldChar w:fldCharType="begin"/>
      </w:r>
      <w:r w:rsidR="00992FA7">
        <w:instrText xml:space="preserve"> REF _Ref70920575 \h </w:instrText>
      </w:r>
      <w:r w:rsidR="00992FA7">
        <w:fldChar w:fldCharType="separate"/>
      </w:r>
      <w:r w:rsidR="00A029E1">
        <w:t xml:space="preserve">Fig. </w:t>
      </w:r>
      <w:r w:rsidR="00A029E1">
        <w:rPr>
          <w:noProof/>
        </w:rPr>
        <w:t>1</w:t>
      </w:r>
      <w:r w:rsidR="00992FA7">
        <w:fldChar w:fldCharType="end"/>
      </w:r>
      <w:r w:rsidR="00992FA7">
        <w:t>)</w:t>
      </w:r>
      <w:r>
        <w:t>.</w:t>
      </w:r>
      <w:r w:rsidR="00503240">
        <w:t xml:space="preserve"> These sites span much of the OCNMS from Destruction Island in the south to </w:t>
      </w:r>
      <w:proofErr w:type="spellStart"/>
      <w:r w:rsidR="00503240">
        <w:t>Neah</w:t>
      </w:r>
      <w:proofErr w:type="spellEnd"/>
      <w:r w:rsidR="00503240">
        <w:t xml:space="preserve"> Bay in the north. </w:t>
      </w:r>
      <w:r w:rsidR="00205688">
        <w:t>Four sites were on the outer coast</w:t>
      </w:r>
      <w:r w:rsidR="005176A9">
        <w:t>,</w:t>
      </w:r>
      <w:r w:rsidR="00205688">
        <w:t xml:space="preserve"> while </w:t>
      </w:r>
      <w:proofErr w:type="spellStart"/>
      <w:r w:rsidR="00503240">
        <w:t>Neah</w:t>
      </w:r>
      <w:proofErr w:type="spellEnd"/>
      <w:r w:rsidR="00503240">
        <w:t xml:space="preserve"> Bay is</w:t>
      </w:r>
      <w:r w:rsidR="00205688">
        <w:t xml:space="preserve"> wi</w:t>
      </w:r>
      <w:r w:rsidR="00503240">
        <w:t>thin the Strait of Juan de Fuca</w:t>
      </w:r>
      <w:r w:rsidR="00257DDA">
        <w:t xml:space="preserve"> and just outside of the OCNMS</w:t>
      </w:r>
      <w:r w:rsidR="00503240">
        <w:t xml:space="preserve">. </w:t>
      </w:r>
      <w:r w:rsidR="00205688">
        <w:t>All sites</w:t>
      </w:r>
      <w:r w:rsidR="00EE5F46">
        <w:t xml:space="preserve"> were relatively protected </w:t>
      </w:r>
      <w:r w:rsidR="009973B0">
        <w:t xml:space="preserve">from </w:t>
      </w:r>
      <w:r w:rsidR="00EE5F46">
        <w:t xml:space="preserve">wave action and </w:t>
      </w:r>
      <w:r w:rsidR="00205688">
        <w:t xml:space="preserve">had subtidal rocky reefs </w:t>
      </w:r>
      <w:r w:rsidR="001D7F18">
        <w:t>and supported</w:t>
      </w:r>
      <w:r w:rsidR="00205688">
        <w:t xml:space="preserve"> kelp stands consisting of </w:t>
      </w:r>
      <w:r w:rsidR="00ED595B">
        <w:rPr>
          <w:i/>
        </w:rPr>
        <w:t xml:space="preserve">Macrocystis </w:t>
      </w:r>
      <w:proofErr w:type="spellStart"/>
      <w:r w:rsidR="00ED595B">
        <w:rPr>
          <w:i/>
        </w:rPr>
        <w:t>pyrifera</w:t>
      </w:r>
      <w:proofErr w:type="spellEnd"/>
      <w:r w:rsidR="00205688">
        <w:rPr>
          <w:i/>
        </w:rPr>
        <w:t xml:space="preserve"> </w:t>
      </w:r>
      <w:r w:rsidR="00205688">
        <w:t xml:space="preserve">and/or </w:t>
      </w:r>
      <w:proofErr w:type="spellStart"/>
      <w:r w:rsidR="00ED595B">
        <w:rPr>
          <w:i/>
        </w:rPr>
        <w:t>Nerocystis</w:t>
      </w:r>
      <w:proofErr w:type="spellEnd"/>
      <w:r w:rsidR="00ED595B">
        <w:rPr>
          <w:i/>
        </w:rPr>
        <w:t xml:space="preserve"> </w:t>
      </w:r>
      <w:proofErr w:type="spellStart"/>
      <w:r w:rsidR="00ED595B">
        <w:rPr>
          <w:i/>
        </w:rPr>
        <w:t>luekana</w:t>
      </w:r>
      <w:proofErr w:type="spellEnd"/>
      <w:r w:rsidR="00ED595B">
        <w:rPr>
          <w:i/>
        </w:rPr>
        <w:t xml:space="preserve"> </w:t>
      </w:r>
      <w:r w:rsidR="00205688">
        <w:t>as well as</w:t>
      </w:r>
      <w:r w:rsidR="001D7F18">
        <w:t xml:space="preserve"> understory</w:t>
      </w:r>
      <w:r w:rsidR="00205688">
        <w:t xml:space="preserve"> algae</w:t>
      </w:r>
      <w:r w:rsidR="00462F43">
        <w:t xml:space="preserve"> such as </w:t>
      </w:r>
      <w:proofErr w:type="spellStart"/>
      <w:r w:rsidR="00462F43" w:rsidRPr="00462F43">
        <w:rPr>
          <w:i/>
        </w:rPr>
        <w:t>Pterygophora</w:t>
      </w:r>
      <w:proofErr w:type="spellEnd"/>
      <w:r w:rsidR="00462F43" w:rsidRPr="00462F43">
        <w:rPr>
          <w:i/>
        </w:rPr>
        <w:t xml:space="preserve"> californica</w:t>
      </w:r>
      <w:r w:rsidR="00EE5F46">
        <w:t xml:space="preserve"> </w:t>
      </w:r>
      <w:r w:rsidR="00EE5F4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aC1hZGRyZXNzPkNvbnNlcnZhdGlvbiBCaW9sb2d5IERpdmlzaW9uLCBOb3J0aHdlc3QgRmlzaGVy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</w:fldData>
        </w:fldChar>
      </w:r>
      <w:r w:rsidR="00716B3A">
        <w:instrText xml:space="preserve"> ADDIN EN.CITE </w:instrText>
      </w:r>
      <w:r w:rsidR="00716B3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aC1hZGRyZXNzPkNvbnNlcnZhdGlvbiBCaW9sb2d5IERpdmlzaW9uLCBOb3J0aHdlc3QgRmlzaGVy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</w:fldData>
        </w:fldChar>
      </w:r>
      <w:r w:rsidR="00716B3A">
        <w:instrText xml:space="preserve"> ADDIN EN.CITE.DATA </w:instrText>
      </w:r>
      <w:r w:rsidR="00716B3A">
        <w:fldChar w:fldCharType="end"/>
      </w:r>
      <w:r w:rsidR="00EE5F46">
        <w:fldChar w:fldCharType="separate"/>
      </w:r>
      <w:r w:rsidR="00EE5F46">
        <w:rPr>
          <w:noProof/>
        </w:rPr>
        <w:t>(Shelton et al. 2018)</w:t>
      </w:r>
      <w:r w:rsidR="00EE5F46">
        <w:fldChar w:fldCharType="end"/>
      </w:r>
      <w:r w:rsidR="00205688">
        <w:t xml:space="preserve">. </w:t>
      </w:r>
    </w:p>
    <w:p w14:paraId="0056C968" w14:textId="75955445" w:rsidR="00632878" w:rsidRDefault="00632878" w:rsidP="00632878">
      <w:pPr>
        <w:pStyle w:val="Heading2"/>
      </w:pPr>
      <w:r>
        <w:t>Survey design</w:t>
      </w:r>
    </w:p>
    <w:p w14:paraId="60A80740" w14:textId="264DF199" w:rsidR="003309EA" w:rsidRPr="0034394A" w:rsidDel="003309EA" w:rsidRDefault="003309EA" w:rsidP="003309EA">
      <w:pPr>
        <w:rPr>
          <w:del w:id="26" w:author="Ole Shelton" w:date="2021-09-29T16:21:00Z"/>
          <w:color w:val="0070C0"/>
        </w:rPr>
      </w:pPr>
      <w:r>
        <w:rPr>
          <w:color w:val="0070C0"/>
        </w:rPr>
        <w:t xml:space="preserve">Overall, we aimed to provide estimate of species-level </w:t>
      </w:r>
      <w:ins w:id="27" w:author="Ole Shelton" w:date="2021-09-29T16:26:00Z">
        <w:r>
          <w:rPr>
            <w:color w:val="0070C0"/>
          </w:rPr>
          <w:t xml:space="preserve">density </w:t>
        </w:r>
      </w:ins>
      <w:del w:id="28" w:author="Ole Shelton" w:date="2021-09-29T16:26:00Z">
        <w:r w:rsidDel="003309EA">
          <w:rPr>
            <w:color w:val="0070C0"/>
          </w:rPr>
          <w:delText xml:space="preserve">abundance </w:delText>
        </w:r>
      </w:del>
      <w:r>
        <w:rPr>
          <w:color w:val="0070C0"/>
        </w:rPr>
        <w:t>for</w:t>
      </w:r>
      <w:ins w:id="29" w:author="Ole Shelton" w:date="2021-09-29T16:21:00Z">
        <w:r>
          <w:rPr>
            <w:color w:val="0070C0"/>
          </w:rPr>
          <w:t xml:space="preserve"> four</w:t>
        </w:r>
      </w:ins>
      <w:del w:id="30" w:author="Ole Shelton" w:date="2021-09-29T16:21:00Z">
        <w:r w:rsidDel="003309EA">
          <w:rPr>
            <w:color w:val="0070C0"/>
          </w:rPr>
          <w:delText xml:space="preserve"> three</w:delText>
        </w:r>
      </w:del>
      <w:r>
        <w:rPr>
          <w:color w:val="0070C0"/>
        </w:rPr>
        <w:t xml:space="preserve"> important guilds in kelp forest ecosystems: 1) the major autotrophic macrophytes (giant kelp, bull kelp, </w:t>
      </w:r>
      <w:proofErr w:type="spellStart"/>
      <w:r>
        <w:rPr>
          <w:color w:val="0070C0"/>
        </w:rPr>
        <w:t>pterogophora</w:t>
      </w:r>
      <w:proofErr w:type="spellEnd"/>
      <w:r>
        <w:rPr>
          <w:color w:val="0070C0"/>
        </w:rPr>
        <w:t>), 2) Major benthic invertebrates</w:t>
      </w:r>
      <w:ins w:id="31" w:author="Ole Shelton" w:date="2021-09-29T16:21:00Z">
        <w:r>
          <w:rPr>
            <w:color w:val="0070C0"/>
          </w:rPr>
          <w:t xml:space="preserve"> </w:t>
        </w:r>
        <w:proofErr w:type="gramStart"/>
        <w:r>
          <w:rPr>
            <w:color w:val="0070C0"/>
          </w:rPr>
          <w:t>(</w:t>
        </w:r>
      </w:ins>
      <w:r>
        <w:rPr>
          <w:color w:val="0070C0"/>
        </w:rPr>
        <w:t xml:space="preserve"> </w:t>
      </w:r>
      <w:ins w:id="32" w:author="Ole Shelton" w:date="2021-09-29T16:21:00Z">
        <w:r>
          <w:rPr>
            <w:color w:val="0070C0"/>
          </w:rPr>
          <w:t>urchins</w:t>
        </w:r>
        <w:proofErr w:type="gramEnd"/>
        <w:r>
          <w:rPr>
            <w:color w:val="0070C0"/>
          </w:rPr>
          <w:t>, sea stars) 3) large fish; and 4) young, recruiting fish (Rockfish YOYs).</w:t>
        </w:r>
      </w:ins>
    </w:p>
    <w:p w14:paraId="5F49E5D9" w14:textId="32F9D522" w:rsidR="003309EA" w:rsidRDefault="003309EA" w:rsidP="00D53E7A">
      <w:pPr>
        <w:rPr>
          <w:color w:val="0070C0"/>
        </w:rPr>
      </w:pPr>
      <w:ins w:id="33" w:author="Ole Shelton" w:date="2021-09-29T16:22:00Z">
        <w:r>
          <w:t xml:space="preserve"> </w:t>
        </w:r>
      </w:ins>
      <w:r w:rsidR="001D7F18">
        <w:t xml:space="preserve">At each site, we conducted visual surveys on </w:t>
      </w:r>
      <w:del w:id="34" w:author="Ole Shelton" w:date="2021-09-29T16:22:00Z">
        <w:r w:rsidR="001D7F18" w:rsidDel="003309EA">
          <w:delText xml:space="preserve">scuba </w:delText>
        </w:r>
      </w:del>
      <w:ins w:id="35" w:author="Ole Shelton" w:date="2021-09-29T16:22:00Z">
        <w:r>
          <w:t xml:space="preserve">SCUBA </w:t>
        </w:r>
      </w:ins>
      <w:r w:rsidR="00DC280B">
        <w:t xml:space="preserve">on 30 x 2 m transects </w:t>
      </w:r>
      <w:r w:rsidR="001D7F18">
        <w:t>to quanti</w:t>
      </w:r>
      <w:r w:rsidR="00DC280B">
        <w:t>fy</w:t>
      </w:r>
      <w:ins w:id="36" w:author="Ole Shelton" w:date="2021-09-29T16:22:00Z">
        <w:r>
          <w:t xml:space="preserve"> each group</w:t>
        </w:r>
      </w:ins>
      <w:del w:id="37" w:author="Ole Shelton" w:date="2021-09-29T16:22:00Z">
        <w:r w:rsidR="00DC280B" w:rsidDel="003309EA">
          <w:delText>:</w:delText>
        </w:r>
      </w:del>
      <w:r w:rsidR="00DC280B">
        <w:t xml:space="preserve"> </w:t>
      </w:r>
      <w:del w:id="38" w:author="Ole Shelton" w:date="2021-09-29T16:22:00Z">
        <w:r w:rsidR="00DC280B" w:rsidDel="003309EA">
          <w:delText>1) fish abundance, 2) macro</w:delText>
        </w:r>
        <w:r w:rsidR="001D7F18" w:rsidDel="003309EA">
          <w:delText xml:space="preserve">invertebrate abundance, 3) kelp abundance, 4) </w:delText>
        </w:r>
        <w:r w:rsidR="00303BC1" w:rsidDel="003309EA">
          <w:delText xml:space="preserve">other </w:delText>
        </w:r>
        <w:r w:rsidR="0022493E" w:rsidRPr="00FE5DED" w:rsidDel="003309EA">
          <w:delText xml:space="preserve">biotic </w:delText>
        </w:r>
        <w:r w:rsidR="001D7F18" w:rsidRPr="00FE5DED" w:rsidDel="003309EA">
          <w:delText>habitat</w:delText>
        </w:r>
        <w:r w:rsidR="001D7F18" w:rsidRPr="0022493E" w:rsidDel="003309EA">
          <w:delText>,</w:delText>
        </w:r>
        <w:r w:rsidR="001D7F18" w:rsidDel="003309EA">
          <w:delText xml:space="preserve"> and 5)</w:delText>
        </w:r>
        <w:r w:rsidR="00C13E13" w:rsidRPr="00C13E13" w:rsidDel="003309EA">
          <w:delText xml:space="preserve"> </w:delText>
        </w:r>
        <w:r w:rsidR="00C13E13" w:rsidDel="003309EA">
          <w:delText>substratum type</w:delText>
        </w:r>
        <w:r w:rsidR="0022493E" w:rsidDel="003309EA">
          <w:delText xml:space="preserve"> </w:delText>
        </w:r>
        <w:r w:rsidR="00C13E13" w:rsidDel="003309EA">
          <w:delText>(</w:delText>
        </w:r>
        <w:r w:rsidR="0022493E" w:rsidDel="003309EA">
          <w:delText>abiotic habitat</w:delText>
        </w:r>
        <w:r w:rsidR="008967CA" w:rsidDel="003309EA">
          <w:delText>, e.g., cobble, pavement, etc</w:delText>
        </w:r>
        <w:r w:rsidR="00C13E13" w:rsidDel="003309EA">
          <w:delText>)</w:delText>
        </w:r>
        <w:r w:rsidR="00FE5DED" w:rsidDel="003309EA">
          <w:delText xml:space="preserve"> (</w:delText>
        </w:r>
      </w:del>
      <w:ins w:id="39" w:author="Ole Shelton" w:date="2021-09-29T16:22:00Z">
        <w:r>
          <w:t xml:space="preserve">We </w:t>
        </w:r>
      </w:ins>
      <w:ins w:id="40" w:author="Ole Shelton" w:date="2021-09-29T16:23:00Z">
        <w:r>
          <w:t xml:space="preserve">modified the methods of </w:t>
        </w:r>
      </w:ins>
      <w:del w:id="41" w:author="Ole Shelton" w:date="2021-09-29T16:23:00Z">
        <w:r w:rsidR="00AC2BDC" w:rsidDel="003309EA">
          <w:delText xml:space="preserve">modified from </w:delText>
        </w:r>
      </w:del>
      <w:r w:rsidR="00AC2BDC">
        <w:fldChar w:fldCharType="begin"/>
      </w:r>
      <w:r w:rsidR="00716B3A">
        <w:instrText xml:space="preserve"> ADDIN EN.CITE &lt;EndNote&gt;&lt;Cite AuthorYear="1"&gt;&lt;Author&gt;Pondella&lt;/Author&gt;&lt;Year&gt;2019&lt;/Year&gt;&lt;RecNum&gt;8240&lt;/RecNum&gt;&lt;DisplayText&gt;Pondella et al. (2019)&lt;/DisplayText&gt;&lt;record&gt;&lt;rec-number&gt;8240&lt;/rec-number&gt;&lt;foreign-keys&gt;&lt;key app="EN" db-id="099r02pdsz02vhet5wvvf0ejr2a09aed5020" timestamp="1605908514"&gt;8240&lt;/key&gt;&lt;/foreign-keys&gt;&lt;ref-type name="Journal Article"&gt;17&lt;/ref-type&gt;&lt;contributors&gt;&lt;authors&gt;&lt;author&gt;Pondella, D. J., II&lt;/author&gt;&lt;author&gt;Piacenza, S. E.&lt;/author&gt;&lt;author&gt;Claisse, J. T.&lt;/author&gt;&lt;author&gt;Williams, C. M.&lt;/author&gt;&lt;author&gt;Williams, J. P.&lt;/author&gt;&lt;author&gt;Zellmer, A. J.&lt;/author&gt;&lt;author&gt;Caselle, J. E.&lt;/author&gt;&lt;/authors&gt;&lt;/contributors&gt;&lt;auth-address&gt;Occident Coll, Vantuna Res Grp, Los Angeles, CA 90041 USA&amp;#xD;Univ West Florida, Dept Biol, Pensacola, FL 32514 USA&amp;#xD;Calif State Polytech Univ Pomona, Dept Biol Sci, Pomona, CA 91768 USA&amp;#xD;Univ Calif Santa Barbara, Marine Sci Inst, Santa Barbara, CA 93106 USA&lt;/auth-address&gt;&lt;titles&gt;&lt;title&gt;Assessing drivers of rocky reef fish biomass density from the Southern California Bight&lt;/title&gt;&lt;secondary-title&gt;Marine Ecology Progress Series&lt;/secondary-title&gt;&lt;alt-title&gt;Mar Ecol Prog Ser&lt;/alt-title&gt;&lt;/titles&gt;&lt;periodical&gt;&lt;full-title&gt;Marine Ecology Progress Series&lt;/full-title&gt;&lt;abbr-1&gt;Mar. Ecol. Prog. Ser.&lt;/abbr-1&gt;&lt;abbr-2&gt;Mar Ecol Prog Ser&lt;/abbr-2&gt;&lt;/periodical&gt;&lt;alt-periodical&gt;&lt;full-title&gt;Marine Ecology Progress Series&lt;/full-title&gt;&lt;abbr-1&gt;Mar. Ecol. Prog. Ser.&lt;/abbr-1&gt;&lt;abbr-2&gt;Mar Ecol Prog Ser&lt;/abbr-2&gt;&lt;/alt-periodical&gt;&lt;pages&gt;125-140&lt;/pages&gt;&lt;volume&gt;628&lt;/volume&gt;&lt;section&gt;125&lt;/section&gt;&lt;dates&gt;&lt;year&gt;2019&lt;/year&gt;&lt;pub-dates&gt;&lt;date&gt;Oct 10&lt;/date&gt;&lt;/pub-dates&gt;&lt;/dates&gt;&lt;isbn&gt;0171-8630&amp;#xD;1616-1599&lt;/isbn&gt;&lt;accession-num&gt;WOS:000521167200008&lt;/accession-num&gt;&lt;urls&gt;&lt;related-urls&gt;&lt;url&gt;&amp;lt;Go to ISI&amp;gt;://WOS:000521167200008&lt;/url&gt;&lt;/related-urls&gt;&lt;/urls&gt;&lt;electronic-resource-num&gt;10.3354/meps13103&lt;/electronic-resource-num&gt;&lt;language&gt;English&lt;/language&gt;&lt;/record&gt;&lt;/Cite&gt;&lt;/EndNote&gt;</w:instrText>
      </w:r>
      <w:r w:rsidR="00AC2BDC">
        <w:fldChar w:fldCharType="separate"/>
      </w:r>
      <w:r w:rsidR="00AC2BDC">
        <w:rPr>
          <w:noProof/>
        </w:rPr>
        <w:t>Pondella et al. (2019)</w:t>
      </w:r>
      <w:r w:rsidR="00AC2BDC">
        <w:fldChar w:fldCharType="end"/>
      </w:r>
      <w:del w:id="42" w:author="Ole Shelton" w:date="2021-09-29T16:23:00Z">
        <w:r w:rsidR="00FE5DED" w:rsidDel="003309EA">
          <w:delText>)</w:delText>
        </w:r>
      </w:del>
      <w:r w:rsidR="00AC2BDC">
        <w:t xml:space="preserve">. </w:t>
      </w:r>
      <w:r w:rsidR="001D7F18">
        <w:t>At each site, we sa</w:t>
      </w:r>
      <w:r w:rsidR="001D7F18" w:rsidRPr="00B84EA5">
        <w:t>mple</w:t>
      </w:r>
      <w:r w:rsidR="0034394A">
        <w:t>d</w:t>
      </w:r>
      <w:r w:rsidR="001D7F18" w:rsidRPr="00B84EA5">
        <w:t xml:space="preserve"> two locations</w:t>
      </w:r>
      <w:r w:rsidR="00B84EA5">
        <w:t>,</w:t>
      </w:r>
      <w:r w:rsidR="00EA3DC5">
        <w:t xml:space="preserve"> separated by </w:t>
      </w:r>
      <w:r w:rsidR="00EA3DC5" w:rsidRPr="00F859D0">
        <w:rPr>
          <w:color w:val="FF0000"/>
        </w:rPr>
        <w:t>100+ m</w:t>
      </w:r>
      <w:r w:rsidR="00EA3DC5">
        <w:t xml:space="preserve"> </w:t>
      </w:r>
      <w:r w:rsidR="00DC280B">
        <w:t>and two depths</w:t>
      </w:r>
      <w:r w:rsidR="000A5AFF">
        <w:t xml:space="preserve"> at each location</w:t>
      </w:r>
      <w:r w:rsidR="00DC280B">
        <w:t xml:space="preserve"> (5 m and 10 m</w:t>
      </w:r>
      <w:r w:rsidR="0034394A">
        <w:t>; in 2015 we only sampled at 5m</w:t>
      </w:r>
      <w:r w:rsidR="00DC280B">
        <w:t>).</w:t>
      </w:r>
      <w:ins w:id="43" w:author="Ole Shelton" w:date="2021-09-29T16:23:00Z">
        <w:r>
          <w:t xml:space="preserve"> We targete</w:t>
        </w:r>
      </w:ins>
      <w:ins w:id="44" w:author="Ole Shelton" w:date="2021-09-29T16:24:00Z">
        <w:r>
          <w:t>d completing 6 transects at each depth-site-year combination.</w:t>
        </w:r>
      </w:ins>
      <w:r w:rsidR="00DC280B">
        <w:t xml:space="preserve"> </w:t>
      </w:r>
      <w:r w:rsidR="0034394A">
        <w:rPr>
          <w:color w:val="0070C0"/>
        </w:rPr>
        <w:t xml:space="preserve">Detailed survey protocols, maps of survey locations, and links to </w:t>
      </w:r>
      <w:proofErr w:type="spellStart"/>
      <w:r w:rsidR="0034394A">
        <w:rPr>
          <w:color w:val="0070C0"/>
        </w:rPr>
        <w:t>publically</w:t>
      </w:r>
      <w:proofErr w:type="spellEnd"/>
      <w:r w:rsidR="0034394A">
        <w:rPr>
          <w:color w:val="0070C0"/>
        </w:rPr>
        <w:t xml:space="preserve"> available datasets are available in the Supplementary materials.</w:t>
      </w:r>
      <w:r>
        <w:rPr>
          <w:color w:val="0070C0"/>
        </w:rPr>
        <w:t xml:space="preserve"> Our interest is primarily at the depth-site-year level</w:t>
      </w:r>
      <w:r w:rsidR="0034394A">
        <w:rPr>
          <w:color w:val="0070C0"/>
        </w:rPr>
        <w:t xml:space="preserve"> </w:t>
      </w:r>
    </w:p>
    <w:p w14:paraId="46B108CE" w14:textId="77777777" w:rsidR="0034394A" w:rsidRDefault="0034394A" w:rsidP="00D53E7A"/>
    <w:p w14:paraId="0189A629" w14:textId="77777777" w:rsidR="0034394A" w:rsidRDefault="0034394A" w:rsidP="00D53E7A"/>
    <w:p w14:paraId="6CB37667" w14:textId="43949531" w:rsidR="0034394A" w:rsidRDefault="003309EA" w:rsidP="003309EA">
      <w:pPr>
        <w:rPr>
          <w:color w:val="0070C0"/>
        </w:rPr>
      </w:pPr>
      <w:r>
        <w:rPr>
          <w:color w:val="0070C0"/>
        </w:rPr>
        <w:lastRenderedPageBreak/>
        <w:t>Statistical Analyses</w:t>
      </w:r>
    </w:p>
    <w:p w14:paraId="1FA3AE75" w14:textId="1A672F58" w:rsidR="00825636" w:rsidRDefault="003309EA" w:rsidP="003309EA">
      <w:pPr>
        <w:rPr>
          <w:color w:val="0070C0"/>
        </w:rPr>
      </w:pPr>
      <w:r>
        <w:rPr>
          <w:color w:val="0070C0"/>
        </w:rPr>
        <w:t xml:space="preserve">To understand kelp forests and their associated communities </w:t>
      </w:r>
      <w:r w:rsidR="0091577E">
        <w:rPr>
          <w:color w:val="0070C0"/>
        </w:rPr>
        <w:t>across our sites in OCNMS</w:t>
      </w:r>
      <w:r>
        <w:rPr>
          <w:color w:val="0070C0"/>
        </w:rPr>
        <w:t xml:space="preserve">, we </w:t>
      </w:r>
      <w:r w:rsidR="0091577E">
        <w:rPr>
          <w:color w:val="0070C0"/>
        </w:rPr>
        <w:t xml:space="preserve">first analyze species within a guild </w:t>
      </w:r>
      <w:r w:rsidR="00825636">
        <w:rPr>
          <w:color w:val="0070C0"/>
        </w:rPr>
        <w:t xml:space="preserve">(kelps, invertebrates, fish, recruits) </w:t>
      </w:r>
      <w:r w:rsidR="0091577E">
        <w:rPr>
          <w:color w:val="0070C0"/>
        </w:rPr>
        <w:t>to understand variation across three major axes of interest: depth, site, and year.</w:t>
      </w:r>
      <w:r w:rsidR="00825636">
        <w:rPr>
          <w:color w:val="0070C0"/>
        </w:rPr>
        <w:t xml:space="preserve"> </w:t>
      </w:r>
    </w:p>
    <w:p w14:paraId="0C9D4292" w14:textId="61593D56" w:rsidR="00D3024F" w:rsidRDefault="00825636" w:rsidP="00FA3578">
      <w:pPr>
        <w:rPr>
          <w:color w:val="0070C0"/>
        </w:rPr>
      </w:pPr>
      <w:proofErr w:type="gramStart"/>
      <w:r>
        <w:rPr>
          <w:color w:val="0070C0"/>
        </w:rPr>
        <w:t>First</w:t>
      </w:r>
      <w:proofErr w:type="gramEnd"/>
      <w:r>
        <w:rPr>
          <w:color w:val="0070C0"/>
        </w:rPr>
        <w:t xml:space="preserve"> we examine </w:t>
      </w:r>
      <w:r w:rsidR="00FA3578">
        <w:rPr>
          <w:color w:val="0070C0"/>
        </w:rPr>
        <w:t xml:space="preserve">the aggregate </w:t>
      </w:r>
      <w:r>
        <w:rPr>
          <w:color w:val="0070C0"/>
        </w:rPr>
        <w:t xml:space="preserve">time-series </w:t>
      </w:r>
      <w:r w:rsidR="00FA3578">
        <w:rPr>
          <w:color w:val="0070C0"/>
        </w:rPr>
        <w:t xml:space="preserve">across all sites in each guild to assess the presence of strong temporal trends.  We focus on understanding if there are strong </w:t>
      </w:r>
      <w:r>
        <w:rPr>
          <w:color w:val="0070C0"/>
        </w:rPr>
        <w:t xml:space="preserve">temporal trends </w:t>
      </w:r>
      <w:r w:rsidR="00FA3578">
        <w:rPr>
          <w:color w:val="0070C0"/>
        </w:rPr>
        <w:t xml:space="preserve">in kelp or benthic invertebrates </w:t>
      </w:r>
      <w:r w:rsidR="00777288">
        <w:rPr>
          <w:color w:val="0070C0"/>
        </w:rPr>
        <w:t xml:space="preserve">were present </w:t>
      </w:r>
      <w:r w:rsidR="00D3024F">
        <w:rPr>
          <w:color w:val="0070C0"/>
        </w:rPr>
        <w:t>as has been reported in other parts of the NE Pacific</w:t>
      </w:r>
      <w:r w:rsidR="00FA3578">
        <w:rPr>
          <w:color w:val="0070C0"/>
        </w:rPr>
        <w:t xml:space="preserve"> </w:t>
      </w:r>
      <w:r w:rsidR="00777288">
        <w:rPr>
          <w:color w:val="0070C0"/>
        </w:rPr>
        <w:t>in recent years</w:t>
      </w:r>
      <w:r w:rsidR="00FA3578">
        <w:rPr>
          <w:color w:val="0070C0"/>
        </w:rPr>
        <w:t>.</w:t>
      </w:r>
    </w:p>
    <w:p w14:paraId="344ED469" w14:textId="03C506AA" w:rsidR="003309EA" w:rsidRDefault="00825636" w:rsidP="003309EA">
      <w:pPr>
        <w:rPr>
          <w:color w:val="0070C0"/>
        </w:rPr>
      </w:pPr>
      <w:r>
        <w:rPr>
          <w:color w:val="0070C0"/>
        </w:rPr>
        <w:t xml:space="preserve">Second, we apply non-parametric multivariate analyses to </w:t>
      </w:r>
      <w:r w:rsidR="00D3024F">
        <w:rPr>
          <w:color w:val="0070C0"/>
        </w:rPr>
        <w:t xml:space="preserve">each of our four guilds to </w:t>
      </w:r>
      <w:r>
        <w:rPr>
          <w:color w:val="0070C0"/>
        </w:rPr>
        <w:t xml:space="preserve">understand </w:t>
      </w:r>
      <w:r w:rsidR="00D3024F">
        <w:rPr>
          <w:color w:val="0070C0"/>
        </w:rPr>
        <w:t xml:space="preserve">the drivers of spatial and temporal variation among our sampling axes (depth, site, and year).  We then compare results among the guilds to assess if the four guilds </w:t>
      </w:r>
      <w:r w:rsidR="00FA3578">
        <w:rPr>
          <w:color w:val="0070C0"/>
        </w:rPr>
        <w:t xml:space="preserve">appear to be structured in a similar manner that would suggest </w:t>
      </w:r>
      <w:r w:rsidR="00D3024F">
        <w:rPr>
          <w:color w:val="0070C0"/>
        </w:rPr>
        <w:t>shared</w:t>
      </w:r>
      <w:r w:rsidR="00FA3578">
        <w:rPr>
          <w:color w:val="0070C0"/>
        </w:rPr>
        <w:t>, cross-guild</w:t>
      </w:r>
      <w:r w:rsidR="00D3024F">
        <w:rPr>
          <w:color w:val="0070C0"/>
        </w:rPr>
        <w:t xml:space="preserve"> drivers.</w:t>
      </w:r>
      <w:r w:rsidR="00FA3578">
        <w:rPr>
          <w:color w:val="0070C0"/>
        </w:rPr>
        <w:t xml:space="preserve">  </w:t>
      </w:r>
      <w:r w:rsidR="00906587">
        <w:rPr>
          <w:color w:val="0070C0"/>
        </w:rPr>
        <w:t xml:space="preserve">Add </w:t>
      </w:r>
      <w:r w:rsidR="00FA3578">
        <w:rPr>
          <w:color w:val="0070C0"/>
        </w:rPr>
        <w:t>Specifics</w:t>
      </w:r>
      <w:r w:rsidR="00777288">
        <w:rPr>
          <w:color w:val="0070C0"/>
        </w:rPr>
        <w:t xml:space="preserve"> about tests.</w:t>
      </w:r>
      <w:r w:rsidR="00906587">
        <w:rPr>
          <w:color w:val="0070C0"/>
        </w:rPr>
        <w:t xml:space="preserve">  Come up with a way to plot / compare output from the multivariate analyses.</w:t>
      </w:r>
    </w:p>
    <w:p w14:paraId="0AC10154" w14:textId="16475581" w:rsidR="00FA3578" w:rsidRPr="003309EA" w:rsidRDefault="00FA3578" w:rsidP="003309EA">
      <w:pPr>
        <w:rPr>
          <w:color w:val="0070C0"/>
        </w:rPr>
      </w:pPr>
      <w:r>
        <w:rPr>
          <w:color w:val="0070C0"/>
        </w:rPr>
        <w:t xml:space="preserve">Third, we focus on several </w:t>
      </w:r>
      <w:proofErr w:type="gramStart"/>
      <w:r>
        <w:rPr>
          <w:color w:val="0070C0"/>
        </w:rPr>
        <w:t>cross guild</w:t>
      </w:r>
      <w:proofErr w:type="gramEnd"/>
      <w:r>
        <w:rPr>
          <w:color w:val="0070C0"/>
        </w:rPr>
        <w:t xml:space="preserve"> comparisons </w:t>
      </w:r>
      <w:r w:rsidR="00777288">
        <w:rPr>
          <w:color w:val="0070C0"/>
        </w:rPr>
        <w:t xml:space="preserve">to examine hypothesized relationships among taxa that have been proposed to play a disproportionate role in determining kelp forest community structure and function.  (Urchin-kelp; among kelp competition, urchin – sea star, </w:t>
      </w:r>
      <w:r w:rsidR="00906587">
        <w:rPr>
          <w:color w:val="0070C0"/>
        </w:rPr>
        <w:t>kelp-YOY?</w:t>
      </w:r>
      <w:r w:rsidR="00777288">
        <w:rPr>
          <w:color w:val="0070C0"/>
        </w:rPr>
        <w:t>)</w:t>
      </w:r>
    </w:p>
    <w:p w14:paraId="5489E5D1" w14:textId="7270F5E9" w:rsidR="003309EA" w:rsidRDefault="003309EA" w:rsidP="003309EA"/>
    <w:p w14:paraId="461E6229" w14:textId="26226598" w:rsidR="00386F50" w:rsidRPr="00386F50" w:rsidRDefault="008967CA" w:rsidP="003309EA">
      <w:r w:rsidRPr="008967CA">
        <w:t xml:space="preserve"> </w:t>
      </w:r>
    </w:p>
    <w:p w14:paraId="2BF65E6B" w14:textId="293927EC" w:rsidR="00ED7FF3" w:rsidRDefault="00ED7FF3" w:rsidP="00632878">
      <w:pPr>
        <w:pStyle w:val="Heading1"/>
      </w:pPr>
      <w:r>
        <w:lastRenderedPageBreak/>
        <w:t>Results</w:t>
      </w:r>
    </w:p>
    <w:p w14:paraId="4C3EDB81" w14:textId="0812B71E" w:rsidR="00777288" w:rsidRPr="00134376" w:rsidRDefault="00134376" w:rsidP="00777288">
      <w:pPr>
        <w:pStyle w:val="Heading2"/>
        <w:rPr>
          <w:color w:val="0070C0"/>
        </w:rPr>
      </w:pPr>
      <w:r w:rsidRPr="00134376">
        <w:rPr>
          <w:color w:val="0070C0"/>
        </w:rPr>
        <w:t>Site and habitat description</w:t>
      </w:r>
    </w:p>
    <w:p w14:paraId="2277C1E7" w14:textId="4C1E3E33" w:rsidR="00777288" w:rsidRDefault="00777288" w:rsidP="00777288">
      <w:r>
        <w:t>Sites varied in their abiotic substratum characteristics, and these differences were largely consistent across depth (</w:t>
      </w:r>
      <w:r>
        <w:fldChar w:fldCharType="begin"/>
      </w:r>
      <w:r>
        <w:instrText xml:space="preserve"> REF _Ref71636106 \h </w:instrText>
      </w:r>
      <w:r>
        <w:fldChar w:fldCharType="separate"/>
      </w:r>
      <w:r>
        <w:t xml:space="preserve">Fig. S </w:t>
      </w:r>
      <w:r>
        <w:rPr>
          <w:noProof/>
        </w:rPr>
        <w:t>1</w:t>
      </w:r>
      <w:r>
        <w:fldChar w:fldCharType="end"/>
      </w:r>
      <w:r>
        <w:t xml:space="preserve">). The substratum at Destruction Island and </w:t>
      </w:r>
      <w:proofErr w:type="spellStart"/>
      <w:r>
        <w:t>Tatoosh</w:t>
      </w:r>
      <w:proofErr w:type="spellEnd"/>
      <w:r>
        <w:t xml:space="preserve"> Island comprised primarily bedrock; these sites also had high relief (</w:t>
      </w:r>
      <w:r>
        <w:fldChar w:fldCharType="begin"/>
      </w:r>
      <w:r>
        <w:instrText xml:space="preserve"> REF _Ref71636113 \h </w:instrText>
      </w:r>
      <w:r>
        <w:fldChar w:fldCharType="separate"/>
      </w:r>
      <w:r>
        <w:t xml:space="preserve">Fig. S </w:t>
      </w:r>
      <w:r>
        <w:rPr>
          <w:noProof/>
        </w:rPr>
        <w:t>2</w:t>
      </w:r>
      <w:r>
        <w:fldChar w:fldCharType="end"/>
      </w:r>
      <w:r>
        <w:t xml:space="preserve">) relative to other sites with greater than 25% of the bottom having changes in elevation of &gt;2 m across the width of the </w:t>
      </w:r>
      <w:proofErr w:type="gramStart"/>
      <w:r>
        <w:t>transects .</w:t>
      </w:r>
      <w:proofErr w:type="gramEnd"/>
      <w:r>
        <w:t xml:space="preserve"> The bottom at </w:t>
      </w:r>
      <w:proofErr w:type="spellStart"/>
      <w:r>
        <w:t>Neah</w:t>
      </w:r>
      <w:proofErr w:type="spellEnd"/>
      <w:r>
        <w:t xml:space="preserve"> Bay was also primarily bedrock, but the relief was much lower being primarily in the 10-cm to 1-m bin. At Cape Johnson and Cape Alava, boulder made up the most common substratum type and relief was generally low in the 10-cm to 1-m bin. </w:t>
      </w:r>
    </w:p>
    <w:p w14:paraId="7F7A5ABC" w14:textId="5973035D" w:rsidR="00777288" w:rsidRPr="00777288" w:rsidRDefault="00777288" w:rsidP="00AA1F2D">
      <w:pPr>
        <w:ind w:firstLine="0"/>
        <w:rPr>
          <w:ins w:id="45" w:author="jameal samhouri" w:date="2021-07-09T14:36:00Z"/>
        </w:rPr>
      </w:pPr>
    </w:p>
    <w:p w14:paraId="7166D8EF" w14:textId="77777777" w:rsidR="002C6C5C" w:rsidRDefault="002C6C5C">
      <w:pPr>
        <w:spacing w:before="0" w:after="160" w:line="259" w:lineRule="auto"/>
        <w:ind w:firstLine="0"/>
        <w:rPr>
          <w:b/>
          <w:bCs/>
          <w:color w:val="0070C0"/>
        </w:rPr>
      </w:pPr>
      <w:r>
        <w:rPr>
          <w:b/>
          <w:bCs/>
          <w:color w:val="0070C0"/>
        </w:rPr>
        <w:br w:type="page"/>
      </w:r>
    </w:p>
    <w:p w14:paraId="66880AA0" w14:textId="65F48A34" w:rsidR="006962AB" w:rsidRPr="00AA1F2D" w:rsidRDefault="00777288">
      <w:pPr>
        <w:ind w:firstLine="0"/>
        <w:rPr>
          <w:b/>
          <w:bCs/>
          <w:color w:val="0070C0"/>
        </w:rPr>
      </w:pPr>
      <w:r w:rsidRPr="00AA1F2D">
        <w:rPr>
          <w:b/>
          <w:bCs/>
          <w:color w:val="0070C0"/>
        </w:rPr>
        <w:lastRenderedPageBreak/>
        <w:t>Temporal trends in abundance</w:t>
      </w:r>
    </w:p>
    <w:p w14:paraId="1988C743" w14:textId="7DC68B6A" w:rsidR="00777288" w:rsidRDefault="00777288" w:rsidP="00AA1F2D">
      <w:pPr>
        <w:ind w:left="360" w:firstLine="0"/>
        <w:rPr>
          <w:i/>
          <w:iCs/>
          <w:color w:val="0070C0"/>
        </w:rPr>
      </w:pPr>
      <w:r w:rsidRPr="00AA1F2D">
        <w:rPr>
          <w:i/>
          <w:iCs/>
          <w:color w:val="0070C0"/>
        </w:rPr>
        <w:t>Kelp</w:t>
      </w:r>
    </w:p>
    <w:p w14:paraId="3B1046E6" w14:textId="24E6EA12" w:rsidR="002C6C5C" w:rsidRDefault="00AA1F2D" w:rsidP="002C6C5C">
      <w:pPr>
        <w:ind w:left="720" w:firstLine="0"/>
        <w:rPr>
          <w:i/>
          <w:iCs/>
          <w:color w:val="0070C0"/>
        </w:rPr>
      </w:pPr>
      <w:r>
        <w:rPr>
          <w:i/>
          <w:iCs/>
          <w:color w:val="0070C0"/>
        </w:rPr>
        <w:t xml:space="preserve">We observed X species of large brown algae during our surveys.  We focus on the three most common, canopy forming species here, Macro, </w:t>
      </w:r>
      <w:proofErr w:type="spellStart"/>
      <w:r>
        <w:rPr>
          <w:i/>
          <w:iCs/>
          <w:color w:val="0070C0"/>
        </w:rPr>
        <w:t>Nereo</w:t>
      </w:r>
      <w:proofErr w:type="spellEnd"/>
      <w:r>
        <w:rPr>
          <w:i/>
          <w:iCs/>
          <w:color w:val="0070C0"/>
        </w:rPr>
        <w:t xml:space="preserve">, </w:t>
      </w:r>
      <w:proofErr w:type="spellStart"/>
      <w:r>
        <w:rPr>
          <w:i/>
          <w:iCs/>
          <w:color w:val="0070C0"/>
        </w:rPr>
        <w:t>Ptero</w:t>
      </w:r>
      <w:proofErr w:type="spellEnd"/>
      <w:r w:rsidR="002C6C5C">
        <w:rPr>
          <w:i/>
          <w:iCs/>
          <w:color w:val="0070C0"/>
        </w:rPr>
        <w:t xml:space="preserve">.  We didn’t see evidence of temporal trends in these species. </w:t>
      </w:r>
    </w:p>
    <w:p w14:paraId="4133A6D0" w14:textId="37906F72" w:rsidR="002C6C5C" w:rsidRPr="002C6C5C" w:rsidRDefault="002C6C5C" w:rsidP="002C6C5C">
      <w:pPr>
        <w:ind w:left="720" w:firstLine="0"/>
        <w:rPr>
          <w:i/>
          <w:iCs/>
          <w:color w:val="0070C0"/>
        </w:rPr>
      </w:pPr>
      <w:r>
        <w:t xml:space="preserve">There were three primary macroalgae found at the study sites: </w:t>
      </w:r>
      <w:r>
        <w:rPr>
          <w:i/>
        </w:rPr>
        <w:t xml:space="preserve">M. </w:t>
      </w:r>
      <w:proofErr w:type="spellStart"/>
      <w:r>
        <w:rPr>
          <w:i/>
        </w:rPr>
        <w:t>pyrifera</w:t>
      </w:r>
      <w:proofErr w:type="spellEnd"/>
      <w:r>
        <w:rPr>
          <w:i/>
        </w:rPr>
        <w:t xml:space="preserve">, N. </w:t>
      </w:r>
      <w:proofErr w:type="spellStart"/>
      <w:r>
        <w:rPr>
          <w:i/>
        </w:rPr>
        <w:t>leukana</w:t>
      </w:r>
      <w:proofErr w:type="spellEnd"/>
      <w:r>
        <w:rPr>
          <w:i/>
        </w:rPr>
        <w:t xml:space="preserve">, P. californica. </w:t>
      </w:r>
      <w:r w:rsidRPr="004F482E">
        <w:t xml:space="preserve">We grouped the remaining macroalgae into </w:t>
      </w:r>
      <w:proofErr w:type="gramStart"/>
      <w:r>
        <w:t xml:space="preserve">an </w:t>
      </w:r>
      <w:r w:rsidRPr="004F482E">
        <w:t>‘ot</w:t>
      </w:r>
      <w:r>
        <w:t>her’</w:t>
      </w:r>
      <w:proofErr w:type="gramEnd"/>
      <w:r>
        <w:t xml:space="preserve"> category due to rarity (</w:t>
      </w:r>
      <w:r>
        <w:fldChar w:fldCharType="begin"/>
      </w:r>
      <w:r>
        <w:instrText xml:space="preserve"> REF _Ref58510040 \h </w:instrText>
      </w:r>
      <w:r>
        <w:fldChar w:fldCharType="separate"/>
      </w:r>
      <w:r>
        <w:t xml:space="preserve">Fig. </w:t>
      </w:r>
      <w:r>
        <w:rPr>
          <w:noProof/>
        </w:rPr>
        <w:t>6</w:t>
      </w:r>
      <w:r>
        <w:fldChar w:fldCharType="end"/>
      </w:r>
      <w:r>
        <w:t xml:space="preserve">). </w:t>
      </w:r>
      <w:r>
        <w:rPr>
          <w:i/>
        </w:rPr>
        <w:t xml:space="preserve">M. </w:t>
      </w:r>
      <w:proofErr w:type="spellStart"/>
      <w:r>
        <w:rPr>
          <w:i/>
        </w:rPr>
        <w:t>pyrifera</w:t>
      </w:r>
      <w:proofErr w:type="spellEnd"/>
      <w:r>
        <w:rPr>
          <w:i/>
        </w:rPr>
        <w:t xml:space="preserve"> </w:t>
      </w:r>
      <w:r>
        <w:t xml:space="preserve">was found on the 5-m transects at Cape Johnson and </w:t>
      </w:r>
      <w:proofErr w:type="spellStart"/>
      <w:r>
        <w:t>Neah</w:t>
      </w:r>
      <w:proofErr w:type="spellEnd"/>
      <w:r>
        <w:t xml:space="preserve"> Bay but was absent or less abundant in other areas. </w:t>
      </w:r>
      <w:r>
        <w:rPr>
          <w:i/>
        </w:rPr>
        <w:t xml:space="preserve">N. </w:t>
      </w:r>
      <w:proofErr w:type="spellStart"/>
      <w:r>
        <w:rPr>
          <w:i/>
        </w:rPr>
        <w:t>leukana</w:t>
      </w:r>
      <w:proofErr w:type="spellEnd"/>
      <w:r>
        <w:t xml:space="preserve"> was also more abundant at 5-m depths but was also found on 10-m transects at </w:t>
      </w:r>
      <w:proofErr w:type="spellStart"/>
      <w:r>
        <w:t>Tatoosh</w:t>
      </w:r>
      <w:proofErr w:type="spellEnd"/>
      <w:r>
        <w:t xml:space="preserve"> Island and </w:t>
      </w:r>
      <w:proofErr w:type="spellStart"/>
      <w:r>
        <w:t>Neah</w:t>
      </w:r>
      <w:proofErr w:type="spellEnd"/>
      <w:r>
        <w:t xml:space="preserve"> Bay.  </w:t>
      </w:r>
      <w:r>
        <w:rPr>
          <w:i/>
        </w:rPr>
        <w:t xml:space="preserve">N. </w:t>
      </w:r>
      <w:proofErr w:type="spellStart"/>
      <w:r>
        <w:rPr>
          <w:i/>
        </w:rPr>
        <w:t>leukana</w:t>
      </w:r>
      <w:proofErr w:type="spellEnd"/>
      <w:r>
        <w:rPr>
          <w:i/>
        </w:rPr>
        <w:t xml:space="preserve"> </w:t>
      </w:r>
      <w:r>
        <w:t xml:space="preserve">was less common at Cape Johnson and </w:t>
      </w:r>
      <w:proofErr w:type="spellStart"/>
      <w:r>
        <w:t>Neah</w:t>
      </w:r>
      <w:proofErr w:type="spellEnd"/>
      <w:r>
        <w:t xml:space="preserve"> Bay that at other sites. </w:t>
      </w:r>
      <w:r>
        <w:rPr>
          <w:i/>
        </w:rPr>
        <w:t xml:space="preserve">P. californica, </w:t>
      </w:r>
      <w:r>
        <w:t xml:space="preserve">and under-story kelp, occurred at a </w:t>
      </w:r>
      <w:proofErr w:type="gramStart"/>
      <w:r>
        <w:t>sites</w:t>
      </w:r>
      <w:proofErr w:type="gramEnd"/>
      <w:r>
        <w:t xml:space="preserve"> at 5-m in similar abundance, although densities were slightly higher at </w:t>
      </w:r>
      <w:proofErr w:type="spellStart"/>
      <w:r>
        <w:t>Tatoosh</w:t>
      </w:r>
      <w:proofErr w:type="spellEnd"/>
      <w:r>
        <w:t xml:space="preserve"> Island and </w:t>
      </w:r>
      <w:proofErr w:type="spellStart"/>
      <w:r>
        <w:t>Neah</w:t>
      </w:r>
      <w:proofErr w:type="spellEnd"/>
      <w:r>
        <w:t xml:space="preserve"> Bay than other areas. </w:t>
      </w:r>
      <w:r>
        <w:rPr>
          <w:i/>
        </w:rPr>
        <w:t xml:space="preserve">P. californica </w:t>
      </w:r>
      <w:r>
        <w:t xml:space="preserve">was also found at 10-m at </w:t>
      </w:r>
      <w:proofErr w:type="spellStart"/>
      <w:r>
        <w:t>Tatoosh</w:t>
      </w:r>
      <w:proofErr w:type="spellEnd"/>
      <w:r>
        <w:t xml:space="preserve"> and </w:t>
      </w:r>
      <w:proofErr w:type="spellStart"/>
      <w:r>
        <w:t>Neah</w:t>
      </w:r>
      <w:proofErr w:type="spellEnd"/>
      <w:r>
        <w:t xml:space="preserve"> Bay. </w:t>
      </w:r>
    </w:p>
    <w:p w14:paraId="5FC584AE" w14:textId="77777777" w:rsidR="002C6C5C" w:rsidRPr="00AA1F2D" w:rsidRDefault="002C6C5C" w:rsidP="00AA1F2D">
      <w:pPr>
        <w:ind w:left="720" w:firstLine="0"/>
        <w:rPr>
          <w:i/>
          <w:iCs/>
          <w:color w:val="0070C0"/>
        </w:rPr>
      </w:pPr>
    </w:p>
    <w:p w14:paraId="1149D42D" w14:textId="3C0970A6" w:rsidR="00777288" w:rsidRDefault="00777288" w:rsidP="00AA1F2D">
      <w:pPr>
        <w:ind w:left="360" w:firstLine="0"/>
        <w:rPr>
          <w:i/>
          <w:iCs/>
          <w:color w:val="0070C0"/>
        </w:rPr>
      </w:pPr>
      <w:r w:rsidRPr="00AA1F2D">
        <w:rPr>
          <w:i/>
          <w:iCs/>
          <w:color w:val="0070C0"/>
        </w:rPr>
        <w:t>Inverts</w:t>
      </w:r>
    </w:p>
    <w:p w14:paraId="5133674C" w14:textId="2FA8CBAD" w:rsidR="00AA1F2D" w:rsidRDefault="00AA1F2D" w:rsidP="00AA1F2D">
      <w:pPr>
        <w:ind w:left="720" w:firstLine="0"/>
        <w:rPr>
          <w:color w:val="0070C0"/>
        </w:rPr>
      </w:pPr>
      <w:r w:rsidRPr="00AA1F2D">
        <w:rPr>
          <w:color w:val="0070C0"/>
        </w:rPr>
        <w:t>We grouped macroinvertebrates into 29 taxa and species (</w:t>
      </w:r>
      <w:commentRangeStart w:id="46"/>
      <w:r w:rsidRPr="00AA1F2D">
        <w:rPr>
          <w:color w:val="0070C0"/>
        </w:rPr>
        <w:fldChar w:fldCharType="begin"/>
      </w:r>
      <w:r w:rsidRPr="00AA1F2D">
        <w:rPr>
          <w:color w:val="0070C0"/>
        </w:rPr>
        <w:instrText xml:space="preserve"> REF _Ref56773987 \h </w:instrText>
      </w:r>
      <w:r w:rsidRPr="00AA1F2D">
        <w:rPr>
          <w:color w:val="0070C0"/>
        </w:rPr>
      </w:r>
      <w:r w:rsidRPr="00AA1F2D">
        <w:rPr>
          <w:color w:val="0070C0"/>
        </w:rPr>
        <w:fldChar w:fldCharType="separate"/>
      </w:r>
      <w:r w:rsidRPr="00AA1F2D">
        <w:rPr>
          <w:color w:val="0070C0"/>
        </w:rPr>
        <w:t xml:space="preserve">Fig. S </w:t>
      </w:r>
      <w:r w:rsidRPr="00AA1F2D">
        <w:rPr>
          <w:noProof/>
          <w:color w:val="0070C0"/>
        </w:rPr>
        <w:t>8</w:t>
      </w:r>
      <w:r w:rsidRPr="00AA1F2D">
        <w:rPr>
          <w:color w:val="0070C0"/>
        </w:rPr>
        <w:fldChar w:fldCharType="end"/>
      </w:r>
      <w:r w:rsidRPr="00AA1F2D">
        <w:rPr>
          <w:color w:val="0070C0"/>
        </w:rPr>
        <w:t xml:space="preserve">, </w:t>
      </w:r>
      <w:r w:rsidRPr="00AA1F2D">
        <w:rPr>
          <w:color w:val="0070C0"/>
        </w:rPr>
        <w:fldChar w:fldCharType="begin"/>
      </w:r>
      <w:r w:rsidRPr="00AA1F2D">
        <w:rPr>
          <w:color w:val="0070C0"/>
        </w:rPr>
        <w:instrText xml:space="preserve"> REF _Ref71097160 \h </w:instrText>
      </w:r>
      <w:r w:rsidRPr="00AA1F2D">
        <w:rPr>
          <w:color w:val="0070C0"/>
        </w:rPr>
      </w:r>
      <w:r w:rsidRPr="00AA1F2D">
        <w:rPr>
          <w:color w:val="0070C0"/>
        </w:rPr>
        <w:fldChar w:fldCharType="separate"/>
      </w:r>
      <w:r w:rsidRPr="00AA1F2D">
        <w:rPr>
          <w:color w:val="0070C0"/>
        </w:rPr>
        <w:t xml:space="preserve">Fig. S </w:t>
      </w:r>
      <w:r w:rsidRPr="00AA1F2D">
        <w:rPr>
          <w:noProof/>
          <w:color w:val="0070C0"/>
        </w:rPr>
        <w:t>9</w:t>
      </w:r>
      <w:r w:rsidRPr="00AA1F2D">
        <w:rPr>
          <w:color w:val="0070C0"/>
        </w:rPr>
        <w:fldChar w:fldCharType="end"/>
      </w:r>
      <w:r w:rsidRPr="00AA1F2D">
        <w:rPr>
          <w:color w:val="0070C0"/>
        </w:rPr>
        <w:t xml:space="preserve">, </w:t>
      </w:r>
      <w:r w:rsidRPr="00AA1F2D">
        <w:rPr>
          <w:color w:val="0070C0"/>
        </w:rPr>
        <w:fldChar w:fldCharType="begin"/>
      </w:r>
      <w:r w:rsidRPr="00AA1F2D">
        <w:rPr>
          <w:color w:val="0070C0"/>
        </w:rPr>
        <w:instrText xml:space="preserve"> REF _Ref71097162 \h </w:instrText>
      </w:r>
      <w:r w:rsidRPr="00AA1F2D">
        <w:rPr>
          <w:color w:val="0070C0"/>
        </w:rPr>
      </w:r>
      <w:r w:rsidRPr="00AA1F2D">
        <w:rPr>
          <w:color w:val="0070C0"/>
        </w:rPr>
        <w:fldChar w:fldCharType="separate"/>
      </w:r>
      <w:r w:rsidRPr="00AA1F2D">
        <w:rPr>
          <w:color w:val="0070C0"/>
        </w:rPr>
        <w:t xml:space="preserve">Fig. S </w:t>
      </w:r>
      <w:r w:rsidRPr="00AA1F2D">
        <w:rPr>
          <w:noProof/>
          <w:color w:val="0070C0"/>
        </w:rPr>
        <w:t>10</w:t>
      </w:r>
      <w:r w:rsidRPr="00AA1F2D">
        <w:rPr>
          <w:color w:val="0070C0"/>
        </w:rPr>
        <w:fldChar w:fldCharType="end"/>
      </w:r>
      <w:r w:rsidRPr="00AA1F2D">
        <w:rPr>
          <w:color w:val="0070C0"/>
        </w:rPr>
        <w:t xml:space="preserve">, </w:t>
      </w:r>
      <w:r w:rsidRPr="00AA1F2D">
        <w:rPr>
          <w:color w:val="0070C0"/>
        </w:rPr>
        <w:fldChar w:fldCharType="begin"/>
      </w:r>
      <w:r w:rsidRPr="00AA1F2D">
        <w:rPr>
          <w:color w:val="0070C0"/>
        </w:rPr>
        <w:instrText xml:space="preserve"> REF _Ref71097164 \h </w:instrText>
      </w:r>
      <w:r w:rsidRPr="00AA1F2D">
        <w:rPr>
          <w:color w:val="0070C0"/>
        </w:rPr>
      </w:r>
      <w:r w:rsidRPr="00AA1F2D">
        <w:rPr>
          <w:color w:val="0070C0"/>
        </w:rPr>
        <w:fldChar w:fldCharType="separate"/>
      </w:r>
      <w:r w:rsidRPr="00AA1F2D">
        <w:rPr>
          <w:color w:val="0070C0"/>
        </w:rPr>
        <w:t xml:space="preserve">Fig. S </w:t>
      </w:r>
      <w:r w:rsidRPr="00AA1F2D">
        <w:rPr>
          <w:noProof/>
          <w:color w:val="0070C0"/>
        </w:rPr>
        <w:t>11</w:t>
      </w:r>
      <w:r w:rsidRPr="00AA1F2D">
        <w:rPr>
          <w:color w:val="0070C0"/>
        </w:rPr>
        <w:fldChar w:fldCharType="end"/>
      </w:r>
      <w:commentRangeEnd w:id="46"/>
      <w:r w:rsidRPr="00AA1F2D">
        <w:rPr>
          <w:rStyle w:val="CommentReference"/>
          <w:color w:val="0070C0"/>
        </w:rPr>
        <w:commentReference w:id="46"/>
      </w:r>
      <w:r w:rsidRPr="00AA1F2D">
        <w:rPr>
          <w:color w:val="0070C0"/>
        </w:rPr>
        <w:t>).</w:t>
      </w:r>
      <w:r>
        <w:rPr>
          <w:color w:val="0070C0"/>
        </w:rPr>
        <w:t xml:space="preserve">  </w:t>
      </w:r>
    </w:p>
    <w:p w14:paraId="799A6AEF" w14:textId="78D5034E" w:rsidR="00AA1F2D" w:rsidRPr="00AA1F2D" w:rsidRDefault="00AA1F2D" w:rsidP="00AA1F2D">
      <w:pPr>
        <w:ind w:left="720" w:firstLine="0"/>
        <w:rPr>
          <w:i/>
          <w:iCs/>
          <w:color w:val="0070C0"/>
        </w:rPr>
      </w:pPr>
      <w:r>
        <w:rPr>
          <w:color w:val="0070C0"/>
        </w:rPr>
        <w:t>Parts of the text below can be slotted in here to describe trends of particular interest.</w:t>
      </w:r>
    </w:p>
    <w:p w14:paraId="6624487C" w14:textId="3980F501" w:rsidR="00777288" w:rsidRPr="00AA1F2D" w:rsidRDefault="00777288" w:rsidP="00AA1F2D">
      <w:pPr>
        <w:ind w:left="360" w:firstLine="0"/>
        <w:rPr>
          <w:i/>
          <w:iCs/>
          <w:color w:val="0070C0"/>
        </w:rPr>
      </w:pPr>
      <w:r w:rsidRPr="00AA1F2D">
        <w:rPr>
          <w:i/>
          <w:iCs/>
          <w:color w:val="0070C0"/>
        </w:rPr>
        <w:t>Fish</w:t>
      </w:r>
    </w:p>
    <w:p w14:paraId="47702EA0" w14:textId="7C692478" w:rsidR="00AA1F2D" w:rsidRPr="002C6C5C" w:rsidRDefault="00AA1F2D" w:rsidP="00AA1F2D">
      <w:pPr>
        <w:pStyle w:val="Heading2"/>
        <w:ind w:left="720"/>
        <w:rPr>
          <w:i w:val="0"/>
          <w:iCs/>
          <w:color w:val="0070C0"/>
        </w:rPr>
      </w:pPr>
      <w:r w:rsidRPr="002C6C5C">
        <w:rPr>
          <w:i w:val="0"/>
          <w:iCs/>
          <w:color w:val="0070C0"/>
        </w:rPr>
        <w:lastRenderedPageBreak/>
        <w:t>Across six surveys, we recorded 23 distinct fish taxa, ten of which were encountered frequently and were included in time-series and multivariate analyses. (See Table S1)</w:t>
      </w:r>
    </w:p>
    <w:p w14:paraId="02C2CC47" w14:textId="0BEF5DCE" w:rsidR="00777288" w:rsidRDefault="00777288" w:rsidP="00AA1F2D">
      <w:pPr>
        <w:ind w:left="360" w:firstLine="0"/>
        <w:rPr>
          <w:color w:val="0070C0"/>
        </w:rPr>
      </w:pPr>
      <w:r>
        <w:rPr>
          <w:color w:val="0070C0"/>
        </w:rPr>
        <w:t>YOY</w:t>
      </w:r>
    </w:p>
    <w:p w14:paraId="78EE4EA5" w14:textId="0352C377" w:rsidR="002C6C5C" w:rsidRPr="00777288" w:rsidRDefault="002C6C5C" w:rsidP="002C6C5C">
      <w:pPr>
        <w:ind w:left="720" w:firstLine="0"/>
        <w:rPr>
          <w:color w:val="0070C0"/>
        </w:rPr>
      </w:pPr>
      <w:r>
        <w:rPr>
          <w:color w:val="0070C0"/>
        </w:rPr>
        <w:t>We saw X groups, Y that represent individual species, Z that represent species complexes, and one unidentified category. YOYs had a very strong temporal pattern spanning X orders of magnitude across our 6 surveys.</w:t>
      </w:r>
    </w:p>
    <w:p w14:paraId="4E92C32A" w14:textId="77777777" w:rsidR="002C6C5C" w:rsidRDefault="002C6C5C">
      <w:pPr>
        <w:spacing w:before="0" w:after="160" w:line="259" w:lineRule="auto"/>
        <w:ind w:firstLine="0"/>
        <w:rPr>
          <w:b/>
          <w:bCs/>
          <w:color w:val="0070C0"/>
        </w:rPr>
      </w:pPr>
      <w:r>
        <w:rPr>
          <w:b/>
          <w:bCs/>
          <w:color w:val="0070C0"/>
        </w:rPr>
        <w:br w:type="page"/>
      </w:r>
    </w:p>
    <w:p w14:paraId="03243069" w14:textId="722D4A92" w:rsidR="00777288" w:rsidRPr="00AA1F2D" w:rsidRDefault="00AA1F2D" w:rsidP="00AA1F2D">
      <w:pPr>
        <w:ind w:firstLine="0"/>
        <w:rPr>
          <w:b/>
          <w:bCs/>
          <w:color w:val="0070C0"/>
        </w:rPr>
      </w:pPr>
      <w:r w:rsidRPr="00AA1F2D">
        <w:rPr>
          <w:b/>
          <w:bCs/>
          <w:color w:val="0070C0"/>
        </w:rPr>
        <w:lastRenderedPageBreak/>
        <w:t>Community Structure</w:t>
      </w:r>
    </w:p>
    <w:p w14:paraId="0CC7EA00" w14:textId="77777777" w:rsidR="00AA1F2D" w:rsidRDefault="00AA1F2D" w:rsidP="00AA1F2D">
      <w:pPr>
        <w:ind w:left="360" w:firstLine="0"/>
        <w:rPr>
          <w:color w:val="0070C0"/>
        </w:rPr>
      </w:pPr>
      <w:r w:rsidRPr="00AA1F2D">
        <w:rPr>
          <w:color w:val="0070C0"/>
        </w:rPr>
        <w:t xml:space="preserve">Kelp </w:t>
      </w:r>
    </w:p>
    <w:p w14:paraId="431B0328" w14:textId="455B7B59" w:rsidR="00AA1F2D" w:rsidRPr="00AA1F2D" w:rsidRDefault="00AA1F2D" w:rsidP="00AA1F2D">
      <w:pPr>
        <w:ind w:left="720" w:firstLine="0"/>
        <w:rPr>
          <w:color w:val="0070C0"/>
        </w:rPr>
      </w:pPr>
      <w:r>
        <w:rPr>
          <w:color w:val="0070C0"/>
        </w:rPr>
        <w:t xml:space="preserve">[If we just focus on the three species, we can use triangle plots to illustrate the community composition (points indicate site-year or site-year-depth </w:t>
      </w:r>
      <w:proofErr w:type="gramStart"/>
      <w:r>
        <w:rPr>
          <w:color w:val="0070C0"/>
        </w:rPr>
        <w:t>combinations)…</w:t>
      </w:r>
      <w:proofErr w:type="gramEnd"/>
      <w:r>
        <w:rPr>
          <w:color w:val="0070C0"/>
        </w:rPr>
        <w:t>.</w:t>
      </w:r>
      <w:r w:rsidR="002C6C5C">
        <w:rPr>
          <w:color w:val="0070C0"/>
        </w:rPr>
        <w:t xml:space="preserve"> Ole thinks dropping the “other” category would be fine…</w:t>
      </w:r>
    </w:p>
    <w:p w14:paraId="4E2672D8" w14:textId="38E04FD7" w:rsidR="00AA1F2D" w:rsidRDefault="00AA1F2D" w:rsidP="00AA1F2D">
      <w:pPr>
        <w:ind w:left="360" w:firstLine="0"/>
        <w:rPr>
          <w:color w:val="0070C0"/>
        </w:rPr>
      </w:pPr>
      <w:r w:rsidRPr="00AA1F2D">
        <w:rPr>
          <w:color w:val="0070C0"/>
        </w:rPr>
        <w:t>Inverts</w:t>
      </w:r>
    </w:p>
    <w:p w14:paraId="4C1B918A" w14:textId="0151A9A3" w:rsidR="00AA1F2D" w:rsidRPr="00AA1F2D" w:rsidRDefault="00AA1F2D" w:rsidP="00AA1F2D">
      <w:pPr>
        <w:ind w:left="720" w:firstLine="0"/>
      </w:pPr>
      <w:r>
        <w:t>Community structure differed among sites (</w:t>
      </w:r>
      <w:proofErr w:type="spellStart"/>
      <w:r>
        <w:t>dRDA</w:t>
      </w:r>
      <w:proofErr w:type="spellEnd"/>
      <w:r>
        <w:t xml:space="preserve">, p &lt; 0.001, </w:t>
      </w:r>
      <w:r>
        <w:fldChar w:fldCharType="begin"/>
      </w:r>
      <w:r>
        <w:instrText xml:space="preserve"> REF _Ref71634877 \h </w:instrText>
      </w:r>
      <w:r>
        <w:fldChar w:fldCharType="separate"/>
      </w:r>
      <w:r>
        <w:t xml:space="preserve">Fig. </w:t>
      </w:r>
      <w:r>
        <w:rPr>
          <w:noProof/>
        </w:rPr>
        <w:t>3</w:t>
      </w:r>
      <w:r>
        <w:fldChar w:fldCharType="end"/>
      </w:r>
      <w:r>
        <w:t>), and these differences were partly related to habitat characteristics (</w:t>
      </w:r>
      <w:r>
        <w:fldChar w:fldCharType="begin"/>
      </w:r>
      <w:r>
        <w:instrText xml:space="preserve"> REF _Ref70923420 \h </w:instrText>
      </w:r>
      <w:r>
        <w:fldChar w:fldCharType="separate"/>
      </w:r>
      <w:r>
        <w:t xml:space="preserve">Fig. S </w:t>
      </w:r>
      <w:r>
        <w:rPr>
          <w:noProof/>
        </w:rPr>
        <w:t>13</w:t>
      </w:r>
      <w:r>
        <w:fldChar w:fldCharType="end"/>
      </w:r>
      <w:r>
        <w:t xml:space="preserve">). However, relationships between the invertebrate fauna and habitat largely driven by the three urchins and their relationship with macroalgae, with little pattern among the other macroinvertebrate species. All three urchin species showed positive associations with brown understory algae, </w:t>
      </w:r>
      <w:r>
        <w:rPr>
          <w:i/>
        </w:rPr>
        <w:t xml:space="preserve">N. </w:t>
      </w:r>
      <w:proofErr w:type="spellStart"/>
      <w:r>
        <w:rPr>
          <w:i/>
        </w:rPr>
        <w:t>leukana</w:t>
      </w:r>
      <w:proofErr w:type="spellEnd"/>
      <w:r>
        <w:t xml:space="preserve">, </w:t>
      </w:r>
      <w:r>
        <w:rPr>
          <w:i/>
        </w:rPr>
        <w:t xml:space="preserve">P. californica, </w:t>
      </w:r>
      <w:r>
        <w:t>and other macroalgae and areas with boulder habitat (</w:t>
      </w:r>
      <w:r>
        <w:fldChar w:fldCharType="begin"/>
      </w:r>
      <w:r>
        <w:instrText xml:space="preserve"> REF _Ref70923420 \h </w:instrText>
      </w:r>
      <w:r>
        <w:fldChar w:fldCharType="separate"/>
      </w:r>
      <w:r>
        <w:t xml:space="preserve">Fig. S </w:t>
      </w:r>
      <w:r>
        <w:rPr>
          <w:noProof/>
        </w:rPr>
        <w:t>13</w:t>
      </w:r>
      <w:r>
        <w:fldChar w:fldCharType="end"/>
      </w:r>
      <w:r>
        <w:t>). See Supplementary Material for more detail.</w:t>
      </w:r>
      <w:r w:rsidRPr="00240B73">
        <w:t xml:space="preserve"> </w:t>
      </w:r>
      <w:r>
        <w:t>Invertebrate assemblages showed little variation among years with year centroids for individual site clustering together and 2016 similar to 2019 (</w:t>
      </w:r>
      <w:r>
        <w:fldChar w:fldCharType="begin"/>
      </w:r>
      <w:r>
        <w:instrText xml:space="preserve"> REF _Ref71634877 \h </w:instrText>
      </w:r>
      <w:r>
        <w:fldChar w:fldCharType="separate"/>
      </w:r>
      <w:r>
        <w:t xml:space="preserve">Fig. </w:t>
      </w:r>
      <w:r>
        <w:rPr>
          <w:noProof/>
        </w:rPr>
        <w:t>3</w:t>
      </w:r>
      <w:r>
        <w:fldChar w:fldCharType="end"/>
      </w:r>
      <w:r>
        <w:t xml:space="preserve"> and </w:t>
      </w:r>
      <w:r>
        <w:fldChar w:fldCharType="begin"/>
      </w:r>
      <w:r>
        <w:instrText xml:space="preserve"> REF _Ref73455561 \h </w:instrText>
      </w:r>
      <w:r>
        <w:fldChar w:fldCharType="separate"/>
      </w:r>
      <w:r>
        <w:t xml:space="preserve">Fig. S </w:t>
      </w:r>
      <w:r>
        <w:rPr>
          <w:noProof/>
        </w:rPr>
        <w:t>12</w:t>
      </w:r>
      <w:r>
        <w:fldChar w:fldCharType="end"/>
      </w:r>
      <w:r>
        <w:t>). However, Destruction Island did show a slight temporal trend likely associated with a decrease in sea star density (</w:t>
      </w:r>
      <w:r>
        <w:fldChar w:fldCharType="begin"/>
      </w:r>
      <w:r>
        <w:instrText xml:space="preserve"> REF _Ref71634877 \h </w:instrText>
      </w:r>
      <w:r>
        <w:fldChar w:fldCharType="separate"/>
      </w:r>
      <w:r>
        <w:t xml:space="preserve">Fig. </w:t>
      </w:r>
      <w:r>
        <w:rPr>
          <w:noProof/>
        </w:rPr>
        <w:t>3</w:t>
      </w:r>
      <w:r>
        <w:fldChar w:fldCharType="end"/>
      </w:r>
      <w:r>
        <w:t xml:space="preserve"> and </w:t>
      </w:r>
      <w:r>
        <w:fldChar w:fldCharType="begin"/>
      </w:r>
      <w:r>
        <w:instrText xml:space="preserve"> REF _Ref73455561 \h </w:instrText>
      </w:r>
      <w:r>
        <w:fldChar w:fldCharType="separate"/>
      </w:r>
      <w:r>
        <w:t xml:space="preserve">Fig. S </w:t>
      </w:r>
      <w:r>
        <w:rPr>
          <w:noProof/>
        </w:rPr>
        <w:t>12</w:t>
      </w:r>
      <w:r>
        <w:fldChar w:fldCharType="end"/>
      </w:r>
      <w:r>
        <w:t>).</w:t>
      </w:r>
    </w:p>
    <w:p w14:paraId="18C2D403" w14:textId="504F4A2E" w:rsidR="00AA1F2D" w:rsidRPr="00AA1F2D" w:rsidRDefault="00AA1F2D" w:rsidP="00AA1F2D">
      <w:pPr>
        <w:ind w:left="360" w:firstLine="0"/>
        <w:rPr>
          <w:color w:val="0070C0"/>
        </w:rPr>
      </w:pPr>
      <w:r w:rsidRPr="00AA1F2D">
        <w:rPr>
          <w:color w:val="0070C0"/>
        </w:rPr>
        <w:t>Fish</w:t>
      </w:r>
    </w:p>
    <w:p w14:paraId="26D0EEC6" w14:textId="18D4C267" w:rsidR="00004ABE" w:rsidRDefault="00497F80" w:rsidP="00AA1F2D">
      <w:pPr>
        <w:ind w:left="720" w:firstLine="0"/>
      </w:pPr>
      <w:r>
        <w:t>.</w:t>
      </w:r>
      <w:r w:rsidR="00AA566A">
        <w:t xml:space="preserve"> </w:t>
      </w:r>
      <w:r w:rsidR="004B1D40">
        <w:t>Fish assemblages differed among sites, depths, and years (</w:t>
      </w:r>
      <w:proofErr w:type="spellStart"/>
      <w:r w:rsidR="004B1D40">
        <w:t>dRDA</w:t>
      </w:r>
      <w:proofErr w:type="spellEnd"/>
      <w:r w:rsidR="004B1D40">
        <w:t>, p &lt; 0.001,</w:t>
      </w:r>
      <w:r w:rsidR="00A9030D">
        <w:t xml:space="preserve"> </w:t>
      </w:r>
      <w:r w:rsidR="00A9030D">
        <w:fldChar w:fldCharType="begin"/>
      </w:r>
      <w:r w:rsidR="00A9030D">
        <w:instrText xml:space="preserve"> REF _Ref73700708 \h </w:instrText>
      </w:r>
      <w:r w:rsidR="00A9030D">
        <w:fldChar w:fldCharType="separate"/>
      </w:r>
      <w:r w:rsidR="00A029E1">
        <w:t xml:space="preserve">Fig. </w:t>
      </w:r>
      <w:r w:rsidR="00A029E1">
        <w:rPr>
          <w:noProof/>
        </w:rPr>
        <w:t>2</w:t>
      </w:r>
      <w:r w:rsidR="00A9030D">
        <w:fldChar w:fldCharType="end"/>
      </w:r>
      <w:r w:rsidR="004B1D40">
        <w:t xml:space="preserve">). While there was variation among years for all sites, Cape Johnson ordinated separately from Cape Alava.  </w:t>
      </w:r>
      <w:proofErr w:type="spellStart"/>
      <w:r w:rsidR="004B1D40">
        <w:t>Neah</w:t>
      </w:r>
      <w:proofErr w:type="spellEnd"/>
      <w:r w:rsidR="004B1D40">
        <w:t xml:space="preserve"> Bay and </w:t>
      </w:r>
      <w:proofErr w:type="spellStart"/>
      <w:r w:rsidR="004B1D40">
        <w:t>Tatoosh</w:t>
      </w:r>
      <w:proofErr w:type="spellEnd"/>
      <w:r w:rsidR="004B1D40">
        <w:t xml:space="preserve"> Island were intermediate between the previous two while Destruction Island assemblages were highly variable through time. </w:t>
      </w:r>
      <w:proofErr w:type="spellStart"/>
      <w:r w:rsidR="00B22E78">
        <w:t>T</w:t>
      </w:r>
      <w:r w:rsidR="004B1D40">
        <w:t>ubesnout</w:t>
      </w:r>
      <w:proofErr w:type="spellEnd"/>
      <w:r w:rsidR="004B1D40">
        <w:t xml:space="preserve"> (AUFL) were abundant at a subset of sites in 2016 and to a lesser extent in 2019. Greenlings (HEXA), copper rockfish (SECA), China rockfish (SENE), lingcod (OPEL), and cabezon (SCMA) </w:t>
      </w:r>
      <w:r w:rsidR="004B1D40">
        <w:lastRenderedPageBreak/>
        <w:t xml:space="preserve">characterized Cape Alava and </w:t>
      </w:r>
      <w:proofErr w:type="spellStart"/>
      <w:r w:rsidR="004B1D40">
        <w:t>Neah</w:t>
      </w:r>
      <w:proofErr w:type="spellEnd"/>
      <w:r w:rsidR="004B1D40">
        <w:t xml:space="preserve"> Bay, with the exception of 2016.  Surfperch (EMBI) were also common at Cape Alava and at Cape Johnson, but only in 2017 and 2018 for the latter.</w:t>
      </w:r>
      <w:r w:rsidR="003217BD">
        <w:t xml:space="preserve"> </w:t>
      </w:r>
      <w:proofErr w:type="spellStart"/>
      <w:r w:rsidR="00B22E78">
        <w:t>Neah</w:t>
      </w:r>
      <w:proofErr w:type="spellEnd"/>
      <w:r w:rsidR="00B22E78">
        <w:t xml:space="preserve"> Bay, </w:t>
      </w:r>
      <w:proofErr w:type="spellStart"/>
      <w:r w:rsidR="00B22E78">
        <w:t>Tatoosh</w:t>
      </w:r>
      <w:proofErr w:type="spellEnd"/>
      <w:r w:rsidR="00B22E78">
        <w:t xml:space="preserve"> Island, and Cape Johnson did not show any temporal trends in the ordination with 2016 being much like 2019</w:t>
      </w:r>
      <w:r w:rsidR="006C69E7">
        <w:t xml:space="preserve"> (</w:t>
      </w:r>
      <w:r w:rsidR="006E2065">
        <w:fldChar w:fldCharType="begin"/>
      </w:r>
      <w:r w:rsidR="006E2065">
        <w:instrText xml:space="preserve"> REF _Ref73700708 \h </w:instrText>
      </w:r>
      <w:r w:rsidR="006E2065">
        <w:fldChar w:fldCharType="separate"/>
      </w:r>
      <w:r w:rsidR="00A029E1">
        <w:t xml:space="preserve">Fig. </w:t>
      </w:r>
      <w:r w:rsidR="00A029E1">
        <w:rPr>
          <w:noProof/>
        </w:rPr>
        <w:t>2</w:t>
      </w:r>
      <w:r w:rsidR="006E2065">
        <w:fldChar w:fldCharType="end"/>
      </w:r>
      <w:r w:rsidR="006E2065">
        <w:t xml:space="preserve"> </w:t>
      </w:r>
      <w:r w:rsidR="006C69E7">
        <w:t xml:space="preserve">and </w:t>
      </w:r>
      <w:r w:rsidR="006C69E7">
        <w:fldChar w:fldCharType="begin"/>
      </w:r>
      <w:r w:rsidR="006C69E7">
        <w:instrText xml:space="preserve"> REF _Ref73455445 \h </w:instrText>
      </w:r>
      <w:r w:rsidR="006C69E7">
        <w:fldChar w:fldCharType="separate"/>
      </w:r>
      <w:r w:rsidR="00A029E1">
        <w:t xml:space="preserve">Fig. S </w:t>
      </w:r>
      <w:r w:rsidR="00A029E1">
        <w:rPr>
          <w:noProof/>
        </w:rPr>
        <w:t>6</w:t>
      </w:r>
      <w:r w:rsidR="006C69E7">
        <w:fldChar w:fldCharType="end"/>
      </w:r>
      <w:r w:rsidR="006C69E7">
        <w:t>)</w:t>
      </w:r>
      <w:r w:rsidR="00B22E78">
        <w:t xml:space="preserve">. However, Cape Alava and Destruction Island showed some slight trends with 2019 having more rockfish, especially black rockfish (SEME) in 2019 than earlier. </w:t>
      </w:r>
      <w:r w:rsidR="003217BD">
        <w:t>See Supplementary Material for more detail.</w:t>
      </w:r>
      <w:r w:rsidR="00CF6BC1">
        <w:t xml:space="preserve"> </w:t>
      </w:r>
    </w:p>
    <w:p w14:paraId="6C3F1983" w14:textId="3021A373" w:rsidR="00777288" w:rsidRDefault="002C6C5C" w:rsidP="002C6C5C">
      <w:pPr>
        <w:ind w:left="360" w:firstLine="90"/>
        <w:rPr>
          <w:color w:val="0070C0"/>
        </w:rPr>
      </w:pPr>
      <w:r>
        <w:rPr>
          <w:color w:val="0070C0"/>
        </w:rPr>
        <w:t>YOY</w:t>
      </w:r>
    </w:p>
    <w:p w14:paraId="15883372" w14:textId="34EFC392" w:rsidR="002C6C5C" w:rsidRDefault="002C6C5C" w:rsidP="002C6C5C">
      <w:pPr>
        <w:ind w:left="360" w:firstLine="90"/>
        <w:rPr>
          <w:color w:val="0070C0"/>
        </w:rPr>
      </w:pPr>
    </w:p>
    <w:p w14:paraId="7CA11A03" w14:textId="77777777" w:rsidR="00CB5CD3" w:rsidRDefault="00906587">
      <w:pPr>
        <w:spacing w:before="0" w:after="160" w:line="259" w:lineRule="auto"/>
        <w:ind w:firstLine="0"/>
        <w:rPr>
          <w:b/>
          <w:bCs/>
          <w:color w:val="0070C0"/>
        </w:rPr>
      </w:pPr>
      <w:r w:rsidRPr="00906587">
        <w:rPr>
          <w:b/>
          <w:bCs/>
          <w:color w:val="0070C0"/>
        </w:rPr>
        <w:t>Cross-Guild comparisons.</w:t>
      </w:r>
    </w:p>
    <w:p w14:paraId="0F955D8F" w14:textId="675C23CF" w:rsidR="00D86470" w:rsidRPr="00CB5CD3" w:rsidRDefault="00CB5CD3">
      <w:pPr>
        <w:spacing w:before="0" w:after="160" w:line="259" w:lineRule="auto"/>
        <w:ind w:firstLine="0"/>
        <w:rPr>
          <w:color w:val="0070C0"/>
        </w:rPr>
      </w:pPr>
      <w:r w:rsidRPr="00CB5CD3">
        <w:rPr>
          <w:color w:val="0070C0"/>
        </w:rPr>
        <w:tab/>
        <w:t xml:space="preserve">Figure out a way to make a correlation – style grid (or equivalent) to say </w:t>
      </w:r>
      <w:proofErr w:type="gramStart"/>
      <w:r w:rsidRPr="00CB5CD3">
        <w:rPr>
          <w:color w:val="0070C0"/>
        </w:rPr>
        <w:t>the these</w:t>
      </w:r>
      <w:proofErr w:type="gramEnd"/>
      <w:r w:rsidRPr="00CB5CD3">
        <w:rPr>
          <w:color w:val="0070C0"/>
        </w:rPr>
        <w:t xml:space="preserve"> guilds are similar in their drivers and these ones are not.  Or perhaps there is a better multivariate way to do that. </w:t>
      </w:r>
      <w:r w:rsidR="00D86470" w:rsidRPr="00CB5CD3">
        <w:rPr>
          <w:color w:val="0070C0"/>
        </w:rPr>
        <w:br w:type="page"/>
      </w:r>
    </w:p>
    <w:p w14:paraId="6D2E7EB2" w14:textId="0A213D38" w:rsidR="002C6C5C" w:rsidRPr="00906587" w:rsidRDefault="00D86470" w:rsidP="00D86470">
      <w:pPr>
        <w:ind w:firstLine="90"/>
        <w:rPr>
          <w:b/>
          <w:bCs/>
          <w:color w:val="0070C0"/>
        </w:rPr>
      </w:pPr>
      <w:r w:rsidRPr="00906587">
        <w:rPr>
          <w:b/>
          <w:bCs/>
          <w:color w:val="0070C0"/>
        </w:rPr>
        <w:lastRenderedPageBreak/>
        <w:t>Focal Interactions.</w:t>
      </w:r>
    </w:p>
    <w:p w14:paraId="00FDD243" w14:textId="77777777" w:rsidR="00D86470" w:rsidRPr="00D86470" w:rsidRDefault="00D86470" w:rsidP="00D86470">
      <w:pPr>
        <w:pStyle w:val="Heading2"/>
        <w:ind w:left="360"/>
        <w:rPr>
          <w:color w:val="0070C0"/>
        </w:rPr>
      </w:pPr>
      <w:r w:rsidRPr="00D86470">
        <w:rPr>
          <w:color w:val="0070C0"/>
        </w:rPr>
        <w:t>Urchins and kelp</w:t>
      </w:r>
    </w:p>
    <w:p w14:paraId="24780C50" w14:textId="77777777" w:rsidR="00D86470" w:rsidRPr="004C5F63" w:rsidRDefault="00D86470" w:rsidP="00D86470">
      <w:pPr>
        <w:ind w:left="360"/>
        <w:rPr>
          <w:color w:val="FF0000"/>
        </w:rPr>
      </w:pPr>
      <w:r>
        <w:t xml:space="preserve">Green, red, and purple urchins all showed increase in abundance from 2016 to 2017 at </w:t>
      </w:r>
      <w:proofErr w:type="spellStart"/>
      <w:r>
        <w:t>Tatoosh</w:t>
      </w:r>
      <w:proofErr w:type="spellEnd"/>
      <w:r>
        <w:t xml:space="preserve"> Island (</w:t>
      </w:r>
      <w:r>
        <w:fldChar w:fldCharType="begin"/>
      </w:r>
      <w:r>
        <w:instrText xml:space="preserve"> REF _Ref56773987 \h </w:instrText>
      </w:r>
      <w:r>
        <w:fldChar w:fldCharType="separate"/>
      </w:r>
      <w:r>
        <w:t xml:space="preserve">Fig. S </w:t>
      </w:r>
      <w:r>
        <w:rPr>
          <w:noProof/>
        </w:rPr>
        <w:t>8</w:t>
      </w:r>
      <w:r>
        <w:fldChar w:fldCharType="end"/>
      </w:r>
      <w:r>
        <w:t>). Following this initial increase, both green and red urchins declined through 2019, while purple urchins remained abundant.</w:t>
      </w:r>
      <w:r w:rsidRPr="00DB5872">
        <w:t xml:space="preserve"> </w:t>
      </w:r>
      <w:r>
        <w:t>Purple urchins also showed low densities but minor increases at Destruction Island from 2017-2019 (</w:t>
      </w:r>
      <w:r>
        <w:fldChar w:fldCharType="begin"/>
      </w:r>
      <w:r>
        <w:instrText xml:space="preserve"> REF _Ref56773987 \h </w:instrText>
      </w:r>
      <w:r>
        <w:fldChar w:fldCharType="separate"/>
      </w:r>
      <w:r>
        <w:t xml:space="preserve">Fig. S </w:t>
      </w:r>
      <w:r>
        <w:rPr>
          <w:noProof/>
        </w:rPr>
        <w:t>8</w:t>
      </w:r>
      <w:r>
        <w:fldChar w:fldCharType="end"/>
      </w:r>
      <w:r>
        <w:t xml:space="preserve">). </w:t>
      </w:r>
      <w:commentRangeStart w:id="47"/>
      <w:commentRangeEnd w:id="47"/>
      <w:r>
        <w:rPr>
          <w:rStyle w:val="CommentReference"/>
        </w:rPr>
        <w:commentReference w:id="47"/>
      </w:r>
      <w:r w:rsidRPr="004C5F63">
        <w:rPr>
          <w:color w:val="FF0000"/>
        </w:rPr>
        <w:t xml:space="preserve">Qualitative observations and urchin test size distributions (measured in 2018 and 2019, </w:t>
      </w:r>
      <w:r w:rsidRPr="004C5F63">
        <w:rPr>
          <w:color w:val="FF0000"/>
        </w:rPr>
        <w:fldChar w:fldCharType="begin"/>
      </w:r>
      <w:r w:rsidRPr="004C5F63">
        <w:rPr>
          <w:color w:val="FF0000"/>
        </w:rPr>
        <w:instrText xml:space="preserve"> REF _Ref57711885 \h </w:instrText>
      </w:r>
      <w:r w:rsidRPr="004C5F63">
        <w:rPr>
          <w:color w:val="FF0000"/>
        </w:rPr>
      </w:r>
      <w:r w:rsidRPr="004C5F63">
        <w:rPr>
          <w:color w:val="FF0000"/>
        </w:rPr>
        <w:fldChar w:fldCharType="separate"/>
      </w:r>
      <w:r>
        <w:t xml:space="preserve">Fig. S </w:t>
      </w:r>
      <w:r>
        <w:rPr>
          <w:noProof/>
        </w:rPr>
        <w:t>15</w:t>
      </w:r>
      <w:r w:rsidRPr="004C5F63">
        <w:rPr>
          <w:color w:val="FF0000"/>
        </w:rPr>
        <w:fldChar w:fldCharType="end"/>
      </w:r>
      <w:r w:rsidRPr="004C5F63">
        <w:rPr>
          <w:color w:val="FF0000"/>
        </w:rPr>
        <w:t xml:space="preserve">) suggest a recruitment pulse occurred sometime in 2017 or possibly early 2018. </w:t>
      </w:r>
    </w:p>
    <w:p w14:paraId="2C7D26D7" w14:textId="77777777" w:rsidR="00D86470" w:rsidRDefault="00D86470" w:rsidP="00D86470">
      <w:pPr>
        <w:ind w:left="360"/>
      </w:pPr>
      <w:r>
        <w:t xml:space="preserve">Relationships between urchins and kelp differed among and within sites. Among sites urchins were negatively associated with </w:t>
      </w:r>
      <w:r>
        <w:rPr>
          <w:i/>
        </w:rPr>
        <w:t xml:space="preserve">M. </w:t>
      </w:r>
      <w:proofErr w:type="spellStart"/>
      <w:r>
        <w:rPr>
          <w:i/>
        </w:rPr>
        <w:t>pyrifera</w:t>
      </w:r>
      <w:proofErr w:type="spellEnd"/>
      <w:r>
        <w:rPr>
          <w:i/>
        </w:rPr>
        <w:t xml:space="preserve"> </w:t>
      </w:r>
      <w:r>
        <w:t xml:space="preserve">but positively associated with </w:t>
      </w:r>
      <w:r w:rsidRPr="0089015F">
        <w:rPr>
          <w:i/>
        </w:rPr>
        <w:t xml:space="preserve">N. </w:t>
      </w:r>
      <w:proofErr w:type="spellStart"/>
      <w:r w:rsidRPr="0089015F">
        <w:rPr>
          <w:i/>
        </w:rPr>
        <w:t>luekana</w:t>
      </w:r>
      <w:proofErr w:type="spellEnd"/>
      <w:r>
        <w:rPr>
          <w:i/>
        </w:rPr>
        <w:t xml:space="preserve"> </w:t>
      </w:r>
      <w:r>
        <w:t>as is evident from the first canonical axis in the invertebrate-habitat ordination (</w:t>
      </w:r>
      <w:r>
        <w:fldChar w:fldCharType="begin"/>
      </w:r>
      <w:r>
        <w:instrText xml:space="preserve"> REF _Ref70923420 \h </w:instrText>
      </w:r>
      <w:r>
        <w:fldChar w:fldCharType="separate"/>
      </w:r>
      <w:r>
        <w:t xml:space="preserve">Fig. S </w:t>
      </w:r>
      <w:r>
        <w:rPr>
          <w:noProof/>
        </w:rPr>
        <w:t>13</w:t>
      </w:r>
      <w:r>
        <w:fldChar w:fldCharType="end"/>
      </w:r>
      <w:r>
        <w:t xml:space="preserve">). Sites with high abundance of </w:t>
      </w:r>
      <w:r>
        <w:rPr>
          <w:i/>
        </w:rPr>
        <w:t xml:space="preserve">M. </w:t>
      </w:r>
      <w:proofErr w:type="spellStart"/>
      <w:r>
        <w:rPr>
          <w:i/>
        </w:rPr>
        <w:t>pyrifera</w:t>
      </w:r>
      <w:proofErr w:type="spellEnd"/>
      <w:r>
        <w:rPr>
          <w:i/>
        </w:rPr>
        <w:t xml:space="preserve"> </w:t>
      </w:r>
      <w:r>
        <w:t>had few urchins (</w:t>
      </w:r>
      <w:r>
        <w:fldChar w:fldCharType="begin"/>
      </w:r>
      <w:r>
        <w:instrText xml:space="preserve"> REF _Ref57711057 \h </w:instrText>
      </w:r>
      <w:r>
        <w:fldChar w:fldCharType="separate"/>
      </w:r>
      <w:r>
        <w:t xml:space="preserve">Fig. </w:t>
      </w:r>
      <w:r>
        <w:rPr>
          <w:noProof/>
        </w:rPr>
        <w:t>7</w:t>
      </w:r>
      <w:r>
        <w:fldChar w:fldCharType="end"/>
      </w:r>
      <w:r>
        <w:t xml:space="preserve">). However, this effect was largely due to the absence of </w:t>
      </w:r>
      <w:r>
        <w:rPr>
          <w:i/>
        </w:rPr>
        <w:t xml:space="preserve">M. </w:t>
      </w:r>
      <w:proofErr w:type="spellStart"/>
      <w:r>
        <w:rPr>
          <w:i/>
        </w:rPr>
        <w:t>pyrifera</w:t>
      </w:r>
      <w:proofErr w:type="spellEnd"/>
      <w:r>
        <w:rPr>
          <w:i/>
        </w:rPr>
        <w:t xml:space="preserve"> </w:t>
      </w:r>
      <w:r>
        <w:t xml:space="preserve">at </w:t>
      </w:r>
      <w:proofErr w:type="spellStart"/>
      <w:r>
        <w:t>Tatoosh</w:t>
      </w:r>
      <w:proofErr w:type="spellEnd"/>
      <w:r>
        <w:t xml:space="preserve"> Island, so the effect may geographical and not due to ecological interactions within the site. </w:t>
      </w:r>
    </w:p>
    <w:p w14:paraId="5847D9E9" w14:textId="77777777" w:rsidR="00D86470" w:rsidRDefault="00D86470" w:rsidP="00D86470">
      <w:pPr>
        <w:ind w:left="360"/>
      </w:pPr>
      <w:r>
        <w:t xml:space="preserve">The positive association between urchins and </w:t>
      </w:r>
      <w:r>
        <w:rPr>
          <w:i/>
        </w:rPr>
        <w:t xml:space="preserve">N. </w:t>
      </w:r>
      <w:proofErr w:type="spellStart"/>
      <w:r>
        <w:rPr>
          <w:i/>
        </w:rPr>
        <w:t>leukana</w:t>
      </w:r>
      <w:proofErr w:type="spellEnd"/>
      <w:r>
        <w:rPr>
          <w:i/>
        </w:rPr>
        <w:t xml:space="preserve"> </w:t>
      </w:r>
      <w:r w:rsidRPr="00A254AF">
        <w:t>among sites</w:t>
      </w:r>
      <w:r>
        <w:t xml:space="preserve"> (</w:t>
      </w:r>
      <w:r>
        <w:fldChar w:fldCharType="begin"/>
      </w:r>
      <w:r>
        <w:instrText xml:space="preserve"> REF _Ref70923420 \h </w:instrText>
      </w:r>
      <w:r>
        <w:fldChar w:fldCharType="separate"/>
      </w:r>
      <w:r>
        <w:t xml:space="preserve">Fig. S </w:t>
      </w:r>
      <w:r>
        <w:rPr>
          <w:noProof/>
        </w:rPr>
        <w:t>13</w:t>
      </w:r>
      <w:r>
        <w:fldChar w:fldCharType="end"/>
      </w:r>
      <w:r>
        <w:t xml:space="preserve">) stemmed from their both being found at </w:t>
      </w:r>
      <w:proofErr w:type="spellStart"/>
      <w:r>
        <w:t>Tatoosh</w:t>
      </w:r>
      <w:proofErr w:type="spellEnd"/>
      <w:r>
        <w:t xml:space="preserve"> Island (</w:t>
      </w:r>
      <w:r>
        <w:fldChar w:fldCharType="begin"/>
      </w:r>
      <w:r>
        <w:instrText xml:space="preserve"> REF _Ref57711057 \h </w:instrText>
      </w:r>
      <w:r>
        <w:fldChar w:fldCharType="separate"/>
      </w:r>
      <w:r>
        <w:t xml:space="preserve">Fig. </w:t>
      </w:r>
      <w:r>
        <w:rPr>
          <w:noProof/>
        </w:rPr>
        <w:t>7</w:t>
      </w:r>
      <w:r>
        <w:fldChar w:fldCharType="end"/>
      </w:r>
      <w:r>
        <w:t xml:space="preserve">).  However, within </w:t>
      </w:r>
      <w:proofErr w:type="spellStart"/>
      <w:r>
        <w:t>Tatoosh</w:t>
      </w:r>
      <w:proofErr w:type="spellEnd"/>
      <w:r>
        <w:t xml:space="preserve">, the abundance of </w:t>
      </w:r>
      <w:r>
        <w:rPr>
          <w:i/>
        </w:rPr>
        <w:t xml:space="preserve">N. </w:t>
      </w:r>
      <w:proofErr w:type="spellStart"/>
      <w:r>
        <w:rPr>
          <w:i/>
        </w:rPr>
        <w:t>leukana</w:t>
      </w:r>
      <w:proofErr w:type="spellEnd"/>
      <w:r w:rsidRPr="00C97432">
        <w:rPr>
          <w:i/>
        </w:rPr>
        <w:t xml:space="preserve"> </w:t>
      </w:r>
      <w:r w:rsidRPr="00C97432">
        <w:t>was negatively correlated with the abundance of purple urchins (</w:t>
      </w:r>
      <w:r>
        <w:t>p = 0.015, r =0.</w:t>
      </w:r>
      <w:proofErr w:type="gramStart"/>
      <w:r>
        <w:t>53 ,</w:t>
      </w:r>
      <w:proofErr w:type="gramEnd"/>
      <w:r>
        <w:t xml:space="preserve"> </w:t>
      </w:r>
      <w:r>
        <w:fldChar w:fldCharType="begin"/>
      </w:r>
      <w:r>
        <w:instrText xml:space="preserve"> REF _Ref57711057 \h </w:instrText>
      </w:r>
      <w:r>
        <w:fldChar w:fldCharType="separate"/>
      </w:r>
      <w:r>
        <w:t xml:space="preserve">Fig. </w:t>
      </w:r>
      <w:r>
        <w:rPr>
          <w:noProof/>
        </w:rPr>
        <w:t>7</w:t>
      </w:r>
      <w:r>
        <w:fldChar w:fldCharType="end"/>
      </w:r>
      <w:r w:rsidRPr="00C97432">
        <w:t>).</w:t>
      </w:r>
      <w:r>
        <w:t xml:space="preserve">  Thus, as the densities of purple urchins increased at </w:t>
      </w:r>
      <w:proofErr w:type="spellStart"/>
      <w:r>
        <w:t>Tatoosh</w:t>
      </w:r>
      <w:proofErr w:type="spellEnd"/>
      <w:r>
        <w:t xml:space="preserve"> Island, kelp density decreased (</w:t>
      </w:r>
      <w:r>
        <w:fldChar w:fldCharType="begin"/>
      </w:r>
      <w:r>
        <w:instrText xml:space="preserve"> REF _Ref58510040 \h </w:instrText>
      </w:r>
      <w:r>
        <w:fldChar w:fldCharType="separate"/>
      </w:r>
      <w:r>
        <w:t xml:space="preserve">Fig. </w:t>
      </w:r>
      <w:r>
        <w:rPr>
          <w:noProof/>
        </w:rPr>
        <w:t>6</w:t>
      </w:r>
      <w:r>
        <w:fldChar w:fldCharType="end"/>
      </w:r>
      <w:r>
        <w:t xml:space="preserve">). Interestingly, variability in the density of </w:t>
      </w:r>
      <w:r>
        <w:rPr>
          <w:i/>
        </w:rPr>
        <w:t xml:space="preserve">P. californica </w:t>
      </w:r>
      <w:r>
        <w:t>seemed to decrease with urchin density for both purple and red urchins (</w:t>
      </w:r>
      <w:r>
        <w:fldChar w:fldCharType="begin"/>
      </w:r>
      <w:r>
        <w:instrText xml:space="preserve"> REF _Ref57711057 \h </w:instrText>
      </w:r>
      <w:r>
        <w:fldChar w:fldCharType="separate"/>
      </w:r>
      <w:r>
        <w:t xml:space="preserve">Fig. </w:t>
      </w:r>
      <w:r>
        <w:rPr>
          <w:noProof/>
        </w:rPr>
        <w:t>7</w:t>
      </w:r>
      <w:r>
        <w:fldChar w:fldCharType="end"/>
      </w:r>
      <w:r>
        <w:t xml:space="preserve">). The same was true for </w:t>
      </w:r>
      <w:r w:rsidRPr="00C6596A">
        <w:rPr>
          <w:i/>
        </w:rPr>
        <w:t xml:space="preserve">N. </w:t>
      </w:r>
      <w:proofErr w:type="spellStart"/>
      <w:r w:rsidRPr="00C6596A">
        <w:rPr>
          <w:i/>
        </w:rPr>
        <w:t>leukana</w:t>
      </w:r>
      <w:proofErr w:type="spellEnd"/>
      <w:r>
        <w:t xml:space="preserve"> and red urchins. For red urchins, the relationships may be partially spurious; red urchins increased then declined all while </w:t>
      </w:r>
      <w:r>
        <w:rPr>
          <w:i/>
        </w:rPr>
        <w:t xml:space="preserve">N. </w:t>
      </w:r>
      <w:proofErr w:type="spellStart"/>
      <w:r>
        <w:rPr>
          <w:i/>
        </w:rPr>
        <w:t>pyrifera</w:t>
      </w:r>
      <w:proofErr w:type="spellEnd"/>
      <w:r>
        <w:rPr>
          <w:i/>
        </w:rPr>
        <w:t xml:space="preserve"> </w:t>
      </w:r>
      <w:r>
        <w:t xml:space="preserve">declined likely due to grazing by purple urchins. </w:t>
      </w:r>
    </w:p>
    <w:p w14:paraId="38364DC8" w14:textId="2FBB865B" w:rsidR="00D86470" w:rsidRDefault="00D86470" w:rsidP="00D86470">
      <w:pPr>
        <w:ind w:firstLine="90"/>
        <w:rPr>
          <w:color w:val="0070C0"/>
        </w:rPr>
      </w:pPr>
      <w:r>
        <w:rPr>
          <w:color w:val="0070C0"/>
        </w:rPr>
        <w:lastRenderedPageBreak/>
        <w:t>Urchins-Sea stars?</w:t>
      </w:r>
    </w:p>
    <w:p w14:paraId="481E1B2A" w14:textId="15D86084" w:rsidR="00D86470" w:rsidRDefault="00D86470" w:rsidP="00D86470">
      <w:pPr>
        <w:ind w:firstLine="90"/>
        <w:rPr>
          <w:color w:val="0070C0"/>
        </w:rPr>
      </w:pPr>
      <w:r>
        <w:rPr>
          <w:color w:val="0070C0"/>
        </w:rPr>
        <w:t>Kelp-YOY?</w:t>
      </w:r>
    </w:p>
    <w:p w14:paraId="409E27B0" w14:textId="5FAA81CE" w:rsidR="00D86470" w:rsidRDefault="00D86470" w:rsidP="00D86470">
      <w:pPr>
        <w:ind w:firstLine="90"/>
        <w:rPr>
          <w:color w:val="0070C0"/>
        </w:rPr>
      </w:pPr>
    </w:p>
    <w:p w14:paraId="2B42A902" w14:textId="09552F23" w:rsidR="00935536" w:rsidRPr="002C6C5C" w:rsidRDefault="00935536" w:rsidP="00D86470">
      <w:pPr>
        <w:ind w:firstLine="90"/>
        <w:rPr>
          <w:color w:val="0070C0"/>
        </w:rPr>
      </w:pPr>
      <w:r>
        <w:rPr>
          <w:color w:val="0070C0"/>
        </w:rPr>
        <w:t>Nick’s original:</w:t>
      </w:r>
    </w:p>
    <w:p w14:paraId="757930ED" w14:textId="77777777" w:rsidR="00DC63ED" w:rsidRDefault="00DC63ED" w:rsidP="00DC63ED">
      <w:pPr>
        <w:pStyle w:val="Heading2"/>
      </w:pPr>
      <w:r>
        <w:t>Sea stars</w:t>
      </w:r>
    </w:p>
    <w:p w14:paraId="4556FA38" w14:textId="213C8635" w:rsidR="00DC63ED" w:rsidRPr="00926966" w:rsidRDefault="00DC63ED" w:rsidP="00616D28">
      <w:pPr>
        <w:ind w:firstLine="0"/>
      </w:pPr>
      <w:r>
        <w:t>Sea star abundance was highest at Destruction Island but generally low across other sites</w:t>
      </w:r>
      <w:r w:rsidR="00693B64">
        <w:t xml:space="preserve"> (</w:t>
      </w:r>
      <w:r w:rsidR="006E11D2">
        <w:fldChar w:fldCharType="begin"/>
      </w:r>
      <w:r w:rsidR="006E11D2">
        <w:instrText xml:space="preserve"> REF _Ref73700846 \h </w:instrText>
      </w:r>
      <w:r w:rsidR="006E11D2">
        <w:fldChar w:fldCharType="separate"/>
      </w:r>
      <w:r w:rsidR="00A029E1">
        <w:t xml:space="preserve">Fig. </w:t>
      </w:r>
      <w:r w:rsidR="00A029E1">
        <w:rPr>
          <w:noProof/>
        </w:rPr>
        <w:t>4</w:t>
      </w:r>
      <w:r w:rsidR="006E11D2">
        <w:fldChar w:fldCharType="end"/>
      </w:r>
      <w:r>
        <w:t>). At Destruction Island, leather stars</w:t>
      </w:r>
      <w:r w:rsidRPr="00E612F9">
        <w:rPr>
          <w:i/>
        </w:rPr>
        <w:t xml:space="preserve"> </w:t>
      </w:r>
      <w:proofErr w:type="spellStart"/>
      <w:r w:rsidRPr="00E612F9">
        <w:rPr>
          <w:i/>
        </w:rPr>
        <w:t>Dermasterias</w:t>
      </w:r>
      <w:proofErr w:type="spellEnd"/>
      <w:r w:rsidRPr="00E612F9">
        <w:rPr>
          <w:i/>
        </w:rPr>
        <w:t xml:space="preserve"> imbricata</w:t>
      </w:r>
      <w:r>
        <w:t xml:space="preserve">, ochre stars </w:t>
      </w:r>
      <w:commentRangeStart w:id="48"/>
      <w:r>
        <w:rPr>
          <w:i/>
        </w:rPr>
        <w:t xml:space="preserve">Pisaster </w:t>
      </w:r>
      <w:proofErr w:type="spellStart"/>
      <w:r>
        <w:rPr>
          <w:i/>
        </w:rPr>
        <w:t>ocraceous</w:t>
      </w:r>
      <w:proofErr w:type="spellEnd"/>
      <w:r>
        <w:rPr>
          <w:i/>
        </w:rPr>
        <w:t>,</w:t>
      </w:r>
      <w:commentRangeEnd w:id="48"/>
      <w:r>
        <w:rPr>
          <w:rStyle w:val="CommentReference"/>
        </w:rPr>
        <w:commentReference w:id="48"/>
      </w:r>
      <w:r>
        <w:rPr>
          <w:i/>
        </w:rPr>
        <w:t xml:space="preserve"> </w:t>
      </w:r>
      <w:r>
        <w:t>and</w:t>
      </w:r>
      <w:commentRangeStart w:id="49"/>
      <w:r>
        <w:t xml:space="preserve"> </w:t>
      </w:r>
      <w:r w:rsidRPr="00926966">
        <w:rPr>
          <w:highlight w:val="yellow"/>
        </w:rPr>
        <w:t>large sea stars</w:t>
      </w:r>
      <w:commentRangeEnd w:id="49"/>
      <w:r w:rsidR="004C5F63">
        <w:rPr>
          <w:rStyle w:val="CommentReference"/>
        </w:rPr>
        <w:commentReference w:id="49"/>
      </w:r>
      <w:r>
        <w:t xml:space="preserve"> all declined from 2016 – 2019, while brood sea sta</w:t>
      </w:r>
      <w:r w:rsidRPr="005011CD">
        <w:t xml:space="preserve">rs </w:t>
      </w:r>
      <w:proofErr w:type="spellStart"/>
      <w:r w:rsidRPr="005011CD">
        <w:rPr>
          <w:i/>
        </w:rPr>
        <w:t>Leptasterias</w:t>
      </w:r>
      <w:proofErr w:type="spellEnd"/>
      <w:r w:rsidRPr="005011CD">
        <w:rPr>
          <w:i/>
        </w:rPr>
        <w:t xml:space="preserve"> </w:t>
      </w:r>
      <w:proofErr w:type="spellStart"/>
      <w:r w:rsidRPr="00081995">
        <w:t>spp</w:t>
      </w:r>
      <w:proofErr w:type="spellEnd"/>
      <w:r w:rsidRPr="005011CD">
        <w:t xml:space="preserve"> inc</w:t>
      </w:r>
      <w:r>
        <w:t xml:space="preserve">reased at Destruction Island and Cape Johnson. </w:t>
      </w:r>
      <w:r>
        <w:rPr>
          <w:i/>
        </w:rPr>
        <w:t xml:space="preserve">P. </w:t>
      </w:r>
      <w:proofErr w:type="spellStart"/>
      <w:r>
        <w:rPr>
          <w:i/>
        </w:rPr>
        <w:t>ocraceous</w:t>
      </w:r>
      <w:proofErr w:type="spellEnd"/>
      <w:r>
        <w:rPr>
          <w:i/>
        </w:rPr>
        <w:t xml:space="preserve"> </w:t>
      </w:r>
      <w:r>
        <w:t xml:space="preserve">may have increased slightly at </w:t>
      </w:r>
      <w:proofErr w:type="spellStart"/>
      <w:r>
        <w:t>Tatoosh</w:t>
      </w:r>
      <w:proofErr w:type="spellEnd"/>
      <w:r>
        <w:t xml:space="preserve"> Island and Cape Alava from largely absent to present at very low density. Blood star </w:t>
      </w:r>
      <w:proofErr w:type="spellStart"/>
      <w:r w:rsidRPr="00962BD1">
        <w:rPr>
          <w:i/>
        </w:rPr>
        <w:t>Henricia</w:t>
      </w:r>
      <w:proofErr w:type="spellEnd"/>
      <w:r>
        <w:t xml:space="preserve"> </w:t>
      </w:r>
      <w:proofErr w:type="spellStart"/>
      <w:r>
        <w:t>spp</w:t>
      </w:r>
      <w:proofErr w:type="spellEnd"/>
      <w:r>
        <w:t xml:space="preserve"> densities remained fairly stable from 2016-2019. We did note a pulse of sea star recruitment in 2017, which was strongest in the south at Destruction Island and decreased with increasing latitude. Given the change in brood star densities, especially at Destruction Island and Cape Johnson, these were likely brood star recruits.</w:t>
      </w:r>
    </w:p>
    <w:p w14:paraId="34CA1594" w14:textId="3B148C99" w:rsidR="00DC63ED" w:rsidRDefault="00DC63ED" w:rsidP="00DC63ED">
      <w:r>
        <w:t>Among sites, prey abundance was declined at high sea star density at the transect level (</w:t>
      </w:r>
      <w:commentRangeStart w:id="50"/>
      <w:r>
        <w:t>GAM, p &lt; 0.05</w:t>
      </w:r>
      <w:commentRangeEnd w:id="50"/>
      <w:r>
        <w:rPr>
          <w:rStyle w:val="CommentReference"/>
        </w:rPr>
        <w:commentReference w:id="50"/>
      </w:r>
      <w:r>
        <w:t xml:space="preserve">, </w:t>
      </w:r>
      <w:r>
        <w:fldChar w:fldCharType="begin"/>
      </w:r>
      <w:r>
        <w:instrText xml:space="preserve"> REF _Ref57728943 \h </w:instrText>
      </w:r>
      <w:r>
        <w:fldChar w:fldCharType="separate"/>
      </w:r>
      <w:r w:rsidR="00A029E1">
        <w:t xml:space="preserve">Fig. </w:t>
      </w:r>
      <w:r w:rsidR="00A029E1">
        <w:rPr>
          <w:noProof/>
        </w:rPr>
        <w:t>5</w:t>
      </w:r>
      <w:r>
        <w:fldChar w:fldCharType="end"/>
      </w:r>
      <w:r>
        <w:t xml:space="preserve">). Much of this relationship was due to differences among sites, especially </w:t>
      </w:r>
      <w:proofErr w:type="spellStart"/>
      <w:r>
        <w:t>Tatoosh</w:t>
      </w:r>
      <w:proofErr w:type="spellEnd"/>
      <w:r>
        <w:t xml:space="preserve"> and Destruction Islands.  Prey items were most abundant but also highly variable (large variation along the y-axis in </w:t>
      </w:r>
      <w:r>
        <w:fldChar w:fldCharType="begin"/>
      </w:r>
      <w:r>
        <w:instrText xml:space="preserve"> REF _Ref57728943 \h </w:instrText>
      </w:r>
      <w:r>
        <w:fldChar w:fldCharType="separate"/>
      </w:r>
      <w:r w:rsidR="00A029E1">
        <w:t xml:space="preserve">Fig. </w:t>
      </w:r>
      <w:r w:rsidR="00A029E1">
        <w:rPr>
          <w:noProof/>
        </w:rPr>
        <w:t>5</w:t>
      </w:r>
      <w:r>
        <w:fldChar w:fldCharType="end"/>
      </w:r>
      <w:r>
        <w:t xml:space="preserve">) at </w:t>
      </w:r>
      <w:proofErr w:type="spellStart"/>
      <w:r>
        <w:t>Tatoosh</w:t>
      </w:r>
      <w:proofErr w:type="spellEnd"/>
      <w:r>
        <w:t xml:space="preserve"> Island, where sea stars were less abundant. Sea stars were most abundant and also highly variable at Destruction Island and to a lesser extent Cape Alava, where prey was less abundant. Both sea stars and invertebrate prey were comparatively uncommon at Cape Johnson and </w:t>
      </w:r>
      <w:proofErr w:type="spellStart"/>
      <w:r>
        <w:t>Neah</w:t>
      </w:r>
      <w:proofErr w:type="spellEnd"/>
      <w:r>
        <w:t xml:space="preserve"> Bay. </w:t>
      </w:r>
    </w:p>
    <w:p w14:paraId="2A7517C9" w14:textId="77777777" w:rsidR="003451E3" w:rsidRDefault="003451E3" w:rsidP="003451E3">
      <w:pPr>
        <w:pStyle w:val="Heading2"/>
      </w:pPr>
      <w:r>
        <w:lastRenderedPageBreak/>
        <w:t>Rockfish recruitment</w:t>
      </w:r>
    </w:p>
    <w:p w14:paraId="691E33C9" w14:textId="65962E5D" w:rsidR="003451E3" w:rsidRDefault="003451E3" w:rsidP="00835DBA">
      <w:r>
        <w:t>Recruitment of rockfishes was temporally episodic (</w:t>
      </w:r>
      <w:r>
        <w:fldChar w:fldCharType="begin"/>
      </w:r>
      <w:r>
        <w:instrText xml:space="preserve"> REF _Ref57707920 \h </w:instrText>
      </w:r>
      <w:r>
        <w:fldChar w:fldCharType="separate"/>
      </w:r>
      <w:r w:rsidR="00A029E1">
        <w:t xml:space="preserve">Fig. </w:t>
      </w:r>
      <w:r w:rsidR="00A029E1">
        <w:rPr>
          <w:noProof/>
        </w:rPr>
        <w:t>8</w:t>
      </w:r>
      <w:r>
        <w:fldChar w:fldCharType="end"/>
      </w:r>
      <w:r>
        <w:t xml:space="preserve">). While the intensity of recruitment varied among sites within a year, most species showed strong recruitment at multiple sites within a specific year. However, species had successful recruitment in different years. Black and yellow tail rockfishes showed strong recruitment at most sites in 2016 and to a lesser extent in 2019. </w:t>
      </w:r>
      <w:r w:rsidR="00B71944">
        <w:t>This strong recruitment as especially Destruction Island and Cape Alava appears to have resulted in an increase in adult numbers at those sites seen both in the ordinations (</w:t>
      </w:r>
      <w:r w:rsidR="00835DBA">
        <w:fldChar w:fldCharType="begin"/>
      </w:r>
      <w:r w:rsidR="00835DBA">
        <w:instrText xml:space="preserve"> REF _Ref73700708 \h </w:instrText>
      </w:r>
      <w:r w:rsidR="00835DBA">
        <w:fldChar w:fldCharType="separate"/>
      </w:r>
      <w:r w:rsidR="00A029E1">
        <w:t xml:space="preserve">Fig. </w:t>
      </w:r>
      <w:r w:rsidR="00A029E1">
        <w:rPr>
          <w:noProof/>
        </w:rPr>
        <w:t>2</w:t>
      </w:r>
      <w:r w:rsidR="00835DBA">
        <w:fldChar w:fldCharType="end"/>
      </w:r>
      <w:r w:rsidR="00835DBA">
        <w:t xml:space="preserve"> </w:t>
      </w:r>
      <w:r w:rsidR="00B71944">
        <w:t xml:space="preserve">and </w:t>
      </w:r>
      <w:r w:rsidR="00B71944">
        <w:fldChar w:fldCharType="begin"/>
      </w:r>
      <w:r w:rsidR="00B71944">
        <w:instrText xml:space="preserve"> REF _Ref73455445 \h </w:instrText>
      </w:r>
      <w:r w:rsidR="00B71944">
        <w:fldChar w:fldCharType="separate"/>
      </w:r>
      <w:r w:rsidR="00A029E1">
        <w:t xml:space="preserve">Fig. S </w:t>
      </w:r>
      <w:r w:rsidR="00A029E1">
        <w:rPr>
          <w:noProof/>
        </w:rPr>
        <w:t>6</w:t>
      </w:r>
      <w:r w:rsidR="00B71944">
        <w:fldChar w:fldCharType="end"/>
      </w:r>
      <w:r w:rsidR="00B71944">
        <w:t>) and univariate plots (</w:t>
      </w:r>
      <w:r w:rsidR="00B71944">
        <w:fldChar w:fldCharType="begin"/>
      </w:r>
      <w:r w:rsidR="00B71944">
        <w:instrText xml:space="preserve"> REF _Ref57707465 \h </w:instrText>
      </w:r>
      <w:r w:rsidR="00B71944">
        <w:fldChar w:fldCharType="separate"/>
      </w:r>
      <w:r w:rsidR="00A029E1">
        <w:t xml:space="preserve">Fig. S </w:t>
      </w:r>
      <w:r w:rsidR="00A029E1">
        <w:rPr>
          <w:noProof/>
        </w:rPr>
        <w:t>5</w:t>
      </w:r>
      <w:r w:rsidR="00B71944">
        <w:fldChar w:fldCharType="end"/>
      </w:r>
      <w:r w:rsidR="00B71944">
        <w:t xml:space="preserve">). </w:t>
      </w:r>
      <w:r>
        <w:t xml:space="preserve">In contrast, copper rockfish (including unidentified recruits, which were most likely copper or quillback) had high recruitment at most sites in 2019.  Canary recruitment pulses occurred in 2016 and 2018. </w:t>
      </w:r>
    </w:p>
    <w:p w14:paraId="435C3597" w14:textId="78E6E7D0" w:rsidR="00ED7FF3" w:rsidRDefault="00ED7FF3" w:rsidP="00D53E7A">
      <w:pPr>
        <w:pStyle w:val="Heading1"/>
      </w:pPr>
      <w:r>
        <w:t>Discussion</w:t>
      </w:r>
    </w:p>
    <w:p w14:paraId="4D57FE56" w14:textId="6EEA3430" w:rsidR="00D86470" w:rsidRDefault="00D86470" w:rsidP="00D86470">
      <w:pPr>
        <w:rPr>
          <w:color w:val="0070C0"/>
        </w:rPr>
      </w:pPr>
      <w:r>
        <w:rPr>
          <w:color w:val="0070C0"/>
        </w:rPr>
        <w:t>We found limited (?) evidence of temporal trends in any of our four focal guilds.</w:t>
      </w:r>
      <w:r w:rsidR="00906587">
        <w:rPr>
          <w:color w:val="0070C0"/>
        </w:rPr>
        <w:t xml:space="preserve"> Discuss some of the hot species here (Macro, </w:t>
      </w:r>
      <w:proofErr w:type="spellStart"/>
      <w:r w:rsidR="00906587">
        <w:rPr>
          <w:color w:val="0070C0"/>
        </w:rPr>
        <w:t>Nereo</w:t>
      </w:r>
      <w:proofErr w:type="spellEnd"/>
      <w:r w:rsidR="00906587">
        <w:rPr>
          <w:color w:val="0070C0"/>
        </w:rPr>
        <w:t>, urchins, sea stars, YOY). These trends are / are not comparable to different parts of the NE Pacific.</w:t>
      </w:r>
    </w:p>
    <w:p w14:paraId="5C6CE78C" w14:textId="77777777" w:rsidR="00D26DFD" w:rsidRDefault="00906587" w:rsidP="00D86470">
      <w:pPr>
        <w:rPr>
          <w:color w:val="0070C0"/>
        </w:rPr>
      </w:pPr>
      <w:r>
        <w:rPr>
          <w:color w:val="0070C0"/>
        </w:rPr>
        <w:t xml:space="preserve">Multi-variate analyses showed that the different guilds varied substantially in the structure of their spatial and temporal variation.  Kelp </w:t>
      </w:r>
      <w:proofErr w:type="gramStart"/>
      <w:r>
        <w:rPr>
          <w:color w:val="0070C0"/>
        </w:rPr>
        <w:t>were</w:t>
      </w:r>
      <w:proofErr w:type="gramEnd"/>
      <w:r>
        <w:rPr>
          <w:color w:val="0070C0"/>
        </w:rPr>
        <w:t xml:space="preserve"> largely determined by depth.  Inverts were driven by site-level differences. Fish had this pattern.  YOY had this pattern.</w:t>
      </w:r>
      <w:r w:rsidR="00D26DFD">
        <w:rPr>
          <w:color w:val="0070C0"/>
        </w:rPr>
        <w:t xml:space="preserve">  </w:t>
      </w:r>
    </w:p>
    <w:p w14:paraId="2021FC01" w14:textId="09F17704" w:rsidR="00D26DFD" w:rsidRPr="00D86470" w:rsidRDefault="00D26DFD" w:rsidP="00D86470">
      <w:pPr>
        <w:rPr>
          <w:color w:val="0070C0"/>
        </w:rPr>
      </w:pPr>
      <w:r>
        <w:rPr>
          <w:color w:val="0070C0"/>
        </w:rPr>
        <w:t>When examined in a pairwise fashion, THESE were similar, and THESE were very different.</w:t>
      </w:r>
      <w:r w:rsidR="00134376">
        <w:rPr>
          <w:color w:val="0070C0"/>
        </w:rPr>
        <w:t xml:space="preserve"> A</w:t>
      </w:r>
      <w:r>
        <w:rPr>
          <w:color w:val="0070C0"/>
        </w:rPr>
        <w:t xml:space="preserve"> large literature supports both top-down and bottom-up forcing </w:t>
      </w:r>
      <w:r w:rsidR="00134376">
        <w:rPr>
          <w:color w:val="0070C0"/>
        </w:rPr>
        <w:t xml:space="preserve">determining </w:t>
      </w:r>
      <w:r>
        <w:rPr>
          <w:color w:val="0070C0"/>
        </w:rPr>
        <w:t>kelp forest communities</w:t>
      </w:r>
      <w:r w:rsidR="00134376">
        <w:rPr>
          <w:color w:val="0070C0"/>
        </w:rPr>
        <w:t xml:space="preserve">. Our data does not clearly support either as predominant. Sea otters are present at all of </w:t>
      </w:r>
      <w:proofErr w:type="gramStart"/>
      <w:r w:rsidR="00134376">
        <w:rPr>
          <w:color w:val="0070C0"/>
        </w:rPr>
        <w:t>these site</w:t>
      </w:r>
      <w:proofErr w:type="gramEnd"/>
      <w:r w:rsidR="00134376">
        <w:rPr>
          <w:color w:val="0070C0"/>
        </w:rPr>
        <w:t xml:space="preserve">, yet urchins are crazy abundant at some but not all sites.  Bring up kelp-urchin analysis somewhere.  Kelps did not have an obvious response / recovery from the MHW.  YOY seem to have </w:t>
      </w:r>
      <w:r w:rsidR="00134376">
        <w:rPr>
          <w:color w:val="0070C0"/>
        </w:rPr>
        <w:lastRenderedPageBreak/>
        <w:t xml:space="preserve">the strongest shared temporal patterns… suggesting driven by larval </w:t>
      </w:r>
      <w:proofErr w:type="gramStart"/>
      <w:r w:rsidR="00134376">
        <w:rPr>
          <w:color w:val="0070C0"/>
        </w:rPr>
        <w:t>production  and</w:t>
      </w:r>
      <w:proofErr w:type="gramEnd"/>
      <w:r w:rsidR="00134376">
        <w:rPr>
          <w:color w:val="0070C0"/>
        </w:rPr>
        <w:t xml:space="preserve">/or supply to the nearshore? </w:t>
      </w:r>
    </w:p>
    <w:p w14:paraId="1D2CCDEA" w14:textId="2984A566" w:rsidR="002D4410" w:rsidRDefault="00561CB1" w:rsidP="00B01678">
      <w:pPr>
        <w:pStyle w:val="Heading2"/>
      </w:pPr>
      <w:r>
        <w:t>A</w:t>
      </w:r>
      <w:r w:rsidR="00D77143">
        <w:t xml:space="preserve">ssemblage </w:t>
      </w:r>
      <w:commentRangeStart w:id="51"/>
      <w:r w:rsidR="00D77143">
        <w:t>structure</w:t>
      </w:r>
      <w:commentRangeEnd w:id="51"/>
      <w:r w:rsidR="004032B9">
        <w:rPr>
          <w:rStyle w:val="CommentReference"/>
          <w:rFonts w:eastAsiaTheme="minorHAnsi" w:cstheme="minorBidi"/>
          <w:i w:val="0"/>
          <w:color w:val="auto"/>
        </w:rPr>
        <w:commentReference w:id="51"/>
      </w:r>
      <w:r w:rsidR="00D77143">
        <w:t xml:space="preserve"> and habitat</w:t>
      </w:r>
    </w:p>
    <w:p w14:paraId="6402141D" w14:textId="4471B43A" w:rsidR="00D77143" w:rsidRPr="00000DBC" w:rsidRDefault="001945B4" w:rsidP="00D77143">
      <w:r>
        <w:t xml:space="preserve">Assemblage structure for fish and invertebrates differed among sites but was not strongly associated with </w:t>
      </w:r>
      <w:r w:rsidR="00000DBC">
        <w:t xml:space="preserve">habitat, apart from the association of urchins with </w:t>
      </w:r>
      <w:r w:rsidR="00663AF9">
        <w:rPr>
          <w:i/>
        </w:rPr>
        <w:t xml:space="preserve">N. </w:t>
      </w:r>
      <w:proofErr w:type="spellStart"/>
      <w:r w:rsidR="00663AF9">
        <w:rPr>
          <w:i/>
        </w:rPr>
        <w:t>leukana</w:t>
      </w:r>
      <w:proofErr w:type="spellEnd"/>
      <w:r w:rsidR="00000DBC">
        <w:rPr>
          <w:i/>
        </w:rPr>
        <w:t xml:space="preserve"> </w:t>
      </w:r>
      <w:r w:rsidR="00000DBC">
        <w:t xml:space="preserve">at </w:t>
      </w:r>
      <w:proofErr w:type="spellStart"/>
      <w:r w:rsidR="00000DBC">
        <w:t>Tatoosh</w:t>
      </w:r>
      <w:proofErr w:type="spellEnd"/>
      <w:r w:rsidR="00000DBC">
        <w:t>. The sites were originally chosen as a suite of relatively similar, rocky-reef, kelp habitats with some shelter</w:t>
      </w:r>
      <w:r w:rsidR="007551AC">
        <w:t xml:space="preserve"> </w:t>
      </w:r>
      <w:r w:rsidR="007551AC">
        <w:fldChar w:fldCharType="begin">
          <w:fldData xml:space="preserve">PEVuZE5vdGU+PENpdGU+PEF1dGhvcj5Ldml0ZWs8L0F1dGhvcj48WWVhcj4xOTg5PC9ZZWFyPjxS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</w:fldData>
        </w:fldChar>
      </w:r>
      <w:r w:rsidR="00716B3A">
        <w:instrText xml:space="preserve"> ADDIN EN.CITE </w:instrText>
      </w:r>
      <w:r w:rsidR="00716B3A">
        <w:fldChar w:fldCharType="begin">
          <w:fldData xml:space="preserve">PEVuZE5vdGU+PENpdGU+PEF1dGhvcj5Ldml0ZWs8L0F1dGhvcj48WWVhcj4xOTg5PC9ZZWFyPjxS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</w:fldData>
        </w:fldChar>
      </w:r>
      <w:r w:rsidR="00716B3A">
        <w:instrText xml:space="preserve"> ADDIN EN.CITE.DATA </w:instrText>
      </w:r>
      <w:r w:rsidR="00716B3A">
        <w:fldChar w:fldCharType="end"/>
      </w:r>
      <w:r w:rsidR="007551AC">
        <w:fldChar w:fldCharType="separate"/>
      </w:r>
      <w:r w:rsidR="007551AC">
        <w:rPr>
          <w:noProof/>
        </w:rPr>
        <w:t>(Kvitek et al. 1989, Kvitek et al. 1998, Shelton et al. 2018)</w:t>
      </w:r>
      <w:r w:rsidR="007551AC">
        <w:fldChar w:fldCharType="end"/>
      </w:r>
      <w:r w:rsidR="00000DBC">
        <w:t>, so the site</w:t>
      </w:r>
      <w:r w:rsidR="004072F3">
        <w:t>s</w:t>
      </w:r>
      <w:r w:rsidR="00000DBC">
        <w:t xml:space="preserve"> may not differ substantially in their habitat characteristics from the point of view of the </w:t>
      </w:r>
      <w:r w:rsidR="004072F3">
        <w:t>f</w:t>
      </w:r>
      <w:r w:rsidR="00E45D1D">
        <w:t xml:space="preserve">auna; they are all kelp forests. </w:t>
      </w:r>
      <w:r w:rsidR="003E1D8F">
        <w:t>Instead, differences in assemblage structure may be related to other local processes like larval supply and interspecific interactions</w:t>
      </w:r>
      <w:r w:rsidR="004072F3" w:rsidRPr="004072F3">
        <w:t xml:space="preserve"> </w:t>
      </w:r>
      <w:r w:rsidR="004072F3">
        <w:t>within sites</w:t>
      </w:r>
      <w:r w:rsidR="00E45D1D">
        <w:t xml:space="preserve"> leading to a diversity of assemblage structures</w:t>
      </w:r>
      <w:r w:rsidR="003E1D8F">
        <w:t xml:space="preserve">. Interestingly, invertebrate assemblages showed little temporal variation in assemblage structure with individual sites having stable assemblage structure across years. </w:t>
      </w:r>
      <w:r w:rsidR="00FC7DC0">
        <w:t>I</w:t>
      </w:r>
      <w:r w:rsidR="004072F3">
        <w:t>nvertebrate densities declined substantially from the late 1980s to 2015, likely due to recolonization of these areas by sea otters</w:t>
      </w:r>
      <w:r w:rsidR="00FC7DC0">
        <w:t xml:space="preserve"> </w:t>
      </w:r>
      <w:r w:rsidR="00FC7DC0">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aC1hZGRyZXNzPkNvbnNlcnZhdGlvbiBCaW9sb2d5IERpdmlzaW9uLCBOb3J0aHdlc3QgRmlzaGVy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</w:fldData>
        </w:fldChar>
      </w:r>
      <w:r w:rsidR="00716B3A">
        <w:instrText xml:space="preserve"> ADDIN EN.CITE </w:instrText>
      </w:r>
      <w:r w:rsidR="00716B3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aC1hZGRyZXNzPkNvbnNlcnZhdGlvbiBCaW9sb2d5IERpdmlzaW9uLCBOb3J0aHdlc3QgRmlzaGVy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</w:fldData>
        </w:fldChar>
      </w:r>
      <w:r w:rsidR="00716B3A">
        <w:instrText xml:space="preserve"> ADDIN EN.CITE.DATA </w:instrText>
      </w:r>
      <w:r w:rsidR="00716B3A">
        <w:fldChar w:fldCharType="end"/>
      </w:r>
      <w:r w:rsidR="00FC7DC0">
        <w:fldChar w:fldCharType="separate"/>
      </w:r>
      <w:r w:rsidR="00FC7DC0">
        <w:rPr>
          <w:noProof/>
        </w:rPr>
        <w:t>(Shelton et al. 2018)</w:t>
      </w:r>
      <w:r w:rsidR="00FC7DC0">
        <w:fldChar w:fldCharType="end"/>
      </w:r>
      <w:r w:rsidR="004072F3">
        <w:t xml:space="preserve">. </w:t>
      </w:r>
      <w:r w:rsidR="00DA0BF5">
        <w:t xml:space="preserve">Only Destruction Island showed evidence of any temporal trend due to the continued decline in sea star densities. </w:t>
      </w:r>
      <w:r w:rsidR="00FC7DC0">
        <w:t>Therefore, l</w:t>
      </w:r>
      <w:r w:rsidR="004072F3">
        <w:t xml:space="preserve">ack of substantial </w:t>
      </w:r>
      <w:r w:rsidR="003D5454">
        <w:t>changes following</w:t>
      </w:r>
      <w:r w:rsidR="004072F3">
        <w:t xml:space="preserve"> the marine heatwave and sea star die off may be due to relatively low invertebrate densiti</w:t>
      </w:r>
      <w:r w:rsidR="00A5030E">
        <w:t>es limiting reproductive output</w:t>
      </w:r>
      <w:r w:rsidR="00CC4923">
        <w:t xml:space="preserve"> and the potential for population growth</w:t>
      </w:r>
      <w:r w:rsidR="00A5030E">
        <w:t>.</w:t>
      </w:r>
    </w:p>
    <w:p w14:paraId="582CADA3" w14:textId="77777777" w:rsidR="00DC63ED" w:rsidRDefault="00DC63ED" w:rsidP="00DC63ED">
      <w:pPr>
        <w:pStyle w:val="Heading2"/>
      </w:pPr>
      <w:r>
        <w:t>Sea stars and their prey</w:t>
      </w:r>
    </w:p>
    <w:p w14:paraId="450E1DE2" w14:textId="2D3B23F9" w:rsidR="00DC63ED" w:rsidRPr="006F22C8" w:rsidRDefault="00DC63ED" w:rsidP="00DC63ED">
      <w:r>
        <w:t xml:space="preserve">Sea star wasting disease caused substantial die-offs of asteroids from Mexico to Alaska between 2013-2015, including marked declines in abundance for most species on the Washington coast </w:t>
      </w:r>
      <w:r>
        <w:fldChar w:fldCharType="begin">
          <w:fldData xml:space="preserve">PEVuZE5vdGU+PENpdGU+PEF1dGhvcj5Nb250ZWNpbm8tTGF0b3JyZTwvQXV0aG9yPjxZZWFyPjIw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=
</w:fldData>
        </w:fldChar>
      </w:r>
      <w:r>
        <w:instrText xml:space="preserve"> ADDIN EN.CITE </w:instrText>
      </w:r>
      <w:r>
        <w:fldChar w:fldCharType="begin">
          <w:fldData xml:space="preserve">PEVuZE5vdGU+PENpdGU+PEF1dGhvcj5Nb250ZWNpbm8tTGF0b3JyZTwvQXV0aG9yPjxZZWFyPjIw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=
</w:fldData>
        </w:fldChar>
      </w:r>
      <w:r>
        <w:instrText xml:space="preserve"> ADDIN EN.CITE.DATA </w:instrText>
      </w:r>
      <w:r>
        <w:fldChar w:fldCharType="end"/>
      </w:r>
      <w:r>
        <w:fldChar w:fldCharType="separate"/>
      </w:r>
      <w:r>
        <w:rPr>
          <w:noProof/>
        </w:rPr>
        <w:t>(Hewson et al. 2014, Menge et al. 2016, Montecino-Latorre et al. 2016, Hewson et al. 2018)</w:t>
      </w:r>
      <w:r>
        <w:fldChar w:fldCharType="end"/>
      </w:r>
      <w:r>
        <w:t xml:space="preserve">. Within the Salish Sea and on the Washington coast, there were concurrent increases in sea star prey like </w:t>
      </w:r>
      <w:r>
        <w:lastRenderedPageBreak/>
        <w:t xml:space="preserve">red and green urchin </w:t>
      </w:r>
      <w:r>
        <w:fldChar w:fldCharType="begin"/>
      </w:r>
      <w:r>
        <w:instrText xml:space="preserve"> ADDIN EN.CITE &lt;EndNote&gt;&lt;Cite&gt;&lt;Author&gt;Montecino-Latorre&lt;/Author&gt;&lt;Year&gt;2016&lt;/Year&gt;&lt;RecNum&gt;8351&lt;/RecNum&gt;&lt;DisplayText&gt;(Montecino-Latorre et al. 2016)&lt;/DisplayText&gt;&lt;record&gt;&lt;rec-number&gt;8351&lt;/rec-number&gt;&lt;foreign-keys&gt;&lt;key app="EN" db-id="099r02pdsz02vhet5wvvf0ejr2a09aed5020" timestamp="1620254353"&gt;8351&lt;/key&gt;&lt;/foreign-keys&gt;&lt;ref-type name="Journal Article"&gt;17&lt;/ref-type&gt;&lt;contributors&gt;&lt;authors&gt;&lt;author&gt;Montecino-Latorre, D.&lt;/author&gt;&lt;author&gt;Eisenlord, M. E.&lt;/author&gt;&lt;author&gt;Turner, M.&lt;/author&gt;&lt;author&gt;Yoshioka, R.&lt;/author&gt;&lt;author&gt;Harvell, C. D.&lt;/author&gt;&lt;author&gt;Pattengill-Semmens, C. V.&lt;/author&gt;&lt;author&gt;Nichols, J. D.&lt;/author&gt;&lt;author&gt;Gaydos, J. K.&lt;/author&gt;&lt;/authors&gt;&lt;/contributors&gt;&lt;auth-address&gt;One Health Institute, School of Veterinary Medicine, University of California Davis, Davis, California, United States of America.&amp;#xD;Department of Ecology and Evolutionary Biology, Cornell University, Ithaca, New York, United States of America.&amp;#xD;Marine Science Center, Northeastern University, Nahant, Massachusetts, United States of America.&amp;#xD;Reef Environmental Education Foundation (REEF), Key Largo, Florida, United States of America.&amp;#xD;The SeaDoc Society, Karen C. Drayer Wildlife Health Center - Orcas Island Office, University of California Davis, Eastsound, Washington, United States of America.&lt;/auth-address&gt;&lt;titles&gt;&lt;title&gt;Devastating Transboundary Impacts of Sea Star Wasting Disease on Subtidal Asteroids&lt;/title&gt;&lt;secondary-title&gt;PLoS One&lt;/secondary-title&gt;&lt;alt-title&gt;Plos One&lt;/alt-title&gt;&lt;/titles&gt;&lt;pages&gt;e0163190&lt;/pages&gt;&lt;volume&gt;11&lt;/volume&gt;&lt;number&gt;10&lt;/number&gt;&lt;edition&gt;2016/10/27&lt;/edition&gt;&lt;dates&gt;&lt;year&gt;2016&lt;/year&gt;&lt;pub-dates&gt;&lt;date&gt;Oct 26&lt;/date&gt;&lt;/pub-dates&gt;&lt;/dates&gt;&lt;isbn&gt;1932-6203 (Electronic)&amp;#xD;1932-6203 (Linking)&lt;/isbn&gt;&lt;accession-num&gt;27783620&lt;/accession-num&gt;&lt;urls&gt;&lt;related-urls&gt;&lt;url&gt;https://www.ncbi.nlm.nih.gov/pubmed/27783620&lt;/url&gt;&lt;/related-urls&gt;&lt;/urls&gt;&lt;custom2&gt;PMC5082671&lt;/custom2&gt;&lt;electronic-resource-num&gt;10.1371/journal.pone.0163190&lt;/electronic-resource-num&gt;&lt;language&gt;English&lt;/language&gt;&lt;/record&gt;&lt;/Cite&gt;&lt;/EndNote&gt;</w:instrText>
      </w:r>
      <w:r>
        <w:fldChar w:fldCharType="separate"/>
      </w:r>
      <w:r>
        <w:rPr>
          <w:noProof/>
        </w:rPr>
        <w:t>(Montecino-Latorre et al. 2016)</w:t>
      </w:r>
      <w:r>
        <w:fldChar w:fldCharType="end"/>
      </w:r>
      <w:r>
        <w:t xml:space="preserve">. </w:t>
      </w:r>
      <w:r w:rsidRPr="00F04E23">
        <w:t>Our data are largely post-die-off and show little evidence of recovery of sea star populations</w:t>
      </w:r>
      <w:r>
        <w:t xml:space="preserve"> as of 2019</w:t>
      </w:r>
      <w:r w:rsidRPr="00F04E23">
        <w:t xml:space="preserve">. </w:t>
      </w:r>
      <w:r w:rsidR="00CC4923">
        <w:t xml:space="preserve">In fact, </w:t>
      </w:r>
      <w:r>
        <w:rPr>
          <w:i/>
        </w:rPr>
        <w:t>P. ochraceous,</w:t>
      </w:r>
      <w:r w:rsidRPr="005B5588">
        <w:rPr>
          <w:i/>
        </w:rPr>
        <w:t xml:space="preserve"> D. </w:t>
      </w:r>
      <w:r>
        <w:rPr>
          <w:i/>
        </w:rPr>
        <w:t xml:space="preserve">imbricata, </w:t>
      </w:r>
      <w:r>
        <w:t xml:space="preserve">and large sea stars </w:t>
      </w:r>
      <w:r w:rsidR="00CC4923">
        <w:t>continued to decline at Destruction Island</w:t>
      </w:r>
      <w:r>
        <w:t xml:space="preserve"> and remained at low density at other sites. However, </w:t>
      </w:r>
      <w:proofErr w:type="spellStart"/>
      <w:r>
        <w:rPr>
          <w:i/>
        </w:rPr>
        <w:t>Henricia</w:t>
      </w:r>
      <w:proofErr w:type="spellEnd"/>
      <w:r>
        <w:rPr>
          <w:i/>
        </w:rPr>
        <w:t xml:space="preserve"> </w:t>
      </w:r>
      <w:r>
        <w:t xml:space="preserve">spp. densities were stable across years, and </w:t>
      </w:r>
      <w:proofErr w:type="spellStart"/>
      <w:r>
        <w:rPr>
          <w:i/>
        </w:rPr>
        <w:t>Leptasterias</w:t>
      </w:r>
      <w:proofErr w:type="spellEnd"/>
      <w:r>
        <w:rPr>
          <w:i/>
        </w:rPr>
        <w:t xml:space="preserve"> </w:t>
      </w:r>
      <w:proofErr w:type="spellStart"/>
      <w:r>
        <w:t>spp</w:t>
      </w:r>
      <w:proofErr w:type="spellEnd"/>
      <w:r>
        <w:t xml:space="preserve"> actually increased at the southern two sites, Cape Johnson and Destruction Island, likely due to recruitment at the site in 2017. However, large sea star densities tracked urchin densities at </w:t>
      </w:r>
      <w:proofErr w:type="spellStart"/>
      <w:r>
        <w:t>Tatoosh</w:t>
      </w:r>
      <w:proofErr w:type="spellEnd"/>
      <w:r>
        <w:t xml:space="preserve"> Island, increasing in 2017 and then dropping again in 2018 and 2019. The abundance of large sea stars also increased slightly from absent at Cape Johnson and Cape in 2016 to less than 0.05 individuals </w:t>
      </w:r>
      <w:r w:rsidRPr="004543B4">
        <w:rPr>
          <w:highlight w:val="yellow"/>
        </w:rPr>
        <w:t xml:space="preserve">per 30x2 m </w:t>
      </w:r>
      <w:commentRangeStart w:id="52"/>
      <w:r w:rsidRPr="004543B4">
        <w:rPr>
          <w:highlight w:val="yellow"/>
        </w:rPr>
        <w:t>transect</w:t>
      </w:r>
      <w:commentRangeEnd w:id="52"/>
      <w:r w:rsidRPr="004543B4">
        <w:rPr>
          <w:rStyle w:val="CommentReference"/>
          <w:highlight w:val="yellow"/>
        </w:rPr>
        <w:commentReference w:id="52"/>
      </w:r>
      <w:r>
        <w:t xml:space="preserve"> in 2019. </w:t>
      </w:r>
      <w:del w:id="53" w:author="Nick.Tolimieri" w:date="2021-06-04T14:10:00Z">
        <w:r w:rsidDel="004543B4">
          <w:delText>Given that many sea stars were almost completely extirpated, lack of recovery is likely due to recruitment failure due to</w:delText>
        </w:r>
        <w:commentRangeStart w:id="54"/>
        <w:r w:rsidDel="004543B4">
          <w:delText xml:space="preserve"> alee effects</w:delText>
        </w:r>
        <w:commentRangeEnd w:id="54"/>
        <w:r w:rsidDel="004543B4">
          <w:rPr>
            <w:rStyle w:val="CommentReference"/>
          </w:rPr>
          <w:commentReference w:id="54"/>
        </w:r>
        <w:r w:rsidDel="004543B4">
          <w:delText xml:space="preserve"> </w:delText>
        </w:r>
        <w:r w:rsidDel="004543B4">
          <w:fldChar w:fldCharType="begin"/>
        </w:r>
        <w:r w:rsidDel="004543B4">
          <w:delInstrText xml:space="preserve"> ADDIN EN.CITE &lt;EndNote&gt;&lt;Cite&gt;&lt;Author&gt;Allee&lt;/Author&gt;&lt;Year&gt;1932&lt;/Year&gt;&lt;RecNum&gt;5626&lt;/RecNum&gt;&lt;DisplayText&gt;(Allee and Bowen 1932)&lt;/DisplayText&gt;&lt;record&gt;&lt;rec-number&gt;5626&lt;/rec-number&gt;&lt;foreign-keys&gt;&lt;key app="EN" db-id="099r02pdsz02vhet5wvvf0ejr2a09aed5020" timestamp="1373564716"&gt;5626&lt;/key&gt;&lt;/foreign-keys&gt;&lt;ref-type name="Journal Article"&gt;17&lt;/ref-type&gt;&lt;contributors&gt;&lt;authors&gt;&lt;author&gt;Allee, W. C.&lt;/author&gt;&lt;author&gt;Bowen, Edith S.&lt;/author&gt;&lt;/authors&gt;&lt;/contributors&gt;&lt;titles&gt;&lt;title&gt;Studies in animal aggregations: Mass protection against colloidal silver among goldfishes&lt;/title&gt;&lt;secondary-title&gt;Journal of Experimental Zoology&lt;/secondary-title&gt;&lt;/titles&gt;&lt;pages&gt;185-207&lt;/pages&gt;&lt;volume&gt;61&lt;/volume&gt;&lt;number&gt;2&lt;/number&gt;&lt;section&gt;185&lt;/section&gt;&lt;dates&gt;&lt;year&gt;1932&lt;/year&gt;&lt;/dates&gt;&lt;isbn&gt;0022-104X&amp;#xD;1097-010X&lt;/isbn&gt;&lt;urls&gt;&lt;/urls&gt;&lt;electronic-resource-num&gt;10.1002/jez.1400610202&lt;/electronic-resource-num&gt;&lt;/record&gt;&lt;/Cite&gt;&lt;/EndNote&gt;</w:delInstrText>
        </w:r>
        <w:r w:rsidDel="004543B4">
          <w:fldChar w:fldCharType="separate"/>
        </w:r>
        <w:r w:rsidDel="004543B4">
          <w:rPr>
            <w:noProof/>
          </w:rPr>
          <w:delText>(Allee and Bowen 1932)</w:delText>
        </w:r>
        <w:r w:rsidDel="004543B4">
          <w:fldChar w:fldCharType="end"/>
        </w:r>
        <w:r w:rsidDel="004543B4">
          <w:delText xml:space="preserve"> and oceanographic conditions.</w:delText>
        </w:r>
      </w:del>
    </w:p>
    <w:p w14:paraId="499D2E82" w14:textId="77777777" w:rsidR="00DC63ED" w:rsidRDefault="00DC63ED" w:rsidP="00DC63ED">
      <w:r>
        <w:t xml:space="preserve">Sea stars are important benthic predators in intertidal and </w:t>
      </w:r>
      <w:proofErr w:type="spellStart"/>
      <w:r>
        <w:t>subtitadal</w:t>
      </w:r>
      <w:proofErr w:type="spellEnd"/>
      <w:r>
        <w:t xml:space="preserve"> communities, and we might expect their rapid decline to have impacts on community structure and the abundance of prey species </w:t>
      </w:r>
      <w:r>
        <w:fldChar w:fldCharType="begin">
          <w:fldData xml:space="preserve">PEVuZE5vdGU+PENpdGU+PEF1dGhvcj5MdWJjaGVuY288L0F1dGhvcj48WWVhcj4xOTc4PC9ZZWFy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</w:fldData>
        </w:fldChar>
      </w:r>
      <w:r>
        <w:instrText xml:space="preserve"> ADDIN EN.CITE </w:instrText>
      </w:r>
      <w:r>
        <w:fldChar w:fldCharType="begin">
          <w:fldData xml:space="preserve">PEVuZE5vdGU+PENpdGU+PEF1dGhvcj5MdWJjaGVuY288L0F1dGhvcj48WWVhcj4xOTc4PC9ZZWFy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</w:fldData>
        </w:fldChar>
      </w:r>
      <w:r>
        <w:instrText xml:space="preserve"> ADDIN EN.CITE.DATA </w:instrText>
      </w:r>
      <w:r>
        <w:fldChar w:fldCharType="end"/>
      </w:r>
      <w:r>
        <w:fldChar w:fldCharType="separate"/>
      </w:r>
      <w:r>
        <w:rPr>
          <w:noProof/>
        </w:rPr>
        <w:t>(Lubchenco and Menge 1978, Menge et al. 1994, Menge et al. 2016, Montecino-Latorre et al. 2016)</w:t>
      </w:r>
      <w:r>
        <w:fldChar w:fldCharType="end"/>
      </w:r>
      <w:r>
        <w:t xml:space="preserve">. Here, we saw a negative relationship between sea star density and the density of prey species, primarily urchins. At the larger scale, among sties, this relationship was driven largely by </w:t>
      </w:r>
      <w:proofErr w:type="spellStart"/>
      <w:r>
        <w:t>Tatoosh</w:t>
      </w:r>
      <w:proofErr w:type="spellEnd"/>
      <w:r>
        <w:t xml:space="preserve"> and Destruction Islands. Prey density was highest at </w:t>
      </w:r>
      <w:proofErr w:type="spellStart"/>
      <w:r>
        <w:t>Tatoosh</w:t>
      </w:r>
      <w:proofErr w:type="spellEnd"/>
      <w:r>
        <w:t xml:space="preserve"> Island where there were few sea stars (and few otters </w:t>
      </w:r>
      <w:r>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aC1hZGRyZXNzPkNvbnNlcnZhdGlvbiBCaW9sb2d5IERpdmlzaW9uLCBOb3J0aHdlc3QgRmlzaGVy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</w:fldData>
        </w:fldChar>
      </w:r>
      <w:r>
        <w:instrText xml:space="preserve"> ADDIN EN.CITE </w:instrText>
      </w:r>
      <w:r>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aC1hZGRyZXNzPkNvbnNlcnZhdGlvbiBCaW9sb2d5IERpdmlzaW9uLCBOb3J0aHdlc3QgRmlzaGVy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</w:fldData>
        </w:fldChar>
      </w:r>
      <w:r>
        <w:instrText xml:space="preserve"> ADDIN EN.CITE.DATA </w:instrText>
      </w:r>
      <w:r>
        <w:fldChar w:fldCharType="end"/>
      </w:r>
      <w:r>
        <w:fldChar w:fldCharType="separate"/>
      </w:r>
      <w:r>
        <w:rPr>
          <w:noProof/>
        </w:rPr>
        <w:t>(Shelton et al. 2018)</w:t>
      </w:r>
      <w:r>
        <w:fldChar w:fldCharType="end"/>
      </w:r>
      <w:r>
        <w:t xml:space="preserve">). Sea star densities were highest, and variable, at Destruction Island. Within Destruction Island, prey densities increased and became more variable as sea star densities decreased from 2016 to 2019, suggesting a release from top-down control. </w:t>
      </w:r>
      <w:proofErr w:type="gramStart"/>
      <w:r>
        <w:t>Thus</w:t>
      </w:r>
      <w:proofErr w:type="gramEnd"/>
      <w:r>
        <w:t xml:space="preserve"> both among and within sites, absence of sea stars appears to allow for increases in prey species, suggesting top-down pressure from the stars, but does not guarantee and increase in prey species. Among sites variability in recruitment due to climate and oceanic drivers almost certainly plays a large role. </w:t>
      </w:r>
    </w:p>
    <w:p w14:paraId="6EFA167C" w14:textId="0F10537D" w:rsidR="00B01678" w:rsidRDefault="00B01678" w:rsidP="00B01678">
      <w:pPr>
        <w:pStyle w:val="Heading2"/>
      </w:pPr>
      <w:r>
        <w:lastRenderedPageBreak/>
        <w:t xml:space="preserve">Urchins and </w:t>
      </w:r>
      <w:r w:rsidR="00E9316E">
        <w:t>k</w:t>
      </w:r>
      <w:r>
        <w:t>elp</w:t>
      </w:r>
    </w:p>
    <w:p w14:paraId="292ABD73" w14:textId="414921F9" w:rsidR="001945B4" w:rsidRDefault="00AB112B" w:rsidP="00D464B8">
      <w:r>
        <w:t xml:space="preserve">We saw dramatic increases in all three urchins at </w:t>
      </w:r>
      <w:proofErr w:type="spellStart"/>
      <w:r>
        <w:t>Tatoosh</w:t>
      </w:r>
      <w:proofErr w:type="spellEnd"/>
      <w:r>
        <w:t xml:space="preserve"> Island from 2016 to 201</w:t>
      </w:r>
      <w:r w:rsidR="00E45D1D">
        <w:t>7</w:t>
      </w:r>
      <w:r>
        <w:t xml:space="preserve">. </w:t>
      </w:r>
      <w:commentRangeStart w:id="55"/>
      <w:r>
        <w:t>Purple urchins increased almost four-fold from approximately 0.5 m</w:t>
      </w:r>
      <w:r w:rsidRPr="00AB112B">
        <w:rPr>
          <w:vertAlign w:val="superscript"/>
        </w:rPr>
        <w:t>-2</w:t>
      </w:r>
      <w:r>
        <w:t xml:space="preserve"> to almost 2.0 m</w:t>
      </w:r>
      <w:r w:rsidRPr="00AB112B">
        <w:rPr>
          <w:vertAlign w:val="superscript"/>
        </w:rPr>
        <w:t>-2</w:t>
      </w:r>
      <w:r>
        <w:t>, red urchins five-fold from circa 0.2 m</w:t>
      </w:r>
      <w:r w:rsidRPr="00AB112B">
        <w:rPr>
          <w:vertAlign w:val="superscript"/>
        </w:rPr>
        <w:t>-2</w:t>
      </w:r>
      <w:r>
        <w:t xml:space="preserve"> to 1.0 m</w:t>
      </w:r>
      <w:r w:rsidRPr="00AB112B">
        <w:rPr>
          <w:vertAlign w:val="superscript"/>
        </w:rPr>
        <w:t>-2</w:t>
      </w:r>
      <w:r>
        <w:t>, and green urchins</w:t>
      </w:r>
      <w:r w:rsidRPr="00FC5AED">
        <w:rPr>
          <w:i/>
        </w:rPr>
        <w:t xml:space="preserve"> </w:t>
      </w:r>
      <w:r>
        <w:t>doubled from approximately 0.4 m</w:t>
      </w:r>
      <w:r w:rsidRPr="00AB112B">
        <w:rPr>
          <w:vertAlign w:val="superscript"/>
        </w:rPr>
        <w:t>-2</w:t>
      </w:r>
      <w:r>
        <w:t xml:space="preserve"> to 0.8 m</w:t>
      </w:r>
      <w:r w:rsidRPr="00AB112B">
        <w:rPr>
          <w:vertAlign w:val="superscript"/>
        </w:rPr>
        <w:t>-2</w:t>
      </w:r>
      <w:r>
        <w:t xml:space="preserve">. </w:t>
      </w:r>
      <w:commentRangeEnd w:id="55"/>
      <w:r w:rsidR="00013271">
        <w:rPr>
          <w:rStyle w:val="CommentReference"/>
        </w:rPr>
        <w:commentReference w:id="55"/>
      </w:r>
      <w:r>
        <w:t>Red and green urchins then declined, while purple urchin densities remained hig</w:t>
      </w:r>
      <w:r w:rsidRPr="000F645D">
        <w:t>h. These increases were likely due to a recruitment pulse</w:t>
      </w:r>
      <w:r w:rsidR="005F2525" w:rsidRPr="000F645D">
        <w:t xml:space="preserve"> in </w:t>
      </w:r>
      <w:commentRangeStart w:id="56"/>
      <w:r w:rsidR="005F2525" w:rsidRPr="005846B9">
        <w:rPr>
          <w:color w:val="FF0000"/>
        </w:rPr>
        <w:t>2017</w:t>
      </w:r>
      <w:commentRangeEnd w:id="56"/>
      <w:r w:rsidR="005313B1">
        <w:rPr>
          <w:rStyle w:val="CommentReference"/>
        </w:rPr>
        <w:commentReference w:id="56"/>
      </w:r>
      <w:r w:rsidR="005F2525" w:rsidRPr="005846B9">
        <w:rPr>
          <w:color w:val="FF0000"/>
        </w:rPr>
        <w:t xml:space="preserve"> given urchin sizes in 2018 and </w:t>
      </w:r>
      <w:r w:rsidRPr="005846B9">
        <w:rPr>
          <w:color w:val="FF0000"/>
        </w:rPr>
        <w:t>the changes in size from 2018-2019</w:t>
      </w:r>
      <w:r w:rsidR="000852A0" w:rsidRPr="000F645D">
        <w:t xml:space="preserve"> </w:t>
      </w:r>
      <w:r w:rsidR="000852A0">
        <w:fldChar w:fldCharType="begin">
          <w:fldData xml:space="preserve">PEVuZE5vdGU+PENpdGU+PEF1dGhvcj5QZWFyc2U8L0F1dGhvcj48WWVhcj4xOTg3PC9ZZWFyPjxS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</w:fldData>
        </w:fldChar>
      </w:r>
      <w:r w:rsidR="00716B3A">
        <w:instrText xml:space="preserve"> ADDIN EN.CITE </w:instrText>
      </w:r>
      <w:r w:rsidR="00716B3A">
        <w:fldChar w:fldCharType="begin">
          <w:fldData xml:space="preserve">PEVuZE5vdGU+PENpdGU+PEF1dGhvcj5QZWFyc2U8L0F1dGhvcj48WWVhcj4xOTg3PC9ZZWFyPjxS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</w:fldData>
        </w:fldChar>
      </w:r>
      <w:r w:rsidR="00716B3A">
        <w:instrText xml:space="preserve"> ADDIN EN.CITE.DATA </w:instrText>
      </w:r>
      <w:r w:rsidR="00716B3A">
        <w:fldChar w:fldCharType="end"/>
      </w:r>
      <w:r w:rsidR="000852A0">
        <w:fldChar w:fldCharType="separate"/>
      </w:r>
      <w:r w:rsidR="000852A0">
        <w:rPr>
          <w:noProof/>
        </w:rPr>
        <w:t>(Tegner and Dayton 1981, Pearse and Hines 1987)</w:t>
      </w:r>
      <w:r w:rsidR="000852A0">
        <w:fldChar w:fldCharType="end"/>
      </w:r>
      <w:r w:rsidR="005846B9">
        <w:t xml:space="preserve">, but we do not have </w:t>
      </w:r>
      <w:r w:rsidR="001945B4">
        <w:t>recruitment</w:t>
      </w:r>
      <w:r w:rsidR="005846B9">
        <w:t xml:space="preserve"> data for these species</w:t>
      </w:r>
      <w:r>
        <w:t xml:space="preserve">. </w:t>
      </w:r>
      <w:r w:rsidR="001945B4">
        <w:t xml:space="preserve">Recruitment of purple urchins in northern California is associated with warmer SST conditions </w:t>
      </w:r>
      <w:r w:rsidR="001945B4">
        <w:fldChar w:fldCharType="begin"/>
      </w:r>
      <w:r w:rsidR="00716B3A">
        <w:instrText xml:space="preserve"> ADDIN EN.CITE &lt;EndNote&gt;&lt;Cite&gt;&lt;Author&gt;Okamoto&lt;/Author&gt;&lt;Year&gt;2020&lt;/Year&gt;&lt;RecNum&gt;8452&lt;/RecNum&gt;&lt;DisplayText&gt;(Okamoto et al. 2020)&lt;/DisplayText&gt;&lt;record&gt;&lt;rec-number&gt;8452&lt;/rec-number&gt;&lt;foreign-keys&gt;&lt;key app="EN" db-id="099r02pdsz02vhet5wvvf0ejr2a09aed5020" timestamp="1621444419"&gt;8452&lt;/key&gt;&lt;/foreign-keys&gt;&lt;ref-type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Oceanogr&lt;/alt-title&gt;&lt;/titles&gt;&lt;periodical&gt;&lt;full-title&gt;Limnology and Oceanography&lt;/full-title&gt;&lt;abbr-1&gt;Limnol. Oceanogr.&lt;/abbr-1&gt;&lt;abbr-2&gt;Limnol Oceanogr&lt;/abbr-2&gt;&lt;/periodical&gt;&lt;alt-periodical&gt;&lt;full-title&gt;Limnology and Oceanography&lt;/full-title&gt;&lt;abbr-1&gt;Limnol. Oceanogr.&lt;/abbr-1&gt;&lt;abbr-2&gt;Limnol Oceanogr&lt;/abbr-2&gt;&lt;/alt-periodical&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r w:rsidR="001945B4">
        <w:fldChar w:fldCharType="separate"/>
      </w:r>
      <w:r w:rsidR="001945B4">
        <w:rPr>
          <w:noProof/>
        </w:rPr>
        <w:t>(Okamoto et al. 2020)</w:t>
      </w:r>
      <w:r w:rsidR="001945B4">
        <w:fldChar w:fldCharType="end"/>
      </w:r>
      <w:r w:rsidR="001945B4">
        <w:t xml:space="preserve">, so the marine heat wave in 2014-2016 may have contributed to a strong recruitment leading to the observed increases in 2017. Likewise, while the marine heat wave dissipated in 2017, some warm water remained off the US West Coast, including in the vicinity of </w:t>
      </w:r>
      <w:proofErr w:type="spellStart"/>
      <w:r w:rsidR="001945B4">
        <w:t>Tatoosh</w:t>
      </w:r>
      <w:proofErr w:type="spellEnd"/>
      <w:r w:rsidR="001945B4">
        <w:t xml:space="preserve"> Island </w:t>
      </w:r>
      <w:r w:rsidR="001945B4">
        <w:fldChar w:fldCharType="begin"/>
      </w:r>
      <w:r w:rsidR="001945B4">
        <w:instrText xml:space="preserve"> ADDIN EN.CITE &lt;EndNote&gt;&lt;Cite&gt;&lt;Author&gt;Harvey&lt;/Author&gt;&lt;Year&gt;2018&lt;/Year&gt;&lt;RecNum&gt;7132&lt;/RecNum&gt;&lt;DisplayText&gt;(Harvey et al. 2018)&lt;/DisplayText&gt;&lt;record&gt;&lt;rec-number&gt;7132&lt;/rec-number&gt;&lt;foreign-keys&gt;&lt;key app="EN" db-id="099r02pdsz02vhet5wvvf0ejr2a09aed5020" timestamp="1555365687"&gt;7132&lt;/key&gt;&lt;/foreign-keys&gt;&lt;ref-type name="Report"&gt;27&lt;/ref-type&gt;&lt;contributors&gt;&lt;authors&gt;&lt;author&gt;Harvey, C.&lt;/author&gt;&lt;author&gt;Garfield, N. &lt;/author&gt;&lt;author&gt;Williams, W. &lt;/author&gt;&lt;author&gt;Tolimieri, N. &lt;/author&gt;&lt;author&gt;Schroeder, I.&lt;/author&gt;&lt;author&gt;Hazen, E.&lt;/author&gt;&lt;author&gt;Andrews, K. &lt;/author&gt;&lt;author&gt;Barnas, K.&lt;/author&gt;&lt;author&gt;Bograd, S.&lt;/author&gt;&lt;author&gt;Brodeur, R.&lt;/author&gt;&lt;author&gt;Burke, B.&lt;/author&gt;&lt;author&gt;Cope, J.&lt;/author&gt;&lt;author&gt;deWitt, L.&lt;/author&gt;&lt;author&gt;Field, J.&lt;/author&gt;&lt;author&gt;Fisher, J.&lt;/author&gt;&lt;author&gt;Good, T.&lt;/author&gt;&lt;author&gt;Greene, C.&lt;/author&gt;&lt;author&gt;Holland, D.&lt;/author&gt;&lt;author&gt;Hunsicker, M.&lt;/author&gt;&lt;author&gt;Jacox, M.&lt;/author&gt;&lt;author&gt;Kasperski, S.&lt;/author&gt;&lt;author&gt;Kim, S.&lt;/author&gt;&lt;author&gt;Leising, A. &lt;/author&gt;&lt;author&gt;Melin, S.&lt;/author&gt;&lt;author&gt;Morgan, C&lt;/author&gt;&lt;author&gt;Muhling, N.&lt;/author&gt;&lt;author&gt;Munsch, S.&lt;/author&gt;&lt;author&gt;Norman, K.&lt;/author&gt;&lt;author&gt;Peterson, W.&lt;/author&gt;&lt;author&gt;Poe, M.&lt;/author&gt;&lt;author&gt;Samhouri, J.&lt;/author&gt;&lt;author&gt;Sydeman, W.&lt;/author&gt;&lt;author&gt;Thayer, J.&lt;/author&gt;&lt;author&gt;Thompson, A. &lt;/author&gt;&lt;author&gt;Tommasi, D.&lt;/author&gt;&lt;author&gt;Varney, A.&lt;/author&gt;&lt;author&gt;Wells, B.&lt;/author&gt;&lt;author&gt;Williams, T. &lt;/author&gt;&lt;author&gt;Zamon, J.&lt;/author&gt;&lt;author&gt;Lawson, D.&lt;/author&gt;&lt;author&gt;Anderson, S.&lt;/author&gt;&lt;author&gt;Gao, J.&lt;/author&gt;&lt;author&gt;Litzow, M.&lt;/author&gt;&lt;author&gt;McClatchie, S.&lt;/author&gt;&lt;author&gt;Ward, E.&lt;/author&gt;&lt;author&gt;Zador, S.&lt;/author&gt;&lt;/authors&gt;&lt;/contributors&gt;&lt;titles&gt;&lt;title&gt;Ecosystem Status Report of the California Current for 2018: A Summary of Ecosystem Indicators Compiled by the California Current Integrated Ecosystem Assessment Team (CCEIA)&lt;/title&gt;&lt;/titles&gt;&lt;dates&gt;&lt;year&gt;2018&lt;/year&gt;&lt;/dates&gt;&lt;publisher&gt;U.S. Department of Commerce, NOAA Technical Memorandum NMFS-NWFSC-145&lt;/publisher&gt;&lt;urls&gt;&lt;/urls&gt;&lt;/record&gt;&lt;/Cite&gt;&lt;/EndNote&gt;</w:instrText>
      </w:r>
      <w:r w:rsidR="001945B4">
        <w:fldChar w:fldCharType="separate"/>
      </w:r>
      <w:r w:rsidR="001945B4">
        <w:rPr>
          <w:noProof/>
        </w:rPr>
        <w:t>(Harvey et al. 2018)</w:t>
      </w:r>
      <w:r w:rsidR="001945B4">
        <w:fldChar w:fldCharType="end"/>
      </w:r>
      <w:r w:rsidR="001945B4">
        <w:t xml:space="preserve">, potentially also leading to higher recruitment in 2017. Additionally, meso-scale habitat features like capes can create oceanographic features that may entrain and concentrate larvae leading to higher recruitment around promontories like </w:t>
      </w:r>
      <w:proofErr w:type="spellStart"/>
      <w:r w:rsidR="001945B4">
        <w:t>Tatoosh</w:t>
      </w:r>
      <w:proofErr w:type="spellEnd"/>
      <w:r w:rsidR="001945B4">
        <w:t xml:space="preserve"> Island/Cape Flattery </w:t>
      </w:r>
      <w:r w:rsidR="001945B4">
        <w:fldChar w:fldCharType="begin"/>
      </w:r>
      <w:r w:rsidR="001945B4">
        <w:instrText xml:space="preserve"> ADDIN EN.CITE &lt;EndNote&gt;&lt;Cite&gt;&lt;Author&gt;Danilowicz&lt;/Author&gt;&lt;Year&gt;2001&lt;/Year&gt;&lt;RecNum&gt;7451&lt;/RecNum&gt;&lt;DisplayText&gt;(Danilowicz et al. 2001)&lt;/DisplayText&gt;&lt;record&gt;&lt;rec-number&gt;7451&lt;/rec-number&gt;&lt;foreign-keys&gt;&lt;key app="EN" db-id="099r02pdsz02vhet5wvvf0ejr2a09aed5020" timestamp="1561499153"&gt;7451&lt;/key&gt;&lt;/foreign-keys&gt;&lt;ref-type name="Journal Article"&gt;17&lt;/ref-type&gt;&lt;contributors&gt;&lt;authors&gt;&lt;author&gt;Danilowicz, B. S.&lt;/author&gt;&lt;author&gt;Tolimieri, N.&lt;/author&gt;&lt;author&gt;Sale, P. F.&lt;/author&gt;&lt;/authors&gt;&lt;/contributors&gt;&lt;auth-address&gt;Natl Univ Ireland Univ Coll Dublin, Dept Zool, Dublin 4, Ireland&amp;#xD;Univ Auckland, Leigh Marine Lab, Warkworth, New Zealand&amp;#xD;Univ Windsor, Dept Sci Biol, Windsor, ON N9B 3P4, Canada&lt;/auth-address&gt;&lt;titles&gt;&lt;title&gt;Meso-scale habitat features affect recruitment of reef fishes in St. Croix, US Virgin Islands&lt;/title&gt;&lt;secondary-title&gt;Bulletin of Marine Science&lt;/secondary-title&gt;&lt;alt-title&gt;B Mar Sci&lt;/alt-title&gt;&lt;/titles&gt;&lt;periodical&gt;&lt;full-title&gt;Bulletin of Marine Science&lt;/full-title&gt;&lt;abbr-1&gt;Bull. Mar. Sci.&lt;/abbr-1&gt;&lt;abbr-2&gt;Bull Mar Sci&lt;/abbr-2&gt;&lt;/periodical&gt;&lt;pages&gt;1223-1232&lt;/pages&gt;&lt;volume&gt;69&lt;/volume&gt;&lt;number&gt;3&lt;/number&gt;&lt;dates&gt;&lt;year&gt;2001&lt;/year&gt;&lt;pub-dates&gt;&lt;date&gt;Nov&lt;/date&gt;&lt;/pub-dates&gt;&lt;/dates&gt;&lt;isbn&gt;0007-4977&lt;/isbn&gt;&lt;accession-num&gt;WOS:000174494400014&lt;/accession-num&gt;&lt;urls&gt;&lt;related-urls&gt;&lt;url&gt;&amp;lt;Go to ISI&amp;gt;://WOS:000174494400014&lt;/url&gt;&lt;/related-urls&gt;&lt;/urls&gt;&lt;language&gt;English&lt;/language&gt;&lt;/record&gt;&lt;/Cite&gt;&lt;/EndNote&gt;</w:instrText>
      </w:r>
      <w:r w:rsidR="001945B4">
        <w:fldChar w:fldCharType="separate"/>
      </w:r>
      <w:r w:rsidR="001945B4">
        <w:rPr>
          <w:noProof/>
        </w:rPr>
        <w:t>(Danilowicz et al. 2001)</w:t>
      </w:r>
      <w:r w:rsidR="001945B4">
        <w:fldChar w:fldCharType="end"/>
      </w:r>
      <w:r w:rsidR="001945B4">
        <w:t xml:space="preserve">. </w:t>
      </w:r>
    </w:p>
    <w:p w14:paraId="36401690" w14:textId="69F2628E" w:rsidR="00AB112B" w:rsidRDefault="00FD374F" w:rsidP="00D464B8">
      <w:r>
        <w:t>For purple urchins, recruitment</w:t>
      </w:r>
      <w:r w:rsidR="002C0422">
        <w:t xml:space="preserve"> pulses can lead to rapid increases in density </w:t>
      </w:r>
      <w:r w:rsidR="002C0422">
        <w:fldChar w:fldCharType="begin">
          <w:fldData xml:space="preserve">PEVuZE5vdGU+PENpdGU+PEF1dGhvcj5QZWFyc2U8L0F1dGhvcj48WWVhcj4yMDA2PC9ZZWFyPjxS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</w:fldData>
        </w:fldChar>
      </w:r>
      <w:r w:rsidR="00716B3A">
        <w:instrText xml:space="preserve"> ADDIN EN.CITE </w:instrText>
      </w:r>
      <w:r w:rsidR="00716B3A">
        <w:fldChar w:fldCharType="begin">
          <w:fldData xml:space="preserve">PEVuZE5vdGU+PENpdGU+PEF1dGhvcj5QZWFyc2U8L0F1dGhvcj48WWVhcj4yMDA2PC9ZZWFyPjxS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</w:fldData>
        </w:fldChar>
      </w:r>
      <w:r w:rsidR="00716B3A">
        <w:instrText xml:space="preserve"> ADDIN EN.CITE.DATA </w:instrText>
      </w:r>
      <w:r w:rsidR="00716B3A">
        <w:fldChar w:fldCharType="end"/>
      </w:r>
      <w:r w:rsidR="002C0422">
        <w:fldChar w:fldCharType="separate"/>
      </w:r>
      <w:r w:rsidR="002C0422">
        <w:rPr>
          <w:noProof/>
        </w:rPr>
        <w:t>(Pearse and Hines 1987, Pearse 2006)</w:t>
      </w:r>
      <w:r w:rsidR="002C0422">
        <w:fldChar w:fldCharType="end"/>
      </w:r>
      <w:r>
        <w:t xml:space="preserve">, which can be short-lived and followed by rapid declines (50% within 1-yr) due to predation </w:t>
      </w:r>
      <w:r>
        <w:fldChar w:fldCharType="begin"/>
      </w:r>
      <w:r w:rsidR="00716B3A">
        <w:instrText xml:space="preserve"> ADDIN EN.CITE &lt;EndNote&gt;&lt;Cite&gt;&lt;Author&gt;Pearse&lt;/Author&gt;&lt;Year&gt;1987&lt;/Year&gt;&lt;RecNum&gt;8399&lt;/RecNum&gt;&lt;DisplayText&gt;(Pearse and Hines 1987)&lt;/DisplayText&gt;&lt;record&gt;&lt;rec-number&gt;8399&lt;/rec-number&gt;&lt;foreign-keys&gt;&lt;key app="EN" db-id="099r02pdsz02vhet5wvvf0ejr2a09aed5020" timestamp="1620314804"&gt;8399&lt;/key&gt;&lt;/foreign-keys&gt;&lt;ref-type name="Journal Article"&gt;17&lt;/ref-type&gt;&lt;contributors&gt;&lt;authors&gt;&lt;author&gt;Pearse, J. S.&lt;/author&gt;&lt;author&gt;Hines, A. H.&lt;/author&gt;&lt;/authors&gt;&lt;/contributors&gt;&lt;auth-address&gt;Univ Calif Santa Cruz, Biol Board Studies, Santa Cruz, Ca 95064 USA&lt;/auth-address&gt;&lt;titles&gt;&lt;title&gt;Long-term population dynamics of sea urchins in a central California kelp forest: rare recruitment and rapid decline&lt;/title&gt;&lt;secondary-title&gt;Marine Ecology Progress Series&lt;/secondary-title&gt;&lt;alt-title&gt;Mar Ecol Prog Ser&lt;/alt-title&gt;&lt;/titles&gt;&lt;periodical&gt;&lt;full-title&gt;Marine Ecology Progress Series&lt;/full-title&gt;&lt;abbr-1&gt;Mar. Ecol. Prog. Ser.&lt;/abbr-1&gt;&lt;abbr-2&gt;Mar Ecol Prog Ser&lt;/abbr-2&gt;&lt;/periodical&gt;&lt;alt-periodical&gt;&lt;full-title&gt;Marine Ecology Progress Series&lt;/full-title&gt;&lt;abbr-1&gt;Mar. Ecol. Prog. Ser.&lt;/abbr-1&gt;&lt;abbr-2&gt;Mar Ecol Prog Ser&lt;/abbr-2&gt;&lt;/alt-periodical&gt;&lt;pages&gt;275-283&lt;/pages&gt;&lt;volume&gt;39&lt;/volume&gt;&lt;number&gt;3&lt;/number&gt;&lt;section&gt;275&lt;/section&gt;&lt;dates&gt;&lt;year&gt;1987&lt;/year&gt;&lt;pub-dates&gt;&lt;date&gt;Sep 10&lt;/date&gt;&lt;/pub-dates&gt;&lt;/dates&gt;&lt;isbn&gt;0171-8630&amp;#xD;1616-1599&lt;/isbn&gt;&lt;accession-num&gt;WOS:A1987K109500007&lt;/accession-num&gt;&lt;urls&gt;&lt;related-urls&gt;&lt;url&gt;&amp;lt;Go to ISI&amp;gt;://WOS:A1987K109500007&lt;/url&gt;&lt;/related-urls&gt;&lt;/urls&gt;&lt;electronic-resource-num&gt;10.3354/meps039275&lt;/electronic-resource-num&gt;&lt;language&gt;English&lt;/language&gt;&lt;/record&gt;&lt;/Cite&gt;&lt;/EndNote&gt;</w:instrText>
      </w:r>
      <w:r>
        <w:fldChar w:fldCharType="separate"/>
      </w:r>
      <w:r>
        <w:rPr>
          <w:noProof/>
        </w:rPr>
        <w:t>(Pearse and Hines 1987)</w:t>
      </w:r>
      <w:r>
        <w:fldChar w:fldCharType="end"/>
      </w:r>
      <w:r>
        <w:t>. Here, purple urchin numbers declined slightly in 2019 remained approximately twice that of 2017. O</w:t>
      </w:r>
      <w:r w:rsidR="001B32FD">
        <w:t>tter</w:t>
      </w:r>
      <w:r w:rsidR="001B32FD" w:rsidRPr="00B41D97">
        <w:t>s</w:t>
      </w:r>
      <w:r w:rsidR="00B41D97" w:rsidRPr="00B41D97">
        <w:t xml:space="preserve"> </w:t>
      </w:r>
      <w:r w:rsidR="00FC5AED">
        <w:t xml:space="preserve">have not been </w:t>
      </w:r>
      <w:r w:rsidR="001B32FD">
        <w:t xml:space="preserve">common at </w:t>
      </w:r>
      <w:proofErr w:type="spellStart"/>
      <w:r w:rsidR="001B32FD">
        <w:t>Tatoosh</w:t>
      </w:r>
      <w:proofErr w:type="spellEnd"/>
      <w:r w:rsidR="001B32FD">
        <w:t xml:space="preserve"> Island</w:t>
      </w:r>
      <w:r w:rsidR="00FC5AED">
        <w:t xml:space="preserve"> in recent years</w:t>
      </w:r>
      <w:r w:rsidR="001B32FD">
        <w:t xml:space="preserve"> </w:t>
      </w:r>
      <w:r w:rsidR="001B32FD">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aC1hZGRyZXNzPkNvbnNlcnZhdGlvbiBCaW9sb2d5IERpdmlzaW9uLCBOb3J0aHdlc3QgRmlzaGVy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</w:fldData>
        </w:fldChar>
      </w:r>
      <w:r w:rsidR="00716B3A">
        <w:instrText xml:space="preserve"> ADDIN EN.CITE </w:instrText>
      </w:r>
      <w:r w:rsidR="00716B3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aC1hZGRyZXNzPkNvbnNlcnZhdGlvbiBCaW9sb2d5IERpdmlzaW9uLCBOb3J0aHdlc3QgRmlzaGVy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</w:fldData>
        </w:fldChar>
      </w:r>
      <w:r w:rsidR="00716B3A">
        <w:instrText xml:space="preserve"> ADDIN EN.CITE.DATA </w:instrText>
      </w:r>
      <w:r w:rsidR="00716B3A">
        <w:fldChar w:fldCharType="end"/>
      </w:r>
      <w:r w:rsidR="001B32FD">
        <w:fldChar w:fldCharType="separate"/>
      </w:r>
      <w:r w:rsidR="001B32FD">
        <w:rPr>
          <w:noProof/>
        </w:rPr>
        <w:t>(Shelton et al. 2018)</w:t>
      </w:r>
      <w:r w:rsidR="001B32FD">
        <w:fldChar w:fldCharType="end"/>
      </w:r>
      <w:r w:rsidR="001B32FD">
        <w:t xml:space="preserve">. </w:t>
      </w:r>
      <w:r w:rsidR="00D55E39">
        <w:t xml:space="preserve">We did see an increase in large sea stars at </w:t>
      </w:r>
      <w:proofErr w:type="spellStart"/>
      <w:r w:rsidR="00D55E39">
        <w:t>Tatoosh</w:t>
      </w:r>
      <w:proofErr w:type="spellEnd"/>
      <w:r w:rsidR="00D55E39">
        <w:t xml:space="preserve"> in 2017, but densities were still very low (</w:t>
      </w:r>
      <w:commentRangeStart w:id="57"/>
      <w:r w:rsidR="00D55E39">
        <w:t>~ 0.015 m</w:t>
      </w:r>
      <w:r w:rsidR="00D55E39" w:rsidRPr="004D492B">
        <w:rPr>
          <w:vertAlign w:val="superscript"/>
        </w:rPr>
        <w:t>-2</w:t>
      </w:r>
      <w:commentRangeEnd w:id="57"/>
      <w:r w:rsidR="001945B4">
        <w:rPr>
          <w:rStyle w:val="CommentReference"/>
        </w:rPr>
        <w:commentReference w:id="57"/>
      </w:r>
      <w:r w:rsidR="00D55E39">
        <w:t xml:space="preserve">). </w:t>
      </w:r>
      <w:r w:rsidR="001B32FD">
        <w:t>Th</w:t>
      </w:r>
      <w:r w:rsidR="00013271">
        <w:t>e</w:t>
      </w:r>
      <w:r w:rsidR="001B32FD">
        <w:t xml:space="preserve"> lack of otters combined with the die off of </w:t>
      </w:r>
      <w:r w:rsidR="002979AD">
        <w:t xml:space="preserve">predatory </w:t>
      </w:r>
      <w:r w:rsidR="001B32FD">
        <w:t>sea star</w:t>
      </w:r>
      <w:r w:rsidR="002979AD">
        <w:t>s</w:t>
      </w:r>
      <w:r w:rsidR="001B32FD">
        <w:t xml:space="preserve"> </w:t>
      </w:r>
      <w:r w:rsidR="00E70FF2">
        <w:fldChar w:fldCharType="begin">
          <w:fldData xml:space="preserve">PEVuZE5vdGU+PENpdGU+PEF1dGhvcj5Nb250ZWNpbm8tTGF0b3JyZTwvQXV0aG9yPjxZZWFyPjIw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=
</w:fldData>
        </w:fldChar>
      </w:r>
      <w:r w:rsidR="00716B3A">
        <w:instrText xml:space="preserve"> ADDIN EN.CITE </w:instrText>
      </w:r>
      <w:r w:rsidR="00716B3A">
        <w:fldChar w:fldCharType="begin">
          <w:fldData xml:space="preserve">PEVuZE5vdGU+PENpdGU+PEF1dGhvcj5Nb250ZWNpbm8tTGF0b3JyZTwvQXV0aG9yPjxZZWFyPjIw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=
</w:fldData>
        </w:fldChar>
      </w:r>
      <w:r w:rsidR="00716B3A">
        <w:instrText xml:space="preserve"> ADDIN EN.CITE.DATA </w:instrText>
      </w:r>
      <w:r w:rsidR="00716B3A">
        <w:fldChar w:fldCharType="end"/>
      </w:r>
      <w:r w:rsidR="00E70FF2">
        <w:fldChar w:fldCharType="separate"/>
      </w:r>
      <w:r w:rsidR="00E70FF2">
        <w:rPr>
          <w:noProof/>
        </w:rPr>
        <w:t>(Hewson et al. 2014, Montecino-Latorre et al. 2016)</w:t>
      </w:r>
      <w:r w:rsidR="00E70FF2">
        <w:fldChar w:fldCharType="end"/>
      </w:r>
      <w:r w:rsidR="001B32FD">
        <w:t xml:space="preserve"> </w:t>
      </w:r>
      <w:r w:rsidR="0060542A">
        <w:t>suggests</w:t>
      </w:r>
      <w:r w:rsidR="001B32FD">
        <w:t xml:space="preserve"> that there were few predators at </w:t>
      </w:r>
      <w:proofErr w:type="spellStart"/>
      <w:r w:rsidR="001B32FD">
        <w:t>Tatoosh</w:t>
      </w:r>
      <w:proofErr w:type="spellEnd"/>
      <w:r w:rsidR="001B32FD">
        <w:t xml:space="preserve"> </w:t>
      </w:r>
      <w:r w:rsidR="004E7A09">
        <w:t xml:space="preserve">able </w:t>
      </w:r>
      <w:r w:rsidR="001B32FD">
        <w:t xml:space="preserve">to control urchin populations, which may have contributed to the </w:t>
      </w:r>
      <w:r>
        <w:t xml:space="preserve">persistent </w:t>
      </w:r>
      <w:r w:rsidR="001B32FD">
        <w:t xml:space="preserve">increase in </w:t>
      </w:r>
      <w:r>
        <w:t xml:space="preserve">purple </w:t>
      </w:r>
      <w:r w:rsidR="001B32FD">
        <w:t xml:space="preserve">urchin densities </w:t>
      </w:r>
      <w:r w:rsidR="001B32FD">
        <w:fldChar w:fldCharType="begin">
          <w:fldData xml:space="preserve">PEVuZE5vdGU+PENpdGU+PEF1dGhvcj5FaXNhZ3VpcnJlPC9BdXRob3I+PFllYXI+MjAyMDwvWWVh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</w:fldData>
        </w:fldChar>
      </w:r>
      <w:r w:rsidR="00716B3A">
        <w:instrText xml:space="preserve"> ADDIN EN.CITE </w:instrText>
      </w:r>
      <w:r w:rsidR="00716B3A">
        <w:fldChar w:fldCharType="begin">
          <w:fldData xml:space="preserve">PEVuZE5vdGU+PENpdGU+PEF1dGhvcj5FaXNhZ3VpcnJlPC9BdXRob3I+PFllYXI+MjAyMDwvWWVh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</w:fldData>
        </w:fldChar>
      </w:r>
      <w:r w:rsidR="00716B3A">
        <w:instrText xml:space="preserve"> ADDIN EN.CITE.DATA </w:instrText>
      </w:r>
      <w:r w:rsidR="00716B3A">
        <w:fldChar w:fldCharType="end"/>
      </w:r>
      <w:r w:rsidR="001B32FD">
        <w:fldChar w:fldCharType="separate"/>
      </w:r>
      <w:r w:rsidR="004E7A09">
        <w:rPr>
          <w:noProof/>
        </w:rPr>
        <w:t>(Dunn and Hovel 2019, Eisaguirre et al. 2020)</w:t>
      </w:r>
      <w:r w:rsidR="001B32FD">
        <w:fldChar w:fldCharType="end"/>
      </w:r>
      <w:r w:rsidR="00B41D97">
        <w:t xml:space="preserve">. Red </w:t>
      </w:r>
      <w:r w:rsidR="00B41D97">
        <w:lastRenderedPageBreak/>
        <w:t xml:space="preserve">and green urchin density decreased rapidly after 2017 suggesting that other processes might have affected these species. </w:t>
      </w:r>
      <w:r w:rsidR="00E91D8A">
        <w:t xml:space="preserve">Purple urchins do compete with red urchins </w:t>
      </w:r>
      <w:r w:rsidR="00E91D8A">
        <w:fldChar w:fldCharType="begin">
          <w:fldData xml:space="preserve">PEVuZE5vdGU+PENpdGU+PEF1dGhvcj5QZWFyc2U8L0F1dGhvcj48WWVhcj4yMDA2PC9ZZWFyPjxS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=
</w:fldData>
        </w:fldChar>
      </w:r>
      <w:r w:rsidR="00716B3A">
        <w:instrText xml:space="preserve"> ADDIN EN.CITE </w:instrText>
      </w:r>
      <w:r w:rsidR="00716B3A">
        <w:fldChar w:fldCharType="begin">
          <w:fldData xml:space="preserve">PEVuZE5vdGU+PENpdGU+PEF1dGhvcj5QZWFyc2U8L0F1dGhvcj48WWVhcj4yMDA2PC9ZZWFyPjxS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=
</w:fldData>
        </w:fldChar>
      </w:r>
      <w:r w:rsidR="00716B3A">
        <w:instrText xml:space="preserve"> ADDIN EN.CITE.DATA </w:instrText>
      </w:r>
      <w:r w:rsidR="00716B3A">
        <w:fldChar w:fldCharType="end"/>
      </w:r>
      <w:r w:rsidR="00E91D8A">
        <w:fldChar w:fldCharType="separate"/>
      </w:r>
      <w:r w:rsidR="00716B3A">
        <w:rPr>
          <w:noProof/>
        </w:rPr>
        <w:t>(Tegner 2000, Pearse 2006)</w:t>
      </w:r>
      <w:r w:rsidR="00E91D8A">
        <w:fldChar w:fldCharType="end"/>
      </w:r>
      <w:r w:rsidR="00E91D8A">
        <w:t>,</w:t>
      </w:r>
      <w:r w:rsidR="007F4551">
        <w:t xml:space="preserve"> and it is possible the </w:t>
      </w:r>
      <w:r w:rsidR="00013271">
        <w:t xml:space="preserve">few </w:t>
      </w:r>
      <w:r w:rsidR="007F4551">
        <w:t>large sea star</w:t>
      </w:r>
      <w:r w:rsidR="0060542A">
        <w:t>s</w:t>
      </w:r>
      <w:r w:rsidR="007F4551">
        <w:t xml:space="preserve"> that were present in 2017 fed preferentially on red and green urchins releasing purple urchins from </w:t>
      </w:r>
      <w:commentRangeStart w:id="58"/>
      <w:r w:rsidR="007F4551">
        <w:t>competition</w:t>
      </w:r>
      <w:commentRangeEnd w:id="58"/>
      <w:r w:rsidR="007F4551">
        <w:rPr>
          <w:rStyle w:val="CommentReference"/>
        </w:rPr>
        <w:commentReference w:id="58"/>
      </w:r>
      <w:r w:rsidR="007F4551">
        <w:t>.</w:t>
      </w:r>
    </w:p>
    <w:p w14:paraId="755AD4A7" w14:textId="0E8313E4" w:rsidR="00C7599D" w:rsidRDefault="00C7599D" w:rsidP="00D464B8">
      <w:r>
        <w:t xml:space="preserve">At large scale, there was a negative relationship between </w:t>
      </w:r>
      <w:r w:rsidRPr="00C7599D">
        <w:rPr>
          <w:i/>
        </w:rPr>
        <w:t>M</w:t>
      </w:r>
      <w:r w:rsidR="0046014F">
        <w:rPr>
          <w:i/>
        </w:rPr>
        <w:t xml:space="preserve">. </w:t>
      </w:r>
      <w:proofErr w:type="spellStart"/>
      <w:r w:rsidR="0046014F">
        <w:rPr>
          <w:i/>
        </w:rPr>
        <w:t>pyrifera</w:t>
      </w:r>
      <w:proofErr w:type="spellEnd"/>
      <w:r w:rsidR="0046014F">
        <w:rPr>
          <w:i/>
        </w:rPr>
        <w:t xml:space="preserve"> </w:t>
      </w:r>
      <w:r>
        <w:t xml:space="preserve">and urchin densities for both purple and red urchins. </w:t>
      </w:r>
      <w:r w:rsidR="00A611F1">
        <w:t xml:space="preserve">This relationship is hard to interpret as </w:t>
      </w:r>
      <w:r w:rsidR="0046014F" w:rsidRPr="00C7599D">
        <w:rPr>
          <w:i/>
        </w:rPr>
        <w:t>M</w:t>
      </w:r>
      <w:r w:rsidR="0046014F">
        <w:rPr>
          <w:i/>
        </w:rPr>
        <w:t xml:space="preserve">. </w:t>
      </w:r>
      <w:proofErr w:type="spellStart"/>
      <w:r w:rsidR="0046014F">
        <w:rPr>
          <w:i/>
        </w:rPr>
        <w:t>pyrifera</w:t>
      </w:r>
      <w:proofErr w:type="spellEnd"/>
      <w:r w:rsidR="00B77607">
        <w:t xml:space="preserve"> forest can be resilient to loss of sea otters and urchin grazing </w:t>
      </w:r>
      <w:r w:rsidR="00B77607">
        <w:fldChar w:fldCharType="begin"/>
      </w:r>
      <w:r w:rsidR="00B77607">
        <w:instrText xml:space="preserve"> ADDIN EN.CITE &lt;EndNote&gt;&lt;Cite&gt;&lt;Author&gt;Foster&lt;/Author&gt;&lt;Year&gt;1988&lt;/Year&gt;&lt;RecNum&gt;8405&lt;/RecNum&gt;&lt;DisplayText&gt;(Foster and Schiel 1988)&lt;/DisplayText&gt;&lt;record&gt;&lt;rec-number&gt;8405&lt;/rec-number&gt;&lt;foreign-keys&gt;&lt;key app="EN" db-id="099r02pdsz02vhet5wvvf0ejr2a09aed5020" timestamp="1620319329"&gt;8405&lt;/key&gt;&lt;/foreign-keys&gt;&lt;ref-type name="Book Section"&gt;5&lt;/ref-type&gt;&lt;contributors&gt;&lt;authors&gt;&lt;author&gt;Foster, M. S.&lt;/author&gt;&lt;author&gt;Schiel, D. R. &lt;/author&gt;&lt;/authors&gt;&lt;secondary-authors&gt;&lt;author&gt;G. R. VanBlaricom, and J. A. Estes&lt;/author&gt;&lt;/secondary-authors&gt;&lt;/contributors&gt;&lt;titles&gt;&lt;title&gt;Kelp communities and sea otters: keystone species or just another brick in the wall?&lt;/title&gt;&lt;secondary-title&gt;The Community Ecology of Sea Otters&lt;/secondary-title&gt;&lt;tertiary-title&gt;Ecological Studies&amp;#xD;&lt;/tertiary-title&gt;&lt;/titles&gt;&lt;pages&gt;92-115&lt;/pages&gt;&lt;volume&gt;65&lt;/volume&gt;&lt;dates&gt;&lt;year&gt;1988&lt;/year&gt;&lt;/dates&gt;&lt;pub-location&gt;Berlin&lt;/pub-location&gt;&lt;publisher&gt;Springer-Verlag&lt;/publisher&gt;&lt;urls&gt;&lt;/urls&gt;&lt;/record&gt;&lt;/Cite&gt;&lt;/EndNote&gt;</w:instrText>
      </w:r>
      <w:r w:rsidR="00B77607">
        <w:fldChar w:fldCharType="separate"/>
      </w:r>
      <w:r w:rsidR="00B77607">
        <w:rPr>
          <w:noProof/>
        </w:rPr>
        <w:t>(Foster and Schiel 1988)</w:t>
      </w:r>
      <w:r w:rsidR="00B77607">
        <w:fldChar w:fldCharType="end"/>
      </w:r>
      <w:r w:rsidR="00B77607">
        <w:t xml:space="preserve">, and because the relationship </w:t>
      </w:r>
      <w:r w:rsidR="00A611F1">
        <w:t xml:space="preserve">it is driven primarily by the low </w:t>
      </w:r>
      <w:r w:rsidR="0046014F" w:rsidRPr="00C7599D">
        <w:rPr>
          <w:i/>
        </w:rPr>
        <w:t>M</w:t>
      </w:r>
      <w:r w:rsidR="0046014F">
        <w:rPr>
          <w:i/>
        </w:rPr>
        <w:t xml:space="preserve">. </w:t>
      </w:r>
      <w:proofErr w:type="spellStart"/>
      <w:r w:rsidR="0046014F">
        <w:rPr>
          <w:i/>
        </w:rPr>
        <w:t>pyrifera</w:t>
      </w:r>
      <w:proofErr w:type="spellEnd"/>
      <w:r w:rsidR="0046014F">
        <w:t xml:space="preserve"> </w:t>
      </w:r>
      <w:r w:rsidR="00A611F1">
        <w:t xml:space="preserve">density and high urchin density at </w:t>
      </w:r>
      <w:r w:rsidR="00B77607">
        <w:t xml:space="preserve">one site, </w:t>
      </w:r>
      <w:proofErr w:type="spellStart"/>
      <w:r w:rsidR="00A611F1">
        <w:t>Tatoosh</w:t>
      </w:r>
      <w:proofErr w:type="spellEnd"/>
      <w:r w:rsidR="00A611F1">
        <w:t xml:space="preserve"> Island. </w:t>
      </w:r>
      <w:r w:rsidR="008F415C">
        <w:t xml:space="preserve">Nevertheless, high purple urchin density can lead to barrens, </w:t>
      </w:r>
      <w:r w:rsidR="00A25FD3">
        <w:t xml:space="preserve">while </w:t>
      </w:r>
      <w:r w:rsidR="008F415C">
        <w:t xml:space="preserve">die-offs have </w:t>
      </w:r>
      <w:r w:rsidR="00A25FD3">
        <w:t xml:space="preserve">resulted in </w:t>
      </w:r>
      <w:r w:rsidR="008F415C">
        <w:t xml:space="preserve">rapid re-forestation within six months in some areas </w:t>
      </w:r>
      <w:r w:rsidR="008F415C">
        <w:fldChar w:fldCharType="begin"/>
      </w:r>
      <w:r w:rsidR="008F415C">
        <w:instrText xml:space="preserve"> ADDIN EN.CITE &lt;EndNote&gt;&lt;Cite&gt;&lt;Author&gt;Williams&lt;/Author&gt;&lt;Year&gt;2021&lt;/Year&gt;&lt;RecNum&gt;8449&lt;/RecNum&gt;&lt;DisplayText&gt;(Williams et al. 2021)&lt;/DisplayText&gt;&lt;record&gt;&lt;rec-number&gt;8449&lt;/rec-number&gt;&lt;foreign-keys&gt;&lt;key app="EN" db-id="099r02pdsz02vhet5wvvf0ejr2a09aed5020" timestamp="1620770876"&gt;8449&lt;/key&gt;&lt;/foreign-keys&gt;&lt;ref-type name="Journal Article"&gt;17&lt;/ref-type&gt;&lt;contributors&gt;&lt;authors&gt;&lt;author&gt;Williams, J. P.&lt;/author&gt;&lt;author&gt;Claisse, J. T.&lt;/author&gt;&lt;author&gt;Pondella, D. J., II&lt;/author&gt;&lt;author&gt;Williams, C. M.&lt;/author&gt;&lt;author&gt;Robart, M. J.&lt;/author&gt;&lt;author&gt;Scholz, Z.&lt;/author&gt;&lt;author&gt;Jaco, E. M.&lt;/author&gt;&lt;author&gt;Ford, T.&lt;/author&gt;&lt;author&gt;Burdick, H.&lt;/author&gt;&lt;author&gt;Witting, D.&lt;/author&gt;&lt;/authors&gt;&lt;/contributors&gt;&lt;titles&gt;&lt;title&gt;Sea urchin mass mortality rapidly restores kelp forest communities&lt;/title&gt;&lt;secondary-title&gt;Marine Ecology Progress Series&lt;/secondary-title&gt;&lt;/titles&gt;&lt;periodical&gt;&lt;full-title&gt;Marine Ecology Progress Series&lt;/full-title&gt;&lt;abbr-1&gt;Mar. Ecol. Prog. Ser.&lt;/abbr-1&gt;&lt;abbr-2&gt;Mar Ecol Prog Ser&lt;/abbr-2&gt;&lt;/periodical&gt;&lt;pages&gt;117-131&lt;/pages&gt;&lt;volume&gt;664&lt;/volume&gt;&lt;dates&gt;&lt;year&gt;2021&lt;/year&gt;&lt;/dates&gt;&lt;urls&gt;&lt;related-urls&gt;&lt;url&gt;https://www.int-res.com/abstracts/meps/v664/p117-131/&lt;/url&gt;&lt;/related-urls&gt;&lt;/urls&gt;&lt;/record&gt;&lt;/Cite&gt;&lt;/EndNote&gt;</w:instrText>
      </w:r>
      <w:r w:rsidR="008F415C">
        <w:fldChar w:fldCharType="separate"/>
      </w:r>
      <w:r w:rsidR="008F415C">
        <w:rPr>
          <w:noProof/>
        </w:rPr>
        <w:t>(Williams et al. 2021)</w:t>
      </w:r>
      <w:r w:rsidR="008F415C">
        <w:fldChar w:fldCharType="end"/>
      </w:r>
      <w:r w:rsidR="008F415C">
        <w:t xml:space="preserve">. </w:t>
      </w:r>
      <w:r w:rsidR="009857E3">
        <w:t xml:space="preserve">Conversely, at the </w:t>
      </w:r>
      <w:proofErr w:type="gramStart"/>
      <w:r w:rsidR="009857E3">
        <w:t>large scale</w:t>
      </w:r>
      <w:proofErr w:type="gramEnd"/>
      <w:r w:rsidR="009857E3">
        <w:t xml:space="preserve"> urchin abundance was highest at sites with</w:t>
      </w:r>
      <w:r w:rsidR="0046014F" w:rsidRPr="0046014F">
        <w:rPr>
          <w:i/>
        </w:rPr>
        <w:t xml:space="preserve"> </w:t>
      </w:r>
      <w:r w:rsidR="0046014F">
        <w:rPr>
          <w:i/>
        </w:rPr>
        <w:t xml:space="preserve">N. </w:t>
      </w:r>
      <w:proofErr w:type="spellStart"/>
      <w:r w:rsidR="0046014F">
        <w:rPr>
          <w:i/>
        </w:rPr>
        <w:t>leukana</w:t>
      </w:r>
      <w:proofErr w:type="spellEnd"/>
      <w:r w:rsidR="009857E3">
        <w:rPr>
          <w:i/>
        </w:rPr>
        <w:t xml:space="preserve"> and P</w:t>
      </w:r>
      <w:r w:rsidR="0046014F">
        <w:rPr>
          <w:i/>
        </w:rPr>
        <w:t>. californica</w:t>
      </w:r>
      <w:r w:rsidR="009857E3">
        <w:t xml:space="preserve">, specific ally </w:t>
      </w:r>
      <w:proofErr w:type="spellStart"/>
      <w:r w:rsidR="009857E3">
        <w:t>Tatoosh</w:t>
      </w:r>
      <w:proofErr w:type="spellEnd"/>
      <w:r w:rsidR="009857E3">
        <w:t xml:space="preserve"> Island and Destruction Island in 2018 and 2019. </w:t>
      </w:r>
    </w:p>
    <w:p w14:paraId="780D7355" w14:textId="180D7270" w:rsidR="00F93FED" w:rsidRDefault="00F93FED" w:rsidP="00D464B8">
      <w:r>
        <w:t xml:space="preserve">At </w:t>
      </w:r>
      <w:proofErr w:type="spellStart"/>
      <w:r>
        <w:t>Tatoosh</w:t>
      </w:r>
      <w:proofErr w:type="spellEnd"/>
      <w:r>
        <w:t xml:space="preserve"> Island, the increase in urchin densities coincided with a decrease in </w:t>
      </w:r>
      <w:r w:rsidR="0046014F">
        <w:rPr>
          <w:i/>
        </w:rPr>
        <w:t xml:space="preserve">N. </w:t>
      </w:r>
      <w:proofErr w:type="spellStart"/>
      <w:r w:rsidR="0046014F">
        <w:rPr>
          <w:i/>
        </w:rPr>
        <w:t>leukana</w:t>
      </w:r>
      <w:proofErr w:type="spellEnd"/>
      <w:r w:rsidR="0046014F" w:rsidRPr="00E67E9B">
        <w:t xml:space="preserve"> </w:t>
      </w:r>
      <w:r w:rsidR="00AF4B65">
        <w:t>on trans</w:t>
      </w:r>
      <w:r w:rsidR="00E67E9B" w:rsidRPr="00E67E9B">
        <w:t>ects</w:t>
      </w:r>
      <w:r w:rsidR="008861AC">
        <w:t xml:space="preserve">. Strong recruitment events can lead to intense grazing that would result in loss of kelp canopy </w:t>
      </w:r>
      <w:r w:rsidR="008861AC">
        <w:fldChar w:fldCharType="begin"/>
      </w:r>
      <w:r w:rsidR="00716B3A">
        <w:instrText xml:space="preserve"> ADDIN EN.CITE &lt;EndNote&gt;&lt;Cite&gt;&lt;Author&gt;Watanabe&lt;/Author&gt;&lt;Year&gt;1991&lt;/Year&gt;&lt;RecNum&gt;8407&lt;/RecNum&gt;&lt;DisplayText&gt;(Watanabe and Harrold 1991)&lt;/DisplayText&gt;&lt;record&gt;&lt;rec-number&gt;8407&lt;/rec-number&gt;&lt;foreign-keys&gt;&lt;key app="EN" db-id="099r02pdsz02vhet5wvvf0ejr2a09aed5020" timestamp="1620321247"&gt;8407&lt;/key&gt;&lt;/foreign-keys&gt;&lt;ref-type name="Journal Article"&gt;17&lt;/ref-type&gt;&lt;contributors&gt;&lt;authors&gt;&lt;author&gt;Watanabe, J. M.&lt;/author&gt;&lt;author&gt;Harrold, C.&lt;/author&gt;&lt;/authors&gt;&lt;/contributors&gt;&lt;titles&gt;&lt;title&gt;Destructive grazing by sea urchins Strongylocentrotus spp. in a central California kelp forest: potential roles of recruitment, depth, and predation&lt;/title&gt;&lt;secondary-title&gt;Marine Ecology Progress Series&lt;/secondary-title&gt;&lt;alt-title&gt;Mar Ecol Prog Ser&lt;/alt-title&gt;&lt;/titles&gt;&lt;periodical&gt;&lt;full-title&gt;Marine Ecology Progress Series&lt;/full-title&gt;&lt;abbr-1&gt;Mar. Ecol. Prog. Ser.&lt;/abbr-1&gt;&lt;abbr-2&gt;Mar Ecol Prog Ser&lt;/abbr-2&gt;&lt;/periodical&gt;&lt;alt-periodical&gt;&lt;full-title&gt;Marine Ecology Progress Series&lt;/full-title&gt;&lt;abbr-1&gt;Mar. Ecol. Prog. Ser.&lt;/abbr-1&gt;&lt;abbr-2&gt;Mar Ecol Prog Ser&lt;/abbr-2&gt;&lt;/alt-periodical&gt;&lt;pages&gt;125-141&lt;/pages&gt;&lt;volume&gt;71&lt;/volume&gt;&lt;number&gt;2&lt;/number&gt;&lt;section&gt;125&lt;/section&gt;&lt;dates&gt;&lt;year&gt;1991&lt;/year&gt;&lt;pub-dates&gt;&lt;date&gt;Apr&lt;/date&gt;&lt;/pub-dates&gt;&lt;/dates&gt;&lt;isbn&gt;0171-8630&amp;#xD;1616-1599&lt;/isbn&gt;&lt;accession-num&gt;WOS:A1991FG53400003&lt;/accession-num&gt;&lt;urls&gt;&lt;related-urls&gt;&lt;url&gt;&amp;lt;Go to ISI&amp;gt;://WOS:A1991FG53400003&lt;/url&gt;&lt;/related-urls&gt;&lt;/urls&gt;&lt;electronic-resource-num&gt;10.3354/meps071125&lt;/electronic-resource-num&gt;&lt;language&gt;English&lt;/language&gt;&lt;/record&gt;&lt;/Cite&gt;&lt;/EndNote&gt;</w:instrText>
      </w:r>
      <w:r w:rsidR="008861AC">
        <w:fldChar w:fldCharType="separate"/>
      </w:r>
      <w:r w:rsidR="008861AC">
        <w:rPr>
          <w:noProof/>
        </w:rPr>
        <w:t>(Watanabe and Harrold 1991)</w:t>
      </w:r>
      <w:r w:rsidR="008861AC">
        <w:fldChar w:fldCharType="end"/>
      </w:r>
      <w:r w:rsidR="008861AC">
        <w:t>. However, the dynamics can be more complex. In healthy kelp forests, urchins tend to move less, have higher gonadal-somatic index</w:t>
      </w:r>
      <w:r w:rsidR="00562940">
        <w:t xml:space="preserve"> (GSI)</w:t>
      </w:r>
      <w:r w:rsidR="008861AC">
        <w:t xml:space="preserve">, and feed on drift kelp – acting as passive detritivores </w:t>
      </w:r>
      <w:r w:rsidR="007E649C">
        <w:fldChar w:fldCharType="begin">
          <w:fldData xml:space="preserve">PEVuZE5vdGU+PENpdGU+PEF1dGhvcj5QZWFyc2U8L0F1dGhvcj48WWVhcj4yMDA2PC9ZZWFyPjxS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==
</w:fldData>
        </w:fldChar>
      </w:r>
      <w:r w:rsidR="00716B3A">
        <w:instrText xml:space="preserve"> ADDIN EN.CITE </w:instrText>
      </w:r>
      <w:r w:rsidR="00716B3A">
        <w:fldChar w:fldCharType="begin">
          <w:fldData xml:space="preserve">PEVuZE5vdGU+PENpdGU+PEF1dGhvcj5QZWFyc2U8L0F1dGhvcj48WWVhcj4yMDA2PC9ZZWFyPjxS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==
</w:fldData>
        </w:fldChar>
      </w:r>
      <w:r w:rsidR="00716B3A">
        <w:instrText xml:space="preserve"> ADDIN EN.CITE.DATA </w:instrText>
      </w:r>
      <w:r w:rsidR="00716B3A">
        <w:fldChar w:fldCharType="end"/>
      </w:r>
      <w:r w:rsidR="007E649C">
        <w:fldChar w:fldCharType="separate"/>
      </w:r>
      <w:r w:rsidR="00D174DE">
        <w:rPr>
          <w:noProof/>
        </w:rPr>
        <w:t>(Pearse 2006, Kriegisch et al. 2019, Smith et al. 2021)</w:t>
      </w:r>
      <w:r w:rsidR="007E649C">
        <w:fldChar w:fldCharType="end"/>
      </w:r>
      <w:r w:rsidR="008861AC">
        <w:t xml:space="preserve"> and functioning to transfer kelp detritus to other</w:t>
      </w:r>
      <w:r w:rsidR="007E649C">
        <w:t xml:space="preserve"> benthic consumers</w:t>
      </w:r>
      <w:r w:rsidR="008861AC">
        <w:t xml:space="preserve"> </w:t>
      </w:r>
      <w:r w:rsidR="007E649C" w:rsidRPr="007E649C">
        <w:fldChar w:fldCharType="begin"/>
      </w:r>
      <w:r w:rsidR="00716B3A">
        <w:instrText xml:space="preserve"> ADDIN EN.CITE &lt;EndNote&gt;&lt;Cite&gt;&lt;Author&gt;Yorke&lt;/Author&gt;&lt;Year&gt;2019&lt;/Year&gt;&lt;RecNum&gt;8409&lt;/RecNum&gt;&lt;DisplayText&gt;(Yorke et al. 2019)&lt;/DisplayText&gt;&lt;record&gt;&lt;rec-number&gt;8409&lt;/rec-number&gt;&lt;foreign-keys&gt;&lt;key app="EN" db-id="099r02pdsz02vhet5wvvf0ejr2a09aed5020" timestamp="1620322156"&gt;8409&lt;/key&gt;&lt;/foreign-keys&gt;&lt;ref-type name="Journal Article"&gt;17&lt;/ref-type&gt;&lt;contributors&gt;&lt;authors&gt;&lt;author&gt;Yorke, C. E.&lt;/author&gt;&lt;author&gt;Page, H. M.&lt;/author&gt;&lt;author&gt;Miller, R. J.&lt;/author&gt;&lt;/authors&gt;&lt;/contributors&gt;&lt;auth-address&gt;Marine Science Institute, University of California Santa Barbara , Santa Barbara, CA 93106-9620 , USA.&lt;/auth-address&gt;&lt;titles&gt;&lt;title&gt;Sea urchins mediate the availability of kelp detritus to benthic consumers&lt;/title&gt;&lt;secondary-title&gt;Proc Biol Sci&lt;/secondary-title&gt;&lt;alt-title&gt;P Roy Soc B-Biol Sci&lt;/alt-title&gt;&lt;/titles&gt;&lt;pages&gt;20190846&lt;/pages&gt;&lt;volume&gt;286&lt;/volume&gt;&lt;number&gt;1906&lt;/number&gt;&lt;edition&gt;2019/07/11&lt;/edition&gt;&lt;dates&gt;&lt;year&gt;2019&lt;/year&gt;&lt;pub-dates&gt;&lt;date&gt;Jul 10&lt;/date&gt;&lt;/pub-dates&gt;&lt;/dates&gt;&lt;isbn&gt;1471-2954 (Electronic)&amp;#xD;0962-8452 (Linking)&lt;/isbn&gt;&lt;accession-num&gt;31288702&lt;/accession-num&gt;&lt;urls&gt;&lt;related-urls&gt;&lt;url&gt;https://www.ncbi.nlm.nih.gov/pubmed/31288702&lt;/url&gt;&lt;/related-urls&gt;&lt;/urls&gt;&lt;custom2&gt;PMC6650708&lt;/custom2&gt;&lt;electronic-resource-num&gt;10.1098/rspb.2019.0846&lt;/electronic-resource-num&gt;&lt;language&gt;English&lt;/language&gt;&lt;/record&gt;&lt;/Cite&gt;&lt;/EndNote&gt;</w:instrText>
      </w:r>
      <w:r w:rsidR="007E649C" w:rsidRPr="007E649C">
        <w:fldChar w:fldCharType="separate"/>
      </w:r>
      <w:r w:rsidR="007E649C" w:rsidRPr="007E649C">
        <w:rPr>
          <w:noProof/>
        </w:rPr>
        <w:t>(Yorke et al. 2019)</w:t>
      </w:r>
      <w:r w:rsidR="007E649C" w:rsidRPr="007E649C">
        <w:fldChar w:fldCharType="end"/>
      </w:r>
      <w:r w:rsidR="008861AC">
        <w:t xml:space="preserve">. </w:t>
      </w:r>
      <w:r w:rsidR="00562940">
        <w:t>If kelp densities decrease, urchins switch to active herbivory, move more, have lower GSI, and are less appealing to otters as prey. Kelp canopy did decrease substantially along the Washington Coast in 2013</w:t>
      </w:r>
      <w:r w:rsidR="00732BFF">
        <w:t>-2015</w:t>
      </w:r>
      <w:r w:rsidR="009F265E">
        <w:t xml:space="preserve"> </w:t>
      </w:r>
      <w:r w:rsidR="009F265E">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aC1hZGRyZXNzPkNvbnNlcnZhdGlvbiBCaW9sb2d5IERpdmlzaW9uLCBOb3J0aHdlc3QgRmlzaGVy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</w:fldData>
        </w:fldChar>
      </w:r>
      <w:r w:rsidR="00716B3A">
        <w:instrText xml:space="preserve"> ADDIN EN.CITE </w:instrText>
      </w:r>
      <w:r w:rsidR="00716B3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aC1hZGRyZXNzPkNvbnNlcnZhdGlvbiBCaW9sb2d5IERpdmlzaW9uLCBOb3J0aHdlc3QgRmlzaGVy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</w:fldData>
        </w:fldChar>
      </w:r>
      <w:r w:rsidR="00716B3A">
        <w:instrText xml:space="preserve"> ADDIN EN.CITE.DATA </w:instrText>
      </w:r>
      <w:r w:rsidR="00716B3A">
        <w:fldChar w:fldCharType="end"/>
      </w:r>
      <w:r w:rsidR="009F265E">
        <w:fldChar w:fldCharType="separate"/>
      </w:r>
      <w:r w:rsidR="009F265E">
        <w:rPr>
          <w:noProof/>
        </w:rPr>
        <w:t>(Shelton et al. 2018)</w:t>
      </w:r>
      <w:r w:rsidR="009F265E">
        <w:fldChar w:fldCharType="end"/>
      </w:r>
      <w:r w:rsidR="00732BFF">
        <w:t xml:space="preserve">, likely due to the marine heat wave as warm temperatures tend to lead to loss of kelp </w:t>
      </w:r>
      <w:r w:rsidR="00732BFF">
        <w:fldChar w:fldCharType="begin">
          <w:fldData xml:space="preserve">PEVuZE5vdGU+PENpdGU+PEF1dGhvcj5QZmlzdGVyPC9BdXRob3I+PFllYXI+MjAxODwvWWVhcj48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</w:fldData>
        </w:fldChar>
      </w:r>
      <w:r w:rsidR="00716B3A">
        <w:instrText xml:space="preserve"> ADDIN EN.CITE </w:instrText>
      </w:r>
      <w:r w:rsidR="00716B3A">
        <w:fldChar w:fldCharType="begin">
          <w:fldData xml:space="preserve">PEVuZE5vdGU+PENpdGU+PEF1dGhvcj5QZmlzdGVyPC9BdXRob3I+PFllYXI+MjAxODwvWWVhcj48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</w:fldData>
        </w:fldChar>
      </w:r>
      <w:r w:rsidR="00716B3A">
        <w:instrText xml:space="preserve"> ADDIN EN.CITE.DATA </w:instrText>
      </w:r>
      <w:r w:rsidR="00716B3A">
        <w:fldChar w:fldCharType="end"/>
      </w:r>
      <w:r w:rsidR="00732BFF">
        <w:fldChar w:fldCharType="separate"/>
      </w:r>
      <w:r w:rsidR="00502444">
        <w:rPr>
          <w:noProof/>
        </w:rPr>
        <w:t>(Pfister et al. 2018, Fewings and Brown 2019, Rogers-Bennett and Catton 2019)</w:t>
      </w:r>
      <w:r w:rsidR="00732BFF">
        <w:fldChar w:fldCharType="end"/>
      </w:r>
      <w:r w:rsidR="00732BFF">
        <w:t xml:space="preserve">. </w:t>
      </w:r>
      <w:proofErr w:type="gramStart"/>
      <w:r w:rsidR="00732BFF">
        <w:t>Thus</w:t>
      </w:r>
      <w:proofErr w:type="gramEnd"/>
      <w:r w:rsidR="00732BFF">
        <w:t xml:space="preserve"> i</w:t>
      </w:r>
      <w:r w:rsidR="008B3B8F">
        <w:t>t</w:t>
      </w:r>
      <w:r w:rsidR="000C0A6E">
        <w:t xml:space="preserve"> </w:t>
      </w:r>
      <w:r w:rsidR="008B3B8F">
        <w:t>i</w:t>
      </w:r>
      <w:r w:rsidR="00732BFF">
        <w:t xml:space="preserve">s possible that a change in urchin grazing behavior combined with a pulse of recruitment and few urchin predators lead to more, less cryptic urchins and active herbivory on </w:t>
      </w:r>
      <w:r w:rsidR="00732BFF" w:rsidRPr="008B3B8F">
        <w:rPr>
          <w:i/>
        </w:rPr>
        <w:t>N</w:t>
      </w:r>
      <w:r w:rsidR="00C602E3">
        <w:rPr>
          <w:i/>
        </w:rPr>
        <w:t xml:space="preserve">. </w:t>
      </w:r>
      <w:proofErr w:type="spellStart"/>
      <w:r w:rsidR="00C602E3">
        <w:rPr>
          <w:i/>
        </w:rPr>
        <w:t>leukana</w:t>
      </w:r>
      <w:proofErr w:type="spellEnd"/>
      <w:r w:rsidR="00C602E3">
        <w:rPr>
          <w:i/>
        </w:rPr>
        <w:t xml:space="preserve"> </w:t>
      </w:r>
      <w:r w:rsidR="00732BFF">
        <w:lastRenderedPageBreak/>
        <w:t xml:space="preserve">further precipitating the decline kelp at the transect level within </w:t>
      </w:r>
      <w:proofErr w:type="spellStart"/>
      <w:r w:rsidR="00732BFF">
        <w:t>Tatoosh</w:t>
      </w:r>
      <w:proofErr w:type="spellEnd"/>
      <w:r w:rsidR="00732BFF">
        <w:t xml:space="preserve">. </w:t>
      </w:r>
      <w:r w:rsidR="009F265E">
        <w:t xml:space="preserve">Interestingly, </w:t>
      </w:r>
      <w:r w:rsidR="009F265E" w:rsidRPr="009F265E">
        <w:rPr>
          <w:i/>
        </w:rPr>
        <w:t>P</w:t>
      </w:r>
      <w:r w:rsidR="00C602E3">
        <w:rPr>
          <w:i/>
        </w:rPr>
        <w:t>. californica</w:t>
      </w:r>
      <w:r w:rsidR="009F265E">
        <w:t xml:space="preserve"> density increased at </w:t>
      </w:r>
      <w:proofErr w:type="spellStart"/>
      <w:r w:rsidR="009F265E">
        <w:t>Tatoosh</w:t>
      </w:r>
      <w:proofErr w:type="spellEnd"/>
      <w:r w:rsidR="009F265E">
        <w:t xml:space="preserve"> over the same </w:t>
      </w:r>
      <w:r w:rsidR="006212CD">
        <w:t xml:space="preserve">suggesting that a decrease in canopy kelp may have allowed more light </w:t>
      </w:r>
      <w:r w:rsidR="008B3B8F">
        <w:t xml:space="preserve">penetration </w:t>
      </w:r>
      <w:r w:rsidR="006212CD">
        <w:t xml:space="preserve">and better growing conditions for the understory </w:t>
      </w:r>
      <w:r w:rsidR="000C0A6E">
        <w:t>macroalgae</w:t>
      </w:r>
      <w:r w:rsidR="006212CD">
        <w:t>.</w:t>
      </w:r>
    </w:p>
    <w:p w14:paraId="768655C4" w14:textId="79B6803D" w:rsidR="001C492B" w:rsidRDefault="00F859D0" w:rsidP="00C90494">
      <w:pPr>
        <w:pStyle w:val="Heading2"/>
      </w:pPr>
      <w:commentRangeStart w:id="59"/>
      <w:commentRangeStart w:id="60"/>
      <w:r>
        <w:t>Rockfish recruits</w:t>
      </w:r>
      <w:commentRangeEnd w:id="59"/>
      <w:r w:rsidR="008E0E26">
        <w:rPr>
          <w:rStyle w:val="CommentReference"/>
          <w:rFonts w:eastAsiaTheme="minorHAnsi" w:cstheme="minorBidi"/>
          <w:i w:val="0"/>
          <w:color w:val="auto"/>
        </w:rPr>
        <w:commentReference w:id="59"/>
      </w:r>
      <w:commentRangeEnd w:id="60"/>
      <w:r w:rsidR="008E0E26">
        <w:rPr>
          <w:rStyle w:val="CommentReference"/>
          <w:rFonts w:eastAsiaTheme="minorHAnsi" w:cstheme="minorBidi"/>
          <w:i w:val="0"/>
          <w:color w:val="auto"/>
        </w:rPr>
        <w:commentReference w:id="60"/>
      </w:r>
    </w:p>
    <w:p w14:paraId="62A655B8" w14:textId="1958A93D" w:rsidR="008425DB" w:rsidRDefault="00BB204C" w:rsidP="004A2090">
      <w:r>
        <w:t xml:space="preserve">The processes governing </w:t>
      </w:r>
      <w:r w:rsidR="004A2090">
        <w:t>rockfish (</w:t>
      </w:r>
      <w:r w:rsidR="004A2090" w:rsidRPr="00C90494">
        <w:rPr>
          <w:i/>
        </w:rPr>
        <w:t>Sebaste</w:t>
      </w:r>
      <w:r w:rsidR="004A2090">
        <w:t xml:space="preserve">s </w:t>
      </w:r>
      <w:proofErr w:type="spellStart"/>
      <w:r w:rsidR="004A2090">
        <w:t>spp</w:t>
      </w:r>
      <w:proofErr w:type="spellEnd"/>
      <w:r w:rsidR="004A2090">
        <w:t xml:space="preserve">) </w:t>
      </w:r>
      <w:r>
        <w:t>recruitment appear to operate at large spatial scales</w:t>
      </w:r>
      <w:r w:rsidR="004A2090">
        <w:t xml:space="preserve"> with many locations showing recruitment pulses in the same year. However, </w:t>
      </w:r>
      <w:r w:rsidR="008B0B02">
        <w:t>there is spatial variability in intensity</w:t>
      </w:r>
      <w:r w:rsidR="00BC5D13">
        <w:t xml:space="preserve"> within years</w:t>
      </w:r>
      <w:r w:rsidR="008B0B02">
        <w:t xml:space="preserve">, and </w:t>
      </w:r>
      <w:r w:rsidR="004A2090">
        <w:t xml:space="preserve">the </w:t>
      </w:r>
      <w:r w:rsidR="00BC5D13">
        <w:t>patterns</w:t>
      </w:r>
      <w:r w:rsidR="004A2090">
        <w:t xml:space="preserve"> differ among species with different life histories. </w:t>
      </w:r>
      <w:r>
        <w:t xml:space="preserve">For example, </w:t>
      </w:r>
      <w:r>
        <w:fldChar w:fldCharType="begin"/>
      </w:r>
      <w:r w:rsidR="00AB112B">
        <w:instrText xml:space="preserve"> ADDIN EN.CITE &lt;EndNote&gt;&lt;Cite AuthorYear="1"&gt;&lt;Author&gt;Field&lt;/Author&gt;&lt;Year&gt;in press&lt;/Year&gt;&lt;RecNum&gt;8248&lt;/RecNum&gt;&lt;DisplayText&gt;Field et al. (in press)&lt;/DisplayText&gt;&lt;record&gt;&lt;rec-number&gt;8248&lt;/rec-number&gt;&lt;foreign-keys&gt;&lt;key app="EN" db-id="099r02pdsz02vhet5wvvf0ejr2a09aed5020" timestamp="1617299670"&gt;8248&lt;/key&gt;&lt;/foreign-keys&gt;&lt;ref-type name="Journal Article"&gt;17&lt;/ref-type&gt;&lt;contributors&gt;&lt;authors&gt;&lt;author&gt;Field, J.&lt;/author&gt;&lt;author&gt;Miller, R.&lt;/author&gt;&lt;author&gt;Santora, J.&lt;/author&gt;&lt;author&gt;Tolimieri, N.&lt;/author&gt;&lt;author&gt;Haltuch, M.&lt;/author&gt;&lt;author&gt;Brodeur, R.&lt;/author&gt;&lt;author&gt;Auth, T.&lt;/author&gt;&lt;author&gt;Dick, E.J.&lt;/author&gt;&lt;author&gt;Sakuma, K.&lt;/author&gt;&lt;author&gt;Wells, B.&lt;/author&gt;&lt;/authors&gt;&lt;/contributors&gt;&lt;titles&gt;&lt;title&gt;Spatiotemporal patterns of variability in the abundance and distribution of winter-spawned pelagic juvenile rockfish in the California Current&lt;/title&gt;&lt;secondary-title&gt;TBD&lt;/secondary-title&gt;&lt;/titles&gt;&lt;volume&gt;TBD&lt;/volume&gt;&lt;dates&gt;&lt;year&gt;in press&lt;/year&gt;&lt;/dates&gt;&lt;urls&gt;&lt;/urls&gt;&lt;/record&gt;&lt;/Cite&gt;&lt;/EndNote&gt;</w:instrText>
      </w:r>
      <w:r>
        <w:fldChar w:fldCharType="separate"/>
      </w:r>
      <w:r w:rsidR="00AB112B">
        <w:rPr>
          <w:noProof/>
        </w:rPr>
        <w:t>Field et al. (in press)</w:t>
      </w:r>
      <w:r>
        <w:fldChar w:fldCharType="end"/>
      </w:r>
      <w:r>
        <w:t xml:space="preserve"> found </w:t>
      </w:r>
      <w:r w:rsidR="004A2090" w:rsidRPr="004A2090">
        <w:rPr>
          <w:rFonts w:ascii="Times New Roman" w:hAnsi="Times New Roman" w:cs="Times New Roman"/>
        </w:rPr>
        <w:t>considerable spatial coherence in the relative abundance</w:t>
      </w:r>
      <w:r w:rsidRPr="004A2090">
        <w:rPr>
          <w:rFonts w:ascii="Times New Roman" w:hAnsi="Times New Roman" w:cs="Times New Roman"/>
        </w:rPr>
        <w:t xml:space="preserve"> </w:t>
      </w:r>
      <w:r w:rsidR="004A2090">
        <w:rPr>
          <w:rFonts w:ascii="Times New Roman" w:hAnsi="Times New Roman" w:cs="Times New Roman"/>
        </w:rPr>
        <w:t>pelagic young-of-year (pre-</w:t>
      </w:r>
      <w:r w:rsidR="004A2090" w:rsidRPr="004A2090">
        <w:rPr>
          <w:rFonts w:ascii="Times New Roman" w:hAnsi="Times New Roman" w:cs="Times New Roman"/>
        </w:rPr>
        <w:t xml:space="preserve">recruits) </w:t>
      </w:r>
      <w:r w:rsidRPr="004A2090">
        <w:rPr>
          <w:rFonts w:ascii="Times New Roman" w:hAnsi="Times New Roman" w:cs="Times New Roman"/>
        </w:rPr>
        <w:t xml:space="preserve">of </w:t>
      </w:r>
      <w:r w:rsidR="004A2090" w:rsidRPr="004A2090">
        <w:rPr>
          <w:rFonts w:ascii="Times New Roman" w:hAnsi="Times New Roman" w:cs="Times New Roman"/>
        </w:rPr>
        <w:t xml:space="preserve">winter-spawning rockfishes </w:t>
      </w:r>
      <w:r w:rsidR="00EF2611">
        <w:rPr>
          <w:rFonts w:ascii="Times New Roman" w:hAnsi="Times New Roman" w:cs="Times New Roman"/>
        </w:rPr>
        <w:t xml:space="preserve">associated with the shelf break </w:t>
      </w:r>
      <w:r w:rsidR="004A2090">
        <w:rPr>
          <w:rFonts w:ascii="Times New Roman" w:hAnsi="Times New Roman" w:cs="Times New Roman"/>
        </w:rPr>
        <w:t xml:space="preserve">in mid-water trawls </w:t>
      </w:r>
      <w:r w:rsidR="004A2090" w:rsidRPr="004A2090">
        <w:rPr>
          <w:rFonts w:ascii="Times New Roman" w:hAnsi="Times New Roman" w:cs="Times New Roman"/>
        </w:rPr>
        <w:t xml:space="preserve">along the West Coast of the </w:t>
      </w:r>
      <w:r w:rsidR="004A2090">
        <w:rPr>
          <w:rFonts w:ascii="Times New Roman" w:hAnsi="Times New Roman" w:cs="Times New Roman"/>
        </w:rPr>
        <w:t xml:space="preserve">US. </w:t>
      </w:r>
      <w:r w:rsidR="008B0B02">
        <w:t>In our data</w:t>
      </w:r>
      <w:r>
        <w:t xml:space="preserve">, </w:t>
      </w:r>
      <w:r w:rsidR="00C90494">
        <w:t>recruitment was episodic</w:t>
      </w:r>
      <w:r w:rsidR="0005080C">
        <w:t xml:space="preserve"> and spatially variable</w:t>
      </w:r>
      <w:r w:rsidR="00C90494">
        <w:t>,</w:t>
      </w:r>
      <w:r w:rsidR="004A2090">
        <w:t xml:space="preserve"> but </w:t>
      </w:r>
      <w:r w:rsidR="001E459D">
        <w:t>individual taxon</w:t>
      </w:r>
      <w:r w:rsidR="004A2090">
        <w:t xml:space="preserve"> had recru</w:t>
      </w:r>
      <w:r w:rsidR="001E459D">
        <w:t xml:space="preserve">itment pulses at most sites in a given year. </w:t>
      </w:r>
      <w:r w:rsidR="004543B4">
        <w:t>B</w:t>
      </w:r>
      <w:r w:rsidR="00C90494">
        <w:t>lack rockfish and yellowtail rockfish had recruitment pulses at most sites in 2016, copper</w:t>
      </w:r>
      <w:r w:rsidR="00EC4699">
        <w:t xml:space="preserve"> rockfish </w:t>
      </w:r>
      <w:r w:rsidR="00C90494">
        <w:t xml:space="preserve">in 2019, and canary rockfish in 2016 </w:t>
      </w:r>
      <w:r w:rsidR="0005080C">
        <w:t>and 2018.</w:t>
      </w:r>
      <w:r w:rsidR="008B0B02">
        <w:t xml:space="preserve"> The intensity varied among sites within a year, </w:t>
      </w:r>
      <w:r w:rsidR="00BC5D13">
        <w:t xml:space="preserve">with </w:t>
      </w:r>
      <w:r w:rsidR="00991067">
        <w:t>copper rockfish show</w:t>
      </w:r>
      <w:r w:rsidR="00BC5D13">
        <w:t>ing</w:t>
      </w:r>
      <w:r w:rsidR="00991067">
        <w:t xml:space="preserve"> a </w:t>
      </w:r>
      <w:commentRangeStart w:id="61"/>
      <w:r w:rsidR="00991067">
        <w:t>latitudinal trend in recruitment in 2019</w:t>
      </w:r>
      <w:commentRangeEnd w:id="61"/>
      <w:r w:rsidR="00BC5D13">
        <w:rPr>
          <w:rStyle w:val="CommentReference"/>
        </w:rPr>
        <w:commentReference w:id="61"/>
      </w:r>
      <w:r w:rsidR="00991067">
        <w:t xml:space="preserve">. </w:t>
      </w:r>
      <w:r w:rsidR="008B0B02">
        <w:t>D</w:t>
      </w:r>
      <w:r w:rsidR="00991067">
        <w:t xml:space="preserve">ensity </w:t>
      </w:r>
      <w:r w:rsidR="008B0B02">
        <w:t xml:space="preserve">of copper recruits </w:t>
      </w:r>
      <w:r w:rsidR="00991067">
        <w:t xml:space="preserve">was highest at Destruction Island in the south and decreased as one moved north to </w:t>
      </w:r>
      <w:proofErr w:type="spellStart"/>
      <w:r w:rsidR="00991067">
        <w:t>Neah</w:t>
      </w:r>
      <w:proofErr w:type="spellEnd"/>
      <w:r w:rsidR="00991067">
        <w:t xml:space="preserve"> Bay (</w:t>
      </w:r>
      <w:r w:rsidR="00991067">
        <w:fldChar w:fldCharType="begin"/>
      </w:r>
      <w:r w:rsidR="00991067">
        <w:instrText xml:space="preserve"> REF _Ref57707920 \h </w:instrText>
      </w:r>
      <w:r w:rsidR="00991067">
        <w:fldChar w:fldCharType="separate"/>
      </w:r>
      <w:r w:rsidR="00A029E1">
        <w:t xml:space="preserve">Fig. </w:t>
      </w:r>
      <w:r w:rsidR="00A029E1">
        <w:rPr>
          <w:noProof/>
        </w:rPr>
        <w:t>8</w:t>
      </w:r>
      <w:r w:rsidR="00991067">
        <w:fldChar w:fldCharType="end"/>
      </w:r>
      <w:r w:rsidR="000305A3">
        <w:t>, p</w:t>
      </w:r>
      <w:r w:rsidR="00991067">
        <w:t xml:space="preserve">anel </w:t>
      </w:r>
      <w:proofErr w:type="spellStart"/>
      <w:r w:rsidR="00991067">
        <w:t>SECAy</w:t>
      </w:r>
      <w:proofErr w:type="spellEnd"/>
      <w:r w:rsidR="00991067">
        <w:t xml:space="preserve">). For black and yellowtail rockfishes, there was variability among sites, but no obvious latitude trend. In 2016, recruitment was high at Destruction Island in the south and at </w:t>
      </w:r>
      <w:proofErr w:type="spellStart"/>
      <w:r w:rsidR="00991067">
        <w:t>Neah</w:t>
      </w:r>
      <w:proofErr w:type="spellEnd"/>
      <w:r w:rsidR="00991067">
        <w:t xml:space="preserve"> Bay to the north (</w:t>
      </w:r>
      <w:r w:rsidR="00991067">
        <w:fldChar w:fldCharType="begin"/>
      </w:r>
      <w:r w:rsidR="00991067">
        <w:instrText xml:space="preserve"> REF _Ref57707920 \h </w:instrText>
      </w:r>
      <w:r w:rsidR="00991067">
        <w:fldChar w:fldCharType="separate"/>
      </w:r>
      <w:r w:rsidR="00A029E1">
        <w:t xml:space="preserve">Fig. </w:t>
      </w:r>
      <w:r w:rsidR="00A029E1">
        <w:rPr>
          <w:noProof/>
        </w:rPr>
        <w:t>8</w:t>
      </w:r>
      <w:r w:rsidR="00991067">
        <w:fldChar w:fldCharType="end"/>
      </w:r>
      <w:r w:rsidR="00991067">
        <w:t xml:space="preserve">, panel </w:t>
      </w:r>
      <w:proofErr w:type="spellStart"/>
      <w:r w:rsidR="00991067">
        <w:t>SEBYTy</w:t>
      </w:r>
      <w:proofErr w:type="spellEnd"/>
      <w:r w:rsidR="00991067">
        <w:t>).</w:t>
      </w:r>
    </w:p>
    <w:p w14:paraId="312CC8A4" w14:textId="0615E730" w:rsidR="00431031" w:rsidRDefault="00602081" w:rsidP="00BF05AF">
      <w:r>
        <w:t>The difference</w:t>
      </w:r>
      <w:r w:rsidR="008B0B02">
        <w:t>s among taxa</w:t>
      </w:r>
      <w:r>
        <w:t xml:space="preserve"> </w:t>
      </w:r>
      <w:r w:rsidR="00BC5D13">
        <w:t xml:space="preserve">in their </w:t>
      </w:r>
      <w:r w:rsidR="00F411E9">
        <w:t xml:space="preserve">temporal patterns of </w:t>
      </w:r>
      <w:r w:rsidR="008B0B02">
        <w:t>recruitment</w:t>
      </w:r>
      <w:r w:rsidR="00296C03">
        <w:t xml:space="preserve"> appe</w:t>
      </w:r>
      <w:r w:rsidR="001E459D">
        <w:t>a</w:t>
      </w:r>
      <w:r w:rsidR="003144F7">
        <w:t>r</w:t>
      </w:r>
      <w:r w:rsidR="006D4289">
        <w:t xml:space="preserve"> related to the life-history of the species</w:t>
      </w:r>
      <w:r>
        <w:t>.</w:t>
      </w:r>
      <w:r w:rsidR="006D4289" w:rsidRPr="006D4289">
        <w:t xml:space="preserve"> </w:t>
      </w:r>
      <w:r w:rsidR="008425DB">
        <w:t>Nearshore rockfishes</w:t>
      </w:r>
      <w:r w:rsidR="00F411E9">
        <w:t xml:space="preserve"> </w:t>
      </w:r>
      <w:r w:rsidR="008425DB">
        <w:t>follow two general life-histories:</w:t>
      </w:r>
      <w:r w:rsidR="002B052B">
        <w:t xml:space="preserve"> benthic</w:t>
      </w:r>
      <w:r w:rsidR="004D63C3">
        <w:t>-</w:t>
      </w:r>
      <w:r w:rsidR="002B052B">
        <w:t>solitary species</w:t>
      </w:r>
      <w:r w:rsidR="008425DB">
        <w:t xml:space="preserve"> versus </w:t>
      </w:r>
      <w:r w:rsidR="002B052B">
        <w:t>mid-water</w:t>
      </w:r>
      <w:r w:rsidR="004D63C3">
        <w:t>-</w:t>
      </w:r>
      <w:r w:rsidR="002B052B">
        <w:t>aggregating species</w:t>
      </w:r>
      <w:r w:rsidR="008425DB">
        <w:t xml:space="preserve"> </w:t>
      </w:r>
      <w:r w:rsidR="008425DB">
        <w:fldChar w:fldCharType="begin">
          <w:fldData xml:space="preserve">PEVuZE5vdGU+PENpdGU+PEF1dGhvcj5IeWRlPC9BdXRob3I+PFllYXI+MjAwNzwvWWVhcj48UmVj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</w:fldData>
        </w:fldChar>
      </w:r>
      <w:r w:rsidR="00716B3A">
        <w:instrText xml:space="preserve"> ADDIN EN.CITE </w:instrText>
      </w:r>
      <w:r w:rsidR="00716B3A">
        <w:fldChar w:fldCharType="begin">
          <w:fldData xml:space="preserve">PEVuZE5vdGU+PENpdGU+PEF1dGhvcj5IeWRlPC9BdXRob3I+PFllYXI+MjAwNzwvWWVhcj48UmVj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</w:fldData>
        </w:fldChar>
      </w:r>
      <w:r w:rsidR="00716B3A">
        <w:instrText xml:space="preserve"> ADDIN EN.CITE.DATA </w:instrText>
      </w:r>
      <w:r w:rsidR="00716B3A">
        <w:fldChar w:fldCharType="end"/>
      </w:r>
      <w:r w:rsidR="008425DB">
        <w:fldChar w:fldCharType="separate"/>
      </w:r>
      <w:r w:rsidR="008425DB">
        <w:rPr>
          <w:noProof/>
        </w:rPr>
        <w:t>(Hyde and Vetter 2007, Markel and Shurin 2020)</w:t>
      </w:r>
      <w:r w:rsidR="008425DB">
        <w:fldChar w:fldCharType="end"/>
      </w:r>
      <w:r w:rsidR="008425DB">
        <w:t xml:space="preserve">. For solitary benthic species, good recruitment typically corresponds with warmer water and weak </w:t>
      </w:r>
      <w:r w:rsidR="008425DB">
        <w:lastRenderedPageBreak/>
        <w:t xml:space="preserve">upwelling, which allows faster growth and onshore transport. </w:t>
      </w:r>
      <w:r w:rsidR="00BF05AF">
        <w:t xml:space="preserve">The </w:t>
      </w:r>
      <w:r w:rsidR="00713AB1">
        <w:t>mid-water</w:t>
      </w:r>
      <w:r w:rsidR="00BF05AF">
        <w:t xml:space="preserve"> species have higher recruitment in cold water years with strong upwelling </w:t>
      </w:r>
      <w:r w:rsidR="00BF05AF">
        <w:fldChar w:fldCharType="begin"/>
      </w:r>
      <w:r w:rsidR="00BF05AF">
        <w:instrText xml:space="preserve"> ADDIN EN.CITE &lt;EndNote&gt;&lt;Cite&gt;&lt;Author&gt;Lenarz&lt;/Author&gt;&lt;Year&gt;1995&lt;/Year&gt;&lt;RecNum&gt;8337&lt;/RecNum&gt;&lt;DisplayText&gt;(Lenarz et al. 1995, Carr and Syms 2006)&lt;/DisplayText&gt;&lt;record&gt;&lt;rec-number&gt;8337&lt;/rec-number&gt;&lt;foreign-keys&gt;&lt;key app="EN" db-id="099r02pdsz02vhet5wvvf0ejr2a09aed5020" timestamp="1617309804"&gt;8337&lt;/key&gt;&lt;/foreign-keys&gt;&lt;ref-type name="Journal Article"&gt;17&lt;/ref-type&gt;&lt;contributors&gt;&lt;authors&gt;&lt;author&gt;Lenarz, W. H.&lt;/author&gt;&lt;author&gt;Ventresca, D. A.&lt;/author&gt;&lt;author&gt;Graham, W. M.&lt;/author&gt;&lt;author&gt;Schwing, F. B.&lt;/author&gt;&lt;author&gt;Chavez, F.&lt;/author&gt;&lt;/authors&gt;&lt;/contributors&gt;&lt;titles&gt;&lt;title&gt;Explorations of El Nino events and associated biological population dynamics off central California&lt;/title&gt;&lt;secondary-title&gt;California Cooperative Oceanic Fisheries Investigations Reports&lt;/secondary-title&gt;&lt;alt-title&gt;Cal Coop Ocean Fish&lt;/alt-title&gt;&lt;/titles&gt;&lt;pages&gt;106-119&lt;/pages&gt;&lt;volume&gt;36&lt;/volume&gt;&lt;dates&gt;&lt;year&gt;1995&lt;/year&gt;&lt;pub-dates&gt;&lt;date&gt;Oct&lt;/date&gt;&lt;/pub-dates&gt;&lt;/dates&gt;&lt;isbn&gt;0575-3317&lt;/isbn&gt;&lt;accession-num&gt;WOS:A1995TR42800010&lt;/accession-num&gt;&lt;urls&gt;&lt;related-urls&gt;&lt;url&gt;&amp;lt;Go to ISI&amp;gt;://WOS:A1995TR42800010&lt;/url&gt;&lt;/related-urls&gt;&lt;/urls&gt;&lt;language&gt;English&lt;/language&gt;&lt;/record&gt;&lt;/Cite&gt;&lt;Cite&gt;&lt;Author&gt;Carr&lt;/Author&gt;&lt;Year&gt;2006&lt;/Year&gt;&lt;RecNum&gt;8338&lt;/RecNum&gt;&lt;record&gt;&lt;rec-number&gt;8338&lt;/rec-number&gt;&lt;foreign-keys&gt;&lt;key app="EN" db-id="099r02pdsz02vhet5wvvf0ejr2a09aed5020" timestamp="1617310027"&gt;8338&lt;/key&gt;&lt;/foreign-keys&gt;&lt;ref-type name="Book Section"&gt;5&lt;/ref-type&gt;&lt;contributors&gt;&lt;authors&gt;&lt;author&gt;Carr, M.H.&lt;/author&gt;&lt;author&gt;Syms, C.&lt;/author&gt;&lt;/authors&gt;&lt;secondary-authors&gt;&lt;author&gt;Allen, L.G.&lt;/author&gt;&lt;author&gt;Pondella II, D.J.&lt;/author&gt;&lt;author&gt;Horn, M.H.&lt;/author&gt;&lt;/secondary-authors&gt;&lt;/contributors&gt;&lt;titles&gt;&lt;title&gt;Recruitment&lt;/title&gt;&lt;secondary-title&gt; The ecology of marine fishes&lt;/secondary-title&gt;&lt;/titles&gt;&lt;pages&gt; 411–427.&lt;/pages&gt;&lt;dates&gt;&lt;year&gt;2006&lt;/year&gt;&lt;/dates&gt;&lt;pub-location&gt;Berkeley, California&lt;/pub-location&gt;&lt;publisher&gt;University of California Press&lt;/publisher&gt;&lt;urls&gt;&lt;/urls&gt;&lt;/record&gt;&lt;/Cite&gt;&lt;/EndNote&gt;</w:instrText>
      </w:r>
      <w:r w:rsidR="00BF05AF">
        <w:fldChar w:fldCharType="separate"/>
      </w:r>
      <w:r w:rsidR="00BF05AF">
        <w:rPr>
          <w:noProof/>
        </w:rPr>
        <w:t>(Lenarz et al. 1995, Carr and Syms 2006)</w:t>
      </w:r>
      <w:r w:rsidR="00BF05AF">
        <w:fldChar w:fldCharType="end"/>
      </w:r>
      <w:r w:rsidR="00BF05AF">
        <w:t xml:space="preserve">. Copper rockfish fall in the </w:t>
      </w:r>
      <w:r w:rsidR="006D4289">
        <w:t>CQB com</w:t>
      </w:r>
      <w:r w:rsidR="006D4289" w:rsidRPr="002C2019">
        <w:t xml:space="preserve">plex </w:t>
      </w:r>
      <w:r w:rsidR="00A45D6F" w:rsidRPr="002C2019">
        <w:t>(copper, quillback, and brown rockfishes)</w:t>
      </w:r>
      <w:r w:rsidR="00BF05AF" w:rsidRPr="002C2019">
        <w:t xml:space="preserve"> </w:t>
      </w:r>
      <w:r w:rsidR="00BF05AF">
        <w:t>of</w:t>
      </w:r>
      <w:r w:rsidR="008B0B02">
        <w:t xml:space="preserve"> </w:t>
      </w:r>
      <w:r w:rsidR="00F40DF5">
        <w:t>solitary, benthic species</w:t>
      </w:r>
      <w:r w:rsidR="00BF05AF">
        <w:t>. Black and yellowtail rockfishes are aggregating</w:t>
      </w:r>
      <w:r w:rsidR="00713AB1">
        <w:t xml:space="preserve"> mid-water</w:t>
      </w:r>
      <w:r w:rsidR="00BF05AF">
        <w:t xml:space="preserve"> species.</w:t>
      </w:r>
      <w:r w:rsidR="00BC5D13">
        <w:t xml:space="preserve"> </w:t>
      </w:r>
      <w:proofErr w:type="gramStart"/>
      <w:r w:rsidR="00BC5D13">
        <w:t>Thus</w:t>
      </w:r>
      <w:proofErr w:type="gramEnd"/>
      <w:r w:rsidR="00BC5D13">
        <w:t xml:space="preserve"> the peaks in recruitment in different years for we observed for these complexes is consistent with their life-history and previous observations. </w:t>
      </w:r>
      <w:r w:rsidR="006D4289">
        <w:t>O</w:t>
      </w:r>
      <w:r w:rsidR="00B501DE">
        <w:t xml:space="preserve">ff of Vancouver Island, Canada, the </w:t>
      </w:r>
      <w:r w:rsidR="00C01D7E">
        <w:t>CQB complex had good recruitment in 2005</w:t>
      </w:r>
      <w:r w:rsidR="00431031">
        <w:t>,</w:t>
      </w:r>
      <w:r w:rsidR="00C01D7E">
        <w:t xml:space="preserve"> while black rockfishes had strong recruitment in 2006 </w:t>
      </w:r>
      <w:r w:rsidR="00C01D7E">
        <w:fldChar w:fldCharType="begin"/>
      </w:r>
      <w:r w:rsidR="00716B3A">
        <w:instrText xml:space="preserve"> ADDIN EN.CITE &lt;EndNote&gt;&lt;Cite&gt;&lt;Author&gt;Markel&lt;/Author&gt;&lt;Year&gt;2020&lt;/Year&gt;&lt;RecNum&gt;8247&lt;/RecNum&gt;&lt;DisplayText&gt;(Markel and Shurin 2020)&lt;/DisplayText&gt;&lt;record&gt;&lt;rec-number&gt;8247&lt;/rec-number&gt;&lt;foreign-keys&gt;&lt;key app="EN" db-id="099r02pdsz02vhet5wvvf0ejr2a09aed5020" timestamp="1616685008"&gt;8247&lt;/key&gt;&lt;/foreign-keys&gt;&lt;ref-type name="Journal Article"&gt;17&lt;/ref-type&gt;&lt;contributors&gt;&lt;authors&gt;&lt;author&gt;Markel, Russell W.&lt;/author&gt;&lt;author&gt;Shurin, Jonathan B.&lt;/author&gt;&lt;/authors&gt;&lt;/contributors&gt;&lt;auth-address&gt;Univ British Columbia, Dept Zool, Vancouver, BC V6T 1Z4, Canada&amp;#xD;Outer Shores Inst, POB 361, Cobble Hill, BC V6R 1L0, Canada&amp;#xD;Univ Calif San Diego, Sect Ecol Behav &amp;amp; Evolut, 9500 Gilman Dr,0116, La Jolla, CA 92093 USA&lt;/auth-address&gt;&lt;titles&gt;&lt;title&gt;Contrasting effects of coastal upwelling on growth and recruitment of nearshore Pacific rockfishes (genus Sebastes)&lt;/title&gt;&lt;secondary-title&gt;Canadian Journal of Fisheries and Aquatic Sciences&lt;/secondary-title&gt;&lt;alt-title&gt;Can J Fish Aquat Sci&lt;/alt-title&gt;&lt;/titles&gt;&lt;periodical&gt;&lt;full-title&gt;Canadian Journal of Fisheries and Aquatic Sciences&lt;/full-title&gt;&lt;abbr-1&gt;Can. J. Fish. Aquat. Sci.&lt;/abbr-1&gt;&lt;abbr-2&gt;Can J Fish Aquat Sci&lt;/abbr-2&gt;&lt;/periodical&gt;&lt;alt-periodical&gt;&lt;full-title&gt;Canadian Journal of Fisheries and Aquatic Sciences&lt;/full-title&gt;&lt;abbr-1&gt;Can. J. Fish. Aquat. Sci.&lt;/abbr-1&gt;&lt;abbr-2&gt;Can J Fish Aquat Sci&lt;/abbr-2&gt;&lt;/alt-periodical&gt;&lt;pages&gt;950-962&lt;/pages&gt;&lt;volume&gt;77&lt;/volume&gt;&lt;number&gt;6&lt;/number&gt;&lt;section&gt;950&lt;/section&gt;&lt;dates&gt;&lt;year&gt;2020&lt;/year&gt;&lt;pub-dates&gt;&lt;date&gt;Jun&lt;/date&gt;&lt;/pub-dates&gt;&lt;/dates&gt;&lt;isbn&gt;0706-652X&amp;#xD;1205-7533&lt;/isbn&gt;&lt;accession-num&gt;WOS:000538396800002&lt;/accession-num&gt;&lt;urls&gt;&lt;related-urls&gt;&lt;url&gt;&amp;lt;Go to ISI&amp;gt;://WOS:000538396800002&lt;/url&gt;&lt;/related-urls&gt;&lt;/urls&gt;&lt;electronic-resource-num&gt;10.1139/cjfas-2019-0179&lt;/electronic-resource-num&gt;&lt;language&gt;English&lt;/language&gt;&lt;/record&gt;&lt;/Cite&gt;&lt;/EndNote&gt;</w:instrText>
      </w:r>
      <w:r w:rsidR="00C01D7E">
        <w:fldChar w:fldCharType="separate"/>
      </w:r>
      <w:r w:rsidR="00C01D7E">
        <w:rPr>
          <w:noProof/>
        </w:rPr>
        <w:t>(Markel and Shurin 2020)</w:t>
      </w:r>
      <w:r w:rsidR="00C01D7E">
        <w:fldChar w:fldCharType="end"/>
      </w:r>
      <w:r w:rsidR="00C01D7E">
        <w:t xml:space="preserve">. </w:t>
      </w:r>
      <w:r w:rsidR="00F26235">
        <w:t xml:space="preserve">Consistent with previous observations </w:t>
      </w:r>
      <w:r w:rsidR="00F26235">
        <w:fldChar w:fldCharType="begin"/>
      </w:r>
      <w:r w:rsidR="00F26235">
        <w:instrText xml:space="preserve"> ADDIN EN.CITE &lt;EndNote&gt;&lt;Cite&gt;&lt;Author&gt;Lenarz&lt;/Author&gt;&lt;Year&gt;1995&lt;/Year&gt;&lt;RecNum&gt;8337&lt;/RecNum&gt;&lt;DisplayText&gt;(Lenarz et al. 1995, Carr and Syms 2006)&lt;/DisplayText&gt;&lt;record&gt;&lt;rec-number&gt;8337&lt;/rec-number&gt;&lt;foreign-keys&gt;&lt;key app="EN" db-id="099r02pdsz02vhet5wvvf0ejr2a09aed5020" timestamp="1617309804"&gt;8337&lt;/key&gt;&lt;/foreign-keys&gt;&lt;ref-type name="Journal Article"&gt;17&lt;/ref-type&gt;&lt;contributors&gt;&lt;authors&gt;&lt;author&gt;Lenarz, W. H.&lt;/author&gt;&lt;author&gt;Ventresca, D. A.&lt;/author&gt;&lt;author&gt;Graham, W. M.&lt;/author&gt;&lt;author&gt;Schwing, F. B.&lt;/author&gt;&lt;author&gt;Chavez, F.&lt;/author&gt;&lt;/authors&gt;&lt;/contributors&gt;&lt;titles&gt;&lt;title&gt;Explorations of El Nino events and associated biological population dynamics off central California&lt;/title&gt;&lt;secondary-title&gt;California Cooperative Oceanic Fisheries Investigations Reports&lt;/secondary-title&gt;&lt;alt-title&gt;Cal Coop Ocean Fish&lt;/alt-title&gt;&lt;/titles&gt;&lt;pages&gt;106-119&lt;/pages&gt;&lt;volume&gt;36&lt;/volume&gt;&lt;dates&gt;&lt;year&gt;1995&lt;/year&gt;&lt;pub-dates&gt;&lt;date&gt;Oct&lt;/date&gt;&lt;/pub-dates&gt;&lt;/dates&gt;&lt;isbn&gt;0575-3317&lt;/isbn&gt;&lt;accession-num&gt;WOS:A1995TR42800010&lt;/accession-num&gt;&lt;urls&gt;&lt;related-urls&gt;&lt;url&gt;&amp;lt;Go to ISI&amp;gt;://WOS:A1995TR42800010&lt;/url&gt;&lt;/related-urls&gt;&lt;/urls&gt;&lt;language&gt;English&lt;/language&gt;&lt;/record&gt;&lt;/Cite&gt;&lt;Cite&gt;&lt;Author&gt;Carr&lt;/Author&gt;&lt;Year&gt;2006&lt;/Year&gt;&lt;RecNum&gt;8338&lt;/RecNum&gt;&lt;record&gt;&lt;rec-number&gt;8338&lt;/rec-number&gt;&lt;foreign-keys&gt;&lt;key app="EN" db-id="099r02pdsz02vhet5wvvf0ejr2a09aed5020" timestamp="1617310027"&gt;8338&lt;/key&gt;&lt;/foreign-keys&gt;&lt;ref-type name="Book Section"&gt;5&lt;/ref-type&gt;&lt;contributors&gt;&lt;authors&gt;&lt;author&gt;Carr, M.H.&lt;/author&gt;&lt;author&gt;Syms, C.&lt;/author&gt;&lt;/authors&gt;&lt;secondary-authors&gt;&lt;author&gt;Allen, L.G.&lt;/author&gt;&lt;author&gt;Pondella II, D.J.&lt;/author&gt;&lt;author&gt;Horn, M.H.&lt;/author&gt;&lt;/secondary-authors&gt;&lt;/contributors&gt;&lt;titles&gt;&lt;title&gt;Recruitment&lt;/title&gt;&lt;secondary-title&gt; The ecology of marine fishes&lt;/secondary-title&gt;&lt;/titles&gt;&lt;pages&gt; 411–427.&lt;/pages&gt;&lt;dates&gt;&lt;year&gt;2006&lt;/year&gt;&lt;/dates&gt;&lt;pub-location&gt;Berkeley, California&lt;/pub-location&gt;&lt;publisher&gt;University of California Press&lt;/publisher&gt;&lt;urls&gt;&lt;/urls&gt;&lt;/record&gt;&lt;/Cite&gt;&lt;/EndNote&gt;</w:instrText>
      </w:r>
      <w:r w:rsidR="00F26235">
        <w:fldChar w:fldCharType="separate"/>
      </w:r>
      <w:r w:rsidR="00F26235">
        <w:rPr>
          <w:noProof/>
        </w:rPr>
        <w:t>(Lenarz et al. 1995, Carr and Syms 2006)</w:t>
      </w:r>
      <w:r w:rsidR="00F26235">
        <w:fldChar w:fldCharType="end"/>
      </w:r>
      <w:r w:rsidR="00F26235">
        <w:t>, t</w:t>
      </w:r>
      <w:r w:rsidR="006D4289">
        <w:t xml:space="preserve">hese groups also responded differently to oceanographic conditions. High CQB recruitment in 2005 occurred during a period with prolonged downwelling and warm water temperature, and settlers had late parturition dates, fast </w:t>
      </w:r>
      <w:proofErr w:type="spellStart"/>
      <w:r w:rsidR="006D4289">
        <w:t>presettlement</w:t>
      </w:r>
      <w:proofErr w:type="spellEnd"/>
      <w:r w:rsidR="006D4289">
        <w:t xml:space="preserve"> growth, short pelagic durations, and small size at settlement. Strong upwelling and cool ocean temperatures were associated with the high black rockfish recruitment in 2006, when fish had slo</w:t>
      </w:r>
      <w:r w:rsidR="00270CAF">
        <w:t>w</w:t>
      </w:r>
      <w:r w:rsidR="006D4289">
        <w:t xml:space="preserve"> pre</w:t>
      </w:r>
      <w:r w:rsidR="00D464B8">
        <w:t>-</w:t>
      </w:r>
      <w:r w:rsidR="006D4289">
        <w:t>settlement growth and long pelagic durations</w:t>
      </w:r>
      <w:r>
        <w:t xml:space="preserve"> </w:t>
      </w:r>
      <w:r>
        <w:fldChar w:fldCharType="begin"/>
      </w:r>
      <w:r w:rsidR="00716B3A">
        <w:instrText xml:space="preserve"> ADDIN EN.CITE &lt;EndNote&gt;&lt;Cite&gt;&lt;Author&gt;Markel&lt;/Author&gt;&lt;Year&gt;2020&lt;/Year&gt;&lt;RecNum&gt;8247&lt;/RecNum&gt;&lt;DisplayText&gt;(Markel and Shurin 2020)&lt;/DisplayText&gt;&lt;record&gt;&lt;rec-number&gt;8247&lt;/rec-number&gt;&lt;foreign-keys&gt;&lt;key app="EN" db-id="099r02pdsz02vhet5wvvf0ejr2a09aed5020" timestamp="1616685008"&gt;8247&lt;/key&gt;&lt;/foreign-keys&gt;&lt;ref-type name="Journal Article"&gt;17&lt;/ref-type&gt;&lt;contributors&gt;&lt;authors&gt;&lt;author&gt;Markel, Russell W.&lt;/author&gt;&lt;author&gt;Shurin, Jonathan B.&lt;/author&gt;&lt;/authors&gt;&lt;/contributors&gt;&lt;auth-address&gt;Univ British Columbia, Dept Zool, Vancouver, BC V6T 1Z4, Canada&amp;#xD;Outer Shores Inst, POB 361, Cobble Hill, BC V6R 1L0, Canada&amp;#xD;Univ Calif San Diego, Sect Ecol Behav &amp;amp; Evolut, 9500 Gilman Dr,0116, La Jolla, CA 92093 USA&lt;/auth-address&gt;&lt;titles&gt;&lt;title&gt;Contrasting effects of coastal upwelling on growth and recruitment of nearshore Pacific rockfishes (genus Sebastes)&lt;/title&gt;&lt;secondary-title&gt;Canadian Journal of Fisheries and Aquatic Sciences&lt;/secondary-title&gt;&lt;alt-title&gt;Can J Fish Aquat Sci&lt;/alt-title&gt;&lt;/titles&gt;&lt;periodical&gt;&lt;full-title&gt;Canadian Journal of Fisheries and Aquatic Sciences&lt;/full-title&gt;&lt;abbr-1&gt;Can. J. Fish. Aquat. Sci.&lt;/abbr-1&gt;&lt;abbr-2&gt;Can J Fish Aquat Sci&lt;/abbr-2&gt;&lt;/periodical&gt;&lt;alt-periodical&gt;&lt;full-title&gt;Canadian Journal of Fisheries and Aquatic Sciences&lt;/full-title&gt;&lt;abbr-1&gt;Can. J. Fish. Aquat. Sci.&lt;/abbr-1&gt;&lt;abbr-2&gt;Can J Fish Aquat Sci&lt;/abbr-2&gt;&lt;/alt-periodical&gt;&lt;pages&gt;950-962&lt;/pages&gt;&lt;volume&gt;77&lt;/volume&gt;&lt;number&gt;6&lt;/number&gt;&lt;section&gt;950&lt;/section&gt;&lt;dates&gt;&lt;year&gt;2020&lt;/year&gt;&lt;pub-dates&gt;&lt;date&gt;Jun&lt;/date&gt;&lt;/pub-dates&gt;&lt;/dates&gt;&lt;isbn&gt;0706-652X&amp;#xD;1205-7533&lt;/isbn&gt;&lt;accession-num&gt;WOS:000538396800002&lt;/accession-num&gt;&lt;urls&gt;&lt;related-urls&gt;&lt;url&gt;&amp;lt;Go to ISI&amp;gt;://WOS:000538396800002&lt;/url&gt;&lt;/related-urls&gt;&lt;/urls&gt;&lt;electronic-resource-num&gt;10.1139/cjfas-2019-0179&lt;/electronic-resource-num&gt;&lt;language&gt;English&lt;/language&gt;&lt;/record&gt;&lt;/Cite&gt;&lt;/EndNote&gt;</w:instrText>
      </w:r>
      <w:r>
        <w:fldChar w:fldCharType="separate"/>
      </w:r>
      <w:r>
        <w:rPr>
          <w:noProof/>
        </w:rPr>
        <w:t>(Markel and Shurin 2020)</w:t>
      </w:r>
      <w:r>
        <w:fldChar w:fldCharType="end"/>
      </w:r>
      <w:r>
        <w:t>.</w:t>
      </w:r>
      <w:r w:rsidR="00296C03">
        <w:t xml:space="preserve"> </w:t>
      </w:r>
    </w:p>
    <w:p w14:paraId="2D6617F9" w14:textId="387F4106" w:rsidR="00431031" w:rsidRDefault="00296C03" w:rsidP="00BF05AF">
      <w:r>
        <w:t>The timing of settlement also differ</w:t>
      </w:r>
      <w:r w:rsidR="00431031">
        <w:t>s</w:t>
      </w:r>
      <w:r>
        <w:t xml:space="preserve"> among these groups</w:t>
      </w:r>
      <w:r w:rsidR="00BC73CA">
        <w:t>, which likely affects their larval dynamics</w:t>
      </w:r>
      <w:r w:rsidR="00C91A13">
        <w:t xml:space="preserve"> and interaction with oceanography</w:t>
      </w:r>
      <w:r>
        <w:t xml:space="preserve">. Yellow tail and black rockfish tend to settle between May and June, while fishes in the CQB complex settle later in July-October </w:t>
      </w:r>
      <w:r>
        <w:fldChar w:fldCharType="begin">
          <w:fldData xml:space="preserve">PEVuZE5vdGU+PENpdGU+PEF1dGhvcj5PdHRtYW5uPC9BdXRob3I+PFllYXI+MjAxODwvWWVhcj48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</w:fldData>
        </w:fldChar>
      </w:r>
      <w:r w:rsidR="00716B3A">
        <w:instrText xml:space="preserve"> ADDIN EN.CITE </w:instrText>
      </w:r>
      <w:r w:rsidR="00716B3A">
        <w:fldChar w:fldCharType="begin">
          <w:fldData xml:space="preserve">PEVuZE5vdGU+PENpdGU+PEF1dGhvcj5PdHRtYW5uPC9BdXRob3I+PFllYXI+MjAxODwvWWVhcj48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</w:fldData>
        </w:fldChar>
      </w:r>
      <w:r w:rsidR="00716B3A">
        <w:instrText xml:space="preserve"> ADDIN EN.CITE.DATA </w:instrText>
      </w:r>
      <w:r w:rsidR="00716B3A">
        <w:fldChar w:fldCharType="end"/>
      </w:r>
      <w:r>
        <w:fldChar w:fldCharType="separate"/>
      </w:r>
      <w:r w:rsidR="00F33C50">
        <w:rPr>
          <w:noProof/>
        </w:rPr>
        <w:t>(Johansson et al. 2018, Ottmann et al. 2018)</w:t>
      </w:r>
      <w:r>
        <w:fldChar w:fldCharType="end"/>
      </w:r>
      <w:r>
        <w:t xml:space="preserve">. </w:t>
      </w:r>
      <w:r w:rsidR="0007681D">
        <w:t xml:space="preserve">Interestingly, we did not see strong recruitment of copper rockfish in 2016, which </w:t>
      </w:r>
      <w:r w:rsidR="00BC73CA">
        <w:t>w</w:t>
      </w:r>
      <w:r w:rsidR="0007681D">
        <w:t>as a warm year</w:t>
      </w:r>
      <w:r w:rsidR="008D727E">
        <w:t xml:space="preserve">, but we </w:t>
      </w:r>
      <w:r w:rsidR="0007681D">
        <w:t xml:space="preserve">did see high recruitment of black and yellowtail and rockfishes. </w:t>
      </w:r>
      <w:r w:rsidR="00BC73CA">
        <w:t>However, i</w:t>
      </w:r>
      <w:r w:rsidR="00431031">
        <w:t xml:space="preserve">n Oregon, there was strong recruitment of CQB fishes but much later in the year (September) than normal </w:t>
      </w:r>
      <w:r w:rsidR="00431031">
        <w:fldChar w:fldCharType="begin"/>
      </w:r>
      <w:r w:rsidR="00716B3A">
        <w:instrText xml:space="preserve"> ADDIN EN.CITE &lt;EndNote&gt;&lt;Cite&gt;&lt;Author&gt;Ottmann&lt;/Author&gt;&lt;Year&gt;2018&lt;/Year&gt;&lt;RecNum&gt;8334&lt;/RecNum&gt;&lt;DisplayText&gt;(Ottmann et al. 2018)&lt;/DisplayText&gt;&lt;record&gt;&lt;rec-number&gt;8334&lt;/rec-number&gt;&lt;foreign-keys&gt;&lt;key app="EN" db-id="099r02pdsz02vhet5wvvf0ejr2a09aed5020" timestamp="1617302393"&gt;8334&lt;/key&gt;&lt;/foreign-keys&gt;&lt;ref-type name="Journal Article"&gt;17&lt;/ref-type&gt;&lt;contributors&gt;&lt;authors&gt;&lt;author&gt;Ottmann, D.&lt;/author&gt;&lt;author&gt;Grorud-Colvert, K.&lt;/author&gt;&lt;author&gt;Huntington, B.&lt;/author&gt;&lt;author&gt;Sponaugle, S.&lt;/author&gt;&lt;/authors&gt;&lt;/contributors&gt;&lt;auth-address&gt;Oregon State Univ, Hatfield Marine Sci Ctr, Newport, OR 97365 USA&amp;#xD;Oregon State Univ, Dept Integrat Biol, Corvallis, OR 97331 USA&amp;#xD;Oregon Dept Fish &amp;amp; Wildlife, Marine Reserves Program, Newport, OR 97365 USA&lt;/auth-address&gt;&lt;titles&gt;&lt;title&gt;Interannual and regional variability in settlement of groundfishes to protected and fished nearshore waters of Oregon, USA&lt;/title&gt;&lt;secondary-title&gt;Marine Ecology Progress Series&lt;/secondary-title&gt;&lt;alt-title&gt;Mar Ecol Prog Ser&lt;/alt-title&gt;&lt;/titles&gt;&lt;periodical&gt;&lt;full-title&gt;Marine Ecology Progress Series&lt;/full-title&gt;&lt;abbr-1&gt;Mar. Ecol. Prog. Ser.&lt;/abbr-1&gt;&lt;abbr-2&gt;Mar Ecol Prog Ser&lt;/abbr-2&gt;&lt;/periodical&gt;&lt;alt-periodical&gt;&lt;full-title&gt;Marine Ecology Progress Series&lt;/full-title&gt;&lt;abbr-1&gt;Mar. Ecol. Prog. Ser.&lt;/abbr-1&gt;&lt;abbr-2&gt;Mar Ecol Prog Ser&lt;/abbr-2&gt;&lt;/alt-periodical&gt;&lt;pages&gt;131-145&lt;/pages&gt;&lt;volume&gt;598&lt;/volume&gt;&lt;section&gt;131&lt;/section&gt;&lt;dates&gt;&lt;year&gt;2018&lt;/year&gt;&lt;pub-dates&gt;&lt;date&gt;Jun 28&lt;/date&gt;&lt;/pub-dates&gt;&lt;/dates&gt;&lt;isbn&gt;0171-8630&amp;#xD;1616-1599&lt;/isbn&gt;&lt;accession-num&gt;WOS:000438415600010&lt;/accession-num&gt;&lt;urls&gt;&lt;related-urls&gt;&lt;url&gt;&amp;lt;Go to ISI&amp;gt;://WOS:000438415600010&lt;/url&gt;&lt;/related-urls&gt;&lt;/urls&gt;&lt;electronic-resource-num&gt;10.3354/meps12616&lt;/electronic-resource-num&gt;&lt;language&gt;English&lt;/language&gt;&lt;/record&gt;&lt;/Cite&gt;&lt;/EndNote&gt;</w:instrText>
      </w:r>
      <w:r w:rsidR="00431031">
        <w:fldChar w:fldCharType="separate"/>
      </w:r>
      <w:r w:rsidR="00431031">
        <w:rPr>
          <w:noProof/>
        </w:rPr>
        <w:t>(Ottmann et al. 2018)</w:t>
      </w:r>
      <w:r w:rsidR="00431031">
        <w:fldChar w:fldCharType="end"/>
      </w:r>
      <w:r w:rsidR="007F1E03">
        <w:t>; o</w:t>
      </w:r>
      <w:r w:rsidR="00431031">
        <w:t>ur surveys would have missed this recruitment pulse.</w:t>
      </w:r>
      <w:r w:rsidR="00BC73CA">
        <w:t xml:space="preserve"> </w:t>
      </w:r>
      <w:r w:rsidR="00C91A13">
        <w:t xml:space="preserve">Source water is an important driver of rockfish recruitment </w:t>
      </w:r>
      <w:r w:rsidR="00C91A13">
        <w:fldChar w:fldCharType="begin"/>
      </w:r>
      <w:r w:rsidR="00C91A13">
        <w:instrText xml:space="preserve"> ADDIN EN.CITE &lt;EndNote&gt;&lt;Cite&gt;&lt;Author&gt;Schroeder&lt;/Author&gt;&lt;Year&gt;2019&lt;/Year&gt;&lt;RecNum&gt;7229&lt;/RecNum&gt;&lt;DisplayText&gt;(Schroeder et al. 2019)&lt;/DisplayText&gt;&lt;record&gt;&lt;rec-number&gt;7229&lt;/rec-number&gt;&lt;foreign-keys&gt;&lt;key app="EN" db-id="099r02pdsz02vhet5wvvf0ejr2a09aed5020" timestamp="1560036008"&gt;7229&lt;/key&gt;&lt;/foreign-keys&gt;&lt;ref-type name="Journal Article"&gt;17&lt;/ref-type&gt;&lt;contributors&gt;&lt;authors&gt;&lt;author&gt;Schroeder, Isaac D.&lt;/author&gt;&lt;author&gt;Santora, Jarrod A.&lt;/author&gt;&lt;author&gt;Bograd, Steven J.&lt;/author&gt;&lt;author&gt;Hazen, Elliott L.&lt;/author&gt;&lt;author&gt;Sakuma, Keith M.&lt;/author&gt;&lt;author&gt;Moore, Andrew M.&lt;/author&gt;&lt;author&gt;Edwards, Christopher A.&lt;/author&gt;&lt;author&gt;Wells, Brian K.&lt;/author&gt;&lt;author&gt;Field, John C.&lt;/author&gt;&lt;/authors&gt;&lt;/contributors&gt;&lt;titles&gt;&lt;title&gt;Source water variability as a driver of rockfish recruitment in the California Current Ecosystem: implications for climate change and fisheries management&lt;/title&gt;&lt;secondary-title&gt;Canadian Journal of Fisheries and Aquatic Sciences&lt;/secondary-title&gt;&lt;/titles&gt;&lt;periodical&gt;&lt;full-title&gt;Canadian Journal of Fisheries and Aquatic Sciences&lt;/full-title&gt;&lt;abbr-1&gt;Can. J. Fish. Aquat. Sci.&lt;/abbr-1&gt;&lt;abbr-2&gt;Can J Fish Aquat Sci&lt;/abbr-2&gt;&lt;/periodical&gt;&lt;pages&gt;950-960&lt;/pages&gt;&lt;volume&gt;76&lt;/volume&gt;&lt;number&gt;6&lt;/number&gt;&lt;section&gt;950&lt;/section&gt;&lt;dates&gt;&lt;year&gt;2019&lt;/year&gt;&lt;pub-dates&gt;&lt;date&gt;2019/06/01&lt;/date&gt;&lt;/pub-dates&gt;&lt;/dates&gt;&lt;publisher&gt;NRC Research Press&lt;/publisher&gt;&lt;isbn&gt;0706-652X&amp;#xD;1205-7533&lt;/isbn&gt;&lt;urls&gt;&lt;related-urls&gt;&lt;url&gt;https://doi.org/10.1139/cjfas-2017-0480&lt;/url&gt;&lt;/related-urls&gt;&lt;/urls&gt;&lt;electronic-resource-num&gt;10.1139/cjfas-2017-0480&lt;/electronic-resource-num&gt;&lt;access-date&gt;2019/06/08&lt;/access-date&gt;&lt;/record&gt;&lt;/Cite&gt;&lt;/EndNote&gt;</w:instrText>
      </w:r>
      <w:r w:rsidR="00C91A13">
        <w:fldChar w:fldCharType="separate"/>
      </w:r>
      <w:r w:rsidR="00C91A13">
        <w:rPr>
          <w:noProof/>
        </w:rPr>
        <w:t>(Schroeder et al. 2019)</w:t>
      </w:r>
      <w:r w:rsidR="00C91A13">
        <w:fldChar w:fldCharType="end"/>
      </w:r>
      <w:r w:rsidR="00C91A13">
        <w:t xml:space="preserve">, and </w:t>
      </w:r>
      <w:r w:rsidR="007A5941">
        <w:t>anomalous</w:t>
      </w:r>
      <w:r w:rsidR="00C91A13">
        <w:t xml:space="preserve"> oceanographic conditions may have upset more typical relationship. For example, o</w:t>
      </w:r>
      <w:r w:rsidR="00A331B4">
        <w:t>verall, winter spa</w:t>
      </w:r>
      <w:r w:rsidR="0007681D">
        <w:t xml:space="preserve">wners showed high abundance during the years of the marine heat wave </w:t>
      </w:r>
      <w:r w:rsidR="0007681D">
        <w:fldChar w:fldCharType="begin"/>
      </w:r>
      <w:r w:rsidR="00AB112B">
        <w:instrText xml:space="preserve"> ADDIN EN.CITE &lt;EndNote&gt;&lt;Cite&gt;&lt;Author&gt;Field&lt;/Author&gt;&lt;Year&gt;in press&lt;/Year&gt;&lt;RecNum&gt;8248&lt;/RecNum&gt;&lt;DisplayText&gt;(Field et al. in press)&lt;/DisplayText&gt;&lt;record&gt;&lt;rec-number&gt;8248&lt;/rec-number&gt;&lt;foreign-keys&gt;&lt;key app="EN" db-id="099r02pdsz02vhet5wvvf0ejr2a09aed5020" timestamp="1617299670"&gt;8248&lt;/key&gt;&lt;/foreign-keys&gt;&lt;ref-type name="Journal Article"&gt;17&lt;/ref-type&gt;&lt;contributors&gt;&lt;authors&gt;&lt;author&gt;Field, J.&lt;/author&gt;&lt;author&gt;Miller, R.&lt;/author&gt;&lt;author&gt;Santora, J.&lt;/author&gt;&lt;author&gt;Tolimieri, N.&lt;/author&gt;&lt;author&gt;Haltuch, M.&lt;/author&gt;&lt;author&gt;Brodeur, R.&lt;/author&gt;&lt;author&gt;Auth, T.&lt;/author&gt;&lt;author&gt;Dick, E.J.&lt;/author&gt;&lt;author&gt;Sakuma, K.&lt;/author&gt;&lt;author&gt;Wells, B.&lt;/author&gt;&lt;/authors&gt;&lt;/contributors&gt;&lt;titles&gt;&lt;title&gt;Spatiotemporal patterns of variability in the abundance and distribution of winter-spawned pelagic juvenile rockfish in the California Current&lt;/title&gt;&lt;secondary-title&gt;TBD&lt;/secondary-title&gt;&lt;/titles&gt;&lt;volume&gt;TBD&lt;/volume&gt;&lt;dates&gt;&lt;year&gt;in press&lt;/year&gt;&lt;/dates&gt;&lt;urls&gt;&lt;/urls&gt;&lt;/record&gt;&lt;/Cite&gt;&lt;/EndNote&gt;</w:instrText>
      </w:r>
      <w:r w:rsidR="0007681D">
        <w:fldChar w:fldCharType="separate"/>
      </w:r>
      <w:r w:rsidR="00AB112B">
        <w:rPr>
          <w:noProof/>
        </w:rPr>
        <w:t xml:space="preserve">(Field </w:t>
      </w:r>
      <w:r w:rsidR="00AB112B">
        <w:rPr>
          <w:noProof/>
        </w:rPr>
        <w:lastRenderedPageBreak/>
        <w:t>et al. in press)</w:t>
      </w:r>
      <w:r w:rsidR="0007681D">
        <w:fldChar w:fldCharType="end"/>
      </w:r>
      <w:r w:rsidR="00C91A13">
        <w:t>, which differs from what one might expect based on their normal association with colder, upwelling conditions.</w:t>
      </w:r>
    </w:p>
    <w:p w14:paraId="22117D2D" w14:textId="4DEBD2C5" w:rsidR="006F49A2" w:rsidRDefault="00A032C2" w:rsidP="00A032C2">
      <w:pPr>
        <w:pStyle w:val="Heading2"/>
      </w:pPr>
      <w:r>
        <w:t>Bringing it all back home…</w:t>
      </w:r>
    </w:p>
    <w:p w14:paraId="15D58556" w14:textId="04B1F647" w:rsidR="00C0381E" w:rsidRDefault="00031776" w:rsidP="00BF1AA0">
      <w:r>
        <w:t>Overall, our data show a combination of large-scale temporal coherence for some processes but also important site-level variation. Dynamics related to oceanic scale processes and likely influence</w:t>
      </w:r>
      <w:r w:rsidR="00C0381E">
        <w:t>d</w:t>
      </w:r>
      <w:r>
        <w:t xml:space="preserve"> by climate showed the temporal coherence. For example, sea stars had high recruitment at most sites in 2017, and rockfish showed high recruitment across sites within a given year, although the specific year differed among complexes.</w:t>
      </w:r>
      <w:r w:rsidR="00C0381E">
        <w:t xml:space="preserve"> These results are consistent with other observation</w:t>
      </w:r>
      <w:r w:rsidR="00D179D4">
        <w:t>s</w:t>
      </w:r>
      <w:r w:rsidR="00C0381E">
        <w:t xml:space="preserve"> like the impact of the MHW on the abundance of rockfish pre-recruits (pelagic juveniles) </w:t>
      </w:r>
      <w:r w:rsidR="00C0381E">
        <w:fldChar w:fldCharType="begin"/>
      </w:r>
      <w:r w:rsidR="00C0381E">
        <w:instrText xml:space="preserve"> ADDIN EN.CITE &lt;EndNote&gt;&lt;Cite&gt;&lt;Author&gt;Field&lt;/Author&gt;&lt;Year&gt;in press&lt;/Year&gt;&lt;RecNum&gt;8248&lt;/RecNum&gt;&lt;DisplayText&gt;(Field et al. in press)&lt;/DisplayText&gt;&lt;record&gt;&lt;rec-number&gt;8248&lt;/rec-number&gt;&lt;foreign-keys&gt;&lt;key app="EN" db-id="099r02pdsz02vhet5wvvf0ejr2a09aed5020" timestamp="1617299670"&gt;8248&lt;/key&gt;&lt;/foreign-keys&gt;&lt;ref-type name="Journal Article"&gt;17&lt;/ref-type&gt;&lt;contributors&gt;&lt;authors&gt;&lt;author&gt;Field, J.&lt;/author&gt;&lt;author&gt;Miller, R.&lt;/author&gt;&lt;author&gt;Santora, J.&lt;/author&gt;&lt;author&gt;Tolimieri, N.&lt;/author&gt;&lt;author&gt;Haltuch, M.&lt;/author&gt;&lt;author&gt;Brodeur, R.&lt;/author&gt;&lt;author&gt;Auth, T.&lt;/author&gt;&lt;author&gt;Dick, E.J.&lt;/author&gt;&lt;author&gt;Sakuma, K.&lt;/author&gt;&lt;author&gt;Wells, B.&lt;/author&gt;&lt;/authors&gt;&lt;/contributors&gt;&lt;titles&gt;&lt;title&gt;Spatiotemporal patterns of variability in the abundance and distribution of winter-spawned pelagic juvenile rockfish in the California Current&lt;/title&gt;&lt;secondary-title&gt;TBD&lt;/secondary-title&gt;&lt;/titles&gt;&lt;volume&gt;TBD&lt;/volume&gt;&lt;dates&gt;&lt;year&gt;in press&lt;/year&gt;&lt;/dates&gt;&lt;urls&gt;&lt;/urls&gt;&lt;/record&gt;&lt;/Cite&gt;&lt;/EndNote&gt;</w:instrText>
      </w:r>
      <w:r w:rsidR="00C0381E">
        <w:fldChar w:fldCharType="separate"/>
      </w:r>
      <w:r w:rsidR="00C0381E">
        <w:rPr>
          <w:noProof/>
        </w:rPr>
        <w:t>(Field et al. in press)</w:t>
      </w:r>
      <w:r w:rsidR="00C0381E">
        <w:fldChar w:fldCharType="end"/>
      </w:r>
      <w:r w:rsidR="00D179D4">
        <w:t xml:space="preserve"> and the loss </w:t>
      </w:r>
      <w:r w:rsidR="00C0381E">
        <w:t xml:space="preserve">of canopy cover in kelp forests </w:t>
      </w:r>
      <w:r w:rsidR="00C0381E">
        <w:fldChar w:fldCharType="begin">
          <w:fldData xml:space="preserve">PEVuZE5vdGU+PENpdGU+PEF1dGhvcj5DYXZhbmF1Z2g8L0F1dGhvcj48WWVhcj4yMDE5PC9ZZWFy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==
</w:fldData>
        </w:fldChar>
      </w:r>
      <w:r w:rsidR="00C0381E">
        <w:instrText xml:space="preserve"> ADDIN EN.CITE </w:instrText>
      </w:r>
      <w:r w:rsidR="00C0381E">
        <w:fldChar w:fldCharType="begin">
          <w:fldData xml:space="preserve">PEVuZE5vdGU+PENpdGU+PEF1dGhvcj5DYXZhbmF1Z2g8L0F1dGhvcj48WWVhcj4yMDE5PC9ZZWFy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==
</w:fldData>
        </w:fldChar>
      </w:r>
      <w:r w:rsidR="00C0381E">
        <w:instrText xml:space="preserve"> ADDIN EN.CITE.DATA </w:instrText>
      </w:r>
      <w:r w:rsidR="00C0381E">
        <w:fldChar w:fldCharType="end"/>
      </w:r>
      <w:r w:rsidR="00C0381E">
        <w:fldChar w:fldCharType="separate"/>
      </w:r>
      <w:r w:rsidR="00C0381E">
        <w:rPr>
          <w:noProof/>
        </w:rPr>
        <w:t>(Cavanaugh et al. 2019, Rogers-Bennett and Catton 2019, Beas-Luna et al. 2020)</w:t>
      </w:r>
      <w:r w:rsidR="00C0381E">
        <w:fldChar w:fldCharType="end"/>
      </w:r>
      <w:r w:rsidR="00D179D4">
        <w:t xml:space="preserve">, as well as the </w:t>
      </w:r>
      <w:r w:rsidR="00C0381E">
        <w:t xml:space="preserve">effects of water temperature on urchin recruitment </w:t>
      </w:r>
      <w:r w:rsidR="00C0381E">
        <w:fldChar w:fldCharType="begin"/>
      </w:r>
      <w:r w:rsidR="00C0381E">
        <w:instrText xml:space="preserve"> ADDIN EN.CITE &lt;EndNote&gt;&lt;Cite&gt;&lt;Author&gt;Okamoto&lt;/Author&gt;&lt;Year&gt;2020&lt;/Year&gt;&lt;RecNum&gt;8452&lt;/RecNum&gt;&lt;DisplayText&gt;(Okamoto et al. 2020)&lt;/DisplayText&gt;&lt;record&gt;&lt;rec-number&gt;8452&lt;/rec-number&gt;&lt;foreign-keys&gt;&lt;key app="EN" db-id="099r02pdsz02vhet5wvvf0ejr2a09aed5020" timestamp="1621444419"&gt;8452&lt;/key&gt;&lt;/foreign-keys&gt;&lt;ref-type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Oceanogr&lt;/alt-title&gt;&lt;/titles&gt;&lt;periodical&gt;&lt;full-title&gt;Limnology and Oceanography&lt;/full-title&gt;&lt;abbr-1&gt;Limnol. Oceanogr.&lt;/abbr-1&gt;&lt;abbr-2&gt;Limnol Oceanogr&lt;/abbr-2&gt;&lt;/periodical&gt;&lt;alt-periodical&gt;&lt;full-title&gt;Limnology and Oceanography&lt;/full-title&gt;&lt;abbr-1&gt;Limnol. Oceanogr.&lt;/abbr-1&gt;&lt;abbr-2&gt;Limnol Oceanogr&lt;/abbr-2&gt;&lt;/alt-periodical&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r w:rsidR="00C0381E">
        <w:fldChar w:fldCharType="separate"/>
      </w:r>
      <w:r w:rsidR="00C0381E">
        <w:rPr>
          <w:noProof/>
        </w:rPr>
        <w:t>(Okamoto et al. 2020)</w:t>
      </w:r>
      <w:r w:rsidR="00C0381E">
        <w:fldChar w:fldCharType="end"/>
      </w:r>
      <w:r w:rsidR="00D179D4">
        <w:t xml:space="preserve">. </w:t>
      </w:r>
    </w:p>
    <w:p w14:paraId="3A41ADED" w14:textId="0C983BAB" w:rsidR="00C87EC1" w:rsidRDefault="00902A38" w:rsidP="00BF1AA0">
      <w:r>
        <w:t>Within this broad-scale temporal coherence is important site level variation. It is no surprise that recruitment was spatially variable within year</w:t>
      </w:r>
      <w:r w:rsidR="006A421E">
        <w:t>s; h</w:t>
      </w:r>
      <w:r w:rsidR="00E1567C">
        <w:t>owe</w:t>
      </w:r>
      <w:r w:rsidR="008A00DB">
        <w:t>ver, we saw two general patterns</w:t>
      </w:r>
      <w:r w:rsidR="006A421E">
        <w:t xml:space="preserve">. </w:t>
      </w:r>
      <w:r w:rsidR="008A00DB">
        <w:t>Recruitment for s</w:t>
      </w:r>
      <w:r w:rsidR="006A421E">
        <w:t>ea stars and the copper-quillback-brown rockfish complex</w:t>
      </w:r>
      <w:r w:rsidR="008A00DB">
        <w:t xml:space="preserve"> decreased from south to north, while the yellow tail-black rockfish complex did not demonstrate any latitudinal trend</w:t>
      </w:r>
      <w:r w:rsidR="006A421E">
        <w:t>.</w:t>
      </w:r>
      <w:r w:rsidR="009325CE">
        <w:t xml:space="preserve"> Furthermore, there was site-level variation in other dynamics: urchins increased (and kelp declined) at </w:t>
      </w:r>
      <w:proofErr w:type="spellStart"/>
      <w:r w:rsidR="009325CE">
        <w:t>Tatoosh</w:t>
      </w:r>
      <w:proofErr w:type="spellEnd"/>
      <w:r w:rsidR="009325CE">
        <w:t xml:space="preserve"> Island, sea stars continued to decline in abundance at Destruction Island, and black rockfish showed substantial increases at Destruction Island (likely due to the observed recruitment). </w:t>
      </w:r>
    </w:p>
    <w:p w14:paraId="0804519A" w14:textId="43A819EC" w:rsidR="009F01A7" w:rsidRDefault="009F01A7" w:rsidP="000C47A2">
      <w:r>
        <w:t>Fish and invertebrate assemblages</w:t>
      </w:r>
      <w:r w:rsidR="000C47A2">
        <w:t xml:space="preserve"> differed among sites</w:t>
      </w:r>
      <w:r w:rsidR="00D568FB">
        <w:t>,</w:t>
      </w:r>
      <w:r w:rsidR="000C47A2">
        <w:t xml:space="preserve"> </w:t>
      </w:r>
      <w:r>
        <w:t>providing a</w:t>
      </w:r>
      <w:r w:rsidR="00D568FB">
        <w:t>n</w:t>
      </w:r>
      <w:r>
        <w:t xml:space="preserve"> </w:t>
      </w:r>
      <w:r w:rsidR="00D568FB">
        <w:t xml:space="preserve">array </w:t>
      </w:r>
      <w:r>
        <w:t>of somewhat different kelp forest communities</w:t>
      </w:r>
      <w:r w:rsidR="00D568FB">
        <w:t xml:space="preserve"> along the Washington coast</w:t>
      </w:r>
      <w:r>
        <w:t xml:space="preserve">. </w:t>
      </w:r>
      <w:r w:rsidR="0021437E">
        <w:t xml:space="preserve">We also saw different dynamics among sites with increased in urchins at </w:t>
      </w:r>
      <w:proofErr w:type="spellStart"/>
      <w:r w:rsidR="0021437E">
        <w:t>Tatoosh</w:t>
      </w:r>
      <w:proofErr w:type="spellEnd"/>
      <w:r w:rsidR="0021437E">
        <w:t xml:space="preserve"> Island with concurrent declines in kelp. While at </w:t>
      </w:r>
      <w:r w:rsidR="0021437E">
        <w:lastRenderedPageBreak/>
        <w:t xml:space="preserve">Destruction Island, sea stars continued to decline in abundance. </w:t>
      </w:r>
      <w:r w:rsidR="000C47A2">
        <w:t>T</w:t>
      </w:r>
      <w:r w:rsidR="00D568FB">
        <w:t>his</w:t>
      </w:r>
      <w:r w:rsidR="000C47A2">
        <w:t xml:space="preserve"> portfolio effect </w:t>
      </w:r>
      <w:r w:rsidR="00D568FB">
        <w:fldChar w:fldCharType="begin"/>
      </w:r>
      <w:r w:rsidR="00D568FB">
        <w:instrText xml:space="preserve"> ADDIN EN.CITE &lt;EndNote&gt;&lt;Cite&gt;&lt;Author&gt;Schindler&lt;/Author&gt;&lt;Year&gt;2015&lt;/Year&gt;&lt;RecNum&gt;6090&lt;/RecNum&gt;&lt;DisplayText&gt;(Schindler et al. 2015)&lt;/DisplayText&gt;&lt;record&gt;&lt;rec-number&gt;6090&lt;/rec-number&gt;&lt;foreign-keys&gt;&lt;key app="EN" db-id="099r02pdsz02vhet5wvvf0ejr2a09aed5020" timestamp="1444335318"&gt;6090&lt;/key&gt;&lt;/foreign-keys&gt;&lt;ref-type name="Journal Article"&gt;17&lt;/ref-type&gt;&lt;contributors&gt;&lt;authors&gt;&lt;author&gt;Schindler, D.E.&lt;/author&gt;&lt;author&gt;Armstrong, J.B.&lt;/author&gt;&lt;author&gt;Reed, T.E.&lt;/author&gt;&lt;/authors&gt;&lt;/contributors&gt;&lt;titles&gt;&lt;title&gt;The portfolio concept in ecology and evolution&lt;/title&gt;&lt;secondary-title&gt;Frontiers in Ecology and the Environment&lt;/secondary-title&gt;&lt;/titles&gt;&lt;periodical&gt;&lt;full-title&gt;Frontiers in Ecology and the Environment&lt;/full-title&gt;&lt;abbr-1&gt;Front. Ecol. Environ.&lt;/abbr-1&gt;&lt;abbr-2&gt;Front Ecol Environ&lt;/abbr-2&gt;&lt;/periodical&gt;&lt;pages&gt;257-263&lt;/pages&gt;&lt;volume&gt;15&lt;/volume&gt;&lt;number&gt;5&lt;/number&gt;&lt;dates&gt;&lt;year&gt;2015&lt;/year&gt;&lt;/dates&gt;&lt;urls&gt;&lt;/urls&gt;&lt;electronic-resource-num&gt;10.1890/140275&lt;/electronic-resource-num&gt;&lt;/record&gt;&lt;/Cite&gt;&lt;/EndNote&gt;</w:instrText>
      </w:r>
      <w:r w:rsidR="00D568FB">
        <w:fldChar w:fldCharType="separate"/>
      </w:r>
      <w:r w:rsidR="00D568FB">
        <w:rPr>
          <w:noProof/>
        </w:rPr>
        <w:t>(Schindler et al. 2015)</w:t>
      </w:r>
      <w:r w:rsidR="00D568FB">
        <w:fldChar w:fldCharType="end"/>
      </w:r>
      <w:r w:rsidR="00D568FB">
        <w:t xml:space="preserve"> </w:t>
      </w:r>
      <w:r w:rsidR="000C47A2">
        <w:t>may be</w:t>
      </w:r>
      <w:r w:rsidR="005F7032">
        <w:t xml:space="preserve"> important to both the overall ecology of the system and to the effective conservation and manage</w:t>
      </w:r>
      <w:r w:rsidR="00D568FB">
        <w:t>ment of these marine resources by allowing for a range of responses to various perturbations. For example, while urchin barrens are generally considered a negative outcome</w:t>
      </w:r>
      <w:r w:rsidR="009A29B9">
        <w:t xml:space="preserve"> </w:t>
      </w:r>
      <w:r w:rsidR="009A29B9">
        <w:fldChar w:fldCharType="begin">
          <w:fldData xml:space="preserve">PEVuZE5vdGU+PENpdGU+PEF1dGhvcj5FaXNhZ3VpcnJlPC9BdXRob3I+PFllYXI+MjAyMDwvWWVh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</w:fldData>
        </w:fldChar>
      </w:r>
      <w:r w:rsidR="00C165C3">
        <w:instrText xml:space="preserve"> ADDIN EN.CITE </w:instrText>
      </w:r>
      <w:r w:rsidR="00C165C3">
        <w:fldChar w:fldCharType="begin">
          <w:fldData xml:space="preserve">PEVuZE5vdGU+PENpdGU+PEF1dGhvcj5FaXNhZ3VpcnJlPC9BdXRob3I+PFllYXI+MjAyMDwvWWVh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</w:fldData>
        </w:fldChar>
      </w:r>
      <w:r w:rsidR="00C165C3">
        <w:instrText xml:space="preserve"> ADDIN EN.CITE.DATA </w:instrText>
      </w:r>
      <w:r w:rsidR="00C165C3">
        <w:fldChar w:fldCharType="end"/>
      </w:r>
      <w:r w:rsidR="009A29B9">
        <w:fldChar w:fldCharType="separate"/>
      </w:r>
      <w:r w:rsidR="00C165C3">
        <w:rPr>
          <w:noProof/>
        </w:rPr>
        <w:t>(Eisaguirre et al. 2020, Williams et al. 2021)</w:t>
      </w:r>
      <w:r w:rsidR="009A29B9">
        <w:fldChar w:fldCharType="end"/>
      </w:r>
      <w:r w:rsidR="00D568FB">
        <w:t xml:space="preserve">, urchins are important food items for </w:t>
      </w:r>
      <w:r w:rsidR="009A29B9">
        <w:t xml:space="preserve">sea </w:t>
      </w:r>
      <w:r w:rsidR="00D568FB">
        <w:t>otters</w:t>
      </w:r>
      <w:r w:rsidR="009A29B9">
        <w:t xml:space="preserve"> and </w:t>
      </w:r>
      <w:proofErr w:type="spellStart"/>
      <w:r w:rsidR="009A29B9" w:rsidRPr="009A29B9">
        <w:rPr>
          <w:i/>
        </w:rPr>
        <w:t>Pycnopodia</w:t>
      </w:r>
      <w:proofErr w:type="spellEnd"/>
      <w:r w:rsidR="0021437E">
        <w:rPr>
          <w:i/>
        </w:rPr>
        <w:t xml:space="preserve"> </w:t>
      </w:r>
      <w:r w:rsidR="0021437E">
        <w:t>(as well as for spiny lobster and sheepshead in southern California)</w:t>
      </w:r>
      <w:r w:rsidR="009A29B9">
        <w:t xml:space="preserve">, and they are important in the detrital food chain </w:t>
      </w:r>
      <w:r w:rsidR="00C165C3">
        <w:fldChar w:fldCharType="begin"/>
      </w:r>
      <w:r w:rsidR="00C165C3">
        <w:instrText xml:space="preserve"> ADDIN EN.CITE &lt;EndNote&gt;&lt;Cite&gt;&lt;Author&gt;Yorke&lt;/Author&gt;&lt;Year&gt;2019&lt;/Year&gt;&lt;RecNum&gt;8409&lt;/RecNum&gt;&lt;DisplayText&gt;(Yorke et al. 2019)&lt;/DisplayText&gt;&lt;record&gt;&lt;rec-number&gt;8409&lt;/rec-number&gt;&lt;foreign-keys&gt;&lt;key app="EN" db-id="099r02pdsz02vhet5wvvf0ejr2a09aed5020" timestamp="1620322156"&gt;8409&lt;/key&gt;&lt;/foreign-keys&gt;&lt;ref-type name="Journal Article"&gt;17&lt;/ref-type&gt;&lt;contributors&gt;&lt;authors&gt;&lt;author&gt;Yorke, C. E.&lt;/author&gt;&lt;author&gt;Page, H. M.&lt;/author&gt;&lt;author&gt;Miller, R. J.&lt;/author&gt;&lt;/authors&gt;&lt;/contributors&gt;&lt;auth-address&gt;Marine Science Institute, University of California Santa Barbara , Santa Barbara, CA 93106-9620 , USA.&lt;/auth-address&gt;&lt;titles&gt;&lt;title&gt;Sea urchins mediate the availability of kelp detritus to benthic consumers&lt;/title&gt;&lt;secondary-title&gt;Proc Biol Sci&lt;/secondary-title&gt;&lt;alt-title&gt;P Roy Soc B-Biol Sci&lt;/alt-title&gt;&lt;/titles&gt;&lt;pages&gt;20190846&lt;/pages&gt;&lt;volume&gt;286&lt;/volume&gt;&lt;number&gt;1906&lt;/number&gt;&lt;edition&gt;2019/07/11&lt;/edition&gt;&lt;dates&gt;&lt;year&gt;2019&lt;/year&gt;&lt;pub-dates&gt;&lt;date&gt;Jul 10&lt;/date&gt;&lt;/pub-dates&gt;&lt;/dates&gt;&lt;isbn&gt;1471-2954 (Electronic)&amp;#xD;0962-8452 (Linking)&lt;/isbn&gt;&lt;accession-num&gt;31288702&lt;/accession-num&gt;&lt;urls&gt;&lt;related-urls&gt;&lt;url&gt;https://www.ncbi.nlm.nih.gov/pubmed/31288702&lt;/url&gt;&lt;/related-urls&gt;&lt;/urls&gt;&lt;custom2&gt;PMC6650708&lt;/custom2&gt;&lt;electronic-resource-num&gt;10.1098/rspb.2019.0846&lt;/electronic-resource-num&gt;&lt;language&gt;English&lt;/language&gt;&lt;/record&gt;&lt;/Cite&gt;&lt;/EndNote&gt;</w:instrText>
      </w:r>
      <w:r w:rsidR="00C165C3">
        <w:fldChar w:fldCharType="separate"/>
      </w:r>
      <w:r w:rsidR="00C165C3">
        <w:rPr>
          <w:noProof/>
        </w:rPr>
        <w:t>(Yorke et al. 2019)</w:t>
      </w:r>
      <w:r w:rsidR="00C165C3">
        <w:fldChar w:fldCharType="end"/>
      </w:r>
      <w:r w:rsidR="009A29B9">
        <w:t>.</w:t>
      </w:r>
      <w:r w:rsidR="0021437E">
        <w:t xml:space="preserve"> Urchin densities were generally low among our sites, but increased rapidly in 2017 at </w:t>
      </w:r>
      <w:proofErr w:type="spellStart"/>
      <w:r w:rsidR="0021437E">
        <w:t>Tatoosh</w:t>
      </w:r>
      <w:proofErr w:type="spellEnd"/>
      <w:r w:rsidR="0021437E">
        <w:t xml:space="preserve"> Island</w:t>
      </w:r>
      <w:r w:rsidR="00715B6A">
        <w:t xml:space="preserve"> likely due to a combination of climate and oceanic influencing larval supply and to local-scale </w:t>
      </w:r>
      <w:proofErr w:type="spellStart"/>
      <w:r w:rsidR="00715B6A">
        <w:t>bethic</w:t>
      </w:r>
      <w:proofErr w:type="spellEnd"/>
      <w:r w:rsidR="00715B6A">
        <w:t xml:space="preserve"> biotic interactions</w:t>
      </w:r>
      <w:r w:rsidR="0021437E">
        <w:t>. These urchins</w:t>
      </w:r>
      <w:r w:rsidR="00BA2193">
        <w:t xml:space="preserve"> may serve as seed populations and provide propagules to other locations along the coast with low urchin </w:t>
      </w:r>
      <w:r w:rsidR="00E74783">
        <w:t>densities</w:t>
      </w:r>
      <w:r w:rsidR="00BA2193">
        <w:t>.</w:t>
      </w:r>
      <w:r w:rsidR="00715B6A">
        <w:t xml:space="preserve"> </w:t>
      </w:r>
      <w:r w:rsidR="00BA2193">
        <w:t xml:space="preserve"> </w:t>
      </w:r>
      <w:commentRangeStart w:id="62"/>
      <w:proofErr w:type="gramStart"/>
      <w:r w:rsidR="00322E6E">
        <w:t>Thus</w:t>
      </w:r>
      <w:proofErr w:type="gramEnd"/>
      <w:r w:rsidR="00322E6E">
        <w:t xml:space="preserve"> when attempting to understand both the ecology of the system, and </w:t>
      </w:r>
      <w:r w:rsidR="00E40119">
        <w:t>implementing</w:t>
      </w:r>
      <w:r w:rsidR="00322E6E">
        <w:t xml:space="preserve"> conservation and management</w:t>
      </w:r>
      <w:r w:rsidR="00E40119">
        <w:t xml:space="preserve"> systems</w:t>
      </w:r>
      <w:r w:rsidR="00322E6E">
        <w:t xml:space="preserve">, ecologists and managers may need to take a portfolio approach to understanding the system and planning for the future. </w:t>
      </w:r>
      <w:r w:rsidR="0021437E">
        <w:t xml:space="preserve"> </w:t>
      </w:r>
      <w:commentRangeEnd w:id="62"/>
      <w:r w:rsidR="00E40119">
        <w:rPr>
          <w:rStyle w:val="CommentReference"/>
        </w:rPr>
        <w:commentReference w:id="62"/>
      </w:r>
    </w:p>
    <w:p w14:paraId="5FA65537" w14:textId="77777777" w:rsidR="009F01A7" w:rsidRDefault="009F01A7" w:rsidP="005F7032"/>
    <w:p w14:paraId="3AD042CE" w14:textId="77777777" w:rsidR="00ED7FF3" w:rsidRDefault="00ED7FF3" w:rsidP="00D53E7A">
      <w:pPr>
        <w:pStyle w:val="Heading1"/>
      </w:pPr>
      <w:r>
        <w:t>Acknowledgments</w:t>
      </w:r>
    </w:p>
    <w:p w14:paraId="228DF46B" w14:textId="56105C0D" w:rsidR="00ED7FF3" w:rsidRDefault="00F75178" w:rsidP="0083266B">
      <w:pPr>
        <w:ind w:firstLine="0"/>
      </w:pPr>
      <w:r>
        <w:t xml:space="preserve">We thank </w:t>
      </w:r>
      <w:r w:rsidRPr="00F859D0">
        <w:rPr>
          <w:highlight w:val="yellow"/>
        </w:rPr>
        <w:t>XX</w:t>
      </w:r>
      <w:r>
        <w:t xml:space="preserve"> anonymous reviewers and </w:t>
      </w:r>
      <w:r w:rsidRPr="00F859D0">
        <w:rPr>
          <w:highlight w:val="yellow"/>
        </w:rPr>
        <w:t>XX</w:t>
      </w:r>
      <w:r>
        <w:t xml:space="preserve">, </w:t>
      </w:r>
      <w:r w:rsidRPr="00F859D0">
        <w:rPr>
          <w:highlight w:val="yellow"/>
        </w:rPr>
        <w:t>XX</w:t>
      </w:r>
      <w:r>
        <w:t xml:space="preserve">, and </w:t>
      </w:r>
      <w:r w:rsidRPr="00F859D0">
        <w:rPr>
          <w:highlight w:val="yellow"/>
        </w:rPr>
        <w:t>XX</w:t>
      </w:r>
      <w:r>
        <w:t xml:space="preserve"> </w:t>
      </w:r>
      <w:r w:rsidR="00BF1AA0">
        <w:t xml:space="preserve">for comments on the manuscript. More here: boat crew, coast guard at </w:t>
      </w:r>
      <w:proofErr w:type="spellStart"/>
      <w:r w:rsidR="00BF1AA0">
        <w:t>Neah</w:t>
      </w:r>
      <w:proofErr w:type="spellEnd"/>
      <w:r w:rsidR="00BF1AA0">
        <w:t xml:space="preserve"> Bay, etc.</w:t>
      </w:r>
      <w:r w:rsidR="00ED7FF3">
        <w:br w:type="page"/>
      </w:r>
    </w:p>
    <w:p w14:paraId="3AE681C4" w14:textId="5A3E1BFC" w:rsidR="00ED7FF3" w:rsidRDefault="00ED7FF3" w:rsidP="00D53E7A">
      <w:pPr>
        <w:pStyle w:val="Heading1"/>
      </w:pPr>
      <w:r>
        <w:lastRenderedPageBreak/>
        <w:t>Literature Cited</w:t>
      </w:r>
    </w:p>
    <w:p w14:paraId="0D24FAB0" w14:textId="77777777" w:rsidR="00C165C3" w:rsidRPr="00C165C3" w:rsidRDefault="00F75178" w:rsidP="00C165C3">
      <w:pPr>
        <w:pStyle w:val="EndNoteBibliography"/>
        <w:spacing w:after="0"/>
        <w:ind w:left="720" w:hanging="720"/>
      </w:pPr>
      <w:r w:rsidRPr="00056C63">
        <w:rPr>
          <w:sz w:val="22"/>
        </w:rPr>
        <w:fldChar w:fldCharType="begin"/>
      </w:r>
      <w:r w:rsidRPr="00056C63">
        <w:rPr>
          <w:sz w:val="22"/>
        </w:rPr>
        <w:instrText xml:space="preserve"> ADDIN EN.REFLIST </w:instrText>
      </w:r>
      <w:r w:rsidRPr="00056C63">
        <w:rPr>
          <w:sz w:val="22"/>
        </w:rPr>
        <w:fldChar w:fldCharType="separate"/>
      </w:r>
      <w:r w:rsidR="00C165C3" w:rsidRPr="00C165C3">
        <w:t xml:space="preserve">Beas-Luna, R., F. Micheli, C. B. Woodson, M. Carr, D. Malone, J. Torre, C. Boch, J. E. Caselle, M. Edwards, J. Freiwald, S. L. Hamilton, A. Hernandez, B. Konar, K. J. Kroeker, J. Lorda, G. Montaño-Moctezuma, and G. Torres-Moye. 2020. Geographic variation in responses of kelp forest communities of the California Current to recent climatic changes. Global Change Biology </w:t>
      </w:r>
      <w:r w:rsidR="00C165C3" w:rsidRPr="00C165C3">
        <w:rPr>
          <w:b/>
        </w:rPr>
        <w:t>26</w:t>
      </w:r>
      <w:r w:rsidR="00C165C3" w:rsidRPr="00C165C3">
        <w:t>:6457-6473.</w:t>
      </w:r>
    </w:p>
    <w:p w14:paraId="305C7619" w14:textId="77777777" w:rsidR="00C165C3" w:rsidRPr="00C165C3" w:rsidRDefault="00C165C3" w:rsidP="00C165C3">
      <w:pPr>
        <w:pStyle w:val="EndNoteBibliography"/>
        <w:spacing w:after="0"/>
        <w:ind w:left="720" w:hanging="720"/>
      </w:pPr>
      <w:r w:rsidRPr="00C165C3">
        <w:t xml:space="preserve">Bond, N. A., M. F. Cronin, H. Freeland, and N. Mantua. 2015. Causes and impacts of the 2014 warm anomaly in the NE Pacific. Geophysical Research Letters </w:t>
      </w:r>
      <w:r w:rsidRPr="00C165C3">
        <w:rPr>
          <w:b/>
        </w:rPr>
        <w:t>42</w:t>
      </w:r>
      <w:r w:rsidRPr="00C165C3">
        <w:t>:3414-3420.</w:t>
      </w:r>
    </w:p>
    <w:p w14:paraId="6B02761F" w14:textId="77777777" w:rsidR="00C165C3" w:rsidRPr="00C165C3" w:rsidRDefault="00C165C3" w:rsidP="00C165C3">
      <w:pPr>
        <w:pStyle w:val="EndNoteBibliography"/>
        <w:spacing w:after="0"/>
        <w:ind w:left="720" w:hanging="720"/>
      </w:pPr>
      <w:r w:rsidRPr="00C165C3">
        <w:t xml:space="preserve">Burt, J. M., M. T. Tinker, D. K. Okamoto, K. W. Demes, K. Holmes, and A. K. Salomon. 2018. Sudden collapse of a mesopredator reveals its complementary role in mediating rocky reef regime shifts. Proceedings of the Royal Society B-Biological Sciences </w:t>
      </w:r>
      <w:r w:rsidRPr="00C165C3">
        <w:rPr>
          <w:b/>
        </w:rPr>
        <w:t>285</w:t>
      </w:r>
      <w:r w:rsidRPr="00C165C3">
        <w:t>.</w:t>
      </w:r>
    </w:p>
    <w:p w14:paraId="6F687A18" w14:textId="77777777" w:rsidR="00C165C3" w:rsidRPr="00C165C3" w:rsidRDefault="00C165C3" w:rsidP="00C165C3">
      <w:pPr>
        <w:pStyle w:val="EndNoteBibliography"/>
        <w:spacing w:after="0"/>
        <w:ind w:left="720" w:hanging="720"/>
      </w:pPr>
      <w:r w:rsidRPr="00C165C3">
        <w:t>Carr, M. H., and D. C. Reed. 2016. Shallow Rocky Reefs and Kelp Forests. Pages 311-336  Ecosystems of California.</w:t>
      </w:r>
    </w:p>
    <w:p w14:paraId="43C4111F" w14:textId="77777777" w:rsidR="00C165C3" w:rsidRPr="00C165C3" w:rsidRDefault="00C165C3" w:rsidP="00C165C3">
      <w:pPr>
        <w:pStyle w:val="EndNoteBibliography"/>
        <w:spacing w:after="0"/>
        <w:ind w:left="720" w:hanging="720"/>
      </w:pPr>
      <w:r w:rsidRPr="00C165C3">
        <w:t xml:space="preserve">Carr, M. H., and C. Syms. 2006. Recruitment. Pages 411–427. </w:t>
      </w:r>
      <w:r w:rsidRPr="00C165C3">
        <w:rPr>
          <w:i/>
        </w:rPr>
        <w:t>in</w:t>
      </w:r>
      <w:r w:rsidRPr="00C165C3">
        <w:t xml:space="preserve"> L. G. Allen, D. J. Pondella II, and M. H. Horn, editors. The ecology of marine fishes. University of California Press, Berkeley, California.</w:t>
      </w:r>
    </w:p>
    <w:p w14:paraId="7BF9B303" w14:textId="77777777" w:rsidR="00C165C3" w:rsidRPr="00C165C3" w:rsidRDefault="00C165C3" w:rsidP="00C165C3">
      <w:pPr>
        <w:pStyle w:val="EndNoteBibliography"/>
        <w:spacing w:after="0"/>
        <w:ind w:left="720" w:hanging="720"/>
      </w:pPr>
      <w:r w:rsidRPr="00C165C3">
        <w:t xml:space="preserve">Cavanaugh, K. C., D. C. Reed, T. W. Bell, M. N. Castorani, and R. Beas-Luna. 2019. Spatial Variability in the Resistance and Resilience of Giant Kelp in Southern and Baja California to a Multiyear Heatwave. Frontiers in Marine Science </w:t>
      </w:r>
      <w:r w:rsidRPr="00C165C3">
        <w:rPr>
          <w:b/>
        </w:rPr>
        <w:t>6</w:t>
      </w:r>
      <w:r w:rsidRPr="00C165C3">
        <w:t>.</w:t>
      </w:r>
    </w:p>
    <w:p w14:paraId="2A7B09FE" w14:textId="77777777" w:rsidR="00C165C3" w:rsidRPr="00C165C3" w:rsidRDefault="00C165C3" w:rsidP="00C165C3">
      <w:pPr>
        <w:pStyle w:val="EndNoteBibliography"/>
        <w:spacing w:after="0"/>
        <w:ind w:left="720" w:hanging="720"/>
      </w:pPr>
      <w:r w:rsidRPr="00C165C3">
        <w:t>Chittaro, P., N. Tolimieri, K. Andrews, and Whoeverelse. in preparation. The stable isotope paper on rockfish. A really good one.</w:t>
      </w:r>
    </w:p>
    <w:p w14:paraId="436FE6E0" w14:textId="77777777" w:rsidR="00C165C3" w:rsidRPr="00C165C3" w:rsidRDefault="00C165C3" w:rsidP="00C165C3">
      <w:pPr>
        <w:pStyle w:val="EndNoteBibliography"/>
        <w:spacing w:after="0"/>
        <w:ind w:left="720" w:hanging="720"/>
      </w:pPr>
      <w:r w:rsidRPr="00C165C3">
        <w:t>Clarke, K. R., and R. M. Warwick. 2001. Change in Marine Communities: An Approach to Statistical Analysis and Interpretation; 2nd edition. PRIMER-E, Plymouth, UK.</w:t>
      </w:r>
    </w:p>
    <w:p w14:paraId="7E203F2B" w14:textId="77777777" w:rsidR="00C165C3" w:rsidRPr="00C165C3" w:rsidRDefault="00C165C3" w:rsidP="00C165C3">
      <w:pPr>
        <w:pStyle w:val="EndNoteBibliography"/>
        <w:spacing w:after="0"/>
        <w:ind w:left="720" w:hanging="720"/>
      </w:pPr>
      <w:r w:rsidRPr="00C165C3">
        <w:t xml:space="preserve">Connell, S. D. 2005. Assembly and maintenance of subtidal habitat heterogeneity: synergistic effects of light penetration and sedimentation. Marine Ecology Progress Series </w:t>
      </w:r>
      <w:r w:rsidRPr="00C165C3">
        <w:rPr>
          <w:b/>
        </w:rPr>
        <w:t>289</w:t>
      </w:r>
      <w:r w:rsidRPr="00C165C3">
        <w:t>:53-61.</w:t>
      </w:r>
    </w:p>
    <w:p w14:paraId="2C6C4217" w14:textId="77777777" w:rsidR="00C165C3" w:rsidRPr="00C165C3" w:rsidRDefault="00C165C3" w:rsidP="00C165C3">
      <w:pPr>
        <w:pStyle w:val="EndNoteBibliography"/>
        <w:spacing w:after="0"/>
        <w:ind w:left="720" w:hanging="720"/>
      </w:pPr>
      <w:r w:rsidRPr="00C165C3">
        <w:t xml:space="preserve">Danilowicz, B. S., N. Tolimieri, and P. F. Sale. 2001. Meso-scale habitat features affect recruitment of reef fishes in St. Croix, US Virgin Islands. Bulletin of Marine Science </w:t>
      </w:r>
      <w:r w:rsidRPr="00C165C3">
        <w:rPr>
          <w:b/>
        </w:rPr>
        <w:t>69</w:t>
      </w:r>
      <w:r w:rsidRPr="00C165C3">
        <w:t>:1223-1232.</w:t>
      </w:r>
    </w:p>
    <w:p w14:paraId="649512FC" w14:textId="77777777" w:rsidR="00C165C3" w:rsidRPr="00C165C3" w:rsidRDefault="00C165C3" w:rsidP="00C165C3">
      <w:pPr>
        <w:pStyle w:val="EndNoteBibliography"/>
        <w:spacing w:after="0"/>
        <w:ind w:left="720" w:hanging="720"/>
      </w:pPr>
      <w:r w:rsidRPr="00C165C3">
        <w:t xml:space="preserve">Dayton, P. K. 1985. The ecology of kelp communities. Annual Review of Ecology and Systematics </w:t>
      </w:r>
      <w:r w:rsidRPr="00C165C3">
        <w:rPr>
          <w:b/>
        </w:rPr>
        <w:t>16</w:t>
      </w:r>
      <w:r w:rsidRPr="00C165C3">
        <w:t>:251-245.</w:t>
      </w:r>
    </w:p>
    <w:p w14:paraId="7A5796A0" w14:textId="77777777" w:rsidR="00C165C3" w:rsidRPr="00C165C3" w:rsidRDefault="00C165C3" w:rsidP="00C165C3">
      <w:pPr>
        <w:pStyle w:val="EndNoteBibliography"/>
        <w:spacing w:after="0"/>
        <w:ind w:left="720" w:hanging="720"/>
      </w:pPr>
      <w:r w:rsidRPr="00C165C3">
        <w:t xml:space="preserve">Dunn, R. P., and K. A. Hovel. 2019. Experiments reveal limited top-down control of key herbivores in southern California kelp forests. Ecology </w:t>
      </w:r>
      <w:r w:rsidRPr="00C165C3">
        <w:rPr>
          <w:b/>
        </w:rPr>
        <w:t>100</w:t>
      </w:r>
      <w:r w:rsidRPr="00C165C3">
        <w:t>:e02625.</w:t>
      </w:r>
    </w:p>
    <w:p w14:paraId="2E9C869C" w14:textId="77777777" w:rsidR="00C165C3" w:rsidRPr="00C165C3" w:rsidRDefault="00C165C3" w:rsidP="00C165C3">
      <w:pPr>
        <w:pStyle w:val="EndNoteBibliography"/>
        <w:spacing w:after="0"/>
        <w:ind w:left="720" w:hanging="720"/>
      </w:pPr>
      <w:r w:rsidRPr="00C165C3">
        <w:t xml:space="preserve">Eisaguirre, J. H., J. M. Eisaguirre, K. Davis, P. M. Carlson, S. D. Gaines, and J. E. Caselle. 2020. Trophic redundancy and predator size class structure drive differences in kelp forest ecosystem dynamics. Ecology </w:t>
      </w:r>
      <w:r w:rsidRPr="00C165C3">
        <w:rPr>
          <w:b/>
        </w:rPr>
        <w:t>101</w:t>
      </w:r>
      <w:r w:rsidRPr="00C165C3">
        <w:t>:e02993.</w:t>
      </w:r>
    </w:p>
    <w:p w14:paraId="1E233938" w14:textId="77777777" w:rsidR="00C165C3" w:rsidRPr="00C165C3" w:rsidRDefault="00C165C3" w:rsidP="00C165C3">
      <w:pPr>
        <w:pStyle w:val="EndNoteBibliography"/>
        <w:spacing w:after="0"/>
        <w:ind w:left="720" w:hanging="720"/>
      </w:pPr>
      <w:r w:rsidRPr="00C165C3">
        <w:t xml:space="preserve">Estes, J. A., E. M. Danner, D. F. Doak, B. Konar, A. M. Springer, P. D. Steinberg, M. T. Tinker, and T. M. Williams. 2004. Complex trophic interactions in kelp forest ecosystems. Bulletin of Marine Science </w:t>
      </w:r>
      <w:r w:rsidRPr="00C165C3">
        <w:rPr>
          <w:b/>
        </w:rPr>
        <w:t>74</w:t>
      </w:r>
      <w:r w:rsidRPr="00C165C3">
        <w:t>:621-638.</w:t>
      </w:r>
    </w:p>
    <w:p w14:paraId="5ABBD51B" w14:textId="77777777" w:rsidR="00C165C3" w:rsidRPr="00C165C3" w:rsidRDefault="00C165C3" w:rsidP="00C165C3">
      <w:pPr>
        <w:pStyle w:val="EndNoteBibliography"/>
        <w:spacing w:after="0"/>
        <w:ind w:left="720" w:hanging="720"/>
      </w:pPr>
      <w:r w:rsidRPr="00C165C3">
        <w:t xml:space="preserve">Fewings, M. R., and K. S. Brown. 2019. Regional Structure in the Marine Heat Wave of Summer 2015 Off the Western United States. Frontiers in Marine Science </w:t>
      </w:r>
      <w:r w:rsidRPr="00C165C3">
        <w:rPr>
          <w:b/>
        </w:rPr>
        <w:t>6</w:t>
      </w:r>
      <w:r w:rsidRPr="00C165C3">
        <w:t>.</w:t>
      </w:r>
    </w:p>
    <w:p w14:paraId="0264D0F6" w14:textId="77777777" w:rsidR="00C165C3" w:rsidRPr="00C165C3" w:rsidRDefault="00C165C3" w:rsidP="00C165C3">
      <w:pPr>
        <w:pStyle w:val="EndNoteBibliography"/>
        <w:spacing w:after="0"/>
        <w:ind w:left="720" w:hanging="720"/>
      </w:pPr>
      <w:r w:rsidRPr="00C165C3">
        <w:t xml:space="preserve">Field, J., R. Miller, J. Santora, N. Tolimieri, M. Haltuch, R. Brodeur, T. Auth, E. J. Dick, K. Sakuma, and B. Wells. in press. Spatiotemporal patterns of variability in the abundance and distribution of winter-spawned pelagic juvenile rockfish in the California Current. TBD </w:t>
      </w:r>
      <w:r w:rsidRPr="00C165C3">
        <w:rPr>
          <w:b/>
        </w:rPr>
        <w:t>TBD</w:t>
      </w:r>
      <w:r w:rsidRPr="00C165C3">
        <w:t>.</w:t>
      </w:r>
    </w:p>
    <w:p w14:paraId="1061749D" w14:textId="77777777" w:rsidR="00C165C3" w:rsidRPr="00C165C3" w:rsidRDefault="00C165C3" w:rsidP="00C165C3">
      <w:pPr>
        <w:pStyle w:val="EndNoteBibliography"/>
        <w:spacing w:after="0"/>
        <w:ind w:left="720" w:hanging="720"/>
      </w:pPr>
      <w:r w:rsidRPr="00C165C3">
        <w:t xml:space="preserve">Foster, M. S., and D. R. Schiel. 1988. Kelp communities and sea otters: keystone species or just another brick in the wall? Pages 92-115 </w:t>
      </w:r>
      <w:r w:rsidRPr="00C165C3">
        <w:rPr>
          <w:i/>
        </w:rPr>
        <w:t>in</w:t>
      </w:r>
      <w:r w:rsidRPr="00C165C3">
        <w:t xml:space="preserve"> a. J. A. E. G. R. VanBlaricom, editor. The Community Ecology of Sea Otters. Springer-Verlag, Berlin.</w:t>
      </w:r>
    </w:p>
    <w:p w14:paraId="1A03E29F" w14:textId="77777777" w:rsidR="00C165C3" w:rsidRPr="00C165C3" w:rsidRDefault="00C165C3" w:rsidP="00C165C3">
      <w:pPr>
        <w:pStyle w:val="EndNoteBibliography"/>
        <w:spacing w:after="0"/>
        <w:ind w:left="720" w:hanging="720"/>
      </w:pPr>
      <w:r w:rsidRPr="00C165C3">
        <w:t xml:space="preserve">Greene, H. G., M. M. Yoklavich, R. M. Starr, V. M. O'Connell, W. W. Wakefield, D. E. Sullivan, J. E. McRea, and G. M. Cailliet. 1999. A classification scheme for deep seafloor habitats. Oceanologica Acta </w:t>
      </w:r>
      <w:r w:rsidRPr="00C165C3">
        <w:rPr>
          <w:b/>
        </w:rPr>
        <w:t>22</w:t>
      </w:r>
      <w:r w:rsidRPr="00C165C3">
        <w:t>:663-678.</w:t>
      </w:r>
    </w:p>
    <w:p w14:paraId="7512EB2F" w14:textId="77777777" w:rsidR="00C165C3" w:rsidRPr="00C165C3" w:rsidRDefault="00C165C3" w:rsidP="00C165C3">
      <w:pPr>
        <w:pStyle w:val="EndNoteBibliography"/>
        <w:spacing w:after="0"/>
        <w:ind w:left="720" w:hanging="720"/>
      </w:pPr>
      <w:r w:rsidRPr="00C165C3">
        <w:t xml:space="preserve">Harvell, C. D., D. Montecino-Latorre, J. M. Caldwell, J. M. Burt, K. Bosley, A. Keller, S. F. Heron, A. K. Salomon, L. Lee, O. Pontier, C. Pattengill-Semmens, and J. K. Gaydos. 2019. Disease epidemic and a marine heat wave are associated with the continental-scale collapse of a pivotal predator (&lt;em&gt;Pycnopodia helianthoides&lt;/em&gt;). Science Advances </w:t>
      </w:r>
      <w:r w:rsidRPr="00C165C3">
        <w:rPr>
          <w:b/>
        </w:rPr>
        <w:t>5</w:t>
      </w:r>
      <w:r w:rsidRPr="00C165C3">
        <w:t>:eaau7042.</w:t>
      </w:r>
    </w:p>
    <w:p w14:paraId="0B55CADF" w14:textId="77777777" w:rsidR="00C165C3" w:rsidRPr="00C165C3" w:rsidRDefault="00C165C3" w:rsidP="00C165C3">
      <w:pPr>
        <w:pStyle w:val="EndNoteBibliography"/>
        <w:spacing w:after="0"/>
        <w:ind w:left="720" w:hanging="720"/>
      </w:pPr>
      <w:r w:rsidRPr="00C165C3">
        <w:lastRenderedPageBreak/>
        <w:t>Harvey, C., N. Garfield, W. Williams, N. Tolimieri, I. Schroeder, E. Hazen, K. Andrews, K. Barnas, S. Bograd, R. Brodeur, B. Burke, J. Cope, L. deWitt, J. Field, J. Fisher, T. Good, C. Greene, D. Holland, M. Hunsicker, M. Jacox, S. Kasperski, S. Kim, A. Leising, S. Melin, C. Morgan, N. Muhling, S. Munsch, K. Norman, W. Peterson, M. Poe, J. Samhouri, W. Sydeman, J. Thayer, A. Thompson, D. Tommasi, A. Varney, B. Wells, T. Williams, J. Zamon, D. Lawson, S. Anderson, J. Gao, M. Litzow, S. McClatchie, E. Ward, and S. Zador. 2018. Ecosystem Status Report of the California Current for 2018: A Summary of Ecosystem Indicators Compiled by the California Current Integrated Ecosystem Assessment Team (CCEIA). U.S. Department of Commerce, NOAA Technical Memorandum NMFS-NWFSC-145.</w:t>
      </w:r>
    </w:p>
    <w:p w14:paraId="3196F35F" w14:textId="77777777" w:rsidR="00C165C3" w:rsidRPr="00C165C3" w:rsidRDefault="00C165C3" w:rsidP="00C165C3">
      <w:pPr>
        <w:pStyle w:val="EndNoteBibliography"/>
        <w:spacing w:after="0"/>
        <w:ind w:left="720" w:hanging="720"/>
      </w:pPr>
      <w:r w:rsidRPr="00C165C3">
        <w:t xml:space="preserve">Hewson, I., K. S. I. Bistolas, E. M. Quijano Cardé, J. B. Button, P. J. Foster, J. M. Flanzenbaum, J. Kocian, and C. K. Lewis. 2018. Investigating the Complex Association Between Viral Ecology, Environment, and Northeast Pacific Sea Star Wasting. Frontiers in Marine Science </w:t>
      </w:r>
      <w:r w:rsidRPr="00C165C3">
        <w:rPr>
          <w:b/>
        </w:rPr>
        <w:t>5</w:t>
      </w:r>
      <w:r w:rsidRPr="00C165C3">
        <w:t>.</w:t>
      </w:r>
    </w:p>
    <w:p w14:paraId="46D1E739" w14:textId="77777777" w:rsidR="00C165C3" w:rsidRPr="00C165C3" w:rsidRDefault="00C165C3" w:rsidP="00C165C3">
      <w:pPr>
        <w:pStyle w:val="EndNoteBibliography"/>
        <w:spacing w:after="0"/>
        <w:ind w:left="720" w:hanging="720"/>
      </w:pPr>
      <w:r w:rsidRPr="00C165C3">
        <w:t xml:space="preserve">Hewson, I., J. B. Button, B. M. Gudenkauf, B. Miner, A. L. Newton, J. K. Gaydos, J. Wynne, C. L. Groves, G. Hendler, M. Murray, S. Fradkin, M. Breitbart, E. Fahsbender, K. D. Lafferty, A. M. Kilpatrick, C. M. Miner, P. Raimondi, L. Lahner, C. S. Friedman, S. Daniels, M. Haulena, J. Marliave, C. A. Burge, M. E. Eisenlord, and C. D. Harvell. 2014. Densovirus associated with sea-star wasting disease and mass mortality. Proc Natl Acad Sci U S A </w:t>
      </w:r>
      <w:r w:rsidRPr="00C165C3">
        <w:rPr>
          <w:b/>
        </w:rPr>
        <w:t>111</w:t>
      </w:r>
      <w:r w:rsidRPr="00C165C3">
        <w:t>:17278-17283.</w:t>
      </w:r>
    </w:p>
    <w:p w14:paraId="041D684E" w14:textId="77777777" w:rsidR="00C165C3" w:rsidRPr="00C165C3" w:rsidRDefault="00C165C3" w:rsidP="00C165C3">
      <w:pPr>
        <w:pStyle w:val="EndNoteBibliography"/>
        <w:spacing w:after="0"/>
        <w:ind w:left="720" w:hanging="720"/>
      </w:pPr>
      <w:r w:rsidRPr="00C165C3">
        <w:t>Hixon, M. A., B. N. Tissot, and W. G. Pearcy. 1991. Fish assemblages of rocky banks of the Pacific Northwest, Final Report, OCS Study 91-0052. U. S. Minerals Management Service, Camarillo, California.</w:t>
      </w:r>
    </w:p>
    <w:p w14:paraId="25258226" w14:textId="77777777" w:rsidR="00C165C3" w:rsidRPr="00C165C3" w:rsidRDefault="00C165C3" w:rsidP="00C165C3">
      <w:pPr>
        <w:pStyle w:val="EndNoteBibliography"/>
        <w:spacing w:after="0"/>
        <w:ind w:left="720" w:hanging="720"/>
      </w:pPr>
      <w:r w:rsidRPr="00C165C3">
        <w:t xml:space="preserve">Hyde, J. R., and R. D. Vetter. 2007. The origin, evolution, and diversification of rockfishes of the genus Sebastes (Cuvier). Mol Phylogenet Evol </w:t>
      </w:r>
      <w:r w:rsidRPr="00C165C3">
        <w:rPr>
          <w:b/>
        </w:rPr>
        <w:t>44</w:t>
      </w:r>
      <w:r w:rsidRPr="00C165C3">
        <w:t>:790-811.</w:t>
      </w:r>
    </w:p>
    <w:p w14:paraId="55FCA9A4" w14:textId="77777777" w:rsidR="00C165C3" w:rsidRPr="00C165C3" w:rsidRDefault="00C165C3" w:rsidP="00C165C3">
      <w:pPr>
        <w:pStyle w:val="EndNoteBibliography"/>
        <w:spacing w:after="0"/>
        <w:ind w:left="720" w:hanging="720"/>
      </w:pPr>
      <w:r w:rsidRPr="00C165C3">
        <w:t xml:space="preserve">Jacox, M. G., M. A. Alexander, N. J. Mantua, J. D. Scott, G. Hervieux, R. S. Webb, and F. E. Werner. 2018. Forcing of Multiyear Extreme Ocean Temperatures That Impacted California Current Living Marine Resources in 2016. Bulletin of the American Meteorological Society </w:t>
      </w:r>
      <w:r w:rsidRPr="00C165C3">
        <w:rPr>
          <w:b/>
        </w:rPr>
        <w:t>99</w:t>
      </w:r>
      <w:r w:rsidRPr="00C165C3">
        <w:t>:S27-S33.</w:t>
      </w:r>
    </w:p>
    <w:p w14:paraId="2DCA1F02" w14:textId="77777777" w:rsidR="00C165C3" w:rsidRPr="00C165C3" w:rsidRDefault="00C165C3" w:rsidP="00C165C3">
      <w:pPr>
        <w:pStyle w:val="EndNoteBibliography"/>
        <w:spacing w:after="0"/>
        <w:ind w:left="720" w:hanging="720"/>
      </w:pPr>
      <w:r w:rsidRPr="00C165C3">
        <w:t xml:space="preserve">Johansson, M. L., M. N. C. Litz, R. D. Brodeur, T. A. Britt, C. A. Vanegas, J. R. Hyde, and M. A. Banks. 2018. Seasonal distribution of late larval and juvenile rockfish (Sebastes spp.) and associated environmental conditions off Oregon and Washington: new insights based on genetics. Fishery Bulletin </w:t>
      </w:r>
      <w:r w:rsidRPr="00C165C3">
        <w:rPr>
          <w:b/>
        </w:rPr>
        <w:t>116</w:t>
      </w:r>
      <w:r w:rsidRPr="00C165C3">
        <w:t>:266-280.</w:t>
      </w:r>
    </w:p>
    <w:p w14:paraId="1123F94B" w14:textId="77777777" w:rsidR="00C165C3" w:rsidRPr="00C165C3" w:rsidRDefault="00C165C3" w:rsidP="00C165C3">
      <w:pPr>
        <w:pStyle w:val="EndNoteBibliography"/>
        <w:spacing w:after="0"/>
        <w:ind w:left="720" w:hanging="720"/>
      </w:pPr>
      <w:r w:rsidRPr="00C165C3">
        <w:t xml:space="preserve">Kriegisch, N., S. E. Reeves, E. B. Flukes, C. R. Johnson, and S. D. Ling. 2019. Drift-kelp suppresses foraging movement of overgrazing sea urchins. Oecologia </w:t>
      </w:r>
      <w:r w:rsidRPr="00C165C3">
        <w:rPr>
          <w:b/>
        </w:rPr>
        <w:t>190</w:t>
      </w:r>
      <w:r w:rsidRPr="00C165C3">
        <w:t>:665-677.</w:t>
      </w:r>
    </w:p>
    <w:p w14:paraId="4D6B6669" w14:textId="77777777" w:rsidR="00C165C3" w:rsidRPr="00C165C3" w:rsidRDefault="00C165C3" w:rsidP="00C165C3">
      <w:pPr>
        <w:pStyle w:val="EndNoteBibliography"/>
        <w:spacing w:after="0"/>
        <w:ind w:left="720" w:hanging="720"/>
      </w:pPr>
      <w:r w:rsidRPr="00C165C3">
        <w:t xml:space="preserve">Kvitek, R. G., P. Iampietro, and C. E. Bowlby. 1998. Sea Otters and Benthic Prey Communities: A Direct Test of the Sea Otter as Keystone Predator in Washington State. Marine Mammal Science </w:t>
      </w:r>
      <w:r w:rsidRPr="00C165C3">
        <w:rPr>
          <w:b/>
        </w:rPr>
        <w:t>14</w:t>
      </w:r>
      <w:r w:rsidRPr="00C165C3">
        <w:t>:895-902.</w:t>
      </w:r>
    </w:p>
    <w:p w14:paraId="7FCF70FC" w14:textId="77777777" w:rsidR="00C165C3" w:rsidRPr="00C165C3" w:rsidRDefault="00C165C3" w:rsidP="00C165C3">
      <w:pPr>
        <w:pStyle w:val="EndNoteBibliography"/>
        <w:spacing w:after="0"/>
        <w:ind w:left="720" w:hanging="720"/>
      </w:pPr>
      <w:r w:rsidRPr="00C165C3">
        <w:t xml:space="preserve">Kvitek, R. G., D. Shull, D. Canestro, E. C. Bowlby, and B. L. Troutman. 1989. Sea Otters and Benthic Prey Communities in Washington State. Marine Mammal Science </w:t>
      </w:r>
      <w:r w:rsidRPr="00C165C3">
        <w:rPr>
          <w:b/>
        </w:rPr>
        <w:t>5</w:t>
      </w:r>
      <w:r w:rsidRPr="00C165C3">
        <w:t>:266-280.</w:t>
      </w:r>
    </w:p>
    <w:p w14:paraId="5291BDD1" w14:textId="77777777" w:rsidR="00C165C3" w:rsidRPr="00C165C3" w:rsidRDefault="00C165C3" w:rsidP="00C165C3">
      <w:pPr>
        <w:pStyle w:val="EndNoteBibliography"/>
        <w:spacing w:after="0"/>
        <w:ind w:left="720" w:hanging="720"/>
      </w:pPr>
      <w:r w:rsidRPr="00C165C3">
        <w:t xml:space="preserve">Legendre, P., and M. J. Anderson. 1999. Distance-based redundancy analysis: testing multispecies responses in multifactorial ecological experiments. Ecological Monographs </w:t>
      </w:r>
      <w:r w:rsidRPr="00C165C3">
        <w:rPr>
          <w:b/>
        </w:rPr>
        <w:t>69</w:t>
      </w:r>
      <w:r w:rsidRPr="00C165C3">
        <w:t>:1-24.</w:t>
      </w:r>
    </w:p>
    <w:p w14:paraId="533655BC" w14:textId="77777777" w:rsidR="00C165C3" w:rsidRPr="00C165C3" w:rsidRDefault="00C165C3" w:rsidP="00C165C3">
      <w:pPr>
        <w:pStyle w:val="EndNoteBibliography"/>
        <w:spacing w:after="0"/>
        <w:ind w:left="720" w:hanging="720"/>
      </w:pPr>
      <w:r w:rsidRPr="00C165C3">
        <w:t xml:space="preserve">Lenarz, W. H., D. A. Ventresca, W. M. Graham, F. B. Schwing, and F. Chavez. 1995. Explorations of El Nino events and associated biological population dynamics off central California. California Cooperative Oceanic Fisheries Investigations Reports </w:t>
      </w:r>
      <w:r w:rsidRPr="00C165C3">
        <w:rPr>
          <w:b/>
        </w:rPr>
        <w:t>36</w:t>
      </w:r>
      <w:r w:rsidRPr="00C165C3">
        <w:t>:106-119.</w:t>
      </w:r>
    </w:p>
    <w:p w14:paraId="6E21718E" w14:textId="77777777" w:rsidR="00C165C3" w:rsidRPr="00C165C3" w:rsidRDefault="00C165C3" w:rsidP="00C165C3">
      <w:pPr>
        <w:pStyle w:val="EndNoteBibliography"/>
        <w:spacing w:after="0"/>
        <w:ind w:left="720" w:hanging="720"/>
      </w:pPr>
      <w:r w:rsidRPr="00C165C3">
        <w:t xml:space="preserve">Lubchenco, J., and B. A. Menge. 1978. Community development and persistence in a low rocky intertidal zone. Ecological Monographs </w:t>
      </w:r>
      <w:r w:rsidRPr="00C165C3">
        <w:rPr>
          <w:b/>
        </w:rPr>
        <w:t>48</w:t>
      </w:r>
      <w:r w:rsidRPr="00C165C3">
        <w:t>:67-94.</w:t>
      </w:r>
    </w:p>
    <w:p w14:paraId="19A5E730" w14:textId="77777777" w:rsidR="00C165C3" w:rsidRPr="00C165C3" w:rsidRDefault="00C165C3" w:rsidP="00C165C3">
      <w:pPr>
        <w:pStyle w:val="EndNoteBibliography"/>
        <w:spacing w:after="0"/>
        <w:ind w:left="720" w:hanging="720"/>
      </w:pPr>
      <w:r w:rsidRPr="00C165C3">
        <w:t xml:space="preserve">Mann, K. H. 1973. Seaweeds: Their Productivity and Strategy for Growth. Science </w:t>
      </w:r>
      <w:r w:rsidRPr="00C165C3">
        <w:rPr>
          <w:b/>
        </w:rPr>
        <w:t>182</w:t>
      </w:r>
      <w:r w:rsidRPr="00C165C3">
        <w:t>:975-981.</w:t>
      </w:r>
    </w:p>
    <w:p w14:paraId="6125669A" w14:textId="77777777" w:rsidR="00C165C3" w:rsidRPr="00C165C3" w:rsidRDefault="00C165C3" w:rsidP="00C165C3">
      <w:pPr>
        <w:pStyle w:val="EndNoteBibliography"/>
        <w:spacing w:after="0"/>
        <w:ind w:left="720" w:hanging="720"/>
      </w:pPr>
      <w:r w:rsidRPr="00C165C3">
        <w:t xml:space="preserve">Markel, R. W., and J. B. Shurin. 2020. Contrasting effects of coastal upwelling on growth and recruitment of nearshore Pacific rockfishes (genus Sebastes). Canadian Journal of Fisheries and Aquatic Sciences </w:t>
      </w:r>
      <w:r w:rsidRPr="00C165C3">
        <w:rPr>
          <w:b/>
        </w:rPr>
        <w:t>77</w:t>
      </w:r>
      <w:r w:rsidRPr="00C165C3">
        <w:t>:950-962.</w:t>
      </w:r>
    </w:p>
    <w:p w14:paraId="41D96D0D" w14:textId="77777777" w:rsidR="00C165C3" w:rsidRPr="00C165C3" w:rsidRDefault="00C165C3" w:rsidP="00C165C3">
      <w:pPr>
        <w:pStyle w:val="EndNoteBibliography"/>
        <w:spacing w:after="0"/>
        <w:ind w:left="720" w:hanging="720"/>
      </w:pPr>
      <w:r w:rsidRPr="00C165C3">
        <w:t xml:space="preserve">McPherson, M. L., D. J. I. Finger, H. F. Houskeeper, T. W. Bell, M. H. Carr, L. Rogers-Bennett, and R. M. Kudela. 2021. Large-scale shift in the structure of a kelp forest ecosystem co-occurs with an epizootic and marine heatwave. Communications Biology </w:t>
      </w:r>
      <w:r w:rsidRPr="00C165C3">
        <w:rPr>
          <w:b/>
        </w:rPr>
        <w:t>4</w:t>
      </w:r>
      <w:r w:rsidRPr="00C165C3">
        <w:t>.</w:t>
      </w:r>
    </w:p>
    <w:p w14:paraId="4ABE519C" w14:textId="77777777" w:rsidR="00C165C3" w:rsidRPr="00C165C3" w:rsidRDefault="00C165C3" w:rsidP="00C165C3">
      <w:pPr>
        <w:pStyle w:val="EndNoteBibliography"/>
        <w:spacing w:after="0"/>
        <w:ind w:left="720" w:hanging="720"/>
      </w:pPr>
      <w:r w:rsidRPr="00C165C3">
        <w:t xml:space="preserve">Menge, B. A., E. L. Berlow, C. A. Blanchette, S. A. Navarrete, and S. B. Yamada. 1994. The keystone species concept: variation in interaction strength in a rocky intertidal habitat. Ecological Monographs </w:t>
      </w:r>
      <w:r w:rsidRPr="00C165C3">
        <w:rPr>
          <w:b/>
        </w:rPr>
        <w:t>64</w:t>
      </w:r>
      <w:r w:rsidRPr="00C165C3">
        <w:t>:249-286.</w:t>
      </w:r>
    </w:p>
    <w:p w14:paraId="133154AA" w14:textId="77777777" w:rsidR="00C165C3" w:rsidRPr="00C165C3" w:rsidRDefault="00C165C3" w:rsidP="00C165C3">
      <w:pPr>
        <w:pStyle w:val="EndNoteBibliography"/>
        <w:spacing w:after="0"/>
        <w:ind w:left="720" w:hanging="720"/>
      </w:pPr>
      <w:r w:rsidRPr="00C165C3">
        <w:t xml:space="preserve">Menge, B. A., E. B. Cerny-Chipman, A. Johnson, J. Sullivan, S. Gravem, and F. Chan. 2016. Sea Star Wasting Disease in the Keystone Predator Pisaster ochraceus in Oregon: Insights into Differential Population Impacts, Recovery, Predation Rate, and Temperature Effects from Long-Term Research. PLoS One </w:t>
      </w:r>
      <w:r w:rsidRPr="00C165C3">
        <w:rPr>
          <w:b/>
        </w:rPr>
        <w:t>11</w:t>
      </w:r>
      <w:r w:rsidRPr="00C165C3">
        <w:t>:e0153994.</w:t>
      </w:r>
    </w:p>
    <w:p w14:paraId="67AD1E17" w14:textId="77777777" w:rsidR="00C165C3" w:rsidRPr="00C165C3" w:rsidRDefault="00C165C3" w:rsidP="00C165C3">
      <w:pPr>
        <w:pStyle w:val="EndNoteBibliography"/>
        <w:spacing w:after="0"/>
        <w:ind w:left="720" w:hanging="720"/>
      </w:pPr>
      <w:r w:rsidRPr="00C165C3">
        <w:lastRenderedPageBreak/>
        <w:t xml:space="preserve">Montecino-Latorre, D., M. E. Eisenlord, M. Turner, R. Yoshioka, C. D. Harvell, C. V. Pattengill-Semmens, J. D. Nichols, and J. K. Gaydos. 2016. Devastating Transboundary Impacts of Sea Star Wasting Disease on Subtidal Asteroids. PLoS One </w:t>
      </w:r>
      <w:r w:rsidRPr="00C165C3">
        <w:rPr>
          <w:b/>
        </w:rPr>
        <w:t>11</w:t>
      </w:r>
      <w:r w:rsidRPr="00C165C3">
        <w:t>:e0163190.</w:t>
      </w:r>
    </w:p>
    <w:p w14:paraId="39CE1CC9" w14:textId="77777777" w:rsidR="00C165C3" w:rsidRPr="00C165C3" w:rsidRDefault="00C165C3" w:rsidP="00C165C3">
      <w:pPr>
        <w:pStyle w:val="EndNoteBibliography"/>
        <w:spacing w:after="0"/>
        <w:ind w:left="720" w:hanging="720"/>
      </w:pPr>
      <w:r w:rsidRPr="00C165C3">
        <w:t xml:space="preserve">Nielsen, J. M., L. A. Rogers, R. D. Brodeur, A. R. Thompson, T. D. Auth, A. L. Deary, J. T. Duffy-Anderson, M. Galbraith, J. A. Koslow, and R. I. Perry. 2021. Responses of ichthyoplankton assemblages to the recent marine heatwave and previous climate fluctuations in several Northeast Pacific marine ecosystems. Global Change Biology </w:t>
      </w:r>
      <w:r w:rsidRPr="00C165C3">
        <w:rPr>
          <w:b/>
        </w:rPr>
        <w:t>27</w:t>
      </w:r>
      <w:r w:rsidRPr="00C165C3">
        <w:t>:506-520.</w:t>
      </w:r>
    </w:p>
    <w:p w14:paraId="3F528C99" w14:textId="77777777" w:rsidR="00C165C3" w:rsidRPr="00C165C3" w:rsidRDefault="00C165C3" w:rsidP="00C165C3">
      <w:pPr>
        <w:pStyle w:val="EndNoteBibliography"/>
        <w:spacing w:after="0"/>
        <w:ind w:left="720" w:hanging="720"/>
      </w:pPr>
      <w:r w:rsidRPr="00C165C3">
        <w:t xml:space="preserve">Okamoto, D. K., S. C. Schroeter, and D. C. Reed. 2020. Effects of ocean climate on spatiotemporal variation in sea urchin settlement and recruitment. Limnology and Oceanography </w:t>
      </w:r>
      <w:r w:rsidRPr="00C165C3">
        <w:rPr>
          <w:b/>
        </w:rPr>
        <w:t>65</w:t>
      </w:r>
      <w:r w:rsidRPr="00C165C3">
        <w:t>:2076-2091.</w:t>
      </w:r>
    </w:p>
    <w:p w14:paraId="3C7B029E" w14:textId="77777777" w:rsidR="00C165C3" w:rsidRPr="00C165C3" w:rsidRDefault="00C165C3" w:rsidP="00C165C3">
      <w:pPr>
        <w:pStyle w:val="EndNoteBibliography"/>
        <w:spacing w:after="0"/>
        <w:ind w:left="720" w:hanging="720"/>
      </w:pPr>
      <w:r w:rsidRPr="00C165C3">
        <w:t xml:space="preserve">Ottmann, D., K. Grorud-Colvert, B. Huntington, and S. Sponaugle. 2018. Interannual and regional variability in settlement of groundfishes to protected and fished nearshore waters of Oregon, USA. Marine Ecology Progress Series </w:t>
      </w:r>
      <w:r w:rsidRPr="00C165C3">
        <w:rPr>
          <w:b/>
        </w:rPr>
        <w:t>598</w:t>
      </w:r>
      <w:r w:rsidRPr="00C165C3">
        <w:t>:131-145.</w:t>
      </w:r>
    </w:p>
    <w:p w14:paraId="2BE9F010" w14:textId="77777777" w:rsidR="00C165C3" w:rsidRPr="00C165C3" w:rsidRDefault="00C165C3" w:rsidP="00C165C3">
      <w:pPr>
        <w:pStyle w:val="EndNoteBibliography"/>
        <w:spacing w:after="0"/>
        <w:ind w:left="720" w:hanging="720"/>
      </w:pPr>
      <w:r w:rsidRPr="00C165C3">
        <w:t xml:space="preserve">Pearcy, W. G., D. L. Stein, M. A. Hixon, E. K. Pikitch, W. H. Barss, and R. M. Starr. 1989. Submersible observations of deep-reef fishes of Heceta Bank Oregon USA. Fishery Bulletin </w:t>
      </w:r>
      <w:r w:rsidRPr="00C165C3">
        <w:rPr>
          <w:b/>
        </w:rPr>
        <w:t>87</w:t>
      </w:r>
      <w:r w:rsidRPr="00C165C3">
        <w:t>:955-966.</w:t>
      </w:r>
    </w:p>
    <w:p w14:paraId="0F0AFB1C" w14:textId="77777777" w:rsidR="00C165C3" w:rsidRPr="00C165C3" w:rsidRDefault="00C165C3" w:rsidP="00C165C3">
      <w:pPr>
        <w:pStyle w:val="EndNoteBibliography"/>
        <w:spacing w:after="0"/>
        <w:ind w:left="720" w:hanging="720"/>
      </w:pPr>
      <w:r w:rsidRPr="00C165C3">
        <w:t xml:space="preserve">Pearse, J. S. 2006. Ecological role of purple sea urchins. Science </w:t>
      </w:r>
      <w:r w:rsidRPr="00C165C3">
        <w:rPr>
          <w:b/>
        </w:rPr>
        <w:t>314</w:t>
      </w:r>
      <w:r w:rsidRPr="00C165C3">
        <w:t>:940-941.</w:t>
      </w:r>
    </w:p>
    <w:p w14:paraId="225D342B" w14:textId="77777777" w:rsidR="00C165C3" w:rsidRPr="00C165C3" w:rsidRDefault="00C165C3" w:rsidP="00C165C3">
      <w:pPr>
        <w:pStyle w:val="EndNoteBibliography"/>
        <w:spacing w:after="0"/>
        <w:ind w:left="720" w:hanging="720"/>
      </w:pPr>
      <w:r w:rsidRPr="00C165C3">
        <w:t xml:space="preserve">Pearse, J. S., and A. H. Hines. 1987. Long-term population dynamics of sea urchins in a central California kelp forest: rare recruitment and rapid decline. Marine Ecology Progress Series </w:t>
      </w:r>
      <w:r w:rsidRPr="00C165C3">
        <w:rPr>
          <w:b/>
        </w:rPr>
        <w:t>39</w:t>
      </w:r>
      <w:r w:rsidRPr="00C165C3">
        <w:t>:275-283.</w:t>
      </w:r>
    </w:p>
    <w:p w14:paraId="118FBB8A" w14:textId="77777777" w:rsidR="00C165C3" w:rsidRPr="00C165C3" w:rsidRDefault="00C165C3" w:rsidP="00C165C3">
      <w:pPr>
        <w:pStyle w:val="EndNoteBibliography"/>
        <w:spacing w:after="0"/>
        <w:ind w:left="720" w:hanging="720"/>
      </w:pPr>
      <w:r w:rsidRPr="00C165C3">
        <w:t xml:space="preserve">Pfister, C. A., H. D. Berry, T. Mumford, and A. Randall Hughes. 2018. The dynamics of Kelp Forests in the Northeast Pacific Ocean and the relationship with environmental drivers. Journal of Ecology </w:t>
      </w:r>
      <w:r w:rsidRPr="00C165C3">
        <w:rPr>
          <w:b/>
        </w:rPr>
        <w:t>106</w:t>
      </w:r>
      <w:r w:rsidRPr="00C165C3">
        <w:t>:1520-1533.</w:t>
      </w:r>
    </w:p>
    <w:p w14:paraId="6EE010BA" w14:textId="77777777" w:rsidR="00C165C3" w:rsidRPr="00C165C3" w:rsidRDefault="00C165C3" w:rsidP="00C165C3">
      <w:pPr>
        <w:pStyle w:val="EndNoteBibliography"/>
        <w:spacing w:after="0"/>
        <w:ind w:left="720" w:hanging="720"/>
      </w:pPr>
      <w:r w:rsidRPr="00C165C3">
        <w:t xml:space="preserve">Piatt, J. F., J. K. Parrish, H. M. Renner, S. K. Schoen, T. T. Jones, M. L. Arimitsu, K. J. Kuletz, B. Bodenstein, M. Garcia-Reyes, R. S. Duerr, R. M. Corcoran, R. S. A. Kaler, G. J. McChesney, R. T. Golightly, H. A. Coletti, R. M. Suryan, H. K. Burgess, J. Lindsey, K. Lindquist, P. M. Warzybok, J. Jahncke, J. Roletto, and W. J. Sydeman. 2020. Extreme mortality and reproductive failure of common murres resulting from the northeast Pacific marine heatwave of 2014-2016. Plos One </w:t>
      </w:r>
      <w:r w:rsidRPr="00C165C3">
        <w:rPr>
          <w:b/>
        </w:rPr>
        <w:t>15</w:t>
      </w:r>
      <w:r w:rsidRPr="00C165C3">
        <w:t>.</w:t>
      </w:r>
    </w:p>
    <w:p w14:paraId="03FACD60" w14:textId="77777777" w:rsidR="00C165C3" w:rsidRPr="00C165C3" w:rsidRDefault="00C165C3" w:rsidP="00C165C3">
      <w:pPr>
        <w:pStyle w:val="EndNoteBibliography"/>
        <w:spacing w:after="0"/>
        <w:ind w:left="720" w:hanging="720"/>
      </w:pPr>
      <w:r w:rsidRPr="00C165C3">
        <w:t xml:space="preserve">Pinsky, M. L., A. M. Eikeset, D. J. McCauley, J. L. Payne, and J. M. Sunday. 2019. Greater vulnerability to warming of marine versus terrestrial ectotherms. Nature </w:t>
      </w:r>
      <w:r w:rsidRPr="00C165C3">
        <w:rPr>
          <w:b/>
        </w:rPr>
        <w:t>569</w:t>
      </w:r>
      <w:r w:rsidRPr="00C165C3">
        <w:t>:108-+.</w:t>
      </w:r>
    </w:p>
    <w:p w14:paraId="37172EBF" w14:textId="77777777" w:rsidR="00C165C3" w:rsidRPr="00C165C3" w:rsidRDefault="00C165C3" w:rsidP="00C165C3">
      <w:pPr>
        <w:pStyle w:val="EndNoteBibliography"/>
        <w:spacing w:after="0"/>
        <w:ind w:left="720" w:hanging="720"/>
      </w:pPr>
      <w:r w:rsidRPr="00C165C3">
        <w:t xml:space="preserve">Pinsky, M. L., G. Guannel, and K. K. Arkema. 2013. Quantifying wave attenuation to inform coastal habitat conservation. Ecosphere </w:t>
      </w:r>
      <w:r w:rsidRPr="00C165C3">
        <w:rPr>
          <w:b/>
        </w:rPr>
        <w:t>4</w:t>
      </w:r>
      <w:r w:rsidRPr="00C165C3">
        <w:t>:art95.</w:t>
      </w:r>
    </w:p>
    <w:p w14:paraId="7DE4B24E" w14:textId="77777777" w:rsidR="00C165C3" w:rsidRPr="00C165C3" w:rsidRDefault="00C165C3" w:rsidP="00C165C3">
      <w:pPr>
        <w:pStyle w:val="EndNoteBibliography"/>
        <w:spacing w:after="0"/>
        <w:ind w:left="720" w:hanging="720"/>
      </w:pPr>
      <w:r w:rsidRPr="00C165C3">
        <w:t xml:space="preserve">Pondella, D. J., II, S. E. Piacenza, J. T. Claisse, C. M. Williams, J. P. Williams, A. J. Zellmer, and J. E. Caselle. 2019. Assessing drivers of rocky reef fish biomass density from the Southern California Bight. Marine Ecology Progress Series </w:t>
      </w:r>
      <w:r w:rsidRPr="00C165C3">
        <w:rPr>
          <w:b/>
        </w:rPr>
        <w:t>628</w:t>
      </w:r>
      <w:r w:rsidRPr="00C165C3">
        <w:t>:125-140.</w:t>
      </w:r>
    </w:p>
    <w:p w14:paraId="2198BA76" w14:textId="451AD794" w:rsidR="00C165C3" w:rsidRPr="00C165C3" w:rsidRDefault="00C165C3" w:rsidP="00C165C3">
      <w:pPr>
        <w:pStyle w:val="EndNoteBibliography"/>
        <w:spacing w:after="0"/>
        <w:ind w:left="720" w:hanging="720"/>
      </w:pPr>
      <w:r w:rsidRPr="00C165C3">
        <w:t xml:space="preserve">R Core Team. 2020. R: A language and environment for  statistical computing. R Foundation for Statistical  Computing, Vienna, Austria. URL </w:t>
      </w:r>
      <w:hyperlink r:id="rId12" w:history="1">
        <w:r w:rsidRPr="00C165C3">
          <w:rPr>
            <w:rStyle w:val="Hyperlink"/>
          </w:rPr>
          <w:t>https://www.R-project.org/</w:t>
        </w:r>
      </w:hyperlink>
      <w:r w:rsidRPr="00C165C3">
        <w:t>.</w:t>
      </w:r>
    </w:p>
    <w:p w14:paraId="7431445F" w14:textId="77777777" w:rsidR="00C165C3" w:rsidRPr="00C165C3" w:rsidRDefault="00C165C3" w:rsidP="00C165C3">
      <w:pPr>
        <w:pStyle w:val="EndNoteBibliography"/>
        <w:spacing w:after="0"/>
        <w:ind w:left="720" w:hanging="720"/>
      </w:pPr>
      <w:r w:rsidRPr="00C165C3">
        <w:t xml:space="preserve">Rogers-Bennett, L., and C. A. Catton. 2019. Marine heat wave and multiple stressors tip bull kelp forest to sea urchin barrens. Sci Rep </w:t>
      </w:r>
      <w:r w:rsidRPr="00C165C3">
        <w:rPr>
          <w:b/>
        </w:rPr>
        <w:t>9</w:t>
      </w:r>
      <w:r w:rsidRPr="00C165C3">
        <w:t>:15050.</w:t>
      </w:r>
    </w:p>
    <w:p w14:paraId="40CBCA46" w14:textId="77777777" w:rsidR="00C165C3" w:rsidRPr="00C165C3" w:rsidRDefault="00C165C3" w:rsidP="00C165C3">
      <w:pPr>
        <w:pStyle w:val="EndNoteBibliography"/>
        <w:spacing w:after="0"/>
        <w:ind w:left="720" w:hanging="720"/>
      </w:pPr>
      <w:r w:rsidRPr="00C165C3">
        <w:t xml:space="preserve">Santora, J. A., N. J. Mantua, I. D. Schroeder, J. C. Field, E. L. Hazen, S. J. Bograd, W. J. Sydeman, B. K. Wells, J. Calambokidis, L. Saez, D. Lawson, and K. A. Forney. 2020. Habitat compression and ecosystem shifts as potential links between marine heatwave and record whale entanglements. Nature Communications </w:t>
      </w:r>
      <w:r w:rsidRPr="00C165C3">
        <w:rPr>
          <w:b/>
        </w:rPr>
        <w:t>11</w:t>
      </w:r>
      <w:r w:rsidRPr="00C165C3">
        <w:t>:536.</w:t>
      </w:r>
    </w:p>
    <w:p w14:paraId="01019EF5" w14:textId="77777777" w:rsidR="00C165C3" w:rsidRPr="00C165C3" w:rsidRDefault="00C165C3" w:rsidP="00C165C3">
      <w:pPr>
        <w:pStyle w:val="EndNoteBibliography"/>
        <w:spacing w:after="0"/>
        <w:ind w:left="720" w:hanging="720"/>
      </w:pPr>
      <w:r w:rsidRPr="00C165C3">
        <w:t xml:space="preserve">Schindler, D. E., J. B. Armstrong, and T. E. Reed. 2015. The portfolio concept in ecology and evolution. Frontiers in Ecology and the Environment </w:t>
      </w:r>
      <w:r w:rsidRPr="00C165C3">
        <w:rPr>
          <w:b/>
        </w:rPr>
        <w:t>15</w:t>
      </w:r>
      <w:r w:rsidRPr="00C165C3">
        <w:t>:257-263.</w:t>
      </w:r>
    </w:p>
    <w:p w14:paraId="6EAF7E4A" w14:textId="77777777" w:rsidR="00C165C3" w:rsidRPr="00C165C3" w:rsidRDefault="00C165C3" w:rsidP="00C165C3">
      <w:pPr>
        <w:pStyle w:val="EndNoteBibliography"/>
        <w:spacing w:after="0"/>
        <w:ind w:left="720" w:hanging="720"/>
      </w:pPr>
      <w:r w:rsidRPr="00C165C3">
        <w:t xml:space="preserve">Schroeder, I. D., J. A. Santora, S. J. Bograd, E. L. Hazen, K. M. Sakuma, A. M. Moore, C. A. Edwards, B. K. Wells, and J. C. Field. 2019. Source water variability as a driver of rockfish recruitment in the California Current Ecosystem: implications for climate change and fisheries management. Canadian Journal of Fisheries and Aquatic Sciences </w:t>
      </w:r>
      <w:r w:rsidRPr="00C165C3">
        <w:rPr>
          <w:b/>
        </w:rPr>
        <w:t>76</w:t>
      </w:r>
      <w:r w:rsidRPr="00C165C3">
        <w:t>:950-960.</w:t>
      </w:r>
    </w:p>
    <w:p w14:paraId="4A361989" w14:textId="77777777" w:rsidR="00C165C3" w:rsidRPr="00C165C3" w:rsidRDefault="00C165C3" w:rsidP="00C165C3">
      <w:pPr>
        <w:pStyle w:val="EndNoteBibliography"/>
        <w:spacing w:after="0"/>
        <w:ind w:left="720" w:hanging="720"/>
      </w:pPr>
      <w:r w:rsidRPr="00C165C3">
        <w:t xml:space="preserve">Shelton, A. O., C. J. Harvey, J. F. Samhouri, K. S. Andrews, B. E. Feist, K. E. Frick, N. Tolimieri, G. D. Williams, L. D. Antrim, and H. D. Berry. 2018. From the predictable to the unexpected: kelp forest and benthic invertebrate community dynamics following decades of sea otter expansion. Oecologia </w:t>
      </w:r>
      <w:r w:rsidRPr="00C165C3">
        <w:rPr>
          <w:b/>
        </w:rPr>
        <w:t>188</w:t>
      </w:r>
      <w:r w:rsidRPr="00C165C3">
        <w:t>:1105-1119.</w:t>
      </w:r>
    </w:p>
    <w:p w14:paraId="574A56FD" w14:textId="77777777" w:rsidR="00C165C3" w:rsidRPr="00C165C3" w:rsidRDefault="00C165C3" w:rsidP="00C165C3">
      <w:pPr>
        <w:pStyle w:val="EndNoteBibliography"/>
        <w:spacing w:after="0"/>
        <w:ind w:left="720" w:hanging="720"/>
      </w:pPr>
      <w:r w:rsidRPr="00C165C3">
        <w:t xml:space="preserve">Smale, D. A. 2020. Impacts of ocean warming on kelp forest ecosystems. New Phytologist </w:t>
      </w:r>
      <w:r w:rsidRPr="00C165C3">
        <w:rPr>
          <w:b/>
        </w:rPr>
        <w:t>225</w:t>
      </w:r>
      <w:r w:rsidRPr="00C165C3">
        <w:t>:1447-1454.</w:t>
      </w:r>
    </w:p>
    <w:p w14:paraId="1C593E0D" w14:textId="77777777" w:rsidR="00C165C3" w:rsidRPr="00C165C3" w:rsidRDefault="00C165C3" w:rsidP="00C165C3">
      <w:pPr>
        <w:pStyle w:val="EndNoteBibliography"/>
        <w:spacing w:after="0"/>
        <w:ind w:left="720" w:hanging="720"/>
      </w:pPr>
      <w:r w:rsidRPr="00C165C3">
        <w:lastRenderedPageBreak/>
        <w:t xml:space="preserve">Smith, J. G., J. Tomoleoni, M. Staedler, S. Lyon, J. Fujii, and M. T. Tinker. 2021. Behavioral responses across a mosaic of ecosystem states restructure a sea otter-urchin trophic cascade. Proc Natl Acad Sci U S A </w:t>
      </w:r>
      <w:r w:rsidRPr="00C165C3">
        <w:rPr>
          <w:b/>
        </w:rPr>
        <w:t>118</w:t>
      </w:r>
      <w:r w:rsidRPr="00C165C3">
        <w:t>.</w:t>
      </w:r>
    </w:p>
    <w:p w14:paraId="6F338748" w14:textId="77777777" w:rsidR="00C165C3" w:rsidRPr="00C165C3" w:rsidRDefault="00C165C3" w:rsidP="00C165C3">
      <w:pPr>
        <w:pStyle w:val="EndNoteBibliography"/>
        <w:spacing w:after="0"/>
        <w:ind w:left="720" w:hanging="720"/>
      </w:pPr>
      <w:r w:rsidRPr="00C165C3">
        <w:t xml:space="preserve">Stein, D. L., B. N. Tissot, M. A. Hixon, and W. Barss. 1992. Fish-habitat associations on a deep reef at the edge of the Oregon continental-shelf. Fishery Bulletin </w:t>
      </w:r>
      <w:r w:rsidRPr="00C165C3">
        <w:rPr>
          <w:b/>
        </w:rPr>
        <w:t>90</w:t>
      </w:r>
      <w:r w:rsidRPr="00C165C3">
        <w:t>:540-551.</w:t>
      </w:r>
    </w:p>
    <w:p w14:paraId="1D6D4DBA" w14:textId="77777777" w:rsidR="00C165C3" w:rsidRPr="00C165C3" w:rsidRDefault="00C165C3" w:rsidP="00C165C3">
      <w:pPr>
        <w:pStyle w:val="EndNoteBibliography"/>
        <w:spacing w:after="0"/>
        <w:ind w:left="720" w:hanging="720"/>
      </w:pPr>
      <w:r w:rsidRPr="00C165C3">
        <w:t xml:space="preserve">Steneck, R. S., M. H. Graham, B. J. Bourque, D. Corbett, J. M. Erlandson, J. A. Estes, and M. J. Tegner. 2002. Kelp forest ecosystems: biodiversity, stability, resilience and future. Environmental Conservation </w:t>
      </w:r>
      <w:r w:rsidRPr="00C165C3">
        <w:rPr>
          <w:b/>
        </w:rPr>
        <w:t>29</w:t>
      </w:r>
      <w:r w:rsidRPr="00C165C3">
        <w:t>:436-459.</w:t>
      </w:r>
    </w:p>
    <w:p w14:paraId="3F56ADE0" w14:textId="77777777" w:rsidR="00C165C3" w:rsidRPr="00C165C3" w:rsidRDefault="00C165C3" w:rsidP="00C165C3">
      <w:pPr>
        <w:pStyle w:val="EndNoteBibliography"/>
        <w:spacing w:after="0"/>
        <w:ind w:left="720" w:hanging="720"/>
      </w:pPr>
      <w:r w:rsidRPr="00C165C3">
        <w:t xml:space="preserve">Tegner, M. 2000. Ecosystem effects of fishing in kelp forest communities. ICES Journal of Marine Science </w:t>
      </w:r>
      <w:r w:rsidRPr="00C165C3">
        <w:rPr>
          <w:b/>
        </w:rPr>
        <w:t>57</w:t>
      </w:r>
      <w:r w:rsidRPr="00C165C3">
        <w:t>:579-589.</w:t>
      </w:r>
    </w:p>
    <w:p w14:paraId="6EE98D54" w14:textId="77777777" w:rsidR="00C165C3" w:rsidRPr="00C165C3" w:rsidRDefault="00C165C3" w:rsidP="00C165C3">
      <w:pPr>
        <w:pStyle w:val="EndNoteBibliography"/>
        <w:spacing w:after="0"/>
        <w:ind w:left="720" w:hanging="720"/>
      </w:pPr>
      <w:r w:rsidRPr="00C165C3">
        <w:t xml:space="preserve">Tegner, M. J., and P. K. Dayton. 1981. Population Structure, Recruitment and Mortality of Two Sea Urchins (Strongylocentrotus franciscanus and S. purpuratus) in a Kelp Forest. Marine Ecology Progress Series </w:t>
      </w:r>
      <w:r w:rsidRPr="00C165C3">
        <w:rPr>
          <w:b/>
        </w:rPr>
        <w:t>5</w:t>
      </w:r>
      <w:r w:rsidRPr="00C165C3">
        <w:t>:255-268.</w:t>
      </w:r>
    </w:p>
    <w:p w14:paraId="00CEDBA4" w14:textId="77777777" w:rsidR="00C165C3" w:rsidRPr="00C165C3" w:rsidRDefault="00C165C3" w:rsidP="00C165C3">
      <w:pPr>
        <w:pStyle w:val="EndNoteBibliography"/>
        <w:spacing w:after="0"/>
        <w:ind w:left="720" w:hanging="720"/>
      </w:pPr>
      <w:r w:rsidRPr="00C165C3">
        <w:t xml:space="preserve">Tolimieri, N., M. E. Clarke, H. Singh, and C. Goldfinger. 2008. Evaluating the SeaBED AUV for Monitoring Groundfish in Untrawlable Habitat. Pages 129-142 </w:t>
      </w:r>
      <w:r w:rsidRPr="00C165C3">
        <w:rPr>
          <w:i/>
        </w:rPr>
        <w:t>in</w:t>
      </w:r>
      <w:r w:rsidRPr="00C165C3">
        <w:t xml:space="preserve"> J. R. Reynolds and H. G. Greene, editors. Marine Habitat Mapping Technology for Alaska. Alaska Sea Grant College Program, University of Alaska Fairbanks.</w:t>
      </w:r>
    </w:p>
    <w:p w14:paraId="3E81D12A" w14:textId="77777777" w:rsidR="00C165C3" w:rsidRPr="00C165C3" w:rsidRDefault="00C165C3" w:rsidP="00C165C3">
      <w:pPr>
        <w:pStyle w:val="EndNoteBibliography"/>
        <w:spacing w:after="0"/>
        <w:ind w:left="720" w:hanging="720"/>
      </w:pPr>
      <w:r w:rsidRPr="00C165C3">
        <w:t xml:space="preserve">Watanabe, J. M., and C. Harrold. 1991. Destructive grazing by sea urchins Strongylocentrotus spp. in a central California kelp forest: potential roles of recruitment, depth, and predation. Marine Ecology Progress Series </w:t>
      </w:r>
      <w:r w:rsidRPr="00C165C3">
        <w:rPr>
          <w:b/>
        </w:rPr>
        <w:t>71</w:t>
      </w:r>
      <w:r w:rsidRPr="00C165C3">
        <w:t>:125-141.</w:t>
      </w:r>
    </w:p>
    <w:p w14:paraId="74CF116C" w14:textId="77777777" w:rsidR="00C165C3" w:rsidRPr="00C165C3" w:rsidRDefault="00C165C3" w:rsidP="00C165C3">
      <w:pPr>
        <w:pStyle w:val="EndNoteBibliography"/>
        <w:spacing w:after="0"/>
        <w:ind w:left="720" w:hanging="720"/>
      </w:pPr>
      <w:r w:rsidRPr="00C165C3">
        <w:t xml:space="preserve">Watson, J., and J. A. Estes. 2011. Stability, resilience, and phase shifts in rocky subtidal communities along the west coast of Vancouver Island, Canada. Ecological Monographs </w:t>
      </w:r>
      <w:r w:rsidRPr="00C165C3">
        <w:rPr>
          <w:b/>
        </w:rPr>
        <w:t>81</w:t>
      </w:r>
      <w:r w:rsidRPr="00C165C3">
        <w:t>:215-239.</w:t>
      </w:r>
    </w:p>
    <w:p w14:paraId="5ED1D901" w14:textId="77777777" w:rsidR="00C165C3" w:rsidRPr="00C165C3" w:rsidRDefault="00C165C3" w:rsidP="00C165C3">
      <w:pPr>
        <w:pStyle w:val="EndNoteBibliography"/>
        <w:spacing w:after="0"/>
        <w:ind w:left="720" w:hanging="720"/>
      </w:pPr>
      <w:r w:rsidRPr="00C165C3">
        <w:t xml:space="preserve">Williams, J. P., J. T. Claisse, D. J. Pondella, II, C. M. Williams, M. J. Robart, Z. Scholz, E. M. Jaco, T. Ford, H. Burdick, and D. Witting. 2021. Sea urchin mass mortality rapidly restores kelp forest communities. Marine Ecology Progress Series </w:t>
      </w:r>
      <w:r w:rsidRPr="00C165C3">
        <w:rPr>
          <w:b/>
        </w:rPr>
        <w:t>664</w:t>
      </w:r>
      <w:r w:rsidRPr="00C165C3">
        <w:t>:117-131.</w:t>
      </w:r>
    </w:p>
    <w:p w14:paraId="2648BAB0" w14:textId="77777777" w:rsidR="00C165C3" w:rsidRPr="00C165C3" w:rsidRDefault="00C165C3" w:rsidP="00C165C3">
      <w:pPr>
        <w:pStyle w:val="EndNoteBibliography"/>
        <w:spacing w:after="0"/>
        <w:ind w:left="720" w:hanging="720"/>
      </w:pPr>
      <w:r w:rsidRPr="00C165C3">
        <w:t xml:space="preserve">Wilmers, C. C., J. A. Estes, M. Edwards, K. L. Laidre, and B. Konar. 2012. Do trophic cascades affect the storage and flux of atmospheric carbon? An analysis of sea otters and kelp forests. Frontiers in Ecology and the Environment </w:t>
      </w:r>
      <w:r w:rsidRPr="00C165C3">
        <w:rPr>
          <w:b/>
        </w:rPr>
        <w:t>10</w:t>
      </w:r>
      <w:r w:rsidRPr="00C165C3">
        <w:t>:409-415.</w:t>
      </w:r>
    </w:p>
    <w:p w14:paraId="4DE52DE7" w14:textId="77777777" w:rsidR="00C165C3" w:rsidRPr="00C165C3" w:rsidRDefault="00C165C3" w:rsidP="00C165C3">
      <w:pPr>
        <w:pStyle w:val="EndNoteBibliography"/>
        <w:ind w:left="720" w:hanging="720"/>
      </w:pPr>
      <w:r w:rsidRPr="00C165C3">
        <w:t xml:space="preserve">Yorke, C. E., H. M. Page, and R. J. Miller. 2019. Sea urchins mediate the availability of kelp detritus to benthic consumers. Proc Biol Sci </w:t>
      </w:r>
      <w:r w:rsidRPr="00C165C3">
        <w:rPr>
          <w:b/>
        </w:rPr>
        <w:t>286</w:t>
      </w:r>
      <w:r w:rsidRPr="00C165C3">
        <w:t>:20190846.</w:t>
      </w:r>
    </w:p>
    <w:p w14:paraId="1BC47F92" w14:textId="4D1C3334" w:rsidR="00200A1B" w:rsidRPr="00056C63" w:rsidRDefault="00F75178" w:rsidP="00F75178">
      <w:r w:rsidRPr="00056C63">
        <w:fldChar w:fldCharType="end"/>
      </w:r>
    </w:p>
    <w:p w14:paraId="023DB658" w14:textId="77777777" w:rsidR="00200A1B" w:rsidRPr="00056C63" w:rsidRDefault="00200A1B" w:rsidP="00D53E7A">
      <w:pPr>
        <w:pStyle w:val="Heading1"/>
        <w:rPr>
          <w:sz w:val="22"/>
          <w:szCs w:val="22"/>
        </w:rPr>
      </w:pPr>
      <w:r w:rsidRPr="00056C63">
        <w:rPr>
          <w:sz w:val="22"/>
          <w:szCs w:val="22"/>
        </w:rPr>
        <w:br w:type="page"/>
      </w:r>
    </w:p>
    <w:p w14:paraId="64A38A1B" w14:textId="64219A76" w:rsidR="00200A1B" w:rsidRPr="007B652A" w:rsidRDefault="00200A1B" w:rsidP="007B652A">
      <w:pPr>
        <w:pStyle w:val="Heading1"/>
      </w:pPr>
      <w:r w:rsidRPr="007B652A">
        <w:lastRenderedPageBreak/>
        <w:t>Figures</w:t>
      </w:r>
    </w:p>
    <w:p w14:paraId="2CDD4609" w14:textId="77777777" w:rsidR="005C7BCD" w:rsidRDefault="005C7BCD" w:rsidP="00254B40">
      <w:pPr>
        <w:pStyle w:val="Caption"/>
      </w:pPr>
      <w:bookmarkStart w:id="63" w:name="_Ref56683324"/>
    </w:p>
    <w:p w14:paraId="256579FD" w14:textId="6510710E" w:rsidR="005C7BCD" w:rsidRDefault="00113462" w:rsidP="00113462">
      <w:pPr>
        <w:pStyle w:val="Caption"/>
        <w:jc w:val="center"/>
      </w:pPr>
      <w:r>
        <w:rPr>
          <w:noProof/>
        </w:rPr>
        <w:drawing>
          <wp:inline distT="0" distB="0" distL="0" distR="0" wp14:anchorId="42CE179A" wp14:editId="2388BC83">
            <wp:extent cx="5486400" cy="5486400"/>
            <wp:effectExtent l="0" t="0" r="0" b="0"/>
            <wp:docPr id="27" name="OCNMS.site.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CNMS.site.map.jpg"/>
                    <pic:cNvPicPr/>
                  </pic:nvPicPr>
                  <pic:blipFill>
                    <a:blip r:embed="rId13" r:link="rId14"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7C350FE7" w14:textId="6A1AD890" w:rsidR="006444CE" w:rsidRDefault="00533081" w:rsidP="00D565AD">
      <w:pPr>
        <w:pStyle w:val="Caption"/>
      </w:pPr>
      <w:bookmarkStart w:id="64" w:name="_Ref70920575"/>
      <w:r>
        <w:t>Fig.</w:t>
      </w:r>
      <w:r w:rsidR="00200A1B">
        <w:t xml:space="preserve"> </w:t>
      </w:r>
      <w:fldSimple w:instr=" SEQ Fig. \* ARABIC ">
        <w:r w:rsidR="00A029E1">
          <w:rPr>
            <w:noProof/>
          </w:rPr>
          <w:t>1</w:t>
        </w:r>
      </w:fldSimple>
      <w:bookmarkEnd w:id="63"/>
      <w:bookmarkEnd w:id="64"/>
      <w:r w:rsidR="005C7BCD">
        <w:t xml:space="preserve"> Location of study sites. The town of La Push is included for reference</w:t>
      </w:r>
      <w:r w:rsidR="00064CE7">
        <w:t>, but is not a sampling site</w:t>
      </w:r>
      <w:r w:rsidR="005C7BCD">
        <w:t>.</w:t>
      </w:r>
    </w:p>
    <w:p w14:paraId="15930EA8" w14:textId="77777777" w:rsidR="006444CE" w:rsidRDefault="006444CE" w:rsidP="00254B40">
      <w:pPr>
        <w:pStyle w:val="Caption"/>
      </w:pPr>
    </w:p>
    <w:p w14:paraId="0C6035E9" w14:textId="69C7263C" w:rsidR="007B7BBA" w:rsidRDefault="006444CE" w:rsidP="007B7BBA">
      <w:pPr>
        <w:ind w:firstLine="0"/>
        <w:jc w:val="center"/>
      </w:pPr>
      <w:r>
        <w:br w:type="page"/>
      </w:r>
    </w:p>
    <w:p w14:paraId="65957786" w14:textId="7F35886F" w:rsidR="00C068E6" w:rsidRDefault="00A06A88" w:rsidP="00C068E6">
      <w:pPr>
        <w:pStyle w:val="Caption"/>
        <w:jc w:val="center"/>
      </w:pPr>
      <w:bookmarkStart w:id="65" w:name="_Ref71634846"/>
      <w:bookmarkStart w:id="66" w:name="_Ref73455425"/>
      <w:r>
        <w:rPr>
          <w:noProof/>
        </w:rPr>
        <w:lastRenderedPageBreak/>
        <w:drawing>
          <wp:inline distT="0" distB="0" distL="0" distR="0" wp14:anchorId="43C000A3" wp14:editId="4FB4AD6E">
            <wp:extent cx="4572009" cy="4572009"/>
            <wp:effectExtent l="0" t="0" r="0" b="0"/>
            <wp:docPr id="58" name="Fish_capscale1_plot_YSD_1pa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sh_capscale1_plot_YSD_1pane -1.png"/>
                    <pic:cNvPicPr/>
                  </pic:nvPicPr>
                  <pic:blipFill>
                    <a:blip r:embed="rId15" r:link="rId16" cstate="print">
                      <a:extLst>
                        <a:ext uri="{28A0092B-C50C-407E-A947-70E740481C1C}">
                          <a14:useLocalDpi xmlns:a14="http://schemas.microsoft.com/office/drawing/2010/main" val="0"/>
                        </a:ext>
                      </a:extLst>
                    </a:blip>
                    <a:stretch>
                      <a:fillRect/>
                    </a:stretch>
                  </pic:blipFill>
                  <pic:spPr>
                    <a:xfrm>
                      <a:off x="0" y="0"/>
                      <a:ext cx="4572009" cy="4572009"/>
                    </a:xfrm>
                    <a:prstGeom prst="rect">
                      <a:avLst/>
                    </a:prstGeom>
                  </pic:spPr>
                </pic:pic>
              </a:graphicData>
            </a:graphic>
          </wp:inline>
        </w:drawing>
      </w:r>
    </w:p>
    <w:p w14:paraId="6200E962" w14:textId="57514DD7" w:rsidR="007B7BBA" w:rsidRDefault="00921DE2" w:rsidP="00D565AD">
      <w:pPr>
        <w:pStyle w:val="Caption"/>
      </w:pPr>
      <w:bookmarkStart w:id="67" w:name="_Ref73700708"/>
      <w:r>
        <w:t xml:space="preserve">Fig. </w:t>
      </w:r>
      <w:fldSimple w:instr=" SEQ Fig. \* ARABIC ">
        <w:r w:rsidR="00A029E1">
          <w:rPr>
            <w:noProof/>
          </w:rPr>
          <w:t>2</w:t>
        </w:r>
      </w:fldSimple>
      <w:bookmarkEnd w:id="65"/>
      <w:bookmarkEnd w:id="67"/>
      <w:r>
        <w:t xml:space="preserve"> </w:t>
      </w:r>
      <w:r w:rsidR="007B7BBA">
        <w:t xml:space="preserve">Ordination of sites based on the fish taxa present on 30 x 2 m transects from a distanced-based redundancy analysis. The analysis used individual transects, but the axes were averaged by site and year for clarity in the presentation.  Error bars indicate ± 1.0 </w:t>
      </w:r>
      <w:proofErr w:type="spellStart"/>
      <w:r w:rsidR="007B7BBA">
        <w:t>s.e.</w:t>
      </w:r>
      <w:proofErr w:type="spellEnd"/>
      <w:r w:rsidR="007B7BBA">
        <w:t xml:space="preserve"> </w:t>
      </w:r>
      <w:proofErr w:type="gramStart"/>
      <w:r w:rsidR="007B7BBA">
        <w:t>Red</w:t>
      </w:r>
      <w:proofErr w:type="gramEnd"/>
      <w:r w:rsidR="007B7BBA">
        <w:t xml:space="preserve"> text shows the loadings for fish taxa. The overlapping taxa just left of the center are: SCMA, SENE, SECA, OPEL. See </w:t>
      </w:r>
      <w:r w:rsidR="008C3A87" w:rsidRPr="008C3A87">
        <w:rPr>
          <w:highlight w:val="yellow"/>
        </w:rPr>
        <w:t>XX</w:t>
      </w:r>
      <w:r w:rsidR="008C3A87">
        <w:t xml:space="preserve"> </w:t>
      </w:r>
      <w:r w:rsidR="007B7BBA">
        <w:t>for taxa designations.</w:t>
      </w:r>
      <w:bookmarkEnd w:id="66"/>
    </w:p>
    <w:p w14:paraId="1A945626" w14:textId="77777777" w:rsidR="007B7BBA" w:rsidRDefault="007B7BBA" w:rsidP="00254B40">
      <w:pPr>
        <w:pStyle w:val="Caption"/>
      </w:pPr>
    </w:p>
    <w:p w14:paraId="2F65F8FD" w14:textId="7F74FBE5" w:rsidR="001C462B" w:rsidRDefault="001C462B" w:rsidP="00254B40">
      <w:pPr>
        <w:pStyle w:val="Caption"/>
      </w:pPr>
      <w:r>
        <w:br w:type="page"/>
      </w:r>
    </w:p>
    <w:p w14:paraId="533FF4F3" w14:textId="42C27AF2" w:rsidR="001C462B" w:rsidRDefault="00C068E6" w:rsidP="00C068E6">
      <w:pPr>
        <w:ind w:firstLine="0"/>
        <w:jc w:val="center"/>
      </w:pPr>
      <w:r>
        <w:rPr>
          <w:noProof/>
        </w:rPr>
        <w:lastRenderedPageBreak/>
        <w:drawing>
          <wp:inline distT="0" distB="0" distL="0" distR="0" wp14:anchorId="39F3638A" wp14:editId="616E2582">
            <wp:extent cx="5943612" cy="4572009"/>
            <wp:effectExtent l="0" t="0" r="0" b="0"/>
            <wp:docPr id="29" name="invert_capscale_plot_YS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vert_capscale_plot_YSD -1.png"/>
                    <pic:cNvPicPr/>
                  </pic:nvPicPr>
                  <pic:blipFill>
                    <a:blip r:embed="rId17" r:link="rId18" cstate="print">
                      <a:extLst>
                        <a:ext uri="{28A0092B-C50C-407E-A947-70E740481C1C}">
                          <a14:useLocalDpi xmlns:a14="http://schemas.microsoft.com/office/drawing/2010/main" val="0"/>
                        </a:ext>
                      </a:extLst>
                    </a:blip>
                    <a:stretch>
                      <a:fillRect/>
                    </a:stretch>
                  </pic:blipFill>
                  <pic:spPr>
                    <a:xfrm>
                      <a:off x="0" y="0"/>
                      <a:ext cx="5943612" cy="4572009"/>
                    </a:xfrm>
                    <a:prstGeom prst="rect">
                      <a:avLst/>
                    </a:prstGeom>
                  </pic:spPr>
                </pic:pic>
              </a:graphicData>
            </a:graphic>
          </wp:inline>
        </w:drawing>
      </w:r>
    </w:p>
    <w:p w14:paraId="57A50304" w14:textId="32DEDAA2" w:rsidR="001C462B" w:rsidRDefault="00921DE2" w:rsidP="00D565AD">
      <w:pPr>
        <w:pStyle w:val="Caption"/>
      </w:pPr>
      <w:bookmarkStart w:id="68" w:name="_Ref71634877"/>
      <w:r>
        <w:t xml:space="preserve">Fig. </w:t>
      </w:r>
      <w:fldSimple w:instr=" SEQ Fig. \* ARABIC ">
        <w:r w:rsidR="00A029E1">
          <w:rPr>
            <w:noProof/>
          </w:rPr>
          <w:t>3</w:t>
        </w:r>
      </w:fldSimple>
      <w:bookmarkEnd w:id="68"/>
      <w:r w:rsidR="001C462B">
        <w:t xml:space="preserve"> </w:t>
      </w:r>
      <w:r w:rsidR="001C462B" w:rsidRPr="00D14CFA">
        <w:t xml:space="preserve">Ordination of sites based on the </w:t>
      </w:r>
      <w:r w:rsidR="001C462B">
        <w:t>invertebrate</w:t>
      </w:r>
      <w:r w:rsidR="001C462B" w:rsidRPr="00D14CFA">
        <w:t xml:space="preserve"> taxa present on 30 x 2 m transects from a distanced-based redundancy analysis. The analysis used individual transects, but the axes were averaged by site and year for clarity in the presentation.  Error bars indicate ± 1.0 </w:t>
      </w:r>
      <w:proofErr w:type="spellStart"/>
      <w:r w:rsidR="001C462B" w:rsidRPr="00D14CFA">
        <w:t>s.e.</w:t>
      </w:r>
      <w:proofErr w:type="spellEnd"/>
      <w:r w:rsidR="001C462B">
        <w:t xml:space="preserve"> In most cases, error bars are smaller than the points. The results are presented in two panes with the species loadings plotted on the second pane for readability.</w:t>
      </w:r>
      <w:r w:rsidR="001C462B" w:rsidRPr="00D14CFA">
        <w:t xml:space="preserve"> </w:t>
      </w:r>
      <w:r w:rsidR="001C462B">
        <w:t>Species colors on the loadings pane are for readability and used to emphasize particular species.</w:t>
      </w:r>
    </w:p>
    <w:p w14:paraId="45F08C4F" w14:textId="77777777" w:rsidR="007B7BBA" w:rsidRDefault="007B7BBA" w:rsidP="00254B40">
      <w:pPr>
        <w:pStyle w:val="Caption"/>
      </w:pPr>
    </w:p>
    <w:p w14:paraId="1E11BBCD" w14:textId="4E626267" w:rsidR="007B7BBA" w:rsidRDefault="007B7BBA" w:rsidP="00254B40">
      <w:pPr>
        <w:pStyle w:val="Caption"/>
      </w:pPr>
      <w:r>
        <w:br w:type="page"/>
      </w:r>
    </w:p>
    <w:p w14:paraId="59104507" w14:textId="19CF6B03" w:rsidR="009372DE" w:rsidRDefault="00D95101" w:rsidP="009328C7">
      <w:pPr>
        <w:ind w:firstLine="0"/>
      </w:pPr>
      <w:bookmarkStart w:id="69" w:name="_Ref71102694"/>
      <w:bookmarkStart w:id="70" w:name="_Ref71103574"/>
      <w:r>
        <w:rPr>
          <w:noProof/>
        </w:rPr>
        <w:lastRenderedPageBreak/>
        <w:drawing>
          <wp:inline distT="0" distB="0" distL="0" distR="0" wp14:anchorId="454910A8" wp14:editId="59E6BE5B">
            <wp:extent cx="5486411" cy="7315215"/>
            <wp:effectExtent l="0" t="0" r="0" b="0"/>
            <wp:docPr id="3" name="Invert_Spp_Plots_Site_Year-main-urchins-seastar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vert_Spp_Plots_Site_Year-main-urchins-seastars -1.png"/>
                    <pic:cNvPicPr/>
                  </pic:nvPicPr>
                  <pic:blipFill>
                    <a:blip r:embed="rId19" r:link="rId20" cstate="print">
                      <a:extLst>
                        <a:ext uri="{28A0092B-C50C-407E-A947-70E740481C1C}">
                          <a14:useLocalDpi xmlns:a14="http://schemas.microsoft.com/office/drawing/2010/main" val="0"/>
                        </a:ext>
                      </a:extLst>
                    </a:blip>
                    <a:stretch>
                      <a:fillRect/>
                    </a:stretch>
                  </pic:blipFill>
                  <pic:spPr>
                    <a:xfrm>
                      <a:off x="0" y="0"/>
                      <a:ext cx="5486411" cy="7315215"/>
                    </a:xfrm>
                    <a:prstGeom prst="rect">
                      <a:avLst/>
                    </a:prstGeom>
                  </pic:spPr>
                </pic:pic>
              </a:graphicData>
            </a:graphic>
          </wp:inline>
        </w:drawing>
      </w:r>
    </w:p>
    <w:p w14:paraId="2DB20033" w14:textId="0F8AF9B8" w:rsidR="009328C7" w:rsidRDefault="009328C7" w:rsidP="0096707C">
      <w:pPr>
        <w:pStyle w:val="Caption"/>
      </w:pPr>
      <w:bookmarkStart w:id="71" w:name="_Ref73700846"/>
      <w:r>
        <w:t xml:space="preserve">Fig. </w:t>
      </w:r>
      <w:fldSimple w:instr=" SEQ Fig. \* ARABIC ">
        <w:r w:rsidR="00A029E1">
          <w:rPr>
            <w:noProof/>
          </w:rPr>
          <w:t>4</w:t>
        </w:r>
      </w:fldSimple>
      <w:bookmarkEnd w:id="69"/>
      <w:bookmarkEnd w:id="71"/>
      <w:r>
        <w:t xml:space="preserve"> Abundance </w:t>
      </w:r>
      <w:r w:rsidR="007345F0">
        <w:t>(</w:t>
      </w:r>
      <w:r w:rsidR="00BD44E3" w:rsidRPr="00BD44E3">
        <w:rPr>
          <w:highlight w:val="yellow"/>
        </w:rPr>
        <w:t>number per m</w:t>
      </w:r>
      <w:r w:rsidR="00BD44E3" w:rsidRPr="00BD44E3">
        <w:rPr>
          <w:highlight w:val="yellow"/>
          <w:vertAlign w:val="superscript"/>
        </w:rPr>
        <w:t>2</w:t>
      </w:r>
      <w:r w:rsidR="007345F0">
        <w:t xml:space="preserve">) </w:t>
      </w:r>
      <w:r>
        <w:t xml:space="preserve">of individual urchin and sea star species through </w:t>
      </w:r>
      <w:commentRangeStart w:id="72"/>
      <w:r>
        <w:t>time</w:t>
      </w:r>
      <w:commentRangeEnd w:id="72"/>
      <w:r w:rsidR="00926966">
        <w:rPr>
          <w:rStyle w:val="CommentReference"/>
        </w:rPr>
        <w:commentReference w:id="72"/>
      </w:r>
      <w:r>
        <w:t>.</w:t>
      </w:r>
      <w:bookmarkEnd w:id="70"/>
      <w:r>
        <w:br w:type="page"/>
      </w:r>
    </w:p>
    <w:p w14:paraId="1F3D11B9" w14:textId="4469836C" w:rsidR="000F386A" w:rsidRDefault="000F386A" w:rsidP="00D53E7A"/>
    <w:p w14:paraId="2DDB6F83" w14:textId="77777777" w:rsidR="000F386A" w:rsidRDefault="000F386A" w:rsidP="000F386A">
      <w:pPr>
        <w:ind w:firstLine="0"/>
        <w:jc w:val="center"/>
      </w:pPr>
      <w:r>
        <w:rPr>
          <w:noProof/>
        </w:rPr>
        <w:drawing>
          <wp:inline distT="0" distB="0" distL="0" distR="0" wp14:anchorId="1797CF9B" wp14:editId="2FBC5A64">
            <wp:extent cx="3200407" cy="3200407"/>
            <wp:effectExtent l="0" t="0" r="0" b="0"/>
            <wp:docPr id="31" name="seastar-prey-transect-lev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astar-prey-transect-level-1.png"/>
                    <pic:cNvPicPr/>
                  </pic:nvPicPr>
                  <pic:blipFill>
                    <a:blip r:embed="rId21" r:link="rId22" cstate="print">
                      <a:extLst>
                        <a:ext uri="{28A0092B-C50C-407E-A947-70E740481C1C}">
                          <a14:useLocalDpi xmlns:a14="http://schemas.microsoft.com/office/drawing/2010/main" val="0"/>
                        </a:ext>
                      </a:extLst>
                    </a:blip>
                    <a:stretch>
                      <a:fillRect/>
                    </a:stretch>
                  </pic:blipFill>
                  <pic:spPr>
                    <a:xfrm>
                      <a:off x="0" y="0"/>
                      <a:ext cx="3200407" cy="3200407"/>
                    </a:xfrm>
                    <a:prstGeom prst="rect">
                      <a:avLst/>
                    </a:prstGeom>
                  </pic:spPr>
                </pic:pic>
              </a:graphicData>
            </a:graphic>
          </wp:inline>
        </w:drawing>
      </w:r>
    </w:p>
    <w:p w14:paraId="5651B4F4" w14:textId="2EB9F6FD" w:rsidR="000F386A" w:rsidRDefault="000F386A" w:rsidP="00D565AD">
      <w:pPr>
        <w:pStyle w:val="Caption"/>
      </w:pPr>
      <w:bookmarkStart w:id="73" w:name="_Ref57728943"/>
      <w:r>
        <w:t>F</w:t>
      </w:r>
      <w:commentRangeStart w:id="74"/>
      <w:r>
        <w:t xml:space="preserve">ig. </w:t>
      </w:r>
      <w:fldSimple w:instr=" SEQ Fig. \* ARABIC ">
        <w:r w:rsidR="00A029E1">
          <w:rPr>
            <w:noProof/>
          </w:rPr>
          <w:t>5</w:t>
        </w:r>
      </w:fldSimple>
      <w:bookmarkEnd w:id="73"/>
      <w:r>
        <w:t xml:space="preserve"> Relationship between sea stars and their prey on 30x2m transects at five sites. </w:t>
      </w:r>
      <w:proofErr w:type="spellStart"/>
      <w:r>
        <w:rPr>
          <w:i/>
        </w:rPr>
        <w:t>Henricia</w:t>
      </w:r>
      <w:proofErr w:type="spellEnd"/>
      <w:r>
        <w:t xml:space="preserve"> spp. were excluded because they eat sponges and bacteria. Numbers in the top figure are the year of the survey (</w:t>
      </w:r>
      <w:proofErr w:type="spellStart"/>
      <w:r>
        <w:t>ie</w:t>
      </w:r>
      <w:proofErr w:type="spellEnd"/>
      <w:r>
        <w:t xml:space="preserve">, 9 = 2019).  </w:t>
      </w:r>
      <w:commentRangeEnd w:id="74"/>
      <w:r w:rsidR="00EE11B1">
        <w:rPr>
          <w:rStyle w:val="CommentReference"/>
          <w:iCs w:val="0"/>
          <w:color w:val="auto"/>
        </w:rPr>
        <w:commentReference w:id="74"/>
      </w:r>
    </w:p>
    <w:p w14:paraId="1EE3A013" w14:textId="258246D8" w:rsidR="00590E55" w:rsidRDefault="00590E55" w:rsidP="00D53E7A">
      <w:r>
        <w:br w:type="page"/>
      </w:r>
    </w:p>
    <w:p w14:paraId="11E4953A" w14:textId="77777777" w:rsidR="000F386A" w:rsidRDefault="000F386A" w:rsidP="00D53E7A"/>
    <w:p w14:paraId="75749735" w14:textId="77777777" w:rsidR="00590E55" w:rsidRDefault="00590E55" w:rsidP="00590E55">
      <w:pPr>
        <w:pStyle w:val="Caption"/>
      </w:pPr>
      <w:r>
        <w:rPr>
          <w:noProof/>
        </w:rPr>
        <w:drawing>
          <wp:inline distT="0" distB="0" distL="0" distR="0" wp14:anchorId="0199C0DC" wp14:editId="67E47475">
            <wp:extent cx="5943600" cy="4457700"/>
            <wp:effectExtent l="0" t="0" r="0" b="0"/>
            <wp:docPr id="30" name="log_density_kelp_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_density_kelp_ts.png"/>
                    <pic:cNvPicPr/>
                  </pic:nvPicPr>
                  <pic:blipFill>
                    <a:blip r:embed="rId23" r:link="rId24"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4D9C651" w14:textId="4BBB9DB4" w:rsidR="00590E55" w:rsidRDefault="00590E55" w:rsidP="00D565AD">
      <w:pPr>
        <w:pStyle w:val="Caption"/>
      </w:pPr>
      <w:bookmarkStart w:id="75" w:name="_Ref58510040"/>
      <w:commentRangeStart w:id="76"/>
      <w:r>
        <w:t xml:space="preserve">Fig. </w:t>
      </w:r>
      <w:fldSimple w:instr=" SEQ Fig. \* ARABIC ">
        <w:r w:rsidR="00A029E1">
          <w:rPr>
            <w:noProof/>
          </w:rPr>
          <w:t>6</w:t>
        </w:r>
      </w:fldSimple>
      <w:bookmarkEnd w:id="75"/>
      <w:r>
        <w:t xml:space="preserve"> </w:t>
      </w:r>
      <w:commentRangeEnd w:id="76"/>
      <w:r w:rsidR="002C6C5C">
        <w:rPr>
          <w:rStyle w:val="CommentReference"/>
          <w:iCs w:val="0"/>
          <w:color w:val="auto"/>
        </w:rPr>
        <w:commentReference w:id="76"/>
      </w:r>
      <w:r>
        <w:t xml:space="preserve">Abundance of macroalgae on 60 x 2 m transects at each </w:t>
      </w:r>
      <w:proofErr w:type="gramStart"/>
      <w:r>
        <w:t>sites</w:t>
      </w:r>
      <w:proofErr w:type="gramEnd"/>
      <w:r>
        <w:t xml:space="preserve"> and at two depths (5 and 10 m). Values are the </w:t>
      </w:r>
      <w:proofErr w:type="gramStart"/>
      <w:r>
        <w:t>log(</w:t>
      </w:r>
      <w:proofErr w:type="gramEnd"/>
      <w:r>
        <w:t>stipes m</w:t>
      </w:r>
      <w:r w:rsidRPr="00751231">
        <w:rPr>
          <w:vertAlign w:val="superscript"/>
        </w:rPr>
        <w:t>-2</w:t>
      </w:r>
      <w:r>
        <w:t xml:space="preserve"> +1). </w:t>
      </w:r>
      <w:r w:rsidRPr="00610464">
        <w:rPr>
          <w:highlight w:val="yellow"/>
        </w:rPr>
        <w:t>MORE</w:t>
      </w:r>
    </w:p>
    <w:p w14:paraId="75837984" w14:textId="72D4CE8A" w:rsidR="000F386A" w:rsidRDefault="000F386A" w:rsidP="00D53E7A"/>
    <w:p w14:paraId="69048349" w14:textId="7430180D" w:rsidR="000F386A" w:rsidRDefault="000F386A" w:rsidP="00D53E7A"/>
    <w:p w14:paraId="7417AD8B" w14:textId="623F008E" w:rsidR="000F386A" w:rsidRDefault="000F386A" w:rsidP="00D53E7A">
      <w:r>
        <w:br w:type="page"/>
      </w:r>
    </w:p>
    <w:p w14:paraId="260531C3" w14:textId="77777777" w:rsidR="000F386A" w:rsidRDefault="000F386A" w:rsidP="00D53E7A"/>
    <w:p w14:paraId="1FB6F838" w14:textId="77777777" w:rsidR="00126394" w:rsidRDefault="00126394" w:rsidP="00D53E7A"/>
    <w:p w14:paraId="0C246A5F" w14:textId="358F1E23" w:rsidR="00126394" w:rsidRDefault="006B30B1" w:rsidP="006B30B1">
      <w:pPr>
        <w:ind w:firstLine="0"/>
        <w:jc w:val="center"/>
      </w:pPr>
      <w:r>
        <w:rPr>
          <w:noProof/>
        </w:rPr>
        <w:drawing>
          <wp:inline distT="0" distB="0" distL="0" distR="0" wp14:anchorId="4E83F9C2" wp14:editId="4254AD4E">
            <wp:extent cx="5486411" cy="2743206"/>
            <wp:effectExtent l="0" t="0" r="0" b="0"/>
            <wp:docPr id="32" name="urchins-kel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rchins-kelp-1.png"/>
                    <pic:cNvPicPr/>
                  </pic:nvPicPr>
                  <pic:blipFill>
                    <a:blip r:embed="rId25" r:link="rId26" cstate="print">
                      <a:extLst>
                        <a:ext uri="{28A0092B-C50C-407E-A947-70E740481C1C}">
                          <a14:useLocalDpi xmlns:a14="http://schemas.microsoft.com/office/drawing/2010/main" val="0"/>
                        </a:ext>
                      </a:extLst>
                    </a:blip>
                    <a:stretch>
                      <a:fillRect/>
                    </a:stretch>
                  </pic:blipFill>
                  <pic:spPr>
                    <a:xfrm>
                      <a:off x="0" y="0"/>
                      <a:ext cx="5486411" cy="2743206"/>
                    </a:xfrm>
                    <a:prstGeom prst="rect">
                      <a:avLst/>
                    </a:prstGeom>
                  </pic:spPr>
                </pic:pic>
              </a:graphicData>
            </a:graphic>
          </wp:inline>
        </w:drawing>
      </w:r>
    </w:p>
    <w:p w14:paraId="30640D7C" w14:textId="4D33101D" w:rsidR="00126394" w:rsidRPr="005A434F" w:rsidRDefault="00533081" w:rsidP="00D565AD">
      <w:pPr>
        <w:pStyle w:val="Caption"/>
      </w:pPr>
      <w:bookmarkStart w:id="77" w:name="_Ref57711057"/>
      <w:bookmarkStart w:id="78" w:name="_Ref57712814"/>
      <w:r>
        <w:t>Fig.</w:t>
      </w:r>
      <w:r w:rsidR="00126394">
        <w:t xml:space="preserve"> </w:t>
      </w:r>
      <w:fldSimple w:instr=" SEQ Fig. \* ARABIC ">
        <w:r w:rsidR="00A029E1">
          <w:rPr>
            <w:noProof/>
          </w:rPr>
          <w:t>7</w:t>
        </w:r>
      </w:fldSimple>
      <w:bookmarkEnd w:id="77"/>
      <w:r w:rsidR="00126394">
        <w:t xml:space="preserve"> </w:t>
      </w:r>
      <w:bookmarkEnd w:id="78"/>
      <w:r w:rsidR="00C97432">
        <w:t xml:space="preserve">Relationships between the density of canopy and understory kelps and the abundance of purple and red urchins. MACPYR = </w:t>
      </w:r>
      <w:r w:rsidR="00C97432">
        <w:rPr>
          <w:i/>
        </w:rPr>
        <w:t xml:space="preserve">Macrocystis </w:t>
      </w:r>
      <w:proofErr w:type="spellStart"/>
      <w:r w:rsidR="00C97432">
        <w:rPr>
          <w:i/>
        </w:rPr>
        <w:t>pyrifera</w:t>
      </w:r>
      <w:proofErr w:type="spellEnd"/>
      <w:r w:rsidR="00C97432">
        <w:t xml:space="preserve">, NERLUE = </w:t>
      </w:r>
      <w:proofErr w:type="spellStart"/>
      <w:r w:rsidR="00C97432">
        <w:rPr>
          <w:i/>
        </w:rPr>
        <w:t>Nerocystis</w:t>
      </w:r>
      <w:proofErr w:type="spellEnd"/>
      <w:r w:rsidR="00C97432">
        <w:rPr>
          <w:i/>
        </w:rPr>
        <w:t xml:space="preserve"> </w:t>
      </w:r>
      <w:proofErr w:type="spellStart"/>
      <w:r w:rsidR="00C97432">
        <w:rPr>
          <w:i/>
        </w:rPr>
        <w:t>luekana</w:t>
      </w:r>
      <w:proofErr w:type="spellEnd"/>
      <w:r w:rsidR="00C97432">
        <w:t xml:space="preserve">, PTECAL = </w:t>
      </w:r>
      <w:proofErr w:type="spellStart"/>
      <w:r w:rsidR="00C97432" w:rsidRPr="00462F43">
        <w:rPr>
          <w:i/>
        </w:rPr>
        <w:t>Pterygophora</w:t>
      </w:r>
      <w:proofErr w:type="spellEnd"/>
      <w:r w:rsidR="00C97432" w:rsidRPr="00462F43">
        <w:rPr>
          <w:i/>
        </w:rPr>
        <w:t xml:space="preserve"> californica</w:t>
      </w:r>
      <w:r w:rsidR="006B247A">
        <w:t>, and OTHER = other macroalgae</w:t>
      </w:r>
      <w:r w:rsidR="00C97432">
        <w:rPr>
          <w:i/>
        </w:rPr>
        <w:t>.</w:t>
      </w:r>
      <w:r w:rsidR="005A434F">
        <w:rPr>
          <w:i/>
        </w:rPr>
        <w:t xml:space="preserve"> </w:t>
      </w:r>
      <w:r w:rsidR="005A434F">
        <w:t>Numbers indicate the year of survey (e.g., 9 = 2019).</w:t>
      </w:r>
    </w:p>
    <w:p w14:paraId="61FBC575" w14:textId="0A86523B" w:rsidR="001E7051" w:rsidRDefault="001E7051" w:rsidP="001E7051"/>
    <w:p w14:paraId="5E0D4FE3" w14:textId="03BE996B" w:rsidR="002F1D18" w:rsidRDefault="002F1D18" w:rsidP="001E7051"/>
    <w:p w14:paraId="794CD0B2" w14:textId="769C184E" w:rsidR="00E911CE" w:rsidRDefault="00E911CE" w:rsidP="00D53E7A">
      <w:r>
        <w:br w:type="page"/>
      </w:r>
    </w:p>
    <w:p w14:paraId="69691115" w14:textId="3523B35A" w:rsidR="00222E5C" w:rsidRPr="00F86CC7" w:rsidRDefault="00222E5C" w:rsidP="00F86CC7"/>
    <w:p w14:paraId="0CC7FEBF" w14:textId="647D56C8" w:rsidR="008A49DF" w:rsidRDefault="00B83577" w:rsidP="0000405E">
      <w:pPr>
        <w:ind w:firstLine="0"/>
        <w:jc w:val="center"/>
      </w:pPr>
      <w:r>
        <w:rPr>
          <w:noProof/>
        </w:rPr>
        <w:drawing>
          <wp:inline distT="0" distB="0" distL="0" distR="0" wp14:anchorId="37772148" wp14:editId="4CFA8D01">
            <wp:extent cx="5486411" cy="3657607"/>
            <wp:effectExtent l="0" t="0" r="0" b="0"/>
            <wp:docPr id="1" name="Fish_Spp_Plots_Site_Year_YO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sh_Spp_Plots_Site_Year_YOY -1.png"/>
                    <pic:cNvPicPr/>
                  </pic:nvPicPr>
                  <pic:blipFill>
                    <a:blip r:embed="rId27" r:link="rId28" cstate="print">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14:paraId="52952254" w14:textId="2617A66A" w:rsidR="008A49DF" w:rsidRDefault="008A49DF" w:rsidP="00D565AD">
      <w:pPr>
        <w:pStyle w:val="Caption"/>
      </w:pPr>
      <w:bookmarkStart w:id="79" w:name="_Ref57707920"/>
      <w:bookmarkStart w:id="80" w:name="_Ref57707914"/>
      <w:r>
        <w:t xml:space="preserve">Fig. </w:t>
      </w:r>
      <w:fldSimple w:instr=" SEQ Fig. \* ARABIC ">
        <w:r w:rsidR="00A029E1">
          <w:rPr>
            <w:noProof/>
          </w:rPr>
          <w:t>8</w:t>
        </w:r>
      </w:fldSimple>
      <w:bookmarkEnd w:id="79"/>
      <w:r>
        <w:t xml:space="preserve"> </w:t>
      </w:r>
      <w:bookmarkEnd w:id="80"/>
      <w:r>
        <w:t xml:space="preserve">Abundance of rockfish recruits (young-of-year, YOY) by site and year. Data are the back-calculated site x year means (log x+1) and </w:t>
      </w:r>
      <w:proofErr w:type="spellStart"/>
      <w:r>
        <w:t>s.e.</w:t>
      </w:r>
      <w:proofErr w:type="spellEnd"/>
      <w:r w:rsidR="00362D96">
        <w:t xml:space="preserve"> for number of recruits per 30x2-m transect.</w:t>
      </w:r>
      <w:r>
        <w:t xml:space="preserve"> </w:t>
      </w:r>
    </w:p>
    <w:p w14:paraId="36ECF66C" w14:textId="77777777" w:rsidR="008A49DF" w:rsidRDefault="008A49DF" w:rsidP="00D53E7A"/>
    <w:p w14:paraId="3776227C" w14:textId="77E8BECF" w:rsidR="0014013F" w:rsidRDefault="0014013F" w:rsidP="00D53E7A">
      <w:r>
        <w:br w:type="page"/>
      </w:r>
    </w:p>
    <w:p w14:paraId="771BF5B8" w14:textId="1D3D731B" w:rsidR="00126394" w:rsidRDefault="0014013F" w:rsidP="00D53E7A">
      <w:pPr>
        <w:pStyle w:val="Heading1"/>
      </w:pPr>
      <w:r>
        <w:lastRenderedPageBreak/>
        <w:t>Supplement</w:t>
      </w:r>
    </w:p>
    <w:p w14:paraId="67445071" w14:textId="2729FEBC" w:rsidR="00E21618" w:rsidRDefault="00E21618" w:rsidP="00E21618">
      <w:pPr>
        <w:pStyle w:val="Heading2"/>
      </w:pPr>
      <w:r>
        <w:t>Multivariate ordinations</w:t>
      </w:r>
    </w:p>
    <w:p w14:paraId="42CEF9B5" w14:textId="77777777" w:rsidR="00E21618" w:rsidRDefault="00E21618" w:rsidP="00E21618">
      <w:r>
        <w:t xml:space="preserve">We used distance-based redundancy analysis  </w:t>
      </w:r>
      <w:r>
        <w:fldChar w:fldCharType="begin"/>
      </w:r>
      <w:r>
        <w:instrText xml:space="preserve"> ADDIN EN.CITE &lt;EndNote&gt;&lt;Cite&gt;&lt;Author&gt;Team&lt;/Author&gt;&lt;Year&gt;2020&lt;/Year&gt;&lt;RecNum&gt;8239&lt;/RecNum&gt;&lt;Prefix&gt;dRDA`, implemented via the ‘capscale’ function in R 4.0.2`; &lt;/Prefix&gt;&lt;DisplayText&gt;(dRDA, implemented via the ‘capscale’ function in R 4.0.2; Legendre and Anderson 1999, R Core Team 2020)&lt;/DisplayText&gt;&lt;record&gt;&lt;rec-number&gt;8239&lt;/rec-number&gt;&lt;foreign-keys&gt;&lt;key app="EN" db-id="099r02pdsz02vhet5wvvf0ejr2a09aed5020" timestamp="1605890973"&gt;8239&lt;/key&gt;&lt;/foreign-keys&gt;&lt;ref-type name="Journal Article"&gt;17&lt;/ref-type&gt;&lt;contributors&gt;&lt;authors&gt;&lt;author&gt;R Core Team,&lt;/author&gt;&lt;/authors&gt;&lt;/contributors&gt;&lt;titles&gt;&lt;title&gt;R: A language and environment for  statistical computing&lt;/title&gt;&lt;secondary-title&gt; R Foundation for Statistical  Computing, Vienna, Austria. URL https://www.R-project.org/&lt;/secondary-title&gt;&lt;/titles&gt;&lt;dates&gt;&lt;year&gt;2020&lt;/year&gt;&lt;/dates&gt;&lt;urls&gt;&lt;/urls&gt;&lt;/record&gt;&lt;/Cite&gt;&lt;Cite&gt;&lt;Author&gt;Legendre&lt;/Author&gt;&lt;Year&gt;1999&lt;/Year&gt;&lt;RecNum&gt;3596&lt;/RecNum&gt;&lt;record&gt;&lt;rec-number&gt;3596&lt;/rec-number&gt;&lt;foreign-keys&gt;&lt;key app="EN" db-id="099r02pdsz02vhet5wvvf0ejr2a09aed5020" timestamp="0"&gt;3596&lt;/key&gt;&lt;/foreign-keys&gt;&lt;ref-type name="Journal Article"&gt;17&lt;/ref-type&gt;&lt;contributors&gt;&lt;authors&gt;&lt;author&gt;Legendre, P.&lt;/author&gt;&lt;author&gt;Anderson, M.J.&lt;/author&gt;&lt;/authors&gt;&lt;/contributors&gt;&lt;titles&gt;&lt;title&gt;Distance-based redundancy analysis: testing multispecies responses in multifactorial ecological experiments&lt;/title&gt;&lt;secondary-title&gt;Ecological Monographs&lt;/secondary-title&gt;&lt;/titles&gt;&lt;periodical&gt;&lt;full-title&gt;Ecological Monographs&lt;/full-title&gt;&lt;abbr-1&gt;Ecol. Monogr.&lt;/abbr-1&gt;&lt;abbr-2&gt;Ecol Monogr&lt;/abbr-2&gt;&lt;/periodical&gt;&lt;pages&gt;1-24&lt;/pages&gt;&lt;volume&gt;69&lt;/volume&gt;&lt;number&gt;1&lt;/number&gt;&lt;dates&gt;&lt;year&gt;1999&lt;/year&gt;&lt;/dates&gt;&lt;urls&gt;&lt;related-urls&gt;&lt;url&gt;NZ&lt;/url&gt;&lt;/related-urls&gt;&lt;/urls&gt;&lt;/record&gt;&lt;/Cite&gt;&lt;/EndNote&gt;</w:instrText>
      </w:r>
      <w:r>
        <w:fldChar w:fldCharType="separate"/>
      </w:r>
      <w:r>
        <w:rPr>
          <w:noProof/>
        </w:rPr>
        <w:t>(dRDA, implemented via the ‘capscale’ function in R 4.0.2; Legendre and Anderson 1999, R Core Team 2020)</w:t>
      </w:r>
      <w:r>
        <w:fldChar w:fldCharType="end"/>
      </w:r>
      <w:r>
        <w:t xml:space="preserve"> to ordinate multivariate patterns and understand relationships between fish or invertebrate community structure and habitat predictor variables (kelp, UPC, and substratum).  First, we ordinated transects (fish or invertebrates) among sites to determine whether assemblage structure varied among sites (</w:t>
      </w:r>
      <w:r w:rsidRPr="00FE63CB">
        <w:rPr>
          <w:highlight w:val="yellow"/>
        </w:rPr>
        <w:t>where site</w:t>
      </w:r>
      <w:r>
        <w:rPr>
          <w:highlight w:val="yellow"/>
        </w:rPr>
        <w:t xml:space="preserve"> x depth x years were the </w:t>
      </w:r>
      <w:r w:rsidRPr="00FE63CB">
        <w:rPr>
          <w:highlight w:val="yellow"/>
        </w:rPr>
        <w:t>constraining variable</w:t>
      </w:r>
      <w:r>
        <w:t>s). We then also conducted a second set of ordinations using habitat variables to constrain the ordination. For this second set, we used site x year x depth averages because habitat variables did not map directly to fish or invert transects. In all cases, we square-</w:t>
      </w:r>
      <w:proofErr w:type="spellStart"/>
      <w:r>
        <w:t>root</w:t>
      </w:r>
      <w:proofErr w:type="spellEnd"/>
      <w:r>
        <w:t xml:space="preserve"> transformed the data prior to analysis to reduce the effect of highly abundant </w:t>
      </w:r>
      <w:r>
        <w:fldChar w:fldCharType="begin"/>
      </w:r>
      <w:r>
        <w:instrText xml:space="preserve"> ADDIN EN.CITE &lt;EndNote&gt;&lt;Cite&gt;&lt;Author&gt;Clarke&lt;/Author&gt;&lt;Year&gt;2001&lt;/Year&gt;&lt;RecNum&gt;5780&lt;/RecNum&gt;&lt;DisplayText&gt;(Clarke and Warwick 2001)&lt;/DisplayText&gt;&lt;record&gt;&lt;rec-number&gt;5780&lt;/rec-number&gt;&lt;foreign-keys&gt;&lt;key app="EN" db-id="099r02pdsz02vhet5wvvf0ejr2a09aed5020" timestamp="1394048010"&gt;5780&lt;/key&gt;&lt;/foreign-keys&gt;&lt;ref-type name="Book"&gt;6&lt;/ref-type&gt;&lt;contributors&gt;&lt;authors&gt;&lt;author&gt;Clarke, K.R.&lt;/author&gt;&lt;author&gt;R.M. Warwick&lt;/author&gt;&lt;/authors&gt;&lt;/contributors&gt;&lt;titles&gt;&lt;title&gt;Change in Marine Communities: An Approach to Statistical Analysis and Interpretation; 2nd edition&lt;/title&gt;&lt;/titles&gt;&lt;pages&gt;172 pp&lt;/pages&gt;&lt;dates&gt;&lt;year&gt;2001&lt;/year&gt;&lt;/dates&gt;&lt;pub-location&gt;Plymouth, UK&lt;/pub-location&gt;&lt;publisher&gt;PRIMER-E&lt;/publisher&gt;&lt;urls&gt;&lt;/urls&gt;&lt;/record&gt;&lt;/Cite&gt;&lt;/EndNote&gt;</w:instrText>
      </w:r>
      <w:r>
        <w:fldChar w:fldCharType="separate"/>
      </w:r>
      <w:r>
        <w:rPr>
          <w:noProof/>
        </w:rPr>
        <w:t>(Clarke and Warwick 2001)</w:t>
      </w:r>
      <w:r>
        <w:fldChar w:fldCharType="end"/>
      </w:r>
      <w:r>
        <w:t xml:space="preserve"> species and used Bray-Curtis distance. Note, rockfish young-of-year (YOY) were excluded from the analyses due to their ephemeral and highly variable </w:t>
      </w:r>
      <w:proofErr w:type="spellStart"/>
      <w:r>
        <w:t>occurence</w:t>
      </w:r>
      <w:proofErr w:type="spellEnd"/>
      <w:r>
        <w:t xml:space="preserve">. </w:t>
      </w:r>
    </w:p>
    <w:p w14:paraId="194E7BDC" w14:textId="77777777" w:rsidR="00E21618" w:rsidRDefault="00E21618" w:rsidP="00E21618">
      <w:r>
        <w:t xml:space="preserve">The habitat variables matrix included kelp density, biotic habitat, and substratum characteristics. For kelp density, we included the stipe counts for four taxa </w:t>
      </w:r>
      <w:r>
        <w:rPr>
          <w:i/>
        </w:rPr>
        <w:t xml:space="preserve">M. </w:t>
      </w:r>
      <w:proofErr w:type="spellStart"/>
      <w:r>
        <w:rPr>
          <w:i/>
        </w:rPr>
        <w:t>pyrifera</w:t>
      </w:r>
      <w:proofErr w:type="spellEnd"/>
      <w:r>
        <w:rPr>
          <w:i/>
        </w:rPr>
        <w:t xml:space="preserve">, N. </w:t>
      </w:r>
      <w:proofErr w:type="spellStart"/>
      <w:proofErr w:type="gramStart"/>
      <w:r>
        <w:rPr>
          <w:i/>
        </w:rPr>
        <w:t>luekana</w:t>
      </w:r>
      <w:proofErr w:type="spellEnd"/>
      <w:r>
        <w:rPr>
          <w:i/>
        </w:rPr>
        <w:t xml:space="preserve"> </w:t>
      </w:r>
      <w:r>
        <w:t>,</w:t>
      </w:r>
      <w:proofErr w:type="gramEnd"/>
      <w:r>
        <w:t xml:space="preserve"> </w:t>
      </w:r>
      <w:r w:rsidRPr="00462F43">
        <w:rPr>
          <w:i/>
        </w:rPr>
        <w:t>P</w:t>
      </w:r>
      <w:r>
        <w:rPr>
          <w:i/>
        </w:rPr>
        <w:t>.</w:t>
      </w:r>
      <w:r w:rsidRPr="00462F43">
        <w:rPr>
          <w:i/>
        </w:rPr>
        <w:t xml:space="preserve"> californica</w:t>
      </w:r>
      <w:r>
        <w:rPr>
          <w:i/>
        </w:rPr>
        <w:t xml:space="preserve">, </w:t>
      </w:r>
      <w:r>
        <w:t xml:space="preserve">and ‘other’ macroalgae. For the biotic habitat and the substratum data, we first conducted separate principal components analyses (PCA) to reduce the number of variables entering into </w:t>
      </w:r>
      <w:proofErr w:type="spellStart"/>
      <w:r>
        <w:t>dRDA</w:t>
      </w:r>
      <w:proofErr w:type="spellEnd"/>
      <w:r>
        <w:t xml:space="preserve"> above and to understand variation among sites and depths. We used the first two PCA axes from each analysis in the above </w:t>
      </w:r>
      <w:proofErr w:type="spellStart"/>
      <w:r>
        <w:t>dRDAs</w:t>
      </w:r>
      <w:proofErr w:type="spellEnd"/>
      <w:r>
        <w:t xml:space="preserve"> after averaging each by site x year x depth.</w:t>
      </w:r>
    </w:p>
    <w:p w14:paraId="5626D0DD" w14:textId="77777777" w:rsidR="00E21618" w:rsidRDefault="00E21618" w:rsidP="00E21618">
      <w:pPr>
        <w:pStyle w:val="Heading2"/>
      </w:pPr>
      <w:r>
        <w:t>Multivariate results</w:t>
      </w:r>
    </w:p>
    <w:p w14:paraId="59F63894" w14:textId="4E1C2786" w:rsidR="009054F7" w:rsidRDefault="009054F7" w:rsidP="009054F7">
      <w:r>
        <w:t xml:space="preserve">For the PCA of </w:t>
      </w:r>
      <w:r w:rsidRPr="00285EAE">
        <w:rPr>
          <w:highlight w:val="yellow"/>
        </w:rPr>
        <w:t xml:space="preserve">biotic </w:t>
      </w:r>
      <w:r>
        <w:rPr>
          <w:highlight w:val="yellow"/>
        </w:rPr>
        <w:t xml:space="preserve">benthic </w:t>
      </w:r>
      <w:r w:rsidRPr="00285EAE">
        <w:rPr>
          <w:highlight w:val="yellow"/>
        </w:rPr>
        <w:t>habitat</w:t>
      </w:r>
      <w:r>
        <w:t>, the first PC separated transects with red versus brown algae (</w:t>
      </w:r>
      <w:r>
        <w:fldChar w:fldCharType="begin"/>
      </w:r>
      <w:r>
        <w:instrText xml:space="preserve"> REF _Ref71097816 \h </w:instrText>
      </w:r>
      <w:r>
        <w:fldChar w:fldCharType="separate"/>
      </w:r>
      <w:r w:rsidR="00A029E1">
        <w:t xml:space="preserve">Fig. S </w:t>
      </w:r>
      <w:r w:rsidR="00A029E1">
        <w:rPr>
          <w:noProof/>
        </w:rPr>
        <w:t>3</w:t>
      </w:r>
      <w:r>
        <w:fldChar w:fldCharType="end"/>
      </w:r>
      <w:r>
        <w:t>). The second PC distinguished among transects with encrusting species and non-</w:t>
      </w:r>
      <w:r>
        <w:lastRenderedPageBreak/>
        <w:t xml:space="preserve">mobile invertebrates from those with more red or brown algae. </w:t>
      </w:r>
      <w:proofErr w:type="gramStart"/>
      <w:r>
        <w:t>Thus</w:t>
      </w:r>
      <w:proofErr w:type="gramEnd"/>
      <w:r>
        <w:t xml:space="preserve"> PC2 gives an indication of understory algal coverage. There was no clear separation of sites within this ordination, however.   </w:t>
      </w:r>
    </w:p>
    <w:p w14:paraId="55E56CCA" w14:textId="4B723091" w:rsidR="009054F7" w:rsidRDefault="009054F7" w:rsidP="009054F7">
      <w:r>
        <w:t>The PCA of abiotic substratum characteristics (</w:t>
      </w:r>
      <w:r>
        <w:fldChar w:fldCharType="begin"/>
      </w:r>
      <w:r>
        <w:instrText xml:space="preserve"> REF _Ref56775544 \h </w:instrText>
      </w:r>
      <w:r>
        <w:fldChar w:fldCharType="separate"/>
      </w:r>
      <w:r w:rsidR="00A029E1">
        <w:t xml:space="preserve">Fig. S </w:t>
      </w:r>
      <w:r w:rsidR="00A029E1">
        <w:rPr>
          <w:noProof/>
        </w:rPr>
        <w:t>4</w:t>
      </w:r>
      <w:r>
        <w:fldChar w:fldCharType="end"/>
      </w:r>
      <w:r>
        <w:t xml:space="preserve">) separated transects of primarily bedrock from those with boulder structure along the first PC. Destruction Island and </w:t>
      </w:r>
      <w:proofErr w:type="spellStart"/>
      <w:r>
        <w:t>Tatoosh</w:t>
      </w:r>
      <w:proofErr w:type="spellEnd"/>
      <w:r>
        <w:t xml:space="preserve"> Island had more bedrock than other sites, while Cape Johnson and Cape Alava had more boulder or cobble habitat.  The second PC explained differences among transects in slope (0-10 cm vs 10 cm – 1 m drop over the 2-m width of the transect). This second PC did not appear strongly ass</w:t>
      </w:r>
      <w:r w:rsidR="006E09A2">
        <w:t xml:space="preserve">ociated with sites or depths. </w:t>
      </w:r>
    </w:p>
    <w:p w14:paraId="7BC7EF53" w14:textId="77777777" w:rsidR="00A029E1" w:rsidRDefault="00E21618" w:rsidP="00C068E6">
      <w:pPr>
        <w:pStyle w:val="Caption"/>
        <w:jc w:val="center"/>
      </w:pPr>
      <w:r>
        <w:t>Fish assemblages</w:t>
      </w:r>
      <w:r w:rsidR="004B7DB0">
        <w:t xml:space="preserve"> (</w:t>
      </w:r>
      <w:r w:rsidR="004B7DB0">
        <w:fldChar w:fldCharType="begin"/>
      </w:r>
      <w:r w:rsidR="004B7DB0">
        <w:instrText xml:space="preserve"> REF _Ref57707465 \h </w:instrText>
      </w:r>
      <w:r w:rsidR="004B7DB0">
        <w:fldChar w:fldCharType="separate"/>
      </w:r>
      <w:r w:rsidR="00A029E1">
        <w:t xml:space="preserve">Fig. S </w:t>
      </w:r>
      <w:r w:rsidR="00A029E1">
        <w:rPr>
          <w:noProof/>
        </w:rPr>
        <w:t>5</w:t>
      </w:r>
      <w:r w:rsidR="004B7DB0">
        <w:fldChar w:fldCharType="end"/>
      </w:r>
      <w:r w:rsidR="004B7DB0">
        <w:t>)</w:t>
      </w:r>
      <w:r>
        <w:t xml:space="preserve"> differed among sites, depths, and years (</w:t>
      </w:r>
      <w:proofErr w:type="spellStart"/>
      <w:r>
        <w:t>dRDA</w:t>
      </w:r>
      <w:proofErr w:type="spellEnd"/>
      <w:r>
        <w:t>, p &lt; 0.001,</w:t>
      </w:r>
      <w:r w:rsidR="00412B57">
        <w:t xml:space="preserve"> </w:t>
      </w:r>
      <w:r w:rsidR="00D565AD">
        <w:fldChar w:fldCharType="begin"/>
      </w:r>
      <w:r w:rsidR="00D565AD">
        <w:instrText xml:space="preserve"> REF _Ref73700708 \h </w:instrText>
      </w:r>
      <w:r w:rsidR="00D565AD">
        <w:fldChar w:fldCharType="separate"/>
      </w:r>
      <w:r w:rsidR="00A029E1">
        <w:t xml:space="preserve">Fig. </w:t>
      </w:r>
      <w:r w:rsidR="00A029E1">
        <w:rPr>
          <w:noProof/>
        </w:rPr>
        <w:t>2</w:t>
      </w:r>
      <w:r w:rsidR="00D565AD">
        <w:fldChar w:fldCharType="end"/>
      </w:r>
      <w:r w:rsidR="00412B57">
        <w:fldChar w:fldCharType="begin"/>
      </w:r>
      <w:r w:rsidR="00412B57">
        <w:instrText xml:space="preserve"> REF _Ref71634846 \h </w:instrText>
      </w:r>
      <w:r w:rsidR="00412B57">
        <w:fldChar w:fldCharType="separate"/>
      </w:r>
      <w:r w:rsidR="00A029E1">
        <w:rPr>
          <w:noProof/>
        </w:rPr>
        <w:drawing>
          <wp:inline distT="0" distB="0" distL="0" distR="0" wp14:anchorId="52CE0C1E" wp14:editId="45B3B99C">
            <wp:extent cx="4572009" cy="4572009"/>
            <wp:effectExtent l="0" t="0" r="0" b="0"/>
            <wp:docPr id="62" name="Fish_capscale1_plot_YSD_1pa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sh_capscale1_plot_YSD_1pane -1.png"/>
                    <pic:cNvPicPr/>
                  </pic:nvPicPr>
                  <pic:blipFill>
                    <a:blip r:embed="rId15" r:link="rId16" cstate="print">
                      <a:extLst>
                        <a:ext uri="{28A0092B-C50C-407E-A947-70E740481C1C}">
                          <a14:useLocalDpi xmlns:a14="http://schemas.microsoft.com/office/drawing/2010/main" val="0"/>
                        </a:ext>
                      </a:extLst>
                    </a:blip>
                    <a:stretch>
                      <a:fillRect/>
                    </a:stretch>
                  </pic:blipFill>
                  <pic:spPr>
                    <a:xfrm>
                      <a:off x="0" y="0"/>
                      <a:ext cx="4572009" cy="4572009"/>
                    </a:xfrm>
                    <a:prstGeom prst="rect">
                      <a:avLst/>
                    </a:prstGeom>
                  </pic:spPr>
                </pic:pic>
              </a:graphicData>
            </a:graphic>
          </wp:inline>
        </w:drawing>
      </w:r>
    </w:p>
    <w:p w14:paraId="235E5AB6" w14:textId="38EF3BEA" w:rsidR="00E71AA3" w:rsidRDefault="00A029E1" w:rsidP="00D565AD">
      <w:r>
        <w:lastRenderedPageBreak/>
        <w:t xml:space="preserve">Fig. </w:t>
      </w:r>
      <w:r>
        <w:rPr>
          <w:noProof/>
        </w:rPr>
        <w:t>2</w:t>
      </w:r>
      <w:r w:rsidR="00412B57">
        <w:fldChar w:fldCharType="end"/>
      </w:r>
      <w:r w:rsidR="00412B57">
        <w:t>)</w:t>
      </w:r>
      <w:r w:rsidR="00E21618">
        <w:t xml:space="preserve">. While there was variation among years for all sites, Cape Johnson ordinated separately from Cape Alava.  </w:t>
      </w:r>
      <w:proofErr w:type="spellStart"/>
      <w:r w:rsidR="00E21618">
        <w:t>Neah</w:t>
      </w:r>
      <w:proofErr w:type="spellEnd"/>
      <w:r w:rsidR="00E21618">
        <w:t xml:space="preserve"> Bay and </w:t>
      </w:r>
      <w:proofErr w:type="spellStart"/>
      <w:r w:rsidR="00E21618">
        <w:t>Tatoosh</w:t>
      </w:r>
      <w:proofErr w:type="spellEnd"/>
      <w:r w:rsidR="00E21618">
        <w:t xml:space="preserve"> Island were intermediate between the previous two while Destruction Island assemblages were highly variable through time. Some species like black rockfish (SEME) were found at all sites (</w:t>
      </w:r>
      <w:r w:rsidR="00E21618">
        <w:fldChar w:fldCharType="begin"/>
      </w:r>
      <w:r w:rsidR="00E21618">
        <w:instrText xml:space="preserve"> REF _Ref57707465 \h </w:instrText>
      </w:r>
      <w:r w:rsidR="00E21618">
        <w:fldChar w:fldCharType="separate"/>
      </w:r>
      <w:r>
        <w:t xml:space="preserve">Fig. S </w:t>
      </w:r>
      <w:r>
        <w:rPr>
          <w:noProof/>
        </w:rPr>
        <w:t>5</w:t>
      </w:r>
      <w:r w:rsidR="00E21618">
        <w:fldChar w:fldCharType="end"/>
      </w:r>
      <w:r w:rsidR="00E21618">
        <w:t xml:space="preserve">) and did not distinguish among sites in the ordination. Others like </w:t>
      </w:r>
      <w:proofErr w:type="spellStart"/>
      <w:r w:rsidR="00E21618">
        <w:t>tubesnout</w:t>
      </w:r>
      <w:proofErr w:type="spellEnd"/>
      <w:r w:rsidR="00E21618">
        <w:t xml:space="preserve"> (AUFL) were abundant at a subset of sites in 2016 and to a lesser extent in 2019. Greenlings (HEXA), copper rockfish (SECA), China rockfish (SENE), lingcod (OPEL), and cabezon (SCMA) characterized Cape Alava and </w:t>
      </w:r>
      <w:proofErr w:type="spellStart"/>
      <w:r w:rsidR="00E21618">
        <w:t>Neah</w:t>
      </w:r>
      <w:proofErr w:type="spellEnd"/>
      <w:r w:rsidR="00E21618">
        <w:t xml:space="preserve"> Bay, with the exception of 2016.  Surfperch (EMBI) were also common at Cape Alava and at Cape Johnson, but only in 2017 and 2018 for the latter. </w:t>
      </w:r>
    </w:p>
    <w:p w14:paraId="7B9B9C68" w14:textId="5AC02C70" w:rsidR="00E71AA3" w:rsidRDefault="00E71AA3" w:rsidP="00E71AA3">
      <w:r>
        <w:t>The fish assemblage did not show strong correlation with the combined kelp-biotic-substrate habitat matrix (</w:t>
      </w:r>
      <w:proofErr w:type="spellStart"/>
      <w:proofErr w:type="gramStart"/>
      <w:r>
        <w:t>dRDA</w:t>
      </w:r>
      <w:proofErr w:type="spellEnd"/>
      <w:r>
        <w:t xml:space="preserve"> ,</w:t>
      </w:r>
      <w:proofErr w:type="gramEnd"/>
      <w:r>
        <w:t xml:space="preserve"> p &gt; 0.05, </w:t>
      </w:r>
      <w:r>
        <w:fldChar w:fldCharType="begin"/>
      </w:r>
      <w:r>
        <w:instrText xml:space="preserve"> REF _Ref56774804 \h </w:instrText>
      </w:r>
      <w:r>
        <w:fldChar w:fldCharType="separate"/>
      </w:r>
      <w:r w:rsidR="00A029E1">
        <w:t xml:space="preserve">Fig. S </w:t>
      </w:r>
      <w:r w:rsidR="00A029E1">
        <w:rPr>
          <w:noProof/>
        </w:rPr>
        <w:t>7</w:t>
      </w:r>
      <w:r>
        <w:fldChar w:fldCharType="end"/>
      </w:r>
      <w:r>
        <w:t>). This is not entirely surprising given Cape Alava and Cape Johnson, which had dissimilar fish assemblages (</w:t>
      </w:r>
      <w:r w:rsidR="00AB7E5F">
        <w:fldChar w:fldCharType="begin"/>
      </w:r>
      <w:r w:rsidR="00AB7E5F">
        <w:instrText xml:space="preserve"> REF _Ref73700708 \h </w:instrText>
      </w:r>
      <w:r w:rsidR="00AB7E5F">
        <w:fldChar w:fldCharType="separate"/>
      </w:r>
      <w:r w:rsidR="00AB7E5F">
        <w:t xml:space="preserve">Fig. </w:t>
      </w:r>
      <w:r w:rsidR="00AB7E5F">
        <w:rPr>
          <w:noProof/>
        </w:rPr>
        <w:t>2</w:t>
      </w:r>
      <w:r w:rsidR="00AB7E5F">
        <w:fldChar w:fldCharType="end"/>
      </w:r>
      <w:r>
        <w:t>), had similar biotic benthic habitats (</w:t>
      </w:r>
      <w:r>
        <w:fldChar w:fldCharType="begin"/>
      </w:r>
      <w:r>
        <w:instrText xml:space="preserve"> REF _Ref56775544 \h </w:instrText>
      </w:r>
      <w:r>
        <w:fldChar w:fldCharType="separate"/>
      </w:r>
      <w:r w:rsidR="00A029E1">
        <w:t xml:space="preserve">Fig. S </w:t>
      </w:r>
      <w:r w:rsidR="00A029E1">
        <w:rPr>
          <w:noProof/>
        </w:rPr>
        <w:t>4</w:t>
      </w:r>
      <w:r>
        <w:fldChar w:fldCharType="end"/>
      </w:r>
      <w:r>
        <w:t xml:space="preserve">). Moreover, given that all transects were done in somewhat sheltered kelp forests, the habitat may not have varied significantly among sites from the point of view of a fish. Large scale factors (circulation, settlement, </w:t>
      </w:r>
      <w:proofErr w:type="spellStart"/>
      <w:r>
        <w:t>etc</w:t>
      </w:r>
      <w:proofErr w:type="spellEnd"/>
      <w:r>
        <w:t xml:space="preserve">) may have been more important in driving differences in fish assemblages among sites. </w:t>
      </w:r>
    </w:p>
    <w:p w14:paraId="4C1668D8" w14:textId="286826A8" w:rsidR="00E21618" w:rsidRDefault="00E21618" w:rsidP="00E21618">
      <w:r>
        <w:t xml:space="preserve">The invertebrate </w:t>
      </w:r>
      <w:r w:rsidR="008921EE">
        <w:t>assemblages (</w:t>
      </w:r>
      <w:r w:rsidR="001E2776">
        <w:fldChar w:fldCharType="begin"/>
      </w:r>
      <w:r w:rsidR="001E2776">
        <w:instrText xml:space="preserve"> REF _Ref56773987 \h </w:instrText>
      </w:r>
      <w:r w:rsidR="001E2776">
        <w:fldChar w:fldCharType="separate"/>
      </w:r>
      <w:r w:rsidR="00A029E1">
        <w:t xml:space="preserve">Fig. S </w:t>
      </w:r>
      <w:r w:rsidR="00A029E1">
        <w:rPr>
          <w:noProof/>
        </w:rPr>
        <w:t>8</w:t>
      </w:r>
      <w:r w:rsidR="001E2776">
        <w:fldChar w:fldCharType="end"/>
      </w:r>
      <w:r w:rsidR="001E2776">
        <w:t xml:space="preserve">, </w:t>
      </w:r>
      <w:r w:rsidR="001E2776">
        <w:fldChar w:fldCharType="begin"/>
      </w:r>
      <w:r w:rsidR="001E2776">
        <w:instrText xml:space="preserve"> REF _Ref71097160 \h </w:instrText>
      </w:r>
      <w:r w:rsidR="001E2776">
        <w:fldChar w:fldCharType="separate"/>
      </w:r>
      <w:r w:rsidR="00A029E1">
        <w:t xml:space="preserve">Fig. S </w:t>
      </w:r>
      <w:r w:rsidR="00A029E1">
        <w:rPr>
          <w:noProof/>
        </w:rPr>
        <w:t>9</w:t>
      </w:r>
      <w:r w:rsidR="001E2776">
        <w:fldChar w:fldCharType="end"/>
      </w:r>
      <w:r w:rsidR="001E2776">
        <w:t xml:space="preserve">, </w:t>
      </w:r>
      <w:r w:rsidR="001E2776">
        <w:fldChar w:fldCharType="begin"/>
      </w:r>
      <w:r w:rsidR="001E2776">
        <w:instrText xml:space="preserve"> REF _Ref71097162 \h </w:instrText>
      </w:r>
      <w:r w:rsidR="001E2776">
        <w:fldChar w:fldCharType="separate"/>
      </w:r>
      <w:r w:rsidR="00A029E1">
        <w:t xml:space="preserve">Fig. S </w:t>
      </w:r>
      <w:r w:rsidR="00A029E1">
        <w:rPr>
          <w:noProof/>
        </w:rPr>
        <w:t>10</w:t>
      </w:r>
      <w:r w:rsidR="001E2776">
        <w:fldChar w:fldCharType="end"/>
      </w:r>
      <w:r w:rsidR="001E2776">
        <w:t xml:space="preserve">, </w:t>
      </w:r>
      <w:r w:rsidR="001E2776">
        <w:fldChar w:fldCharType="begin"/>
      </w:r>
      <w:r w:rsidR="001E2776">
        <w:instrText xml:space="preserve"> REF _Ref71097164 \h </w:instrText>
      </w:r>
      <w:r w:rsidR="001E2776">
        <w:fldChar w:fldCharType="separate"/>
      </w:r>
      <w:r w:rsidR="00A029E1">
        <w:t xml:space="preserve">Fig. S </w:t>
      </w:r>
      <w:r w:rsidR="00A029E1">
        <w:rPr>
          <w:noProof/>
        </w:rPr>
        <w:t>11</w:t>
      </w:r>
      <w:r w:rsidR="001E2776">
        <w:fldChar w:fldCharType="end"/>
      </w:r>
      <w:r w:rsidR="008921EE">
        <w:t>)</w:t>
      </w:r>
      <w:r>
        <w:t xml:space="preserve"> showed a clear separation of sites, especially when factors were averaged by</w:t>
      </w:r>
      <w:r w:rsidR="00E92132">
        <w:t xml:space="preserve"> site and year (</w:t>
      </w:r>
      <w:proofErr w:type="spellStart"/>
      <w:r w:rsidR="00E92132">
        <w:t>dRDA</w:t>
      </w:r>
      <w:proofErr w:type="spellEnd"/>
      <w:r w:rsidR="00E92132">
        <w:t>, p &lt; 0.001,</w:t>
      </w:r>
      <w:r w:rsidR="00B7611B">
        <w:t xml:space="preserve"> </w:t>
      </w:r>
      <w:r w:rsidR="00B7611B">
        <w:fldChar w:fldCharType="begin"/>
      </w:r>
      <w:r w:rsidR="00B7611B">
        <w:instrText xml:space="preserve"> REF _Ref71634877 \h </w:instrText>
      </w:r>
      <w:r w:rsidR="00B7611B">
        <w:fldChar w:fldCharType="separate"/>
      </w:r>
      <w:r w:rsidR="00A029E1">
        <w:t xml:space="preserve">Fig. </w:t>
      </w:r>
      <w:r w:rsidR="00A029E1">
        <w:rPr>
          <w:noProof/>
        </w:rPr>
        <w:t>3</w:t>
      </w:r>
      <w:r w:rsidR="00B7611B">
        <w:fldChar w:fldCharType="end"/>
      </w:r>
      <w:r>
        <w:t xml:space="preserve">). While there was some variation among years, it was much less than the spread among sites. </w:t>
      </w:r>
      <w:proofErr w:type="spellStart"/>
      <w:r>
        <w:t>Tatoosh</w:t>
      </w:r>
      <w:proofErr w:type="spellEnd"/>
      <w:r>
        <w:t xml:space="preserve"> Island was notable for having more urchins (Axis 1) than other sites. Urchins also characterized Destruction Island and </w:t>
      </w:r>
      <w:proofErr w:type="spellStart"/>
      <w:r>
        <w:t>Neah</w:t>
      </w:r>
      <w:proofErr w:type="spellEnd"/>
      <w:r>
        <w:t xml:space="preserve"> Bay relative to other sites but were much less common at these two sites than at </w:t>
      </w:r>
      <w:proofErr w:type="spellStart"/>
      <w:r>
        <w:t>Tatoosh</w:t>
      </w:r>
      <w:proofErr w:type="spellEnd"/>
      <w:r>
        <w:t xml:space="preserve"> Island. Tunicates, leather stars, large barnacles and orange cucumbers were more common at </w:t>
      </w:r>
      <w:proofErr w:type="spellStart"/>
      <w:r>
        <w:t>Tatoosh</w:t>
      </w:r>
      <w:proofErr w:type="spellEnd"/>
      <w:r>
        <w:t xml:space="preserve"> Island, Destruction Island, and Cape Alava that at </w:t>
      </w:r>
      <w:proofErr w:type="spellStart"/>
      <w:r>
        <w:t>Neah</w:t>
      </w:r>
      <w:proofErr w:type="spellEnd"/>
      <w:r>
        <w:t xml:space="preserve"> Bay, and at Cape Johnson in 2017 and 2018 than in 2016 and 2019. </w:t>
      </w:r>
    </w:p>
    <w:p w14:paraId="498DFA0C" w14:textId="5E3C9153" w:rsidR="00E21618" w:rsidRPr="00E94511" w:rsidRDefault="00E21618" w:rsidP="00E21618">
      <w:r>
        <w:lastRenderedPageBreak/>
        <w:t xml:space="preserve">Associations between macroinvertebrates and habitat features were largely driven by urchins and </w:t>
      </w:r>
      <w:proofErr w:type="spellStart"/>
      <w:r>
        <w:t>Tatoosh</w:t>
      </w:r>
      <w:proofErr w:type="spellEnd"/>
      <w:r>
        <w:t xml:space="preserve"> Island</w:t>
      </w:r>
      <w:r w:rsidR="009054F7">
        <w:t xml:space="preserve"> (</w:t>
      </w:r>
      <w:r w:rsidR="009054F7">
        <w:fldChar w:fldCharType="begin"/>
      </w:r>
      <w:r w:rsidR="009054F7">
        <w:instrText xml:space="preserve"> REF _Ref70923420 \h </w:instrText>
      </w:r>
      <w:r w:rsidR="009054F7">
        <w:fldChar w:fldCharType="separate"/>
      </w:r>
      <w:r w:rsidR="00A029E1">
        <w:t xml:space="preserve">Fig. S </w:t>
      </w:r>
      <w:r w:rsidR="00A029E1">
        <w:rPr>
          <w:noProof/>
        </w:rPr>
        <w:t>13</w:t>
      </w:r>
      <w:r w:rsidR="009054F7">
        <w:fldChar w:fldCharType="end"/>
      </w:r>
      <w:r>
        <w:t xml:space="preserve">). All three urchin species loaded positively on the first axis indicating positive associations with brown understory algae, </w:t>
      </w:r>
      <w:r>
        <w:rPr>
          <w:i/>
        </w:rPr>
        <w:t xml:space="preserve">N. </w:t>
      </w:r>
      <w:proofErr w:type="spellStart"/>
      <w:r>
        <w:rPr>
          <w:i/>
        </w:rPr>
        <w:t>leukana</w:t>
      </w:r>
      <w:proofErr w:type="spellEnd"/>
      <w:r>
        <w:t xml:space="preserve">, </w:t>
      </w:r>
      <w:r>
        <w:rPr>
          <w:i/>
        </w:rPr>
        <w:t xml:space="preserve">P. californica, </w:t>
      </w:r>
      <w:r>
        <w:t xml:space="preserve">and other macroalgae and areas with boulder habitat.  </w:t>
      </w:r>
    </w:p>
    <w:p w14:paraId="3E088A8F" w14:textId="4B54C433" w:rsidR="00EB4B67" w:rsidRDefault="00EB4B67" w:rsidP="00E21618">
      <w:r>
        <w:br w:type="page"/>
      </w:r>
    </w:p>
    <w:p w14:paraId="237C3E7C" w14:textId="387F14F8" w:rsidR="00EB4B67" w:rsidRDefault="00EB4B67" w:rsidP="00EB4B67">
      <w:pPr>
        <w:pStyle w:val="Heading2"/>
      </w:pPr>
      <w:bookmarkStart w:id="81" w:name="_Ref71099762"/>
      <w:r>
        <w:lastRenderedPageBreak/>
        <w:t>Supplement table</w:t>
      </w:r>
    </w:p>
    <w:p w14:paraId="7E544442" w14:textId="77777777" w:rsidR="00EB4B67" w:rsidRPr="00EB4B67" w:rsidRDefault="00EB4B67" w:rsidP="00EB4B67"/>
    <w:p w14:paraId="02B3C492" w14:textId="5BCA5549" w:rsidR="00EB4B67" w:rsidRDefault="00EB4B67" w:rsidP="00EB4B67">
      <w:pPr>
        <w:pStyle w:val="Caption"/>
      </w:pPr>
      <w:bookmarkStart w:id="82" w:name="_Ref73707979"/>
      <w:r>
        <w:t xml:space="preserve">Table S </w:t>
      </w:r>
      <w:fldSimple w:instr=" SEQ Table_S \* ARABIC ">
        <w:r w:rsidR="00A029E1">
          <w:rPr>
            <w:noProof/>
          </w:rPr>
          <w:t>1</w:t>
        </w:r>
      </w:fldSimple>
      <w:bookmarkEnd w:id="81"/>
      <w:bookmarkEnd w:id="82"/>
      <w:r>
        <w:t>. List of fish species observed on visual surveys.  Taxa were lumped into Group for statistical analyses. Note, rockfish young-of-year (YOY) were excluded from the ordinations due to their ephemeral nature.</w:t>
      </w:r>
    </w:p>
    <w:tbl>
      <w:tblPr>
        <w:tblW w:w="0" w:type="auto"/>
        <w:jc w:val="center"/>
        <w:tblLayout w:type="fixed"/>
        <w:tblLook w:val="0000" w:firstRow="0" w:lastRow="0" w:firstColumn="0" w:lastColumn="0" w:noHBand="0" w:noVBand="0"/>
      </w:tblPr>
      <w:tblGrid>
        <w:gridCol w:w="3175"/>
        <w:gridCol w:w="2547"/>
        <w:gridCol w:w="1418"/>
      </w:tblGrid>
      <w:tr w:rsidR="00EB4B67" w:rsidRPr="00D43869" w14:paraId="5F2AFC0A" w14:textId="77777777" w:rsidTr="00A029E1">
        <w:trPr>
          <w:trHeight w:val="288"/>
          <w:jc w:val="center"/>
        </w:trPr>
        <w:tc>
          <w:tcPr>
            <w:tcW w:w="3175" w:type="dxa"/>
            <w:tcBorders>
              <w:top w:val="nil"/>
              <w:left w:val="nil"/>
              <w:bottom w:val="single" w:sz="4" w:space="0" w:color="auto"/>
              <w:right w:val="nil"/>
            </w:tcBorders>
          </w:tcPr>
          <w:p w14:paraId="4588C79E" w14:textId="77777777" w:rsidR="00EB4B67" w:rsidRPr="00D43869" w:rsidRDefault="00EB4B67" w:rsidP="00A029E1">
            <w:pPr>
              <w:autoSpaceDE w:val="0"/>
              <w:autoSpaceDN w:val="0"/>
              <w:adjustRightInd w:val="0"/>
              <w:spacing w:before="0" w:after="0" w:line="240" w:lineRule="auto"/>
              <w:ind w:firstLine="0"/>
              <w:rPr>
                <w:rFonts w:cs="Calibri"/>
                <w:b/>
                <w:color w:val="000000"/>
                <w:sz w:val="20"/>
                <w:szCs w:val="20"/>
              </w:rPr>
            </w:pPr>
            <w:r w:rsidRPr="00D43869">
              <w:rPr>
                <w:rFonts w:cs="Calibri"/>
                <w:b/>
                <w:color w:val="000000"/>
                <w:sz w:val="20"/>
                <w:szCs w:val="20"/>
              </w:rPr>
              <w:t>Species</w:t>
            </w:r>
          </w:p>
        </w:tc>
        <w:tc>
          <w:tcPr>
            <w:tcW w:w="2547" w:type="dxa"/>
            <w:tcBorders>
              <w:top w:val="nil"/>
              <w:left w:val="nil"/>
              <w:bottom w:val="single" w:sz="4" w:space="0" w:color="auto"/>
              <w:right w:val="nil"/>
            </w:tcBorders>
          </w:tcPr>
          <w:p w14:paraId="2B5EC32E" w14:textId="77777777" w:rsidR="00EB4B67" w:rsidRPr="00D43869" w:rsidRDefault="00EB4B67" w:rsidP="00A029E1">
            <w:pPr>
              <w:autoSpaceDE w:val="0"/>
              <w:autoSpaceDN w:val="0"/>
              <w:adjustRightInd w:val="0"/>
              <w:spacing w:before="0" w:after="0" w:line="240" w:lineRule="auto"/>
              <w:ind w:firstLine="0"/>
              <w:rPr>
                <w:rFonts w:cs="Calibri"/>
                <w:b/>
                <w:color w:val="000000"/>
                <w:sz w:val="20"/>
                <w:szCs w:val="20"/>
              </w:rPr>
            </w:pPr>
            <w:r w:rsidRPr="00D43869">
              <w:rPr>
                <w:rFonts w:cs="Calibri"/>
                <w:b/>
                <w:color w:val="000000"/>
                <w:sz w:val="20"/>
                <w:szCs w:val="20"/>
              </w:rPr>
              <w:t>Common</w:t>
            </w:r>
            <w:r>
              <w:rPr>
                <w:rFonts w:cs="Calibri"/>
                <w:b/>
                <w:color w:val="000000"/>
                <w:sz w:val="20"/>
                <w:szCs w:val="20"/>
              </w:rPr>
              <w:t xml:space="preserve"> name</w:t>
            </w:r>
          </w:p>
        </w:tc>
        <w:tc>
          <w:tcPr>
            <w:tcW w:w="1418" w:type="dxa"/>
            <w:tcBorders>
              <w:top w:val="nil"/>
              <w:left w:val="nil"/>
              <w:bottom w:val="single" w:sz="4" w:space="0" w:color="auto"/>
              <w:right w:val="nil"/>
            </w:tcBorders>
          </w:tcPr>
          <w:p w14:paraId="6D7290D4" w14:textId="77777777" w:rsidR="00EB4B67" w:rsidRPr="00D43869" w:rsidRDefault="00EB4B67" w:rsidP="00A029E1">
            <w:pPr>
              <w:autoSpaceDE w:val="0"/>
              <w:autoSpaceDN w:val="0"/>
              <w:adjustRightInd w:val="0"/>
              <w:spacing w:before="0" w:after="0" w:line="240" w:lineRule="auto"/>
              <w:ind w:firstLine="0"/>
              <w:rPr>
                <w:rFonts w:cs="Calibri"/>
                <w:b/>
                <w:color w:val="000000"/>
                <w:sz w:val="20"/>
                <w:szCs w:val="20"/>
              </w:rPr>
            </w:pPr>
            <w:r>
              <w:rPr>
                <w:rFonts w:cs="Calibri"/>
                <w:b/>
                <w:color w:val="000000"/>
                <w:sz w:val="20"/>
                <w:szCs w:val="20"/>
              </w:rPr>
              <w:t>Group</w:t>
            </w:r>
          </w:p>
        </w:tc>
      </w:tr>
      <w:tr w:rsidR="00EB4B67" w:rsidRPr="00D43869" w14:paraId="7B3BCDA2" w14:textId="77777777" w:rsidTr="00A029E1">
        <w:trPr>
          <w:trHeight w:val="288"/>
          <w:jc w:val="center"/>
        </w:trPr>
        <w:tc>
          <w:tcPr>
            <w:tcW w:w="3175" w:type="dxa"/>
            <w:tcBorders>
              <w:top w:val="single" w:sz="4" w:space="0" w:color="auto"/>
              <w:left w:val="nil"/>
              <w:bottom w:val="nil"/>
              <w:right w:val="nil"/>
            </w:tcBorders>
          </w:tcPr>
          <w:p w14:paraId="0F14028C"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Aulorhynchus</w:t>
            </w:r>
            <w:proofErr w:type="spellEnd"/>
            <w:r w:rsidRPr="00D43869">
              <w:rPr>
                <w:rFonts w:cs="Calibri"/>
                <w:i/>
                <w:color w:val="000000"/>
                <w:sz w:val="20"/>
                <w:szCs w:val="20"/>
              </w:rPr>
              <w:t xml:space="preserve"> </w:t>
            </w:r>
            <w:proofErr w:type="spellStart"/>
            <w:r w:rsidRPr="00D43869">
              <w:rPr>
                <w:rFonts w:cs="Calibri"/>
                <w:i/>
                <w:color w:val="000000"/>
                <w:sz w:val="20"/>
                <w:szCs w:val="20"/>
              </w:rPr>
              <w:t>flavidus</w:t>
            </w:r>
            <w:proofErr w:type="spellEnd"/>
          </w:p>
        </w:tc>
        <w:tc>
          <w:tcPr>
            <w:tcW w:w="2547" w:type="dxa"/>
            <w:tcBorders>
              <w:top w:val="single" w:sz="4" w:space="0" w:color="auto"/>
              <w:left w:val="nil"/>
              <w:bottom w:val="nil"/>
              <w:right w:val="nil"/>
            </w:tcBorders>
          </w:tcPr>
          <w:p w14:paraId="0DB27274"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proofErr w:type="spellStart"/>
            <w:r w:rsidRPr="00D43869">
              <w:rPr>
                <w:rFonts w:cs="Calibri"/>
                <w:color w:val="000000"/>
                <w:sz w:val="20"/>
                <w:szCs w:val="20"/>
              </w:rPr>
              <w:t>tubesnout</w:t>
            </w:r>
            <w:proofErr w:type="spellEnd"/>
          </w:p>
        </w:tc>
        <w:tc>
          <w:tcPr>
            <w:tcW w:w="1418" w:type="dxa"/>
            <w:tcBorders>
              <w:top w:val="single" w:sz="4" w:space="0" w:color="auto"/>
              <w:left w:val="nil"/>
              <w:bottom w:val="nil"/>
              <w:right w:val="nil"/>
            </w:tcBorders>
          </w:tcPr>
          <w:p w14:paraId="11DD8B75"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AUFL</w:t>
            </w:r>
          </w:p>
        </w:tc>
      </w:tr>
      <w:tr w:rsidR="00EB4B67" w:rsidRPr="00D43869" w14:paraId="09EAD764" w14:textId="77777777" w:rsidTr="00A029E1">
        <w:trPr>
          <w:trHeight w:val="288"/>
          <w:jc w:val="center"/>
        </w:trPr>
        <w:tc>
          <w:tcPr>
            <w:tcW w:w="3175" w:type="dxa"/>
            <w:tcBorders>
              <w:top w:val="nil"/>
              <w:left w:val="nil"/>
              <w:bottom w:val="nil"/>
              <w:right w:val="nil"/>
            </w:tcBorders>
          </w:tcPr>
          <w:p w14:paraId="404CC0A7"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bait-sardines-anchovy</w:t>
            </w:r>
          </w:p>
        </w:tc>
        <w:tc>
          <w:tcPr>
            <w:tcW w:w="2547" w:type="dxa"/>
            <w:tcBorders>
              <w:top w:val="nil"/>
              <w:left w:val="nil"/>
              <w:bottom w:val="nil"/>
              <w:right w:val="nil"/>
            </w:tcBorders>
          </w:tcPr>
          <w:p w14:paraId="5B87A9CC"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Pr>
                <w:rFonts w:cs="Calibri"/>
                <w:color w:val="000000"/>
                <w:sz w:val="20"/>
                <w:szCs w:val="20"/>
              </w:rPr>
              <w:t>bait</w:t>
            </w:r>
          </w:p>
        </w:tc>
        <w:tc>
          <w:tcPr>
            <w:tcW w:w="1418" w:type="dxa"/>
            <w:tcBorders>
              <w:top w:val="nil"/>
              <w:left w:val="nil"/>
              <w:bottom w:val="nil"/>
              <w:right w:val="nil"/>
            </w:tcBorders>
          </w:tcPr>
          <w:p w14:paraId="7E89DCDC"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BAIT</w:t>
            </w:r>
          </w:p>
        </w:tc>
      </w:tr>
      <w:tr w:rsidR="00EB4B67" w:rsidRPr="00D43869" w14:paraId="6B5EB84B" w14:textId="77777777" w:rsidTr="00A029E1">
        <w:trPr>
          <w:trHeight w:val="288"/>
          <w:jc w:val="center"/>
        </w:trPr>
        <w:tc>
          <w:tcPr>
            <w:tcW w:w="3175" w:type="dxa"/>
            <w:tcBorders>
              <w:top w:val="nil"/>
              <w:left w:val="nil"/>
              <w:bottom w:val="nil"/>
              <w:right w:val="nil"/>
            </w:tcBorders>
          </w:tcPr>
          <w:p w14:paraId="1155C75C"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Brachyistius</w:t>
            </w:r>
            <w:proofErr w:type="spellEnd"/>
            <w:r w:rsidRPr="00D43869">
              <w:rPr>
                <w:rFonts w:cs="Calibri"/>
                <w:i/>
                <w:color w:val="000000"/>
                <w:sz w:val="20"/>
                <w:szCs w:val="20"/>
              </w:rPr>
              <w:t xml:space="preserve"> </w:t>
            </w:r>
            <w:proofErr w:type="spellStart"/>
            <w:r w:rsidRPr="00D43869">
              <w:rPr>
                <w:rFonts w:cs="Calibri"/>
                <w:i/>
                <w:color w:val="000000"/>
                <w:sz w:val="20"/>
                <w:szCs w:val="20"/>
              </w:rPr>
              <w:t>frenatus</w:t>
            </w:r>
            <w:proofErr w:type="spellEnd"/>
          </w:p>
        </w:tc>
        <w:tc>
          <w:tcPr>
            <w:tcW w:w="2547" w:type="dxa"/>
            <w:tcBorders>
              <w:top w:val="nil"/>
              <w:left w:val="nil"/>
              <w:bottom w:val="nil"/>
              <w:right w:val="nil"/>
            </w:tcBorders>
          </w:tcPr>
          <w:p w14:paraId="22CDD875"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kelp surfperch</w:t>
            </w:r>
          </w:p>
        </w:tc>
        <w:tc>
          <w:tcPr>
            <w:tcW w:w="1418" w:type="dxa"/>
            <w:tcBorders>
              <w:top w:val="nil"/>
              <w:left w:val="nil"/>
              <w:bottom w:val="nil"/>
              <w:right w:val="nil"/>
            </w:tcBorders>
          </w:tcPr>
          <w:p w14:paraId="4DF5D7A5"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EMBI</w:t>
            </w:r>
          </w:p>
        </w:tc>
      </w:tr>
      <w:tr w:rsidR="00EB4B67" w:rsidRPr="00D43869" w14:paraId="1604B9BC" w14:textId="77777777" w:rsidTr="00A029E1">
        <w:trPr>
          <w:trHeight w:val="288"/>
          <w:jc w:val="center"/>
        </w:trPr>
        <w:tc>
          <w:tcPr>
            <w:tcW w:w="3175" w:type="dxa"/>
            <w:tcBorders>
              <w:top w:val="nil"/>
              <w:left w:val="nil"/>
              <w:bottom w:val="nil"/>
              <w:right w:val="nil"/>
            </w:tcBorders>
          </w:tcPr>
          <w:p w14:paraId="2BD10FE8"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proofErr w:type="spellStart"/>
            <w:r w:rsidRPr="00D43869">
              <w:rPr>
                <w:rFonts w:cs="Calibri"/>
                <w:color w:val="000000"/>
                <w:sz w:val="20"/>
                <w:szCs w:val="20"/>
              </w:rPr>
              <w:t>Clupeidae</w:t>
            </w:r>
            <w:proofErr w:type="spellEnd"/>
          </w:p>
        </w:tc>
        <w:tc>
          <w:tcPr>
            <w:tcW w:w="2547" w:type="dxa"/>
            <w:tcBorders>
              <w:top w:val="nil"/>
              <w:left w:val="nil"/>
              <w:bottom w:val="nil"/>
              <w:right w:val="nil"/>
            </w:tcBorders>
          </w:tcPr>
          <w:p w14:paraId="0E5BF819"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herring</w:t>
            </w:r>
          </w:p>
        </w:tc>
        <w:tc>
          <w:tcPr>
            <w:tcW w:w="1418" w:type="dxa"/>
            <w:tcBorders>
              <w:top w:val="nil"/>
              <w:left w:val="nil"/>
              <w:bottom w:val="nil"/>
              <w:right w:val="nil"/>
            </w:tcBorders>
          </w:tcPr>
          <w:p w14:paraId="79498F20"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BAIT</w:t>
            </w:r>
          </w:p>
        </w:tc>
      </w:tr>
      <w:tr w:rsidR="00EB4B67" w:rsidRPr="00D43869" w14:paraId="680E80E3" w14:textId="77777777" w:rsidTr="00A029E1">
        <w:trPr>
          <w:trHeight w:val="288"/>
          <w:jc w:val="center"/>
        </w:trPr>
        <w:tc>
          <w:tcPr>
            <w:tcW w:w="3175" w:type="dxa"/>
            <w:tcBorders>
              <w:top w:val="nil"/>
              <w:left w:val="nil"/>
              <w:bottom w:val="nil"/>
              <w:right w:val="nil"/>
            </w:tcBorders>
          </w:tcPr>
          <w:p w14:paraId="4E56258E"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Cymatogaster</w:t>
            </w:r>
            <w:proofErr w:type="spellEnd"/>
            <w:r w:rsidRPr="00D43869">
              <w:rPr>
                <w:rFonts w:cs="Calibri"/>
                <w:i/>
                <w:color w:val="000000"/>
                <w:sz w:val="20"/>
                <w:szCs w:val="20"/>
              </w:rPr>
              <w:t> </w:t>
            </w:r>
            <w:proofErr w:type="spellStart"/>
            <w:r w:rsidRPr="00D43869">
              <w:rPr>
                <w:rFonts w:cs="Calibri"/>
                <w:i/>
                <w:color w:val="000000"/>
                <w:sz w:val="20"/>
                <w:szCs w:val="20"/>
              </w:rPr>
              <w:t>aggregata</w:t>
            </w:r>
            <w:proofErr w:type="spellEnd"/>
            <w:r w:rsidRPr="00D43869">
              <w:rPr>
                <w:rFonts w:cs="Calibri"/>
                <w:i/>
                <w:color w:val="000000"/>
                <w:sz w:val="20"/>
                <w:szCs w:val="20"/>
              </w:rPr>
              <w:t> </w:t>
            </w:r>
          </w:p>
        </w:tc>
        <w:tc>
          <w:tcPr>
            <w:tcW w:w="2547" w:type="dxa"/>
            <w:tcBorders>
              <w:top w:val="nil"/>
              <w:left w:val="nil"/>
              <w:bottom w:val="nil"/>
              <w:right w:val="nil"/>
            </w:tcBorders>
          </w:tcPr>
          <w:p w14:paraId="59EBA4A2"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shiner surfperch</w:t>
            </w:r>
          </w:p>
        </w:tc>
        <w:tc>
          <w:tcPr>
            <w:tcW w:w="1418" w:type="dxa"/>
            <w:tcBorders>
              <w:top w:val="nil"/>
              <w:left w:val="nil"/>
              <w:bottom w:val="nil"/>
              <w:right w:val="nil"/>
            </w:tcBorders>
          </w:tcPr>
          <w:p w14:paraId="4017B1D8"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EMBI</w:t>
            </w:r>
          </w:p>
        </w:tc>
      </w:tr>
      <w:tr w:rsidR="00EB4B67" w:rsidRPr="00D43869" w14:paraId="1E204A6D" w14:textId="77777777" w:rsidTr="00A029E1">
        <w:trPr>
          <w:trHeight w:val="288"/>
          <w:jc w:val="center"/>
        </w:trPr>
        <w:tc>
          <w:tcPr>
            <w:tcW w:w="3175" w:type="dxa"/>
            <w:tcBorders>
              <w:top w:val="nil"/>
              <w:left w:val="nil"/>
              <w:bottom w:val="nil"/>
              <w:right w:val="nil"/>
            </w:tcBorders>
          </w:tcPr>
          <w:p w14:paraId="0F736101"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Embiotoca</w:t>
            </w:r>
            <w:proofErr w:type="spellEnd"/>
            <w:r w:rsidRPr="00D43869">
              <w:rPr>
                <w:rFonts w:cs="Calibri"/>
                <w:i/>
                <w:color w:val="000000"/>
                <w:sz w:val="20"/>
                <w:szCs w:val="20"/>
              </w:rPr>
              <w:t> lateralis</w:t>
            </w:r>
          </w:p>
        </w:tc>
        <w:tc>
          <w:tcPr>
            <w:tcW w:w="2547" w:type="dxa"/>
            <w:tcBorders>
              <w:top w:val="nil"/>
              <w:left w:val="nil"/>
              <w:bottom w:val="nil"/>
              <w:right w:val="nil"/>
            </w:tcBorders>
          </w:tcPr>
          <w:p w14:paraId="585D235A"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striped surfperch</w:t>
            </w:r>
          </w:p>
        </w:tc>
        <w:tc>
          <w:tcPr>
            <w:tcW w:w="1418" w:type="dxa"/>
            <w:tcBorders>
              <w:top w:val="nil"/>
              <w:left w:val="nil"/>
              <w:bottom w:val="nil"/>
              <w:right w:val="nil"/>
            </w:tcBorders>
          </w:tcPr>
          <w:p w14:paraId="0822122F"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EMBI</w:t>
            </w:r>
          </w:p>
        </w:tc>
      </w:tr>
      <w:tr w:rsidR="00EB4B67" w:rsidRPr="00D43869" w14:paraId="6BB54D1C" w14:textId="77777777" w:rsidTr="00A029E1">
        <w:trPr>
          <w:trHeight w:val="288"/>
          <w:jc w:val="center"/>
        </w:trPr>
        <w:tc>
          <w:tcPr>
            <w:tcW w:w="3175" w:type="dxa"/>
            <w:tcBorders>
              <w:top w:val="nil"/>
              <w:left w:val="nil"/>
              <w:bottom w:val="nil"/>
              <w:right w:val="nil"/>
            </w:tcBorders>
          </w:tcPr>
          <w:p w14:paraId="57D3F7A9"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proofErr w:type="spellStart"/>
            <w:r w:rsidRPr="00D43869">
              <w:rPr>
                <w:rFonts w:cs="Calibri"/>
                <w:color w:val="000000"/>
                <w:sz w:val="20"/>
                <w:szCs w:val="20"/>
              </w:rPr>
              <w:t>Embiotocidae</w:t>
            </w:r>
            <w:proofErr w:type="spellEnd"/>
          </w:p>
        </w:tc>
        <w:tc>
          <w:tcPr>
            <w:tcW w:w="2547" w:type="dxa"/>
            <w:tcBorders>
              <w:top w:val="nil"/>
              <w:left w:val="nil"/>
              <w:bottom w:val="nil"/>
              <w:right w:val="nil"/>
            </w:tcBorders>
          </w:tcPr>
          <w:p w14:paraId="79D0F3D8"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surfperches</w:t>
            </w:r>
          </w:p>
        </w:tc>
        <w:tc>
          <w:tcPr>
            <w:tcW w:w="1418" w:type="dxa"/>
            <w:tcBorders>
              <w:top w:val="nil"/>
              <w:left w:val="nil"/>
              <w:bottom w:val="nil"/>
              <w:right w:val="nil"/>
            </w:tcBorders>
          </w:tcPr>
          <w:p w14:paraId="6027A36C"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EMBI</w:t>
            </w:r>
          </w:p>
        </w:tc>
      </w:tr>
      <w:tr w:rsidR="00EB4B67" w:rsidRPr="00D43869" w14:paraId="5147A56A" w14:textId="77777777" w:rsidTr="00A029E1">
        <w:trPr>
          <w:trHeight w:val="288"/>
          <w:jc w:val="center"/>
        </w:trPr>
        <w:tc>
          <w:tcPr>
            <w:tcW w:w="3175" w:type="dxa"/>
            <w:tcBorders>
              <w:top w:val="nil"/>
              <w:left w:val="nil"/>
              <w:bottom w:val="nil"/>
              <w:right w:val="nil"/>
            </w:tcBorders>
          </w:tcPr>
          <w:p w14:paraId="255C1413"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Engraulis</w:t>
            </w:r>
            <w:proofErr w:type="spellEnd"/>
            <w:r w:rsidRPr="00D43869">
              <w:rPr>
                <w:rFonts w:cs="Calibri"/>
                <w:i/>
                <w:color w:val="000000"/>
                <w:sz w:val="20"/>
                <w:szCs w:val="20"/>
              </w:rPr>
              <w:t xml:space="preserve"> </w:t>
            </w:r>
            <w:proofErr w:type="spellStart"/>
            <w:r w:rsidRPr="00D43869">
              <w:rPr>
                <w:rFonts w:cs="Calibri"/>
                <w:i/>
                <w:color w:val="000000"/>
                <w:sz w:val="20"/>
                <w:szCs w:val="20"/>
              </w:rPr>
              <w:t>mordax</w:t>
            </w:r>
            <w:proofErr w:type="spellEnd"/>
          </w:p>
        </w:tc>
        <w:tc>
          <w:tcPr>
            <w:tcW w:w="2547" w:type="dxa"/>
            <w:tcBorders>
              <w:top w:val="nil"/>
              <w:left w:val="nil"/>
              <w:bottom w:val="nil"/>
              <w:right w:val="nil"/>
            </w:tcBorders>
          </w:tcPr>
          <w:p w14:paraId="587ADBC4"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northern anchovy</w:t>
            </w:r>
          </w:p>
        </w:tc>
        <w:tc>
          <w:tcPr>
            <w:tcW w:w="1418" w:type="dxa"/>
            <w:tcBorders>
              <w:top w:val="nil"/>
              <w:left w:val="nil"/>
              <w:bottom w:val="nil"/>
              <w:right w:val="nil"/>
            </w:tcBorders>
          </w:tcPr>
          <w:p w14:paraId="7C4DD740"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BAIT</w:t>
            </w:r>
          </w:p>
        </w:tc>
      </w:tr>
      <w:tr w:rsidR="00EB4B67" w:rsidRPr="00D43869" w14:paraId="3F239966" w14:textId="77777777" w:rsidTr="00A029E1">
        <w:trPr>
          <w:trHeight w:val="288"/>
          <w:jc w:val="center"/>
        </w:trPr>
        <w:tc>
          <w:tcPr>
            <w:tcW w:w="3175" w:type="dxa"/>
            <w:tcBorders>
              <w:top w:val="nil"/>
              <w:left w:val="nil"/>
              <w:bottom w:val="nil"/>
              <w:right w:val="nil"/>
            </w:tcBorders>
          </w:tcPr>
          <w:p w14:paraId="44A1B464"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Hemilepidotus</w:t>
            </w:r>
            <w:proofErr w:type="spellEnd"/>
            <w:r w:rsidRPr="00D43869">
              <w:rPr>
                <w:rFonts w:cs="Calibri"/>
                <w:i/>
                <w:color w:val="000000"/>
                <w:sz w:val="20"/>
                <w:szCs w:val="20"/>
              </w:rPr>
              <w:t> </w:t>
            </w:r>
            <w:proofErr w:type="spellStart"/>
            <w:r w:rsidRPr="00D43869">
              <w:rPr>
                <w:rFonts w:cs="Calibri"/>
                <w:i/>
                <w:color w:val="000000"/>
                <w:sz w:val="20"/>
                <w:szCs w:val="20"/>
              </w:rPr>
              <w:t>hemilepidotus</w:t>
            </w:r>
            <w:proofErr w:type="spellEnd"/>
          </w:p>
        </w:tc>
        <w:tc>
          <w:tcPr>
            <w:tcW w:w="2547" w:type="dxa"/>
            <w:tcBorders>
              <w:top w:val="nil"/>
              <w:left w:val="nil"/>
              <w:bottom w:val="nil"/>
              <w:right w:val="nil"/>
            </w:tcBorders>
          </w:tcPr>
          <w:p w14:paraId="0A9234DA"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 xml:space="preserve">red </w:t>
            </w:r>
            <w:proofErr w:type="spellStart"/>
            <w:r w:rsidRPr="00D43869">
              <w:rPr>
                <w:rFonts w:cs="Calibri"/>
                <w:color w:val="000000"/>
                <w:sz w:val="20"/>
                <w:szCs w:val="20"/>
              </w:rPr>
              <w:t>irish</w:t>
            </w:r>
            <w:proofErr w:type="spellEnd"/>
            <w:r w:rsidRPr="00D43869">
              <w:rPr>
                <w:rFonts w:cs="Calibri"/>
                <w:color w:val="000000"/>
                <w:sz w:val="20"/>
                <w:szCs w:val="20"/>
              </w:rPr>
              <w:t xml:space="preserve"> lord</w:t>
            </w:r>
          </w:p>
        </w:tc>
        <w:tc>
          <w:tcPr>
            <w:tcW w:w="1418" w:type="dxa"/>
            <w:tcBorders>
              <w:top w:val="nil"/>
              <w:left w:val="nil"/>
              <w:bottom w:val="nil"/>
              <w:right w:val="nil"/>
            </w:tcBorders>
          </w:tcPr>
          <w:p w14:paraId="26023E7A"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HEXA</w:t>
            </w:r>
          </w:p>
        </w:tc>
      </w:tr>
      <w:tr w:rsidR="00EB4B67" w:rsidRPr="00D43869" w14:paraId="5CF35B7A" w14:textId="77777777" w:rsidTr="00A029E1">
        <w:trPr>
          <w:trHeight w:val="288"/>
          <w:jc w:val="center"/>
        </w:trPr>
        <w:tc>
          <w:tcPr>
            <w:tcW w:w="3175" w:type="dxa"/>
            <w:tcBorders>
              <w:top w:val="nil"/>
              <w:left w:val="nil"/>
              <w:bottom w:val="nil"/>
              <w:right w:val="nil"/>
            </w:tcBorders>
          </w:tcPr>
          <w:p w14:paraId="53C0B80B"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Hexagrammos</w:t>
            </w:r>
            <w:proofErr w:type="spellEnd"/>
            <w:r w:rsidRPr="00D43869">
              <w:rPr>
                <w:rFonts w:cs="Calibri"/>
                <w:i/>
                <w:color w:val="000000"/>
                <w:sz w:val="20"/>
                <w:szCs w:val="20"/>
              </w:rPr>
              <w:t xml:space="preserve"> </w:t>
            </w:r>
            <w:proofErr w:type="spellStart"/>
            <w:r w:rsidRPr="00D43869">
              <w:rPr>
                <w:rFonts w:cs="Calibri"/>
                <w:i/>
                <w:color w:val="000000"/>
                <w:sz w:val="20"/>
                <w:szCs w:val="20"/>
              </w:rPr>
              <w:t>spp</w:t>
            </w:r>
            <w:proofErr w:type="spellEnd"/>
          </w:p>
        </w:tc>
        <w:tc>
          <w:tcPr>
            <w:tcW w:w="2547" w:type="dxa"/>
            <w:tcBorders>
              <w:top w:val="nil"/>
              <w:left w:val="nil"/>
              <w:bottom w:val="nil"/>
              <w:right w:val="nil"/>
            </w:tcBorders>
          </w:tcPr>
          <w:p w14:paraId="23615D9B"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Pr>
                <w:rFonts w:cs="Calibri"/>
                <w:color w:val="000000"/>
                <w:sz w:val="20"/>
                <w:szCs w:val="20"/>
              </w:rPr>
              <w:t>greenlings</w:t>
            </w:r>
          </w:p>
        </w:tc>
        <w:tc>
          <w:tcPr>
            <w:tcW w:w="1418" w:type="dxa"/>
            <w:tcBorders>
              <w:top w:val="nil"/>
              <w:left w:val="nil"/>
              <w:bottom w:val="nil"/>
              <w:right w:val="nil"/>
            </w:tcBorders>
          </w:tcPr>
          <w:p w14:paraId="6950D474"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HEXA</w:t>
            </w:r>
          </w:p>
        </w:tc>
      </w:tr>
      <w:tr w:rsidR="00EB4B67" w:rsidRPr="00D43869" w14:paraId="671E4809" w14:textId="77777777" w:rsidTr="00A029E1">
        <w:trPr>
          <w:trHeight w:val="288"/>
          <w:jc w:val="center"/>
        </w:trPr>
        <w:tc>
          <w:tcPr>
            <w:tcW w:w="3175" w:type="dxa"/>
            <w:tcBorders>
              <w:top w:val="nil"/>
              <w:left w:val="nil"/>
              <w:bottom w:val="nil"/>
              <w:right w:val="nil"/>
            </w:tcBorders>
          </w:tcPr>
          <w:p w14:paraId="7F094264"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Hexagrammos</w:t>
            </w:r>
            <w:proofErr w:type="spellEnd"/>
            <w:r w:rsidRPr="00D43869">
              <w:rPr>
                <w:rFonts w:cs="Calibri"/>
                <w:i/>
                <w:color w:val="000000"/>
                <w:sz w:val="20"/>
                <w:szCs w:val="20"/>
              </w:rPr>
              <w:t> </w:t>
            </w:r>
            <w:proofErr w:type="spellStart"/>
            <w:r w:rsidRPr="00D43869">
              <w:rPr>
                <w:rFonts w:cs="Calibri"/>
                <w:i/>
                <w:color w:val="000000"/>
                <w:sz w:val="20"/>
                <w:szCs w:val="20"/>
              </w:rPr>
              <w:t>decagrammus</w:t>
            </w:r>
            <w:proofErr w:type="spellEnd"/>
          </w:p>
        </w:tc>
        <w:tc>
          <w:tcPr>
            <w:tcW w:w="2547" w:type="dxa"/>
            <w:tcBorders>
              <w:top w:val="nil"/>
              <w:left w:val="nil"/>
              <w:bottom w:val="nil"/>
              <w:right w:val="nil"/>
            </w:tcBorders>
          </w:tcPr>
          <w:p w14:paraId="2144E5D3"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kelp greenling</w:t>
            </w:r>
          </w:p>
        </w:tc>
        <w:tc>
          <w:tcPr>
            <w:tcW w:w="1418" w:type="dxa"/>
            <w:tcBorders>
              <w:top w:val="nil"/>
              <w:left w:val="nil"/>
              <w:bottom w:val="nil"/>
              <w:right w:val="nil"/>
            </w:tcBorders>
          </w:tcPr>
          <w:p w14:paraId="6B318DEA"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HEXA</w:t>
            </w:r>
          </w:p>
        </w:tc>
      </w:tr>
      <w:tr w:rsidR="00EB4B67" w:rsidRPr="00D43869" w14:paraId="380AD97D" w14:textId="77777777" w:rsidTr="00A029E1">
        <w:trPr>
          <w:trHeight w:val="288"/>
          <w:jc w:val="center"/>
        </w:trPr>
        <w:tc>
          <w:tcPr>
            <w:tcW w:w="3175" w:type="dxa"/>
            <w:tcBorders>
              <w:top w:val="nil"/>
              <w:left w:val="nil"/>
              <w:bottom w:val="nil"/>
              <w:right w:val="nil"/>
            </w:tcBorders>
          </w:tcPr>
          <w:p w14:paraId="0FBE6F31"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Hexagrammos</w:t>
            </w:r>
            <w:proofErr w:type="spellEnd"/>
            <w:r w:rsidRPr="00D43869">
              <w:rPr>
                <w:rFonts w:cs="Calibri"/>
                <w:i/>
                <w:color w:val="000000"/>
                <w:sz w:val="20"/>
                <w:szCs w:val="20"/>
              </w:rPr>
              <w:t> </w:t>
            </w:r>
            <w:proofErr w:type="spellStart"/>
            <w:r w:rsidRPr="00D43869">
              <w:rPr>
                <w:rFonts w:cs="Calibri"/>
                <w:i/>
                <w:color w:val="000000"/>
                <w:sz w:val="20"/>
                <w:szCs w:val="20"/>
              </w:rPr>
              <w:t>lagocephalus</w:t>
            </w:r>
            <w:proofErr w:type="spellEnd"/>
          </w:p>
        </w:tc>
        <w:tc>
          <w:tcPr>
            <w:tcW w:w="2547" w:type="dxa"/>
            <w:tcBorders>
              <w:top w:val="nil"/>
              <w:left w:val="nil"/>
              <w:bottom w:val="nil"/>
              <w:right w:val="nil"/>
            </w:tcBorders>
          </w:tcPr>
          <w:p w14:paraId="17BC7030"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rock greenling</w:t>
            </w:r>
          </w:p>
        </w:tc>
        <w:tc>
          <w:tcPr>
            <w:tcW w:w="1418" w:type="dxa"/>
            <w:tcBorders>
              <w:top w:val="nil"/>
              <w:left w:val="nil"/>
              <w:bottom w:val="nil"/>
              <w:right w:val="nil"/>
            </w:tcBorders>
          </w:tcPr>
          <w:p w14:paraId="33289C8F"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HEXA</w:t>
            </w:r>
          </w:p>
        </w:tc>
      </w:tr>
      <w:tr w:rsidR="00EB4B67" w:rsidRPr="00D43869" w14:paraId="01145219" w14:textId="77777777" w:rsidTr="00A029E1">
        <w:trPr>
          <w:trHeight w:val="288"/>
          <w:jc w:val="center"/>
        </w:trPr>
        <w:tc>
          <w:tcPr>
            <w:tcW w:w="3175" w:type="dxa"/>
            <w:tcBorders>
              <w:top w:val="nil"/>
              <w:left w:val="nil"/>
              <w:bottom w:val="nil"/>
              <w:right w:val="nil"/>
            </w:tcBorders>
          </w:tcPr>
          <w:p w14:paraId="13466B73"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Hexagrammos</w:t>
            </w:r>
            <w:proofErr w:type="spellEnd"/>
            <w:r w:rsidRPr="00D43869">
              <w:rPr>
                <w:rFonts w:cs="Calibri"/>
                <w:i/>
                <w:color w:val="000000"/>
                <w:sz w:val="20"/>
                <w:szCs w:val="20"/>
              </w:rPr>
              <w:t> </w:t>
            </w:r>
            <w:proofErr w:type="spellStart"/>
            <w:r w:rsidRPr="00D43869">
              <w:rPr>
                <w:rFonts w:cs="Calibri"/>
                <w:i/>
                <w:color w:val="000000"/>
                <w:sz w:val="20"/>
                <w:szCs w:val="20"/>
              </w:rPr>
              <w:t>stelleri</w:t>
            </w:r>
            <w:proofErr w:type="spellEnd"/>
          </w:p>
        </w:tc>
        <w:tc>
          <w:tcPr>
            <w:tcW w:w="2547" w:type="dxa"/>
            <w:tcBorders>
              <w:top w:val="nil"/>
              <w:left w:val="nil"/>
              <w:bottom w:val="nil"/>
              <w:right w:val="nil"/>
            </w:tcBorders>
          </w:tcPr>
          <w:p w14:paraId="0F94E8DB"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proofErr w:type="spellStart"/>
            <w:r w:rsidRPr="00D43869">
              <w:rPr>
                <w:rFonts w:cs="Calibri"/>
                <w:color w:val="000000"/>
                <w:sz w:val="20"/>
                <w:szCs w:val="20"/>
              </w:rPr>
              <w:t>whitespotted</w:t>
            </w:r>
            <w:proofErr w:type="spellEnd"/>
            <w:r w:rsidRPr="00D43869">
              <w:rPr>
                <w:rFonts w:cs="Calibri"/>
                <w:color w:val="000000"/>
                <w:sz w:val="20"/>
                <w:szCs w:val="20"/>
              </w:rPr>
              <w:t xml:space="preserve"> greenling</w:t>
            </w:r>
          </w:p>
        </w:tc>
        <w:tc>
          <w:tcPr>
            <w:tcW w:w="1418" w:type="dxa"/>
            <w:tcBorders>
              <w:top w:val="nil"/>
              <w:left w:val="nil"/>
              <w:bottom w:val="nil"/>
              <w:right w:val="nil"/>
            </w:tcBorders>
          </w:tcPr>
          <w:p w14:paraId="5EB5D75F"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HEXA</w:t>
            </w:r>
          </w:p>
        </w:tc>
      </w:tr>
      <w:tr w:rsidR="00EB4B67" w:rsidRPr="00D43869" w14:paraId="3C34819B" w14:textId="77777777" w:rsidTr="00A029E1">
        <w:trPr>
          <w:trHeight w:val="288"/>
          <w:jc w:val="center"/>
        </w:trPr>
        <w:tc>
          <w:tcPr>
            <w:tcW w:w="3175" w:type="dxa"/>
            <w:tcBorders>
              <w:top w:val="nil"/>
              <w:left w:val="nil"/>
              <w:bottom w:val="nil"/>
              <w:right w:val="nil"/>
            </w:tcBorders>
          </w:tcPr>
          <w:p w14:paraId="039E42DB"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Ophiodon elongatus</w:t>
            </w:r>
          </w:p>
        </w:tc>
        <w:tc>
          <w:tcPr>
            <w:tcW w:w="2547" w:type="dxa"/>
            <w:tcBorders>
              <w:top w:val="nil"/>
              <w:left w:val="nil"/>
              <w:bottom w:val="nil"/>
              <w:right w:val="nil"/>
            </w:tcBorders>
          </w:tcPr>
          <w:p w14:paraId="697780C2"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lingcod</w:t>
            </w:r>
          </w:p>
        </w:tc>
        <w:tc>
          <w:tcPr>
            <w:tcW w:w="1418" w:type="dxa"/>
            <w:tcBorders>
              <w:top w:val="nil"/>
              <w:left w:val="nil"/>
              <w:bottom w:val="nil"/>
              <w:right w:val="nil"/>
            </w:tcBorders>
          </w:tcPr>
          <w:p w14:paraId="28937677"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OPEL</w:t>
            </w:r>
          </w:p>
        </w:tc>
      </w:tr>
      <w:tr w:rsidR="00EB4B67" w:rsidRPr="00D43869" w14:paraId="511D00F0" w14:textId="77777777" w:rsidTr="00A029E1">
        <w:trPr>
          <w:trHeight w:val="288"/>
          <w:jc w:val="center"/>
        </w:trPr>
        <w:tc>
          <w:tcPr>
            <w:tcW w:w="3175" w:type="dxa"/>
            <w:tcBorders>
              <w:top w:val="nil"/>
              <w:left w:val="nil"/>
              <w:bottom w:val="nil"/>
              <w:right w:val="nil"/>
            </w:tcBorders>
          </w:tcPr>
          <w:p w14:paraId="455CF0FF"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Oxylebius</w:t>
            </w:r>
            <w:proofErr w:type="spellEnd"/>
            <w:r w:rsidRPr="00D43869">
              <w:rPr>
                <w:rFonts w:cs="Calibri"/>
                <w:i/>
                <w:color w:val="000000"/>
                <w:sz w:val="20"/>
                <w:szCs w:val="20"/>
              </w:rPr>
              <w:t xml:space="preserve"> pictus</w:t>
            </w:r>
          </w:p>
        </w:tc>
        <w:tc>
          <w:tcPr>
            <w:tcW w:w="2547" w:type="dxa"/>
            <w:tcBorders>
              <w:top w:val="nil"/>
              <w:left w:val="nil"/>
              <w:bottom w:val="nil"/>
              <w:right w:val="nil"/>
            </w:tcBorders>
          </w:tcPr>
          <w:p w14:paraId="199650BD"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painted greenling</w:t>
            </w:r>
          </w:p>
        </w:tc>
        <w:tc>
          <w:tcPr>
            <w:tcW w:w="1418" w:type="dxa"/>
            <w:tcBorders>
              <w:top w:val="nil"/>
              <w:left w:val="nil"/>
              <w:bottom w:val="nil"/>
              <w:right w:val="nil"/>
            </w:tcBorders>
          </w:tcPr>
          <w:p w14:paraId="36A41DEE"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HEXA</w:t>
            </w:r>
          </w:p>
        </w:tc>
      </w:tr>
      <w:tr w:rsidR="00EB4B67" w:rsidRPr="00D43869" w14:paraId="4BDB55AD" w14:textId="77777777" w:rsidTr="00A029E1">
        <w:trPr>
          <w:trHeight w:val="288"/>
          <w:jc w:val="center"/>
        </w:trPr>
        <w:tc>
          <w:tcPr>
            <w:tcW w:w="3175" w:type="dxa"/>
            <w:tcBorders>
              <w:top w:val="nil"/>
              <w:left w:val="nil"/>
              <w:bottom w:val="nil"/>
              <w:right w:val="nil"/>
            </w:tcBorders>
          </w:tcPr>
          <w:p w14:paraId="60B9C9FB"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Rhacochilus</w:t>
            </w:r>
            <w:proofErr w:type="spellEnd"/>
            <w:r w:rsidRPr="00D43869">
              <w:rPr>
                <w:rFonts w:cs="Calibri"/>
                <w:i/>
                <w:color w:val="000000"/>
                <w:sz w:val="20"/>
                <w:szCs w:val="20"/>
              </w:rPr>
              <w:t> </w:t>
            </w:r>
            <w:proofErr w:type="spellStart"/>
            <w:r w:rsidRPr="00D43869">
              <w:rPr>
                <w:rFonts w:cs="Calibri"/>
                <w:i/>
                <w:color w:val="000000"/>
                <w:sz w:val="20"/>
                <w:szCs w:val="20"/>
              </w:rPr>
              <w:t>vacca</w:t>
            </w:r>
            <w:proofErr w:type="spellEnd"/>
          </w:p>
        </w:tc>
        <w:tc>
          <w:tcPr>
            <w:tcW w:w="2547" w:type="dxa"/>
            <w:tcBorders>
              <w:top w:val="nil"/>
              <w:left w:val="nil"/>
              <w:bottom w:val="nil"/>
              <w:right w:val="nil"/>
            </w:tcBorders>
          </w:tcPr>
          <w:p w14:paraId="5286975F"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pile perch</w:t>
            </w:r>
          </w:p>
        </w:tc>
        <w:tc>
          <w:tcPr>
            <w:tcW w:w="1418" w:type="dxa"/>
            <w:tcBorders>
              <w:top w:val="nil"/>
              <w:left w:val="nil"/>
              <w:bottom w:val="nil"/>
              <w:right w:val="nil"/>
            </w:tcBorders>
          </w:tcPr>
          <w:p w14:paraId="1069F4A7"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EMBI</w:t>
            </w:r>
          </w:p>
        </w:tc>
      </w:tr>
      <w:tr w:rsidR="00EB4B67" w:rsidRPr="00D43869" w14:paraId="336DFD36" w14:textId="77777777" w:rsidTr="00A029E1">
        <w:trPr>
          <w:trHeight w:val="288"/>
          <w:jc w:val="center"/>
        </w:trPr>
        <w:tc>
          <w:tcPr>
            <w:tcW w:w="3175" w:type="dxa"/>
            <w:tcBorders>
              <w:top w:val="nil"/>
              <w:left w:val="nil"/>
              <w:bottom w:val="nil"/>
              <w:right w:val="nil"/>
            </w:tcBorders>
          </w:tcPr>
          <w:p w14:paraId="3872B1BA"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Sardinops</w:t>
            </w:r>
            <w:proofErr w:type="spellEnd"/>
            <w:r w:rsidRPr="00D43869">
              <w:rPr>
                <w:rFonts w:cs="Calibri"/>
                <w:i/>
                <w:color w:val="000000"/>
                <w:sz w:val="20"/>
                <w:szCs w:val="20"/>
              </w:rPr>
              <w:t> </w:t>
            </w:r>
            <w:proofErr w:type="spellStart"/>
            <w:r w:rsidRPr="00D43869">
              <w:rPr>
                <w:rFonts w:cs="Calibri"/>
                <w:i/>
                <w:color w:val="000000"/>
                <w:sz w:val="20"/>
                <w:szCs w:val="20"/>
              </w:rPr>
              <w:t>sagax</w:t>
            </w:r>
            <w:proofErr w:type="spellEnd"/>
          </w:p>
        </w:tc>
        <w:tc>
          <w:tcPr>
            <w:tcW w:w="2547" w:type="dxa"/>
            <w:tcBorders>
              <w:top w:val="nil"/>
              <w:left w:val="nil"/>
              <w:bottom w:val="nil"/>
              <w:right w:val="nil"/>
            </w:tcBorders>
          </w:tcPr>
          <w:p w14:paraId="23190B48"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Pr>
                <w:rFonts w:cs="Calibri"/>
                <w:color w:val="000000"/>
                <w:sz w:val="20"/>
                <w:szCs w:val="20"/>
              </w:rPr>
              <w:t>P</w:t>
            </w:r>
            <w:r w:rsidRPr="00D43869">
              <w:rPr>
                <w:rFonts w:cs="Calibri"/>
                <w:color w:val="000000"/>
                <w:sz w:val="20"/>
                <w:szCs w:val="20"/>
              </w:rPr>
              <w:t>acific sardine</w:t>
            </w:r>
          </w:p>
        </w:tc>
        <w:tc>
          <w:tcPr>
            <w:tcW w:w="1418" w:type="dxa"/>
            <w:tcBorders>
              <w:top w:val="nil"/>
              <w:left w:val="nil"/>
              <w:bottom w:val="nil"/>
              <w:right w:val="nil"/>
            </w:tcBorders>
          </w:tcPr>
          <w:p w14:paraId="12D2936A"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BAIT</w:t>
            </w:r>
          </w:p>
        </w:tc>
      </w:tr>
      <w:tr w:rsidR="00EB4B67" w:rsidRPr="00D43869" w14:paraId="2F4BC28A" w14:textId="77777777" w:rsidTr="00A029E1">
        <w:trPr>
          <w:trHeight w:val="288"/>
          <w:jc w:val="center"/>
        </w:trPr>
        <w:tc>
          <w:tcPr>
            <w:tcW w:w="3175" w:type="dxa"/>
            <w:tcBorders>
              <w:top w:val="nil"/>
              <w:left w:val="nil"/>
              <w:bottom w:val="nil"/>
              <w:right w:val="nil"/>
            </w:tcBorders>
          </w:tcPr>
          <w:p w14:paraId="1D97C0D5"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Scorpaenichthys</w:t>
            </w:r>
            <w:proofErr w:type="spellEnd"/>
            <w:r w:rsidRPr="00D43869">
              <w:rPr>
                <w:rFonts w:cs="Calibri"/>
                <w:i/>
                <w:color w:val="000000"/>
                <w:sz w:val="20"/>
                <w:szCs w:val="20"/>
              </w:rPr>
              <w:t xml:space="preserve"> </w:t>
            </w:r>
            <w:proofErr w:type="spellStart"/>
            <w:r w:rsidRPr="00D43869">
              <w:rPr>
                <w:rFonts w:cs="Calibri"/>
                <w:i/>
                <w:color w:val="000000"/>
                <w:sz w:val="20"/>
                <w:szCs w:val="20"/>
              </w:rPr>
              <w:t>marmoratus</w:t>
            </w:r>
            <w:proofErr w:type="spellEnd"/>
          </w:p>
        </w:tc>
        <w:tc>
          <w:tcPr>
            <w:tcW w:w="2547" w:type="dxa"/>
            <w:tcBorders>
              <w:top w:val="nil"/>
              <w:left w:val="nil"/>
              <w:bottom w:val="nil"/>
              <w:right w:val="nil"/>
            </w:tcBorders>
          </w:tcPr>
          <w:p w14:paraId="61CD7867"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cabezon</w:t>
            </w:r>
          </w:p>
        </w:tc>
        <w:tc>
          <w:tcPr>
            <w:tcW w:w="1418" w:type="dxa"/>
            <w:tcBorders>
              <w:top w:val="nil"/>
              <w:left w:val="nil"/>
              <w:bottom w:val="nil"/>
              <w:right w:val="nil"/>
            </w:tcBorders>
          </w:tcPr>
          <w:p w14:paraId="2290FD22"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SCMA</w:t>
            </w:r>
          </w:p>
        </w:tc>
      </w:tr>
      <w:tr w:rsidR="00EB4B67" w:rsidRPr="00D43869" w14:paraId="545E304D" w14:textId="77777777" w:rsidTr="00A029E1">
        <w:trPr>
          <w:trHeight w:val="288"/>
          <w:jc w:val="center"/>
        </w:trPr>
        <w:tc>
          <w:tcPr>
            <w:tcW w:w="3175" w:type="dxa"/>
            <w:tcBorders>
              <w:top w:val="nil"/>
              <w:left w:val="nil"/>
              <w:bottom w:val="nil"/>
              <w:right w:val="nil"/>
            </w:tcBorders>
          </w:tcPr>
          <w:p w14:paraId="08730306"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Sebastes </w:t>
            </w:r>
            <w:proofErr w:type="spellStart"/>
            <w:r w:rsidRPr="00D43869">
              <w:rPr>
                <w:rFonts w:cs="Calibri"/>
                <w:i/>
                <w:color w:val="000000"/>
                <w:sz w:val="20"/>
                <w:szCs w:val="20"/>
              </w:rPr>
              <w:t>caurinus</w:t>
            </w:r>
            <w:proofErr w:type="spellEnd"/>
          </w:p>
        </w:tc>
        <w:tc>
          <w:tcPr>
            <w:tcW w:w="2547" w:type="dxa"/>
            <w:tcBorders>
              <w:top w:val="nil"/>
              <w:left w:val="nil"/>
              <w:bottom w:val="nil"/>
              <w:right w:val="nil"/>
            </w:tcBorders>
          </w:tcPr>
          <w:p w14:paraId="3F47BD52" w14:textId="77777777" w:rsidR="00EB4B67"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copper rockfish</w:t>
            </w:r>
          </w:p>
        </w:tc>
        <w:tc>
          <w:tcPr>
            <w:tcW w:w="1418" w:type="dxa"/>
            <w:tcBorders>
              <w:top w:val="nil"/>
              <w:left w:val="nil"/>
              <w:bottom w:val="nil"/>
              <w:right w:val="nil"/>
            </w:tcBorders>
          </w:tcPr>
          <w:p w14:paraId="3E36B8D9"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SECA</w:t>
            </w:r>
          </w:p>
        </w:tc>
      </w:tr>
      <w:tr w:rsidR="00EB4B67" w:rsidRPr="00D43869" w14:paraId="0156A2C2" w14:textId="77777777" w:rsidTr="00A029E1">
        <w:trPr>
          <w:trHeight w:val="288"/>
          <w:jc w:val="center"/>
        </w:trPr>
        <w:tc>
          <w:tcPr>
            <w:tcW w:w="3175" w:type="dxa"/>
            <w:tcBorders>
              <w:top w:val="nil"/>
              <w:left w:val="nil"/>
              <w:bottom w:val="nil"/>
              <w:right w:val="nil"/>
            </w:tcBorders>
          </w:tcPr>
          <w:p w14:paraId="3C6FE126"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 xml:space="preserve">Sebastes </w:t>
            </w:r>
            <w:proofErr w:type="spellStart"/>
            <w:r w:rsidRPr="00D43869">
              <w:rPr>
                <w:rFonts w:cs="Calibri"/>
                <w:i/>
                <w:color w:val="000000"/>
                <w:sz w:val="20"/>
                <w:szCs w:val="20"/>
              </w:rPr>
              <w:t>caurinus</w:t>
            </w:r>
            <w:proofErr w:type="spellEnd"/>
            <w:r w:rsidRPr="00D43869">
              <w:rPr>
                <w:rFonts w:cs="Calibri"/>
                <w:i/>
                <w:color w:val="000000"/>
                <w:sz w:val="20"/>
                <w:szCs w:val="20"/>
              </w:rPr>
              <w:t xml:space="preserve"> YOY</w:t>
            </w:r>
          </w:p>
        </w:tc>
        <w:tc>
          <w:tcPr>
            <w:tcW w:w="2547" w:type="dxa"/>
            <w:tcBorders>
              <w:top w:val="nil"/>
              <w:left w:val="nil"/>
              <w:bottom w:val="nil"/>
              <w:right w:val="nil"/>
            </w:tcBorders>
          </w:tcPr>
          <w:p w14:paraId="2B1D4D37"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Pr>
                <w:rFonts w:cs="Calibri"/>
                <w:color w:val="000000"/>
                <w:sz w:val="20"/>
                <w:szCs w:val="20"/>
              </w:rPr>
              <w:t>c</w:t>
            </w:r>
            <w:r w:rsidRPr="00D43869">
              <w:rPr>
                <w:rFonts w:cs="Calibri"/>
                <w:color w:val="000000"/>
                <w:sz w:val="20"/>
                <w:szCs w:val="20"/>
              </w:rPr>
              <w:t xml:space="preserve">opper rockfish </w:t>
            </w:r>
            <w:proofErr w:type="spellStart"/>
            <w:r w:rsidRPr="00D43869">
              <w:rPr>
                <w:rFonts w:cs="Calibri"/>
                <w:color w:val="000000"/>
                <w:sz w:val="20"/>
                <w:szCs w:val="20"/>
              </w:rPr>
              <w:t>yoy</w:t>
            </w:r>
            <w:proofErr w:type="spellEnd"/>
          </w:p>
        </w:tc>
        <w:tc>
          <w:tcPr>
            <w:tcW w:w="1418" w:type="dxa"/>
            <w:tcBorders>
              <w:top w:val="nil"/>
              <w:left w:val="nil"/>
              <w:bottom w:val="nil"/>
              <w:right w:val="nil"/>
            </w:tcBorders>
          </w:tcPr>
          <w:p w14:paraId="1E280BBA"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proofErr w:type="spellStart"/>
            <w:r w:rsidRPr="00D43869">
              <w:rPr>
                <w:rFonts w:cs="Calibri"/>
                <w:color w:val="000000"/>
                <w:sz w:val="20"/>
                <w:szCs w:val="20"/>
              </w:rPr>
              <w:t>SECAy</w:t>
            </w:r>
            <w:proofErr w:type="spellEnd"/>
          </w:p>
        </w:tc>
      </w:tr>
      <w:tr w:rsidR="00EB4B67" w:rsidRPr="00D43869" w14:paraId="3C1AA5DD" w14:textId="77777777" w:rsidTr="00A029E1">
        <w:trPr>
          <w:trHeight w:val="288"/>
          <w:jc w:val="center"/>
        </w:trPr>
        <w:tc>
          <w:tcPr>
            <w:tcW w:w="3175" w:type="dxa"/>
            <w:tcBorders>
              <w:top w:val="nil"/>
              <w:left w:val="nil"/>
              <w:bottom w:val="nil"/>
              <w:right w:val="nil"/>
            </w:tcBorders>
          </w:tcPr>
          <w:p w14:paraId="73AEAB30"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 xml:space="preserve">Sebastes </w:t>
            </w:r>
            <w:proofErr w:type="spellStart"/>
            <w:r w:rsidRPr="00D43869">
              <w:rPr>
                <w:rFonts w:cs="Calibri"/>
                <w:i/>
                <w:color w:val="000000"/>
                <w:sz w:val="20"/>
                <w:szCs w:val="20"/>
              </w:rPr>
              <w:t>mela</w:t>
            </w:r>
            <w:r>
              <w:rPr>
                <w:rFonts w:cs="Calibri"/>
                <w:i/>
                <w:color w:val="000000"/>
                <w:sz w:val="20"/>
                <w:szCs w:val="20"/>
              </w:rPr>
              <w:t>nops</w:t>
            </w:r>
            <w:proofErr w:type="spellEnd"/>
            <w:r>
              <w:rPr>
                <w:rFonts w:cs="Calibri"/>
                <w:i/>
                <w:color w:val="000000"/>
                <w:sz w:val="20"/>
                <w:szCs w:val="20"/>
              </w:rPr>
              <w:t>/</w:t>
            </w:r>
            <w:proofErr w:type="spellStart"/>
            <w:r w:rsidRPr="00D43869">
              <w:rPr>
                <w:rFonts w:cs="Calibri"/>
                <w:i/>
                <w:color w:val="000000"/>
                <w:sz w:val="20"/>
                <w:szCs w:val="20"/>
              </w:rPr>
              <w:t>flav</w:t>
            </w:r>
            <w:r>
              <w:rPr>
                <w:rFonts w:cs="Calibri"/>
                <w:i/>
                <w:color w:val="000000"/>
                <w:sz w:val="20"/>
                <w:szCs w:val="20"/>
              </w:rPr>
              <w:t>vidus</w:t>
            </w:r>
            <w:proofErr w:type="spellEnd"/>
            <w:r w:rsidRPr="00D43869">
              <w:rPr>
                <w:rFonts w:cs="Calibri"/>
                <w:i/>
                <w:color w:val="000000"/>
                <w:sz w:val="20"/>
                <w:szCs w:val="20"/>
              </w:rPr>
              <w:t xml:space="preserve"> YOY</w:t>
            </w:r>
          </w:p>
        </w:tc>
        <w:tc>
          <w:tcPr>
            <w:tcW w:w="2547" w:type="dxa"/>
            <w:tcBorders>
              <w:top w:val="nil"/>
              <w:left w:val="nil"/>
              <w:bottom w:val="nil"/>
              <w:right w:val="nil"/>
            </w:tcBorders>
          </w:tcPr>
          <w:p w14:paraId="0EEA51EB"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 xml:space="preserve">yellowtail-black </w:t>
            </w:r>
            <w:proofErr w:type="spellStart"/>
            <w:r w:rsidRPr="00D43869">
              <w:rPr>
                <w:rFonts w:cs="Calibri"/>
                <w:color w:val="000000"/>
                <w:sz w:val="20"/>
                <w:szCs w:val="20"/>
              </w:rPr>
              <w:t>yoy</w:t>
            </w:r>
            <w:proofErr w:type="spellEnd"/>
          </w:p>
        </w:tc>
        <w:tc>
          <w:tcPr>
            <w:tcW w:w="1418" w:type="dxa"/>
            <w:tcBorders>
              <w:top w:val="nil"/>
              <w:left w:val="nil"/>
              <w:bottom w:val="nil"/>
              <w:right w:val="nil"/>
            </w:tcBorders>
          </w:tcPr>
          <w:p w14:paraId="4E555E97"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proofErr w:type="spellStart"/>
            <w:r w:rsidRPr="00D43869">
              <w:rPr>
                <w:rFonts w:cs="Calibri"/>
                <w:color w:val="000000"/>
                <w:sz w:val="20"/>
                <w:szCs w:val="20"/>
              </w:rPr>
              <w:t>SEBYTy</w:t>
            </w:r>
            <w:proofErr w:type="spellEnd"/>
          </w:p>
        </w:tc>
      </w:tr>
      <w:tr w:rsidR="00EB4B67" w:rsidRPr="00D43869" w14:paraId="51532A7A" w14:textId="77777777" w:rsidTr="00A029E1">
        <w:trPr>
          <w:trHeight w:val="288"/>
          <w:jc w:val="center"/>
        </w:trPr>
        <w:tc>
          <w:tcPr>
            <w:tcW w:w="3175" w:type="dxa"/>
            <w:tcBorders>
              <w:top w:val="nil"/>
              <w:left w:val="nil"/>
              <w:bottom w:val="nil"/>
              <w:right w:val="nil"/>
            </w:tcBorders>
          </w:tcPr>
          <w:p w14:paraId="6559F569"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 xml:space="preserve">Sebastes </w:t>
            </w:r>
            <w:proofErr w:type="spellStart"/>
            <w:r w:rsidRPr="00D43869">
              <w:rPr>
                <w:rFonts w:cs="Calibri"/>
                <w:i/>
                <w:color w:val="000000"/>
                <w:sz w:val="20"/>
                <w:szCs w:val="20"/>
              </w:rPr>
              <w:t>melanops</w:t>
            </w:r>
            <w:proofErr w:type="spellEnd"/>
          </w:p>
        </w:tc>
        <w:tc>
          <w:tcPr>
            <w:tcW w:w="2547" w:type="dxa"/>
            <w:tcBorders>
              <w:top w:val="nil"/>
              <w:left w:val="nil"/>
              <w:bottom w:val="nil"/>
              <w:right w:val="nil"/>
            </w:tcBorders>
          </w:tcPr>
          <w:p w14:paraId="4728AD16"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black rockfish</w:t>
            </w:r>
          </w:p>
        </w:tc>
        <w:tc>
          <w:tcPr>
            <w:tcW w:w="1418" w:type="dxa"/>
            <w:tcBorders>
              <w:top w:val="nil"/>
              <w:left w:val="nil"/>
              <w:bottom w:val="nil"/>
              <w:right w:val="nil"/>
            </w:tcBorders>
          </w:tcPr>
          <w:p w14:paraId="7E850D10"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SEME</w:t>
            </w:r>
          </w:p>
        </w:tc>
      </w:tr>
      <w:tr w:rsidR="00EB4B67" w:rsidRPr="00D43869" w14:paraId="2F51B42A" w14:textId="77777777" w:rsidTr="00A029E1">
        <w:trPr>
          <w:trHeight w:val="288"/>
          <w:jc w:val="center"/>
        </w:trPr>
        <w:tc>
          <w:tcPr>
            <w:tcW w:w="3175" w:type="dxa"/>
            <w:tcBorders>
              <w:top w:val="nil"/>
              <w:left w:val="nil"/>
              <w:bottom w:val="nil"/>
              <w:right w:val="nil"/>
            </w:tcBorders>
          </w:tcPr>
          <w:p w14:paraId="7E917A56"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 xml:space="preserve">Sebastes </w:t>
            </w:r>
            <w:proofErr w:type="spellStart"/>
            <w:r w:rsidRPr="00D43869">
              <w:rPr>
                <w:rFonts w:cs="Calibri"/>
                <w:i/>
                <w:color w:val="000000"/>
                <w:sz w:val="20"/>
                <w:szCs w:val="20"/>
              </w:rPr>
              <w:t>melanops</w:t>
            </w:r>
            <w:proofErr w:type="spellEnd"/>
            <w:r w:rsidRPr="00D43869">
              <w:rPr>
                <w:rFonts w:cs="Calibri"/>
                <w:i/>
                <w:color w:val="000000"/>
                <w:sz w:val="20"/>
                <w:szCs w:val="20"/>
              </w:rPr>
              <w:t xml:space="preserve"> YOY</w:t>
            </w:r>
          </w:p>
        </w:tc>
        <w:tc>
          <w:tcPr>
            <w:tcW w:w="2547" w:type="dxa"/>
            <w:tcBorders>
              <w:top w:val="nil"/>
              <w:left w:val="nil"/>
              <w:bottom w:val="nil"/>
              <w:right w:val="nil"/>
            </w:tcBorders>
          </w:tcPr>
          <w:p w14:paraId="2E0F244A"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 xml:space="preserve">black rockfish </w:t>
            </w:r>
            <w:proofErr w:type="spellStart"/>
            <w:r w:rsidRPr="00D43869">
              <w:rPr>
                <w:rFonts w:cs="Calibri"/>
                <w:color w:val="000000"/>
                <w:sz w:val="20"/>
                <w:szCs w:val="20"/>
              </w:rPr>
              <w:t>yoy</w:t>
            </w:r>
            <w:proofErr w:type="spellEnd"/>
          </w:p>
        </w:tc>
        <w:tc>
          <w:tcPr>
            <w:tcW w:w="1418" w:type="dxa"/>
            <w:tcBorders>
              <w:top w:val="nil"/>
              <w:left w:val="nil"/>
              <w:bottom w:val="nil"/>
              <w:right w:val="nil"/>
            </w:tcBorders>
          </w:tcPr>
          <w:p w14:paraId="15EFE5DB"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proofErr w:type="spellStart"/>
            <w:r w:rsidRPr="00D43869">
              <w:rPr>
                <w:rFonts w:cs="Calibri"/>
                <w:color w:val="000000"/>
                <w:sz w:val="20"/>
                <w:szCs w:val="20"/>
              </w:rPr>
              <w:t>SEMEy</w:t>
            </w:r>
            <w:proofErr w:type="spellEnd"/>
          </w:p>
        </w:tc>
      </w:tr>
      <w:tr w:rsidR="00EB4B67" w:rsidRPr="00D43869" w14:paraId="1A3282D3" w14:textId="77777777" w:rsidTr="00A029E1">
        <w:trPr>
          <w:trHeight w:val="288"/>
          <w:jc w:val="center"/>
        </w:trPr>
        <w:tc>
          <w:tcPr>
            <w:tcW w:w="3175" w:type="dxa"/>
            <w:tcBorders>
              <w:top w:val="nil"/>
              <w:left w:val="nil"/>
              <w:bottom w:val="nil"/>
              <w:right w:val="nil"/>
            </w:tcBorders>
          </w:tcPr>
          <w:p w14:paraId="6C796C2C"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 xml:space="preserve">Sebastes </w:t>
            </w:r>
            <w:proofErr w:type="spellStart"/>
            <w:r w:rsidRPr="00D43869">
              <w:rPr>
                <w:rFonts w:cs="Calibri"/>
                <w:i/>
                <w:color w:val="000000"/>
                <w:sz w:val="20"/>
                <w:szCs w:val="20"/>
              </w:rPr>
              <w:t>mystinus</w:t>
            </w:r>
            <w:proofErr w:type="spellEnd"/>
          </w:p>
        </w:tc>
        <w:tc>
          <w:tcPr>
            <w:tcW w:w="2547" w:type="dxa"/>
            <w:tcBorders>
              <w:top w:val="nil"/>
              <w:left w:val="nil"/>
              <w:bottom w:val="nil"/>
              <w:right w:val="nil"/>
            </w:tcBorders>
          </w:tcPr>
          <w:p w14:paraId="0937C7AD"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blue rockfish</w:t>
            </w:r>
          </w:p>
        </w:tc>
        <w:tc>
          <w:tcPr>
            <w:tcW w:w="1418" w:type="dxa"/>
            <w:tcBorders>
              <w:top w:val="nil"/>
              <w:left w:val="nil"/>
              <w:bottom w:val="nil"/>
              <w:right w:val="nil"/>
            </w:tcBorders>
          </w:tcPr>
          <w:p w14:paraId="3BF3FCB5"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SEMY</w:t>
            </w:r>
          </w:p>
        </w:tc>
      </w:tr>
      <w:tr w:rsidR="00EB4B67" w:rsidRPr="00D43869" w14:paraId="21146724" w14:textId="77777777" w:rsidTr="00A029E1">
        <w:trPr>
          <w:trHeight w:val="288"/>
          <w:jc w:val="center"/>
        </w:trPr>
        <w:tc>
          <w:tcPr>
            <w:tcW w:w="3175" w:type="dxa"/>
            <w:tcBorders>
              <w:top w:val="nil"/>
              <w:left w:val="nil"/>
              <w:bottom w:val="nil"/>
              <w:right w:val="nil"/>
            </w:tcBorders>
          </w:tcPr>
          <w:p w14:paraId="1ED18EAE"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Sebastes nebulosus</w:t>
            </w:r>
          </w:p>
        </w:tc>
        <w:tc>
          <w:tcPr>
            <w:tcW w:w="2547" w:type="dxa"/>
            <w:tcBorders>
              <w:top w:val="nil"/>
              <w:left w:val="nil"/>
              <w:bottom w:val="nil"/>
              <w:right w:val="nil"/>
            </w:tcBorders>
          </w:tcPr>
          <w:p w14:paraId="685B5B43"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Pr>
                <w:rFonts w:cs="Calibri"/>
                <w:color w:val="000000"/>
                <w:sz w:val="20"/>
                <w:szCs w:val="20"/>
              </w:rPr>
              <w:t>C</w:t>
            </w:r>
            <w:r w:rsidRPr="00D43869">
              <w:rPr>
                <w:rFonts w:cs="Calibri"/>
                <w:color w:val="000000"/>
                <w:sz w:val="20"/>
                <w:szCs w:val="20"/>
              </w:rPr>
              <w:t>hina rockfish</w:t>
            </w:r>
          </w:p>
        </w:tc>
        <w:tc>
          <w:tcPr>
            <w:tcW w:w="1418" w:type="dxa"/>
            <w:tcBorders>
              <w:top w:val="nil"/>
              <w:left w:val="nil"/>
              <w:bottom w:val="nil"/>
              <w:right w:val="nil"/>
            </w:tcBorders>
          </w:tcPr>
          <w:p w14:paraId="13C90012"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SENE</w:t>
            </w:r>
          </w:p>
        </w:tc>
      </w:tr>
      <w:tr w:rsidR="00EB4B67" w:rsidRPr="00D43869" w14:paraId="5CF3D27F" w14:textId="77777777" w:rsidTr="00A029E1">
        <w:trPr>
          <w:trHeight w:val="288"/>
          <w:jc w:val="center"/>
        </w:trPr>
        <w:tc>
          <w:tcPr>
            <w:tcW w:w="3175" w:type="dxa"/>
            <w:tcBorders>
              <w:top w:val="nil"/>
              <w:left w:val="nil"/>
              <w:right w:val="nil"/>
            </w:tcBorders>
          </w:tcPr>
          <w:p w14:paraId="26C59730"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Sebastes </w:t>
            </w:r>
            <w:proofErr w:type="spellStart"/>
            <w:r w:rsidRPr="00D43869">
              <w:rPr>
                <w:rFonts w:cs="Calibri"/>
                <w:i/>
                <w:color w:val="000000"/>
                <w:sz w:val="20"/>
                <w:szCs w:val="20"/>
              </w:rPr>
              <w:t>pinniger</w:t>
            </w:r>
            <w:proofErr w:type="spellEnd"/>
            <w:r w:rsidRPr="00D43869">
              <w:rPr>
                <w:rFonts w:cs="Calibri"/>
                <w:i/>
                <w:color w:val="000000"/>
                <w:sz w:val="20"/>
                <w:szCs w:val="20"/>
              </w:rPr>
              <w:t xml:space="preserve"> YOY</w:t>
            </w:r>
          </w:p>
        </w:tc>
        <w:tc>
          <w:tcPr>
            <w:tcW w:w="2547" w:type="dxa"/>
            <w:tcBorders>
              <w:top w:val="nil"/>
              <w:left w:val="nil"/>
              <w:right w:val="nil"/>
            </w:tcBorders>
          </w:tcPr>
          <w:p w14:paraId="0545CE61"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 xml:space="preserve">canary rockfish </w:t>
            </w:r>
            <w:proofErr w:type="spellStart"/>
            <w:r w:rsidRPr="00D43869">
              <w:rPr>
                <w:rFonts w:cs="Calibri"/>
                <w:color w:val="000000"/>
                <w:sz w:val="20"/>
                <w:szCs w:val="20"/>
              </w:rPr>
              <w:t>yoy</w:t>
            </w:r>
            <w:proofErr w:type="spellEnd"/>
          </w:p>
        </w:tc>
        <w:tc>
          <w:tcPr>
            <w:tcW w:w="1418" w:type="dxa"/>
            <w:tcBorders>
              <w:top w:val="nil"/>
              <w:left w:val="nil"/>
              <w:right w:val="nil"/>
            </w:tcBorders>
          </w:tcPr>
          <w:p w14:paraId="620B0CB8"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proofErr w:type="spellStart"/>
            <w:r w:rsidRPr="00D43869">
              <w:rPr>
                <w:rFonts w:cs="Calibri"/>
                <w:color w:val="000000"/>
                <w:sz w:val="20"/>
                <w:szCs w:val="20"/>
              </w:rPr>
              <w:t>SEPIy</w:t>
            </w:r>
            <w:proofErr w:type="spellEnd"/>
          </w:p>
        </w:tc>
      </w:tr>
      <w:tr w:rsidR="00EB4B67" w:rsidRPr="00D43869" w14:paraId="52C7C3E8" w14:textId="77777777" w:rsidTr="00A029E1">
        <w:trPr>
          <w:trHeight w:val="288"/>
          <w:jc w:val="center"/>
        </w:trPr>
        <w:tc>
          <w:tcPr>
            <w:tcW w:w="3175" w:type="dxa"/>
            <w:tcBorders>
              <w:top w:val="nil"/>
              <w:left w:val="nil"/>
              <w:bottom w:val="single" w:sz="4" w:space="0" w:color="auto"/>
              <w:right w:val="nil"/>
            </w:tcBorders>
          </w:tcPr>
          <w:p w14:paraId="10DF424F"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Sebastes YOY</w:t>
            </w:r>
          </w:p>
        </w:tc>
        <w:tc>
          <w:tcPr>
            <w:tcW w:w="2547" w:type="dxa"/>
            <w:tcBorders>
              <w:top w:val="nil"/>
              <w:left w:val="nil"/>
              <w:bottom w:val="single" w:sz="4" w:space="0" w:color="auto"/>
              <w:right w:val="nil"/>
            </w:tcBorders>
          </w:tcPr>
          <w:p w14:paraId="5FFF80F4"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 xml:space="preserve">rockfish </w:t>
            </w:r>
            <w:proofErr w:type="spellStart"/>
            <w:r w:rsidRPr="00D43869">
              <w:rPr>
                <w:rFonts w:cs="Calibri"/>
                <w:color w:val="000000"/>
                <w:sz w:val="20"/>
                <w:szCs w:val="20"/>
              </w:rPr>
              <w:t>yoy</w:t>
            </w:r>
            <w:proofErr w:type="spellEnd"/>
          </w:p>
        </w:tc>
        <w:tc>
          <w:tcPr>
            <w:tcW w:w="1418" w:type="dxa"/>
            <w:tcBorders>
              <w:top w:val="nil"/>
              <w:left w:val="nil"/>
              <w:bottom w:val="single" w:sz="4" w:space="0" w:color="auto"/>
              <w:right w:val="nil"/>
            </w:tcBorders>
          </w:tcPr>
          <w:p w14:paraId="6802E994"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RYOY</w:t>
            </w:r>
          </w:p>
        </w:tc>
      </w:tr>
    </w:tbl>
    <w:p w14:paraId="54B37FC2" w14:textId="77777777" w:rsidR="00EB4B67" w:rsidRPr="00D43869" w:rsidRDefault="00EB4B67" w:rsidP="00EB4B67">
      <w:pPr>
        <w:pStyle w:val="Caption"/>
        <w:rPr>
          <w:i/>
        </w:rPr>
      </w:pPr>
    </w:p>
    <w:p w14:paraId="05392593" w14:textId="6EF501BA" w:rsidR="00EB4B67" w:rsidRDefault="00EB4B67" w:rsidP="00EB4B67">
      <w:pPr>
        <w:pStyle w:val="Heading2"/>
      </w:pPr>
      <w:r>
        <w:br w:type="page"/>
      </w:r>
    </w:p>
    <w:p w14:paraId="48503D4C" w14:textId="3E6A9566" w:rsidR="00EB4B67" w:rsidRPr="00EB4B67" w:rsidRDefault="00EB4B67" w:rsidP="00EB4B67">
      <w:pPr>
        <w:pStyle w:val="Heading2"/>
      </w:pPr>
      <w:r>
        <w:lastRenderedPageBreak/>
        <w:t>Supplement Figures</w:t>
      </w:r>
    </w:p>
    <w:p w14:paraId="7C6321AF" w14:textId="77777777" w:rsidR="00EB4B67" w:rsidRDefault="00EB4B67" w:rsidP="00EB4B67">
      <w:pPr>
        <w:pStyle w:val="Caption"/>
        <w:jc w:val="center"/>
      </w:pPr>
      <w:bookmarkStart w:id="83" w:name="_Ref58508165"/>
      <w:r>
        <w:rPr>
          <w:noProof/>
        </w:rPr>
        <w:drawing>
          <wp:inline distT="0" distB="0" distL="0" distR="0" wp14:anchorId="610A5DBB" wp14:editId="4410171D">
            <wp:extent cx="5486411" cy="3657607"/>
            <wp:effectExtent l="0" t="0" r="0" b="0"/>
            <wp:docPr id="34" name="abiotic-substr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biotic-substrate-1.png"/>
                    <pic:cNvPicPr/>
                  </pic:nvPicPr>
                  <pic:blipFill>
                    <a:blip r:embed="rId29" r:link="rId30" cstate="print">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14:paraId="02103A01" w14:textId="085EB46A" w:rsidR="00EB4B67" w:rsidRDefault="00EB4B67" w:rsidP="00EB4B67">
      <w:pPr>
        <w:pStyle w:val="Caption"/>
      </w:pPr>
      <w:bookmarkStart w:id="84" w:name="_Ref71636106"/>
      <w:bookmarkEnd w:id="83"/>
      <w:r>
        <w:t xml:space="preserve">Fig. S </w:t>
      </w:r>
      <w:fldSimple w:instr=" SEQ Fig._S \* ARABIC ">
        <w:r w:rsidR="00A029E1">
          <w:rPr>
            <w:noProof/>
          </w:rPr>
          <w:t>1</w:t>
        </w:r>
      </w:fldSimple>
      <w:bookmarkEnd w:id="84"/>
      <w:r>
        <w:t xml:space="preserve"> Substratum characteristics by site year and depth. BEDRK = bedrock, BOULD = boulder, COB = cobble, SAND = sand.</w:t>
      </w:r>
      <w:r>
        <w:br w:type="page"/>
      </w:r>
    </w:p>
    <w:p w14:paraId="438DDC8E" w14:textId="77777777" w:rsidR="00EB4B67" w:rsidRDefault="00EB4B67" w:rsidP="00EB4B67">
      <w:pPr>
        <w:pStyle w:val="Caption"/>
        <w:jc w:val="center"/>
        <w:rPr>
          <w:noProof/>
        </w:rPr>
      </w:pPr>
    </w:p>
    <w:p w14:paraId="3453032A" w14:textId="77777777" w:rsidR="00EB4B67" w:rsidRDefault="00EB4B67" w:rsidP="00EB4B67">
      <w:pPr>
        <w:ind w:firstLine="0"/>
        <w:jc w:val="center"/>
      </w:pPr>
      <w:r>
        <w:rPr>
          <w:noProof/>
        </w:rPr>
        <w:drawing>
          <wp:inline distT="0" distB="0" distL="0" distR="0" wp14:anchorId="471CEC41" wp14:editId="385384C2">
            <wp:extent cx="3657607" cy="2743206"/>
            <wp:effectExtent l="0" t="0" r="0" b="0"/>
            <wp:docPr id="35" name="substrate-siz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ubstrate-size-1.png"/>
                    <pic:cNvPicPr/>
                  </pic:nvPicPr>
                  <pic:blipFill>
                    <a:blip r:embed="rId31" r:link="rId32" cstate="print">
                      <a:extLst>
                        <a:ext uri="{28A0092B-C50C-407E-A947-70E740481C1C}">
                          <a14:useLocalDpi xmlns:a14="http://schemas.microsoft.com/office/drawing/2010/main" val="0"/>
                        </a:ext>
                      </a:extLst>
                    </a:blip>
                    <a:stretch>
                      <a:fillRect/>
                    </a:stretch>
                  </pic:blipFill>
                  <pic:spPr>
                    <a:xfrm>
                      <a:off x="0" y="0"/>
                      <a:ext cx="3657607" cy="2743206"/>
                    </a:xfrm>
                    <a:prstGeom prst="rect">
                      <a:avLst/>
                    </a:prstGeom>
                  </pic:spPr>
                </pic:pic>
              </a:graphicData>
            </a:graphic>
          </wp:inline>
        </w:drawing>
      </w:r>
    </w:p>
    <w:p w14:paraId="0DF7C600" w14:textId="59AC5236" w:rsidR="00EB4B67" w:rsidRDefault="00EB4B67" w:rsidP="00EB4B67">
      <w:bookmarkStart w:id="85" w:name="_Ref71636113"/>
      <w:r>
        <w:t xml:space="preserve">Fig. S </w:t>
      </w:r>
      <w:fldSimple w:instr=" SEQ Fig._S \* ARABIC ">
        <w:r w:rsidR="00A029E1">
          <w:rPr>
            <w:noProof/>
          </w:rPr>
          <w:t>2</w:t>
        </w:r>
      </w:fldSimple>
      <w:bookmarkEnd w:id="85"/>
      <w:r>
        <w:t xml:space="preserve"> Estimate of slope sites, summarized across depths and years. Ranges are the drop in elevation across the width of a 2-m transect. Data are the average of XX measurements per 30-m transect.</w:t>
      </w:r>
    </w:p>
    <w:p w14:paraId="68D8580C" w14:textId="11B92102" w:rsidR="006E09A2" w:rsidRDefault="00DB6780" w:rsidP="006E09A2">
      <w:pPr>
        <w:jc w:val="center"/>
      </w:pPr>
      <w:bookmarkStart w:id="86" w:name="_Ref56763863"/>
      <w:r>
        <w:rPr>
          <w:noProof/>
        </w:rPr>
        <w:lastRenderedPageBreak/>
        <w:drawing>
          <wp:inline distT="0" distB="0" distL="0" distR="0" wp14:anchorId="06340872" wp14:editId="7718DC6B">
            <wp:extent cx="4572009" cy="4572009"/>
            <wp:effectExtent l="0" t="0" r="0" b="0"/>
            <wp:docPr id="36" name="pca_upc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ca_upc -2.png"/>
                    <pic:cNvPicPr/>
                  </pic:nvPicPr>
                  <pic:blipFill>
                    <a:blip r:embed="rId33" r:link="rId34" cstate="print">
                      <a:extLst>
                        <a:ext uri="{28A0092B-C50C-407E-A947-70E740481C1C}">
                          <a14:useLocalDpi xmlns:a14="http://schemas.microsoft.com/office/drawing/2010/main" val="0"/>
                        </a:ext>
                      </a:extLst>
                    </a:blip>
                    <a:stretch>
                      <a:fillRect/>
                    </a:stretch>
                  </pic:blipFill>
                  <pic:spPr>
                    <a:xfrm>
                      <a:off x="0" y="0"/>
                      <a:ext cx="4572009" cy="4572009"/>
                    </a:xfrm>
                    <a:prstGeom prst="rect">
                      <a:avLst/>
                    </a:prstGeom>
                  </pic:spPr>
                </pic:pic>
              </a:graphicData>
            </a:graphic>
          </wp:inline>
        </w:drawing>
      </w:r>
    </w:p>
    <w:p w14:paraId="140137CB" w14:textId="58A01B5F" w:rsidR="006E09A2" w:rsidRDefault="006E09A2" w:rsidP="00D565AD">
      <w:pPr>
        <w:pStyle w:val="Caption"/>
      </w:pPr>
      <w:bookmarkStart w:id="87" w:name="_Ref71097816"/>
      <w:bookmarkStart w:id="88" w:name="_Ref58486258"/>
      <w:r>
        <w:t xml:space="preserve">Fig. S </w:t>
      </w:r>
      <w:fldSimple w:instr=" SEQ Fig._S \* ARABIC ">
        <w:r w:rsidR="00A029E1">
          <w:rPr>
            <w:noProof/>
          </w:rPr>
          <w:t>3</w:t>
        </w:r>
      </w:fldSimple>
      <w:bookmarkEnd w:id="87"/>
      <w:r>
        <w:t xml:space="preserve"> Results of a principal components analysis ordinating biotic benthic habitat </w:t>
      </w:r>
      <w:bookmarkEnd w:id="88"/>
      <w:r>
        <w:t>by site x year x depth. Open and closed symbols indicate 5-m and 10-m transects, respectively.</w:t>
      </w:r>
      <w:r>
        <w:br w:type="page"/>
      </w:r>
    </w:p>
    <w:p w14:paraId="0DC62504" w14:textId="7EA865E2" w:rsidR="006E09A2" w:rsidRDefault="006E09A2" w:rsidP="00D53170">
      <w:pPr>
        <w:jc w:val="center"/>
      </w:pPr>
    </w:p>
    <w:p w14:paraId="0586BBC3" w14:textId="742CD405" w:rsidR="006E09A2" w:rsidRDefault="00DB6780" w:rsidP="00DB6780">
      <w:pPr>
        <w:ind w:firstLine="0"/>
        <w:jc w:val="center"/>
      </w:pPr>
      <w:r>
        <w:rPr>
          <w:noProof/>
        </w:rPr>
        <w:drawing>
          <wp:inline distT="0" distB="0" distL="0" distR="0" wp14:anchorId="76CEAA12" wp14:editId="0FCCDBD3">
            <wp:extent cx="4572009" cy="4572009"/>
            <wp:effectExtent l="0" t="0" r="0" b="0"/>
            <wp:docPr id="37" name="pca_ro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ca_rock -2.png"/>
                    <pic:cNvPicPr/>
                  </pic:nvPicPr>
                  <pic:blipFill>
                    <a:blip r:embed="rId35" r:link="rId36" cstate="print">
                      <a:extLst>
                        <a:ext uri="{28A0092B-C50C-407E-A947-70E740481C1C}">
                          <a14:useLocalDpi xmlns:a14="http://schemas.microsoft.com/office/drawing/2010/main" val="0"/>
                        </a:ext>
                      </a:extLst>
                    </a:blip>
                    <a:stretch>
                      <a:fillRect/>
                    </a:stretch>
                  </pic:blipFill>
                  <pic:spPr>
                    <a:xfrm>
                      <a:off x="0" y="0"/>
                      <a:ext cx="4572009" cy="4572009"/>
                    </a:xfrm>
                    <a:prstGeom prst="rect">
                      <a:avLst/>
                    </a:prstGeom>
                  </pic:spPr>
                </pic:pic>
              </a:graphicData>
            </a:graphic>
          </wp:inline>
        </w:drawing>
      </w:r>
    </w:p>
    <w:p w14:paraId="1CDDC8E3" w14:textId="0F80EE80" w:rsidR="006E09A2" w:rsidRDefault="006E09A2" w:rsidP="00D565AD">
      <w:pPr>
        <w:pStyle w:val="Caption"/>
      </w:pPr>
      <w:bookmarkStart w:id="89" w:name="_Ref56775544"/>
      <w:r>
        <w:t xml:space="preserve">Fig. S </w:t>
      </w:r>
      <w:fldSimple w:instr=" SEQ Fig._S \* ARABIC ">
        <w:r w:rsidR="00A029E1">
          <w:rPr>
            <w:noProof/>
          </w:rPr>
          <w:t>4</w:t>
        </w:r>
      </w:fldSimple>
      <w:bookmarkEnd w:id="89"/>
      <w:r>
        <w:t xml:space="preserve"> Principal components analysis of abiotic substratum characteristics by site x year x depth. Open and closed symbols indicate 5-m and 10-m transects, respectively.  BEDRK = bedrock, COB = cobble, BOULD = boulder, SAND = sand; distance ranges (e.g., 1 m – 2 m) indicate the high mean high difference across the 2-m width of the transect – a measure of slope.</w:t>
      </w:r>
    </w:p>
    <w:p w14:paraId="3DB5A47E" w14:textId="77777777" w:rsidR="00E40306" w:rsidRDefault="00E40306" w:rsidP="00E40306">
      <w:pPr>
        <w:pStyle w:val="Caption"/>
      </w:pPr>
    </w:p>
    <w:p w14:paraId="36A7DE26" w14:textId="77777777" w:rsidR="00E21618" w:rsidRDefault="00E21618" w:rsidP="00AA566A">
      <w:pPr>
        <w:pStyle w:val="Caption"/>
      </w:pPr>
      <w:bookmarkStart w:id="90" w:name="_Ref71096614"/>
      <w:bookmarkEnd w:id="86"/>
      <w:r>
        <w:br w:type="page"/>
      </w:r>
    </w:p>
    <w:bookmarkEnd w:id="90"/>
    <w:p w14:paraId="5D2B134E" w14:textId="2928521D" w:rsidR="0014013F" w:rsidRDefault="00DB6780" w:rsidP="00D53170">
      <w:pPr>
        <w:jc w:val="center"/>
      </w:pPr>
      <w:r>
        <w:rPr>
          <w:noProof/>
        </w:rPr>
        <w:lastRenderedPageBreak/>
        <w:drawing>
          <wp:inline distT="0" distB="0" distL="0" distR="0" wp14:anchorId="0AE2F017" wp14:editId="4119F74F">
            <wp:extent cx="5486411" cy="7315215"/>
            <wp:effectExtent l="0" t="0" r="0" b="0"/>
            <wp:docPr id="38" name="Fish_Spp_Plots_Site_Yea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sh_Spp_Plots_Site_Year -1.png"/>
                    <pic:cNvPicPr/>
                  </pic:nvPicPr>
                  <pic:blipFill>
                    <a:blip r:embed="rId37" r:link="rId38" cstate="print">
                      <a:extLst>
                        <a:ext uri="{28A0092B-C50C-407E-A947-70E740481C1C}">
                          <a14:useLocalDpi xmlns:a14="http://schemas.microsoft.com/office/drawing/2010/main" val="0"/>
                        </a:ext>
                      </a:extLst>
                    </a:blip>
                    <a:stretch>
                      <a:fillRect/>
                    </a:stretch>
                  </pic:blipFill>
                  <pic:spPr>
                    <a:xfrm>
                      <a:off x="0" y="0"/>
                      <a:ext cx="5486411" cy="7315215"/>
                    </a:xfrm>
                    <a:prstGeom prst="rect">
                      <a:avLst/>
                    </a:prstGeom>
                  </pic:spPr>
                </pic:pic>
              </a:graphicData>
            </a:graphic>
          </wp:inline>
        </w:drawing>
      </w:r>
    </w:p>
    <w:p w14:paraId="7376DE76" w14:textId="26854CA3" w:rsidR="00533081" w:rsidRDefault="00896E8B" w:rsidP="00D565AD">
      <w:pPr>
        <w:pStyle w:val="Caption"/>
      </w:pPr>
      <w:bookmarkStart w:id="91" w:name="_Ref57707465"/>
      <w:bookmarkStart w:id="92" w:name="_Ref56764661"/>
      <w:r>
        <w:lastRenderedPageBreak/>
        <w:t xml:space="preserve">Fig. S </w:t>
      </w:r>
      <w:fldSimple w:instr=" SEQ Fig._S \* ARABIC ">
        <w:r w:rsidR="00A029E1">
          <w:rPr>
            <w:noProof/>
          </w:rPr>
          <w:t>5</w:t>
        </w:r>
      </w:fldSimple>
      <w:bookmarkEnd w:id="91"/>
      <w:bookmarkEnd w:id="92"/>
      <w:r w:rsidR="00644A62">
        <w:t xml:space="preserve"> Abundance of the primary fish species seen on at five sites from 2016-2019. Data are the back-calculated site x year means (log x+1) and </w:t>
      </w:r>
      <w:proofErr w:type="spellStart"/>
      <w:r w:rsidR="00644A62">
        <w:t>s.e.</w:t>
      </w:r>
      <w:proofErr w:type="spellEnd"/>
      <w:r w:rsidR="00644A62">
        <w:t xml:space="preserve"> </w:t>
      </w:r>
    </w:p>
    <w:p w14:paraId="4B49B747" w14:textId="57B98447" w:rsidR="00B22E78" w:rsidRDefault="0014013F">
      <w:pPr>
        <w:spacing w:before="0" w:after="160" w:line="259" w:lineRule="auto"/>
        <w:ind w:firstLine="0"/>
        <w:rPr>
          <w:iCs/>
          <w:color w:val="000000" w:themeColor="text1"/>
          <w:sz w:val="20"/>
          <w:szCs w:val="18"/>
        </w:rPr>
      </w:pPr>
      <w:r>
        <w:br w:type="page"/>
      </w:r>
      <w:r w:rsidR="00B22E78">
        <w:rPr>
          <w:iCs/>
          <w:noProof/>
          <w:color w:val="000000" w:themeColor="text1"/>
          <w:sz w:val="20"/>
          <w:szCs w:val="18"/>
        </w:rPr>
        <w:lastRenderedPageBreak/>
        <w:drawing>
          <wp:inline distT="0" distB="0" distL="0" distR="0" wp14:anchorId="713716BD" wp14:editId="1C315A62">
            <wp:extent cx="5486411" cy="7315215"/>
            <wp:effectExtent l="0" t="0" r="0" b="0"/>
            <wp:docPr id="8" name="Fish_capscale1-plot-YSD-by-si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sh_capscale1-plot-YSD-by-site -1.png"/>
                    <pic:cNvPicPr/>
                  </pic:nvPicPr>
                  <pic:blipFill>
                    <a:blip r:embed="rId39" r:link="rId40" cstate="print">
                      <a:extLst>
                        <a:ext uri="{28A0092B-C50C-407E-A947-70E740481C1C}">
                          <a14:useLocalDpi xmlns:a14="http://schemas.microsoft.com/office/drawing/2010/main" val="0"/>
                        </a:ext>
                      </a:extLst>
                    </a:blip>
                    <a:stretch>
                      <a:fillRect/>
                    </a:stretch>
                  </pic:blipFill>
                  <pic:spPr>
                    <a:xfrm>
                      <a:off x="0" y="0"/>
                      <a:ext cx="5486411" cy="7315215"/>
                    </a:xfrm>
                    <a:prstGeom prst="rect">
                      <a:avLst/>
                    </a:prstGeom>
                  </pic:spPr>
                </pic:pic>
              </a:graphicData>
            </a:graphic>
          </wp:inline>
        </w:drawing>
      </w:r>
    </w:p>
    <w:p w14:paraId="6F240C42" w14:textId="50CDA3DD" w:rsidR="0014013F" w:rsidRDefault="00B22E78" w:rsidP="00D565AD">
      <w:pPr>
        <w:pStyle w:val="Caption"/>
      </w:pPr>
      <w:bookmarkStart w:id="93" w:name="_Ref73455445"/>
      <w:bookmarkStart w:id="94" w:name="_Ref73455432"/>
      <w:r>
        <w:t xml:space="preserve">Fig. S </w:t>
      </w:r>
      <w:fldSimple w:instr=" SEQ Fig._S \* ARABIC ">
        <w:r w:rsidR="00A029E1">
          <w:rPr>
            <w:noProof/>
          </w:rPr>
          <w:t>6</w:t>
        </w:r>
      </w:fldSimple>
      <w:bookmarkEnd w:id="93"/>
      <w:r w:rsidR="008C3A87">
        <w:t xml:space="preserve"> Ordination of sites based on the fish taxa present on 30 x 2 m transects from a distanced-based redundancy analysis. The analysis used individual transects, but the axes </w:t>
      </w:r>
      <w:r w:rsidR="008C3A87">
        <w:lastRenderedPageBreak/>
        <w:t>were averaged by site and year for clarity in the presentation. Numbers are the years (9 = 2019) for sampling.</w:t>
      </w:r>
      <w:bookmarkEnd w:id="94"/>
    </w:p>
    <w:p w14:paraId="3D76BA40" w14:textId="757AF726" w:rsidR="003E7AAE" w:rsidRDefault="003E7AAE" w:rsidP="00D47D02">
      <w:pPr>
        <w:ind w:firstLine="0"/>
      </w:pPr>
      <w:r>
        <w:br w:type="page"/>
      </w:r>
    </w:p>
    <w:p w14:paraId="09686B10" w14:textId="77777777" w:rsidR="00D47D02" w:rsidRDefault="00D47D02" w:rsidP="00D47D02">
      <w:pPr>
        <w:ind w:firstLine="0"/>
      </w:pPr>
    </w:p>
    <w:p w14:paraId="2356BBF6" w14:textId="2CFBB3F7" w:rsidR="00C6168C" w:rsidRDefault="003E7AAE" w:rsidP="00D53170">
      <w:pPr>
        <w:ind w:firstLine="0"/>
        <w:jc w:val="center"/>
      </w:pPr>
      <w:r>
        <w:rPr>
          <w:noProof/>
        </w:rPr>
        <w:drawing>
          <wp:inline distT="0" distB="0" distL="0" distR="0" wp14:anchorId="4F33C360" wp14:editId="2C651C6C">
            <wp:extent cx="5943600" cy="4245610"/>
            <wp:effectExtent l="0" t="0" r="0" b="2540"/>
            <wp:docPr id="41" name="Hab_Analysis_capscale_pl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ab_Analysis_capscale_plot-1.png"/>
                    <pic:cNvPicPr/>
                  </pic:nvPicPr>
                  <pic:blipFill>
                    <a:blip r:embed="rId41" r:link="rId42"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24124F01" w14:textId="3B3E0F71" w:rsidR="00C6168C" w:rsidRDefault="00C6168C" w:rsidP="00D565AD">
      <w:pPr>
        <w:pStyle w:val="Caption"/>
      </w:pPr>
      <w:bookmarkStart w:id="95" w:name="_Ref56774804"/>
      <w:r>
        <w:t xml:space="preserve">Fig. S </w:t>
      </w:r>
      <w:fldSimple w:instr=" SEQ Fig._S \* ARABIC ">
        <w:r w:rsidR="00A029E1">
          <w:rPr>
            <w:noProof/>
          </w:rPr>
          <w:t>7</w:t>
        </w:r>
      </w:fldSimple>
      <w:bookmarkEnd w:id="95"/>
      <w:r>
        <w:t xml:space="preserve"> Results of distance-based redundancy analysis with fish species assemblages constrained by kelp, </w:t>
      </w:r>
      <w:proofErr w:type="spellStart"/>
      <w:r>
        <w:t>bioitic</w:t>
      </w:r>
      <w:proofErr w:type="spellEnd"/>
      <w:r>
        <w:t xml:space="preserve"> benthic habitat, and substratum variables. The ordination was non-significant (p &gt; 0.05). </w:t>
      </w:r>
    </w:p>
    <w:p w14:paraId="42F31B62" w14:textId="34E55400" w:rsidR="00B93E0C" w:rsidRDefault="00B93E0C" w:rsidP="00B93E0C">
      <w:r>
        <w:br w:type="page"/>
      </w:r>
    </w:p>
    <w:p w14:paraId="1E6C45D9" w14:textId="4B39AD03" w:rsidR="0014013F" w:rsidRDefault="00601E94" w:rsidP="00D53170">
      <w:pPr>
        <w:pStyle w:val="Caption"/>
        <w:jc w:val="center"/>
      </w:pPr>
      <w:r>
        <w:rPr>
          <w:noProof/>
        </w:rPr>
        <w:lastRenderedPageBreak/>
        <w:drawing>
          <wp:inline distT="0" distB="0" distL="0" distR="0" wp14:anchorId="7EAF216E" wp14:editId="3E002544">
            <wp:extent cx="5486411" cy="7315215"/>
            <wp:effectExtent l="0" t="0" r="0" b="0"/>
            <wp:docPr id="44" name="Invert_Spp_Plots_Site_Yea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nvert_Spp_Plots_Site_Year -1.png"/>
                    <pic:cNvPicPr/>
                  </pic:nvPicPr>
                  <pic:blipFill>
                    <a:blip r:embed="rId43" r:link="rId44" cstate="print">
                      <a:extLst>
                        <a:ext uri="{28A0092B-C50C-407E-A947-70E740481C1C}">
                          <a14:useLocalDpi xmlns:a14="http://schemas.microsoft.com/office/drawing/2010/main" val="0"/>
                        </a:ext>
                      </a:extLst>
                    </a:blip>
                    <a:stretch>
                      <a:fillRect/>
                    </a:stretch>
                  </pic:blipFill>
                  <pic:spPr>
                    <a:xfrm>
                      <a:off x="0" y="0"/>
                      <a:ext cx="5486411" cy="7315215"/>
                    </a:xfrm>
                    <a:prstGeom prst="rect">
                      <a:avLst/>
                    </a:prstGeom>
                  </pic:spPr>
                </pic:pic>
              </a:graphicData>
            </a:graphic>
          </wp:inline>
        </w:drawing>
      </w:r>
    </w:p>
    <w:p w14:paraId="048627DC" w14:textId="51BE9A71" w:rsidR="00644A62" w:rsidRPr="008971A2" w:rsidRDefault="0014013F" w:rsidP="00D565AD">
      <w:pPr>
        <w:pStyle w:val="Caption"/>
      </w:pPr>
      <w:bookmarkStart w:id="96" w:name="_Ref56773987"/>
      <w:bookmarkStart w:id="97" w:name="_Ref56773967"/>
      <w:r>
        <w:t xml:space="preserve">Fig. S </w:t>
      </w:r>
      <w:fldSimple w:instr=" SEQ Fig._S \* ARABIC ">
        <w:r w:rsidR="00A029E1">
          <w:rPr>
            <w:noProof/>
          </w:rPr>
          <w:t>8</w:t>
        </w:r>
      </w:fldSimple>
      <w:bookmarkEnd w:id="96"/>
      <w:r>
        <w:t xml:space="preserve"> </w:t>
      </w:r>
      <w:bookmarkEnd w:id="97"/>
      <w:r w:rsidR="00644A62">
        <w:t>Abundance of the primary</w:t>
      </w:r>
      <w:r w:rsidR="00894344">
        <w:t xml:space="preserve"> </w:t>
      </w:r>
      <w:r w:rsidR="00644A62">
        <w:t xml:space="preserve">invertebrate species seen on at five sites from 2016-2019. Data are the back-calculated site x year means (log x+1) and </w:t>
      </w:r>
      <w:proofErr w:type="spellStart"/>
      <w:r w:rsidR="00644A62">
        <w:t>s.e.</w:t>
      </w:r>
      <w:proofErr w:type="spellEnd"/>
      <w:r w:rsidR="00644A62">
        <w:t xml:space="preserve"> </w:t>
      </w:r>
      <w:proofErr w:type="gramStart"/>
      <w:r w:rsidR="00E91D8A">
        <w:t>Large</w:t>
      </w:r>
      <w:proofErr w:type="gramEnd"/>
      <w:r w:rsidR="00E91D8A">
        <w:t xml:space="preserve"> sea stars </w:t>
      </w:r>
      <w:r w:rsidR="00E91D8A">
        <w:lastRenderedPageBreak/>
        <w:t xml:space="preserve">include: </w:t>
      </w:r>
      <w:proofErr w:type="spellStart"/>
      <w:r w:rsidR="00E91D8A" w:rsidRPr="00E91D8A">
        <w:rPr>
          <w:i/>
        </w:rPr>
        <w:t>Evasterias</w:t>
      </w:r>
      <w:proofErr w:type="spellEnd"/>
      <w:r w:rsidR="00E91D8A" w:rsidRPr="00E91D8A">
        <w:rPr>
          <w:i/>
        </w:rPr>
        <w:t xml:space="preserve"> </w:t>
      </w:r>
      <w:proofErr w:type="spellStart"/>
      <w:r w:rsidR="00E91D8A" w:rsidRPr="00E91D8A">
        <w:rPr>
          <w:i/>
        </w:rPr>
        <w:t>troschelii</w:t>
      </w:r>
      <w:proofErr w:type="spellEnd"/>
      <w:r w:rsidR="008971A2">
        <w:rPr>
          <w:i/>
        </w:rPr>
        <w:t xml:space="preserve"> </w:t>
      </w:r>
      <w:r w:rsidR="008971A2">
        <w:t>(99)</w:t>
      </w:r>
      <w:r w:rsidR="00E91D8A" w:rsidRPr="00E91D8A">
        <w:rPr>
          <w:i/>
        </w:rPr>
        <w:t>,</w:t>
      </w:r>
      <w:r w:rsidR="008971A2">
        <w:rPr>
          <w:i/>
        </w:rPr>
        <w:t xml:space="preserve"> </w:t>
      </w:r>
      <w:proofErr w:type="spellStart"/>
      <w:r w:rsidR="00E91D8A" w:rsidRPr="00E91D8A">
        <w:rPr>
          <w:i/>
        </w:rPr>
        <w:t>Orthasterias</w:t>
      </w:r>
      <w:proofErr w:type="spellEnd"/>
      <w:r w:rsidR="00E91D8A" w:rsidRPr="00E91D8A">
        <w:rPr>
          <w:i/>
        </w:rPr>
        <w:t xml:space="preserve"> </w:t>
      </w:r>
      <w:proofErr w:type="spellStart"/>
      <w:r w:rsidR="00E91D8A" w:rsidRPr="00E91D8A">
        <w:rPr>
          <w:i/>
        </w:rPr>
        <w:t>koehleri</w:t>
      </w:r>
      <w:proofErr w:type="spellEnd"/>
      <w:r w:rsidR="008971A2">
        <w:rPr>
          <w:i/>
        </w:rPr>
        <w:t xml:space="preserve"> </w:t>
      </w:r>
      <w:r w:rsidR="008971A2" w:rsidRPr="008971A2">
        <w:t>(</w:t>
      </w:r>
      <w:r w:rsidR="008971A2">
        <w:t>62</w:t>
      </w:r>
      <w:r w:rsidR="008971A2" w:rsidRPr="008971A2">
        <w:t>)</w:t>
      </w:r>
      <w:r w:rsidR="00E91D8A" w:rsidRPr="00E91D8A">
        <w:rPr>
          <w:i/>
        </w:rPr>
        <w:t xml:space="preserve">, Pisaster </w:t>
      </w:r>
      <w:proofErr w:type="spellStart"/>
      <w:r w:rsidR="00E91D8A" w:rsidRPr="00E91D8A">
        <w:rPr>
          <w:i/>
        </w:rPr>
        <w:t>brevispinus</w:t>
      </w:r>
      <w:proofErr w:type="spellEnd"/>
      <w:r w:rsidR="008971A2">
        <w:rPr>
          <w:i/>
        </w:rPr>
        <w:t xml:space="preserve"> </w:t>
      </w:r>
      <w:r w:rsidR="008971A2" w:rsidRPr="008971A2">
        <w:t>(</w:t>
      </w:r>
      <w:r w:rsidR="008971A2">
        <w:t>7</w:t>
      </w:r>
      <w:r w:rsidR="008971A2" w:rsidRPr="008971A2">
        <w:t>)</w:t>
      </w:r>
      <w:r w:rsidR="00E91D8A" w:rsidRPr="00E91D8A">
        <w:rPr>
          <w:i/>
        </w:rPr>
        <w:t>, Pisaster giganteus</w:t>
      </w:r>
      <w:r w:rsidR="008971A2">
        <w:rPr>
          <w:i/>
        </w:rPr>
        <w:t xml:space="preserve"> </w:t>
      </w:r>
      <w:r w:rsidR="008971A2" w:rsidRPr="008971A2">
        <w:t>(</w:t>
      </w:r>
      <w:r w:rsidR="008971A2">
        <w:t>1</w:t>
      </w:r>
      <w:r w:rsidR="008971A2" w:rsidRPr="008971A2">
        <w:t>)</w:t>
      </w:r>
      <w:r w:rsidR="00E91D8A" w:rsidRPr="00E91D8A">
        <w:rPr>
          <w:i/>
        </w:rPr>
        <w:t xml:space="preserve">, </w:t>
      </w:r>
      <w:proofErr w:type="spellStart"/>
      <w:r w:rsidR="00E91D8A" w:rsidRPr="00E91D8A">
        <w:rPr>
          <w:i/>
        </w:rPr>
        <w:t>Pycnopodia</w:t>
      </w:r>
      <w:proofErr w:type="spellEnd"/>
      <w:r w:rsidR="00E91D8A" w:rsidRPr="00E91D8A">
        <w:rPr>
          <w:i/>
        </w:rPr>
        <w:t xml:space="preserve"> </w:t>
      </w:r>
      <w:proofErr w:type="spellStart"/>
      <w:r w:rsidR="00E91D8A" w:rsidRPr="00E91D8A">
        <w:rPr>
          <w:i/>
        </w:rPr>
        <w:t>helianthoides</w:t>
      </w:r>
      <w:proofErr w:type="spellEnd"/>
      <w:r w:rsidR="008971A2">
        <w:rPr>
          <w:i/>
        </w:rPr>
        <w:t xml:space="preserve"> </w:t>
      </w:r>
      <w:r w:rsidR="008971A2" w:rsidRPr="008971A2">
        <w:t>(8)</w:t>
      </w:r>
      <w:r w:rsidR="00E91D8A" w:rsidRPr="00E91D8A">
        <w:rPr>
          <w:i/>
        </w:rPr>
        <w:t xml:space="preserve">, </w:t>
      </w:r>
      <w:r w:rsidR="00E91D8A" w:rsidRPr="00E91D8A">
        <w:t>and</w:t>
      </w:r>
      <w:r w:rsidR="00E91D8A" w:rsidRPr="00E91D8A">
        <w:rPr>
          <w:i/>
        </w:rPr>
        <w:t xml:space="preserve"> </w:t>
      </w:r>
      <w:proofErr w:type="spellStart"/>
      <w:r w:rsidR="00E91D8A" w:rsidRPr="00E91D8A">
        <w:rPr>
          <w:i/>
        </w:rPr>
        <w:t>Solaster</w:t>
      </w:r>
      <w:proofErr w:type="spellEnd"/>
      <w:r w:rsidR="00E91D8A" w:rsidRPr="00E91D8A">
        <w:rPr>
          <w:i/>
        </w:rPr>
        <w:t xml:space="preserve"> </w:t>
      </w:r>
      <w:proofErr w:type="spellStart"/>
      <w:r w:rsidR="00E91D8A" w:rsidRPr="00E91D8A">
        <w:rPr>
          <w:i/>
        </w:rPr>
        <w:t>stimpsoni</w:t>
      </w:r>
      <w:proofErr w:type="spellEnd"/>
      <w:r w:rsidR="008971A2">
        <w:rPr>
          <w:i/>
        </w:rPr>
        <w:t xml:space="preserve"> </w:t>
      </w:r>
      <w:r w:rsidR="008971A2" w:rsidRPr="008971A2">
        <w:t>(</w:t>
      </w:r>
      <w:r w:rsidR="008971A2">
        <w:t>14</w:t>
      </w:r>
      <w:r w:rsidR="008971A2" w:rsidRPr="008971A2">
        <w:t>)</w:t>
      </w:r>
      <w:r w:rsidR="00E91D8A" w:rsidRPr="00E91D8A">
        <w:rPr>
          <w:i/>
        </w:rPr>
        <w:t>.</w:t>
      </w:r>
      <w:r w:rsidR="008971A2">
        <w:rPr>
          <w:i/>
        </w:rPr>
        <w:t xml:space="preserve"> </w:t>
      </w:r>
      <w:r w:rsidR="008971A2" w:rsidRPr="006A6FDC">
        <w:t>M</w:t>
      </w:r>
      <w:r w:rsidR="006A6FDC" w:rsidRPr="006A6FDC">
        <w:t>edium sea stars include</w:t>
      </w:r>
      <w:r w:rsidR="006A6FDC">
        <w:t xml:space="preserve">: </w:t>
      </w:r>
      <w:proofErr w:type="spellStart"/>
      <w:r w:rsidR="006A6FDC" w:rsidRPr="006A6FDC">
        <w:rPr>
          <w:i/>
        </w:rPr>
        <w:t>Crossaster</w:t>
      </w:r>
      <w:proofErr w:type="spellEnd"/>
      <w:r w:rsidR="006A6FDC" w:rsidRPr="006A6FDC">
        <w:rPr>
          <w:i/>
        </w:rPr>
        <w:t xml:space="preserve"> </w:t>
      </w:r>
      <w:proofErr w:type="spellStart"/>
      <w:r w:rsidR="006A6FDC" w:rsidRPr="006A6FDC">
        <w:rPr>
          <w:i/>
        </w:rPr>
        <w:t>papposus</w:t>
      </w:r>
      <w:proofErr w:type="spellEnd"/>
      <w:r w:rsidR="006A6FDC">
        <w:rPr>
          <w:i/>
        </w:rPr>
        <w:t xml:space="preserve"> </w:t>
      </w:r>
      <w:r w:rsidR="006A6FDC">
        <w:t>(1)</w:t>
      </w:r>
      <w:r w:rsidR="006A6FDC" w:rsidRPr="006A6FDC">
        <w:rPr>
          <w:i/>
        </w:rPr>
        <w:t xml:space="preserve">, </w:t>
      </w:r>
      <w:proofErr w:type="spellStart"/>
      <w:r w:rsidR="006A6FDC" w:rsidRPr="006A6FDC">
        <w:rPr>
          <w:i/>
        </w:rPr>
        <w:t>Mediaster</w:t>
      </w:r>
      <w:proofErr w:type="spellEnd"/>
      <w:r w:rsidR="006A6FDC" w:rsidRPr="006A6FDC">
        <w:rPr>
          <w:i/>
        </w:rPr>
        <w:t xml:space="preserve"> </w:t>
      </w:r>
      <w:proofErr w:type="spellStart"/>
      <w:r w:rsidR="006A6FDC" w:rsidRPr="006A6FDC">
        <w:rPr>
          <w:i/>
        </w:rPr>
        <w:t>aequalis</w:t>
      </w:r>
      <w:proofErr w:type="spellEnd"/>
      <w:r w:rsidR="006A6FDC">
        <w:rPr>
          <w:i/>
        </w:rPr>
        <w:t xml:space="preserve"> </w:t>
      </w:r>
      <w:r w:rsidR="006A6FDC">
        <w:t>(7)</w:t>
      </w:r>
      <w:r w:rsidR="006A6FDC" w:rsidRPr="006A6FDC">
        <w:rPr>
          <w:i/>
        </w:rPr>
        <w:t xml:space="preserve">, and </w:t>
      </w:r>
      <w:proofErr w:type="spellStart"/>
      <w:r w:rsidR="006A6FDC" w:rsidRPr="006A6FDC">
        <w:rPr>
          <w:i/>
        </w:rPr>
        <w:t>Patiria</w:t>
      </w:r>
      <w:proofErr w:type="spellEnd"/>
      <w:r w:rsidR="006A6FDC" w:rsidRPr="006A6FDC">
        <w:rPr>
          <w:i/>
        </w:rPr>
        <w:t xml:space="preserve"> </w:t>
      </w:r>
      <w:proofErr w:type="spellStart"/>
      <w:r w:rsidR="006A6FDC" w:rsidRPr="006A6FDC">
        <w:rPr>
          <w:i/>
        </w:rPr>
        <w:t>miniata</w:t>
      </w:r>
      <w:proofErr w:type="spellEnd"/>
      <w:r w:rsidR="006A6FDC">
        <w:rPr>
          <w:i/>
        </w:rPr>
        <w:t xml:space="preserve"> </w:t>
      </w:r>
      <w:r w:rsidR="006A6FDC">
        <w:t xml:space="preserve">(135). </w:t>
      </w:r>
      <w:r w:rsidR="008971A2">
        <w:t xml:space="preserve">Numbers in parentheses are the total observed from </w:t>
      </w:r>
      <w:commentRangeStart w:id="98"/>
      <w:r w:rsidR="008971A2">
        <w:t>2016-2019</w:t>
      </w:r>
      <w:commentRangeEnd w:id="98"/>
      <w:r w:rsidR="008971A2">
        <w:rPr>
          <w:rStyle w:val="CommentReference"/>
          <w:iCs w:val="0"/>
          <w:color w:val="auto"/>
        </w:rPr>
        <w:commentReference w:id="98"/>
      </w:r>
      <w:r w:rsidR="008971A2">
        <w:t>.</w:t>
      </w:r>
    </w:p>
    <w:p w14:paraId="12C670CE" w14:textId="0C8FD25E" w:rsidR="0014013F" w:rsidRDefault="0014013F" w:rsidP="00644A62">
      <w:pPr>
        <w:pStyle w:val="Caption"/>
      </w:pPr>
      <w:r>
        <w:br w:type="page"/>
      </w:r>
    </w:p>
    <w:p w14:paraId="04099FBB" w14:textId="62FAB4EC" w:rsidR="0014013F" w:rsidRDefault="00601E94" w:rsidP="00D53170">
      <w:pPr>
        <w:jc w:val="center"/>
      </w:pPr>
      <w:r>
        <w:rPr>
          <w:noProof/>
        </w:rPr>
        <w:lastRenderedPageBreak/>
        <w:drawing>
          <wp:inline distT="0" distB="0" distL="0" distR="0" wp14:anchorId="46FBA3E4" wp14:editId="26A266DD">
            <wp:extent cx="5486411" cy="7315215"/>
            <wp:effectExtent l="0" t="0" r="0" b="0"/>
            <wp:docPr id="45" name="Invert_Spp_Plots_Site_Yea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nvert_Spp_Plots_Site_Year -2.png"/>
                    <pic:cNvPicPr/>
                  </pic:nvPicPr>
                  <pic:blipFill>
                    <a:blip r:embed="rId45" r:link="rId46" cstate="print">
                      <a:extLst>
                        <a:ext uri="{28A0092B-C50C-407E-A947-70E740481C1C}">
                          <a14:useLocalDpi xmlns:a14="http://schemas.microsoft.com/office/drawing/2010/main" val="0"/>
                        </a:ext>
                      </a:extLst>
                    </a:blip>
                    <a:stretch>
                      <a:fillRect/>
                    </a:stretch>
                  </pic:blipFill>
                  <pic:spPr>
                    <a:xfrm>
                      <a:off x="0" y="0"/>
                      <a:ext cx="5486411" cy="7315215"/>
                    </a:xfrm>
                    <a:prstGeom prst="rect">
                      <a:avLst/>
                    </a:prstGeom>
                  </pic:spPr>
                </pic:pic>
              </a:graphicData>
            </a:graphic>
          </wp:inline>
        </w:drawing>
      </w:r>
    </w:p>
    <w:p w14:paraId="1A8BC504" w14:textId="4086E08F" w:rsidR="004849D8" w:rsidRDefault="005723DE" w:rsidP="00D565AD">
      <w:pPr>
        <w:pStyle w:val="Caption"/>
      </w:pPr>
      <w:bookmarkStart w:id="99" w:name="_Ref71097160"/>
      <w:r>
        <w:lastRenderedPageBreak/>
        <w:t xml:space="preserve">Fig. S </w:t>
      </w:r>
      <w:fldSimple w:instr=" SEQ Fig._S \* ARABIC ">
        <w:r w:rsidR="00A029E1">
          <w:rPr>
            <w:noProof/>
          </w:rPr>
          <w:t>9</w:t>
        </w:r>
      </w:fldSimple>
      <w:bookmarkEnd w:id="99"/>
      <w:r>
        <w:t xml:space="preserve"> </w:t>
      </w:r>
      <w:r w:rsidR="00644A62">
        <w:t>Abundance of the primary</w:t>
      </w:r>
      <w:r w:rsidR="00894344">
        <w:t xml:space="preserve"> </w:t>
      </w:r>
      <w:r w:rsidR="00644A62">
        <w:t xml:space="preserve">invertebrate species seen on at five sites from 2016-2019. Data are the back-calculated site x year means (log x+1) and </w:t>
      </w:r>
      <w:proofErr w:type="spellStart"/>
      <w:r w:rsidR="00644A62">
        <w:t>s.e.</w:t>
      </w:r>
      <w:proofErr w:type="spellEnd"/>
      <w:r w:rsidR="00644A62">
        <w:t xml:space="preserve"> </w:t>
      </w:r>
      <w:r w:rsidR="00B26D31">
        <w:t xml:space="preserve">Note, the for </w:t>
      </w:r>
      <w:proofErr w:type="spellStart"/>
      <w:r w:rsidR="00B26D31">
        <w:t>seastar</w:t>
      </w:r>
      <w:proofErr w:type="spellEnd"/>
      <w:r w:rsidR="00B26D31">
        <w:t xml:space="preserve"> YOY the value for Cape Alava overlaps that of </w:t>
      </w:r>
      <w:proofErr w:type="spellStart"/>
      <w:r w:rsidR="00B26D31">
        <w:t>Tatoosh</w:t>
      </w:r>
      <w:proofErr w:type="spellEnd"/>
      <w:r w:rsidR="00B26D31">
        <w:t xml:space="preserve"> Island in 2017. </w:t>
      </w:r>
      <w:r w:rsidR="004849D8">
        <w:br w:type="page"/>
      </w:r>
    </w:p>
    <w:p w14:paraId="6B8F34E2" w14:textId="06910BBF" w:rsidR="004849D8" w:rsidRDefault="00601E94" w:rsidP="00D53170">
      <w:pPr>
        <w:pStyle w:val="Caption"/>
        <w:jc w:val="center"/>
      </w:pPr>
      <w:r>
        <w:rPr>
          <w:noProof/>
        </w:rPr>
        <w:lastRenderedPageBreak/>
        <w:drawing>
          <wp:inline distT="0" distB="0" distL="0" distR="0" wp14:anchorId="057C425B" wp14:editId="3F50F8DD">
            <wp:extent cx="5486411" cy="7315215"/>
            <wp:effectExtent l="0" t="0" r="0" b="0"/>
            <wp:docPr id="46" name="Invert_Spp_Plots_Site_Yea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nvert_Spp_Plots_Site_Year -3.png"/>
                    <pic:cNvPicPr/>
                  </pic:nvPicPr>
                  <pic:blipFill>
                    <a:blip r:embed="rId47" r:link="rId48" cstate="print">
                      <a:extLst>
                        <a:ext uri="{28A0092B-C50C-407E-A947-70E740481C1C}">
                          <a14:useLocalDpi xmlns:a14="http://schemas.microsoft.com/office/drawing/2010/main" val="0"/>
                        </a:ext>
                      </a:extLst>
                    </a:blip>
                    <a:stretch>
                      <a:fillRect/>
                    </a:stretch>
                  </pic:blipFill>
                  <pic:spPr>
                    <a:xfrm>
                      <a:off x="0" y="0"/>
                      <a:ext cx="5486411" cy="7315215"/>
                    </a:xfrm>
                    <a:prstGeom prst="rect">
                      <a:avLst/>
                    </a:prstGeom>
                  </pic:spPr>
                </pic:pic>
              </a:graphicData>
            </a:graphic>
          </wp:inline>
        </w:drawing>
      </w:r>
    </w:p>
    <w:p w14:paraId="369D5B14" w14:textId="0345FECE" w:rsidR="005723DE" w:rsidRDefault="004849D8" w:rsidP="00254B40">
      <w:pPr>
        <w:pStyle w:val="Caption"/>
      </w:pPr>
      <w:bookmarkStart w:id="100" w:name="_Ref71097162"/>
      <w:r>
        <w:t xml:space="preserve">Fig. S </w:t>
      </w:r>
      <w:fldSimple w:instr=" SEQ Fig._S \* ARABIC ">
        <w:r w:rsidR="00A029E1">
          <w:rPr>
            <w:noProof/>
          </w:rPr>
          <w:t>10</w:t>
        </w:r>
      </w:fldSimple>
      <w:bookmarkEnd w:id="100"/>
      <w:r>
        <w:t xml:space="preserve"> </w:t>
      </w:r>
      <w:r w:rsidR="00644A62">
        <w:t>Abundance of the primary</w:t>
      </w:r>
      <w:r w:rsidR="00894344">
        <w:t xml:space="preserve"> </w:t>
      </w:r>
      <w:r w:rsidR="00644A62">
        <w:t xml:space="preserve">invertebrate species seen on at five sites from 2016-2019. Data are the back-calculated site x year means (log x+1) and </w:t>
      </w:r>
      <w:proofErr w:type="spellStart"/>
      <w:r w:rsidR="00644A62">
        <w:t>s.e.</w:t>
      </w:r>
      <w:proofErr w:type="spellEnd"/>
      <w:r w:rsidR="005723DE">
        <w:br w:type="page"/>
      </w:r>
    </w:p>
    <w:p w14:paraId="57D076BD" w14:textId="54862938" w:rsidR="0014013F" w:rsidRPr="0014013F" w:rsidRDefault="00601E94" w:rsidP="00D53170">
      <w:pPr>
        <w:pStyle w:val="Caption"/>
        <w:jc w:val="center"/>
      </w:pPr>
      <w:r>
        <w:rPr>
          <w:noProof/>
        </w:rPr>
        <w:lastRenderedPageBreak/>
        <w:drawing>
          <wp:inline distT="0" distB="0" distL="0" distR="0" wp14:anchorId="39E83803" wp14:editId="20680231">
            <wp:extent cx="5486400" cy="5398718"/>
            <wp:effectExtent l="0" t="0" r="0" b="0"/>
            <wp:docPr id="47" name="Invert_Spp_Plots_Site_Year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nvert_Spp_Plots_Site_Year -4.png"/>
                    <pic:cNvPicPr/>
                  </pic:nvPicPr>
                  <pic:blipFill rotWithShape="1">
                    <a:blip r:embed="rId49" r:link="rId50" cstate="print">
                      <a:extLst>
                        <a:ext uri="{28A0092B-C50C-407E-A947-70E740481C1C}">
                          <a14:useLocalDpi xmlns:a14="http://schemas.microsoft.com/office/drawing/2010/main" val="0"/>
                        </a:ext>
                      </a:extLst>
                    </a:blip>
                    <a:srcRect b="26198"/>
                    <a:stretch>
                      <a:fillRect/>
                    </a:stretch>
                  </pic:blipFill>
                  <pic:spPr bwMode="auto">
                    <a:xfrm>
                      <a:off x="0" y="0"/>
                      <a:ext cx="5486411" cy="5398729"/>
                    </a:xfrm>
                    <a:prstGeom prst="rect">
                      <a:avLst/>
                    </a:prstGeom>
                    <a:ln>
                      <a:noFill/>
                    </a:ln>
                    <a:extLst>
                      <a:ext uri="{53640926-AAD7-44D8-BBD7-CCE9431645EC}">
                        <a14:shadowObscured xmlns:a14="http://schemas.microsoft.com/office/drawing/2010/main"/>
                      </a:ext>
                    </a:extLst>
                  </pic:spPr>
                </pic:pic>
              </a:graphicData>
            </a:graphic>
          </wp:inline>
        </w:drawing>
      </w:r>
    </w:p>
    <w:p w14:paraId="3E37C6E9" w14:textId="52FC0AB3" w:rsidR="00CF62F8" w:rsidRDefault="005723DE" w:rsidP="00644A62">
      <w:pPr>
        <w:pStyle w:val="Caption"/>
      </w:pPr>
      <w:bookmarkStart w:id="101" w:name="_Ref71097164"/>
      <w:r>
        <w:t xml:space="preserve">Fig. S </w:t>
      </w:r>
      <w:fldSimple w:instr=" SEQ Fig._S \* ARABIC ">
        <w:r w:rsidR="00A029E1">
          <w:rPr>
            <w:noProof/>
          </w:rPr>
          <w:t>11</w:t>
        </w:r>
      </w:fldSimple>
      <w:bookmarkEnd w:id="101"/>
      <w:r>
        <w:t xml:space="preserve"> </w:t>
      </w:r>
      <w:r w:rsidR="00644A62">
        <w:t>Abundance of the primary</w:t>
      </w:r>
      <w:r w:rsidR="00894344">
        <w:t xml:space="preserve"> </w:t>
      </w:r>
      <w:r w:rsidR="00644A62">
        <w:t xml:space="preserve">invertebrate species seen on at five sites from 2016-2019. Data are the back-calculated site x year means (log x+1) and </w:t>
      </w:r>
      <w:proofErr w:type="spellStart"/>
      <w:r w:rsidR="00644A62">
        <w:t>s.e.</w:t>
      </w:r>
      <w:proofErr w:type="spellEnd"/>
      <w:r w:rsidR="00644A62">
        <w:t xml:space="preserve"> </w:t>
      </w:r>
    </w:p>
    <w:p w14:paraId="60F20F59" w14:textId="77777777" w:rsidR="00CF62F8" w:rsidRDefault="00CF62F8" w:rsidP="00644A62">
      <w:pPr>
        <w:pStyle w:val="Caption"/>
      </w:pPr>
    </w:p>
    <w:p w14:paraId="03011825" w14:textId="739B8432" w:rsidR="00473BBE" w:rsidRDefault="002E6D25" w:rsidP="00B93E0C">
      <w:pPr>
        <w:pStyle w:val="Heading2"/>
      </w:pPr>
      <w:r>
        <w:br w:type="page"/>
      </w:r>
    </w:p>
    <w:p w14:paraId="20C30474" w14:textId="77777777" w:rsidR="008C3A87" w:rsidRDefault="008C3A87" w:rsidP="00473BBE">
      <w:r>
        <w:rPr>
          <w:noProof/>
        </w:rPr>
        <w:lastRenderedPageBreak/>
        <w:drawing>
          <wp:inline distT="0" distB="0" distL="0" distR="0" wp14:anchorId="25236995" wp14:editId="5128C55A">
            <wp:extent cx="5486411" cy="7315215"/>
            <wp:effectExtent l="0" t="0" r="0" b="0"/>
            <wp:docPr id="19" name="Invert_capscale1-plot-YSD-by-si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vert_capscale1-plot-YSD-by-site -1.png"/>
                    <pic:cNvPicPr/>
                  </pic:nvPicPr>
                  <pic:blipFill>
                    <a:blip r:embed="rId51" r:link="rId52" cstate="print">
                      <a:extLst>
                        <a:ext uri="{28A0092B-C50C-407E-A947-70E740481C1C}">
                          <a14:useLocalDpi xmlns:a14="http://schemas.microsoft.com/office/drawing/2010/main" val="0"/>
                        </a:ext>
                      </a:extLst>
                    </a:blip>
                    <a:stretch>
                      <a:fillRect/>
                    </a:stretch>
                  </pic:blipFill>
                  <pic:spPr>
                    <a:xfrm>
                      <a:off x="0" y="0"/>
                      <a:ext cx="5486411" cy="7315215"/>
                    </a:xfrm>
                    <a:prstGeom prst="rect">
                      <a:avLst/>
                    </a:prstGeom>
                  </pic:spPr>
                </pic:pic>
              </a:graphicData>
            </a:graphic>
          </wp:inline>
        </w:drawing>
      </w:r>
    </w:p>
    <w:p w14:paraId="5C07FBB6" w14:textId="6B986268" w:rsidR="008C3A87" w:rsidRDefault="008C3A87" w:rsidP="008C3A87">
      <w:pPr>
        <w:pStyle w:val="Caption"/>
      </w:pPr>
      <w:bookmarkStart w:id="102" w:name="_Ref73455561"/>
      <w:r>
        <w:t xml:space="preserve">Fig. S </w:t>
      </w:r>
      <w:fldSimple w:instr=" SEQ Fig._S \* ARABIC ">
        <w:r w:rsidR="00A029E1">
          <w:rPr>
            <w:noProof/>
          </w:rPr>
          <w:t>12</w:t>
        </w:r>
      </w:fldSimple>
      <w:bookmarkEnd w:id="102"/>
      <w:r>
        <w:br w:type="page"/>
      </w:r>
    </w:p>
    <w:p w14:paraId="2579DB2C" w14:textId="6E8B8813" w:rsidR="00473BBE" w:rsidRDefault="00055EEC" w:rsidP="00D53170">
      <w:pPr>
        <w:ind w:firstLine="0"/>
        <w:jc w:val="center"/>
      </w:pPr>
      <w:r>
        <w:rPr>
          <w:noProof/>
        </w:rPr>
        <w:lastRenderedPageBreak/>
        <w:drawing>
          <wp:inline distT="0" distB="0" distL="0" distR="0" wp14:anchorId="79F03137" wp14:editId="2427E656">
            <wp:extent cx="5486411" cy="5486411"/>
            <wp:effectExtent l="0" t="0" r="0" b="0"/>
            <wp:docPr id="49" name="Hab_Analysis_capscale_pl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ab_Analysis_capscale_plot -1.png"/>
                    <pic:cNvPicPr/>
                  </pic:nvPicPr>
                  <pic:blipFill>
                    <a:blip r:embed="rId53" r:link="rId54" cstate="print">
                      <a:extLst>
                        <a:ext uri="{28A0092B-C50C-407E-A947-70E740481C1C}">
                          <a14:useLocalDpi xmlns:a14="http://schemas.microsoft.com/office/drawing/2010/main" val="0"/>
                        </a:ext>
                      </a:extLst>
                    </a:blip>
                    <a:stretch>
                      <a:fillRect/>
                    </a:stretch>
                  </pic:blipFill>
                  <pic:spPr>
                    <a:xfrm>
                      <a:off x="0" y="0"/>
                      <a:ext cx="5486411" cy="5486411"/>
                    </a:xfrm>
                    <a:prstGeom prst="rect">
                      <a:avLst/>
                    </a:prstGeom>
                  </pic:spPr>
                </pic:pic>
              </a:graphicData>
            </a:graphic>
          </wp:inline>
        </w:drawing>
      </w:r>
    </w:p>
    <w:p w14:paraId="19B52EFA" w14:textId="18652A36" w:rsidR="00473BBE" w:rsidRDefault="005870FD" w:rsidP="00473BBE">
      <w:pPr>
        <w:pStyle w:val="Caption"/>
      </w:pPr>
      <w:bookmarkStart w:id="103" w:name="_Ref70923420"/>
      <w:r>
        <w:t xml:space="preserve">Fig. S </w:t>
      </w:r>
      <w:fldSimple w:instr=" SEQ Fig._S \* ARABIC ">
        <w:r w:rsidR="00A029E1">
          <w:rPr>
            <w:noProof/>
          </w:rPr>
          <w:t>13</w:t>
        </w:r>
      </w:fldSimple>
      <w:bookmarkEnd w:id="103"/>
      <w:r w:rsidR="00473BBE">
        <w:t xml:space="preserve"> Inverts vs habitat CAP MACPYR = </w:t>
      </w:r>
      <w:r w:rsidR="00473BBE">
        <w:rPr>
          <w:i/>
        </w:rPr>
        <w:t xml:space="preserve">Macrocystis </w:t>
      </w:r>
      <w:proofErr w:type="spellStart"/>
      <w:r w:rsidR="00473BBE">
        <w:rPr>
          <w:i/>
        </w:rPr>
        <w:t>pyrifera</w:t>
      </w:r>
      <w:proofErr w:type="spellEnd"/>
      <w:r w:rsidR="00473BBE">
        <w:t xml:space="preserve">, NERLUE = </w:t>
      </w:r>
      <w:proofErr w:type="spellStart"/>
      <w:r w:rsidR="00473BBE">
        <w:rPr>
          <w:i/>
        </w:rPr>
        <w:t>Nerocystis</w:t>
      </w:r>
      <w:proofErr w:type="spellEnd"/>
      <w:r w:rsidR="00473BBE">
        <w:rPr>
          <w:i/>
        </w:rPr>
        <w:t xml:space="preserve"> </w:t>
      </w:r>
      <w:proofErr w:type="spellStart"/>
      <w:r w:rsidR="00473BBE">
        <w:rPr>
          <w:i/>
        </w:rPr>
        <w:t>luekana</w:t>
      </w:r>
      <w:proofErr w:type="spellEnd"/>
      <w:r w:rsidR="00473BBE">
        <w:t xml:space="preserve">, PTECAL = </w:t>
      </w:r>
      <w:proofErr w:type="spellStart"/>
      <w:r w:rsidR="00473BBE" w:rsidRPr="00462F43">
        <w:rPr>
          <w:i/>
        </w:rPr>
        <w:t>Pterygophora</w:t>
      </w:r>
      <w:proofErr w:type="spellEnd"/>
      <w:r w:rsidR="00473BBE" w:rsidRPr="00462F43">
        <w:rPr>
          <w:i/>
        </w:rPr>
        <w:t xml:space="preserve"> californica</w:t>
      </w:r>
      <w:r w:rsidR="00473BBE">
        <w:rPr>
          <w:i/>
        </w:rPr>
        <w:t xml:space="preserve">. </w:t>
      </w:r>
      <w:r w:rsidR="00473BBE" w:rsidRPr="00E94511">
        <w:rPr>
          <w:i/>
          <w:highlight w:val="yellow"/>
        </w:rPr>
        <w:t>Update after updating names in figure</w:t>
      </w:r>
      <w:r w:rsidR="00473BBE">
        <w:rPr>
          <w:i/>
          <w:highlight w:val="yellow"/>
        </w:rPr>
        <w:t xml:space="preserve"> FIX axis labels.</w:t>
      </w:r>
    </w:p>
    <w:p w14:paraId="231C7D94" w14:textId="2CF2E314" w:rsidR="006B03B1" w:rsidRDefault="006B03B1" w:rsidP="006B03B1">
      <w:r>
        <w:br w:type="page"/>
      </w:r>
    </w:p>
    <w:p w14:paraId="7D935C33" w14:textId="71201001" w:rsidR="00E40306" w:rsidRDefault="003F0A50" w:rsidP="00E40306">
      <w:pPr>
        <w:ind w:firstLine="0"/>
        <w:jc w:val="center"/>
      </w:pPr>
      <w:r>
        <w:rPr>
          <w:noProof/>
        </w:rPr>
        <w:lastRenderedPageBreak/>
        <w:drawing>
          <wp:inline distT="0" distB="0" distL="0" distR="0" wp14:anchorId="7612F25E" wp14:editId="29BC4683">
            <wp:extent cx="5943612" cy="7315215"/>
            <wp:effectExtent l="0" t="0" r="0" b="0"/>
            <wp:docPr id="50" name="seastar_vs_prey_plot_transec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astar_vs_prey_plot_transect -1.png"/>
                    <pic:cNvPicPr/>
                  </pic:nvPicPr>
                  <pic:blipFill>
                    <a:blip r:embed="rId55" r:link="rId56" cstate="print">
                      <a:extLst>
                        <a:ext uri="{28A0092B-C50C-407E-A947-70E740481C1C}">
                          <a14:useLocalDpi xmlns:a14="http://schemas.microsoft.com/office/drawing/2010/main" val="0"/>
                        </a:ext>
                      </a:extLst>
                    </a:blip>
                    <a:stretch>
                      <a:fillRect/>
                    </a:stretch>
                  </pic:blipFill>
                  <pic:spPr>
                    <a:xfrm>
                      <a:off x="0" y="0"/>
                      <a:ext cx="5943612" cy="7315215"/>
                    </a:xfrm>
                    <a:prstGeom prst="rect">
                      <a:avLst/>
                    </a:prstGeom>
                  </pic:spPr>
                </pic:pic>
              </a:graphicData>
            </a:graphic>
          </wp:inline>
        </w:drawing>
      </w:r>
    </w:p>
    <w:p w14:paraId="12801635" w14:textId="55CF5475" w:rsidR="00995B6F" w:rsidRDefault="005870FD" w:rsidP="00254B40">
      <w:pPr>
        <w:pStyle w:val="Caption"/>
      </w:pPr>
      <w:r>
        <w:t xml:space="preserve">Fig. S </w:t>
      </w:r>
      <w:fldSimple w:instr=" SEQ Fig._S \* ARABIC ">
        <w:r w:rsidR="00A029E1">
          <w:rPr>
            <w:noProof/>
          </w:rPr>
          <w:t>14</w:t>
        </w:r>
      </w:fldSimple>
      <w:r w:rsidR="00E40306">
        <w:t xml:space="preserve">  Ordination (</w:t>
      </w:r>
      <w:proofErr w:type="spellStart"/>
      <w:r w:rsidR="00E40306">
        <w:t>dRDA</w:t>
      </w:r>
      <w:proofErr w:type="spellEnd"/>
      <w:r w:rsidR="00E40306">
        <w:t xml:space="preserve">) of sea stars versus their potential prey items. </w:t>
      </w:r>
      <w:r w:rsidR="00995B6F">
        <w:br w:type="page"/>
      </w:r>
    </w:p>
    <w:p w14:paraId="789C2EFF" w14:textId="149EBF65" w:rsidR="00995B6F" w:rsidRDefault="00995B6F" w:rsidP="00995B6F"/>
    <w:p w14:paraId="29214229" w14:textId="79FE52F1" w:rsidR="00995B6F" w:rsidRDefault="00995B6F" w:rsidP="00C95432">
      <w:pPr>
        <w:jc w:val="center"/>
      </w:pPr>
      <w:commentRangeStart w:id="104"/>
      <w:commentRangeEnd w:id="104"/>
      <w:r>
        <w:rPr>
          <w:rStyle w:val="CommentReference"/>
        </w:rPr>
        <w:commentReference w:id="104"/>
      </w:r>
      <w:r w:rsidR="00C95432">
        <w:rPr>
          <w:noProof/>
        </w:rPr>
        <w:drawing>
          <wp:inline distT="0" distB="0" distL="0" distR="0" wp14:anchorId="2CC0CEBB" wp14:editId="36E9DE31">
            <wp:extent cx="5486411" cy="3657607"/>
            <wp:effectExtent l="0" t="0" r="0" b="0"/>
            <wp:docPr id="51" name="Urchins_Years_Tatoo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rchins_Years_Tatoosh-1.png"/>
                    <pic:cNvPicPr/>
                  </pic:nvPicPr>
                  <pic:blipFill>
                    <a:blip r:embed="rId57" r:link="rId58" cstate="print">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14:paraId="55CC4249" w14:textId="6D5CA7E1" w:rsidR="00995B6F" w:rsidRDefault="00995B6F" w:rsidP="00995B6F">
      <w:pPr>
        <w:pStyle w:val="Caption"/>
      </w:pPr>
      <w:bookmarkStart w:id="105" w:name="_Ref57711885"/>
      <w:r>
        <w:t xml:space="preserve">Fig. S </w:t>
      </w:r>
      <w:fldSimple w:instr=" SEQ Fig._S \* ARABIC ">
        <w:r w:rsidR="00A029E1">
          <w:rPr>
            <w:noProof/>
          </w:rPr>
          <w:t>15</w:t>
        </w:r>
      </w:fldSimple>
      <w:bookmarkEnd w:id="105"/>
      <w:r>
        <w:t xml:space="preserve"> Urchin test diameters (mm) for 2018-2019 at </w:t>
      </w:r>
      <w:proofErr w:type="spellStart"/>
      <w:r>
        <w:t>Tatoosh</w:t>
      </w:r>
      <w:proofErr w:type="spellEnd"/>
      <w:r>
        <w:t xml:space="preserve"> Island, WA.</w:t>
      </w:r>
      <w:r w:rsidR="00372F6C">
        <w:t xml:space="preserve"> Note that the y-axes vary.</w:t>
      </w:r>
    </w:p>
    <w:p w14:paraId="08AC6B3D" w14:textId="4F13FB9F" w:rsidR="00995B6F" w:rsidRDefault="00995B6F" w:rsidP="00995B6F"/>
    <w:p w14:paraId="4CA8D70E" w14:textId="4A3FD54D" w:rsidR="00995B6F" w:rsidRDefault="00995B6F" w:rsidP="00995B6F"/>
    <w:p w14:paraId="0DE6D659" w14:textId="1EE435C4" w:rsidR="00995B6F" w:rsidRPr="00995B6F" w:rsidRDefault="00995B6F" w:rsidP="00995B6F"/>
    <w:sectPr w:rsidR="00995B6F" w:rsidRPr="00995B6F" w:rsidSect="00785C64">
      <w:footerReference w:type="default" r:id="rId5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jameal samhouri" w:date="2021-09-30T12:39:00Z" w:initials="js">
    <w:p w14:paraId="306118F1" w14:textId="27009EF2" w:rsidR="00CF7DFB" w:rsidRDefault="00CF7DFB">
      <w:pPr>
        <w:pStyle w:val="CommentText"/>
      </w:pPr>
      <w:r>
        <w:rPr>
          <w:rStyle w:val="CommentReference"/>
        </w:rPr>
        <w:annotationRef/>
      </w:r>
      <w:r w:rsidR="009A663F">
        <w:rPr>
          <w:noProof/>
        </w:rPr>
        <w:t>hmm, not s</w:t>
      </w:r>
      <w:r w:rsidR="009A663F">
        <w:rPr>
          <w:noProof/>
        </w:rPr>
        <w:t>ure o</w:t>
      </w:r>
      <w:r w:rsidR="009A663F">
        <w:rPr>
          <w:noProof/>
        </w:rPr>
        <w:t>n this. will come back</w:t>
      </w:r>
    </w:p>
  </w:comment>
  <w:comment w:id="17" w:author="Nick.Tolimieri" w:date="2021-06-03T10:00:00Z" w:initials="NT">
    <w:p w14:paraId="2858D4CC" w14:textId="7CBC6DD9" w:rsidR="00C77E44" w:rsidRDefault="00C77E44">
      <w:pPr>
        <w:pStyle w:val="CommentText"/>
      </w:pPr>
      <w:r>
        <w:rPr>
          <w:rStyle w:val="CommentReference"/>
        </w:rPr>
        <w:annotationRef/>
      </w:r>
      <w:r>
        <w:t>This section a bit long? Drop the general MHW stuff and just focus on the 20140-2016 info?</w:t>
      </w:r>
    </w:p>
  </w:comment>
  <w:comment w:id="22" w:author="jameal samhouri" w:date="2021-07-09T14:18:00Z" w:initials="js">
    <w:p w14:paraId="3690D7F3" w14:textId="635E1CA1" w:rsidR="00E4151D" w:rsidRDefault="00E4151D">
      <w:pPr>
        <w:pStyle w:val="CommentText"/>
      </w:pPr>
      <w:r>
        <w:rPr>
          <w:rStyle w:val="CommentReference"/>
        </w:rPr>
        <w:annotationRef/>
      </w:r>
      <w:r>
        <w:t>This paragraph is super relevant to where we want to go</w:t>
      </w:r>
    </w:p>
  </w:comment>
  <w:comment w:id="23" w:author="Nick.Tolimieri" w:date="2021-06-04T14:01:00Z" w:initials="NT">
    <w:p w14:paraId="186F2321" w14:textId="2B657F60" w:rsidR="00C77E44" w:rsidRDefault="00C77E44">
      <w:pPr>
        <w:pStyle w:val="CommentText"/>
      </w:pPr>
      <w:r>
        <w:rPr>
          <w:rStyle w:val="CommentReference"/>
        </w:rPr>
        <w:annotationRef/>
      </w:r>
      <w:r>
        <w:t xml:space="preserve">Language probably overly causal. </w:t>
      </w:r>
    </w:p>
    <w:p w14:paraId="6FD45CB7" w14:textId="77777777" w:rsidR="00C77E44" w:rsidRDefault="00C77E44">
      <w:pPr>
        <w:pStyle w:val="CommentText"/>
      </w:pPr>
    </w:p>
  </w:comment>
  <w:comment w:id="24" w:author="Nick.Tolimieri" w:date="2021-06-03T13:46:00Z" w:initials="NT">
    <w:p w14:paraId="5DC6AE60" w14:textId="0106FC9A" w:rsidR="00C77E44" w:rsidRDefault="00C77E44">
      <w:pPr>
        <w:pStyle w:val="CommentText"/>
      </w:pPr>
      <w:r>
        <w:rPr>
          <w:rStyle w:val="CommentReference"/>
        </w:rPr>
        <w:annotationRef/>
      </w:r>
      <w:r>
        <w:t>The rockfish recruits feel a little orphaned and out of place here. We could delete. However, the connection would be recruitment to kelp and the high number of recruits seen in pelagic surveys during the blob.</w:t>
      </w:r>
    </w:p>
  </w:comment>
  <w:comment w:id="25" w:author="Ole Shelton" w:date="2021-07-12T09:25:00Z" w:initials="AOS">
    <w:p w14:paraId="312A3BE2" w14:textId="77777777" w:rsidR="00633646" w:rsidRDefault="00633646">
      <w:pPr>
        <w:pStyle w:val="CommentText"/>
      </w:pPr>
      <w:r>
        <w:rPr>
          <w:rStyle w:val="CommentReference"/>
        </w:rPr>
        <w:annotationRef/>
      </w:r>
      <w:r>
        <w:t>Ne apologize pas.</w:t>
      </w:r>
    </w:p>
    <w:p w14:paraId="3331D66B" w14:textId="77777777" w:rsidR="00633646" w:rsidRDefault="00633646">
      <w:pPr>
        <w:pStyle w:val="CommentText"/>
      </w:pPr>
    </w:p>
    <w:p w14:paraId="75F63A94" w14:textId="1E8E3FD1" w:rsidR="00633646" w:rsidRDefault="00633646">
      <w:pPr>
        <w:pStyle w:val="CommentText"/>
      </w:pPr>
      <w:r>
        <w:t xml:space="preserve">We highlight the recovery trajectory of the kelp forest community in response to the </w:t>
      </w:r>
      <w:proofErr w:type="spellStart"/>
      <w:r>
        <w:t>the</w:t>
      </w:r>
      <w:proofErr w:type="spellEnd"/>
      <w:r>
        <w:t xml:space="preserve"> heat wave and sea star die off….</w:t>
      </w:r>
    </w:p>
  </w:comment>
  <w:comment w:id="46" w:author="Nick.Tolimieri" w:date="2021-05-05T09:19:00Z" w:initials="NT">
    <w:p w14:paraId="2630388D" w14:textId="77777777" w:rsidR="00AA1F2D" w:rsidRDefault="00AA1F2D" w:rsidP="00AA1F2D">
      <w:pPr>
        <w:pStyle w:val="CommentText"/>
      </w:pPr>
      <w:r>
        <w:rPr>
          <w:rStyle w:val="CommentReference"/>
        </w:rPr>
        <w:annotationRef/>
      </w:r>
      <w:r>
        <w:t>Correct format in final</w:t>
      </w:r>
    </w:p>
    <w:p w14:paraId="22F62FC6" w14:textId="77777777" w:rsidR="00AA1F2D" w:rsidRDefault="00AA1F2D" w:rsidP="00AA1F2D">
      <w:pPr>
        <w:pStyle w:val="CommentText"/>
      </w:pPr>
    </w:p>
  </w:comment>
  <w:comment w:id="47" w:author="Nick.Tolimieri" w:date="2020-12-01T10:46:00Z" w:initials="NT">
    <w:p w14:paraId="577FB2FF" w14:textId="77777777" w:rsidR="00D86470" w:rsidRDefault="00D86470" w:rsidP="00D86470">
      <w:pPr>
        <w:pStyle w:val="CommentText"/>
      </w:pPr>
      <w:r>
        <w:rPr>
          <w:rStyle w:val="CommentReference"/>
        </w:rPr>
        <w:annotationRef/>
      </w:r>
    </w:p>
    <w:p w14:paraId="5902BFA5" w14:textId="77777777" w:rsidR="00D86470" w:rsidRDefault="00D86470" w:rsidP="00D86470">
      <w:pPr>
        <w:pStyle w:val="CommentText"/>
      </w:pPr>
      <w:r>
        <w:t>I’m not sure about this. Might be BS.  Could just delete and ignore size stuff.</w:t>
      </w:r>
    </w:p>
    <w:p w14:paraId="597F0311" w14:textId="77777777" w:rsidR="00D86470" w:rsidRDefault="00D86470" w:rsidP="00D86470">
      <w:pPr>
        <w:pStyle w:val="CommentText"/>
      </w:pPr>
    </w:p>
    <w:p w14:paraId="78A5931E" w14:textId="77777777" w:rsidR="00D86470" w:rsidRDefault="00D86470" w:rsidP="00D86470">
      <w:pPr>
        <w:pStyle w:val="CommentText"/>
      </w:pPr>
      <w:r>
        <w:t>We need to clarify:</w:t>
      </w:r>
    </w:p>
    <w:p w14:paraId="0309CDFA" w14:textId="77777777" w:rsidR="00D86470" w:rsidRDefault="00D86470" w:rsidP="00D86470">
      <w:pPr>
        <w:pStyle w:val="CommentText"/>
        <w:numPr>
          <w:ilvl w:val="0"/>
          <w:numId w:val="10"/>
        </w:numPr>
      </w:pPr>
      <w:r>
        <w:t xml:space="preserve"> Size of recruitment and growth for the urchins</w:t>
      </w:r>
    </w:p>
    <w:p w14:paraId="2A2FAED6" w14:textId="77777777" w:rsidR="00D86470" w:rsidRDefault="00D86470" w:rsidP="00D86470">
      <w:pPr>
        <w:pStyle w:val="CommentText"/>
        <w:numPr>
          <w:ilvl w:val="0"/>
          <w:numId w:val="10"/>
        </w:numPr>
      </w:pPr>
      <w:r>
        <w:t xml:space="preserve"> SST during the relevant condition in 2017 and 2018</w:t>
      </w:r>
    </w:p>
    <w:p w14:paraId="0253185F" w14:textId="77777777" w:rsidR="00D86470" w:rsidRDefault="00D86470" w:rsidP="00D86470">
      <w:pPr>
        <w:pStyle w:val="CommentText"/>
        <w:numPr>
          <w:ilvl w:val="0"/>
          <w:numId w:val="10"/>
        </w:numPr>
      </w:pPr>
      <w:r>
        <w:t xml:space="preserve"> Currents around </w:t>
      </w:r>
      <w:proofErr w:type="spellStart"/>
      <w:r>
        <w:t>Tatoosh</w:t>
      </w:r>
      <w:proofErr w:type="spellEnd"/>
      <w:r>
        <w:t xml:space="preserve"> Island.</w:t>
      </w:r>
    </w:p>
  </w:comment>
  <w:comment w:id="48" w:author="Nick.Tolimieri" w:date="2021-05-07T08:27:00Z" w:initials="NT">
    <w:p w14:paraId="47AAA36F" w14:textId="77777777" w:rsidR="00C77E44" w:rsidRDefault="00C77E44" w:rsidP="00DC63ED">
      <w:pPr>
        <w:pStyle w:val="CommentText"/>
      </w:pPr>
      <w:r>
        <w:rPr>
          <w:rStyle w:val="CommentReference"/>
        </w:rPr>
        <w:annotationRef/>
      </w:r>
      <w:r>
        <w:t xml:space="preserve">Listed in the data set. Are we sure these were ochraceous and not </w:t>
      </w:r>
      <w:proofErr w:type="spellStart"/>
      <w:r>
        <w:t>brevispinus</w:t>
      </w:r>
      <w:proofErr w:type="spellEnd"/>
      <w:r>
        <w:t xml:space="preserve">? Isn’t </w:t>
      </w:r>
      <w:proofErr w:type="spellStart"/>
      <w:r>
        <w:t>ochraceaous</w:t>
      </w:r>
      <w:proofErr w:type="spellEnd"/>
      <w:r>
        <w:t xml:space="preserve"> intertidal?</w:t>
      </w:r>
    </w:p>
  </w:comment>
  <w:comment w:id="49" w:author="Nick.Tolimieri" w:date="2021-06-04T14:01:00Z" w:initials="NT">
    <w:p w14:paraId="716B44A7" w14:textId="34A52F01" w:rsidR="00C77E44" w:rsidRDefault="00C77E44">
      <w:pPr>
        <w:pStyle w:val="CommentText"/>
      </w:pPr>
      <w:r>
        <w:rPr>
          <w:rStyle w:val="CommentReference"/>
        </w:rPr>
        <w:annotationRef/>
      </w:r>
      <w:r>
        <w:t>Kinsey needs to define her groupings in the Methods.</w:t>
      </w:r>
    </w:p>
  </w:comment>
  <w:comment w:id="50" w:author="Nick.Tolimieri" w:date="2021-05-05T10:42:00Z" w:initials="NT">
    <w:p w14:paraId="784CBCE7" w14:textId="77777777" w:rsidR="00C77E44" w:rsidRDefault="00C77E44" w:rsidP="00DC63ED">
      <w:pPr>
        <w:pStyle w:val="CommentText"/>
      </w:pPr>
      <w:r>
        <w:rPr>
          <w:rStyle w:val="CommentReference"/>
        </w:rPr>
        <w:annotationRef/>
      </w:r>
      <w:r>
        <w:t xml:space="preserve">Not super happy with these stats. Visually the patters seem obvious, but there are so many points in the lower left that the stats are NS in most cases. </w:t>
      </w:r>
    </w:p>
  </w:comment>
  <w:comment w:id="51" w:author="Nick.Tolimieri" w:date="2021-06-04T14:03:00Z" w:initials="NT">
    <w:p w14:paraId="0B3AC239" w14:textId="231AF333" w:rsidR="00C77E44" w:rsidRDefault="00C77E44">
      <w:pPr>
        <w:pStyle w:val="CommentText"/>
      </w:pPr>
      <w:r>
        <w:rPr>
          <w:rStyle w:val="CommentReference"/>
        </w:rPr>
        <w:annotationRef/>
      </w:r>
      <w:r>
        <w:t>These headings in the discussion are mostly for navigation at the moment. We could keep them, but I do not expect to have sections.</w:t>
      </w:r>
    </w:p>
  </w:comment>
  <w:comment w:id="52" w:author="Nick.Tolimieri" w:date="2021-05-07T09:26:00Z" w:initials="NT">
    <w:p w14:paraId="2E0E0F0A" w14:textId="77777777" w:rsidR="00C77E44" w:rsidRDefault="00C77E44" w:rsidP="00DC63ED">
      <w:pPr>
        <w:pStyle w:val="CommentText"/>
      </w:pPr>
      <w:r>
        <w:rPr>
          <w:rStyle w:val="CommentReference"/>
        </w:rPr>
        <w:annotationRef/>
      </w:r>
      <w:r>
        <w:t>Need to check metrics all around. I think;</w:t>
      </w:r>
    </w:p>
    <w:p w14:paraId="6C63B5FE" w14:textId="77777777" w:rsidR="00C77E44" w:rsidRDefault="00C77E44" w:rsidP="00DC63ED">
      <w:pPr>
        <w:pStyle w:val="CommentText"/>
      </w:pPr>
    </w:p>
    <w:p w14:paraId="4849B66D" w14:textId="77777777" w:rsidR="00C77E44" w:rsidRDefault="00C77E44" w:rsidP="00DC63ED">
      <w:pPr>
        <w:pStyle w:val="CommentText"/>
        <w:numPr>
          <w:ilvl w:val="0"/>
          <w:numId w:val="7"/>
        </w:numPr>
      </w:pPr>
      <w:r>
        <w:t xml:space="preserve"> Urchins are m-2</w:t>
      </w:r>
    </w:p>
    <w:p w14:paraId="4EE855D4" w14:textId="77777777" w:rsidR="00C77E44" w:rsidRDefault="00C77E44" w:rsidP="00DC63ED">
      <w:pPr>
        <w:pStyle w:val="CommentText"/>
        <w:numPr>
          <w:ilvl w:val="0"/>
          <w:numId w:val="7"/>
        </w:numPr>
      </w:pPr>
      <w:r>
        <w:t xml:space="preserve"> Stars are </w:t>
      </w:r>
      <w:proofErr w:type="gramStart"/>
      <w:r>
        <w:t>transect</w:t>
      </w:r>
      <w:proofErr w:type="gramEnd"/>
      <w:r>
        <w:t xml:space="preserve"> (60m-2)</w:t>
      </w:r>
    </w:p>
  </w:comment>
  <w:comment w:id="54" w:author="Nick.Tolimieri" w:date="2021-05-19T11:58:00Z" w:initials="NT">
    <w:p w14:paraId="423184E0" w14:textId="77777777" w:rsidR="00C77E44" w:rsidRDefault="00C77E44" w:rsidP="00DC63ED">
      <w:pPr>
        <w:pStyle w:val="CommentText"/>
      </w:pPr>
      <w:r>
        <w:rPr>
          <w:rStyle w:val="CommentReference"/>
        </w:rPr>
        <w:annotationRef/>
      </w:r>
      <w:r>
        <w:t>Or maybe just low reproductive output. Allee effects may be too specific a term. They may still fertilize, but just not produce that may recruits due to low population size.</w:t>
      </w:r>
    </w:p>
  </w:comment>
  <w:comment w:id="55" w:author="Nick.Tolimieri" w:date="2021-06-03T13:43:00Z" w:initials="NT">
    <w:p w14:paraId="584B318C" w14:textId="26FA5B8B" w:rsidR="00C77E44" w:rsidRDefault="00C77E44">
      <w:pPr>
        <w:pStyle w:val="CommentText"/>
      </w:pPr>
      <w:r>
        <w:rPr>
          <w:rStyle w:val="CommentReference"/>
        </w:rPr>
        <w:annotationRef/>
      </w:r>
      <w:r>
        <w:t>Right now, there is a fair bit of narrative detail/results in the Discussion to highlight specific trends, etc. We might consider removing much of it.  Open for discussion.</w:t>
      </w:r>
    </w:p>
  </w:comment>
  <w:comment w:id="56" w:author="Nick.Tolimieri" w:date="2021-06-03T13:49:00Z" w:initials="NT">
    <w:p w14:paraId="35C5F11C" w14:textId="5E9D4680" w:rsidR="00C77E44" w:rsidRDefault="00C77E44">
      <w:pPr>
        <w:pStyle w:val="CommentText"/>
      </w:pPr>
      <w:r>
        <w:rPr>
          <w:rStyle w:val="CommentReference"/>
        </w:rPr>
        <w:annotationRef/>
      </w:r>
      <w:r>
        <w:t>I’m not really sure about the size stuff. Could delete this part but leave the MHW stuff below.</w:t>
      </w:r>
    </w:p>
  </w:comment>
  <w:comment w:id="57" w:author="Nick.Tolimieri" w:date="2021-05-19T11:24:00Z" w:initials="NT">
    <w:p w14:paraId="1F6C3778" w14:textId="0C5EEC72" w:rsidR="00C77E44" w:rsidRDefault="00C77E44">
      <w:pPr>
        <w:pStyle w:val="CommentText"/>
      </w:pPr>
      <w:r>
        <w:rPr>
          <w:rStyle w:val="CommentReference"/>
        </w:rPr>
        <w:annotationRef/>
      </w:r>
      <w:r>
        <w:t xml:space="preserve">Check the metric m-2 or # per transect? </w:t>
      </w:r>
      <w:proofErr w:type="spellStart"/>
      <w:r>
        <w:t>Etc</w:t>
      </w:r>
      <w:proofErr w:type="spellEnd"/>
    </w:p>
    <w:p w14:paraId="00D82905" w14:textId="745E2FB0" w:rsidR="00C77E44" w:rsidRDefault="00C77E44">
      <w:pPr>
        <w:pStyle w:val="CommentText"/>
      </w:pPr>
    </w:p>
    <w:p w14:paraId="5C5872FD" w14:textId="6A795A2D" w:rsidR="00C77E44" w:rsidRDefault="00C77E44">
      <w:pPr>
        <w:pStyle w:val="CommentText"/>
      </w:pPr>
      <w:r>
        <w:t>Here and elsewhere</w:t>
      </w:r>
    </w:p>
  </w:comment>
  <w:comment w:id="58" w:author="Nick.Tolimieri" w:date="2021-05-06T09:24:00Z" w:initials="NT">
    <w:p w14:paraId="70B4474E" w14:textId="65C48964" w:rsidR="00C77E44" w:rsidRDefault="00C77E44">
      <w:pPr>
        <w:pStyle w:val="CommentText"/>
      </w:pPr>
      <w:r>
        <w:rPr>
          <w:rStyle w:val="CommentReference"/>
        </w:rPr>
        <w:annotationRef/>
      </w:r>
      <w:r>
        <w:t>My arms hurt from all the waving. I may have strained something.</w:t>
      </w:r>
    </w:p>
  </w:comment>
  <w:comment w:id="59" w:author="Nick.Tolimieri" w:date="2021-06-04T14:45:00Z" w:initials="NT">
    <w:p w14:paraId="3CD665ED" w14:textId="35A99A90" w:rsidR="00C77E44" w:rsidRDefault="00C77E44">
      <w:pPr>
        <w:pStyle w:val="CommentText"/>
      </w:pPr>
      <w:r>
        <w:rPr>
          <w:rStyle w:val="CommentReference"/>
        </w:rPr>
        <w:annotationRef/>
      </w:r>
      <w:r>
        <w:t>This section feels somewhat orphaned and un-related to the previous two.  Should we just delete it? It IS related to MHW and recruitment stuff but not really to the sea star – urchins – algae relationships, which could just be the focus of the paper.</w:t>
      </w:r>
    </w:p>
  </w:comment>
  <w:comment w:id="60" w:author="Nick.Tolimieri" w:date="2021-06-04T14:46:00Z" w:initials="NT">
    <w:p w14:paraId="592F5857" w14:textId="085CF779" w:rsidR="00C77E44" w:rsidRDefault="00C77E44">
      <w:pPr>
        <w:pStyle w:val="CommentText"/>
      </w:pPr>
      <w:r>
        <w:rPr>
          <w:rStyle w:val="CommentReference"/>
        </w:rPr>
        <w:annotationRef/>
      </w:r>
    </w:p>
  </w:comment>
  <w:comment w:id="61" w:author="Nick.Tolimieri" w:date="2021-04-01T14:13:00Z" w:initials="NT">
    <w:p w14:paraId="376123F6" w14:textId="3CA86233" w:rsidR="00C77E44" w:rsidRDefault="00C77E44">
      <w:pPr>
        <w:pStyle w:val="CommentText"/>
      </w:pPr>
      <w:r>
        <w:rPr>
          <w:rStyle w:val="CommentReference"/>
        </w:rPr>
        <w:annotationRef/>
      </w:r>
      <w:r>
        <w:t>Why?</w:t>
      </w:r>
    </w:p>
  </w:comment>
  <w:comment w:id="62" w:author="Nick.Tolimieri" w:date="2021-06-21T15:39:00Z" w:initials="NT">
    <w:p w14:paraId="010BC91B" w14:textId="4F55AD20" w:rsidR="00E40119" w:rsidRDefault="00E40119">
      <w:pPr>
        <w:pStyle w:val="CommentText"/>
      </w:pPr>
      <w:r>
        <w:rPr>
          <w:rStyle w:val="CommentReference"/>
        </w:rPr>
        <w:annotationRef/>
      </w:r>
      <w:r>
        <w:t>I fully admit that this final paragraph, and especially this final sentence, are lame…</w:t>
      </w:r>
    </w:p>
  </w:comment>
  <w:comment w:id="72" w:author="Nick.Tolimieri" w:date="2021-05-05T10:29:00Z" w:initials="NT">
    <w:p w14:paraId="6CA7B8AA" w14:textId="77777777" w:rsidR="00C77E44" w:rsidRDefault="00C77E44">
      <w:pPr>
        <w:pStyle w:val="CommentText"/>
      </w:pPr>
      <w:r>
        <w:rPr>
          <w:rStyle w:val="CommentReference"/>
        </w:rPr>
        <w:annotationRef/>
      </w:r>
    </w:p>
    <w:p w14:paraId="332C5C28" w14:textId="646AAB5B" w:rsidR="00C77E44" w:rsidRDefault="00C77E44">
      <w:pPr>
        <w:pStyle w:val="CommentText"/>
      </w:pPr>
      <w:r>
        <w:t xml:space="preserve">What is the measure here?  Must be m2 given the </w:t>
      </w:r>
      <w:proofErr w:type="spellStart"/>
      <w:r>
        <w:t>the</w:t>
      </w:r>
      <w:proofErr w:type="spellEnd"/>
      <w:r>
        <w:t xml:space="preserve"> numbers. Couldn’t be # per 30x2 m transect. Too low.</w:t>
      </w:r>
    </w:p>
    <w:p w14:paraId="7F415776" w14:textId="77777777" w:rsidR="00C77E44" w:rsidRDefault="00C77E44">
      <w:pPr>
        <w:pStyle w:val="CommentText"/>
      </w:pPr>
    </w:p>
    <w:p w14:paraId="218E183F" w14:textId="0F7E66FB" w:rsidR="00C77E44" w:rsidRDefault="00C77E44">
      <w:pPr>
        <w:pStyle w:val="CommentText"/>
      </w:pPr>
      <w:r>
        <w:t>Double check: do large sea stars, and medium sea stars include other listed species here?  Delete?</w:t>
      </w:r>
    </w:p>
  </w:comment>
  <w:comment w:id="74" w:author="Nick.Tolimieri" w:date="2021-06-21T15:43:00Z" w:initials="NT">
    <w:p w14:paraId="750CEA2C" w14:textId="54C5B610" w:rsidR="00EE11B1" w:rsidRDefault="00EE11B1">
      <w:pPr>
        <w:pStyle w:val="CommentText"/>
      </w:pPr>
      <w:r>
        <w:rPr>
          <w:rStyle w:val="CommentReference"/>
        </w:rPr>
        <w:annotationRef/>
      </w:r>
      <w:r>
        <w:t xml:space="preserve">Black line is from a GAM. Do we need it or should we just do a visual test?  Open to other stats too.  </w:t>
      </w:r>
      <w:r w:rsidR="00C5674C">
        <w:t>Negative exponential growth is NS because of the large number of points in the lower left.</w:t>
      </w:r>
    </w:p>
  </w:comment>
  <w:comment w:id="76" w:author="Ole Shelton" w:date="2021-09-29T20:10:00Z" w:initials="AOS">
    <w:p w14:paraId="5F0ABFD8" w14:textId="58C69064" w:rsidR="002C6C5C" w:rsidRDefault="002C6C5C">
      <w:pPr>
        <w:pStyle w:val="CommentText"/>
      </w:pPr>
      <w:r>
        <w:rPr>
          <w:rStyle w:val="CommentReference"/>
        </w:rPr>
        <w:annotationRef/>
      </w:r>
      <w:r>
        <w:t>Change y-axis on these plots to be in non-log units. I’m curious about the error bars.</w:t>
      </w:r>
    </w:p>
  </w:comment>
  <w:comment w:id="98" w:author="Nick.Tolimieri" w:date="2021-05-06T09:15:00Z" w:initials="NT">
    <w:p w14:paraId="0D2F8E20" w14:textId="00B4D7E3" w:rsidR="00C77E44" w:rsidRDefault="00C77E44">
      <w:pPr>
        <w:pStyle w:val="CommentText"/>
      </w:pPr>
      <w:r>
        <w:rPr>
          <w:rStyle w:val="CommentReference"/>
        </w:rPr>
        <w:annotationRef/>
      </w:r>
      <w:r>
        <w:t>Check numbers. Make sure these values do not include 2015.</w:t>
      </w:r>
    </w:p>
    <w:p w14:paraId="34CABEC9" w14:textId="3ACF7DA5" w:rsidR="00C77E44" w:rsidRDefault="00C77E44">
      <w:pPr>
        <w:pStyle w:val="CommentText"/>
      </w:pPr>
    </w:p>
    <w:p w14:paraId="4513FE81" w14:textId="349A2DA6" w:rsidR="00C77E44" w:rsidRDefault="00C77E44">
      <w:pPr>
        <w:pStyle w:val="CommentText"/>
      </w:pPr>
      <w:r>
        <w:t xml:space="preserve">Why lump </w:t>
      </w:r>
      <w:proofErr w:type="spellStart"/>
      <w:r>
        <w:t>Evasterias</w:t>
      </w:r>
      <w:proofErr w:type="spellEnd"/>
      <w:r>
        <w:t xml:space="preserve"> and </w:t>
      </w:r>
      <w:proofErr w:type="spellStart"/>
      <w:r>
        <w:t>Orthasterisas</w:t>
      </w:r>
      <w:proofErr w:type="spellEnd"/>
      <w:r>
        <w:t>…saw lots.  Add to Methods.</w:t>
      </w:r>
    </w:p>
    <w:p w14:paraId="19D61073" w14:textId="77777777" w:rsidR="00C77E44" w:rsidRDefault="00C77E44">
      <w:pPr>
        <w:pStyle w:val="CommentText"/>
      </w:pPr>
    </w:p>
  </w:comment>
  <w:comment w:id="104" w:author="Nick.Tolimieri" w:date="2020-12-01T10:40:00Z" w:initials="NT">
    <w:p w14:paraId="1D000447" w14:textId="24B0E39F" w:rsidR="00C77E44" w:rsidRDefault="00C77E44">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06118F1" w15:done="0"/>
  <w15:commentEx w15:paraId="2858D4CC" w15:done="0"/>
  <w15:commentEx w15:paraId="3690D7F3" w15:done="0"/>
  <w15:commentEx w15:paraId="6FD45CB7" w15:done="0"/>
  <w15:commentEx w15:paraId="5DC6AE60" w15:done="0"/>
  <w15:commentEx w15:paraId="75F63A94" w15:done="0"/>
  <w15:commentEx w15:paraId="22F62FC6" w15:done="0"/>
  <w15:commentEx w15:paraId="0253185F" w15:done="0"/>
  <w15:commentEx w15:paraId="47AAA36F" w15:done="0"/>
  <w15:commentEx w15:paraId="716B44A7" w15:done="0"/>
  <w15:commentEx w15:paraId="784CBCE7" w15:done="0"/>
  <w15:commentEx w15:paraId="0B3AC239" w15:done="0"/>
  <w15:commentEx w15:paraId="4EE855D4" w15:done="0"/>
  <w15:commentEx w15:paraId="423184E0" w15:done="0"/>
  <w15:commentEx w15:paraId="584B318C" w15:done="0"/>
  <w15:commentEx w15:paraId="35C5F11C" w15:done="0"/>
  <w15:commentEx w15:paraId="5C5872FD" w15:done="0"/>
  <w15:commentEx w15:paraId="70B4474E" w15:done="0"/>
  <w15:commentEx w15:paraId="3CD665ED" w15:done="0"/>
  <w15:commentEx w15:paraId="592F5857" w15:paraIdParent="3CD665ED" w15:done="0"/>
  <w15:commentEx w15:paraId="376123F6" w15:done="0"/>
  <w15:commentEx w15:paraId="010BC91B" w15:done="0"/>
  <w15:commentEx w15:paraId="218E183F" w15:done="0"/>
  <w15:commentEx w15:paraId="750CEA2C" w15:done="0"/>
  <w15:commentEx w15:paraId="5F0ABFD8" w15:done="0"/>
  <w15:commentEx w15:paraId="19D61073" w15:done="0"/>
  <w15:commentEx w15:paraId="1D00044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02E8E" w16cex:dateUtc="2021-09-30T19:39:00Z"/>
  <w16cex:commentExtensible w16cex:durableId="2492D923" w16cex:dateUtc="2021-07-09T21:18:00Z"/>
  <w16cex:commentExtensible w16cex:durableId="2496890B" w16cex:dateUtc="2021-07-12T16:25:00Z"/>
  <w16cex:commentExtensible w16cex:durableId="24FF46C8" w16cex:dateUtc="2021-09-30T03: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06118F1" w16cid:durableId="25002E8E"/>
  <w16cid:commentId w16cid:paraId="2858D4CC" w16cid:durableId="2492D062"/>
  <w16cid:commentId w16cid:paraId="3690D7F3" w16cid:durableId="2492D923"/>
  <w16cid:commentId w16cid:paraId="6FD45CB7" w16cid:durableId="2492D063"/>
  <w16cid:commentId w16cid:paraId="5DC6AE60" w16cid:durableId="2492D064"/>
  <w16cid:commentId w16cid:paraId="75F63A94" w16cid:durableId="2496890B"/>
  <w16cid:commentId w16cid:paraId="22F62FC6" w16cid:durableId="24FF4311"/>
  <w16cid:commentId w16cid:paraId="0253185F" w16cid:durableId="24FF4823"/>
  <w16cid:commentId w16cid:paraId="47AAA36F" w16cid:durableId="2492D069"/>
  <w16cid:commentId w16cid:paraId="716B44A7" w16cid:durableId="2492D06A"/>
  <w16cid:commentId w16cid:paraId="784CBCE7" w16cid:durableId="2492D06B"/>
  <w16cid:commentId w16cid:paraId="0B3AC239" w16cid:durableId="2492D06D"/>
  <w16cid:commentId w16cid:paraId="4EE855D4" w16cid:durableId="2492D06E"/>
  <w16cid:commentId w16cid:paraId="423184E0" w16cid:durableId="2492D06F"/>
  <w16cid:commentId w16cid:paraId="584B318C" w16cid:durableId="2492D070"/>
  <w16cid:commentId w16cid:paraId="35C5F11C" w16cid:durableId="2492D071"/>
  <w16cid:commentId w16cid:paraId="5C5872FD" w16cid:durableId="2492D072"/>
  <w16cid:commentId w16cid:paraId="70B4474E" w16cid:durableId="2492D073"/>
  <w16cid:commentId w16cid:paraId="3CD665ED" w16cid:durableId="2492D074"/>
  <w16cid:commentId w16cid:paraId="592F5857" w16cid:durableId="2492D075"/>
  <w16cid:commentId w16cid:paraId="376123F6" w16cid:durableId="2492D076"/>
  <w16cid:commentId w16cid:paraId="010BC91B" w16cid:durableId="2492D077"/>
  <w16cid:commentId w16cid:paraId="218E183F" w16cid:durableId="2492D078"/>
  <w16cid:commentId w16cid:paraId="750CEA2C" w16cid:durableId="2492D079"/>
  <w16cid:commentId w16cid:paraId="5F0ABFD8" w16cid:durableId="24FF46C8"/>
  <w16cid:commentId w16cid:paraId="19D61073" w16cid:durableId="2492D07A"/>
  <w16cid:commentId w16cid:paraId="1D000447" w16cid:durableId="2492D0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393541" w14:textId="77777777" w:rsidR="009A663F" w:rsidRDefault="009A663F" w:rsidP="00D53E7A">
      <w:r>
        <w:separator/>
      </w:r>
    </w:p>
    <w:p w14:paraId="2ABCC9C5" w14:textId="77777777" w:rsidR="009A663F" w:rsidRDefault="009A663F" w:rsidP="00D53E7A"/>
  </w:endnote>
  <w:endnote w:type="continuationSeparator" w:id="0">
    <w:p w14:paraId="248B1162" w14:textId="77777777" w:rsidR="009A663F" w:rsidRDefault="009A663F" w:rsidP="00D53E7A">
      <w:r>
        <w:continuationSeparator/>
      </w:r>
    </w:p>
    <w:p w14:paraId="0626AE21" w14:textId="77777777" w:rsidR="009A663F" w:rsidRDefault="009A663F" w:rsidP="00D53E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7306741"/>
      <w:docPartObj>
        <w:docPartGallery w:val="Page Numbers (Bottom of Page)"/>
        <w:docPartUnique/>
      </w:docPartObj>
    </w:sdtPr>
    <w:sdtEndPr>
      <w:rPr>
        <w:noProof/>
      </w:rPr>
    </w:sdtEndPr>
    <w:sdtContent>
      <w:p w14:paraId="073339B5" w14:textId="5501C65F" w:rsidR="00C77E44" w:rsidRDefault="00C77E44">
        <w:pPr>
          <w:pStyle w:val="Footer"/>
          <w:jc w:val="center"/>
        </w:pPr>
        <w:r>
          <w:fldChar w:fldCharType="begin"/>
        </w:r>
        <w:r>
          <w:instrText xml:space="preserve"> PAGE   \* MERGEFORMAT </w:instrText>
        </w:r>
        <w:r>
          <w:fldChar w:fldCharType="separate"/>
        </w:r>
        <w:r w:rsidR="00C5674C">
          <w:rPr>
            <w:noProof/>
          </w:rPr>
          <w:t>40</w:t>
        </w:r>
        <w:r>
          <w:rPr>
            <w:noProof/>
          </w:rPr>
          <w:fldChar w:fldCharType="end"/>
        </w:r>
      </w:p>
    </w:sdtContent>
  </w:sdt>
  <w:p w14:paraId="24CEAB1E" w14:textId="77777777" w:rsidR="00C77E44" w:rsidRDefault="00C77E44" w:rsidP="00D53E7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B8411A" w14:textId="77777777" w:rsidR="009A663F" w:rsidRDefault="009A663F" w:rsidP="00D53E7A">
      <w:r>
        <w:separator/>
      </w:r>
    </w:p>
    <w:p w14:paraId="3DA653BE" w14:textId="77777777" w:rsidR="009A663F" w:rsidRDefault="009A663F" w:rsidP="00D53E7A"/>
  </w:footnote>
  <w:footnote w:type="continuationSeparator" w:id="0">
    <w:p w14:paraId="3BB0BFA8" w14:textId="77777777" w:rsidR="009A663F" w:rsidRDefault="009A663F" w:rsidP="00D53E7A">
      <w:r>
        <w:continuationSeparator/>
      </w:r>
    </w:p>
    <w:p w14:paraId="06B559EA" w14:textId="77777777" w:rsidR="009A663F" w:rsidRDefault="009A663F" w:rsidP="00D53E7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A35D9"/>
    <w:multiLevelType w:val="hybridMultilevel"/>
    <w:tmpl w:val="C6205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2F2438"/>
    <w:multiLevelType w:val="hybridMultilevel"/>
    <w:tmpl w:val="5D18C8A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BAE1350"/>
    <w:multiLevelType w:val="hybridMultilevel"/>
    <w:tmpl w:val="568E1802"/>
    <w:lvl w:ilvl="0" w:tplc="605AE6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946521"/>
    <w:multiLevelType w:val="hybridMultilevel"/>
    <w:tmpl w:val="0488598C"/>
    <w:lvl w:ilvl="0" w:tplc="9A8A49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FB04F32"/>
    <w:multiLevelType w:val="hybridMultilevel"/>
    <w:tmpl w:val="DBDAD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5301DD"/>
    <w:multiLevelType w:val="hybridMultilevel"/>
    <w:tmpl w:val="6060C10C"/>
    <w:lvl w:ilvl="0" w:tplc="04090013">
      <w:start w:val="1"/>
      <w:numFmt w:val="upp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E8C716E"/>
    <w:multiLevelType w:val="hybridMultilevel"/>
    <w:tmpl w:val="9B34A10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4CB0A13"/>
    <w:multiLevelType w:val="hybridMultilevel"/>
    <w:tmpl w:val="3D1A99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216B70"/>
    <w:multiLevelType w:val="hybridMultilevel"/>
    <w:tmpl w:val="E83A947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5131D0B"/>
    <w:multiLevelType w:val="hybridMultilevel"/>
    <w:tmpl w:val="DC44CEC6"/>
    <w:lvl w:ilvl="0" w:tplc="06787D1A">
      <w:start w:val="1"/>
      <w:numFmt w:val="decimal"/>
      <w:lvlText w:val="(%1)"/>
      <w:lvlJc w:val="righ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0F454E8"/>
    <w:multiLevelType w:val="multilevel"/>
    <w:tmpl w:val="38A81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737D6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70847BD"/>
    <w:multiLevelType w:val="multilevel"/>
    <w:tmpl w:val="CB8E80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242C25"/>
    <w:multiLevelType w:val="hybridMultilevel"/>
    <w:tmpl w:val="223CD152"/>
    <w:lvl w:ilvl="0" w:tplc="9A8A49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742719"/>
    <w:multiLevelType w:val="hybridMultilevel"/>
    <w:tmpl w:val="279A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3"/>
  </w:num>
  <w:num w:numId="3">
    <w:abstractNumId w:val="5"/>
  </w:num>
  <w:num w:numId="4">
    <w:abstractNumId w:val="6"/>
  </w:num>
  <w:num w:numId="5">
    <w:abstractNumId w:val="11"/>
  </w:num>
  <w:num w:numId="6">
    <w:abstractNumId w:val="9"/>
  </w:num>
  <w:num w:numId="7">
    <w:abstractNumId w:val="2"/>
  </w:num>
  <w:num w:numId="8">
    <w:abstractNumId w:val="8"/>
  </w:num>
  <w:num w:numId="9">
    <w:abstractNumId w:val="1"/>
  </w:num>
  <w:num w:numId="10">
    <w:abstractNumId w:val="4"/>
  </w:num>
  <w:num w:numId="11">
    <w:abstractNumId w:val="14"/>
  </w:num>
  <w:num w:numId="12">
    <w:abstractNumId w:val="7"/>
  </w:num>
  <w:num w:numId="13">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14">
    <w:abstractNumId w:val="0"/>
  </w:num>
  <w:num w:numId="15">
    <w:abstractNumId w:val="10"/>
  </w:num>
  <w:num w:numId="16">
    <w:abstractNumId w:val="10"/>
  </w:num>
  <w:num w:numId="1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e Shelton">
    <w15:presenceInfo w15:providerId="None" w15:userId="Ole Shelton"/>
  </w15:person>
  <w15:person w15:author="jameal samhouri">
    <w15:presenceInfo w15:providerId="Windows Live" w15:userId="ef97de3db41021e2"/>
  </w15:person>
  <w15:person w15:author="Nick.Tolimieri">
    <w15:presenceInfo w15:providerId="None" w15:userId="Nick.Tolimie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mbria&lt;/FontName&gt;&lt;FontSize&gt;9&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99r02pdsz02vhet5wvvf0ejr2a09aed5020&quot;&gt;References&lt;record-ids&gt;&lt;item&gt;811&lt;/item&gt;&lt;item&gt;2514&lt;/item&gt;&lt;item&gt;3596&lt;/item&gt;&lt;item&gt;4505&lt;/item&gt;&lt;item&gt;4707&lt;/item&gt;&lt;item&gt;4750&lt;/item&gt;&lt;item&gt;5111&lt;/item&gt;&lt;item&gt;5114&lt;/item&gt;&lt;item&gt;5168&lt;/item&gt;&lt;item&gt;5780&lt;/item&gt;&lt;item&gt;5786&lt;/item&gt;&lt;item&gt;6090&lt;/item&gt;&lt;item&gt;6677&lt;/item&gt;&lt;item&gt;7132&lt;/item&gt;&lt;item&gt;7229&lt;/item&gt;&lt;item&gt;7421&lt;/item&gt;&lt;item&gt;7451&lt;/item&gt;&lt;item&gt;8239&lt;/item&gt;&lt;item&gt;8240&lt;/item&gt;&lt;item&gt;8247&lt;/item&gt;&lt;item&gt;8248&lt;/item&gt;&lt;item&gt;8334&lt;/item&gt;&lt;item&gt;8335&lt;/item&gt;&lt;item&gt;8337&lt;/item&gt;&lt;item&gt;8338&lt;/item&gt;&lt;item&gt;8339&lt;/item&gt;&lt;item&gt;8340&lt;/item&gt;&lt;item&gt;8341&lt;/item&gt;&lt;item&gt;8345&lt;/item&gt;&lt;item&gt;8346&lt;/item&gt;&lt;item&gt;8351&lt;/item&gt;&lt;item&gt;8382&lt;/item&gt;&lt;item&gt;8386&lt;/item&gt;&lt;item&gt;8393&lt;/item&gt;&lt;item&gt;8399&lt;/item&gt;&lt;item&gt;8400&lt;/item&gt;&lt;item&gt;8405&lt;/item&gt;&lt;item&gt;8407&lt;/item&gt;&lt;item&gt;8408&lt;/item&gt;&lt;item&gt;8409&lt;/item&gt;&lt;item&gt;8410&lt;/item&gt;&lt;item&gt;8424&lt;/item&gt;&lt;item&gt;8425&lt;/item&gt;&lt;item&gt;8447&lt;/item&gt;&lt;item&gt;8449&lt;/item&gt;&lt;item&gt;8450&lt;/item&gt;&lt;item&gt;8452&lt;/item&gt;&lt;item&gt;8466&lt;/item&gt;&lt;item&gt;8471&lt;/item&gt;&lt;item&gt;8482&lt;/item&gt;&lt;item&gt;8483&lt;/item&gt;&lt;item&gt;8494&lt;/item&gt;&lt;item&gt;8495&lt;/item&gt;&lt;item&gt;8496&lt;/item&gt;&lt;item&gt;8497&lt;/item&gt;&lt;item&gt;8498&lt;/item&gt;&lt;item&gt;8500&lt;/item&gt;&lt;item&gt;8503&lt;/item&gt;&lt;item&gt;8510&lt;/item&gt;&lt;item&gt;8513&lt;/item&gt;&lt;item&gt;8521&lt;/item&gt;&lt;item&gt;8522&lt;/item&gt;&lt;item&gt;8523&lt;/item&gt;&lt;item&gt;8524&lt;/item&gt;&lt;item&gt;8525&lt;/item&gt;&lt;item&gt;8526&lt;/item&gt;&lt;item&gt;8527&lt;/item&gt;&lt;/record-ids&gt;&lt;/item&gt;&lt;/Libraries&gt;"/>
  </w:docVars>
  <w:rsids>
    <w:rsidRoot w:val="00ED7FF3"/>
    <w:rsid w:val="00000DBC"/>
    <w:rsid w:val="0000405E"/>
    <w:rsid w:val="00004ABE"/>
    <w:rsid w:val="00013271"/>
    <w:rsid w:val="00026762"/>
    <w:rsid w:val="0003003F"/>
    <w:rsid w:val="000305A3"/>
    <w:rsid w:val="00031776"/>
    <w:rsid w:val="00031C0A"/>
    <w:rsid w:val="00032975"/>
    <w:rsid w:val="00041F0D"/>
    <w:rsid w:val="00043A2C"/>
    <w:rsid w:val="00045F5F"/>
    <w:rsid w:val="0005080C"/>
    <w:rsid w:val="0005217B"/>
    <w:rsid w:val="000558E5"/>
    <w:rsid w:val="00055EEC"/>
    <w:rsid w:val="00056C63"/>
    <w:rsid w:val="000571F7"/>
    <w:rsid w:val="00064CE7"/>
    <w:rsid w:val="0007142F"/>
    <w:rsid w:val="0007681D"/>
    <w:rsid w:val="00076D29"/>
    <w:rsid w:val="00081995"/>
    <w:rsid w:val="000852A0"/>
    <w:rsid w:val="00093711"/>
    <w:rsid w:val="00097EF7"/>
    <w:rsid w:val="000A01B6"/>
    <w:rsid w:val="000A1255"/>
    <w:rsid w:val="000A1791"/>
    <w:rsid w:val="000A3061"/>
    <w:rsid w:val="000A58BA"/>
    <w:rsid w:val="000A5AFF"/>
    <w:rsid w:val="000B35C0"/>
    <w:rsid w:val="000B6FE4"/>
    <w:rsid w:val="000C0A6E"/>
    <w:rsid w:val="000C2020"/>
    <w:rsid w:val="000C3CD9"/>
    <w:rsid w:val="000C47A2"/>
    <w:rsid w:val="000D07CF"/>
    <w:rsid w:val="000D613A"/>
    <w:rsid w:val="000D7BBF"/>
    <w:rsid w:val="000E2BD5"/>
    <w:rsid w:val="000F11C1"/>
    <w:rsid w:val="000F265A"/>
    <w:rsid w:val="000F386A"/>
    <w:rsid w:val="000F3F9C"/>
    <w:rsid w:val="000F4E5A"/>
    <w:rsid w:val="000F5C9F"/>
    <w:rsid w:val="000F645D"/>
    <w:rsid w:val="00100DFA"/>
    <w:rsid w:val="001101BB"/>
    <w:rsid w:val="0011028D"/>
    <w:rsid w:val="001103AF"/>
    <w:rsid w:val="00110D48"/>
    <w:rsid w:val="00113462"/>
    <w:rsid w:val="00116B74"/>
    <w:rsid w:val="00126394"/>
    <w:rsid w:val="00134376"/>
    <w:rsid w:val="00134DCD"/>
    <w:rsid w:val="0014013F"/>
    <w:rsid w:val="0014123A"/>
    <w:rsid w:val="00142687"/>
    <w:rsid w:val="0016126C"/>
    <w:rsid w:val="00163886"/>
    <w:rsid w:val="0016794F"/>
    <w:rsid w:val="001721D9"/>
    <w:rsid w:val="00174416"/>
    <w:rsid w:val="00177700"/>
    <w:rsid w:val="0018403C"/>
    <w:rsid w:val="0018503B"/>
    <w:rsid w:val="00192495"/>
    <w:rsid w:val="001945B4"/>
    <w:rsid w:val="00194950"/>
    <w:rsid w:val="001958A0"/>
    <w:rsid w:val="001A28A1"/>
    <w:rsid w:val="001B11D8"/>
    <w:rsid w:val="001B32FD"/>
    <w:rsid w:val="001C462B"/>
    <w:rsid w:val="001C492B"/>
    <w:rsid w:val="001D0AB8"/>
    <w:rsid w:val="001D50F8"/>
    <w:rsid w:val="001D7F18"/>
    <w:rsid w:val="001E2776"/>
    <w:rsid w:val="001E3F1E"/>
    <w:rsid w:val="001E459D"/>
    <w:rsid w:val="001E551D"/>
    <w:rsid w:val="001E5522"/>
    <w:rsid w:val="001E7051"/>
    <w:rsid w:val="001E7530"/>
    <w:rsid w:val="001F036D"/>
    <w:rsid w:val="00200A1B"/>
    <w:rsid w:val="00201441"/>
    <w:rsid w:val="00205688"/>
    <w:rsid w:val="0020773A"/>
    <w:rsid w:val="0021437E"/>
    <w:rsid w:val="0021476B"/>
    <w:rsid w:val="00216026"/>
    <w:rsid w:val="002200A3"/>
    <w:rsid w:val="00222E5C"/>
    <w:rsid w:val="002237C5"/>
    <w:rsid w:val="0022493E"/>
    <w:rsid w:val="00224EF1"/>
    <w:rsid w:val="00226A92"/>
    <w:rsid w:val="002322A9"/>
    <w:rsid w:val="002373F6"/>
    <w:rsid w:val="00240B73"/>
    <w:rsid w:val="002516AF"/>
    <w:rsid w:val="00254B40"/>
    <w:rsid w:val="002560DD"/>
    <w:rsid w:val="00257DDA"/>
    <w:rsid w:val="00260781"/>
    <w:rsid w:val="002622DB"/>
    <w:rsid w:val="002638E6"/>
    <w:rsid w:val="00267FE1"/>
    <w:rsid w:val="00270CAF"/>
    <w:rsid w:val="002737E0"/>
    <w:rsid w:val="00274F02"/>
    <w:rsid w:val="00276900"/>
    <w:rsid w:val="00282CC7"/>
    <w:rsid w:val="00285EAE"/>
    <w:rsid w:val="00287F44"/>
    <w:rsid w:val="0029250A"/>
    <w:rsid w:val="002940E7"/>
    <w:rsid w:val="0029623B"/>
    <w:rsid w:val="00296C03"/>
    <w:rsid w:val="002979AD"/>
    <w:rsid w:val="002A1847"/>
    <w:rsid w:val="002A2DF1"/>
    <w:rsid w:val="002A36DC"/>
    <w:rsid w:val="002B052B"/>
    <w:rsid w:val="002B3067"/>
    <w:rsid w:val="002B31D0"/>
    <w:rsid w:val="002B6631"/>
    <w:rsid w:val="002B6D54"/>
    <w:rsid w:val="002B7609"/>
    <w:rsid w:val="002C0422"/>
    <w:rsid w:val="002C13DE"/>
    <w:rsid w:val="002C1EA5"/>
    <w:rsid w:val="002C2019"/>
    <w:rsid w:val="002C3545"/>
    <w:rsid w:val="002C3F41"/>
    <w:rsid w:val="002C6C5C"/>
    <w:rsid w:val="002D05F0"/>
    <w:rsid w:val="002D24AF"/>
    <w:rsid w:val="002D279E"/>
    <w:rsid w:val="002D35FD"/>
    <w:rsid w:val="002D41B9"/>
    <w:rsid w:val="002D4410"/>
    <w:rsid w:val="002D478B"/>
    <w:rsid w:val="002D7028"/>
    <w:rsid w:val="002E6D25"/>
    <w:rsid w:val="002F1D18"/>
    <w:rsid w:val="002F2299"/>
    <w:rsid w:val="002F26CD"/>
    <w:rsid w:val="002F338F"/>
    <w:rsid w:val="002F7444"/>
    <w:rsid w:val="003000ED"/>
    <w:rsid w:val="00303BC1"/>
    <w:rsid w:val="00303DE0"/>
    <w:rsid w:val="00313782"/>
    <w:rsid w:val="003144F7"/>
    <w:rsid w:val="003217BD"/>
    <w:rsid w:val="00322E6E"/>
    <w:rsid w:val="003309EA"/>
    <w:rsid w:val="003311B5"/>
    <w:rsid w:val="003323D0"/>
    <w:rsid w:val="00336FB8"/>
    <w:rsid w:val="00337FFE"/>
    <w:rsid w:val="00340451"/>
    <w:rsid w:val="00340550"/>
    <w:rsid w:val="0034394A"/>
    <w:rsid w:val="003451E3"/>
    <w:rsid w:val="00345251"/>
    <w:rsid w:val="00351DC3"/>
    <w:rsid w:val="00353C5F"/>
    <w:rsid w:val="00362D96"/>
    <w:rsid w:val="00364507"/>
    <w:rsid w:val="00365963"/>
    <w:rsid w:val="00370271"/>
    <w:rsid w:val="00372ABF"/>
    <w:rsid w:val="00372F6C"/>
    <w:rsid w:val="003770D3"/>
    <w:rsid w:val="00386F50"/>
    <w:rsid w:val="00394010"/>
    <w:rsid w:val="00394058"/>
    <w:rsid w:val="00394F3D"/>
    <w:rsid w:val="003978B1"/>
    <w:rsid w:val="00397BA4"/>
    <w:rsid w:val="003B16EC"/>
    <w:rsid w:val="003B26BB"/>
    <w:rsid w:val="003B5AE4"/>
    <w:rsid w:val="003B66A5"/>
    <w:rsid w:val="003C040F"/>
    <w:rsid w:val="003C293A"/>
    <w:rsid w:val="003C5848"/>
    <w:rsid w:val="003C76DC"/>
    <w:rsid w:val="003D5454"/>
    <w:rsid w:val="003D5E78"/>
    <w:rsid w:val="003D79C2"/>
    <w:rsid w:val="003E157C"/>
    <w:rsid w:val="003E1D8F"/>
    <w:rsid w:val="003E1DBE"/>
    <w:rsid w:val="003E5285"/>
    <w:rsid w:val="003E68E4"/>
    <w:rsid w:val="003E7839"/>
    <w:rsid w:val="003E7AAE"/>
    <w:rsid w:val="003F0A50"/>
    <w:rsid w:val="003F61E3"/>
    <w:rsid w:val="0040080F"/>
    <w:rsid w:val="004032B9"/>
    <w:rsid w:val="004072F3"/>
    <w:rsid w:val="0041194D"/>
    <w:rsid w:val="004129BA"/>
    <w:rsid w:val="00412B57"/>
    <w:rsid w:val="00412B68"/>
    <w:rsid w:val="00412F57"/>
    <w:rsid w:val="00416991"/>
    <w:rsid w:val="00422BC7"/>
    <w:rsid w:val="0042524E"/>
    <w:rsid w:val="00426317"/>
    <w:rsid w:val="00431031"/>
    <w:rsid w:val="00433429"/>
    <w:rsid w:val="0043482C"/>
    <w:rsid w:val="00435625"/>
    <w:rsid w:val="0043593D"/>
    <w:rsid w:val="00435CD8"/>
    <w:rsid w:val="00436904"/>
    <w:rsid w:val="00437FD5"/>
    <w:rsid w:val="00442DFE"/>
    <w:rsid w:val="00451559"/>
    <w:rsid w:val="0045177F"/>
    <w:rsid w:val="004543B4"/>
    <w:rsid w:val="0045531D"/>
    <w:rsid w:val="0045600C"/>
    <w:rsid w:val="0045683A"/>
    <w:rsid w:val="0046010D"/>
    <w:rsid w:val="0046014F"/>
    <w:rsid w:val="00462F43"/>
    <w:rsid w:val="004631F2"/>
    <w:rsid w:val="0047206E"/>
    <w:rsid w:val="00473BBE"/>
    <w:rsid w:val="00480CF6"/>
    <w:rsid w:val="004849D8"/>
    <w:rsid w:val="0049341A"/>
    <w:rsid w:val="00493635"/>
    <w:rsid w:val="0049747A"/>
    <w:rsid w:val="00497F80"/>
    <w:rsid w:val="004A2090"/>
    <w:rsid w:val="004A3790"/>
    <w:rsid w:val="004A3FC4"/>
    <w:rsid w:val="004B1D40"/>
    <w:rsid w:val="004B3EB9"/>
    <w:rsid w:val="004B7DB0"/>
    <w:rsid w:val="004C3A8C"/>
    <w:rsid w:val="004C4A2E"/>
    <w:rsid w:val="004C5F63"/>
    <w:rsid w:val="004C685B"/>
    <w:rsid w:val="004D492B"/>
    <w:rsid w:val="004D63C3"/>
    <w:rsid w:val="004D7DB6"/>
    <w:rsid w:val="004E437A"/>
    <w:rsid w:val="004E7A09"/>
    <w:rsid w:val="004F0F93"/>
    <w:rsid w:val="004F280E"/>
    <w:rsid w:val="004F3A73"/>
    <w:rsid w:val="004F482E"/>
    <w:rsid w:val="005011CD"/>
    <w:rsid w:val="00502444"/>
    <w:rsid w:val="00503240"/>
    <w:rsid w:val="00503865"/>
    <w:rsid w:val="00504685"/>
    <w:rsid w:val="00505B1F"/>
    <w:rsid w:val="00512307"/>
    <w:rsid w:val="00516077"/>
    <w:rsid w:val="00516A2F"/>
    <w:rsid w:val="005176A9"/>
    <w:rsid w:val="005202CE"/>
    <w:rsid w:val="00525B70"/>
    <w:rsid w:val="005265B7"/>
    <w:rsid w:val="00526C4F"/>
    <w:rsid w:val="005313B1"/>
    <w:rsid w:val="00533081"/>
    <w:rsid w:val="00542A5C"/>
    <w:rsid w:val="0054354A"/>
    <w:rsid w:val="00545D87"/>
    <w:rsid w:val="0054630B"/>
    <w:rsid w:val="00546755"/>
    <w:rsid w:val="00550D50"/>
    <w:rsid w:val="00552B8A"/>
    <w:rsid w:val="00554107"/>
    <w:rsid w:val="005561B5"/>
    <w:rsid w:val="00561CB1"/>
    <w:rsid w:val="00562940"/>
    <w:rsid w:val="00566F43"/>
    <w:rsid w:val="00570B6B"/>
    <w:rsid w:val="0057162A"/>
    <w:rsid w:val="005723DE"/>
    <w:rsid w:val="0057309A"/>
    <w:rsid w:val="0058156C"/>
    <w:rsid w:val="00583251"/>
    <w:rsid w:val="005846B9"/>
    <w:rsid w:val="005870FD"/>
    <w:rsid w:val="00587509"/>
    <w:rsid w:val="00590E55"/>
    <w:rsid w:val="00596CB9"/>
    <w:rsid w:val="005A434F"/>
    <w:rsid w:val="005A7A2B"/>
    <w:rsid w:val="005B5588"/>
    <w:rsid w:val="005B59F0"/>
    <w:rsid w:val="005B5EF1"/>
    <w:rsid w:val="005B6772"/>
    <w:rsid w:val="005C26F5"/>
    <w:rsid w:val="005C3566"/>
    <w:rsid w:val="005C51B1"/>
    <w:rsid w:val="005C7BCD"/>
    <w:rsid w:val="005D1A16"/>
    <w:rsid w:val="005D3534"/>
    <w:rsid w:val="005D5BF8"/>
    <w:rsid w:val="005E19F5"/>
    <w:rsid w:val="005E6448"/>
    <w:rsid w:val="005E7490"/>
    <w:rsid w:val="005F2525"/>
    <w:rsid w:val="005F2C06"/>
    <w:rsid w:val="005F2FDE"/>
    <w:rsid w:val="005F43DA"/>
    <w:rsid w:val="005F5B07"/>
    <w:rsid w:val="005F690D"/>
    <w:rsid w:val="005F7032"/>
    <w:rsid w:val="00601E94"/>
    <w:rsid w:val="00601FFD"/>
    <w:rsid w:val="00602081"/>
    <w:rsid w:val="0060542A"/>
    <w:rsid w:val="00607F9E"/>
    <w:rsid w:val="00610464"/>
    <w:rsid w:val="00615677"/>
    <w:rsid w:val="00616D28"/>
    <w:rsid w:val="006206C3"/>
    <w:rsid w:val="006212CD"/>
    <w:rsid w:val="006277F6"/>
    <w:rsid w:val="00632878"/>
    <w:rsid w:val="00633646"/>
    <w:rsid w:val="00635AE9"/>
    <w:rsid w:val="00636FB7"/>
    <w:rsid w:val="006444CE"/>
    <w:rsid w:val="00644A62"/>
    <w:rsid w:val="00647796"/>
    <w:rsid w:val="006503E9"/>
    <w:rsid w:val="00654CC3"/>
    <w:rsid w:val="00655C82"/>
    <w:rsid w:val="00663AF9"/>
    <w:rsid w:val="00667F1D"/>
    <w:rsid w:val="006720AB"/>
    <w:rsid w:val="00693402"/>
    <w:rsid w:val="00693B64"/>
    <w:rsid w:val="006962AB"/>
    <w:rsid w:val="006967F7"/>
    <w:rsid w:val="006A293A"/>
    <w:rsid w:val="006A3398"/>
    <w:rsid w:val="006A3CCB"/>
    <w:rsid w:val="006A421E"/>
    <w:rsid w:val="006A6982"/>
    <w:rsid w:val="006A6FDC"/>
    <w:rsid w:val="006A7080"/>
    <w:rsid w:val="006A7206"/>
    <w:rsid w:val="006B03B1"/>
    <w:rsid w:val="006B0D45"/>
    <w:rsid w:val="006B1F10"/>
    <w:rsid w:val="006B247A"/>
    <w:rsid w:val="006B30B1"/>
    <w:rsid w:val="006B333C"/>
    <w:rsid w:val="006C0E68"/>
    <w:rsid w:val="006C69E7"/>
    <w:rsid w:val="006D0FE2"/>
    <w:rsid w:val="006D4289"/>
    <w:rsid w:val="006D4D23"/>
    <w:rsid w:val="006D6601"/>
    <w:rsid w:val="006D680C"/>
    <w:rsid w:val="006D744C"/>
    <w:rsid w:val="006E09A2"/>
    <w:rsid w:val="006E11D2"/>
    <w:rsid w:val="006E2065"/>
    <w:rsid w:val="006E20B2"/>
    <w:rsid w:val="006E2BFA"/>
    <w:rsid w:val="006E3A8F"/>
    <w:rsid w:val="006E3D2C"/>
    <w:rsid w:val="006F0710"/>
    <w:rsid w:val="006F22C8"/>
    <w:rsid w:val="006F43DA"/>
    <w:rsid w:val="006F49A2"/>
    <w:rsid w:val="006F6467"/>
    <w:rsid w:val="00706021"/>
    <w:rsid w:val="00713AB1"/>
    <w:rsid w:val="00715B6A"/>
    <w:rsid w:val="00716149"/>
    <w:rsid w:val="00716B3A"/>
    <w:rsid w:val="007251ED"/>
    <w:rsid w:val="0073203A"/>
    <w:rsid w:val="00732402"/>
    <w:rsid w:val="00732BFF"/>
    <w:rsid w:val="007345F0"/>
    <w:rsid w:val="00735F6E"/>
    <w:rsid w:val="00736947"/>
    <w:rsid w:val="00740E8F"/>
    <w:rsid w:val="0074678B"/>
    <w:rsid w:val="0074777A"/>
    <w:rsid w:val="0075087F"/>
    <w:rsid w:val="00751231"/>
    <w:rsid w:val="0075177B"/>
    <w:rsid w:val="00751DA8"/>
    <w:rsid w:val="00753DAF"/>
    <w:rsid w:val="00754297"/>
    <w:rsid w:val="007551AC"/>
    <w:rsid w:val="007621F9"/>
    <w:rsid w:val="00764A3B"/>
    <w:rsid w:val="00765D67"/>
    <w:rsid w:val="0077084F"/>
    <w:rsid w:val="0077528C"/>
    <w:rsid w:val="0077704D"/>
    <w:rsid w:val="00777288"/>
    <w:rsid w:val="007777FD"/>
    <w:rsid w:val="00780148"/>
    <w:rsid w:val="00780E47"/>
    <w:rsid w:val="00782A90"/>
    <w:rsid w:val="007832C2"/>
    <w:rsid w:val="00785C64"/>
    <w:rsid w:val="00787AF2"/>
    <w:rsid w:val="00793585"/>
    <w:rsid w:val="00794264"/>
    <w:rsid w:val="00797F78"/>
    <w:rsid w:val="007A4358"/>
    <w:rsid w:val="007A481F"/>
    <w:rsid w:val="007A5941"/>
    <w:rsid w:val="007A6B6A"/>
    <w:rsid w:val="007B15BD"/>
    <w:rsid w:val="007B3ED6"/>
    <w:rsid w:val="007B652A"/>
    <w:rsid w:val="007B6A64"/>
    <w:rsid w:val="007B7141"/>
    <w:rsid w:val="007B7BBA"/>
    <w:rsid w:val="007C36E1"/>
    <w:rsid w:val="007C40E1"/>
    <w:rsid w:val="007C452C"/>
    <w:rsid w:val="007C47A4"/>
    <w:rsid w:val="007C5579"/>
    <w:rsid w:val="007E0F1A"/>
    <w:rsid w:val="007E649C"/>
    <w:rsid w:val="007F09D4"/>
    <w:rsid w:val="007F1E03"/>
    <w:rsid w:val="007F2CEC"/>
    <w:rsid w:val="007F4551"/>
    <w:rsid w:val="007F589F"/>
    <w:rsid w:val="00800144"/>
    <w:rsid w:val="008124E4"/>
    <w:rsid w:val="00823DE0"/>
    <w:rsid w:val="00825636"/>
    <w:rsid w:val="00826959"/>
    <w:rsid w:val="00827888"/>
    <w:rsid w:val="0083147A"/>
    <w:rsid w:val="00832246"/>
    <w:rsid w:val="00832338"/>
    <w:rsid w:val="0083266B"/>
    <w:rsid w:val="00835DBA"/>
    <w:rsid w:val="00840BEE"/>
    <w:rsid w:val="008425DB"/>
    <w:rsid w:val="0084275B"/>
    <w:rsid w:val="008430A2"/>
    <w:rsid w:val="00843D88"/>
    <w:rsid w:val="008446B8"/>
    <w:rsid w:val="0084568A"/>
    <w:rsid w:val="00852244"/>
    <w:rsid w:val="00864F2D"/>
    <w:rsid w:val="008655A2"/>
    <w:rsid w:val="00871774"/>
    <w:rsid w:val="00880C0E"/>
    <w:rsid w:val="00880D03"/>
    <w:rsid w:val="00885060"/>
    <w:rsid w:val="008861AC"/>
    <w:rsid w:val="00886CD9"/>
    <w:rsid w:val="00886F72"/>
    <w:rsid w:val="0089015F"/>
    <w:rsid w:val="008921EE"/>
    <w:rsid w:val="00894344"/>
    <w:rsid w:val="00895DE0"/>
    <w:rsid w:val="008967CA"/>
    <w:rsid w:val="00896E8B"/>
    <w:rsid w:val="008971A2"/>
    <w:rsid w:val="008A00DB"/>
    <w:rsid w:val="008A1580"/>
    <w:rsid w:val="008A2216"/>
    <w:rsid w:val="008A362F"/>
    <w:rsid w:val="008A3734"/>
    <w:rsid w:val="008A49DF"/>
    <w:rsid w:val="008A70E3"/>
    <w:rsid w:val="008A79A5"/>
    <w:rsid w:val="008B0B02"/>
    <w:rsid w:val="008B3B8F"/>
    <w:rsid w:val="008C0AE3"/>
    <w:rsid w:val="008C2E2E"/>
    <w:rsid w:val="008C3A87"/>
    <w:rsid w:val="008C70A0"/>
    <w:rsid w:val="008C72E4"/>
    <w:rsid w:val="008D3000"/>
    <w:rsid w:val="008D38D7"/>
    <w:rsid w:val="008D727E"/>
    <w:rsid w:val="008E0E26"/>
    <w:rsid w:val="008E395D"/>
    <w:rsid w:val="008E4A94"/>
    <w:rsid w:val="008F1823"/>
    <w:rsid w:val="008F2786"/>
    <w:rsid w:val="008F337E"/>
    <w:rsid w:val="008F415C"/>
    <w:rsid w:val="008F6020"/>
    <w:rsid w:val="008F6E8F"/>
    <w:rsid w:val="00902A38"/>
    <w:rsid w:val="00903483"/>
    <w:rsid w:val="009054F7"/>
    <w:rsid w:val="00906587"/>
    <w:rsid w:val="00911064"/>
    <w:rsid w:val="0091422E"/>
    <w:rsid w:val="0091452A"/>
    <w:rsid w:val="0091577E"/>
    <w:rsid w:val="009162A2"/>
    <w:rsid w:val="0092195E"/>
    <w:rsid w:val="00921DE2"/>
    <w:rsid w:val="009228EB"/>
    <w:rsid w:val="00922C2B"/>
    <w:rsid w:val="00925924"/>
    <w:rsid w:val="00925AF9"/>
    <w:rsid w:val="00926966"/>
    <w:rsid w:val="009325CE"/>
    <w:rsid w:val="009328C7"/>
    <w:rsid w:val="00932D9D"/>
    <w:rsid w:val="00933A37"/>
    <w:rsid w:val="00935536"/>
    <w:rsid w:val="00936CDA"/>
    <w:rsid w:val="009372DE"/>
    <w:rsid w:val="00940822"/>
    <w:rsid w:val="00942E85"/>
    <w:rsid w:val="00945269"/>
    <w:rsid w:val="009540D7"/>
    <w:rsid w:val="00960108"/>
    <w:rsid w:val="00960834"/>
    <w:rsid w:val="00962BD1"/>
    <w:rsid w:val="0096461B"/>
    <w:rsid w:val="0096563B"/>
    <w:rsid w:val="0096707C"/>
    <w:rsid w:val="0097667B"/>
    <w:rsid w:val="00984E79"/>
    <w:rsid w:val="009857E3"/>
    <w:rsid w:val="00985E97"/>
    <w:rsid w:val="00991067"/>
    <w:rsid w:val="00991B8A"/>
    <w:rsid w:val="00992FA7"/>
    <w:rsid w:val="00995B6F"/>
    <w:rsid w:val="009973B0"/>
    <w:rsid w:val="009A29B9"/>
    <w:rsid w:val="009A4FC3"/>
    <w:rsid w:val="009A663F"/>
    <w:rsid w:val="009A78CC"/>
    <w:rsid w:val="009A79C0"/>
    <w:rsid w:val="009B0F47"/>
    <w:rsid w:val="009B5E2A"/>
    <w:rsid w:val="009C3354"/>
    <w:rsid w:val="009C33F7"/>
    <w:rsid w:val="009C48C2"/>
    <w:rsid w:val="009D3ABB"/>
    <w:rsid w:val="009D4B89"/>
    <w:rsid w:val="009E1A26"/>
    <w:rsid w:val="009E53DB"/>
    <w:rsid w:val="009E664F"/>
    <w:rsid w:val="009F01A7"/>
    <w:rsid w:val="009F1F7C"/>
    <w:rsid w:val="009F265E"/>
    <w:rsid w:val="009F32DE"/>
    <w:rsid w:val="009F5882"/>
    <w:rsid w:val="00A029E1"/>
    <w:rsid w:val="00A032C2"/>
    <w:rsid w:val="00A05F11"/>
    <w:rsid w:val="00A06A88"/>
    <w:rsid w:val="00A07A00"/>
    <w:rsid w:val="00A07D63"/>
    <w:rsid w:val="00A16954"/>
    <w:rsid w:val="00A2093A"/>
    <w:rsid w:val="00A223DE"/>
    <w:rsid w:val="00A23D9F"/>
    <w:rsid w:val="00A24B75"/>
    <w:rsid w:val="00A254AF"/>
    <w:rsid w:val="00A25FD3"/>
    <w:rsid w:val="00A27018"/>
    <w:rsid w:val="00A323C2"/>
    <w:rsid w:val="00A32B46"/>
    <w:rsid w:val="00A331B4"/>
    <w:rsid w:val="00A405D2"/>
    <w:rsid w:val="00A45D41"/>
    <w:rsid w:val="00A45D6F"/>
    <w:rsid w:val="00A47D51"/>
    <w:rsid w:val="00A5030E"/>
    <w:rsid w:val="00A53A97"/>
    <w:rsid w:val="00A5610D"/>
    <w:rsid w:val="00A609AF"/>
    <w:rsid w:val="00A60AEE"/>
    <w:rsid w:val="00A611F1"/>
    <w:rsid w:val="00A63EA9"/>
    <w:rsid w:val="00A65AD6"/>
    <w:rsid w:val="00A7491C"/>
    <w:rsid w:val="00A7526B"/>
    <w:rsid w:val="00A753DC"/>
    <w:rsid w:val="00A841A1"/>
    <w:rsid w:val="00A84F9D"/>
    <w:rsid w:val="00A87452"/>
    <w:rsid w:val="00A9030D"/>
    <w:rsid w:val="00A90FD2"/>
    <w:rsid w:val="00A93FBF"/>
    <w:rsid w:val="00A93FF5"/>
    <w:rsid w:val="00A94472"/>
    <w:rsid w:val="00A974E1"/>
    <w:rsid w:val="00AA1F2D"/>
    <w:rsid w:val="00AA566A"/>
    <w:rsid w:val="00AA58D0"/>
    <w:rsid w:val="00AA6078"/>
    <w:rsid w:val="00AB03E9"/>
    <w:rsid w:val="00AB112B"/>
    <w:rsid w:val="00AB2291"/>
    <w:rsid w:val="00AB2584"/>
    <w:rsid w:val="00AB3A6E"/>
    <w:rsid w:val="00AB4CBE"/>
    <w:rsid w:val="00AB5632"/>
    <w:rsid w:val="00AB7E5F"/>
    <w:rsid w:val="00AC2BDC"/>
    <w:rsid w:val="00AC50EC"/>
    <w:rsid w:val="00AC70A0"/>
    <w:rsid w:val="00AC7E6B"/>
    <w:rsid w:val="00AD13EC"/>
    <w:rsid w:val="00AD79B2"/>
    <w:rsid w:val="00AD7B7E"/>
    <w:rsid w:val="00AE0FEB"/>
    <w:rsid w:val="00AE1379"/>
    <w:rsid w:val="00AE1601"/>
    <w:rsid w:val="00AE1F6D"/>
    <w:rsid w:val="00AF26CA"/>
    <w:rsid w:val="00AF289D"/>
    <w:rsid w:val="00AF4B65"/>
    <w:rsid w:val="00B01678"/>
    <w:rsid w:val="00B07CC6"/>
    <w:rsid w:val="00B1535F"/>
    <w:rsid w:val="00B15D5B"/>
    <w:rsid w:val="00B22E78"/>
    <w:rsid w:val="00B2454D"/>
    <w:rsid w:val="00B253D9"/>
    <w:rsid w:val="00B26D31"/>
    <w:rsid w:val="00B300E9"/>
    <w:rsid w:val="00B30B4B"/>
    <w:rsid w:val="00B337A4"/>
    <w:rsid w:val="00B3468D"/>
    <w:rsid w:val="00B35185"/>
    <w:rsid w:val="00B357A1"/>
    <w:rsid w:val="00B37FA6"/>
    <w:rsid w:val="00B41D97"/>
    <w:rsid w:val="00B501DE"/>
    <w:rsid w:val="00B50F14"/>
    <w:rsid w:val="00B54D17"/>
    <w:rsid w:val="00B62C0C"/>
    <w:rsid w:val="00B62FB7"/>
    <w:rsid w:val="00B63873"/>
    <w:rsid w:val="00B67C74"/>
    <w:rsid w:val="00B71944"/>
    <w:rsid w:val="00B7611B"/>
    <w:rsid w:val="00B77607"/>
    <w:rsid w:val="00B83577"/>
    <w:rsid w:val="00B8462D"/>
    <w:rsid w:val="00B84EA5"/>
    <w:rsid w:val="00B87409"/>
    <w:rsid w:val="00B87DC2"/>
    <w:rsid w:val="00B93E0C"/>
    <w:rsid w:val="00BA09BC"/>
    <w:rsid w:val="00BA2193"/>
    <w:rsid w:val="00BB02AE"/>
    <w:rsid w:val="00BB195F"/>
    <w:rsid w:val="00BB204C"/>
    <w:rsid w:val="00BB4C1D"/>
    <w:rsid w:val="00BB5956"/>
    <w:rsid w:val="00BC1FE8"/>
    <w:rsid w:val="00BC2136"/>
    <w:rsid w:val="00BC2A85"/>
    <w:rsid w:val="00BC5567"/>
    <w:rsid w:val="00BC5D13"/>
    <w:rsid w:val="00BC73CA"/>
    <w:rsid w:val="00BD44E3"/>
    <w:rsid w:val="00BD5167"/>
    <w:rsid w:val="00BE1120"/>
    <w:rsid w:val="00BE37CD"/>
    <w:rsid w:val="00BE3A02"/>
    <w:rsid w:val="00BF05AF"/>
    <w:rsid w:val="00BF19E6"/>
    <w:rsid w:val="00BF1AA0"/>
    <w:rsid w:val="00BF4E5F"/>
    <w:rsid w:val="00BF7746"/>
    <w:rsid w:val="00BF776A"/>
    <w:rsid w:val="00C00B18"/>
    <w:rsid w:val="00C01D7E"/>
    <w:rsid w:val="00C0381E"/>
    <w:rsid w:val="00C068E6"/>
    <w:rsid w:val="00C13E13"/>
    <w:rsid w:val="00C160AE"/>
    <w:rsid w:val="00C165C3"/>
    <w:rsid w:val="00C17C08"/>
    <w:rsid w:val="00C22D13"/>
    <w:rsid w:val="00C235F3"/>
    <w:rsid w:val="00C31389"/>
    <w:rsid w:val="00C43CB4"/>
    <w:rsid w:val="00C449BD"/>
    <w:rsid w:val="00C5674C"/>
    <w:rsid w:val="00C578E4"/>
    <w:rsid w:val="00C602E3"/>
    <w:rsid w:val="00C6168C"/>
    <w:rsid w:val="00C61821"/>
    <w:rsid w:val="00C6596A"/>
    <w:rsid w:val="00C65AB1"/>
    <w:rsid w:val="00C7599D"/>
    <w:rsid w:val="00C77E44"/>
    <w:rsid w:val="00C83928"/>
    <w:rsid w:val="00C848E8"/>
    <w:rsid w:val="00C86670"/>
    <w:rsid w:val="00C87EC1"/>
    <w:rsid w:val="00C90494"/>
    <w:rsid w:val="00C91A13"/>
    <w:rsid w:val="00C927CC"/>
    <w:rsid w:val="00C94961"/>
    <w:rsid w:val="00C95432"/>
    <w:rsid w:val="00C97432"/>
    <w:rsid w:val="00CB2928"/>
    <w:rsid w:val="00CB5CD3"/>
    <w:rsid w:val="00CB6C1D"/>
    <w:rsid w:val="00CC4923"/>
    <w:rsid w:val="00CC5D15"/>
    <w:rsid w:val="00CD3938"/>
    <w:rsid w:val="00CD393D"/>
    <w:rsid w:val="00CF62F8"/>
    <w:rsid w:val="00CF6BC1"/>
    <w:rsid w:val="00CF7419"/>
    <w:rsid w:val="00CF7DFB"/>
    <w:rsid w:val="00D14CFA"/>
    <w:rsid w:val="00D15267"/>
    <w:rsid w:val="00D174DE"/>
    <w:rsid w:val="00D179D4"/>
    <w:rsid w:val="00D20FC1"/>
    <w:rsid w:val="00D24789"/>
    <w:rsid w:val="00D26DFD"/>
    <w:rsid w:val="00D3024F"/>
    <w:rsid w:val="00D3783F"/>
    <w:rsid w:val="00D408E5"/>
    <w:rsid w:val="00D43040"/>
    <w:rsid w:val="00D43869"/>
    <w:rsid w:val="00D464B8"/>
    <w:rsid w:val="00D47817"/>
    <w:rsid w:val="00D4791D"/>
    <w:rsid w:val="00D47D02"/>
    <w:rsid w:val="00D53170"/>
    <w:rsid w:val="00D535F2"/>
    <w:rsid w:val="00D53E7A"/>
    <w:rsid w:val="00D54DAD"/>
    <w:rsid w:val="00D55E39"/>
    <w:rsid w:val="00D560A2"/>
    <w:rsid w:val="00D565AD"/>
    <w:rsid w:val="00D568FB"/>
    <w:rsid w:val="00D60190"/>
    <w:rsid w:val="00D60D47"/>
    <w:rsid w:val="00D60D9D"/>
    <w:rsid w:val="00D62C79"/>
    <w:rsid w:val="00D650EC"/>
    <w:rsid w:val="00D77143"/>
    <w:rsid w:val="00D840D0"/>
    <w:rsid w:val="00D86470"/>
    <w:rsid w:val="00D87E8C"/>
    <w:rsid w:val="00D92803"/>
    <w:rsid w:val="00D93B0B"/>
    <w:rsid w:val="00D95101"/>
    <w:rsid w:val="00D960DD"/>
    <w:rsid w:val="00D96453"/>
    <w:rsid w:val="00DA0BF5"/>
    <w:rsid w:val="00DB1462"/>
    <w:rsid w:val="00DB3793"/>
    <w:rsid w:val="00DB5872"/>
    <w:rsid w:val="00DB6780"/>
    <w:rsid w:val="00DB70BE"/>
    <w:rsid w:val="00DC1042"/>
    <w:rsid w:val="00DC280B"/>
    <w:rsid w:val="00DC63ED"/>
    <w:rsid w:val="00DC6CBF"/>
    <w:rsid w:val="00DE060C"/>
    <w:rsid w:val="00DE5944"/>
    <w:rsid w:val="00DF5197"/>
    <w:rsid w:val="00DF7B4C"/>
    <w:rsid w:val="00DF7F50"/>
    <w:rsid w:val="00E00E4D"/>
    <w:rsid w:val="00E01890"/>
    <w:rsid w:val="00E079E7"/>
    <w:rsid w:val="00E12E1A"/>
    <w:rsid w:val="00E12ECC"/>
    <w:rsid w:val="00E1567C"/>
    <w:rsid w:val="00E21618"/>
    <w:rsid w:val="00E265AF"/>
    <w:rsid w:val="00E3190C"/>
    <w:rsid w:val="00E3301E"/>
    <w:rsid w:val="00E366A1"/>
    <w:rsid w:val="00E40119"/>
    <w:rsid w:val="00E40306"/>
    <w:rsid w:val="00E4151D"/>
    <w:rsid w:val="00E429F5"/>
    <w:rsid w:val="00E45D1D"/>
    <w:rsid w:val="00E52C8A"/>
    <w:rsid w:val="00E55EF9"/>
    <w:rsid w:val="00E612F9"/>
    <w:rsid w:val="00E6146D"/>
    <w:rsid w:val="00E62266"/>
    <w:rsid w:val="00E632D4"/>
    <w:rsid w:val="00E67E9B"/>
    <w:rsid w:val="00E70FF2"/>
    <w:rsid w:val="00E71AA3"/>
    <w:rsid w:val="00E740AE"/>
    <w:rsid w:val="00E74783"/>
    <w:rsid w:val="00E76168"/>
    <w:rsid w:val="00E77FD5"/>
    <w:rsid w:val="00E82492"/>
    <w:rsid w:val="00E82B67"/>
    <w:rsid w:val="00E910D0"/>
    <w:rsid w:val="00E911CE"/>
    <w:rsid w:val="00E91D8A"/>
    <w:rsid w:val="00E92132"/>
    <w:rsid w:val="00E9316E"/>
    <w:rsid w:val="00E94511"/>
    <w:rsid w:val="00EA3DC5"/>
    <w:rsid w:val="00EA4F27"/>
    <w:rsid w:val="00EB4B67"/>
    <w:rsid w:val="00EB4E6C"/>
    <w:rsid w:val="00EB4FBE"/>
    <w:rsid w:val="00EC4699"/>
    <w:rsid w:val="00EC6423"/>
    <w:rsid w:val="00ED00E1"/>
    <w:rsid w:val="00ED595B"/>
    <w:rsid w:val="00ED5F4B"/>
    <w:rsid w:val="00ED713E"/>
    <w:rsid w:val="00ED7FF3"/>
    <w:rsid w:val="00EE11B1"/>
    <w:rsid w:val="00EE4787"/>
    <w:rsid w:val="00EE5F46"/>
    <w:rsid w:val="00EF07CA"/>
    <w:rsid w:val="00EF110E"/>
    <w:rsid w:val="00EF2611"/>
    <w:rsid w:val="00EF33A4"/>
    <w:rsid w:val="00EF4669"/>
    <w:rsid w:val="00F04E23"/>
    <w:rsid w:val="00F06ABF"/>
    <w:rsid w:val="00F1121C"/>
    <w:rsid w:val="00F20107"/>
    <w:rsid w:val="00F23452"/>
    <w:rsid w:val="00F26235"/>
    <w:rsid w:val="00F27B3F"/>
    <w:rsid w:val="00F30E10"/>
    <w:rsid w:val="00F3234E"/>
    <w:rsid w:val="00F33C50"/>
    <w:rsid w:val="00F356BE"/>
    <w:rsid w:val="00F400CD"/>
    <w:rsid w:val="00F40DF5"/>
    <w:rsid w:val="00F411E9"/>
    <w:rsid w:val="00F413D0"/>
    <w:rsid w:val="00F46BF6"/>
    <w:rsid w:val="00F5144A"/>
    <w:rsid w:val="00F54865"/>
    <w:rsid w:val="00F603DF"/>
    <w:rsid w:val="00F61A00"/>
    <w:rsid w:val="00F67F74"/>
    <w:rsid w:val="00F73687"/>
    <w:rsid w:val="00F75178"/>
    <w:rsid w:val="00F75EFB"/>
    <w:rsid w:val="00F81A87"/>
    <w:rsid w:val="00F83128"/>
    <w:rsid w:val="00F84029"/>
    <w:rsid w:val="00F859D0"/>
    <w:rsid w:val="00F86CC7"/>
    <w:rsid w:val="00F90E17"/>
    <w:rsid w:val="00F93FED"/>
    <w:rsid w:val="00F95DF9"/>
    <w:rsid w:val="00F97E7A"/>
    <w:rsid w:val="00FA22EB"/>
    <w:rsid w:val="00FA299B"/>
    <w:rsid w:val="00FA3578"/>
    <w:rsid w:val="00FA6E20"/>
    <w:rsid w:val="00FB656B"/>
    <w:rsid w:val="00FB6885"/>
    <w:rsid w:val="00FB77C4"/>
    <w:rsid w:val="00FC0B48"/>
    <w:rsid w:val="00FC0B89"/>
    <w:rsid w:val="00FC13F2"/>
    <w:rsid w:val="00FC5AED"/>
    <w:rsid w:val="00FC6555"/>
    <w:rsid w:val="00FC73D6"/>
    <w:rsid w:val="00FC7DC0"/>
    <w:rsid w:val="00FD0D19"/>
    <w:rsid w:val="00FD0E56"/>
    <w:rsid w:val="00FD17D6"/>
    <w:rsid w:val="00FD374F"/>
    <w:rsid w:val="00FD47DF"/>
    <w:rsid w:val="00FD6435"/>
    <w:rsid w:val="00FE5DED"/>
    <w:rsid w:val="00FE63CB"/>
    <w:rsid w:val="00FE6B33"/>
    <w:rsid w:val="00FF18A1"/>
    <w:rsid w:val="00FF3551"/>
    <w:rsid w:val="00FF5C9F"/>
    <w:rsid w:val="00FF7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F4139"/>
  <w15:chartTrackingRefBased/>
  <w15:docId w15:val="{ED3F50BE-DF47-45FB-BA5C-71E94A718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2E2E"/>
    <w:pPr>
      <w:spacing w:before="120" w:after="120" w:line="480" w:lineRule="auto"/>
      <w:ind w:firstLine="360"/>
    </w:pPr>
    <w:rPr>
      <w:rFonts w:ascii="Cambria" w:hAnsi="Cambria"/>
    </w:rPr>
  </w:style>
  <w:style w:type="paragraph" w:styleId="Heading1">
    <w:name w:val="heading 1"/>
    <w:basedOn w:val="Normal"/>
    <w:next w:val="Normal"/>
    <w:link w:val="Heading1Char"/>
    <w:uiPriority w:val="9"/>
    <w:qFormat/>
    <w:rsid w:val="00632878"/>
    <w:pPr>
      <w:keepNext/>
      <w:keepLines/>
      <w:spacing w:before="360"/>
      <w:ind w:firstLine="0"/>
      <w:outlineLvl w:val="0"/>
    </w:pPr>
    <w:rPr>
      <w:rFonts w:eastAsiaTheme="majorEastAsia" w:cstheme="minorHAnsi"/>
      <w:b/>
      <w:color w:val="000000" w:themeColor="text1"/>
      <w:sz w:val="24"/>
      <w:szCs w:val="24"/>
    </w:rPr>
  </w:style>
  <w:style w:type="paragraph" w:styleId="Heading2">
    <w:name w:val="heading 2"/>
    <w:basedOn w:val="Normal"/>
    <w:next w:val="Normal"/>
    <w:link w:val="Heading2Char"/>
    <w:uiPriority w:val="9"/>
    <w:unhideWhenUsed/>
    <w:qFormat/>
    <w:rsid w:val="00D53E7A"/>
    <w:pPr>
      <w:keepNext/>
      <w:keepLines/>
      <w:spacing w:before="360"/>
      <w:ind w:firstLine="0"/>
      <w:outlineLvl w:val="1"/>
    </w:pPr>
    <w:rPr>
      <w:rFonts w:eastAsiaTheme="majorEastAsia" w:cstheme="majorBidi"/>
      <w:i/>
      <w:color w:val="000000" w:themeColor="text1"/>
    </w:rPr>
  </w:style>
  <w:style w:type="paragraph" w:styleId="Heading3">
    <w:name w:val="heading 3"/>
    <w:basedOn w:val="Normal"/>
    <w:next w:val="Normal"/>
    <w:link w:val="Heading3Char"/>
    <w:uiPriority w:val="9"/>
    <w:semiHidden/>
    <w:unhideWhenUsed/>
    <w:qFormat/>
    <w:rsid w:val="008C70A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D7FF3"/>
    <w:pPr>
      <w:spacing w:after="240"/>
      <w:contextualSpacing/>
      <w:jc w:val="center"/>
    </w:pPr>
    <w:rPr>
      <w:rFonts w:eastAsiaTheme="majorEastAsia" w:cstheme="majorBidi"/>
      <w:b/>
      <w:spacing w:val="-10"/>
      <w:kern w:val="28"/>
      <w:sz w:val="28"/>
      <w:szCs w:val="28"/>
    </w:rPr>
  </w:style>
  <w:style w:type="character" w:customStyle="1" w:styleId="TitleChar">
    <w:name w:val="Title Char"/>
    <w:basedOn w:val="DefaultParagraphFont"/>
    <w:link w:val="Title"/>
    <w:uiPriority w:val="10"/>
    <w:rsid w:val="00ED7FF3"/>
    <w:rPr>
      <w:rFonts w:ascii="Cambria" w:eastAsiaTheme="majorEastAsia" w:hAnsi="Cambria" w:cstheme="majorBidi"/>
      <w:b/>
      <w:spacing w:val="-10"/>
      <w:kern w:val="28"/>
      <w:sz w:val="28"/>
      <w:szCs w:val="28"/>
    </w:rPr>
  </w:style>
  <w:style w:type="character" w:customStyle="1" w:styleId="Heading1Char">
    <w:name w:val="Heading 1 Char"/>
    <w:basedOn w:val="DefaultParagraphFont"/>
    <w:link w:val="Heading1"/>
    <w:uiPriority w:val="9"/>
    <w:rsid w:val="00632878"/>
    <w:rPr>
      <w:rFonts w:ascii="Cambria" w:eastAsiaTheme="majorEastAsia" w:hAnsi="Cambria" w:cstheme="minorHAnsi"/>
      <w:b/>
      <w:color w:val="000000" w:themeColor="text1"/>
      <w:sz w:val="24"/>
      <w:szCs w:val="24"/>
    </w:rPr>
  </w:style>
  <w:style w:type="character" w:customStyle="1" w:styleId="Heading2Char">
    <w:name w:val="Heading 2 Char"/>
    <w:basedOn w:val="DefaultParagraphFont"/>
    <w:link w:val="Heading2"/>
    <w:uiPriority w:val="9"/>
    <w:rsid w:val="00D53E7A"/>
    <w:rPr>
      <w:rFonts w:ascii="Cambria" w:eastAsiaTheme="majorEastAsia" w:hAnsi="Cambria" w:cstheme="majorBidi"/>
      <w:i/>
      <w:color w:val="000000" w:themeColor="text1"/>
    </w:rPr>
  </w:style>
  <w:style w:type="character" w:styleId="CommentReference">
    <w:name w:val="annotation reference"/>
    <w:basedOn w:val="DefaultParagraphFont"/>
    <w:uiPriority w:val="99"/>
    <w:semiHidden/>
    <w:unhideWhenUsed/>
    <w:rsid w:val="001D7F18"/>
    <w:rPr>
      <w:sz w:val="16"/>
      <w:szCs w:val="16"/>
    </w:rPr>
  </w:style>
  <w:style w:type="paragraph" w:styleId="CommentText">
    <w:name w:val="annotation text"/>
    <w:basedOn w:val="Normal"/>
    <w:link w:val="CommentTextChar"/>
    <w:uiPriority w:val="99"/>
    <w:unhideWhenUsed/>
    <w:rsid w:val="001D7F18"/>
    <w:rPr>
      <w:sz w:val="20"/>
      <w:szCs w:val="20"/>
    </w:rPr>
  </w:style>
  <w:style w:type="character" w:customStyle="1" w:styleId="CommentTextChar">
    <w:name w:val="Comment Text Char"/>
    <w:basedOn w:val="DefaultParagraphFont"/>
    <w:link w:val="CommentText"/>
    <w:uiPriority w:val="99"/>
    <w:rsid w:val="001D7F18"/>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1D7F18"/>
    <w:rPr>
      <w:b/>
      <w:bCs/>
    </w:rPr>
  </w:style>
  <w:style w:type="character" w:customStyle="1" w:styleId="CommentSubjectChar">
    <w:name w:val="Comment Subject Char"/>
    <w:basedOn w:val="CommentTextChar"/>
    <w:link w:val="CommentSubject"/>
    <w:uiPriority w:val="99"/>
    <w:semiHidden/>
    <w:rsid w:val="001D7F18"/>
    <w:rPr>
      <w:rFonts w:ascii="Cambria" w:hAnsi="Cambria"/>
      <w:b/>
      <w:bCs/>
      <w:sz w:val="20"/>
      <w:szCs w:val="20"/>
    </w:rPr>
  </w:style>
  <w:style w:type="paragraph" w:styleId="BalloonText">
    <w:name w:val="Balloon Text"/>
    <w:basedOn w:val="Normal"/>
    <w:link w:val="BalloonTextChar"/>
    <w:uiPriority w:val="99"/>
    <w:semiHidden/>
    <w:unhideWhenUsed/>
    <w:rsid w:val="001D7F18"/>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7F18"/>
    <w:rPr>
      <w:rFonts w:ascii="Segoe UI" w:hAnsi="Segoe UI" w:cs="Segoe UI"/>
      <w:sz w:val="18"/>
      <w:szCs w:val="18"/>
    </w:rPr>
  </w:style>
  <w:style w:type="paragraph" w:styleId="Header">
    <w:name w:val="header"/>
    <w:basedOn w:val="Normal"/>
    <w:link w:val="HeaderChar"/>
    <w:uiPriority w:val="99"/>
    <w:unhideWhenUsed/>
    <w:rsid w:val="00785C64"/>
    <w:pPr>
      <w:tabs>
        <w:tab w:val="center" w:pos="4680"/>
        <w:tab w:val="right" w:pos="9360"/>
      </w:tabs>
      <w:spacing w:before="0" w:after="0"/>
    </w:pPr>
  </w:style>
  <w:style w:type="character" w:customStyle="1" w:styleId="HeaderChar">
    <w:name w:val="Header Char"/>
    <w:basedOn w:val="DefaultParagraphFont"/>
    <w:link w:val="Header"/>
    <w:uiPriority w:val="99"/>
    <w:rsid w:val="00785C64"/>
    <w:rPr>
      <w:rFonts w:ascii="Cambria" w:hAnsi="Cambria"/>
    </w:rPr>
  </w:style>
  <w:style w:type="paragraph" w:styleId="Footer">
    <w:name w:val="footer"/>
    <w:basedOn w:val="Normal"/>
    <w:link w:val="FooterChar"/>
    <w:uiPriority w:val="99"/>
    <w:unhideWhenUsed/>
    <w:rsid w:val="00785C64"/>
    <w:pPr>
      <w:tabs>
        <w:tab w:val="center" w:pos="4680"/>
        <w:tab w:val="right" w:pos="9360"/>
      </w:tabs>
      <w:spacing w:before="0" w:after="0"/>
    </w:pPr>
  </w:style>
  <w:style w:type="character" w:customStyle="1" w:styleId="FooterChar">
    <w:name w:val="Footer Char"/>
    <w:basedOn w:val="DefaultParagraphFont"/>
    <w:link w:val="Footer"/>
    <w:uiPriority w:val="99"/>
    <w:rsid w:val="00785C64"/>
    <w:rPr>
      <w:rFonts w:ascii="Cambria" w:hAnsi="Cambria"/>
    </w:rPr>
  </w:style>
  <w:style w:type="character" w:styleId="LineNumber">
    <w:name w:val="line number"/>
    <w:basedOn w:val="DefaultParagraphFont"/>
    <w:uiPriority w:val="99"/>
    <w:semiHidden/>
    <w:unhideWhenUsed/>
    <w:rsid w:val="00785C64"/>
  </w:style>
  <w:style w:type="paragraph" w:styleId="Caption">
    <w:name w:val="caption"/>
    <w:basedOn w:val="Normal"/>
    <w:next w:val="Normal"/>
    <w:uiPriority w:val="35"/>
    <w:unhideWhenUsed/>
    <w:qFormat/>
    <w:rsid w:val="00D565AD"/>
    <w:pPr>
      <w:spacing w:before="0" w:after="200" w:line="240" w:lineRule="auto"/>
      <w:ind w:firstLine="0"/>
    </w:pPr>
    <w:rPr>
      <w:iCs/>
      <w:color w:val="000000" w:themeColor="text1"/>
      <w:sz w:val="24"/>
      <w:szCs w:val="18"/>
    </w:rPr>
  </w:style>
  <w:style w:type="paragraph" w:customStyle="1" w:styleId="EndNoteBibliographyTitle">
    <w:name w:val="EndNote Bibliography Title"/>
    <w:basedOn w:val="Normal"/>
    <w:link w:val="EndNoteBibliographyTitleChar"/>
    <w:rsid w:val="005176A9"/>
    <w:pPr>
      <w:spacing w:after="0"/>
      <w:jc w:val="center"/>
    </w:pPr>
    <w:rPr>
      <w:noProof/>
      <w:sz w:val="18"/>
    </w:rPr>
  </w:style>
  <w:style w:type="character" w:customStyle="1" w:styleId="EndNoteBibliographyTitleChar">
    <w:name w:val="EndNote Bibliography Title Char"/>
    <w:basedOn w:val="DefaultParagraphFont"/>
    <w:link w:val="EndNoteBibliographyTitle"/>
    <w:rsid w:val="005176A9"/>
    <w:rPr>
      <w:rFonts w:ascii="Cambria" w:hAnsi="Cambria"/>
      <w:noProof/>
      <w:sz w:val="18"/>
    </w:rPr>
  </w:style>
  <w:style w:type="paragraph" w:customStyle="1" w:styleId="EndNoteBibliography">
    <w:name w:val="EndNote Bibliography"/>
    <w:basedOn w:val="Normal"/>
    <w:link w:val="EndNoteBibliographyChar"/>
    <w:rsid w:val="005176A9"/>
    <w:pPr>
      <w:spacing w:line="240" w:lineRule="auto"/>
    </w:pPr>
    <w:rPr>
      <w:noProof/>
      <w:sz w:val="18"/>
    </w:rPr>
  </w:style>
  <w:style w:type="character" w:customStyle="1" w:styleId="EndNoteBibliographyChar">
    <w:name w:val="EndNote Bibliography Char"/>
    <w:basedOn w:val="DefaultParagraphFont"/>
    <w:link w:val="EndNoteBibliography"/>
    <w:rsid w:val="005176A9"/>
    <w:rPr>
      <w:rFonts w:ascii="Cambria" w:hAnsi="Cambria"/>
      <w:noProof/>
      <w:sz w:val="18"/>
    </w:rPr>
  </w:style>
  <w:style w:type="character" w:styleId="Hyperlink">
    <w:name w:val="Hyperlink"/>
    <w:basedOn w:val="DefaultParagraphFont"/>
    <w:uiPriority w:val="99"/>
    <w:unhideWhenUsed/>
    <w:rsid w:val="005176A9"/>
    <w:rPr>
      <w:color w:val="0563C1" w:themeColor="hyperlink"/>
      <w:u w:val="single"/>
    </w:rPr>
  </w:style>
  <w:style w:type="paragraph" w:styleId="HTMLPreformatted">
    <w:name w:val="HTML Preformatted"/>
    <w:basedOn w:val="Normal"/>
    <w:link w:val="HTMLPreformattedChar"/>
    <w:uiPriority w:val="99"/>
    <w:unhideWhenUsed/>
    <w:rsid w:val="00194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94950"/>
    <w:rPr>
      <w:rFonts w:ascii="Courier New" w:eastAsia="Times New Roman" w:hAnsi="Courier New" w:cs="Courier New"/>
      <w:sz w:val="20"/>
      <w:szCs w:val="20"/>
    </w:rPr>
  </w:style>
  <w:style w:type="character" w:customStyle="1" w:styleId="ggboefpdpvb">
    <w:name w:val="ggboefpdpvb"/>
    <w:basedOn w:val="DefaultParagraphFont"/>
    <w:rsid w:val="00194950"/>
  </w:style>
  <w:style w:type="paragraph" w:styleId="ListParagraph">
    <w:name w:val="List Paragraph"/>
    <w:basedOn w:val="Normal"/>
    <w:uiPriority w:val="34"/>
    <w:qFormat/>
    <w:rsid w:val="009D4B89"/>
    <w:pPr>
      <w:ind w:left="720"/>
      <w:contextualSpacing/>
    </w:pPr>
  </w:style>
  <w:style w:type="character" w:customStyle="1" w:styleId="hljs-string">
    <w:name w:val="hljs-string"/>
    <w:basedOn w:val="DefaultParagraphFont"/>
    <w:rsid w:val="00B3468D"/>
  </w:style>
  <w:style w:type="paragraph" w:styleId="Revision">
    <w:name w:val="Revision"/>
    <w:hidden/>
    <w:uiPriority w:val="99"/>
    <w:semiHidden/>
    <w:rsid w:val="00C90494"/>
    <w:pPr>
      <w:spacing w:after="0" w:line="240" w:lineRule="auto"/>
    </w:pPr>
    <w:rPr>
      <w:rFonts w:ascii="Cambria" w:hAnsi="Cambria"/>
    </w:rPr>
  </w:style>
  <w:style w:type="character" w:customStyle="1" w:styleId="binomial">
    <w:name w:val="binomial"/>
    <w:basedOn w:val="DefaultParagraphFont"/>
    <w:rsid w:val="00372ABF"/>
  </w:style>
  <w:style w:type="character" w:customStyle="1" w:styleId="Heading3Char">
    <w:name w:val="Heading 3 Char"/>
    <w:basedOn w:val="DefaultParagraphFont"/>
    <w:link w:val="Heading3"/>
    <w:uiPriority w:val="9"/>
    <w:semiHidden/>
    <w:rsid w:val="008C70A0"/>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D565AD"/>
    <w:pPr>
      <w:spacing w:after="0" w:line="240" w:lineRule="auto"/>
      <w:ind w:firstLine="360"/>
    </w:pPr>
    <w:rPr>
      <w:rFonts w:ascii="Cambria" w:hAnsi="Cambria"/>
    </w:rPr>
  </w:style>
  <w:style w:type="paragraph" w:styleId="NormalWeb">
    <w:name w:val="Normal (Web)"/>
    <w:basedOn w:val="Normal"/>
    <w:uiPriority w:val="99"/>
    <w:semiHidden/>
    <w:unhideWhenUsed/>
    <w:rsid w:val="006962AB"/>
    <w:pPr>
      <w:spacing w:before="100" w:beforeAutospacing="1" w:after="100" w:afterAutospacing="1" w:line="240" w:lineRule="auto"/>
      <w:ind w:firstLine="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489269">
      <w:bodyDiv w:val="1"/>
      <w:marLeft w:val="0"/>
      <w:marRight w:val="0"/>
      <w:marTop w:val="0"/>
      <w:marBottom w:val="0"/>
      <w:divBdr>
        <w:top w:val="none" w:sz="0" w:space="0" w:color="auto"/>
        <w:left w:val="none" w:sz="0" w:space="0" w:color="auto"/>
        <w:bottom w:val="none" w:sz="0" w:space="0" w:color="auto"/>
        <w:right w:val="none" w:sz="0" w:space="0" w:color="auto"/>
      </w:divBdr>
    </w:div>
    <w:div w:id="773944387">
      <w:bodyDiv w:val="1"/>
      <w:marLeft w:val="0"/>
      <w:marRight w:val="0"/>
      <w:marTop w:val="0"/>
      <w:marBottom w:val="0"/>
      <w:divBdr>
        <w:top w:val="none" w:sz="0" w:space="0" w:color="auto"/>
        <w:left w:val="none" w:sz="0" w:space="0" w:color="auto"/>
        <w:bottom w:val="none" w:sz="0" w:space="0" w:color="auto"/>
        <w:right w:val="none" w:sz="0" w:space="0" w:color="auto"/>
      </w:divBdr>
    </w:div>
    <w:div w:id="1346861087">
      <w:bodyDiv w:val="1"/>
      <w:marLeft w:val="0"/>
      <w:marRight w:val="0"/>
      <w:marTop w:val="0"/>
      <w:marBottom w:val="0"/>
      <w:divBdr>
        <w:top w:val="none" w:sz="0" w:space="0" w:color="auto"/>
        <w:left w:val="none" w:sz="0" w:space="0" w:color="auto"/>
        <w:bottom w:val="none" w:sz="0" w:space="0" w:color="auto"/>
        <w:right w:val="none" w:sz="0" w:space="0" w:color="auto"/>
      </w:divBdr>
    </w:div>
    <w:div w:id="1363019869">
      <w:bodyDiv w:val="1"/>
      <w:marLeft w:val="0"/>
      <w:marRight w:val="0"/>
      <w:marTop w:val="0"/>
      <w:marBottom w:val="0"/>
      <w:divBdr>
        <w:top w:val="none" w:sz="0" w:space="0" w:color="auto"/>
        <w:left w:val="none" w:sz="0" w:space="0" w:color="auto"/>
        <w:bottom w:val="none" w:sz="0" w:space="0" w:color="auto"/>
        <w:right w:val="none" w:sz="0" w:space="0" w:color="auto"/>
      </w:divBdr>
      <w:divsChild>
        <w:div w:id="1306206958">
          <w:marLeft w:val="0"/>
          <w:marRight w:val="0"/>
          <w:marTop w:val="0"/>
          <w:marBottom w:val="0"/>
          <w:divBdr>
            <w:top w:val="none" w:sz="0" w:space="0" w:color="auto"/>
            <w:left w:val="none" w:sz="0" w:space="0" w:color="auto"/>
            <w:bottom w:val="none" w:sz="0" w:space="0" w:color="auto"/>
            <w:right w:val="none" w:sz="0" w:space="0" w:color="auto"/>
          </w:divBdr>
        </w:div>
        <w:div w:id="455833799">
          <w:marLeft w:val="0"/>
          <w:marRight w:val="0"/>
          <w:marTop w:val="0"/>
          <w:marBottom w:val="0"/>
          <w:divBdr>
            <w:top w:val="none" w:sz="0" w:space="0" w:color="auto"/>
            <w:left w:val="none" w:sz="0" w:space="0" w:color="auto"/>
            <w:bottom w:val="none" w:sz="0" w:space="0" w:color="auto"/>
            <w:right w:val="none" w:sz="0" w:space="0" w:color="auto"/>
          </w:divBdr>
        </w:div>
        <w:div w:id="321398271">
          <w:marLeft w:val="0"/>
          <w:marRight w:val="0"/>
          <w:marTop w:val="0"/>
          <w:marBottom w:val="0"/>
          <w:divBdr>
            <w:top w:val="none" w:sz="0" w:space="0" w:color="auto"/>
            <w:left w:val="none" w:sz="0" w:space="0" w:color="auto"/>
            <w:bottom w:val="none" w:sz="0" w:space="0" w:color="auto"/>
            <w:right w:val="none" w:sz="0" w:space="0" w:color="auto"/>
          </w:divBdr>
        </w:div>
        <w:div w:id="675041187">
          <w:marLeft w:val="0"/>
          <w:marRight w:val="0"/>
          <w:marTop w:val="0"/>
          <w:marBottom w:val="0"/>
          <w:divBdr>
            <w:top w:val="none" w:sz="0" w:space="0" w:color="auto"/>
            <w:left w:val="none" w:sz="0" w:space="0" w:color="auto"/>
            <w:bottom w:val="none" w:sz="0" w:space="0" w:color="auto"/>
            <w:right w:val="none" w:sz="0" w:space="0" w:color="auto"/>
          </w:divBdr>
        </w:div>
      </w:divsChild>
    </w:div>
    <w:div w:id="1414469828">
      <w:bodyDiv w:val="1"/>
      <w:marLeft w:val="0"/>
      <w:marRight w:val="0"/>
      <w:marTop w:val="0"/>
      <w:marBottom w:val="0"/>
      <w:divBdr>
        <w:top w:val="none" w:sz="0" w:space="0" w:color="auto"/>
        <w:left w:val="none" w:sz="0" w:space="0" w:color="auto"/>
        <w:bottom w:val="none" w:sz="0" w:space="0" w:color="auto"/>
        <w:right w:val="none" w:sz="0" w:space="0" w:color="auto"/>
      </w:divBdr>
    </w:div>
    <w:div w:id="1534145698">
      <w:bodyDiv w:val="1"/>
      <w:marLeft w:val="0"/>
      <w:marRight w:val="0"/>
      <w:marTop w:val="0"/>
      <w:marBottom w:val="0"/>
      <w:divBdr>
        <w:top w:val="none" w:sz="0" w:space="0" w:color="auto"/>
        <w:left w:val="none" w:sz="0" w:space="0" w:color="auto"/>
        <w:bottom w:val="none" w:sz="0" w:space="0" w:color="auto"/>
        <w:right w:val="none" w:sz="0" w:space="0" w:color="auto"/>
      </w:divBdr>
    </w:div>
    <w:div w:id="1556743515">
      <w:bodyDiv w:val="1"/>
      <w:marLeft w:val="0"/>
      <w:marRight w:val="0"/>
      <w:marTop w:val="0"/>
      <w:marBottom w:val="0"/>
      <w:divBdr>
        <w:top w:val="none" w:sz="0" w:space="0" w:color="auto"/>
        <w:left w:val="none" w:sz="0" w:space="0" w:color="auto"/>
        <w:bottom w:val="none" w:sz="0" w:space="0" w:color="auto"/>
        <w:right w:val="none" w:sz="0" w:space="0" w:color="auto"/>
      </w:divBdr>
    </w:div>
    <w:div w:id="1558514766">
      <w:bodyDiv w:val="1"/>
      <w:marLeft w:val="0"/>
      <w:marRight w:val="0"/>
      <w:marTop w:val="0"/>
      <w:marBottom w:val="0"/>
      <w:divBdr>
        <w:top w:val="none" w:sz="0" w:space="0" w:color="auto"/>
        <w:left w:val="none" w:sz="0" w:space="0" w:color="auto"/>
        <w:bottom w:val="none" w:sz="0" w:space="0" w:color="auto"/>
        <w:right w:val="none" w:sz="0" w:space="0" w:color="auto"/>
      </w:divBdr>
    </w:div>
    <w:div w:id="2134202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file:///C:\Users\nick.tolimieri\Documents\GitHub\OCNMS-nt\Figures\invert_capscale_plot_YSD%20-1.png" TargetMode="External"/><Relationship Id="rId26" Type="http://schemas.openxmlformats.org/officeDocument/2006/relationships/image" Target="file:///C:\Users\nick.tolimieri\Documents\GitHub\OCNMS-nt\Figures\urchins-kelp-1.png" TargetMode="External"/><Relationship Id="rId39" Type="http://schemas.openxmlformats.org/officeDocument/2006/relationships/image" Target="media/image14.png"/><Relationship Id="rId21" Type="http://schemas.openxmlformats.org/officeDocument/2006/relationships/image" Target="media/image5.png"/><Relationship Id="rId34" Type="http://schemas.openxmlformats.org/officeDocument/2006/relationships/image" Target="file:///C:\Users\nick.tolimieri\Documents\GitHub\OCNMS-nt\Figures\pca_upc%20-2.png" TargetMode="External"/><Relationship Id="rId42" Type="http://schemas.openxmlformats.org/officeDocument/2006/relationships/image" Target="file:///C:\Users\nick.tolimieri\Documents\GitHub\OCNMS-nt\Figures\Hab_Analysis_capscale_plot-1.png" TargetMode="External"/><Relationship Id="rId47" Type="http://schemas.openxmlformats.org/officeDocument/2006/relationships/image" Target="media/image18.png"/><Relationship Id="rId50" Type="http://schemas.openxmlformats.org/officeDocument/2006/relationships/image" Target="file:///C:\Users\nick.tolimieri\Documents\GitHub\OCNMS-nt\Figures\Invert_Spp_Plots_Site_Year%20-4.png" TargetMode="External"/><Relationship Id="rId55"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file:///C:\Users\nick.tolimieri\Documents\GitHub\OCNMS-nt\Figures\Fish_capscale1_plot_YSD_1pane%20-1.png" TargetMode="External"/><Relationship Id="rId29" Type="http://schemas.openxmlformats.org/officeDocument/2006/relationships/image" Target="media/image9.png"/><Relationship Id="rId11" Type="http://schemas.microsoft.com/office/2018/08/relationships/commentsExtensible" Target="commentsExtensible.xml"/><Relationship Id="rId24" Type="http://schemas.openxmlformats.org/officeDocument/2006/relationships/image" Target="file:///C:\Users\nick.tolimieri\Documents\GitHub\OCNMS-nt\Figures\log_density_kelp_ts.png" TargetMode="External"/><Relationship Id="rId32" Type="http://schemas.openxmlformats.org/officeDocument/2006/relationships/image" Target="file:///C:\Users\nick.tolimieri\Documents\GitHub\OCNMS-nt\Figures\substrate-size-1.png" TargetMode="External"/><Relationship Id="rId37" Type="http://schemas.openxmlformats.org/officeDocument/2006/relationships/image" Target="media/image13.png"/><Relationship Id="rId40" Type="http://schemas.openxmlformats.org/officeDocument/2006/relationships/image" Target="file:///C:\Users\nick.tolimieri\Documents\GitHub\OCNMS-nt\Figures\Fish_capscale1-plot-YSD-by-site%20-1.png" TargetMode="External"/><Relationship Id="rId45" Type="http://schemas.openxmlformats.org/officeDocument/2006/relationships/image" Target="media/image17.png"/><Relationship Id="rId53" Type="http://schemas.openxmlformats.org/officeDocument/2006/relationships/image" Target="media/image21.png"/><Relationship Id="rId58" Type="http://schemas.openxmlformats.org/officeDocument/2006/relationships/image" Target="file:///C:\Users\nick.tolimieri\Documents\GitHub\OCNMS-nt\Figures\Urchins_Years_Tatoosh-1.png" TargetMode="External"/><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4.png"/><Relationship Id="rId14" Type="http://schemas.openxmlformats.org/officeDocument/2006/relationships/image" Target="file:///C:\Users\nick.tolimieri\Documents\GitHub\OCNMS-nt\Figures\OCNMS.site.map.jpg" TargetMode="External"/><Relationship Id="rId22" Type="http://schemas.openxmlformats.org/officeDocument/2006/relationships/image" Target="file:///C:\Users\nick.tolimieri\Documents\GitHub\OCNMS-nt\Figures\seastar-prey-transect-level-1.png" TargetMode="External"/><Relationship Id="rId27" Type="http://schemas.openxmlformats.org/officeDocument/2006/relationships/image" Target="media/image8.png"/><Relationship Id="rId30" Type="http://schemas.openxmlformats.org/officeDocument/2006/relationships/image" Target="file:///C:\Users\nick.tolimieri\Documents\GitHub\OCNMS-nt\Figures\abiotic-substrate-1.png" TargetMode="External"/><Relationship Id="rId35" Type="http://schemas.openxmlformats.org/officeDocument/2006/relationships/image" Target="media/image12.png"/><Relationship Id="rId43" Type="http://schemas.openxmlformats.org/officeDocument/2006/relationships/image" Target="media/image16.png"/><Relationship Id="rId48" Type="http://schemas.openxmlformats.org/officeDocument/2006/relationships/image" Target="file:///C:\Users\nick.tolimieri\Documents\GitHub\OCNMS-nt\Figures\Invert_Spp_Plots_Site_Year%20-3.png" TargetMode="External"/><Relationship Id="rId56" Type="http://schemas.openxmlformats.org/officeDocument/2006/relationships/image" Target="file:///C:\Users\nick.tolimieri\Documents\GitHub\OCNMS-nt\Figures\seastar_vs_prey_plot_transect%20-1.png" TargetMode="External"/><Relationship Id="rId8" Type="http://schemas.openxmlformats.org/officeDocument/2006/relationships/comments" Target="comments.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s://www.R-project.org/"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file:///C:\Users\nick.tolimieri\Documents\GitHub\OCNMS-nt\Figures\Fish_Spp_Plots_Site_Year%20-1.png" TargetMode="External"/><Relationship Id="rId46" Type="http://schemas.openxmlformats.org/officeDocument/2006/relationships/image" Target="file:///C:\Users\nick.tolimieri\Documents\GitHub\OCNMS-nt\Figures\Invert_Spp_Plots_Site_Year%20-2.png" TargetMode="External"/><Relationship Id="rId59" Type="http://schemas.openxmlformats.org/officeDocument/2006/relationships/footer" Target="footer1.xml"/><Relationship Id="rId20" Type="http://schemas.openxmlformats.org/officeDocument/2006/relationships/image" Target="file:///C:\Users\nick.tolimieri\Documents\GitHub\OCNMS-nt\Figures\Invert_Spp_Plots_Site_Year-main-urchins-seastars%20-1.png" TargetMode="External"/><Relationship Id="rId41" Type="http://schemas.openxmlformats.org/officeDocument/2006/relationships/image" Target="media/image15.png"/><Relationship Id="rId54" Type="http://schemas.openxmlformats.org/officeDocument/2006/relationships/image" Target="file:///C:\Users\nick.tolimieri\Documents\GitHub\OCNMS-nt\Figures\Hab_Analysis_capscale_plot%20-1.png"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file:///C:\Users\nick.tolimieri\Documents\GitHub\OCNMS-nt\Figures\Fish_Spp_Plots_Site_Year_YOY%20-1.png" TargetMode="External"/><Relationship Id="rId36" Type="http://schemas.openxmlformats.org/officeDocument/2006/relationships/image" Target="file:///C:\Users\nick.tolimieri\Documents\GitHub\OCNMS-nt\Figures\pca_rock%20-2.png" TargetMode="External"/><Relationship Id="rId49" Type="http://schemas.openxmlformats.org/officeDocument/2006/relationships/image" Target="media/image19.png"/><Relationship Id="rId57" Type="http://schemas.openxmlformats.org/officeDocument/2006/relationships/image" Target="media/image23.png"/><Relationship Id="rId10" Type="http://schemas.microsoft.com/office/2016/09/relationships/commentsIds" Target="commentsIds.xml"/><Relationship Id="rId31" Type="http://schemas.openxmlformats.org/officeDocument/2006/relationships/image" Target="media/image10.png"/><Relationship Id="rId44" Type="http://schemas.openxmlformats.org/officeDocument/2006/relationships/image" Target="file:///C:\Users\nick.tolimieri\Documents\GitHub\OCNMS-nt\Figures\Invert_Spp_Plots_Site_Year%20-1.png" TargetMode="External"/><Relationship Id="rId52" Type="http://schemas.openxmlformats.org/officeDocument/2006/relationships/image" Target="file:///C:\Users\nick.tolimieri\Documents\GitHub\OCNMS-nt\Figures\Invert_capscale1-plot-YSD-by-site%20-1.png" TargetMode="External"/><Relationship Id="rId60"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51CB4E-28D9-4470-8A8D-CF075A98C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59</Pages>
  <Words>18934</Words>
  <Characters>107927</Characters>
  <Application>Microsoft Office Word</Application>
  <DocSecurity>0</DocSecurity>
  <Lines>899</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Nick.Tolimieri</dc:creator>
  <cp:keywords/>
  <dc:description/>
  <cp:lastModifiedBy>jameal samhouri</cp:lastModifiedBy>
  <cp:revision>6</cp:revision>
  <cp:lastPrinted>2021-06-04T22:00:00Z</cp:lastPrinted>
  <dcterms:created xsi:type="dcterms:W3CDTF">2021-09-29T22:42:00Z</dcterms:created>
  <dcterms:modified xsi:type="dcterms:W3CDTF">2021-09-30T23:16:00Z</dcterms:modified>
</cp:coreProperties>
</file>