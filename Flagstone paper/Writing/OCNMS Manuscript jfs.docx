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6BBE0" w14:textId="5DB48260" w:rsidR="00E3301E" w:rsidRPr="00ED7FF3" w:rsidRDefault="00ED7FF3" w:rsidP="00D53E7A">
      <w:pPr>
        <w:pStyle w:val="Title"/>
      </w:pPr>
      <w:r w:rsidRPr="00ED7FF3">
        <w:t>OCNMS Manuscript</w:t>
      </w:r>
      <w:r w:rsidR="008D3000">
        <w:t>: What I did with my summer vacation</w:t>
      </w:r>
      <w:r w:rsidR="00142687">
        <w:t>s</w:t>
      </w:r>
      <w:r w:rsidR="008D3000">
        <w:t xml:space="preserve"> </w:t>
      </w:r>
      <w:r w:rsidR="00336FB8">
        <w:t>before covid ruined everything</w:t>
      </w:r>
    </w:p>
    <w:p w14:paraId="77F27B67" w14:textId="157C0D28" w:rsidR="00ED7FF3" w:rsidRDefault="009E1A26" w:rsidP="00D53E7A">
      <w:proofErr w:type="spellStart"/>
      <w:r>
        <w:t>Tolimieri</w:t>
      </w:r>
      <w:proofErr w:type="spellEnd"/>
      <w:r>
        <w:t>, N.</w:t>
      </w:r>
    </w:p>
    <w:p w14:paraId="3FF3B3EB" w14:textId="75D6E1BF" w:rsidR="009E1A26" w:rsidRDefault="009E1A26" w:rsidP="009E1A26">
      <w:r>
        <w:t xml:space="preserve">Liu, O. </w:t>
      </w:r>
    </w:p>
    <w:p w14:paraId="0808E555" w14:textId="0043D0CA" w:rsidR="009E1A26" w:rsidRDefault="009E1A26" w:rsidP="009E1A26">
      <w:proofErr w:type="spellStart"/>
      <w:r>
        <w:t>Sullaway</w:t>
      </w:r>
      <w:proofErr w:type="spellEnd"/>
      <w:r>
        <w:t xml:space="preserve">, </w:t>
      </w:r>
      <w:proofErr w:type="spellStart"/>
      <w:r>
        <w:t>G</w:t>
      </w:r>
      <w:r w:rsidR="004F280E">
        <w:t>sul</w:t>
      </w:r>
      <w:proofErr w:type="spellEnd"/>
      <w:r>
        <w:t>.</w:t>
      </w:r>
    </w:p>
    <w:p w14:paraId="0A9308BD" w14:textId="2FB26975" w:rsidR="009E1A26" w:rsidRDefault="009E1A26" w:rsidP="009E1A26">
      <w:r>
        <w:t>Samhouri, J.</w:t>
      </w:r>
    </w:p>
    <w:p w14:paraId="6A846F10" w14:textId="34BD53B1" w:rsidR="009E1A26" w:rsidRPr="00753DAF" w:rsidRDefault="00F413D0" w:rsidP="009E1A26">
      <w:r>
        <w:t>Harvey, C.</w:t>
      </w:r>
      <w:r w:rsidR="009E1A26" w:rsidRPr="00753DAF">
        <w:t>.</w:t>
      </w:r>
    </w:p>
    <w:p w14:paraId="53A1B739" w14:textId="61D9502F" w:rsidR="000A5AFF" w:rsidRPr="00753DAF" w:rsidRDefault="000A5AFF" w:rsidP="000A5AFF">
      <w:r w:rsidRPr="00753DAF">
        <w:t xml:space="preserve">Shelton, </w:t>
      </w:r>
      <w:r w:rsidR="00F413D0">
        <w:t>A.</w:t>
      </w:r>
    </w:p>
    <w:p w14:paraId="798D4F4F" w14:textId="34D7710F" w:rsidR="000A5AFF" w:rsidRPr="00753DAF" w:rsidRDefault="000A5AFF" w:rsidP="000A5AFF">
      <w:r w:rsidRPr="00753DAF">
        <w:t>Andrews, K.</w:t>
      </w:r>
    </w:p>
    <w:p w14:paraId="4ACC5B94" w14:textId="681BF46E" w:rsidR="000A5AFF" w:rsidRDefault="00F413D0" w:rsidP="000A5AFF">
      <w:r>
        <w:t>Williams, G</w:t>
      </w:r>
      <w:r w:rsidR="000A5AFF">
        <w:t>.</w:t>
      </w:r>
    </w:p>
    <w:p w14:paraId="1CE21243" w14:textId="46BB323A" w:rsidR="000A5AFF" w:rsidRDefault="000A5AFF" w:rsidP="000A5AFF">
      <w:proofErr w:type="spellStart"/>
      <w:r>
        <w:t>Lonhart</w:t>
      </w:r>
      <w:proofErr w:type="spellEnd"/>
      <w:r>
        <w:t xml:space="preserve">, S. </w:t>
      </w:r>
    </w:p>
    <w:p w14:paraId="44DE957B" w14:textId="01038AD3" w:rsidR="00365963" w:rsidRPr="00753DAF" w:rsidRDefault="00F413D0" w:rsidP="009E1A26">
      <w:r>
        <w:t>Feisty</w:t>
      </w:r>
      <w:r w:rsidR="00365963" w:rsidRPr="00753DAF">
        <w:t xml:space="preserve"> B.</w:t>
      </w:r>
    </w:p>
    <w:p w14:paraId="1366B68F" w14:textId="7D3C0253" w:rsidR="009E1A26" w:rsidRDefault="009E1A26" w:rsidP="009E1A26">
      <w:r>
        <w:t>Frick, K.</w:t>
      </w:r>
    </w:p>
    <w:p w14:paraId="18D8F005" w14:textId="1D201CF0" w:rsidR="00365963" w:rsidRDefault="00F413D0" w:rsidP="009E1A26">
      <w:r>
        <w:t>Jenny?</w:t>
      </w:r>
    </w:p>
    <w:p w14:paraId="2C752883" w14:textId="7D4210A7" w:rsidR="00ED7FF3" w:rsidRPr="00A63EA9" w:rsidRDefault="00F413D0" w:rsidP="004543B4">
      <w:pPr>
        <w:rPr>
          <w:color w:val="FF0000"/>
        </w:rPr>
      </w:pPr>
      <w:r>
        <w:t xml:space="preserve">Whoever else.. </w:t>
      </w:r>
      <w:r w:rsidRPr="00A63EA9">
        <w:rPr>
          <w:color w:val="FF0000"/>
        </w:rPr>
        <w:t>no particular order above</w:t>
      </w:r>
      <w:r w:rsidR="00A63EA9">
        <w:rPr>
          <w:color w:val="FF0000"/>
        </w:rPr>
        <w:t>; subject to change</w:t>
      </w:r>
    </w:p>
    <w:p w14:paraId="259FFA70" w14:textId="77777777" w:rsidR="00ED7FF3" w:rsidRDefault="00ED7FF3" w:rsidP="00D53E7A">
      <w:pPr>
        <w:pStyle w:val="Heading1"/>
      </w:pPr>
      <w:r>
        <w:t>Abstract</w:t>
      </w:r>
    </w:p>
    <w:p w14:paraId="05577428" w14:textId="3CBE437A" w:rsidR="001101BB" w:rsidRPr="001101BB" w:rsidRDefault="006D680C" w:rsidP="00D53E7A">
      <w:r>
        <w:t>TBW</w:t>
      </w:r>
    </w:p>
    <w:p w14:paraId="04DFA46C" w14:textId="27DCE30E" w:rsidR="00ED7FF3" w:rsidRDefault="00ED7FF3" w:rsidP="006D680C">
      <w:pPr>
        <w:pStyle w:val="Heading1"/>
      </w:pPr>
      <w:r>
        <w:br w:type="page"/>
      </w:r>
      <w:r w:rsidRPr="00ED7FF3">
        <w:lastRenderedPageBreak/>
        <w:t>Introduction</w:t>
      </w:r>
    </w:p>
    <w:p w14:paraId="5FFF6773" w14:textId="3250D10A" w:rsidR="008446B8" w:rsidRDefault="008446B8" w:rsidP="008446B8">
      <w:pPr>
        <w:ind w:firstLine="0"/>
        <w:rPr>
          <w:ins w:id="0" w:author="jameal samhouri" w:date="2021-07-09T14:25:00Z"/>
        </w:rPr>
      </w:pPr>
      <w:ins w:id="1" w:author="jameal samhouri" w:date="2021-07-09T14:25:00Z">
        <w:r>
          <w:t xml:space="preserve">Possible </w:t>
        </w:r>
      </w:ins>
      <w:ins w:id="2" w:author="jameal samhouri" w:date="2021-07-09T14:34:00Z">
        <w:r>
          <w:t xml:space="preserve">Intro </w:t>
        </w:r>
      </w:ins>
      <w:ins w:id="3" w:author="jameal samhouri" w:date="2021-07-09T14:25:00Z">
        <w:r>
          <w:t>outline:</w:t>
        </w:r>
      </w:ins>
    </w:p>
    <w:p w14:paraId="40F4F847" w14:textId="3199D64A" w:rsidR="008446B8" w:rsidRDefault="008446B8" w:rsidP="008446B8">
      <w:pPr>
        <w:pStyle w:val="ListParagraph"/>
        <w:numPr>
          <w:ilvl w:val="0"/>
          <w:numId w:val="12"/>
        </w:numPr>
        <w:rPr>
          <w:ins w:id="4" w:author="jameal samhouri" w:date="2021-07-09T14:26:00Z"/>
        </w:rPr>
      </w:pPr>
      <w:ins w:id="5" w:author="jameal samhouri" w:date="2021-07-09T14:25:00Z">
        <w:r>
          <w:t>Climate extremes challenging important eco</w:t>
        </w:r>
      </w:ins>
      <w:ins w:id="6" w:author="jameal samhouri" w:date="2021-07-09T14:26:00Z">
        <w:r>
          <w:t>systems worldwide. Fires and forests, hurricanes and reefs, heat and kelp. Communities and people impacted</w:t>
        </w:r>
      </w:ins>
    </w:p>
    <w:p w14:paraId="75BEB071" w14:textId="32F8AEAB" w:rsidR="008446B8" w:rsidRDefault="008446B8" w:rsidP="008446B8">
      <w:pPr>
        <w:pStyle w:val="ListParagraph"/>
        <w:numPr>
          <w:ilvl w:val="0"/>
          <w:numId w:val="12"/>
        </w:numPr>
        <w:rPr>
          <w:ins w:id="7" w:author="jameal samhouri" w:date="2021-07-09T14:26:00Z"/>
        </w:rPr>
      </w:pPr>
      <w:ins w:id="8" w:author="jameal samhouri" w:date="2021-07-09T14:26:00Z">
        <w:r>
          <w:t>Kelp forests in NE Pacific and recent MHW</w:t>
        </w:r>
      </w:ins>
    </w:p>
    <w:p w14:paraId="00280637" w14:textId="77777777" w:rsidR="006962AB" w:rsidRDefault="006962AB" w:rsidP="008446B8">
      <w:pPr>
        <w:pStyle w:val="ListParagraph"/>
        <w:numPr>
          <w:ilvl w:val="1"/>
          <w:numId w:val="12"/>
        </w:numPr>
        <w:rPr>
          <w:ins w:id="9" w:author="jameal samhouri" w:date="2021-07-09T14:35:00Z"/>
        </w:rPr>
      </w:pPr>
      <w:ins w:id="10" w:author="jameal samhouri" w:date="2021-07-09T14:35:00Z">
        <w:r>
          <w:t>Kelp forests in NE Pacific are important</w:t>
        </w:r>
      </w:ins>
    </w:p>
    <w:p w14:paraId="125C9275" w14:textId="7E01E914" w:rsidR="008446B8" w:rsidRDefault="008446B8" w:rsidP="008446B8">
      <w:pPr>
        <w:pStyle w:val="ListParagraph"/>
        <w:numPr>
          <w:ilvl w:val="1"/>
          <w:numId w:val="12"/>
        </w:numPr>
        <w:rPr>
          <w:ins w:id="11" w:author="jameal samhouri" w:date="2021-07-09T14:27:00Z"/>
        </w:rPr>
      </w:pPr>
      <w:ins w:id="12" w:author="jameal samhouri" w:date="2021-07-09T14:26:00Z">
        <w:r>
          <w:t>There have been a slew of papers looking at responses to the 2014-16 heatwave</w:t>
        </w:r>
      </w:ins>
      <w:ins w:id="13" w:author="jameal samhouri" w:date="2021-07-09T14:35:00Z">
        <w:r w:rsidR="006962AB">
          <w:t xml:space="preserve"> and the </w:t>
        </w:r>
        <w:proofErr w:type="spellStart"/>
        <w:r w:rsidR="006962AB">
          <w:t>seastar</w:t>
        </w:r>
        <w:proofErr w:type="spellEnd"/>
        <w:r w:rsidR="006962AB">
          <w:t xml:space="preserve"> </w:t>
        </w:r>
        <w:proofErr w:type="spellStart"/>
        <w:r w:rsidR="006962AB">
          <w:t>dieoff</w:t>
        </w:r>
      </w:ins>
      <w:proofErr w:type="spellEnd"/>
      <w:ins w:id="14" w:author="jameal samhouri" w:date="2021-07-09T14:26:00Z">
        <w:r>
          <w:t xml:space="preserve">. </w:t>
        </w:r>
      </w:ins>
      <w:ins w:id="15" w:author="jameal samhouri" w:date="2021-07-09T14:27:00Z">
        <w:r>
          <w:t>Big topics across the board seem to be 1) urchins &amp; release from predation &amp; effects on kelp; 2) kelp declines due to temperature</w:t>
        </w:r>
        <w:r>
          <w:t xml:space="preserve"> </w:t>
        </w:r>
      </w:ins>
    </w:p>
    <w:p w14:paraId="7CBDEC03" w14:textId="5B8EDA61" w:rsidR="008446B8" w:rsidRDefault="008446B8" w:rsidP="008446B8">
      <w:pPr>
        <w:pStyle w:val="ListParagraph"/>
        <w:numPr>
          <w:ilvl w:val="2"/>
          <w:numId w:val="12"/>
        </w:numPr>
        <w:rPr>
          <w:ins w:id="16" w:author="jameal samhouri" w:date="2021-07-09T14:27:00Z"/>
        </w:rPr>
        <w:pPrChange w:id="17" w:author="jameal samhouri" w:date="2021-07-09T14:27:00Z">
          <w:pPr>
            <w:pStyle w:val="ListParagraph"/>
            <w:numPr>
              <w:ilvl w:val="1"/>
              <w:numId w:val="12"/>
            </w:numPr>
            <w:ind w:left="1440" w:hanging="360"/>
          </w:pPr>
        </w:pPrChange>
      </w:pPr>
      <w:ins w:id="18" w:author="jameal samhouri" w:date="2021-07-09T14:26:00Z">
        <w:r>
          <w:t>Some talk about kelp being a sentinel and generally forecasting doom (Rogers-Bennett et al. 2019), some finding resilience due to the kelp forest community (</w:t>
        </w:r>
        <w:proofErr w:type="spellStart"/>
        <w:r>
          <w:t>Eisguirre</w:t>
        </w:r>
        <w:proofErr w:type="spellEnd"/>
        <w:r>
          <w:t xml:space="preserve"> Ecology), others finding a lot of spatial variation in kelp recovery (Cavanaugh Front. Mar. Sci.). </w:t>
        </w:r>
      </w:ins>
    </w:p>
    <w:p w14:paraId="47DFF8E3" w14:textId="77777777" w:rsidR="008446B8" w:rsidRDefault="008446B8" w:rsidP="008446B8">
      <w:pPr>
        <w:pStyle w:val="ListParagraph"/>
        <w:numPr>
          <w:ilvl w:val="2"/>
          <w:numId w:val="12"/>
        </w:numPr>
        <w:rPr>
          <w:ins w:id="19" w:author="jameal samhouri" w:date="2021-07-09T14:27:00Z"/>
        </w:rPr>
      </w:pPr>
      <w:ins w:id="20" w:author="jameal samhouri" w:date="2021-07-09T14:27:00Z">
        <w:r>
          <w:t>We</w:t>
        </w:r>
      </w:ins>
      <w:ins w:id="21" w:author="jameal samhouri" w:date="2021-07-09T14:26:00Z">
        <w:r>
          <w:t xml:space="preserve"> should look for a paper in the CA otter range (Monterey) to see what they think... </w:t>
        </w:r>
      </w:ins>
    </w:p>
    <w:p w14:paraId="09519E81" w14:textId="7F6E23C0" w:rsidR="008446B8" w:rsidRDefault="008446B8" w:rsidP="008446B8">
      <w:pPr>
        <w:pStyle w:val="ListParagraph"/>
        <w:numPr>
          <w:ilvl w:val="1"/>
          <w:numId w:val="12"/>
        </w:numPr>
        <w:rPr>
          <w:ins w:id="22" w:author="jameal samhouri" w:date="2021-07-09T14:27:00Z"/>
        </w:rPr>
      </w:pPr>
      <w:ins w:id="23" w:author="jameal samhouri" w:date="2021-07-09T14:26:00Z">
        <w:r>
          <w:t xml:space="preserve">Both of these have the same basic causality: big, external </w:t>
        </w:r>
        <w:proofErr w:type="spellStart"/>
        <w:r>
          <w:t>forcings</w:t>
        </w:r>
        <w:proofErr w:type="spellEnd"/>
        <w:r>
          <w:t xml:space="preserve"> (temperature, disease) that are driving change </w:t>
        </w:r>
      </w:ins>
      <w:ins w:id="24" w:author="jameal samhouri" w:date="2021-07-09T14:28:00Z">
        <w:r>
          <w:t xml:space="preserve">through time </w:t>
        </w:r>
      </w:ins>
      <w:ins w:id="25" w:author="jameal samhouri" w:date="2021-07-09T14:26:00Z">
        <w:r>
          <w:t>over large spatial scales.</w:t>
        </w:r>
      </w:ins>
    </w:p>
    <w:p w14:paraId="6B799474" w14:textId="04CE0B86" w:rsidR="008446B8" w:rsidRDefault="008446B8" w:rsidP="008446B8">
      <w:pPr>
        <w:pStyle w:val="ListParagraph"/>
        <w:numPr>
          <w:ilvl w:val="1"/>
          <w:numId w:val="12"/>
        </w:numPr>
        <w:rPr>
          <w:ins w:id="26" w:author="jameal samhouri" w:date="2021-07-09T14:28:00Z"/>
        </w:rPr>
      </w:pPr>
      <w:ins w:id="27" w:author="jameal samhouri" w:date="2021-07-09T14:28:00Z">
        <w:r>
          <w:t>There is a gap in understanding what is going on in kelp forests of the PNW</w:t>
        </w:r>
      </w:ins>
    </w:p>
    <w:p w14:paraId="6F9CC25C" w14:textId="7E0B94F8" w:rsidR="008446B8" w:rsidRDefault="008446B8" w:rsidP="008446B8">
      <w:pPr>
        <w:pStyle w:val="ListParagraph"/>
        <w:numPr>
          <w:ilvl w:val="0"/>
          <w:numId w:val="12"/>
        </w:numPr>
        <w:rPr>
          <w:ins w:id="28" w:author="jameal samhouri" w:date="2021-07-09T14:32:00Z"/>
        </w:rPr>
      </w:pPr>
      <w:ins w:id="29" w:author="jameal samhouri" w:date="2021-07-09T14:28:00Z">
        <w:r>
          <w:t>Kelp forests in the PNW are important but here is what little we know</w:t>
        </w:r>
      </w:ins>
    </w:p>
    <w:p w14:paraId="3FEAA9DC" w14:textId="18ECA55F" w:rsidR="008446B8" w:rsidRDefault="008446B8" w:rsidP="008446B8">
      <w:pPr>
        <w:pStyle w:val="ListParagraph"/>
        <w:numPr>
          <w:ilvl w:val="1"/>
          <w:numId w:val="12"/>
        </w:numPr>
        <w:rPr>
          <w:ins w:id="30" w:author="jameal samhouri" w:date="2021-07-09T14:33:00Z"/>
        </w:rPr>
      </w:pPr>
      <w:ins w:id="31" w:author="jameal samhouri" w:date="2021-07-09T14:33:00Z">
        <w:r>
          <w:t xml:space="preserve">Something about sea otters from </w:t>
        </w:r>
        <w:proofErr w:type="spellStart"/>
        <w:r>
          <w:t>Ole’s</w:t>
        </w:r>
        <w:proofErr w:type="spellEnd"/>
        <w:r>
          <w:t xml:space="preserve"> paper</w:t>
        </w:r>
      </w:ins>
    </w:p>
    <w:p w14:paraId="48F292D1" w14:textId="7CDCDBD6" w:rsidR="008446B8" w:rsidRDefault="008446B8" w:rsidP="008446B8">
      <w:pPr>
        <w:pStyle w:val="ListParagraph"/>
        <w:numPr>
          <w:ilvl w:val="1"/>
          <w:numId w:val="12"/>
        </w:numPr>
        <w:rPr>
          <w:ins w:id="32" w:author="jameal samhouri" w:date="2021-07-09T14:32:00Z"/>
        </w:rPr>
      </w:pPr>
      <w:proofErr w:type="spellStart"/>
      <w:ins w:id="33" w:author="jameal samhouri" w:date="2021-07-09T14:32:00Z">
        <w:r>
          <w:t>Seastars</w:t>
        </w:r>
        <w:proofErr w:type="spellEnd"/>
        <w:r>
          <w:t xml:space="preserve"> are predators on important grazers that modify kelp abundance (through space competition and/or herbivory).</w:t>
        </w:r>
        <w:r>
          <w:t xml:space="preserve"> Challenged by recent disease outbreak.</w:t>
        </w:r>
      </w:ins>
    </w:p>
    <w:p w14:paraId="1CF733AB" w14:textId="77777777" w:rsidR="008446B8" w:rsidRDefault="008446B8" w:rsidP="008446B8">
      <w:pPr>
        <w:pStyle w:val="ListParagraph"/>
        <w:numPr>
          <w:ilvl w:val="1"/>
          <w:numId w:val="12"/>
        </w:numPr>
        <w:rPr>
          <w:ins w:id="34" w:author="jameal samhouri" w:date="2021-07-09T14:32:00Z"/>
        </w:rPr>
      </w:pPr>
      <w:ins w:id="35" w:author="jameal samhouri" w:date="2021-07-09T14:32:00Z">
        <w:r>
          <w:lastRenderedPageBreak/>
          <w:t xml:space="preserve">Fewer </w:t>
        </w:r>
        <w:proofErr w:type="spellStart"/>
        <w:r>
          <w:t>seastars</w:t>
        </w:r>
        <w:proofErr w:type="spellEnd"/>
        <w:r>
          <w:t xml:space="preserve"> could release sea urchins from predation pressure, especially in locations without sea otters (TI, NB).</w:t>
        </w:r>
      </w:ins>
    </w:p>
    <w:p w14:paraId="5285F57F" w14:textId="6FA9D518" w:rsidR="008446B8" w:rsidRDefault="008446B8" w:rsidP="008446B8">
      <w:pPr>
        <w:pStyle w:val="ListParagraph"/>
        <w:numPr>
          <w:ilvl w:val="1"/>
          <w:numId w:val="12"/>
        </w:numPr>
        <w:rPr>
          <w:ins w:id="36" w:author="jameal samhouri" w:date="2021-07-09T14:32:00Z"/>
        </w:rPr>
      </w:pPr>
      <w:ins w:id="37" w:author="jameal samhouri" w:date="2021-07-09T14:32:00Z">
        <w:r>
          <w:t>With more sea urchins, kelp could decline.</w:t>
        </w:r>
        <w:r>
          <w:t xml:space="preserve"> Combined</w:t>
        </w:r>
      </w:ins>
      <w:ins w:id="38" w:author="jameal samhouri" w:date="2021-07-09T14:33:00Z">
        <w:r>
          <w:t xml:space="preserve"> with MHW this could be a major negative impact on kelp.</w:t>
        </w:r>
      </w:ins>
    </w:p>
    <w:p w14:paraId="1D5EDFEA" w14:textId="6625A717" w:rsidR="008446B8" w:rsidRDefault="008446B8" w:rsidP="00781DB5">
      <w:pPr>
        <w:pStyle w:val="ListParagraph"/>
        <w:numPr>
          <w:ilvl w:val="1"/>
          <w:numId w:val="12"/>
        </w:numPr>
        <w:rPr>
          <w:ins w:id="39" w:author="jameal samhouri" w:date="2021-07-09T14:28:00Z"/>
        </w:rPr>
        <w:pPrChange w:id="40" w:author="jameal samhouri" w:date="2021-07-09T14:32:00Z">
          <w:pPr>
            <w:pStyle w:val="ListParagraph"/>
            <w:numPr>
              <w:ilvl w:val="2"/>
              <w:numId w:val="12"/>
            </w:numPr>
            <w:ind w:left="2160" w:hanging="180"/>
          </w:pPr>
        </w:pPrChange>
      </w:pPr>
      <w:ins w:id="41" w:author="jameal samhouri" w:date="2021-07-09T14:32:00Z">
        <w:r>
          <w:t>Less kelp could reduce rockfish recruitment.</w:t>
        </w:r>
      </w:ins>
    </w:p>
    <w:p w14:paraId="2865FBFC" w14:textId="5CEE8F86" w:rsidR="008446B8" w:rsidRDefault="008446B8" w:rsidP="008446B8">
      <w:pPr>
        <w:pStyle w:val="ListParagraph"/>
        <w:numPr>
          <w:ilvl w:val="0"/>
          <w:numId w:val="12"/>
        </w:numPr>
        <w:rPr>
          <w:ins w:id="42" w:author="jameal samhouri" w:date="2021-07-09T14:32:00Z"/>
        </w:rPr>
      </w:pPr>
      <w:ins w:id="43" w:author="jameal samhouri" w:date="2021-07-09T14:29:00Z">
        <w:r>
          <w:t xml:space="preserve">Here we address </w:t>
        </w:r>
      </w:ins>
      <w:ins w:id="44" w:author="jameal samhouri" w:date="2021-07-09T14:30:00Z">
        <w:r>
          <w:t>the question of</w:t>
        </w:r>
      </w:ins>
      <w:ins w:id="45" w:author="jameal samhouri" w:date="2021-07-09T14:29:00Z">
        <w:r w:rsidRPr="008446B8">
          <w:t xml:space="preserve"> How do the northern coasts compare to the mess that is California?  When we look across our surveys and species, do we see sweeping shared change</w:t>
        </w:r>
        <w:commentRangeStart w:id="46"/>
        <w:r w:rsidRPr="008446B8">
          <w:t>?</w:t>
        </w:r>
        <w:commentRangeEnd w:id="46"/>
        <w:r>
          <w:rPr>
            <w:rStyle w:val="CommentReference"/>
          </w:rPr>
          <w:commentReference w:id="46"/>
        </w:r>
      </w:ins>
    </w:p>
    <w:p w14:paraId="4704E2A4" w14:textId="4FE6EC9F" w:rsidR="008446B8" w:rsidRDefault="008446B8" w:rsidP="008446B8">
      <w:pPr>
        <w:pStyle w:val="ListParagraph"/>
        <w:numPr>
          <w:ilvl w:val="1"/>
          <w:numId w:val="12"/>
        </w:numPr>
        <w:rPr>
          <w:ins w:id="47" w:author="jameal samhouri" w:date="2021-07-09T14:29:00Z"/>
        </w:rPr>
      </w:pPr>
      <w:ins w:id="48" w:author="jameal samhouri" w:date="2021-07-09T14:32:00Z">
        <w:r>
          <w:t xml:space="preserve">Note </w:t>
        </w:r>
        <w:r>
          <w:t xml:space="preserve">We don't have the pre-data to look at the magnitude of change due to the heatwave (except for a few </w:t>
        </w:r>
        <w:proofErr w:type="spellStart"/>
        <w:r>
          <w:t>Kvitek</w:t>
        </w:r>
        <w:proofErr w:type="spellEnd"/>
        <w:r>
          <w:t xml:space="preserve"> measurements of kelp density), but we do have the data to look at the post-heatwave just like we have the data to look at post-</w:t>
        </w:r>
        <w:proofErr w:type="spellStart"/>
        <w:r>
          <w:t>seastar</w:t>
        </w:r>
        <w:proofErr w:type="spellEnd"/>
        <w:r>
          <w:t>.</w:t>
        </w:r>
      </w:ins>
    </w:p>
    <w:p w14:paraId="75726C70" w14:textId="77777777" w:rsidR="008446B8" w:rsidRDefault="008446B8" w:rsidP="008446B8">
      <w:pPr>
        <w:ind w:left="360" w:firstLine="0"/>
        <w:rPr>
          <w:ins w:id="49" w:author="jameal samhouri" w:date="2021-07-09T14:31:00Z"/>
        </w:rPr>
      </w:pPr>
    </w:p>
    <w:p w14:paraId="260B3F0A" w14:textId="77777777" w:rsidR="008446B8" w:rsidRDefault="008446B8" w:rsidP="008446B8">
      <w:pPr>
        <w:ind w:left="360" w:firstLine="0"/>
        <w:rPr>
          <w:ins w:id="50" w:author="jameal samhouri" w:date="2021-07-09T14:31:00Z"/>
        </w:rPr>
      </w:pPr>
      <w:ins w:id="51" w:author="jameal samhouri" w:date="2021-07-09T14:30:00Z">
        <w:r>
          <w:t>Discussion topics</w:t>
        </w:r>
      </w:ins>
      <w:ins w:id="52" w:author="jameal samhouri" w:date="2021-07-09T14:29:00Z">
        <w:r>
          <w:t>.</w:t>
        </w:r>
      </w:ins>
    </w:p>
    <w:p w14:paraId="567E603A" w14:textId="67B08591" w:rsidR="008446B8" w:rsidRDefault="00287F44" w:rsidP="008446B8">
      <w:pPr>
        <w:pStyle w:val="ListParagraph"/>
        <w:numPr>
          <w:ilvl w:val="0"/>
          <w:numId w:val="14"/>
        </w:numPr>
        <w:rPr>
          <w:ins w:id="53" w:author="jameal samhouri" w:date="2021-07-09T14:30:00Z"/>
        </w:rPr>
        <w:pPrChange w:id="54" w:author="jameal samhouri" w:date="2021-07-09T14:31:00Z">
          <w:pPr>
            <w:pStyle w:val="ListParagraph"/>
            <w:numPr>
              <w:ilvl w:val="1"/>
              <w:numId w:val="12"/>
            </w:numPr>
            <w:ind w:left="1440" w:hanging="360"/>
          </w:pPr>
        </w:pPrChange>
      </w:pPr>
      <w:ins w:id="55" w:author="jameal samhouri" w:date="2021-07-09T14:56:00Z">
        <w:r>
          <w:t xml:space="preserve">PNW kelp forest communities do not appear to be as impacted by the </w:t>
        </w:r>
        <w:proofErr w:type="spellStart"/>
        <w:r>
          <w:t>seastar</w:t>
        </w:r>
        <w:proofErr w:type="spellEnd"/>
        <w:r>
          <w:t xml:space="preserve"> </w:t>
        </w:r>
        <w:proofErr w:type="spellStart"/>
        <w:r>
          <w:t>dieoff</w:t>
        </w:r>
        <w:proofErr w:type="spellEnd"/>
        <w:r>
          <w:t xml:space="preserve"> and MHW as much as more southern kelp forest communities. </w:t>
        </w:r>
      </w:ins>
      <w:ins w:id="56" w:author="jameal samhouri" w:date="2021-07-09T14:30:00Z">
        <w:r w:rsidR="008446B8">
          <w:t xml:space="preserve">What might be buffering </w:t>
        </w:r>
      </w:ins>
      <w:ins w:id="57" w:author="jameal samhouri" w:date="2021-07-09T14:31:00Z">
        <w:r w:rsidR="008446B8">
          <w:t xml:space="preserve">PNW </w:t>
        </w:r>
      </w:ins>
      <w:ins w:id="58" w:author="jameal samhouri" w:date="2021-07-09T14:30:00Z">
        <w:r w:rsidR="008446B8">
          <w:t xml:space="preserve">communities? </w:t>
        </w:r>
      </w:ins>
    </w:p>
    <w:p w14:paraId="70B5CF2C" w14:textId="77777777" w:rsidR="008446B8" w:rsidRDefault="008446B8" w:rsidP="008446B8">
      <w:pPr>
        <w:pStyle w:val="ListParagraph"/>
        <w:numPr>
          <w:ilvl w:val="1"/>
          <w:numId w:val="12"/>
        </w:numPr>
        <w:rPr>
          <w:ins w:id="59" w:author="jameal samhouri" w:date="2021-07-09T14:31:00Z"/>
        </w:rPr>
        <w:pPrChange w:id="60" w:author="jameal samhouri" w:date="2021-07-09T14:31:00Z">
          <w:pPr>
            <w:pStyle w:val="ListParagraph"/>
            <w:numPr>
              <w:ilvl w:val="2"/>
              <w:numId w:val="12"/>
            </w:numPr>
            <w:ind w:left="2160" w:hanging="180"/>
          </w:pPr>
        </w:pPrChange>
      </w:pPr>
      <w:ins w:id="61" w:author="jameal samhouri" w:date="2021-07-09T14:31:00Z">
        <w:r>
          <w:t xml:space="preserve">temperatures aren't so high up in </w:t>
        </w:r>
        <w:proofErr w:type="spellStart"/>
        <w:r>
          <w:t>washington</w:t>
        </w:r>
        <w:proofErr w:type="spellEnd"/>
        <w:r>
          <w:t xml:space="preserve"> - we're not near an edge.</w:t>
        </w:r>
      </w:ins>
    </w:p>
    <w:p w14:paraId="09D9B95B" w14:textId="77777777" w:rsidR="008446B8" w:rsidRDefault="008446B8" w:rsidP="008446B8">
      <w:pPr>
        <w:pStyle w:val="ListParagraph"/>
        <w:numPr>
          <w:ilvl w:val="1"/>
          <w:numId w:val="12"/>
        </w:numPr>
        <w:rPr>
          <w:ins w:id="62" w:author="jameal samhouri" w:date="2021-07-09T14:31:00Z"/>
        </w:rPr>
        <w:pPrChange w:id="63" w:author="jameal samhouri" w:date="2021-07-09T14:31:00Z">
          <w:pPr>
            <w:pStyle w:val="ListParagraph"/>
            <w:numPr>
              <w:ilvl w:val="2"/>
              <w:numId w:val="12"/>
            </w:numPr>
            <w:ind w:left="2160" w:hanging="180"/>
          </w:pPr>
        </w:pPrChange>
      </w:pPr>
      <w:ins w:id="64" w:author="jameal samhouri" w:date="2021-07-09T14:31:00Z">
        <w:r>
          <w:t xml:space="preserve">we have redundant kelp in a way that lots of California doesn't </w:t>
        </w:r>
      </w:ins>
    </w:p>
    <w:p w14:paraId="78CA5021" w14:textId="017A9012" w:rsidR="008446B8" w:rsidRDefault="008446B8" w:rsidP="008446B8">
      <w:pPr>
        <w:pStyle w:val="ListParagraph"/>
        <w:numPr>
          <w:ilvl w:val="1"/>
          <w:numId w:val="12"/>
        </w:numPr>
        <w:rPr>
          <w:ins w:id="65" w:author="jameal samhouri" w:date="2021-07-09T14:34:00Z"/>
        </w:rPr>
      </w:pPr>
      <w:ins w:id="66" w:author="jameal samhouri" w:date="2021-07-09T14:31:00Z">
        <w:r>
          <w:t xml:space="preserve">functional redundancy. </w:t>
        </w:r>
        <w:r>
          <w:t>We have otters + sea stars for predators.</w:t>
        </w:r>
      </w:ins>
    </w:p>
    <w:p w14:paraId="1AF81340" w14:textId="6D619BBB" w:rsidR="008446B8" w:rsidRDefault="006962AB" w:rsidP="00287F44">
      <w:pPr>
        <w:pStyle w:val="ListParagraph"/>
        <w:numPr>
          <w:ilvl w:val="0"/>
          <w:numId w:val="14"/>
        </w:numPr>
        <w:pPrChange w:id="67" w:author="jameal samhouri" w:date="2021-07-09T14:57:00Z">
          <w:pPr>
            <w:ind w:firstLine="0"/>
          </w:pPr>
        </w:pPrChange>
      </w:pPr>
      <w:ins w:id="68" w:author="jameal samhouri" w:date="2021-07-09T14:36:00Z">
        <w:r>
          <w:t xml:space="preserve">Apology paragraph. </w:t>
        </w:r>
      </w:ins>
      <w:ins w:id="69" w:author="jameal samhouri" w:date="2021-07-09T14:34:00Z">
        <w:r w:rsidR="008446B8">
          <w:t>Our monitoring began coincident with the 2014-16 marine heatwave, so we can't really test for impacts. But at a minimum the heatwave likely affected kelp and rockfish recruitment dynamics</w:t>
        </w:r>
        <w:r w:rsidR="008446B8">
          <w:t xml:space="preserve">. </w:t>
        </w:r>
        <w:r w:rsidR="008446B8">
          <w:t xml:space="preserve">Only possible way to think about impacts is to bring in </w:t>
        </w:r>
        <w:r w:rsidR="008446B8">
          <w:lastRenderedPageBreak/>
          <w:t xml:space="preserve">WDNR data and/or </w:t>
        </w:r>
        <w:proofErr w:type="spellStart"/>
        <w:r w:rsidR="008446B8">
          <w:t>Kviteck</w:t>
        </w:r>
        <w:proofErr w:type="spellEnd"/>
        <w:r w:rsidR="008446B8">
          <w:t xml:space="preserve"> data to look more historically. Maybe bring these in to wave our hands about how the heat wave mixed stuff up?</w:t>
        </w:r>
      </w:ins>
    </w:p>
    <w:p w14:paraId="22DDE4AB" w14:textId="77777777" w:rsidR="008446B8" w:rsidRPr="008446B8" w:rsidRDefault="008446B8" w:rsidP="008446B8"/>
    <w:p w14:paraId="1487F70D" w14:textId="65C69F7D" w:rsidR="0041194D" w:rsidRPr="0041194D" w:rsidRDefault="00751DA8" w:rsidP="0041194D">
      <w:proofErr w:type="spellStart"/>
      <w:r w:rsidRPr="00E429F5">
        <w:rPr>
          <w:highlight w:val="cyan"/>
        </w:rPr>
        <w:t>Jamealian</w:t>
      </w:r>
      <w:proofErr w:type="spellEnd"/>
      <w:r w:rsidRPr="00E429F5">
        <w:rPr>
          <w:highlight w:val="cyan"/>
        </w:rPr>
        <w:t xml:space="preserve"> intro on climate and changing environme</w:t>
      </w:r>
      <w:r w:rsidRPr="002B6631">
        <w:rPr>
          <w:highlight w:val="cyan"/>
        </w:rPr>
        <w:t>nt</w:t>
      </w:r>
      <w:r w:rsidR="008A362F" w:rsidRPr="002B6631">
        <w:rPr>
          <w:highlight w:val="cyan"/>
        </w:rPr>
        <w:t>?</w:t>
      </w:r>
      <w:r w:rsidR="002B6631" w:rsidRPr="002B6631">
        <w:rPr>
          <w:highlight w:val="cyan"/>
        </w:rPr>
        <w:t xml:space="preserve"> 1 Para max or just a few sentences.</w:t>
      </w:r>
    </w:p>
    <w:p w14:paraId="7961B3A4" w14:textId="5B09DB4C" w:rsidR="00B35185" w:rsidRDefault="00177700" w:rsidP="006206C3">
      <w:r>
        <w:t>Kelp forest</w:t>
      </w:r>
      <w:r w:rsidR="00922C2B">
        <w:t>s</w:t>
      </w:r>
      <w:r>
        <w:t xml:space="preserve"> occur in nearshore, marine habitats throughout temperate waters </w:t>
      </w:r>
      <w:r>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 </w:instrText>
      </w:r>
      <w:r w:rsidR="00201441">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EN.CITE.DATA </w:instrText>
      </w:r>
      <w:r w:rsidR="00201441">
        <w:fldChar w:fldCharType="end"/>
      </w:r>
      <w:r>
        <w:fldChar w:fldCharType="separate"/>
      </w:r>
      <w:r w:rsidR="00201441">
        <w:rPr>
          <w:noProof/>
        </w:rPr>
        <w:t>(Dayton 1985, Steneck et al. 2002, Smale 2020)</w:t>
      </w:r>
      <w:r>
        <w:fldChar w:fldCharType="end"/>
      </w:r>
      <w:r>
        <w:t xml:space="preserve">. These </w:t>
      </w:r>
      <w:r w:rsidR="00336FB8">
        <w:t>communities</w:t>
      </w:r>
      <w:r>
        <w:t xml:space="preserve"> are highly productive </w:t>
      </w:r>
      <w:r>
        <w:fldChar w:fldCharType="begin"/>
      </w:r>
      <w:r>
        <w:instrText xml:space="preserve"> ADDIN EN.CITE &lt;EndNote&gt;&lt;Cite&gt;&lt;Author&gt;Mann&lt;/Author&gt;&lt;Year&gt;1973&lt;/Year&gt;&lt;RecNum&gt;8482&lt;/RecNum&gt;&lt;DisplayText&gt;(Mann 1973)&lt;/DisplayText&gt;&lt;record&gt;&lt;rec-number&gt;8482&lt;/rec-number&gt;&lt;foreign-keys&gt;&lt;key app="EN" db-id="099r02pdsz02vhet5wvvf0ejr2a09aed5020" timestamp="1621963552"&gt;8482&lt;/key&gt;&lt;/foreign-keys&gt;&lt;ref-type name="Journal Article"&gt;17&lt;/ref-type&gt;&lt;contributors&gt;&lt;authors&gt;&lt;author&gt;Mann, K. H.&lt;/author&gt;&lt;/authors&gt;&lt;/contributors&gt;&lt;titles&gt;&lt;title&gt;Seaweeds: Their Productivity and Strategy for Growth&lt;/title&gt;&lt;secondary-title&gt;Science&lt;/secondary-title&gt;&lt;/titles&gt;&lt;pages&gt;975-981&lt;/pages&gt;&lt;volume&gt;182&lt;/volume&gt;&lt;number&gt;4116&lt;/number&gt;&lt;dates&gt;&lt;year&gt;1973&lt;/year&gt;&lt;/dates&gt;&lt;publisher&gt;American Association for the Advancement of Science&lt;/publisher&gt;&lt;isbn&gt;00368075, 10959203&lt;/isbn&gt;&lt;urls&gt;&lt;related-urls&gt;&lt;url&gt;http://www.jstor.org/stable/1737803&lt;/url&gt;&lt;/related-urls&gt;&lt;/urls&gt;&lt;custom1&gt;Full publication date: Dec. 7, 1973&lt;/custom1&gt;&lt;remote-database-name&gt;JSTOR&lt;/remote-database-name&gt;&lt;access-date&gt;2021/05/25/&lt;/access-date&gt;&lt;/record&gt;&lt;/Cite&gt;&lt;/EndNote&gt;</w:instrText>
      </w:r>
      <w:r>
        <w:fldChar w:fldCharType="separate"/>
      </w:r>
      <w:r>
        <w:rPr>
          <w:noProof/>
        </w:rPr>
        <w:t>(Mann 1973)</w:t>
      </w:r>
      <w:r>
        <w:fldChar w:fldCharType="end"/>
      </w:r>
      <w:r w:rsidR="00416991">
        <w:t xml:space="preserve"> </w:t>
      </w:r>
      <w:r w:rsidR="00D96453">
        <w:t xml:space="preserve">with kelp </w:t>
      </w:r>
      <w:r>
        <w:t>s</w:t>
      </w:r>
      <w:r w:rsidR="00D96453">
        <w:t>upport</w:t>
      </w:r>
      <w:r w:rsidR="00416991">
        <w:t xml:space="preserve">ing </w:t>
      </w:r>
      <w:r w:rsidR="00043A2C">
        <w:t xml:space="preserve">nearshore </w:t>
      </w:r>
      <w:r w:rsidR="006206C3">
        <w:t xml:space="preserve">food webs </w:t>
      </w:r>
      <w:r w:rsidR="006206C3">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 </w:instrText>
      </w:r>
      <w:r w:rsidR="00043A2C">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EN.CITE.DATA </w:instrText>
      </w:r>
      <w:r w:rsidR="00043A2C">
        <w:fldChar w:fldCharType="end"/>
      </w:r>
      <w:r w:rsidR="006206C3">
        <w:fldChar w:fldCharType="separate"/>
      </w:r>
      <w:r w:rsidR="00043A2C">
        <w:rPr>
          <w:noProof/>
        </w:rPr>
        <w:t>(Carr and Reed 2016, Yorke et al. 2019, Smale 2020, Chittaro et al. in preparation)</w:t>
      </w:r>
      <w:r w:rsidR="006206C3">
        <w:fldChar w:fldCharType="end"/>
      </w:r>
      <w:r w:rsidR="006206C3">
        <w:t>, and</w:t>
      </w:r>
      <w:r w:rsidR="00D96453">
        <w:t xml:space="preserve"> providing</w:t>
      </w:r>
      <w:r w:rsidR="006206C3">
        <w:t xml:space="preserve"> physical structure</w:t>
      </w:r>
      <w:r w:rsidR="005D3534">
        <w:t xml:space="preserve"> </w:t>
      </w:r>
      <w:r w:rsidR="004C685B">
        <w:t xml:space="preserve">for </w:t>
      </w:r>
      <w:r w:rsidR="005D3534">
        <w:t xml:space="preserve">array of vertebrate and invertebrate </w:t>
      </w:r>
      <w:r w:rsidR="00922C2B">
        <w:t>species (</w:t>
      </w:r>
      <w:r w:rsidR="00922C2B" w:rsidRPr="006206C3">
        <w:rPr>
          <w:highlight w:val="yellow"/>
        </w:rPr>
        <w:t xml:space="preserve">REF, </w:t>
      </w:r>
      <w:proofErr w:type="spellStart"/>
      <w:r w:rsidR="00922C2B" w:rsidRPr="006206C3">
        <w:rPr>
          <w:highlight w:val="yellow"/>
        </w:rPr>
        <w:t>Carr</w:t>
      </w:r>
      <w:proofErr w:type="spellEnd"/>
      <w:r w:rsidR="00B253D9">
        <w:rPr>
          <w:highlight w:val="yellow"/>
        </w:rPr>
        <w:t xml:space="preserve">, Anderson, </w:t>
      </w:r>
      <w:proofErr w:type="spellStart"/>
      <w:r w:rsidR="00B253D9">
        <w:rPr>
          <w:highlight w:val="yellow"/>
        </w:rPr>
        <w:t>etc</w:t>
      </w:r>
      <w:proofErr w:type="spellEnd"/>
      <w:r w:rsidR="00922C2B" w:rsidRPr="006206C3">
        <w:rPr>
          <w:highlight w:val="yellow"/>
        </w:rPr>
        <w:t>)</w:t>
      </w:r>
      <w:r w:rsidR="004C685B">
        <w:t>, especially</w:t>
      </w:r>
      <w:r w:rsidR="008F337E">
        <w:t xml:space="preserve"> juvenile </w:t>
      </w:r>
      <w:r w:rsidR="004C685B">
        <w:t xml:space="preserve">rockfishes </w:t>
      </w:r>
      <w:proofErr w:type="spellStart"/>
      <w:r w:rsidR="004C685B" w:rsidRPr="004C685B">
        <w:rPr>
          <w:i/>
        </w:rPr>
        <w:t>Sebates</w:t>
      </w:r>
      <w:proofErr w:type="spellEnd"/>
      <w:r w:rsidR="004C685B">
        <w:t xml:space="preserve"> </w:t>
      </w:r>
      <w:proofErr w:type="spellStart"/>
      <w:r w:rsidR="004C685B">
        <w:t>spp</w:t>
      </w:r>
      <w:proofErr w:type="spellEnd"/>
      <w:r w:rsidR="00260781">
        <w:t xml:space="preserve"> </w:t>
      </w:r>
      <w:r w:rsidR="00260781" w:rsidRPr="00260781">
        <w:rPr>
          <w:highlight w:val="yellow"/>
        </w:rPr>
        <w:t>(REF</w:t>
      </w:r>
      <w:r w:rsidR="00260781">
        <w:t>)</w:t>
      </w:r>
      <w:r w:rsidR="00110D48">
        <w:t xml:space="preserve">. </w:t>
      </w:r>
      <w:r w:rsidR="003C5848">
        <w:t xml:space="preserve">Other ecosystem effects include </w:t>
      </w:r>
      <w:r w:rsidR="00800144">
        <w:t>influencing sedimentation</w:t>
      </w:r>
      <w:r w:rsidR="00C22D13">
        <w:t xml:space="preserve"> dynamics</w:t>
      </w:r>
      <w:r w:rsidR="00800144">
        <w:t xml:space="preserve"> </w:t>
      </w:r>
      <w:r w:rsidR="00800144">
        <w:fldChar w:fldCharType="begin"/>
      </w:r>
      <w:r w:rsidR="00800144">
        <w:instrText xml:space="preserve"> ADDIN EN.CITE &lt;EndNote&gt;&lt;Cite&gt;&lt;Author&gt;Connell&lt;/Author&gt;&lt;Year&gt;2005&lt;/Year&gt;&lt;RecNum&gt;8521&lt;/RecNum&gt;&lt;DisplayText&gt;(Connell 2005)&lt;/DisplayText&gt;&lt;record&gt;&lt;rec-number&gt;8521&lt;/rec-number&gt;&lt;foreign-keys&gt;&lt;key app="EN" db-id="099r02pdsz02vhet5wvvf0ejr2a09aed5020" timestamp="1622571695"&gt;8521&lt;/key&gt;&lt;/foreign-keys&gt;&lt;ref-type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800144">
        <w:fldChar w:fldCharType="separate"/>
      </w:r>
      <w:r w:rsidR="00800144">
        <w:rPr>
          <w:noProof/>
        </w:rPr>
        <w:t>(Connell 2005)</w:t>
      </w:r>
      <w:r w:rsidR="00800144">
        <w:fldChar w:fldCharType="end"/>
      </w:r>
      <w:r w:rsidR="00800144">
        <w:t xml:space="preserve">, </w:t>
      </w:r>
      <w:r w:rsidR="003C5848">
        <w:t xml:space="preserve">reducing wave energy </w:t>
      </w:r>
      <w:r w:rsidR="003C5848">
        <w:fldChar w:fldCharType="begin"/>
      </w:r>
      <w:r w:rsidR="00716B3A">
        <w:instrText xml:space="preserve"> ADDIN EN.CITE &lt;EndNote&gt;&lt;Cite&gt;&lt;Author&gt;Pinsky&lt;/Author&gt;&lt;Year&gt;2013&lt;/Year&gt;&lt;RecNum&gt;8495&lt;/RecNum&gt;&lt;DisplayText&gt;(Pinsky et al. 2013)&lt;/DisplayText&gt;&lt;record&gt;&lt;rec-number&gt;8495&lt;/rec-number&gt;&lt;foreign-keys&gt;&lt;key app="EN" db-id="099r02pdsz02vhet5wvvf0ejr2a09aed5020" timestamp="1621964974"&gt;8495&lt;/key&gt;&lt;/foreign-keys&gt;&lt;ref-type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3C5848">
        <w:fldChar w:fldCharType="separate"/>
      </w:r>
      <w:r w:rsidR="003C5848">
        <w:rPr>
          <w:noProof/>
        </w:rPr>
        <w:t>(Pinsky et al. 2013)</w:t>
      </w:r>
      <w:r w:rsidR="003C5848">
        <w:fldChar w:fldCharType="end"/>
      </w:r>
      <w:r w:rsidR="00800144">
        <w:t>,</w:t>
      </w:r>
      <w:r w:rsidR="003C5848">
        <w:t xml:space="preserve"> and </w:t>
      </w:r>
      <w:r w:rsidR="00800144">
        <w:t xml:space="preserve">providing </w:t>
      </w:r>
      <w:r w:rsidR="003C5848">
        <w:t xml:space="preserve">carbon storage </w:t>
      </w:r>
      <w:r w:rsidR="003C5848">
        <w:fldChar w:fldCharType="begin"/>
      </w:r>
      <w:r w:rsidR="00716B3A">
        <w:instrText xml:space="preserve"> ADDIN EN.CITE &lt;EndNote&gt;&lt;Cite&gt;&lt;Author&gt;Wilmers&lt;/Author&gt;&lt;Year&gt;2012&lt;/Year&gt;&lt;RecNum&gt;8496&lt;/RecNum&gt;&lt;DisplayText&gt;(Wilmers et al. 2012)&lt;/DisplayText&gt;&lt;record&gt;&lt;rec-number&gt;8496&lt;/rec-number&gt;&lt;foreign-keys&gt;&lt;key app="EN" db-id="099r02pdsz02vhet5wvvf0ejr2a09aed5020" timestamp="1621965039"&gt;8496&lt;/key&gt;&lt;/foreign-keys&gt;&lt;ref-type name="Journal Article"&gt;17&lt;/ref-type&gt;&lt;contributors&gt;&lt;authors&gt;&lt;author&gt;Wilmers, Christopher C.&lt;/author&gt;&lt;author&gt;Estes, James A.&lt;/author&gt;&lt;author&gt;Edwards, Matthew&lt;/author&gt;&lt;author&gt;Laidre, Kristin L.&lt;/author&gt;&lt;author&gt;Konar, Brenda&lt;/author&gt;&lt;/authors&gt;&lt;/contributors&gt;&lt;titles&gt;&lt;title&gt;Do trophic cascades affect the storage and flux of atmospheric carbon? An analysis of sea otters and kelp forests&lt;/title&gt;&lt;secondary-title&gt;Frontiers in Ecology and the Environment&lt;/secondary-title&gt;&lt;/titles&gt;&lt;periodical&gt;&lt;full-title&gt;Frontiers in Ecology and the Environment&lt;/full-title&gt;&lt;abbr-1&gt;Front. Ecol. Environ.&lt;/abbr-1&gt;&lt;abbr-2&gt;Front Ecol Environ&lt;/abbr-2&gt;&lt;/periodical&gt;&lt;pages&gt;409-415&lt;/pages&gt;&lt;volume&gt;10&lt;/volume&gt;&lt;number&gt;8&lt;/number&gt;&lt;section&gt;409&lt;/section&gt;&lt;dates&gt;&lt;year&gt;2012&lt;/year&gt;&lt;/dates&gt;&lt;isbn&gt;1540-9295&amp;#xD;1540-9309&lt;/isbn&gt;&lt;urls&gt;&lt;related-urls&gt;&lt;url&gt;https://esajournals.onlinelibrary.wiley.com/doi/abs/10.1890/110176&lt;/url&gt;&lt;/related-urls&gt;&lt;/urls&gt;&lt;electronic-resource-num&gt;10.1890/110176&lt;/electronic-resource-num&gt;&lt;/record&gt;&lt;/Cite&gt;&lt;/EndNote&gt;</w:instrText>
      </w:r>
      <w:r w:rsidR="003C5848">
        <w:fldChar w:fldCharType="separate"/>
      </w:r>
      <w:r w:rsidR="003C5848">
        <w:rPr>
          <w:noProof/>
        </w:rPr>
        <w:t>(Wilmers et al. 2012)</w:t>
      </w:r>
      <w:r w:rsidR="003C5848">
        <w:fldChar w:fldCharType="end"/>
      </w:r>
      <w:r w:rsidR="003C5848">
        <w:t>.</w:t>
      </w:r>
    </w:p>
    <w:p w14:paraId="09E6E172" w14:textId="6153EA65" w:rsidR="00780E47" w:rsidRPr="00E740AE" w:rsidDel="00552B8A" w:rsidRDefault="00336FB8" w:rsidP="00780E47">
      <w:pPr>
        <w:rPr>
          <w:del w:id="70" w:author="Nick.Tolimieri" w:date="2021-06-04T09:22:00Z"/>
        </w:rPr>
      </w:pPr>
      <w:r>
        <w:t>A range of</w:t>
      </w:r>
      <w:r w:rsidR="00031C0A">
        <w:t xml:space="preserve"> abiotic and biotic </w:t>
      </w:r>
      <w:r>
        <w:t xml:space="preserve">factors influence the dynamics of kelp forest communities. </w:t>
      </w:r>
      <w:r w:rsidR="008C70A0">
        <w:t>C</w:t>
      </w:r>
      <w:r w:rsidR="00031C0A">
        <w:t xml:space="preserve">ool, nutrient rich waters promote high kelp cover, while warm, nutrient poor waters, and high wave energy can reduce kelp coverage </w:t>
      </w:r>
      <w:r>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 </w:instrText>
      </w:r>
      <w:r w:rsidR="005D3534">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EN.CITE.DATA </w:instrText>
      </w:r>
      <w:r w:rsidR="005D3534">
        <w:fldChar w:fldCharType="end"/>
      </w:r>
      <w:r>
        <w:fldChar w:fldCharType="separate"/>
      </w:r>
      <w:r w:rsidR="005D3534">
        <w:rPr>
          <w:noProof/>
        </w:rPr>
        <w:t>(Pfister et al. 2018, Pinsky et al. 2019)</w:t>
      </w:r>
      <w:r>
        <w:fldChar w:fldCharType="end"/>
      </w:r>
      <w:r w:rsidR="00C22D13">
        <w:t>, sometimes</w:t>
      </w:r>
      <w:r w:rsidR="002737E0">
        <w:t xml:space="preserve"> dramatically </w:t>
      </w:r>
      <w:r w:rsidR="00C22D13">
        <w:fldChar w:fldCharType="begin"/>
      </w:r>
      <w:r w:rsidR="00C22D13">
        <w:instrText xml:space="preserve"> ADDIN EN.CITE &lt;EndNote&gt;&lt;Cite&gt;&lt;Author&gt;Rogers-Bennett&lt;/Author&gt;&lt;Year&gt;2019&lt;/Year&gt;&lt;RecNum&gt;8424&lt;/RecNum&gt;&lt;DisplayText&gt;(Rogers-Bennett and Catton 2019)&lt;/DisplayText&gt;&lt;record&gt;&lt;rec-number&gt;8424&lt;/rec-number&gt;&lt;foreign-keys&gt;&lt;key app="EN" db-id="099r02pdsz02vhet5wvvf0ejr2a09aed5020" timestamp="1620322919"&gt;8424&lt;/key&gt;&lt;/foreign-keys&gt;&lt;ref-type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22D13">
        <w:fldChar w:fldCharType="separate"/>
      </w:r>
      <w:r w:rsidR="00C22D13">
        <w:rPr>
          <w:noProof/>
        </w:rPr>
        <w:t>(Rogers-Bennett and Catton 2019)</w:t>
      </w:r>
      <w:r w:rsidR="00C22D13">
        <w:fldChar w:fldCharType="end"/>
      </w:r>
      <w:r>
        <w:t xml:space="preserve">. </w:t>
      </w:r>
      <w:r w:rsidR="00031C0A">
        <w:t>At the same time, p</w:t>
      </w:r>
      <w:r w:rsidR="00416991">
        <w:t>redators impose</w:t>
      </w:r>
      <w:r>
        <w:t xml:space="preserve"> top-down forcing on herbivores </w:t>
      </w:r>
      <w:r w:rsidR="00FF7983">
        <w:t xml:space="preserve">and reducing herbivory </w:t>
      </w:r>
      <w:r w:rsidR="002737E0">
        <w:t xml:space="preserve">and </w:t>
      </w:r>
      <w:r w:rsidR="00780E47">
        <w:t>allowing kelp forests to persist</w:t>
      </w:r>
      <w:r w:rsidR="00FF7983">
        <w:t>.</w:t>
      </w:r>
      <w:del w:id="71" w:author="Nick.Tolimieri" w:date="2021-06-03T09:57:00Z">
        <w:r w:rsidR="00FF7983" w:rsidDel="0043482C">
          <w:delText xml:space="preserve"> </w:delText>
        </w:r>
        <w:r w:rsidR="006E3A8F" w:rsidDel="0043482C">
          <w:delText>I</w:delText>
        </w:r>
        <w:r w:rsidR="003C76DC" w:rsidDel="0043482C">
          <w:delText>n New Zealand predation by snapper (</w:delText>
        </w:r>
        <w:r w:rsidR="003C76DC" w:rsidRPr="003C76DC" w:rsidDel="0043482C">
          <w:rPr>
            <w:i/>
          </w:rPr>
          <w:delText>Pagrus auratus</w:delText>
        </w:r>
        <w:r w:rsidR="003C76DC" w:rsidDel="0043482C">
          <w:delText xml:space="preserve">) reduces the density of sea urchins </w:delText>
        </w:r>
        <w:r w:rsidR="003C76DC" w:rsidRPr="003C76DC" w:rsidDel="0043482C">
          <w:rPr>
            <w:i/>
          </w:rPr>
          <w:delText>Evechinus chloroticus</w:delText>
        </w:r>
        <w:r w:rsidR="003C76DC" w:rsidDel="0043482C">
          <w:rPr>
            <w:rFonts w:ascii="Helvetica" w:hAnsi="Helvetica"/>
            <w:i/>
            <w:iCs/>
            <w:color w:val="555555"/>
            <w:sz w:val="18"/>
            <w:szCs w:val="18"/>
            <w:shd w:val="clear" w:color="auto" w:fill="FFFFFF"/>
          </w:rPr>
          <w:delText xml:space="preserve"> </w:delText>
        </w:r>
        <w:r w:rsidR="003C76DC" w:rsidDel="0043482C">
          <w:delText xml:space="preserve">and herbivory on the kelp </w:delText>
        </w:r>
        <w:r w:rsidR="003C76DC" w:rsidRPr="003C76DC" w:rsidDel="0043482C">
          <w:rPr>
            <w:i/>
          </w:rPr>
          <w:delText>Ecklonia radiata</w:delText>
        </w:r>
        <w:r w:rsidR="003C76DC" w:rsidRPr="003C76DC" w:rsidDel="0043482C">
          <w:delText xml:space="preserve"> </w:delText>
        </w:r>
        <w:r w:rsidR="003C76DC" w:rsidDel="0043482C">
          <w:delText xml:space="preserve">and the fucoid </w:delText>
        </w:r>
        <w:r w:rsidR="003C76DC" w:rsidRPr="003C76DC" w:rsidDel="0043482C">
          <w:rPr>
            <w:i/>
          </w:rPr>
          <w:delText>Carpophyllum maschalocarpum</w:delText>
        </w:r>
        <w:r w:rsidR="003C76DC" w:rsidDel="0043482C">
          <w:rPr>
            <w:rFonts w:ascii="Helvetica" w:hAnsi="Helvetica"/>
            <w:i/>
            <w:iCs/>
            <w:color w:val="555555"/>
            <w:sz w:val="18"/>
            <w:szCs w:val="18"/>
            <w:shd w:val="clear" w:color="auto" w:fill="FFFFFF"/>
          </w:rPr>
          <w:delText xml:space="preserve"> </w:delText>
        </w:r>
        <w:r w:rsidR="003C76DC" w:rsidRPr="003C76DC" w:rsidDel="0043482C">
          <w:fldChar w:fldCharType="begin"/>
        </w:r>
        <w:r w:rsidR="003C76DC" w:rsidRPr="003C76DC" w:rsidDel="0043482C">
          <w:delInstrText xml:space="preserve"> ADDIN EN.CITE &lt;EndNote&gt;&lt;Cite&gt;&lt;Author&gt;Shears&lt;/Author&gt;&lt;Year&gt;2003&lt;/Year&gt;&lt;RecNum&gt;4671&lt;/RecNum&gt;&lt;DisplayText&gt;(Shears and Babcock 2003)&lt;/DisplayText&gt;&lt;record&gt;&lt;rec-number&gt;4671&lt;/rec-number&gt;&lt;foreign-keys&gt;&lt;key app="EN" db-id="099r02pdsz02vhet5wvvf0ejr2a09aed5020" timestamp="0"&gt;4671&lt;/key&gt;&lt;/foreign-keys&gt;&lt;ref-type name="Journal Article"&gt;17&lt;/ref-type&gt;&lt;contributors&gt;&lt;authors&gt;&lt;author&gt;Shears, N.T.&lt;/author&gt;&lt;author&gt;Babcock, R.C.&lt;/author&gt;&lt;/authors&gt;&lt;/contributors&gt;&lt;titles&gt;&lt;title&gt;Continuing trophic cascade effects after 25 years of no-take marine reserve protection&lt;/title&gt;&lt;secondary-title&gt;Marine Ecology Progress Series&lt;/secondary-title&gt;&lt;/titles&gt;&lt;periodical&gt;&lt;full-title&gt;Marine Ecology Progress Series&lt;/full-title&gt;&lt;abbr-1&gt;Mar. Ecol. Prog. Ser.&lt;/abbr-1&gt;&lt;abbr-2&gt;Mar Ecol Prog Ser&lt;/abbr-2&gt;&lt;/periodical&gt;&lt;pages&gt;1-16&lt;/pages&gt;&lt;volume&gt;246&lt;/volume&gt;&lt;dates&gt;&lt;year&gt;2003&lt;/year&gt;&lt;/dates&gt;&lt;urls&gt;&lt;/urls&gt;&lt;/record&gt;&lt;/Cite&gt;&lt;/EndNote&gt;</w:delInstrText>
        </w:r>
        <w:r w:rsidR="003C76DC" w:rsidRPr="003C76DC" w:rsidDel="0043482C">
          <w:fldChar w:fldCharType="separate"/>
        </w:r>
        <w:r w:rsidR="003C76DC" w:rsidRPr="003C76DC" w:rsidDel="0043482C">
          <w:rPr>
            <w:noProof/>
          </w:rPr>
          <w:delText>(Shears and Babcock 2003)</w:delText>
        </w:r>
        <w:r w:rsidR="003C76DC" w:rsidRPr="003C76DC" w:rsidDel="0043482C">
          <w:fldChar w:fldCharType="end"/>
        </w:r>
      </w:del>
      <w:r w:rsidR="003C76DC">
        <w:t xml:space="preserve"> </w:t>
      </w:r>
      <w:r w:rsidR="00E740AE">
        <w:t xml:space="preserve">Along the west coast of North America, </w:t>
      </w:r>
      <w:r w:rsidR="006E3A8F">
        <w:t>otters</w:t>
      </w:r>
      <w:r w:rsidR="005D3534" w:rsidRPr="005D3534">
        <w:rPr>
          <w:i/>
        </w:rPr>
        <w:t xml:space="preserve"> </w:t>
      </w:r>
      <w:r w:rsidR="005D3534" w:rsidRPr="00B41D97">
        <w:rPr>
          <w:i/>
        </w:rPr>
        <w:t>Enhydra lutris</w:t>
      </w:r>
      <w:r w:rsidR="005D3534">
        <w:t xml:space="preserve">, </w:t>
      </w:r>
      <w:r w:rsidR="006E3A8F">
        <w:t>urchins, and kelp for</w:t>
      </w:r>
      <w:r w:rsidR="00E740AE">
        <w:t>m</w:t>
      </w:r>
      <w:r w:rsidR="006E3A8F">
        <w:t xml:space="preserve"> a well-studied and iconic trophic cascade </w:t>
      </w:r>
      <w:r w:rsidR="006E3A8F">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6E3A8F">
        <w:fldChar w:fldCharType="separate"/>
      </w:r>
      <w:r w:rsidR="006E3A8F">
        <w:rPr>
          <w:noProof/>
        </w:rPr>
        <w:t>(Estes et al. 2004, Watson and Estes 2011, Shelton et al. 2018)</w:t>
      </w:r>
      <w:r w:rsidR="006E3A8F">
        <w:fldChar w:fldCharType="end"/>
      </w:r>
      <w:r w:rsidR="006E3A8F">
        <w:t>.</w:t>
      </w:r>
      <w:r w:rsidR="00E740AE">
        <w:t xml:space="preserve"> </w:t>
      </w:r>
      <w:r w:rsidR="00F61A00">
        <w:t>However, w</w:t>
      </w:r>
      <w:r w:rsidR="00E740AE">
        <w:t xml:space="preserve">ithin this cascade, there is also </w:t>
      </w:r>
      <w:r w:rsidR="00031C0A">
        <w:t xml:space="preserve">a </w:t>
      </w:r>
      <w:r w:rsidR="00E740AE">
        <w:t>redundancy of predators. Large asteroids, especially</w:t>
      </w:r>
      <w:r w:rsidR="00E740AE" w:rsidRPr="00503865">
        <w:rPr>
          <w:i/>
        </w:rPr>
        <w:t xml:space="preserve"> </w:t>
      </w:r>
      <w:proofErr w:type="spellStart"/>
      <w:r w:rsidR="00503865" w:rsidRPr="00503865">
        <w:rPr>
          <w:i/>
        </w:rPr>
        <w:t>Pycnopodia</w:t>
      </w:r>
      <w:proofErr w:type="spellEnd"/>
      <w:r w:rsidR="00503865" w:rsidRPr="00503865">
        <w:rPr>
          <w:i/>
        </w:rPr>
        <w:t xml:space="preserve"> </w:t>
      </w:r>
      <w:proofErr w:type="spellStart"/>
      <w:r w:rsidR="00503865" w:rsidRPr="00503865">
        <w:rPr>
          <w:i/>
        </w:rPr>
        <w:t>helianthoides</w:t>
      </w:r>
      <w:proofErr w:type="spellEnd"/>
      <w:r w:rsidR="00503865" w:rsidRPr="00503865">
        <w:rPr>
          <w:i/>
        </w:rPr>
        <w:t xml:space="preserve"> </w:t>
      </w:r>
      <w:r w:rsidR="00E740AE">
        <w:t>are important urchin predators</w:t>
      </w:r>
      <w:r w:rsidR="00852244">
        <w:t xml:space="preserve"> </w:t>
      </w:r>
      <w:r w:rsidR="00852244">
        <w:fldChar w:fldCharType="begin"/>
      </w:r>
      <w:r w:rsidR="00852244">
        <w:instrText xml:space="preserve"> ADDIN EN.CITE &lt;EndNote&gt;&lt;Cite&gt;&lt;Author&gt;Burt&lt;/Author&gt;&lt;Year&gt;2018&lt;/Year&gt;&lt;RecNum&gt;8527&lt;/RecNum&gt;&lt;DisplayText&gt;(Burt et al. 2018)&lt;/DisplayText&gt;&lt;record&gt;&lt;rec-number&gt;8527&lt;/rec-number&gt;&lt;foreign-keys&gt;&lt;key app="EN" db-id="099r02pdsz02vhet5wvvf0ejr2a09aed5020" timestamp="1624292771"&gt;8527&lt;/key&gt;&lt;/foreign-keys&gt;&lt;ref-type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852244">
        <w:fldChar w:fldCharType="separate"/>
      </w:r>
      <w:r w:rsidR="00852244">
        <w:rPr>
          <w:noProof/>
        </w:rPr>
        <w:t>(Burt et al. 2018)</w:t>
      </w:r>
      <w:r w:rsidR="00852244">
        <w:fldChar w:fldCharType="end"/>
      </w:r>
      <w:r w:rsidR="00E740AE">
        <w:t xml:space="preserve">, as are </w:t>
      </w:r>
      <w:r w:rsidR="00394010">
        <w:t xml:space="preserve">California </w:t>
      </w:r>
      <w:r w:rsidR="00E740AE">
        <w:t xml:space="preserve">sheepshead </w:t>
      </w:r>
      <w:proofErr w:type="spellStart"/>
      <w:r w:rsidR="00372ABF" w:rsidRPr="00372ABF">
        <w:rPr>
          <w:i/>
        </w:rPr>
        <w:t>Semicossyphus</w:t>
      </w:r>
      <w:proofErr w:type="spellEnd"/>
      <w:r w:rsidR="00372ABF" w:rsidRPr="00372ABF">
        <w:rPr>
          <w:i/>
        </w:rPr>
        <w:t xml:space="preserve"> </w:t>
      </w:r>
      <w:proofErr w:type="spellStart"/>
      <w:r w:rsidR="00372ABF" w:rsidRPr="00372ABF">
        <w:rPr>
          <w:i/>
        </w:rPr>
        <w:t>pulcher</w:t>
      </w:r>
      <w:proofErr w:type="spellEnd"/>
      <w:r w:rsidR="00372ABF" w:rsidRPr="00372ABF">
        <w:rPr>
          <w:i/>
        </w:rPr>
        <w:t xml:space="preserve"> </w:t>
      </w:r>
      <w:r w:rsidR="00E740AE">
        <w:t>and spiny lobsters</w:t>
      </w:r>
      <w:r w:rsidR="00E740AE" w:rsidRPr="00372ABF">
        <w:rPr>
          <w:i/>
        </w:rPr>
        <w:t xml:space="preserve"> </w:t>
      </w:r>
      <w:proofErr w:type="spellStart"/>
      <w:r w:rsidR="00372ABF" w:rsidRPr="00372ABF">
        <w:rPr>
          <w:i/>
        </w:rPr>
        <w:t>Panulirus</w:t>
      </w:r>
      <w:proofErr w:type="spellEnd"/>
      <w:r w:rsidR="00372ABF" w:rsidRPr="00372ABF">
        <w:rPr>
          <w:i/>
        </w:rPr>
        <w:t xml:space="preserve"> interruptus </w:t>
      </w:r>
      <w:r w:rsidR="00E740AE">
        <w:t xml:space="preserve">in </w:t>
      </w:r>
      <w:r w:rsidR="00503865">
        <w:t>waters off of southern California</w:t>
      </w:r>
      <w:r w:rsidR="00372ABF">
        <w:t xml:space="preserve"> </w:t>
      </w:r>
      <w:r w:rsidR="002C3545">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 </w:instrText>
      </w:r>
      <w:r w:rsidR="004631F2">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EN.CITE.DATA </w:instrText>
      </w:r>
      <w:r w:rsidR="004631F2">
        <w:fldChar w:fldCharType="end"/>
      </w:r>
      <w:r w:rsidR="002C3545">
        <w:fldChar w:fldCharType="separate"/>
      </w:r>
      <w:r w:rsidR="004631F2">
        <w:rPr>
          <w:noProof/>
        </w:rPr>
        <w:t>(Beas-Luna et al. 2020, Eisaguirre et al. 2020)</w:t>
      </w:r>
      <w:r w:rsidR="002C3545">
        <w:fldChar w:fldCharType="end"/>
      </w:r>
      <w:r w:rsidR="00780E47">
        <w:t xml:space="preserve">. </w:t>
      </w:r>
    </w:p>
    <w:p w14:paraId="69743546" w14:textId="3078C956" w:rsidR="00716B3A" w:rsidRDefault="00716B3A" w:rsidP="00716B3A">
      <w:r>
        <w:t>When these cascades are disrupted</w:t>
      </w:r>
      <w:ins w:id="72" w:author="Nick.Tolimieri" w:date="2021-06-04T09:22:00Z">
        <w:r w:rsidR="00552B8A">
          <w:t xml:space="preserve"> by climatic events or changes in predator or urchin density</w:t>
        </w:r>
      </w:ins>
      <w:r>
        <w:t xml:space="preserve">, the kelp forests can shift to </w:t>
      </w:r>
      <w:r w:rsidR="00780E47">
        <w:t xml:space="preserve">an alternate stable </w:t>
      </w:r>
      <w:r w:rsidR="00780E47">
        <w:lastRenderedPageBreak/>
        <w:t>state of urchin barrens</w:t>
      </w:r>
      <w:del w:id="73" w:author="Nick.Tolimieri" w:date="2021-06-04T09:23:00Z">
        <w:r w:rsidDel="00552B8A">
          <w:delText xml:space="preserve">. </w:delText>
        </w:r>
      </w:del>
      <w:del w:id="74" w:author="Nick.Tolimieri" w:date="2021-06-04T09:22:00Z">
        <w:r w:rsidDel="00552B8A">
          <w:delText>This disruption can come in many forms including loss of top predators (otters), loss of kelp canopy due to climatic impacts a</w:delText>
        </w:r>
        <w:r w:rsidR="008C70A0" w:rsidDel="00552B8A">
          <w:delText>nd</w:delText>
        </w:r>
        <w:r w:rsidDel="00552B8A">
          <w:delText xml:space="preserve"> related changes in urchin foraging behavior, and </w:delText>
        </w:r>
        <w:r w:rsidR="008C70A0" w:rsidDel="00552B8A">
          <w:delText xml:space="preserve">large </w:delText>
        </w:r>
        <w:r w:rsidDel="00552B8A">
          <w:delText>urchin recruitment events evade top-down control, potentially due to loss predator</w:delText>
        </w:r>
        <w:r w:rsidR="00FA6E20" w:rsidDel="00552B8A">
          <w:delText xml:space="preserve"> redundancy</w:delText>
        </w:r>
        <w:r w:rsidR="00351DC3" w:rsidDel="00552B8A">
          <w:delText xml:space="preserve"> </w:delText>
        </w:r>
        <w:r w:rsidR="00351DC3" w:rsidDel="00552B8A">
          <w:fldChar w:fldCharType="begin"/>
        </w:r>
        <w:r w:rsidR="005D5BF8" w:rsidDel="00552B8A">
          <w:delInstrText xml:space="preserve"> ADDIN EN.CITE &lt;EndNote&gt;&lt;Cite&gt;&lt;Author&gt;Dunn&lt;/Author&gt;&lt;Year&gt;2019&lt;/Year&gt;&lt;RecNum&gt;8346&lt;/RecNum&gt;&lt;DisplayText&gt;(Dunn and Hovel 2019)&lt;/DisplayText&gt;&lt;record&gt;&lt;rec-number&gt;8346&lt;/rec-number&gt;&lt;foreign-keys&gt;&lt;key app="EN" db-id="099r02pdsz02vhet5wvvf0ejr2a09aed5020" timestamp="1620253577"&gt;8346&lt;/key&gt;&lt;/foreign-keys&gt;&lt;ref-type name="Journal Article"&gt;17&lt;/ref-type&gt;&lt;contributors&gt;&lt;authors&gt;&lt;author&gt;Dunn, R. P.&lt;/author&gt;&lt;author&gt;Hovel, K. A.&lt;/author&gt;&lt;/authors&gt;&lt;/contributors&gt;&lt;auth-address&gt;Department of Biology, Coastal and Marine Institute, San Diego State University, San Diego, California, 92182, USA.&amp;#xD;Department of Environmental Science and Policy, University of California Davis, Davis, California, 95616, USA.&lt;/auth-address&gt;&lt;titles&gt;&lt;title&gt;Experiments reveal limited top-down control of key herbivores in southern California kelp forests&lt;/title&gt;&lt;secondary-title&gt;Ecology&lt;/secondary-title&gt;&lt;alt-title&gt;Ecology&lt;/alt-title&gt;&lt;/titles&gt;&lt;periodical&gt;&lt;full-title&gt;Ecology&lt;/full-title&gt;&lt;abbr-1&gt;Ecology&lt;/abbr-1&gt;&lt;abbr-2&gt;Ecology&lt;/abbr-2&gt;&lt;/periodical&gt;&lt;alt-periodical&gt;&lt;full-title&gt;Ecology&lt;/full-title&gt;&lt;abbr-1&gt;Ecology&lt;/abbr-1&gt;&lt;abbr-2&gt;Ecology&lt;/abbr-2&gt;&lt;/alt-periodical&gt;&lt;pages&gt;e02625&lt;/pages&gt;&lt;volume&gt;100&lt;/volume&gt;&lt;number&gt;3&lt;/number&gt;&lt;edition&gt;2019/01/17&lt;/edition&gt;&lt;dates&gt;&lt;year&gt;2019&lt;/year&gt;&lt;pub-dates&gt;&lt;date&gt;Mar&lt;/date&gt;&lt;/pub-dates&gt;&lt;/dates&gt;&lt;isbn&gt;0012-9658 (Print)&amp;#xD;0012-9658 (Linking)&lt;/isbn&gt;&lt;accession-num&gt;30648729&lt;/accession-num&gt;&lt;urls&gt;&lt;related-urls&gt;&lt;url&gt;https://www.ncbi.nlm.nih.gov/pubmed/30648729&lt;/url&gt;&lt;/related-urls&gt;&lt;/urls&gt;&lt;electronic-resource-num&gt;10.1002/ecy.2625&lt;/electronic-resource-num&gt;&lt;language&gt;English&lt;/language&gt;&lt;/record&gt;&lt;/Cite&gt;&lt;/EndNote&gt;</w:delInstrText>
        </w:r>
        <w:r w:rsidR="00351DC3" w:rsidDel="00552B8A">
          <w:fldChar w:fldCharType="separate"/>
        </w:r>
        <w:r w:rsidR="005D5BF8" w:rsidDel="00552B8A">
          <w:rPr>
            <w:noProof/>
          </w:rPr>
          <w:delText>(Dunn and Hovel 2019)</w:delText>
        </w:r>
        <w:r w:rsidR="00351DC3" w:rsidDel="00552B8A">
          <w:fldChar w:fldCharType="end"/>
        </w:r>
        <w:r w:rsidR="002C1EA5" w:rsidDel="00552B8A">
          <w:delText xml:space="preserve">. </w:delText>
        </w:r>
      </w:del>
      <w:del w:id="75" w:author="Nick.Tolimieri" w:date="2021-06-04T09:23:00Z">
        <w:r w:rsidR="00FA6E20" w:rsidDel="00552B8A">
          <w:delText>Conversely</w:delText>
        </w:r>
        <w:r w:rsidR="002C1EA5" w:rsidDel="00552B8A">
          <w:delText>, reestablishment of the top predators and/or decreases in herbivore densities</w:delText>
        </w:r>
        <w:r w:rsidR="00596CB9" w:rsidDel="00552B8A">
          <w:delText xml:space="preserve"> due to mortality events</w:delText>
        </w:r>
        <w:r w:rsidR="002C1EA5" w:rsidDel="00552B8A">
          <w:delText xml:space="preserve"> can result in a shift back to kelp forests</w:delText>
        </w:r>
      </w:del>
      <w:ins w:id="76" w:author="Nick.Tolimieri" w:date="2021-06-04T09:23:00Z">
        <w:r w:rsidR="00552B8A">
          <w:t>, which may revert back to kelp forests with the reestablishment of predators or die</w:t>
        </w:r>
      </w:ins>
      <w:ins w:id="77" w:author="Nick.Tolimieri" w:date="2021-06-04T09:24:00Z">
        <w:r w:rsidR="00552B8A">
          <w:t xml:space="preserve"> </w:t>
        </w:r>
      </w:ins>
      <w:ins w:id="78" w:author="Nick.Tolimieri" w:date="2021-06-04T09:23:00Z">
        <w:r w:rsidR="00552B8A">
          <w:t xml:space="preserve">offs of herbivores </w:t>
        </w:r>
      </w:ins>
      <w:del w:id="79" w:author="Nick.Tolimieri" w:date="2021-06-04T09:24:00Z">
        <w:r w:rsidR="002C1EA5" w:rsidDel="00552B8A">
          <w:delText xml:space="preserve"> </w:delText>
        </w:r>
      </w:del>
      <w:r w:rsidR="002C1EA5">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 </w:instrText>
      </w:r>
      <w:r w:rsidR="002B6631">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EN.CITE.DATA </w:instrText>
      </w:r>
      <w:r w:rsidR="002B6631">
        <w:fldChar w:fldCharType="end"/>
      </w:r>
      <w:r w:rsidR="002C1EA5">
        <w:fldChar w:fldCharType="separate"/>
      </w:r>
      <w:r w:rsidR="002B6631">
        <w:rPr>
          <w:noProof/>
        </w:rPr>
        <w:t>(Watson and Estes 2011, Shelton et al. 2018, Rogers-Bennett and Catton 2019, Williams et al. 2021)</w:t>
      </w:r>
      <w:r w:rsidR="002C1EA5">
        <w:fldChar w:fldCharType="end"/>
      </w:r>
      <w:r w:rsidR="00031C0A">
        <w:t xml:space="preserve">. </w:t>
      </w:r>
      <w:del w:id="80" w:author="Nick.Tolimieri" w:date="2021-06-04T09:22:00Z">
        <w:r w:rsidR="00031C0A" w:rsidDel="00552B8A">
          <w:delText xml:space="preserve">Both states have associated </w:delText>
        </w:r>
        <w:r w:rsidR="0029623B" w:rsidDel="00552B8A">
          <w:delText xml:space="preserve">socio-ecological costs and </w:delText>
        </w:r>
        <w:r w:rsidR="009228EB" w:rsidDel="00552B8A">
          <w:delText xml:space="preserve">benefits </w:del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 </w:delInstr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EN.CITE.DATA </w:delInstrText>
        </w:r>
        <w:r w:rsidR="009228EB" w:rsidDel="00552B8A">
          <w:fldChar w:fldCharType="end"/>
        </w:r>
        <w:r w:rsidR="009228EB" w:rsidDel="00552B8A">
          <w:fldChar w:fldCharType="separate"/>
        </w:r>
        <w:r w:rsidR="009228EB" w:rsidDel="00552B8A">
          <w:rPr>
            <w:noProof/>
          </w:rPr>
          <w:delText>(Gregr et al. 2020)</w:delText>
        </w:r>
        <w:r w:rsidR="009228EB" w:rsidDel="00552B8A">
          <w:fldChar w:fldCharType="end"/>
        </w:r>
        <w:r w:rsidR="0029623B" w:rsidDel="00552B8A">
          <w:delText>.</w:delText>
        </w:r>
      </w:del>
    </w:p>
    <w:p w14:paraId="7055B945" w14:textId="28729D94" w:rsidR="002D24AF" w:rsidRDefault="00716B3A" w:rsidP="0046010D">
      <w:r>
        <w:t>Ke</w:t>
      </w:r>
      <w:r w:rsidR="00826959">
        <w:t xml:space="preserve">lp forest communities along the </w:t>
      </w:r>
      <w:r w:rsidR="008C70A0">
        <w:t>west</w:t>
      </w:r>
      <w:r w:rsidR="00826959">
        <w:t xml:space="preserve"> coast of North America have experience at least </w:t>
      </w:r>
      <w:r w:rsidR="00CF7419">
        <w:t xml:space="preserve">two major </w:t>
      </w:r>
      <w:r w:rsidR="00826959">
        <w:t>perturbations</w:t>
      </w:r>
      <w:r>
        <w:t xml:space="preserve"> in the last decade. </w:t>
      </w:r>
      <w:r w:rsidR="005E19F5">
        <w:t>Starting in 2013 sea star wasting disease (SSWD)</w:t>
      </w:r>
      <w:r w:rsidR="00CF7419">
        <w:t xml:space="preserve"> decimated asteroid populations</w:t>
      </w:r>
      <w:r w:rsidR="00F75EFB" w:rsidRPr="00F75EFB">
        <w:t xml:space="preserve"> </w:t>
      </w:r>
      <w:r w:rsidR="00F75EFB">
        <w:t>of at least 20 species from California to Alaska</w:t>
      </w:r>
      <w:r w:rsidR="00CF7419">
        <w:t xml:space="preserve"> l</w:t>
      </w:r>
      <w:r w:rsidR="005E19F5">
        <w:t>ead</w:t>
      </w:r>
      <w:r w:rsidR="00CF7419">
        <w:t>ing</w:t>
      </w:r>
      <w:r w:rsidR="005E19F5">
        <w:t xml:space="preserve"> to extensive reductions</w:t>
      </w:r>
      <w:r w:rsidR="00CF7419">
        <w:t xml:space="preserve"> in population density</w:t>
      </w:r>
      <w:r w:rsidR="005E19F5">
        <w:t>, and in some cases</w:t>
      </w:r>
      <w:r w:rsidR="000B6FE4">
        <w:t>,</w:t>
      </w:r>
      <w:r w:rsidR="005E19F5">
        <w:t xml:space="preserve"> apparent local </w:t>
      </w:r>
      <w:r w:rsidR="002D24AF">
        <w:t>extinction</w:t>
      </w:r>
      <w:r w:rsidR="000B6FE4">
        <w:t>s</w:t>
      </w:r>
      <w:r w:rsidR="005E19F5">
        <w:t xml:space="preserve"> </w:t>
      </w:r>
      <w:r w:rsidR="005E19F5">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 </w:instrText>
      </w:r>
      <w:r w:rsidR="00E12E1A">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EN.CITE.DATA </w:instrText>
      </w:r>
      <w:r w:rsidR="00E12E1A">
        <w:fldChar w:fldCharType="end"/>
      </w:r>
      <w:r w:rsidR="005E19F5">
        <w:fldChar w:fldCharType="separate"/>
      </w:r>
      <w:r w:rsidR="00E12E1A">
        <w:rPr>
          <w:noProof/>
        </w:rPr>
        <w:t>(Hewson et al. 2014, Montecino-Latorre et al. 2016, Hewson et al. 2018)</w:t>
      </w:r>
      <w:r w:rsidR="005E19F5">
        <w:fldChar w:fldCharType="end"/>
      </w:r>
      <w:r w:rsidR="00043A2C">
        <w:t>. As many of the hardest hit sea stars</w:t>
      </w:r>
      <w:r w:rsidR="00043A2C" w:rsidRPr="00503865">
        <w:rPr>
          <w:i/>
        </w:rPr>
        <w:t xml:space="preserve"> </w:t>
      </w:r>
      <w:r w:rsidR="00FD47DF">
        <w:t>(</w:t>
      </w:r>
      <w:r w:rsidR="00043A2C" w:rsidRPr="00503865">
        <w:rPr>
          <w:i/>
        </w:rPr>
        <w:t>P</w:t>
      </w:r>
      <w:r w:rsidR="00043A2C">
        <w:rPr>
          <w:i/>
        </w:rPr>
        <w:t>.</w:t>
      </w:r>
      <w:r w:rsidR="00043A2C" w:rsidRPr="00503865">
        <w:rPr>
          <w:i/>
        </w:rPr>
        <w:t xml:space="preserve"> </w:t>
      </w:r>
      <w:proofErr w:type="spellStart"/>
      <w:r w:rsidR="00043A2C" w:rsidRPr="00503865">
        <w:rPr>
          <w:i/>
        </w:rPr>
        <w:t>helianthoides</w:t>
      </w:r>
      <w:proofErr w:type="spellEnd"/>
      <w:r w:rsidR="00043A2C">
        <w:rPr>
          <w:i/>
        </w:rPr>
        <w:t xml:space="preserve"> </w:t>
      </w:r>
      <w:r w:rsidR="00043A2C">
        <w:t xml:space="preserve">and </w:t>
      </w:r>
      <w:r w:rsidR="00043A2C">
        <w:rPr>
          <w:i/>
        </w:rPr>
        <w:t xml:space="preserve">Pisaster </w:t>
      </w:r>
      <w:r w:rsidR="00043A2C">
        <w:t xml:space="preserve">spp.) are urchin predators, the die off likely resulted in a reduction in top down pressure on </w:t>
      </w:r>
      <w:r w:rsidR="00A06A88">
        <w:t>urchins.</w:t>
      </w:r>
    </w:p>
    <w:p w14:paraId="5F52DB26" w14:textId="6E9A2D5C" w:rsidR="002D24AF" w:rsidRDefault="00CF7419" w:rsidP="00D53E7A">
      <w:commentRangeStart w:id="81"/>
      <w:r>
        <w:t>Concurrently</w:t>
      </w:r>
      <w:commentRangeEnd w:id="81"/>
      <w:r w:rsidR="003000ED">
        <w:rPr>
          <w:rStyle w:val="CommentReference"/>
        </w:rPr>
        <w:commentReference w:id="81"/>
      </w:r>
      <w:r w:rsidR="00E12E1A">
        <w:t>,</w:t>
      </w:r>
      <w:r w:rsidR="005E19F5">
        <w:t xml:space="preserve"> the eastern Pacific experience</w:t>
      </w:r>
      <w:r w:rsidR="00C94961">
        <w:t>d</w:t>
      </w:r>
      <w:r w:rsidR="005E19F5">
        <w:t xml:space="preserve"> a marine heat wave (MHW)</w:t>
      </w:r>
      <w:r w:rsidR="007B15BD">
        <w:t xml:space="preserve"> from</w:t>
      </w:r>
      <w:r w:rsidR="005E19F5">
        <w:t xml:space="preserve"> 2014-2</w:t>
      </w:r>
      <w:r w:rsidR="00AA58D0">
        <w:t>01</w:t>
      </w:r>
      <w:r w:rsidR="00AA58D0" w:rsidRPr="00797F78">
        <w:t>6</w:t>
      </w:r>
      <w:r w:rsidR="00AA58D0">
        <w:t xml:space="preserve"> </w:t>
      </w:r>
      <w:r w:rsidR="005D5BF8">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 </w:instrText>
      </w:r>
      <w:r w:rsidR="00D840D0">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EN.CITE.DATA </w:instrText>
      </w:r>
      <w:r w:rsidR="00D840D0">
        <w:fldChar w:fldCharType="end"/>
      </w:r>
      <w:r w:rsidR="005D5BF8">
        <w:fldChar w:fldCharType="separate"/>
      </w:r>
      <w:r w:rsidR="00D840D0">
        <w:rPr>
          <w:noProof/>
        </w:rPr>
        <w:t>(Bond et al. 2015, Jacox et al. 2018)</w:t>
      </w:r>
      <w:r w:rsidR="005D5BF8">
        <w:fldChar w:fldCharType="end"/>
      </w:r>
      <w:del w:id="82" w:author="Nick.Tolimieri" w:date="2021-06-04T09:27:00Z">
        <w:r w:rsidR="008C70A0" w:rsidDel="00F27B3F">
          <w:delText>.</w:delText>
        </w:r>
      </w:del>
      <w:del w:id="83" w:author="Nick.Tolimieri" w:date="2021-06-04T09:26:00Z">
        <w:r w:rsidDel="00F27B3F">
          <w:delText xml:space="preserve"> In addition to the </w:delText>
        </w:r>
        <w:r w:rsidR="00ED5F4B" w:rsidDel="00F27B3F">
          <w:delText xml:space="preserve">direct effects of temperature on kelp cover </w:del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 </w:delInstr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(Pfister et al. 2018, Pinsky et al. 2019)</w:delText>
        </w:r>
        <w:r w:rsidR="00ED5F4B" w:rsidDel="00F27B3F">
          <w:fldChar w:fldCharType="end"/>
        </w:r>
        <w:r w:rsidR="008C70A0" w:rsidDel="00F27B3F">
          <w:delText xml:space="preserve">, </w:delText>
        </w:r>
        <w:r w:rsidR="00797F78" w:rsidDel="00F27B3F">
          <w:delText xml:space="preserve">warmer </w:delText>
        </w:r>
        <w:r w:rsidR="00ED5F4B" w:rsidDel="00F27B3F">
          <w:delText>temperature</w:delText>
        </w:r>
        <w:r w:rsidR="00797F78" w:rsidDel="00F27B3F">
          <w:delText>s</w:delText>
        </w:r>
        <w:r w:rsidR="00ED5F4B" w:rsidDel="00F27B3F">
          <w:delText xml:space="preserve"> can lead to increases in grazing pressure </w:delText>
        </w:r>
        <w:r w:rsidR="00ED5F4B" w:rsidDel="00F27B3F">
          <w:fldChar w:fldCharType="begin"/>
        </w:r>
        <w:r w:rsidR="00ED5F4B"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ED5F4B" w:rsidDel="00F27B3F">
          <w:fldChar w:fldCharType="separate"/>
        </w:r>
        <w:r w:rsidR="00ED5F4B" w:rsidDel="00F27B3F">
          <w:rPr>
            <w:noProof/>
          </w:rPr>
          <w:delText>(Smale 2020)</w:delText>
        </w:r>
        <w:r w:rsidR="00ED5F4B" w:rsidDel="00F27B3F">
          <w:fldChar w:fldCharType="end"/>
        </w:r>
        <w:r w:rsidR="00ED5F4B" w:rsidDel="00F27B3F">
          <w:delText xml:space="preserve">, and alter competitive interactions </w:delText>
        </w:r>
        <w:r w:rsidR="00ED5F4B" w:rsidDel="00F27B3F">
          <w:fldChar w:fldCharType="begin"/>
        </w:r>
        <w:r w:rsidR="00ED5F4B" w:rsidDel="00F27B3F">
          <w:delInstrText xml:space="preserve"> ADDIN EN.CITE &lt;EndNote&gt;&lt;Cite&gt;&lt;Author&gt;Filbee-Dexter&lt;/Author&gt;&lt;Year&gt;2018&lt;/Year&gt;&lt;RecNum&gt;8519&lt;/RecNum&gt;&lt;DisplayText&gt;(Filbee-Dexter and Wernberg 2018)&lt;/DisplayText&gt;&lt;record&gt;&lt;rec-number&gt;8519&lt;/rec-number&gt;&lt;foreign-keys&gt;&lt;key app="EN" db-id="099r02pdsz02vhet5wvvf0ejr2a09aed5020" timestamp="1622570728"&gt;8519&lt;/key&gt;&lt;/foreign-keys&gt;&lt;ref-type name="Journal Article"&gt;17&lt;/ref-type&gt;&lt;contributors&gt;&lt;authors&gt;&lt;author&gt;Filbee-Dexter, K.&lt;/author&gt;&lt;author&gt;Wernberg, T.&lt;/author&gt;&lt;/authors&gt;&lt;/contributors&gt;&lt;auth-address&gt;Norwegian Inst Water Res, Oslo, Norway&amp;#xD;Univ Western Australia, Perth, WA, Australia&lt;/auth-address&gt;&lt;titles&gt;&lt;title&gt;Rise of Turfs: A New Battlefront for Globally Declining Kelp Forests&lt;/title&gt;&lt;secondary-title&gt;Bioscience&lt;/secondary-title&gt;&lt;alt-title&gt;Bioscience&lt;/alt-title&gt;&lt;/titles&gt;&lt;periodical&gt;&lt;full-title&gt;Bioscience&lt;/full-title&gt;&lt;abbr-1&gt;Bioscience&lt;/abbr-1&gt;&lt;abbr-2&gt;Bioscience&lt;/abbr-2&gt;&lt;/periodical&gt;&lt;alt-periodical&gt;&lt;full-title&gt;Bioscience&lt;/full-title&gt;&lt;abbr-1&gt;Bioscience&lt;/abbr-1&gt;&lt;abbr-2&gt;Bioscience&lt;/abbr-2&gt;&lt;/alt-periodical&gt;&lt;pages&gt;64-76&lt;/pages&gt;&lt;volume&gt;68&lt;/volume&gt;&lt;number&gt;2&lt;/number&gt;&lt;dates&gt;&lt;year&gt;2018&lt;/year&gt;&lt;pub-dates&gt;&lt;date&gt;Feb&lt;/date&gt;&lt;/pub-dates&gt;&lt;/dates&gt;&lt;isbn&gt;0006-3568&lt;/isbn&gt;&lt;accession-num&gt;WOS:000424878000004&lt;/accession-num&gt;&lt;urls&gt;&lt;related-urls&gt;&lt;url&gt;&amp;lt;Go to ISI&amp;gt;://WOS:000424878000004&lt;/url&gt;&lt;/related-urls&gt;&lt;/urls&gt;&lt;electronic-resource-num&gt;10.1093/biosci/bix147&lt;/electronic-resource-num&gt;&lt;language&gt;English&lt;/language&gt;&lt;/record&gt;&lt;/Cite&gt;&lt;/EndNote&gt;</w:delInstrText>
        </w:r>
        <w:r w:rsidR="00ED5F4B" w:rsidDel="00F27B3F">
          <w:fldChar w:fldCharType="separate"/>
        </w:r>
        <w:r w:rsidR="00ED5F4B" w:rsidDel="00F27B3F">
          <w:rPr>
            <w:noProof/>
          </w:rPr>
          <w:delText>(Filbee-Dexter and Wernberg 2018)</w:delText>
        </w:r>
        <w:r w:rsidR="00ED5F4B" w:rsidDel="00F27B3F">
          <w:fldChar w:fldCharType="end"/>
        </w:r>
        <w:r w:rsidR="00ED5F4B" w:rsidDel="00F27B3F">
          <w:delText xml:space="preserve">. MHWs may also produce changes in nutrient availability </w:del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 </w:delInstr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(Carr and Kearns 2003, Kearns and Carr 2003)</w:delText>
        </w:r>
        <w:r w:rsidR="00ED5F4B" w:rsidDel="00F27B3F">
          <w:fldChar w:fldCharType="end"/>
        </w:r>
        <w:r w:rsidR="0046010D" w:rsidDel="00F27B3F">
          <w:delText xml:space="preserve"> and may result in biodiversity loss </w:delText>
        </w:r>
        <w:r w:rsidR="0046010D" w:rsidDel="00F27B3F">
          <w:fldChar w:fldCharType="begin"/>
        </w:r>
        <w:r w:rsidR="0046010D"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46010D" w:rsidDel="00F27B3F">
          <w:fldChar w:fldCharType="separate"/>
        </w:r>
        <w:r w:rsidR="0046010D" w:rsidDel="00F27B3F">
          <w:rPr>
            <w:noProof/>
          </w:rPr>
          <w:delText>(Smale 2020)</w:delText>
        </w:r>
        <w:r w:rsidR="0046010D" w:rsidDel="00F27B3F">
          <w:fldChar w:fldCharType="end"/>
        </w:r>
        <w:r w:rsidR="0046010D" w:rsidDel="00F27B3F">
          <w:delText>.</w:delText>
        </w:r>
      </w:del>
      <w:del w:id="84" w:author="Nick.Tolimieri" w:date="2021-06-04T09:27:00Z">
        <w:r w:rsidDel="00F27B3F">
          <w:delText xml:space="preserve"> The 2014-2016 MHW </w:delText>
        </w:r>
      </w:del>
      <w:ins w:id="85" w:author="Nick.Tolimieri" w:date="2021-06-04T09:27:00Z">
        <w:r w:rsidR="00F27B3F">
          <w:t xml:space="preserve">, which </w:t>
        </w:r>
      </w:ins>
      <w:r>
        <w:t xml:space="preserve">had </w:t>
      </w:r>
      <w:r w:rsidR="00C94961">
        <w:t xml:space="preserve">profound effects </w:t>
      </w:r>
      <w:r>
        <w:t>on West Coast ecosystems</w:t>
      </w:r>
      <w:r w:rsidR="008C72E4">
        <w:t xml:space="preserve"> including substantial losses of kelp cover in some regions</w:t>
      </w:r>
      <w:r w:rsidR="003000ED">
        <w:t>. There were</w:t>
      </w:r>
      <w:r w:rsidR="008C72E4">
        <w:t xml:space="preserve"> subsequent decreases red abalone</w:t>
      </w:r>
      <w:r w:rsidR="008C70A0" w:rsidRPr="008C70A0">
        <w:rPr>
          <w:rStyle w:val="Heading2Char"/>
        </w:rPr>
        <w:t xml:space="preserve"> </w:t>
      </w:r>
      <w:proofErr w:type="spellStart"/>
      <w:r w:rsidR="008C70A0" w:rsidRPr="008C70A0">
        <w:rPr>
          <w:rStyle w:val="Heading2Char"/>
        </w:rPr>
        <w:t>Haliotis</w:t>
      </w:r>
      <w:proofErr w:type="spellEnd"/>
      <w:r w:rsidR="008C70A0" w:rsidRPr="008C70A0">
        <w:rPr>
          <w:rStyle w:val="Heading2Char"/>
        </w:rPr>
        <w:t xml:space="preserve"> </w:t>
      </w:r>
      <w:proofErr w:type="spellStart"/>
      <w:r w:rsidR="008C70A0" w:rsidRPr="008C70A0">
        <w:rPr>
          <w:rStyle w:val="Heading2Char"/>
        </w:rPr>
        <w:t>rufescens</w:t>
      </w:r>
      <w:proofErr w:type="spellEnd"/>
      <w:r w:rsidR="008C72E4">
        <w:t xml:space="preserve"> and red sea urchins </w:t>
      </w:r>
      <w:proofErr w:type="spellStart"/>
      <w:r w:rsidR="008C70A0" w:rsidRPr="008C70A0">
        <w:rPr>
          <w:i/>
        </w:rPr>
        <w:t>Mesocentrotus</w:t>
      </w:r>
      <w:proofErr w:type="spellEnd"/>
      <w:r w:rsidR="008C70A0" w:rsidRPr="008C70A0">
        <w:rPr>
          <w:i/>
        </w:rPr>
        <w:t xml:space="preserve"> </w:t>
      </w:r>
      <w:proofErr w:type="spellStart"/>
      <w:r w:rsidR="008C70A0" w:rsidRPr="008C70A0">
        <w:rPr>
          <w:i/>
        </w:rPr>
        <w:t>franciscanus</w:t>
      </w:r>
      <w:proofErr w:type="spellEnd"/>
      <w:r w:rsidR="008C70A0">
        <w:t xml:space="preserve"> </w:t>
      </w:r>
      <w:r w:rsidR="008C72E4">
        <w:t>due to starvation, while purple urchin</w:t>
      </w:r>
      <w:r w:rsidR="008C70A0">
        <w:t xml:space="preserve"> </w:t>
      </w:r>
      <w:r w:rsidR="008C70A0" w:rsidRPr="008C70A0">
        <w:rPr>
          <w:i/>
        </w:rPr>
        <w:t xml:space="preserve">Strongylocentrotus </w:t>
      </w:r>
      <w:proofErr w:type="spellStart"/>
      <w:r w:rsidR="008C70A0" w:rsidRPr="008C70A0">
        <w:rPr>
          <w:i/>
        </w:rPr>
        <w:t>purpuratus</w:t>
      </w:r>
      <w:proofErr w:type="spellEnd"/>
      <w:r w:rsidR="008C72E4">
        <w:t xml:space="preserve"> populations increased and their behavior shifted to active herbivory </w:t>
      </w:r>
      <w:r w:rsidR="008C72E4">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 </w:instrText>
      </w:r>
      <w:r w:rsidR="00FB656B">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EN.CITE.DATA </w:instrText>
      </w:r>
      <w:r w:rsidR="00FB656B">
        <w:fldChar w:fldCharType="end"/>
      </w:r>
      <w:r w:rsidR="008C72E4">
        <w:fldChar w:fldCharType="separate"/>
      </w:r>
      <w:r w:rsidR="00FB656B">
        <w:rPr>
          <w:noProof/>
        </w:rPr>
        <w:t>(Cavanaugh et al. 2019, Rogers-Bennett and Catton 2019, Smith et al. 2021)</w:t>
      </w:r>
      <w:r w:rsidR="008C72E4">
        <w:fldChar w:fldCharType="end"/>
      </w:r>
      <w:r w:rsidR="008F2786">
        <w:t>. T</w:t>
      </w:r>
      <w:r w:rsidR="00F27B3F">
        <w:t xml:space="preserve">he MHW may have also exacerbated sea star die off </w:t>
      </w:r>
      <w:r w:rsidR="00F27B3F">
        <w:fldChar w:fldCharType="begin"/>
      </w:r>
      <w:r w:rsidR="00F27B3F">
        <w:instrText xml:space="preserve"> ADDIN EN.CITE &lt;EndNote&gt;&lt;Cite&gt;&lt;Author&gt;Harvell&lt;/Author&gt;&lt;Year&gt;2019&lt;/Year&gt;&lt;RecNum&gt;8526&lt;/RecNum&gt;&lt;DisplayText&gt;(Harvell et al. 2019)&lt;/DisplayText&gt;&lt;record&gt;&lt;rec-number&gt;8526&lt;/rec-number&gt;&lt;foreign-keys&gt;&lt;key app="EN" db-id="099r02pdsz02vhet5wvvf0ejr2a09aed5020" timestamp="1622573913"&gt;8526&lt;/key&gt;&lt;/foreign-keys&gt;&lt;ref-type name="Journal Article"&gt;17&lt;/ref-type&gt;&lt;contributors&gt;&lt;authors&gt;&lt;author&gt;Harvell, C. D.&lt;/author&gt;&lt;author&gt;Montecino-Latorre, D.&lt;/author&gt;&lt;author&gt;Caldwell, J. M.&lt;/author&gt;&lt;author&gt;Burt, J. M.&lt;/author&gt;&lt;author&gt;Bosley, K.&lt;/author&gt;&lt;author&gt;Keller, A.&lt;/author&gt;&lt;author&gt;Heron, S. F.&lt;/author&gt;&lt;author&gt;Salomon, A. K.&lt;/author&gt;&lt;author&gt;Lee, L.&lt;/author&gt;&lt;author&gt;Pontier, O.&lt;/author&gt;&lt;author&gt;Pattengill-Semmens, C.&lt;/author&gt;&lt;author&gt;Gaydos, J. K.&lt;/author&gt;&lt;/authors&gt;&lt;/contributors&gt;&lt;titles&gt;&lt;title&gt;Disease epidemic and a marine heat wave are associated with the continental-scale collapse of a pivotal predator (&amp;lt;em&amp;gt;Pycnopodia helianthoides&amp;lt;/em&amp;gt;)&lt;/title&gt;&lt;secondary-title&gt;Science Advances&lt;/secondary-title&gt;&lt;/titles&gt;&lt;pages&gt;eaau7042&lt;/pages&gt;&lt;volume&gt;5&lt;/volume&gt;&lt;number&gt;1&lt;/number&gt;&lt;dates&gt;&lt;year&gt;2019&lt;/year&gt;&lt;/dates&gt;&lt;urls&gt;&lt;related-urls&gt;&lt;url&gt;https://advances.sciencemag.org/content/advances/5/1/eaau7042.full.pdf&lt;/url&gt;&lt;/related-urls&gt;&lt;/urls&gt;&lt;electronic-resource-num&gt;10.1126/sciadv.aau7042&lt;/electronic-resource-num&gt;&lt;/record&gt;&lt;/Cite&gt;&lt;/EndNote&gt;</w:instrText>
      </w:r>
      <w:r w:rsidR="00F27B3F">
        <w:fldChar w:fldCharType="separate"/>
      </w:r>
      <w:r w:rsidR="00F27B3F">
        <w:rPr>
          <w:noProof/>
        </w:rPr>
        <w:t>(Harvell et al. 2019)</w:t>
      </w:r>
      <w:r w:rsidR="00F27B3F">
        <w:fldChar w:fldCharType="end"/>
      </w:r>
      <w:r w:rsidR="00F27B3F">
        <w:t xml:space="preserve">. </w:t>
      </w:r>
      <w:r w:rsidR="006D0FE2">
        <w:t>Additionally, s</w:t>
      </w:r>
      <w:r w:rsidR="00FB656B">
        <w:t xml:space="preserve">eabird mass mortality events </w: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 </w:instrTex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EN.CITE.DATA </w:instrText>
      </w:r>
      <w:r w:rsidR="00FB656B">
        <w:fldChar w:fldCharType="end"/>
      </w:r>
      <w:r w:rsidR="00FB656B">
        <w:fldChar w:fldCharType="separate"/>
      </w:r>
      <w:r w:rsidR="00FB656B">
        <w:rPr>
          <w:noProof/>
        </w:rPr>
        <w:t>(Piatt et al. 2020)</w:t>
      </w:r>
      <w:r w:rsidR="00FB656B">
        <w:fldChar w:fldCharType="end"/>
      </w:r>
      <w:r w:rsidR="002D24AF">
        <w:t xml:space="preserve"> and increases in whale </w:t>
      </w:r>
      <w:r w:rsidR="007C47A4">
        <w:t>entanglements</w:t>
      </w:r>
      <w:r w:rsidR="002D24AF">
        <w:t xml:space="preserve"> in fishing gear due to habitat compression </w:t>
      </w:r>
      <w:r w:rsidR="002D24AF">
        <w:fldChar w:fldCharType="begin"/>
      </w:r>
      <w:r w:rsidR="002D24AF">
        <w:instrText xml:space="preserve"> ADDIN EN.CITE &lt;EndNote&gt;&lt;Cite&gt;&lt;Author&gt;Santora&lt;/Author&gt;&lt;Year&gt;2020&lt;/Year&gt;&lt;RecNum&gt;8525&lt;/RecNum&gt;&lt;DisplayText&gt;(Santora et al. 2020)&lt;/DisplayText&gt;&lt;record&gt;&lt;rec-number&gt;8525&lt;/rec-number&gt;&lt;foreign-keys&gt;&lt;key app="EN" db-id="099r02pdsz02vhet5wvvf0ejr2a09aed5020" timestamp="1622573759"&gt;8525&lt;/key&gt;&lt;/foreign-keys&gt;&lt;ref-type name="Journal Article"&gt;17&lt;/ref-type&gt;&lt;contributors&gt;&lt;authors&gt;&lt;author&gt;Santora, Jarrod A.&lt;/author&gt;&lt;author&gt;Mantua, Nathan J.&lt;/author&gt;&lt;author&gt;Schroeder, Isaac D.&lt;/author&gt;&lt;author&gt;Field, John C.&lt;/author&gt;&lt;author&gt;Hazen, Elliott L.&lt;/author&gt;&lt;author&gt;Bograd, Steven J.&lt;/author&gt;&lt;author&gt;Sydeman, William J.&lt;/author&gt;&lt;author&gt;Wells, Brian K.&lt;/author&gt;&lt;author&gt;Calambokidis, John&lt;/author&gt;&lt;author&gt;Saez, Lauren&lt;/author&gt;&lt;author&gt;Lawson, Dan&lt;/author&gt;&lt;author&gt;Forney, Karin A.&lt;/author&gt;&lt;/authors&gt;&lt;/contributors&gt;&lt;titles&gt;&lt;title&gt;Habitat compression and ecosystem shifts as potential links between marine heatwave and record whale entanglements&lt;/title&gt;&lt;secondary-title&gt;Nature Communications&lt;/secondary-title&gt;&lt;/titles&gt;&lt;pages&gt;536&lt;/pages&gt;&lt;volume&gt;11&lt;/volume&gt;&lt;number&gt;1&lt;/number&gt;&lt;dates&gt;&lt;year&gt;2020&lt;/year&gt;&lt;pub-dates&gt;&lt;date&gt;2020/01/27&lt;/date&gt;&lt;/pub-dates&gt;&lt;/dates&gt;&lt;isbn&gt;2041-1723&lt;/isbn&gt;&lt;urls&gt;&lt;related-urls&gt;&lt;url&gt;https://doi.org/10.1038/s41467-019-14215-w&lt;/url&gt;&lt;/related-urls&gt;&lt;/urls&gt;&lt;electronic-resource-num&gt;10.1038/s41467-019-14215-w&lt;/electronic-resource-num&gt;&lt;/record&gt;&lt;/Cite&gt;&lt;/EndNote&gt;</w:instrText>
      </w:r>
      <w:r w:rsidR="002D24AF">
        <w:fldChar w:fldCharType="separate"/>
      </w:r>
      <w:r w:rsidR="002D24AF">
        <w:rPr>
          <w:noProof/>
        </w:rPr>
        <w:t>(Santora et al. 2020)</w:t>
      </w:r>
      <w:r w:rsidR="002D24AF">
        <w:fldChar w:fldCharType="end"/>
      </w:r>
      <w:r w:rsidR="002D24AF">
        <w:t xml:space="preserve"> were also associated with the MHW</w:t>
      </w:r>
      <w:r w:rsidR="00F27B3F">
        <w:t xml:space="preserve">. </w:t>
      </w:r>
      <w:r w:rsidR="00364507">
        <w:t xml:space="preserve">This same period also saw </w:t>
      </w:r>
      <w:r w:rsidR="00FB656B">
        <w:t xml:space="preserve">changes in the ichthyoplankton </w:t>
      </w:r>
      <w:r w:rsidR="00FB656B">
        <w:fldChar w:fldCharType="begin"/>
      </w:r>
      <w:r w:rsidR="00FB656B">
        <w:instrText xml:space="preserve"> ADDIN EN.CITE &lt;EndNote&gt;&lt;Cite&gt;&lt;Author&gt;Nielsen&lt;/Author&gt;&lt;Year&gt;2021&lt;/Year&gt;&lt;RecNum&gt;8524&lt;/RecNum&gt;&lt;DisplayText&gt;(Nielsen et al. 2021)&lt;/DisplayText&gt;&lt;record&gt;&lt;rec-number&gt;8524&lt;/rec-number&gt;&lt;foreign-keys&gt;&lt;key app="EN" db-id="099r02pdsz02vhet5wvvf0ejr2a09aed5020" timestamp="1622573591"&gt;8524&lt;/key&gt;&lt;/foreign-keys&gt;&lt;ref-type name="Journal Article"&gt;17&lt;/ref-type&gt;&lt;contributors&gt;&lt;authors&gt;&lt;author&gt;Nielsen, Jens M.&lt;/author&gt;&lt;author&gt;Rogers, Lauren A.&lt;/author&gt;&lt;author&gt;Brodeur, Richard D.&lt;/author&gt;&lt;author&gt;Thompson, Andrew R.&lt;/author&gt;&lt;author&gt;Auth, Toby D.&lt;/author&gt;&lt;author&gt;Deary, Alison L.&lt;/author&gt;&lt;author&gt;Duffy-Anderson, Janet T.&lt;/author&gt;&lt;author&gt;Galbraith, Moira&lt;/author&gt;&lt;author&gt;Koslow, J. Anthony&lt;/author&gt;&lt;author&gt;Perry, R. Ian&lt;/author&gt;&lt;/authors&gt;&lt;/contributors&gt;&lt;titles&gt;&lt;title&gt;Responses of ichthyoplankton assemblages to the recent marine heatwave and previous climate fluctuations in several Northeast Pacific marine ecosystems&lt;/title&gt;&lt;secondary-title&gt;Global Change Biology&lt;/secondary-title&gt;&lt;/titles&gt;&lt;periodical&gt;&lt;full-title&gt;Global Change Biology&lt;/full-title&gt;&lt;abbr-1&gt;Global Change Biol.&lt;/abbr-1&gt;&lt;abbr-2&gt;Global Change Biol&lt;/abbr-2&gt;&lt;/periodical&gt;&lt;pages&gt;506-520&lt;/pages&gt;&lt;volume&gt;27&lt;/volume&gt;&lt;number&gt;3&lt;/number&gt;&lt;dates&gt;&lt;year&gt;2021&lt;/year&gt;&lt;/dates&gt;&lt;isbn&gt;1354-1013&lt;/isbn&gt;&lt;urls&gt;&lt;related-urls&gt;&lt;url&gt;https://onlinelibrary.wiley.com/doi/abs/10.1111/gcb.15415&lt;/url&gt;&lt;/related-urls&gt;&lt;/urls&gt;&lt;electronic-resource-num&gt;https://doi.org/10.1111/gcb.15415&lt;/electronic-resource-num&gt;&lt;/record&gt;&lt;/Cite&gt;&lt;/EndNote&gt;</w:instrText>
      </w:r>
      <w:r w:rsidR="00FB656B">
        <w:fldChar w:fldCharType="separate"/>
      </w:r>
      <w:r w:rsidR="00FB656B">
        <w:rPr>
          <w:noProof/>
        </w:rPr>
        <w:t>(Nielsen et al. 2021)</w:t>
      </w:r>
      <w:r w:rsidR="00FB656B">
        <w:fldChar w:fldCharType="end"/>
      </w:r>
      <w:r w:rsidR="00FB656B">
        <w:t xml:space="preserve">, especially </w:t>
      </w:r>
      <w:r>
        <w:t>large increases in pelagic rockfish</w:t>
      </w:r>
      <w:r w:rsidR="00FE6B33">
        <w:t xml:space="preserve"> (</w:t>
      </w:r>
      <w:r w:rsidR="00FE6B33" w:rsidRPr="00FE6B33">
        <w:rPr>
          <w:i/>
        </w:rPr>
        <w:t>Sebastes</w:t>
      </w:r>
      <w:r w:rsidR="00FE6B33">
        <w:t xml:space="preserve"> </w:t>
      </w:r>
      <w:proofErr w:type="spellStart"/>
      <w:r w:rsidR="00FE6B33">
        <w:t>spp</w:t>
      </w:r>
      <w:proofErr w:type="spellEnd"/>
      <w:r w:rsidR="00FE6B33">
        <w:t xml:space="preserve">) </w:t>
      </w:r>
      <w:r>
        <w:t>juveniles</w:t>
      </w:r>
      <w:r w:rsidR="00FB656B">
        <w:t xml:space="preserve"> off of the U.S. West Coast</w:t>
      </w:r>
      <w:r>
        <w:t xml:space="preserve"> </w:t>
      </w:r>
      <w:r>
        <w:fldChar w:fldCharType="begin"/>
      </w:r>
      <w:r>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Pr>
          <w:noProof/>
        </w:rPr>
        <w:t>(Field et al. in press)</w:t>
      </w:r>
      <w:r>
        <w:fldChar w:fldCharType="end"/>
      </w:r>
      <w:r w:rsidR="00364507">
        <w:t xml:space="preserve">. </w:t>
      </w:r>
    </w:p>
    <w:p w14:paraId="1488CA24" w14:textId="7ACE03F5" w:rsidR="00BD5167" w:rsidRDefault="00840BEE" w:rsidP="009D4B89">
      <w:r>
        <w:t xml:space="preserve">However, </w:t>
      </w:r>
      <w:r w:rsidR="003770D3">
        <w:t>c</w:t>
      </w:r>
      <w:r w:rsidR="00B357A1">
        <w:t>ommunity responses to the combination of the sea star die-off and the MHW</w:t>
      </w:r>
      <w:r w:rsidR="00276900">
        <w:t xml:space="preserve"> varied regionally</w:t>
      </w:r>
      <w:r w:rsidR="003770D3">
        <w:t xml:space="preserve"> </w: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EN.CITE.DATA </w:instrText>
      </w:r>
      <w:r w:rsidR="003770D3">
        <w:fldChar w:fldCharType="end"/>
      </w:r>
      <w:r w:rsidR="003770D3">
        <w:fldChar w:fldCharType="separate"/>
      </w:r>
      <w:r w:rsidR="003770D3">
        <w:rPr>
          <w:noProof/>
        </w:rPr>
        <w:t>(Cavanaugh et al. 2019, Beas-Luna et al. 2020)</w:t>
      </w:r>
      <w:r w:rsidR="003770D3">
        <w:fldChar w:fldCharType="end"/>
      </w:r>
      <w:r w:rsidR="00276900">
        <w:t>.</w:t>
      </w:r>
      <w:r w:rsidR="003770D3">
        <w:t xml:space="preserve"> For example, kelp loss in northern </w:t>
      </w:r>
      <w:r w:rsidR="003770D3">
        <w:lastRenderedPageBreak/>
        <w:t>California was substantial</w:t>
      </w:r>
      <w:r>
        <w:t>,</w:t>
      </w:r>
      <w:r w:rsidR="003770D3">
        <w:t xml:space="preserve"> likely due to the combined effects of high water temperatures, low otter densities, and </w:t>
      </w:r>
      <w:r w:rsidR="00DC63ED">
        <w:t>a</w:t>
      </w:r>
      <w:r w:rsidR="003770D3">
        <w:t xml:space="preserve"> decrease in </w:t>
      </w:r>
      <w:r w:rsidR="005D1A16">
        <w:t xml:space="preserve">predatory </w:t>
      </w:r>
      <w:r w:rsidR="003770D3">
        <w:t>sea star</w:t>
      </w:r>
      <w:r w:rsidR="005D1A16">
        <w:t>s</w:t>
      </w:r>
      <w:r w:rsidR="003770D3">
        <w:t xml:space="preserve"> </w: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EN.CITE.DATA </w:instrText>
      </w:r>
      <w:r w:rsidR="003770D3">
        <w:fldChar w:fldCharType="end"/>
      </w:r>
      <w:r w:rsidR="003770D3">
        <w:fldChar w:fldCharType="separate"/>
      </w:r>
      <w:r w:rsidR="003770D3">
        <w:rPr>
          <w:noProof/>
        </w:rPr>
        <w:t>(Rogers-Bennett and Catton 2019, Beas-Luna et al. 2020, McPherson et al. 2021)</w:t>
      </w:r>
      <w:r w:rsidR="003770D3">
        <w:fldChar w:fldCharType="end"/>
      </w:r>
      <w:r w:rsidR="003770D3">
        <w:t xml:space="preserve">. Central and southern Californian kelp forests were more resilient, possibly due to greater predator redundancy </w:t>
      </w:r>
      <w:r w:rsidR="003770D3">
        <w:fldChar w:fldCharType="begin"/>
      </w:r>
      <w:r w:rsidR="003770D3">
        <w:instrText xml:space="preserve"> ADDIN EN.CITE &lt;EndNote&gt;&lt;Cite&gt;&lt;Author&gt;Beas-Luna&lt;/Author&gt;&lt;Year&gt;2020&lt;/Year&gt;&lt;RecNum&gt;8498&lt;/RecNum&gt;&lt;DisplayText&gt;(Beas-Luna et al. 2020)&lt;/DisplayText&gt;&lt;record&gt;&lt;rec-number&gt;8498&lt;/rec-number&gt;&lt;foreign-keys&gt;&lt;key app="EN" db-id="099r02pdsz02vhet5wvvf0ejr2a09aed5020" timestamp="1621974868"&gt;8498&lt;/key&gt;&lt;/foreign-keys&gt;&lt;ref-type name="Journal Article"&gt;17&lt;/ref-type&gt;&lt;contributors&gt;&lt;authors&gt;&lt;author&gt;Beas-Luna, Rodrigo&lt;/author&gt;&lt;author&gt;Micheli, Fiorenza&lt;/author&gt;&lt;author&gt;Woodson, C. Brock&lt;/author&gt;&lt;author&gt;Carr, Mark&lt;/author&gt;&lt;author&gt;Malone, Dan&lt;/author&gt;&lt;author&gt;Torre, Jorge&lt;/author&gt;&lt;author&gt;Boch, Charles&lt;/author&gt;&lt;author&gt;Caselle, Jennifer E.&lt;/author&gt;&lt;author&gt;Edwards, Matt&lt;/author&gt;&lt;author&gt;Freiwald, Jan&lt;/author&gt;&lt;author&gt;Hamilton, Scott L.&lt;/author&gt;&lt;author&gt;Hernandez, Arturo&lt;/author&gt;&lt;author&gt;Konar, Brenda&lt;/author&gt;&lt;author&gt;Kroeker, Kristy J.&lt;/author&gt;&lt;author&gt;Lorda, Julio&lt;/author&gt;&lt;author&gt;Montaño-Moctezuma, Gabriela&lt;/author&gt;&lt;author&gt;Torres-Moye, Guillermo&lt;/author&gt;&lt;/authors&gt;&lt;/contributors&gt;&lt;titles&gt;&lt;title&gt;Geographic variation in responses of kelp forest communities of the California Current to recent climatic changes&lt;/title&gt;&lt;secondary-title&gt;Global Change Biology&lt;/secondary-title&gt;&lt;/titles&gt;&lt;periodical&gt;&lt;full-title&gt;Global Change Biology&lt;/full-title&gt;&lt;abbr-1&gt;Global Change Biol.&lt;/abbr-1&gt;&lt;abbr-2&gt;Global Change Biol&lt;/abbr-2&gt;&lt;/periodical&gt;&lt;pages&gt;6457-6473&lt;/pages&gt;&lt;volume&gt;26&lt;/volume&gt;&lt;number&gt;11&lt;/number&gt;&lt;dates&gt;&lt;year&gt;2020&lt;/year&gt;&lt;/dates&gt;&lt;isbn&gt;1354-1013&lt;/isbn&gt;&lt;urls&gt;&lt;related-urls&gt;&lt;url&gt;https://onlinelibrary.wiley.com/doi/abs/10.1111/gcb.15273&lt;/url&gt;&lt;/related-urls&gt;&lt;/urls&gt;&lt;electronic-resource-num&gt;https://doi.org/10.1111/gcb.15273&lt;/electronic-resource-num&gt;&lt;/record&gt;&lt;/Cite&gt;&lt;/EndNote&gt;</w:instrText>
      </w:r>
      <w:r w:rsidR="003770D3">
        <w:fldChar w:fldCharType="separate"/>
      </w:r>
      <w:r w:rsidR="003770D3">
        <w:rPr>
          <w:noProof/>
        </w:rPr>
        <w:t>(Beas-Luna et al. 2020)</w:t>
      </w:r>
      <w:r w:rsidR="003770D3">
        <w:fldChar w:fldCharType="end"/>
      </w:r>
      <w:r w:rsidR="003770D3">
        <w:t>, while in Baja California reductions in kelp cover likely due to species being at the range margins</w:t>
      </w:r>
      <w:r w:rsidR="00B8462D">
        <w:t xml:space="preserve"> (</w:t>
      </w:r>
      <w:r w:rsidR="00B8462D" w:rsidRPr="00B8462D">
        <w:rPr>
          <w:highlight w:val="yellow"/>
        </w:rPr>
        <w:t>Meh</w:t>
      </w:r>
      <w:r w:rsidR="00B8462D">
        <w:t>)</w:t>
      </w:r>
      <w:r w:rsidR="003770D3">
        <w:t>.</w:t>
      </w:r>
      <w:r w:rsidR="004631F2">
        <w:t xml:space="preserve"> </w:t>
      </w:r>
      <w:r w:rsidR="00A32B46">
        <w:t xml:space="preserve">Similar variation in the dynamics of kelp forests occur at smaller scales as well </w: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 </w:instrTex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EN.CITE.DATA </w:instrText>
      </w:r>
      <w:r w:rsidR="004631F2">
        <w:fldChar w:fldCharType="end"/>
      </w:r>
      <w:r w:rsidR="004631F2">
        <w:fldChar w:fldCharType="separate"/>
      </w:r>
      <w:r w:rsidR="004631F2">
        <w:rPr>
          <w:noProof/>
        </w:rPr>
        <w:t>(Eisaguirre et al. 2020)</w:t>
      </w:r>
      <w:r w:rsidR="004631F2">
        <w:fldChar w:fldCharType="end"/>
      </w:r>
      <w:commentRangeStart w:id="86"/>
      <w:r w:rsidR="00A32B46">
        <w:t>.</w:t>
      </w:r>
      <w:commentRangeEnd w:id="86"/>
      <w:r w:rsidR="00E4151D">
        <w:rPr>
          <w:rStyle w:val="CommentReference"/>
        </w:rPr>
        <w:commentReference w:id="86"/>
      </w:r>
    </w:p>
    <w:p w14:paraId="5CCC8739" w14:textId="5AF09CE1" w:rsidR="008F6020" w:rsidRPr="00ED7FF3" w:rsidRDefault="00E12E1A" w:rsidP="009D4B89">
      <w:r>
        <w:t>Here, we examine</w:t>
      </w:r>
      <w:r w:rsidR="00797F78">
        <w:t xml:space="preserve"> </w:t>
      </w:r>
      <w:r>
        <w:t xml:space="preserve">responses </w:t>
      </w:r>
      <w:r w:rsidR="00B8462D">
        <w:t xml:space="preserve">of fish and integrate communities </w:t>
      </w:r>
      <w:r w:rsidR="00797F78">
        <w:t xml:space="preserve">to the sea star die off and the </w:t>
      </w:r>
      <w:r w:rsidR="007C36E1">
        <w:t>recent</w:t>
      </w:r>
      <w:r w:rsidR="00797F78">
        <w:t xml:space="preserve"> marine heat wave</w:t>
      </w:r>
      <w:r w:rsidR="00B8462D">
        <w:t xml:space="preserve"> at</w:t>
      </w:r>
      <w:r w:rsidR="00F61A00">
        <w:t xml:space="preserve"> five kelp forest sites along the coast of Washington, U.S.A. from 2016-2019</w:t>
      </w:r>
      <w:r w:rsidR="00797F78">
        <w:t xml:space="preserve">. </w:t>
      </w:r>
      <w:r w:rsidR="00E6146D">
        <w:t>We start by examining assemblage structure and relationships with habitat for fish and macroinvertebrat</w:t>
      </w:r>
      <w:r w:rsidR="00E6146D" w:rsidRPr="00B8462D">
        <w:t>e</w:t>
      </w:r>
      <w:r w:rsidR="008E4A94" w:rsidRPr="00B8462D">
        <w:t>s</w:t>
      </w:r>
      <w:r w:rsidR="00797F78" w:rsidRPr="00B8462D">
        <w:t xml:space="preserve"> </w:t>
      </w:r>
      <w:r w:rsidR="007C36E1" w:rsidRPr="00B8462D">
        <w:t>to</w:t>
      </w:r>
      <w:r w:rsidR="00797F78" w:rsidRPr="00B8462D">
        <w:t xml:space="preserve"> </w:t>
      </w:r>
      <w:r w:rsidR="007C36E1" w:rsidRPr="00B8462D">
        <w:t xml:space="preserve">better understand the importance of habitat, </w:t>
      </w:r>
      <w:r w:rsidR="0045600C" w:rsidRPr="00B8462D">
        <w:t xml:space="preserve">and </w:t>
      </w:r>
      <w:r w:rsidR="007C36E1" w:rsidRPr="00B8462D">
        <w:t xml:space="preserve">spatial and temporal variation in these communities. </w:t>
      </w:r>
      <w:r w:rsidR="00797F78">
        <w:t xml:space="preserve"> We then highlight </w:t>
      </w:r>
      <w:r w:rsidR="0043593D">
        <w:t>three vignettes</w:t>
      </w:r>
      <w:r w:rsidR="00797F78">
        <w:t xml:space="preserve"> related to the SSWD and MHW and kelp forest communities. First, </w:t>
      </w:r>
      <w:r w:rsidR="00DC63ED">
        <w:t xml:space="preserve">we ask whether sea stars have shown any recovery from SSWD and examine relationships between sea star density and prey density. </w:t>
      </w:r>
      <w:r w:rsidR="00797F78">
        <w:t xml:space="preserve">Second, </w:t>
      </w:r>
      <w:r w:rsidR="00DC63ED">
        <w:t xml:space="preserve">we examine trends in urchin density and the relationship between urchins and kelp </w:t>
      </w:r>
      <w:r w:rsidR="001D0AB8">
        <w:t>to determine whether</w:t>
      </w:r>
      <w:r w:rsidR="006A3CCB">
        <w:t xml:space="preserve"> </w:t>
      </w:r>
      <w:commentRangeStart w:id="87"/>
      <w:r w:rsidR="006A3CCB">
        <w:t xml:space="preserve">the sea star die off lead to </w:t>
      </w:r>
      <w:r w:rsidR="00E079E7">
        <w:t xml:space="preserve">or allowed </w:t>
      </w:r>
      <w:commentRangeEnd w:id="87"/>
      <w:r w:rsidR="00E079E7">
        <w:rPr>
          <w:rStyle w:val="CommentReference"/>
        </w:rPr>
        <w:commentReference w:id="87"/>
      </w:r>
      <w:r w:rsidR="006A3CCB">
        <w:t xml:space="preserve">increases in urchin densities and subsequent reductions in kelp cover. </w:t>
      </w:r>
      <w:r w:rsidR="00797F78">
        <w:t xml:space="preserve">Finally, we </w:t>
      </w:r>
      <w:r w:rsidR="007C36E1">
        <w:t xml:space="preserve">determine whether the high numbers of </w:t>
      </w:r>
      <w:commentRangeStart w:id="88"/>
      <w:r w:rsidR="007C36E1">
        <w:t>pelagic rockfish juveniles</w:t>
      </w:r>
      <w:commentRangeEnd w:id="88"/>
      <w:r w:rsidR="005313B1">
        <w:rPr>
          <w:rStyle w:val="CommentReference"/>
        </w:rPr>
        <w:commentReference w:id="88"/>
      </w:r>
      <w:r w:rsidR="007C36E1">
        <w:t xml:space="preserve"> seen during the heat wave translated</w:t>
      </w:r>
      <w:r w:rsidR="00FF18A1">
        <w:t xml:space="preserve"> to higher recruitment in 2016, </w:t>
      </w:r>
      <w:r w:rsidR="002B3067">
        <w:t xml:space="preserve">examine spatial patterns in recruitment, and distinguish whether different species complexes vary in their spatial and temporal patterns. </w:t>
      </w:r>
      <w:r w:rsidR="00A609AF">
        <w:t>As o</w:t>
      </w:r>
      <w:r w:rsidR="00FF18A1">
        <w:t xml:space="preserve">ur data are limited to 2016-2019 we highlight changes (potentially recovery) in these communities following these events, but cannot measure direct impacts of the events themselves. </w:t>
      </w:r>
    </w:p>
    <w:p w14:paraId="07D88D12" w14:textId="77777777" w:rsidR="00ED7FF3" w:rsidRDefault="00ED7FF3" w:rsidP="00D53E7A">
      <w:pPr>
        <w:pStyle w:val="Heading1"/>
      </w:pPr>
      <w:r>
        <w:lastRenderedPageBreak/>
        <w:t>Materials and Methods</w:t>
      </w:r>
    </w:p>
    <w:p w14:paraId="19A8AB75" w14:textId="77777777" w:rsidR="00ED7FF3" w:rsidRPr="001101BB" w:rsidRDefault="001101BB" w:rsidP="00D53E7A">
      <w:pPr>
        <w:pStyle w:val="Heading2"/>
      </w:pPr>
      <w:r w:rsidRPr="001101BB">
        <w:t>Study site</w:t>
      </w:r>
      <w:r>
        <w:t>s</w:t>
      </w:r>
    </w:p>
    <w:p w14:paraId="76C658A7" w14:textId="56349602" w:rsidR="001101BB" w:rsidRDefault="001101BB" w:rsidP="00754297">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w:t>
      </w:r>
      <w:r w:rsidR="00992FA7">
        <w:t xml:space="preserve"> (</w:t>
      </w:r>
      <w:r w:rsidR="00992FA7">
        <w:fldChar w:fldCharType="begin"/>
      </w:r>
      <w:r w:rsidR="00992FA7">
        <w:instrText xml:space="preserve"> REF _Ref70920575 \h </w:instrText>
      </w:r>
      <w:r w:rsidR="00992FA7">
        <w:fldChar w:fldCharType="separate"/>
      </w:r>
      <w:r w:rsidR="00A029E1">
        <w:t xml:space="preserve">Fig. </w:t>
      </w:r>
      <w:r w:rsidR="00A029E1">
        <w:rPr>
          <w:noProof/>
        </w:rPr>
        <w:t>1</w:t>
      </w:r>
      <w:r w:rsidR="00992FA7">
        <w:fldChar w:fldCharType="end"/>
      </w:r>
      <w:r w:rsidR="00992FA7">
        <w:t>)</w:t>
      </w:r>
      <w:r>
        <w:t>.</w:t>
      </w:r>
      <w:r w:rsidR="00503240">
        <w:t xml:space="preserve"> These sites span much of the OCNMS from Destruction Island in the south to </w:t>
      </w:r>
      <w:proofErr w:type="spellStart"/>
      <w:r w:rsidR="00503240">
        <w:t>Neah</w:t>
      </w:r>
      <w:proofErr w:type="spellEnd"/>
      <w:r w:rsidR="00503240">
        <w:t xml:space="preserve"> Bay in the north. </w:t>
      </w:r>
      <w:r w:rsidR="00205688">
        <w:t>Four sites were on the outer coast</w:t>
      </w:r>
      <w:r w:rsidR="005176A9">
        <w:t>,</w:t>
      </w:r>
      <w:r w:rsidR="00205688">
        <w:t xml:space="preserve"> while </w:t>
      </w:r>
      <w:proofErr w:type="spellStart"/>
      <w:r w:rsidR="00503240">
        <w:t>Neah</w:t>
      </w:r>
      <w:proofErr w:type="spellEnd"/>
      <w:r w:rsidR="00503240">
        <w:t xml:space="preserve">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r w:rsidR="00ED595B">
        <w:rPr>
          <w:i/>
        </w:rPr>
        <w:t xml:space="preserve">Macrocystis </w:t>
      </w:r>
      <w:proofErr w:type="spellStart"/>
      <w:r w:rsidR="00ED595B">
        <w:rPr>
          <w:i/>
        </w:rPr>
        <w:t>pyrifera</w:t>
      </w:r>
      <w:proofErr w:type="spellEnd"/>
      <w:r w:rsidR="00205688">
        <w:rPr>
          <w:i/>
        </w:rPr>
        <w:t xml:space="preserve"> </w:t>
      </w:r>
      <w:r w:rsidR="00205688">
        <w:t xml:space="preserve">and/or </w:t>
      </w:r>
      <w:proofErr w:type="spellStart"/>
      <w:r w:rsidR="00ED595B">
        <w:rPr>
          <w:i/>
        </w:rPr>
        <w:t>Nerocystis</w:t>
      </w:r>
      <w:proofErr w:type="spellEnd"/>
      <w:r w:rsidR="00ED595B">
        <w:rPr>
          <w:i/>
        </w:rPr>
        <w:t xml:space="preserve"> </w:t>
      </w:r>
      <w:proofErr w:type="spellStart"/>
      <w:r w:rsidR="00ED595B">
        <w:rPr>
          <w:i/>
        </w:rPr>
        <w:t>luekana</w:t>
      </w:r>
      <w:proofErr w:type="spellEnd"/>
      <w:r w:rsidR="00ED595B">
        <w:rPr>
          <w:i/>
        </w:rPr>
        <w:t xml:space="preserve"> </w:t>
      </w:r>
      <w:r w:rsidR="00205688">
        <w:t>as well as</w:t>
      </w:r>
      <w:r w:rsidR="001D7F18">
        <w:t xml:space="preserve"> understory</w:t>
      </w:r>
      <w:r w:rsidR="00205688">
        <w:t xml:space="preserve"> algae</w:t>
      </w:r>
      <w:r w:rsidR="00462F43">
        <w:t xml:space="preserve"> such as </w:t>
      </w:r>
      <w:proofErr w:type="spellStart"/>
      <w:r w:rsidR="00462F43" w:rsidRPr="00462F43">
        <w:rPr>
          <w:i/>
        </w:rPr>
        <w:t>Pterygophora</w:t>
      </w:r>
      <w:proofErr w:type="spellEnd"/>
      <w:r w:rsidR="00462F43" w:rsidRPr="00462F43">
        <w:rPr>
          <w:i/>
        </w:rPr>
        <w:t xml:space="preserve"> californica</w:t>
      </w:r>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EE5F46">
        <w:fldChar w:fldCharType="separate"/>
      </w:r>
      <w:r w:rsidR="00EE5F46">
        <w:rPr>
          <w:noProof/>
        </w:rPr>
        <w:t>(Shelton et al. 2018)</w:t>
      </w:r>
      <w:r w:rsidR="00EE5F46">
        <w:fldChar w:fldCharType="end"/>
      </w:r>
      <w:r w:rsidR="00205688">
        <w:t xml:space="preserve">. </w:t>
      </w:r>
    </w:p>
    <w:p w14:paraId="0056C968" w14:textId="75955445" w:rsidR="00632878" w:rsidRDefault="00632878" w:rsidP="00632878">
      <w:pPr>
        <w:pStyle w:val="Heading2"/>
      </w:pPr>
      <w:r>
        <w:t>Survey design</w:t>
      </w:r>
    </w:p>
    <w:p w14:paraId="324404DE" w14:textId="0B140E9D"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r w:rsidR="0022493E" w:rsidRPr="00FE5DED">
        <w:t xml:space="preserve">biotic </w:t>
      </w:r>
      <w:r w:rsidRPr="00FE5DED">
        <w:t>habitat</w:t>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r w:rsidR="008967CA">
        <w:t xml:space="preserve">, e.g., cobble, pavement, </w:t>
      </w:r>
      <w:proofErr w:type="spellStart"/>
      <w:r w:rsidR="008967CA">
        <w:t>etc</w:t>
      </w:r>
      <w:proofErr w:type="spellEnd"/>
      <w:r w:rsidR="00C13E13">
        <w:t>)</w:t>
      </w:r>
      <w:r w:rsidR="00FE5DED">
        <w:t xml:space="preserve"> (</w:t>
      </w:r>
      <w:r w:rsidR="00AC2BDC">
        <w:t xml:space="preserve">modified from </w:t>
      </w:r>
      <w:r w:rsidR="00AC2BDC">
        <w:fldChar w:fldCharType="begin"/>
      </w:r>
      <w:r w:rsidR="00716B3A">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 II&lt;/author&gt;&lt;author&gt;Piacenza,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Ser&lt;/abbr-2&gt;&lt;/alt-periodical&gt;&lt;pages&gt;125-140&lt;/pages&gt;&lt;volume&gt;628&lt;/volume&gt;&lt;section&gt;125&lt;/section&gt;&lt;dates&gt;&lt;year&gt;2019&lt;/year&gt;&lt;pub-dates&gt;&lt;date&gt;Oct 10&lt;/date&gt;&lt;/pub-dates&gt;&lt;/dates&gt;&lt;isbn&gt;0171-8630&amp;#xD;1616-1599&lt;/isbn&gt;&lt;accession-num&gt;WOS:000521167200008&lt;/accession-num&gt;&lt;urls&gt;&lt;related-urls&gt;&lt;url&gt;&amp;lt;Go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FE5DED">
        <w:t>)</w:t>
      </w:r>
      <w:r w:rsidR="00AC2BDC">
        <w:t xml:space="preserve">. </w:t>
      </w:r>
      <w:r>
        <w:t>At each site, we sa</w:t>
      </w:r>
      <w:r w:rsidRPr="00B84EA5">
        <w:t>mple two locations</w:t>
      </w:r>
      <w:r w:rsidR="00B84EA5">
        <w:t>,</w:t>
      </w:r>
      <w:r w:rsidR="00EA3DC5">
        <w:t xml:space="preserve"> separated by </w:t>
      </w:r>
      <w:r w:rsidR="00EA3DC5" w:rsidRPr="00F859D0">
        <w:rPr>
          <w:color w:val="FF0000"/>
        </w:rPr>
        <w:t>100+ m</w:t>
      </w:r>
      <w:r w:rsidR="00EA3DC5">
        <w:t xml:space="preserve"> and</w:t>
      </w:r>
      <w:r w:rsidR="00DC280B">
        <w:t xml:space="preserve"> </w:t>
      </w:r>
      <w:r w:rsidR="00AC2BDC">
        <w:t>marked by separate down lines</w:t>
      </w:r>
      <w:r w:rsidR="00B84EA5">
        <w:t>,</w:t>
      </w:r>
      <w:r w:rsidR="00AC2BDC">
        <w:t xml:space="preserve"> </w:t>
      </w:r>
      <w:r w:rsidR="00DC280B">
        <w:t>and two depths</w:t>
      </w:r>
      <w:r w:rsidR="000A5AFF">
        <w:t xml:space="preserve"> at each location</w:t>
      </w:r>
      <w:r w:rsidR="00DC280B">
        <w:t xml:space="preserve"> (5 m and 10 m). One pair of divers sample</w:t>
      </w:r>
      <w:r w:rsidR="000A5AFF">
        <w:t>d</w:t>
      </w:r>
      <w:r w:rsidR="00DC280B">
        <w:t xml:space="preserv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w:t>
      </w:r>
      <w:r w:rsidR="000A5AFF">
        <w:t>T</w:t>
      </w:r>
      <w:r w:rsidR="00DC280B">
        <w:t>he lead diver laid down the transect tape and counted fish or macroinvertebrates</w:t>
      </w:r>
      <w:r w:rsidR="008967CA">
        <w:t xml:space="preserve"> and kelp</w:t>
      </w:r>
      <w:r w:rsidR="00DC280B">
        <w:t xml:space="preserve">. The second diver followed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w:t>
      </w:r>
      <w:r w:rsidR="00DC280B">
        <w:lastRenderedPageBreak/>
        <w:t xml:space="preserve">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89"/>
      <w:r w:rsidR="00785C64">
        <w:t>example</w:t>
      </w:r>
      <w:commentRangeEnd w:id="89"/>
      <w:r w:rsidR="00785C64">
        <w:rPr>
          <w:rStyle w:val="CommentReference"/>
        </w:rPr>
        <w:commentReference w:id="89"/>
      </w:r>
      <w:r w:rsidR="00785C64">
        <w:t xml:space="preserve">. </w:t>
      </w:r>
      <w:r w:rsidR="0077704D">
        <w:t xml:space="preserve">Therefore, we often summarize data by year x site x depth for </w:t>
      </w:r>
      <w:r w:rsidR="009973B0">
        <w:t xml:space="preserve">some </w:t>
      </w:r>
      <w:r w:rsidR="00B62FB7">
        <w:t>analyses</w:t>
      </w:r>
      <w:r w:rsidR="00587509">
        <w:t>.</w:t>
      </w:r>
    </w:p>
    <w:p w14:paraId="40F24588" w14:textId="38E33A0D" w:rsidR="008967CA" w:rsidRDefault="00785C64" w:rsidP="008967CA">
      <w:r>
        <w:t xml:space="preserve">We counted and estimated the size </w:t>
      </w:r>
      <w:r w:rsidR="00BC5567">
        <w:t xml:space="preserve">(total length) </w:t>
      </w:r>
      <w:r>
        <w:t xml:space="preserve">of all fishes we observed </w:t>
      </w:r>
      <w:r w:rsidR="00BE37CD">
        <w:t xml:space="preserve">within 2 m of the bottom and </w:t>
      </w:r>
      <w:r>
        <w:t>greater than 5 cm</w:t>
      </w:r>
      <w:r w:rsidR="00BE37CD">
        <w:t xml:space="preserve"> total length</w:t>
      </w:r>
      <w:r>
        <w:t xml:space="preserve">. </w:t>
      </w:r>
      <w:r w:rsidR="00B62FB7">
        <w:t xml:space="preserve">The exception was </w:t>
      </w:r>
      <w:r>
        <w:t xml:space="preserve">rockfishes </w:t>
      </w:r>
      <w:r>
        <w:rPr>
          <w:i/>
        </w:rPr>
        <w:t xml:space="preserve">Sebastes </w:t>
      </w:r>
      <w:proofErr w:type="spellStart"/>
      <w:r>
        <w:t>spp</w:t>
      </w:r>
      <w:proofErr w:type="spellEnd"/>
      <w:r>
        <w:t xml:space="preserve">, </w:t>
      </w:r>
      <w:r w:rsidR="00B62FB7">
        <w:t xml:space="preserve">for which </w:t>
      </w:r>
      <w:r>
        <w:t>we estimated sizes for all individuals since we were interested in monitoring rockfish recruitment.</w:t>
      </w:r>
      <w:r w:rsidR="00B37FA6">
        <w:t xml:space="preserve"> Divers estimated visibility on each transect by determining the distance at which the lead diver 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For biotic habitat, the diver recorded the organism directly under the transect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red algae, green algae, encrusting species, diatom layer, eelgrass/</w:t>
      </w:r>
      <w:proofErr w:type="spellStart"/>
      <w:r>
        <w:rPr>
          <w:bdr w:val="none" w:sz="0" w:space="0" w:color="auto" w:frame="1"/>
        </w:rPr>
        <w:t>surfgrass</w:t>
      </w:r>
      <w:proofErr w:type="spellEnd"/>
      <w:r>
        <w:rPr>
          <w:bdr w:val="none" w:sz="0" w:space="0" w:color="auto" w:frame="1"/>
        </w:rPr>
        <w:t xml:space="preserve">,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04D2E36" w:rsidR="00C13E13" w:rsidRDefault="00BE37CD" w:rsidP="00BE37CD">
      <w:r w:rsidRPr="00BE37CD">
        <w:lastRenderedPageBreak/>
        <w:t>We counted canopy-forming kelp species within</w:t>
      </w:r>
      <w:r w:rsidR="00AB03E9">
        <w:t xml:space="preserve"> on</w:t>
      </w:r>
      <w:r w:rsidR="00FD6435">
        <w:t xml:space="preserve"> the same</w:t>
      </w:r>
      <w:r w:rsidRPr="00BE37CD">
        <w:t xml:space="preserve"> </w:t>
      </w:r>
      <w:r w:rsidR="00AB03E9">
        <w:t>transect</w:t>
      </w:r>
      <w:r w:rsidR="008967CA">
        <w:t xml:space="preserve"> as </w:t>
      </w:r>
      <w:proofErr w:type="spellStart"/>
      <w:r w:rsidR="008967CA">
        <w:t>mancroinvertebrates</w:t>
      </w:r>
      <w:proofErr w:type="spellEnd"/>
      <w:r w:rsidRPr="00BE37CD">
        <w:t xml:space="preserve">. For </w:t>
      </w:r>
      <w:r w:rsidRPr="00BE37CD">
        <w:rPr>
          <w:i/>
        </w:rPr>
        <w:t>M</w:t>
      </w:r>
      <w:r w:rsidR="00041F0D">
        <w:rPr>
          <w:i/>
        </w:rPr>
        <w:t>.</w:t>
      </w:r>
      <w:r w:rsidRPr="00BE37CD">
        <w:rPr>
          <w:i/>
        </w:rPr>
        <w:t xml:space="preserve"> </w:t>
      </w:r>
      <w:proofErr w:type="spellStart"/>
      <w:r w:rsidRPr="00BE37CD">
        <w:rPr>
          <w:i/>
        </w:rPr>
        <w:t>pyrifera</w:t>
      </w:r>
      <w:proofErr w:type="spellEnd"/>
      <w:r w:rsidRPr="00BE37CD">
        <w:rPr>
          <w:i/>
        </w:rPr>
        <w:t xml:space="preserve"> </w:t>
      </w:r>
      <w:r w:rsidRPr="00BE37CD">
        <w:t>the stipes were counted when greater than 1</w:t>
      </w:r>
      <w:r w:rsidR="009973B0">
        <w:t xml:space="preserve"> </w:t>
      </w:r>
      <w:r w:rsidRPr="00BE37CD">
        <w:t xml:space="preserve">m in height. </w:t>
      </w:r>
      <w:r w:rsidRPr="00BE37CD">
        <w:rPr>
          <w:i/>
        </w:rPr>
        <w:t>N</w:t>
      </w:r>
      <w:r w:rsidR="00041F0D">
        <w:rPr>
          <w:i/>
        </w:rPr>
        <w:t>.</w:t>
      </w:r>
      <w:r w:rsidRPr="00BE37CD">
        <w:rPr>
          <w:i/>
        </w:rPr>
        <w:t xml:space="preserve"> </w:t>
      </w:r>
      <w:proofErr w:type="spellStart"/>
      <w:r w:rsidRPr="00BE37CD">
        <w:rPr>
          <w:i/>
        </w:rPr>
        <w:t>luetkeana</w:t>
      </w:r>
      <w:proofErr w:type="spellEnd"/>
      <w:r w:rsidRPr="00BE37CD">
        <w:t xml:space="preserve"> and</w:t>
      </w:r>
      <w:r w:rsidRPr="00BE37CD">
        <w:rPr>
          <w:i/>
        </w:rPr>
        <w:t xml:space="preserve"> </w:t>
      </w:r>
      <w:proofErr w:type="spellStart"/>
      <w:r w:rsidRPr="00BE37CD">
        <w:rPr>
          <w:i/>
        </w:rPr>
        <w:t>Pterygophora</w:t>
      </w:r>
      <w:proofErr w:type="spellEnd"/>
      <w:r w:rsidRPr="00BE37CD">
        <w:rPr>
          <w:i/>
        </w:rPr>
        <w:t xml:space="preserve"> californica</w:t>
      </w:r>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0C1F7606"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 </w:instrText>
      </w:r>
      <w:r w:rsidR="00716B3A">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EN.CITE.DATA </w:instrText>
      </w:r>
      <w:r w:rsidR="00716B3A">
        <w:rPr>
          <w:bdr w:val="none" w:sz="0" w:space="0" w:color="auto" w:frame="1"/>
        </w:rPr>
      </w:r>
      <w:r w:rsidR="00716B3A">
        <w:rPr>
          <w:bdr w:val="none" w:sz="0" w:space="0" w:color="auto" w:frame="1"/>
        </w:rPr>
        <w:fldChar w:fldCharType="end"/>
      </w:r>
      <w:r>
        <w:rPr>
          <w:bdr w:val="none" w:sz="0" w:space="0" w:color="auto" w:frame="1"/>
        </w:rPr>
      </w:r>
      <w:r>
        <w:rPr>
          <w:bdr w:val="none" w:sz="0" w:space="0" w:color="auto" w:frame="1"/>
        </w:rPr>
        <w:fldChar w:fldCharType="separate"/>
      </w:r>
      <w:r w:rsidR="00716B3A">
        <w:rPr>
          <w:noProof/>
          <w:bdr w:val="none" w:sz="0" w:space="0" w:color="auto" w:frame="1"/>
        </w:rPr>
        <w:t>(Pearcy et al. 1989, Hixon et al. 1991, Stein et al. 1992, Greene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drop in elevation across the 2-m width of </w:t>
      </w:r>
      <w:r w:rsidR="00F859D0">
        <w:rPr>
          <w:bdr w:val="none" w:sz="0" w:space="0" w:color="auto" w:frame="1"/>
        </w:rPr>
        <w:t>the</w:t>
      </w:r>
      <w:r w:rsidR="002D35FD">
        <w:rPr>
          <w:bdr w:val="none" w:sz="0" w:space="0" w:color="auto" w:frame="1"/>
        </w:rPr>
        <w:t xml:space="preserve"> transect as: 0-10 cm, 10-100 cm, 1-2 m, or &gt;2 m.  </w:t>
      </w:r>
    </w:p>
    <w:p w14:paraId="36A94BAB" w14:textId="56B55547" w:rsidR="00386F50" w:rsidRDefault="00386F50" w:rsidP="00386F50">
      <w:pPr>
        <w:pStyle w:val="Heading2"/>
      </w:pPr>
      <w:r>
        <w:t>Rockfish recruits</w:t>
      </w:r>
    </w:p>
    <w:p w14:paraId="05955B57" w14:textId="4D9A6F0C" w:rsidR="00386F50" w:rsidRPr="00386F50" w:rsidRDefault="00D650EC" w:rsidP="00386F50">
      <w:r w:rsidRPr="00041F0D">
        <w:rPr>
          <w:highlight w:val="yellow"/>
        </w:rPr>
        <w:t>How we id them</w:t>
      </w:r>
    </w:p>
    <w:p w14:paraId="7F4DA9A6" w14:textId="77777777" w:rsidR="001D0AB8" w:rsidRDefault="001D0AB8" w:rsidP="001D0AB8">
      <w:pPr>
        <w:pStyle w:val="Heading2"/>
      </w:pPr>
      <w:r>
        <w:t>Sea stars and prey</w:t>
      </w:r>
    </w:p>
    <w:p w14:paraId="61724521" w14:textId="77777777" w:rsidR="001D0AB8" w:rsidRPr="00386F50" w:rsidRDefault="001D0AB8" w:rsidP="001D0AB8">
      <w:r>
        <w:t xml:space="preserve">We calculated separate sea star and prey indices by first examining sea star diets. For sea stars, we lumped all species but excluded </w:t>
      </w:r>
      <w:proofErr w:type="spellStart"/>
      <w:r>
        <w:rPr>
          <w:i/>
        </w:rPr>
        <w:t>Henricia</w:t>
      </w:r>
      <w:proofErr w:type="spellEnd"/>
      <w:r>
        <w:rPr>
          <w:i/>
        </w:rPr>
        <w:t xml:space="preserve"> </w:t>
      </w:r>
      <w:proofErr w:type="spellStart"/>
      <w:r>
        <w:t>spp</w:t>
      </w:r>
      <w:proofErr w:type="spellEnd"/>
      <w:r>
        <w:t xml:space="preserve"> because they eat primarily sponges and bacteria. Based on the sea star diets we lumped bivalves, shelled mollusks, shelled gastropods, and the three urchins to produce a prey index. We then plotted prey abundance against total sea start abundance. </w:t>
      </w:r>
    </w:p>
    <w:p w14:paraId="04C523A3" w14:textId="053B1196" w:rsidR="00386F50" w:rsidRDefault="00386F50" w:rsidP="00386F50">
      <w:pPr>
        <w:pStyle w:val="Heading2"/>
      </w:pPr>
      <w:r>
        <w:t>Urchins and Kelp</w:t>
      </w:r>
    </w:p>
    <w:p w14:paraId="461E6229" w14:textId="2F4A1328" w:rsidR="00386F50" w:rsidRPr="00386F50" w:rsidRDefault="009E664F" w:rsidP="00386F50">
      <w:r w:rsidRPr="00041F0D">
        <w:rPr>
          <w:highlight w:val="yellow"/>
        </w:rPr>
        <w:t>Expansion info</w:t>
      </w:r>
      <w:r w:rsidR="007C452C" w:rsidRPr="00041F0D">
        <w:rPr>
          <w:highlight w:val="yellow"/>
        </w:rPr>
        <w:t>?</w:t>
      </w:r>
    </w:p>
    <w:p w14:paraId="2BF65E6B" w14:textId="665F0678" w:rsidR="00ED7FF3" w:rsidRDefault="00ED7FF3" w:rsidP="00632878">
      <w:pPr>
        <w:pStyle w:val="Heading1"/>
        <w:rPr>
          <w:ins w:id="90" w:author="jameal samhouri" w:date="2021-07-09T14:36:00Z"/>
        </w:rPr>
      </w:pPr>
      <w:r>
        <w:lastRenderedPageBreak/>
        <w:t>Results</w:t>
      </w:r>
    </w:p>
    <w:p w14:paraId="75B4785A" w14:textId="67CF352D" w:rsidR="006962AB" w:rsidRPr="006962AB" w:rsidRDefault="006962AB" w:rsidP="006962AB">
      <w:pPr>
        <w:numPr>
          <w:ilvl w:val="0"/>
          <w:numId w:val="15"/>
        </w:numPr>
        <w:spacing w:before="0" w:after="0" w:line="240" w:lineRule="auto"/>
        <w:ind w:left="945"/>
        <w:textAlignment w:val="baseline"/>
        <w:rPr>
          <w:ins w:id="91" w:author="jameal samhouri" w:date="2021-07-09T14:36:00Z"/>
          <w:rFonts w:ascii="Arial" w:eastAsia="Times New Roman" w:hAnsi="Arial" w:cs="Arial"/>
          <w:color w:val="000000"/>
        </w:rPr>
      </w:pPr>
      <w:proofErr w:type="spellStart"/>
      <w:ins w:id="92" w:author="jameal samhouri" w:date="2021-07-09T14:36:00Z">
        <w:r w:rsidRPr="006962AB">
          <w:rPr>
            <w:rFonts w:ascii="Arial" w:eastAsia="Times New Roman" w:hAnsi="Arial" w:cs="Arial"/>
            <w:color w:val="000000"/>
          </w:rPr>
          <w:t>Jameal’s</w:t>
        </w:r>
      </w:ins>
      <w:proofErr w:type="spellEnd"/>
      <w:ins w:id="93" w:author="jameal samhouri" w:date="2021-07-09T14:37:00Z">
        <w:r>
          <w:rPr>
            <w:rFonts w:ascii="Arial" w:eastAsia="Times New Roman" w:hAnsi="Arial" w:cs="Arial"/>
            <w:color w:val="000000"/>
          </w:rPr>
          <w:t xml:space="preserve"> and </w:t>
        </w:r>
        <w:proofErr w:type="spellStart"/>
        <w:r>
          <w:rPr>
            <w:rFonts w:ascii="Arial" w:eastAsia="Times New Roman" w:hAnsi="Arial" w:cs="Arial"/>
            <w:color w:val="000000"/>
          </w:rPr>
          <w:t>Ole’s</w:t>
        </w:r>
        <w:proofErr w:type="spellEnd"/>
        <w:r>
          <w:rPr>
            <w:rFonts w:ascii="Arial" w:eastAsia="Times New Roman" w:hAnsi="Arial" w:cs="Arial"/>
            <w:color w:val="000000"/>
          </w:rPr>
          <w:t xml:space="preserve"> combined</w:t>
        </w:r>
      </w:ins>
      <w:ins w:id="94" w:author="jameal samhouri" w:date="2021-07-09T14:36:00Z">
        <w:r w:rsidRPr="006962AB">
          <w:rPr>
            <w:rFonts w:ascii="Arial" w:eastAsia="Times New Roman" w:hAnsi="Arial" w:cs="Arial"/>
            <w:color w:val="000000"/>
          </w:rPr>
          <w:t xml:space="preserve"> thoughts on figure outline</w:t>
        </w:r>
      </w:ins>
    </w:p>
    <w:p w14:paraId="2779FC19" w14:textId="77777777" w:rsidR="006962AB" w:rsidRPr="006962AB" w:rsidRDefault="006962AB" w:rsidP="006962AB">
      <w:pPr>
        <w:numPr>
          <w:ilvl w:val="1"/>
          <w:numId w:val="15"/>
        </w:numPr>
        <w:spacing w:before="0" w:after="0" w:line="240" w:lineRule="auto"/>
        <w:ind w:left="1665"/>
        <w:textAlignment w:val="baseline"/>
        <w:rPr>
          <w:ins w:id="95" w:author="jameal samhouri" w:date="2021-07-09T14:36:00Z"/>
          <w:rFonts w:ascii="Arial" w:eastAsia="Times New Roman" w:hAnsi="Arial" w:cs="Arial"/>
          <w:color w:val="000000"/>
        </w:rPr>
      </w:pPr>
      <w:ins w:id="96" w:author="jameal samhouri" w:date="2021-07-09T14:36:00Z">
        <w:r w:rsidRPr="006962AB">
          <w:rPr>
            <w:rFonts w:ascii="Arial" w:eastAsia="Times New Roman" w:hAnsi="Arial" w:cs="Arial"/>
            <w:color w:val="000000"/>
          </w:rPr>
          <w:t>Fig 1. Conceptual schematic showing important interactions in WA kelp forests (silhouettes and arrows)</w:t>
        </w:r>
      </w:ins>
    </w:p>
    <w:p w14:paraId="0DC91809" w14:textId="77777777" w:rsidR="006962AB" w:rsidRPr="006962AB" w:rsidRDefault="006962AB" w:rsidP="006962AB">
      <w:pPr>
        <w:numPr>
          <w:ilvl w:val="2"/>
          <w:numId w:val="16"/>
        </w:numPr>
        <w:spacing w:before="100" w:beforeAutospacing="1" w:after="100" w:afterAutospacing="1" w:line="240" w:lineRule="auto"/>
        <w:ind w:left="2385"/>
        <w:textAlignment w:val="baseline"/>
        <w:rPr>
          <w:ins w:id="97" w:author="jameal samhouri" w:date="2021-07-09T14:36:00Z"/>
          <w:rFonts w:ascii="Arial" w:eastAsia="Times New Roman" w:hAnsi="Arial" w:cs="Arial"/>
          <w:color w:val="000000"/>
        </w:rPr>
      </w:pPr>
      <w:ins w:id="98" w:author="jameal samhouri" w:date="2021-07-09T14:36:00Z">
        <w:r w:rsidRPr="006962AB">
          <w:rPr>
            <w:rFonts w:ascii="Arial" w:eastAsia="Times New Roman" w:hAnsi="Arial" w:cs="Arial"/>
            <w:color w:val="FF0000"/>
          </w:rPr>
          <w:t>I would make sure to include all three major kelp species in this diagram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Macro,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br/>
        </w:r>
      </w:ins>
    </w:p>
    <w:p w14:paraId="76ABD9A6" w14:textId="77777777" w:rsidR="006962AB" w:rsidRPr="006962AB" w:rsidRDefault="006962AB" w:rsidP="006962AB">
      <w:pPr>
        <w:numPr>
          <w:ilvl w:val="1"/>
          <w:numId w:val="16"/>
        </w:numPr>
        <w:spacing w:before="0" w:after="0" w:line="240" w:lineRule="auto"/>
        <w:ind w:left="1665"/>
        <w:textAlignment w:val="baseline"/>
        <w:rPr>
          <w:ins w:id="99" w:author="jameal samhouri" w:date="2021-07-09T14:36:00Z"/>
          <w:rFonts w:ascii="Arial" w:eastAsia="Times New Roman" w:hAnsi="Arial" w:cs="Arial"/>
          <w:color w:val="000000"/>
        </w:rPr>
      </w:pPr>
      <w:ins w:id="100" w:author="jameal samhouri" w:date="2021-07-09T14:36:00Z">
        <w:r w:rsidRPr="006962AB">
          <w:rPr>
            <w:rFonts w:ascii="Arial" w:eastAsia="Times New Roman" w:hAnsi="Arial" w:cs="Arial"/>
            <w:color w:val="000000"/>
          </w:rPr>
          <w:t>Fig 2. Map</w:t>
        </w:r>
      </w:ins>
    </w:p>
    <w:p w14:paraId="39C9A0FA" w14:textId="77777777" w:rsidR="006962AB" w:rsidRPr="006962AB" w:rsidRDefault="006962AB" w:rsidP="006962AB">
      <w:pPr>
        <w:numPr>
          <w:ilvl w:val="2"/>
          <w:numId w:val="17"/>
        </w:numPr>
        <w:spacing w:before="0" w:after="0" w:line="240" w:lineRule="auto"/>
        <w:ind w:left="2385"/>
        <w:textAlignment w:val="baseline"/>
        <w:rPr>
          <w:ins w:id="101" w:author="jameal samhouri" w:date="2021-07-09T14:36:00Z"/>
          <w:rFonts w:ascii="Arial" w:eastAsia="Times New Roman" w:hAnsi="Arial" w:cs="Arial"/>
          <w:color w:val="000000"/>
        </w:rPr>
      </w:pPr>
      <w:ins w:id="102" w:author="jameal samhouri" w:date="2021-07-09T14:36:00Z">
        <w:r w:rsidRPr="006962AB">
          <w:rPr>
            <w:rFonts w:ascii="Arial" w:eastAsia="Times New Roman" w:hAnsi="Arial" w:cs="Arial"/>
            <w:color w:val="000000"/>
          </w:rPr>
          <w:t>highlight more otters in 3 southern sites and fewer/no otters at TI and NB.</w:t>
        </w:r>
      </w:ins>
    </w:p>
    <w:p w14:paraId="0731716A" w14:textId="77777777" w:rsidR="006962AB" w:rsidRPr="006962AB" w:rsidRDefault="006962AB" w:rsidP="006962AB">
      <w:pPr>
        <w:numPr>
          <w:ilvl w:val="1"/>
          <w:numId w:val="17"/>
        </w:numPr>
        <w:spacing w:before="0" w:after="0" w:line="240" w:lineRule="auto"/>
        <w:ind w:left="1665"/>
        <w:textAlignment w:val="baseline"/>
        <w:rPr>
          <w:ins w:id="103" w:author="jameal samhouri" w:date="2021-07-09T14:36:00Z"/>
          <w:rFonts w:ascii="Arial" w:eastAsia="Times New Roman" w:hAnsi="Arial" w:cs="Arial"/>
          <w:color w:val="000000"/>
        </w:rPr>
      </w:pPr>
      <w:ins w:id="104" w:author="jameal samhouri" w:date="2021-07-09T14:36:00Z">
        <w:r w:rsidRPr="006962AB">
          <w:rPr>
            <w:rFonts w:ascii="Arial" w:eastAsia="Times New Roman" w:hAnsi="Arial" w:cs="Arial"/>
            <w:color w:val="000000"/>
          </w:rPr>
          <w:t xml:space="preserve">Fig 3. Time series of sea stars, sea urchins. Maybe </w:t>
        </w:r>
        <w:proofErr w:type="spellStart"/>
        <w:r w:rsidRPr="006962AB">
          <w:rPr>
            <w:rFonts w:ascii="Arial" w:eastAsia="Times New Roman" w:hAnsi="Arial" w:cs="Arial"/>
            <w:color w:val="000000"/>
          </w:rPr>
          <w:t>seastar</w:t>
        </w:r>
        <w:proofErr w:type="spellEnd"/>
        <w:r w:rsidRPr="006962AB">
          <w:rPr>
            <w:rFonts w:ascii="Arial" w:eastAsia="Times New Roman" w:hAnsi="Arial" w:cs="Arial"/>
            <w:color w:val="000000"/>
          </w:rPr>
          <w:t xml:space="preserve"> prey vs </w:t>
        </w:r>
        <w:proofErr w:type="spellStart"/>
        <w:r w:rsidRPr="006962AB">
          <w:rPr>
            <w:rFonts w:ascii="Arial" w:eastAsia="Times New Roman" w:hAnsi="Arial" w:cs="Arial"/>
            <w:color w:val="000000"/>
          </w:rPr>
          <w:t>seastars</w:t>
        </w:r>
        <w:proofErr w:type="spellEnd"/>
        <w:r w:rsidRPr="006962AB">
          <w:rPr>
            <w:rFonts w:ascii="Arial" w:eastAsia="Times New Roman" w:hAnsi="Arial" w:cs="Arial"/>
            <w:color w:val="000000"/>
          </w:rPr>
          <w:t>. </w:t>
        </w:r>
      </w:ins>
    </w:p>
    <w:p w14:paraId="0ED893C7" w14:textId="77777777" w:rsidR="006962AB" w:rsidRPr="006962AB" w:rsidRDefault="006962AB" w:rsidP="006962AB">
      <w:pPr>
        <w:numPr>
          <w:ilvl w:val="2"/>
          <w:numId w:val="17"/>
        </w:numPr>
        <w:spacing w:before="0" w:after="0" w:line="240" w:lineRule="auto"/>
        <w:ind w:left="2385"/>
        <w:textAlignment w:val="baseline"/>
        <w:rPr>
          <w:ins w:id="105" w:author="jameal samhouri" w:date="2021-07-09T14:36:00Z"/>
          <w:rFonts w:ascii="Arial" w:eastAsia="Times New Roman" w:hAnsi="Arial" w:cs="Arial"/>
          <w:color w:val="000000"/>
        </w:rPr>
      </w:pPr>
      <w:proofErr w:type="spellStart"/>
      <w:ins w:id="106" w:author="jameal samhouri" w:date="2021-07-09T14:36:00Z">
        <w:r w:rsidRPr="006962AB">
          <w:rPr>
            <w:rFonts w:ascii="Arial" w:eastAsia="Times New Roman" w:hAnsi="Arial" w:cs="Arial"/>
            <w:color w:val="000000"/>
          </w:rPr>
          <w:t>Seastars</w:t>
        </w:r>
        <w:proofErr w:type="spellEnd"/>
        <w:r w:rsidRPr="006962AB">
          <w:rPr>
            <w:rFonts w:ascii="Arial" w:eastAsia="Times New Roman" w:hAnsi="Arial" w:cs="Arial"/>
            <w:color w:val="000000"/>
          </w:rPr>
          <w:t xml:space="preserve"> show no sign of recovery and are at low abundance</w:t>
        </w:r>
      </w:ins>
    </w:p>
    <w:p w14:paraId="25A9E979" w14:textId="77777777" w:rsidR="006962AB" w:rsidRPr="006962AB" w:rsidRDefault="006962AB" w:rsidP="006962AB">
      <w:pPr>
        <w:numPr>
          <w:ilvl w:val="2"/>
          <w:numId w:val="17"/>
        </w:numPr>
        <w:spacing w:before="0" w:after="0" w:line="240" w:lineRule="auto"/>
        <w:ind w:left="2385"/>
        <w:textAlignment w:val="baseline"/>
        <w:rPr>
          <w:ins w:id="107" w:author="jameal samhouri" w:date="2021-07-09T14:36:00Z"/>
          <w:rFonts w:ascii="Arial" w:eastAsia="Times New Roman" w:hAnsi="Arial" w:cs="Arial"/>
          <w:color w:val="000000"/>
        </w:rPr>
      </w:pPr>
      <w:ins w:id="108" w:author="jameal samhouri" w:date="2021-07-09T14:36:00Z">
        <w:r w:rsidRPr="006962AB">
          <w:rPr>
            <w:rFonts w:ascii="Arial" w:eastAsia="Times New Roman" w:hAnsi="Arial" w:cs="Arial"/>
            <w:color w:val="000000"/>
          </w:rPr>
          <w:t>Sea urchins increasing, especially at TI.</w:t>
        </w:r>
      </w:ins>
    </w:p>
    <w:p w14:paraId="026E98EF" w14:textId="54BB8086" w:rsidR="006962AB" w:rsidRPr="006962AB" w:rsidRDefault="006962AB" w:rsidP="006962AB">
      <w:pPr>
        <w:numPr>
          <w:ilvl w:val="2"/>
          <w:numId w:val="17"/>
        </w:numPr>
        <w:spacing w:before="100" w:beforeAutospacing="1" w:after="100" w:afterAutospacing="1" w:line="240" w:lineRule="auto"/>
        <w:ind w:left="2385"/>
        <w:textAlignment w:val="baseline"/>
        <w:rPr>
          <w:ins w:id="109" w:author="jameal samhouri" w:date="2021-07-09T14:36:00Z"/>
          <w:rFonts w:ascii="Arial" w:eastAsia="Times New Roman" w:hAnsi="Arial" w:cs="Arial"/>
          <w:color w:val="000000"/>
        </w:rPr>
      </w:pPr>
      <w:ins w:id="110" w:author="jameal samhouri" w:date="2021-07-09T14:36:00Z">
        <w:r w:rsidRPr="006962AB">
          <w:rPr>
            <w:rFonts w:ascii="Arial" w:eastAsia="Times New Roman" w:hAnsi="Arial" w:cs="Arial"/>
            <w:color w:val="FF0000"/>
          </w:rPr>
          <w:t xml:space="preserve">Add ordination plot (Fig. </w:t>
        </w:r>
      </w:ins>
      <w:ins w:id="111" w:author="jameal samhouri" w:date="2021-07-09T14:37:00Z">
        <w:r>
          <w:rPr>
            <w:rFonts w:ascii="Arial" w:eastAsia="Times New Roman" w:hAnsi="Arial" w:cs="Arial"/>
            <w:color w:val="FF0000"/>
          </w:rPr>
          <w:t>3</w:t>
        </w:r>
      </w:ins>
      <w:ins w:id="112" w:author="jameal samhouri" w:date="2021-07-09T14:36:00Z">
        <w:r w:rsidRPr="006962AB">
          <w:rPr>
            <w:rFonts w:ascii="Arial" w:eastAsia="Times New Roman" w:hAnsi="Arial" w:cs="Arial"/>
            <w:color w:val="FF0000"/>
          </w:rPr>
          <w:t xml:space="preserve"> currently) that show how broader communities clump by site, NOT by year </w:t>
        </w:r>
      </w:ins>
      <w:ins w:id="113" w:author="jameal samhouri" w:date="2021-07-09T14:54:00Z">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w:t>
        </w:r>
      </w:ins>
      <w:proofErr w:type="spellStart"/>
      <w:ins w:id="114" w:author="jameal samhouri" w:date="2021-07-09T14:55:00Z">
        <w:r w:rsidR="00287F44">
          <w:rPr>
            <w:rFonts w:ascii="Arial" w:eastAsia="Times New Roman" w:hAnsi="Arial" w:cs="Arial"/>
            <w:color w:val="FF0000"/>
          </w:rPr>
          <w:t>seastar</w:t>
        </w:r>
        <w:proofErr w:type="spellEnd"/>
        <w:r w:rsidR="00287F44">
          <w:rPr>
            <w:rFonts w:ascii="Arial" w:eastAsia="Times New Roman" w:hAnsi="Arial" w:cs="Arial"/>
            <w:color w:val="FF0000"/>
          </w:rPr>
          <w:t xml:space="preserve">/urchin </w:t>
        </w:r>
      </w:ins>
      <w:ins w:id="115" w:author="jameal samhouri" w:date="2021-07-09T14:54:00Z">
        <w:r w:rsidR="00287F44">
          <w:rPr>
            <w:rFonts w:ascii="Arial" w:eastAsia="Times New Roman" w:hAnsi="Arial" w:cs="Arial"/>
            <w:color w:val="FF0000"/>
          </w:rPr>
          <w:t>community structure</w:t>
        </w:r>
      </w:ins>
      <w:ins w:id="116" w:author="jameal samhouri" w:date="2021-07-09T14:36:00Z">
        <w:r w:rsidRPr="006962AB">
          <w:rPr>
            <w:rFonts w:ascii="Arial" w:eastAsia="Times New Roman" w:hAnsi="Arial" w:cs="Arial"/>
            <w:color w:val="000000"/>
          </w:rPr>
          <w:br/>
        </w:r>
      </w:ins>
    </w:p>
    <w:p w14:paraId="67EDB15C" w14:textId="5AB779B5" w:rsidR="006962AB" w:rsidRPr="006962AB" w:rsidRDefault="006962AB" w:rsidP="006962AB">
      <w:pPr>
        <w:numPr>
          <w:ilvl w:val="1"/>
          <w:numId w:val="17"/>
        </w:numPr>
        <w:spacing w:before="0" w:after="0" w:line="240" w:lineRule="auto"/>
        <w:ind w:left="1665"/>
        <w:textAlignment w:val="baseline"/>
        <w:rPr>
          <w:ins w:id="117" w:author="jameal samhouri" w:date="2021-07-09T14:36:00Z"/>
          <w:rFonts w:ascii="Arial" w:eastAsia="Times New Roman" w:hAnsi="Arial" w:cs="Arial"/>
          <w:color w:val="000000"/>
        </w:rPr>
      </w:pPr>
      <w:ins w:id="118" w:author="jameal samhouri" w:date="2021-07-09T14:36:00Z">
        <w:r w:rsidRPr="006962AB">
          <w:rPr>
            <w:rFonts w:ascii="Arial" w:eastAsia="Times New Roman" w:hAnsi="Arial" w:cs="Arial"/>
            <w:color w:val="000000"/>
          </w:rPr>
          <w:t xml:space="preserve">Fig 4. Time series of kelps and kelp vs urchins </w:t>
        </w:r>
        <w:r w:rsidRPr="006962AB">
          <w:rPr>
            <w:rFonts w:ascii="Arial" w:eastAsia="Times New Roman" w:hAnsi="Arial" w:cs="Arial"/>
            <w:color w:val="FF0000"/>
          </w:rPr>
          <w:t xml:space="preserve">(add </w:t>
        </w:r>
        <w:proofErr w:type="spellStart"/>
        <w:r w:rsidRPr="006962AB">
          <w:rPr>
            <w:rFonts w:ascii="Arial" w:eastAsia="Times New Roman" w:hAnsi="Arial" w:cs="Arial"/>
            <w:color w:val="FF0000"/>
          </w:rPr>
          <w:t>Kvitek</w:t>
        </w:r>
        <w:proofErr w:type="spellEnd"/>
        <w:r w:rsidRPr="006962AB">
          <w:rPr>
            <w:rFonts w:ascii="Arial" w:eastAsia="Times New Roman" w:hAnsi="Arial" w:cs="Arial"/>
            <w:color w:val="FF0000"/>
          </w:rPr>
          <w:t xml:space="preserve"> data for historical baseline</w:t>
        </w:r>
      </w:ins>
      <w:ins w:id="119" w:author="jameal samhouri" w:date="2021-07-09T14:56:00Z">
        <w:r w:rsidR="00287F44">
          <w:rPr>
            <w:rFonts w:ascii="Arial" w:eastAsia="Times New Roman" w:hAnsi="Arial" w:cs="Arial"/>
            <w:color w:val="FF0000"/>
          </w:rPr>
          <w:t>??</w:t>
        </w:r>
      </w:ins>
      <w:ins w:id="120" w:author="jameal samhouri" w:date="2021-07-09T14:36:00Z">
        <w:r w:rsidRPr="006962AB">
          <w:rPr>
            <w:rFonts w:ascii="Arial" w:eastAsia="Times New Roman" w:hAnsi="Arial" w:cs="Arial"/>
            <w:color w:val="FF0000"/>
          </w:rPr>
          <w:t>)</w:t>
        </w:r>
      </w:ins>
    </w:p>
    <w:p w14:paraId="24B9FA88" w14:textId="37355242" w:rsidR="006962AB" w:rsidRPr="006962AB" w:rsidRDefault="006962AB" w:rsidP="006962AB">
      <w:pPr>
        <w:numPr>
          <w:ilvl w:val="2"/>
          <w:numId w:val="17"/>
        </w:numPr>
        <w:spacing w:before="0" w:after="0" w:line="240" w:lineRule="auto"/>
        <w:ind w:left="2385"/>
        <w:textAlignment w:val="baseline"/>
        <w:rPr>
          <w:ins w:id="121" w:author="jameal samhouri" w:date="2021-07-09T14:36:00Z"/>
          <w:rFonts w:ascii="Arial" w:eastAsia="Times New Roman" w:hAnsi="Arial" w:cs="Arial"/>
          <w:color w:val="000000"/>
        </w:rPr>
      </w:pPr>
      <w:proofErr w:type="spellStart"/>
      <w:ins w:id="122" w:author="jameal samhouri" w:date="2021-07-09T14:36:00Z">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declining, but sites doing different things</w:t>
        </w:r>
      </w:ins>
      <w:ins w:id="123" w:author="jameal samhouri" w:date="2021-07-09T14:55:00Z">
        <w:r w:rsidR="00287F44">
          <w:rPr>
            <w:rFonts w:ascii="Arial" w:eastAsia="Times New Roman" w:hAnsi="Arial" w:cs="Arial"/>
            <w:color w:val="000000"/>
          </w:rPr>
          <w:t xml:space="preserve"> </w:t>
        </w:r>
        <w:r w:rsidR="00287F44" w:rsidRPr="00287F44">
          <w:rPr>
            <w:rFonts w:ascii="Arial" w:eastAsia="Times New Roman" w:hAnsi="Arial" w:cs="Arial"/>
            <w:color w:val="FF0000"/>
          </w:rPr>
          <w:sym w:font="Wingdings" w:char="F0E0"/>
        </w:r>
        <w:r w:rsidR="00287F44">
          <w:rPr>
            <w:rFonts w:ascii="Arial" w:eastAsia="Times New Roman" w:hAnsi="Arial" w:cs="Arial"/>
            <w:color w:val="FF0000"/>
          </w:rPr>
          <w:t xml:space="preserve"> MHW/</w:t>
        </w:r>
        <w:proofErr w:type="spellStart"/>
        <w:r w:rsidR="00287F44">
          <w:rPr>
            <w:rFonts w:ascii="Arial" w:eastAsia="Times New Roman" w:hAnsi="Arial" w:cs="Arial"/>
            <w:color w:val="FF0000"/>
          </w:rPr>
          <w:t>dieoff</w:t>
        </w:r>
        <w:proofErr w:type="spellEnd"/>
        <w:r w:rsidR="00287F44">
          <w:rPr>
            <w:rFonts w:ascii="Arial" w:eastAsia="Times New Roman" w:hAnsi="Arial" w:cs="Arial"/>
            <w:color w:val="FF0000"/>
          </w:rPr>
          <w:t xml:space="preserve"> not driving </w:t>
        </w:r>
        <w:r w:rsidR="00287F44">
          <w:rPr>
            <w:rFonts w:ascii="Arial" w:eastAsia="Times New Roman" w:hAnsi="Arial" w:cs="Arial"/>
            <w:color w:val="FF0000"/>
          </w:rPr>
          <w:t xml:space="preserve">kelp </w:t>
        </w:r>
        <w:r w:rsidR="00287F44">
          <w:rPr>
            <w:rFonts w:ascii="Arial" w:eastAsia="Times New Roman" w:hAnsi="Arial" w:cs="Arial"/>
            <w:color w:val="FF0000"/>
          </w:rPr>
          <w:t>community structure</w:t>
        </w:r>
      </w:ins>
    </w:p>
    <w:p w14:paraId="0DCCF14D" w14:textId="77777777" w:rsidR="006962AB" w:rsidRPr="006962AB" w:rsidRDefault="006962AB" w:rsidP="006962AB">
      <w:pPr>
        <w:numPr>
          <w:ilvl w:val="2"/>
          <w:numId w:val="17"/>
        </w:numPr>
        <w:spacing w:before="0" w:after="0" w:line="240" w:lineRule="auto"/>
        <w:ind w:left="2385"/>
        <w:textAlignment w:val="baseline"/>
        <w:rPr>
          <w:ins w:id="124" w:author="jameal samhouri" w:date="2021-07-09T14:36:00Z"/>
          <w:rFonts w:ascii="Arial" w:eastAsia="Times New Roman" w:hAnsi="Arial" w:cs="Arial"/>
          <w:color w:val="000000"/>
        </w:rPr>
      </w:pPr>
      <w:ins w:id="125" w:author="jameal samhouri" w:date="2021-07-09T14:36:00Z">
        <w:r w:rsidRPr="006962AB">
          <w:rPr>
            <w:rFonts w:ascii="Arial" w:eastAsia="Times New Roman" w:hAnsi="Arial" w:cs="Arial"/>
            <w:color w:val="000000"/>
          </w:rPr>
          <w:t xml:space="preserve">Less </w:t>
        </w:r>
        <w:proofErr w:type="spellStart"/>
        <w:r w:rsidRPr="006962AB">
          <w:rPr>
            <w:rFonts w:ascii="Arial" w:eastAsia="Times New Roman" w:hAnsi="Arial" w:cs="Arial"/>
            <w:color w:val="000000"/>
          </w:rPr>
          <w:t>Nereo</w:t>
        </w:r>
        <w:proofErr w:type="spellEnd"/>
        <w:r w:rsidRPr="006962AB">
          <w:rPr>
            <w:rFonts w:ascii="Arial" w:eastAsia="Times New Roman" w:hAnsi="Arial" w:cs="Arial"/>
            <w:color w:val="000000"/>
          </w:rPr>
          <w:t xml:space="preserve"> where there are more urchins at TI</w:t>
        </w:r>
      </w:ins>
    </w:p>
    <w:p w14:paraId="0A51CBCD" w14:textId="60624C7D" w:rsidR="006962AB" w:rsidRPr="006962AB" w:rsidRDefault="006962AB" w:rsidP="006962AB">
      <w:pPr>
        <w:numPr>
          <w:ilvl w:val="2"/>
          <w:numId w:val="17"/>
        </w:numPr>
        <w:spacing w:before="100" w:beforeAutospacing="1" w:after="100" w:afterAutospacing="1" w:line="240" w:lineRule="auto"/>
        <w:ind w:left="2385"/>
        <w:textAlignment w:val="baseline"/>
        <w:rPr>
          <w:ins w:id="126" w:author="jameal samhouri" w:date="2021-07-09T14:36:00Z"/>
          <w:rFonts w:ascii="Arial" w:eastAsia="Times New Roman" w:hAnsi="Arial" w:cs="Arial"/>
          <w:color w:val="000000"/>
        </w:rPr>
      </w:pPr>
      <w:ins w:id="127" w:author="jameal samhouri" w:date="2021-07-09T14:36:00Z">
        <w:r w:rsidRPr="006962AB">
          <w:rPr>
            <w:rFonts w:ascii="Arial" w:eastAsia="Times New Roman" w:hAnsi="Arial" w:cs="Arial"/>
            <w:color w:val="FF0000"/>
          </w:rPr>
          <w:t xml:space="preserve">Pairwise plots of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Macro, </w:t>
        </w:r>
        <w:proofErr w:type="spellStart"/>
        <w:r w:rsidRPr="006962AB">
          <w:rPr>
            <w:rFonts w:ascii="Arial" w:eastAsia="Times New Roman" w:hAnsi="Arial" w:cs="Arial"/>
            <w:color w:val="FF0000"/>
          </w:rPr>
          <w:t>Nereo</w:t>
        </w:r>
        <w:proofErr w:type="spellEnd"/>
        <w:r w:rsidRPr="006962AB">
          <w:rPr>
            <w:rFonts w:ascii="Arial" w:eastAsia="Times New Roman" w:hAnsi="Arial" w:cs="Arial"/>
            <w:color w:val="FF0000"/>
          </w:rPr>
          <w:t xml:space="preserve">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 xml:space="preserve">, Macro v. </w:t>
        </w:r>
        <w:proofErr w:type="spellStart"/>
        <w:r w:rsidRPr="006962AB">
          <w:rPr>
            <w:rFonts w:ascii="Arial" w:eastAsia="Times New Roman" w:hAnsi="Arial" w:cs="Arial"/>
            <w:color w:val="FF0000"/>
          </w:rPr>
          <w:t>Ptero</w:t>
        </w:r>
        <w:proofErr w:type="spellEnd"/>
        <w:r w:rsidRPr="006962AB">
          <w:rPr>
            <w:rFonts w:ascii="Arial" w:eastAsia="Times New Roman" w:hAnsi="Arial" w:cs="Arial"/>
            <w:color w:val="FF0000"/>
          </w:rPr>
          <w:t>?</w:t>
        </w:r>
        <w:r w:rsidRPr="006962AB">
          <w:rPr>
            <w:rFonts w:ascii="Arial" w:eastAsia="Times New Roman" w:hAnsi="Arial" w:cs="Arial"/>
            <w:color w:val="000000"/>
          </w:rPr>
          <w:t xml:space="preserve"> (competition / apparent competition)</w:t>
        </w:r>
      </w:ins>
      <w:ins w:id="128" w:author="jameal samhouri" w:date="2021-07-09T14:39:00Z">
        <w:r>
          <w:rPr>
            <w:rFonts w:ascii="Arial" w:eastAsia="Times New Roman" w:hAnsi="Arial" w:cs="Arial"/>
            <w:color w:val="000000"/>
          </w:rPr>
          <w:t>. Helps us get to functional redundancy arguments in discussion</w:t>
        </w:r>
      </w:ins>
      <w:ins w:id="129" w:author="jameal samhouri" w:date="2021-07-09T14:36:00Z">
        <w:r w:rsidRPr="006962AB">
          <w:rPr>
            <w:rFonts w:ascii="Arial" w:eastAsia="Times New Roman" w:hAnsi="Arial" w:cs="Arial"/>
            <w:color w:val="000000"/>
          </w:rPr>
          <w:br/>
        </w:r>
      </w:ins>
    </w:p>
    <w:p w14:paraId="7F042D1E" w14:textId="77777777" w:rsidR="006962AB" w:rsidRPr="006962AB" w:rsidRDefault="006962AB" w:rsidP="006962AB">
      <w:pPr>
        <w:numPr>
          <w:ilvl w:val="1"/>
          <w:numId w:val="17"/>
        </w:numPr>
        <w:spacing w:before="0" w:after="0" w:line="240" w:lineRule="auto"/>
        <w:ind w:left="1665"/>
        <w:textAlignment w:val="baseline"/>
        <w:rPr>
          <w:ins w:id="130" w:author="jameal samhouri" w:date="2021-07-09T14:36:00Z"/>
          <w:rFonts w:ascii="Arial" w:eastAsia="Times New Roman" w:hAnsi="Arial" w:cs="Arial"/>
          <w:color w:val="000000"/>
        </w:rPr>
      </w:pPr>
      <w:ins w:id="131" w:author="jameal samhouri" w:date="2021-07-09T14:36:00Z">
        <w:r w:rsidRPr="006962AB">
          <w:rPr>
            <w:rFonts w:ascii="Arial" w:eastAsia="Times New Roman" w:hAnsi="Arial" w:cs="Arial"/>
            <w:color w:val="000000"/>
          </w:rPr>
          <w:t>Fig 5. Time series of rockfish YOYs, multivariate analysis showing habitat does not help us understand variation in fish community composition</w:t>
        </w:r>
      </w:ins>
    </w:p>
    <w:p w14:paraId="5E43DA32" w14:textId="5F919AF2" w:rsidR="006962AB" w:rsidRPr="006962AB" w:rsidRDefault="006962AB" w:rsidP="006962AB">
      <w:pPr>
        <w:numPr>
          <w:ilvl w:val="2"/>
          <w:numId w:val="17"/>
        </w:numPr>
        <w:spacing w:before="0" w:after="0" w:line="240" w:lineRule="auto"/>
        <w:ind w:left="2385"/>
        <w:textAlignment w:val="baseline"/>
        <w:rPr>
          <w:ins w:id="132" w:author="jameal samhouri" w:date="2021-07-09T14:36:00Z"/>
          <w:rFonts w:ascii="Arial" w:eastAsia="Times New Roman" w:hAnsi="Arial" w:cs="Arial"/>
          <w:color w:val="000000"/>
        </w:rPr>
      </w:pPr>
      <w:ins w:id="133" w:author="jameal samhouri" w:date="2021-07-09T14:36:00Z">
        <w:r w:rsidRPr="006962AB">
          <w:rPr>
            <w:rFonts w:ascii="Arial" w:eastAsia="Times New Roman" w:hAnsi="Arial" w:cs="Arial"/>
            <w:color w:val="000000"/>
          </w:rPr>
          <w:t>Copper dynamics diff than blk/</w:t>
        </w:r>
        <w:proofErr w:type="spellStart"/>
        <w:r w:rsidRPr="006962AB">
          <w:rPr>
            <w:rFonts w:ascii="Arial" w:eastAsia="Times New Roman" w:hAnsi="Arial" w:cs="Arial"/>
            <w:color w:val="000000"/>
          </w:rPr>
          <w:t>yt</w:t>
        </w:r>
        <w:proofErr w:type="spellEnd"/>
        <w:r w:rsidRPr="006962AB">
          <w:rPr>
            <w:rFonts w:ascii="Arial" w:eastAsia="Times New Roman" w:hAnsi="Arial" w:cs="Arial"/>
            <w:color w:val="000000"/>
          </w:rPr>
          <w:t>, not covarying with kelp</w:t>
        </w:r>
      </w:ins>
    </w:p>
    <w:p w14:paraId="6C16AB92" w14:textId="23782C84" w:rsidR="006962AB" w:rsidRPr="006962AB" w:rsidRDefault="006962AB" w:rsidP="006962AB">
      <w:pPr>
        <w:numPr>
          <w:ilvl w:val="2"/>
          <w:numId w:val="17"/>
        </w:numPr>
        <w:spacing w:before="100" w:beforeAutospacing="1" w:after="100" w:afterAutospacing="1" w:line="240" w:lineRule="auto"/>
        <w:ind w:left="2385"/>
        <w:textAlignment w:val="baseline"/>
        <w:rPr>
          <w:ins w:id="134" w:author="jameal samhouri" w:date="2021-07-09T14:36:00Z"/>
          <w:rFonts w:ascii="Arial" w:eastAsia="Times New Roman" w:hAnsi="Arial" w:cs="Arial"/>
          <w:color w:val="000000"/>
        </w:rPr>
      </w:pPr>
      <w:ins w:id="135" w:author="jameal samhouri" w:date="2021-07-09T14:38:00Z">
        <w:r>
          <w:rPr>
            <w:rFonts w:ascii="Arial" w:eastAsia="Times New Roman" w:hAnsi="Arial" w:cs="Arial"/>
            <w:color w:val="FF0000"/>
          </w:rPr>
          <w:t xml:space="preserve">Modified version of </w:t>
        </w:r>
      </w:ins>
      <w:ins w:id="136" w:author="jameal samhouri" w:date="2021-07-09T14:36:00Z">
        <w:r w:rsidRPr="006962AB">
          <w:rPr>
            <w:rFonts w:ascii="Arial" w:eastAsia="Times New Roman" w:hAnsi="Arial" w:cs="Arial"/>
            <w:color w:val="FF0000"/>
          </w:rPr>
          <w:t xml:space="preserve">current Fig. </w:t>
        </w:r>
      </w:ins>
      <w:ins w:id="137" w:author="jameal samhouri" w:date="2021-07-09T14:37:00Z">
        <w:r>
          <w:rPr>
            <w:rFonts w:ascii="Arial" w:eastAsia="Times New Roman" w:hAnsi="Arial" w:cs="Arial"/>
            <w:color w:val="FF0000"/>
          </w:rPr>
          <w:t>3</w:t>
        </w:r>
      </w:ins>
      <w:ins w:id="138" w:author="jameal samhouri" w:date="2021-07-09T14:36:00Z">
        <w:r w:rsidRPr="006962AB">
          <w:rPr>
            <w:rFonts w:ascii="Arial" w:eastAsia="Times New Roman" w:hAnsi="Arial" w:cs="Arial"/>
            <w:color w:val="FF0000"/>
          </w:rPr>
          <w:t xml:space="preserve"> in manuscript</w:t>
        </w:r>
      </w:ins>
      <w:ins w:id="139" w:author="jameal samhouri" w:date="2021-07-09T14:38:00Z">
        <w:r>
          <w:rPr>
            <w:rFonts w:ascii="Arial" w:eastAsia="Times New Roman" w:hAnsi="Arial" w:cs="Arial"/>
            <w:color w:val="FF0000"/>
          </w:rPr>
          <w:t>, but just</w:t>
        </w:r>
      </w:ins>
      <w:ins w:id="140" w:author="jameal samhouri" w:date="2021-07-09T14:36:00Z">
        <w:r w:rsidRPr="006962AB">
          <w:rPr>
            <w:rFonts w:ascii="Arial" w:eastAsia="Times New Roman" w:hAnsi="Arial" w:cs="Arial"/>
            <w:color w:val="FF0000"/>
          </w:rPr>
          <w:t xml:space="preserve"> for </w:t>
        </w:r>
      </w:ins>
      <w:ins w:id="141" w:author="jameal samhouri" w:date="2021-07-09T14:38:00Z">
        <w:r>
          <w:rPr>
            <w:rFonts w:ascii="Arial" w:eastAsia="Times New Roman" w:hAnsi="Arial" w:cs="Arial"/>
            <w:color w:val="FF0000"/>
          </w:rPr>
          <w:t>rock</w:t>
        </w:r>
      </w:ins>
      <w:ins w:id="142" w:author="jameal samhouri" w:date="2021-07-09T14:36:00Z">
        <w:r w:rsidRPr="006962AB">
          <w:rPr>
            <w:rFonts w:ascii="Arial" w:eastAsia="Times New Roman" w:hAnsi="Arial" w:cs="Arial"/>
            <w:color w:val="FF0000"/>
          </w:rPr>
          <w:t>fish</w:t>
        </w:r>
      </w:ins>
      <w:ins w:id="143" w:author="jameal samhouri" w:date="2021-07-09T14:38:00Z">
        <w:r>
          <w:rPr>
            <w:rFonts w:ascii="Arial" w:eastAsia="Times New Roman" w:hAnsi="Arial" w:cs="Arial"/>
            <w:color w:val="FF0000"/>
          </w:rPr>
          <w:t>, to</w:t>
        </w:r>
      </w:ins>
      <w:ins w:id="144" w:author="jameal samhouri" w:date="2021-07-09T14:36:00Z">
        <w:r w:rsidRPr="006962AB">
          <w:rPr>
            <w:rFonts w:ascii="Arial" w:eastAsia="Times New Roman" w:hAnsi="Arial" w:cs="Arial"/>
            <w:color w:val="FF0000"/>
          </w:rPr>
          <w:t xml:space="preserve"> show</w:t>
        </w:r>
      </w:ins>
      <w:ins w:id="145" w:author="jameal samhouri" w:date="2021-07-09T14:38:00Z">
        <w:r>
          <w:rPr>
            <w:rFonts w:ascii="Arial" w:eastAsia="Times New Roman" w:hAnsi="Arial" w:cs="Arial"/>
            <w:color w:val="FF0000"/>
          </w:rPr>
          <w:t xml:space="preserve"> points</w:t>
        </w:r>
      </w:ins>
      <w:ins w:id="146" w:author="jameal samhouri" w:date="2021-07-09T14:36:00Z">
        <w:r w:rsidRPr="006962AB">
          <w:rPr>
            <w:rFonts w:ascii="Arial" w:eastAsia="Times New Roman" w:hAnsi="Arial" w:cs="Arial"/>
            <w:color w:val="FF0000"/>
          </w:rPr>
          <w:t xml:space="preserve"> clump by year, not so much by site</w:t>
        </w:r>
      </w:ins>
      <w:ins w:id="147" w:author="jameal samhouri" w:date="2021-07-09T14:55:00Z">
        <w:r w:rsidR="00287F44">
          <w:rPr>
            <w:rFonts w:ascii="Arial" w:eastAsia="Times New Roman" w:hAnsi="Arial" w:cs="Arial"/>
            <w:color w:val="FF0000"/>
          </w:rPr>
          <w:t>???</w:t>
        </w:r>
      </w:ins>
      <w:ins w:id="148" w:author="jameal samhouri" w:date="2021-07-09T14:36:00Z">
        <w:r w:rsidRPr="006962AB">
          <w:rPr>
            <w:rFonts w:ascii="Arial" w:eastAsia="Times New Roman" w:hAnsi="Arial" w:cs="Arial"/>
            <w:color w:val="FF0000"/>
          </w:rPr>
          <w:t>.</w:t>
        </w:r>
      </w:ins>
    </w:p>
    <w:p w14:paraId="3CC0E019" w14:textId="77777777" w:rsidR="006962AB" w:rsidRPr="006962AB" w:rsidRDefault="006962AB" w:rsidP="006962AB">
      <w:pPr>
        <w:numPr>
          <w:ilvl w:val="2"/>
          <w:numId w:val="17"/>
        </w:numPr>
        <w:spacing w:before="100" w:beforeAutospacing="1" w:after="100" w:afterAutospacing="1" w:line="240" w:lineRule="auto"/>
        <w:ind w:left="2385"/>
        <w:textAlignment w:val="baseline"/>
        <w:rPr>
          <w:ins w:id="149" w:author="jameal samhouri" w:date="2021-07-09T14:36:00Z"/>
          <w:rFonts w:ascii="Arial" w:eastAsia="Times New Roman" w:hAnsi="Arial" w:cs="Arial"/>
          <w:color w:val="000000"/>
        </w:rPr>
      </w:pPr>
      <w:ins w:id="150" w:author="jameal samhouri" w:date="2021-07-09T14:36:00Z">
        <w:r w:rsidRPr="006962AB">
          <w:rPr>
            <w:rFonts w:ascii="Arial" w:eastAsia="Times New Roman" w:hAnsi="Arial" w:cs="Arial"/>
            <w:color w:val="FF0000"/>
          </w:rPr>
          <w:t xml:space="preserve">Is it worth making a paired set of plots for the non-YOY group? I'd be curious if they look more like inverts or more like the rockfish </w:t>
        </w:r>
        <w:proofErr w:type="spellStart"/>
        <w:r w:rsidRPr="006962AB">
          <w:rPr>
            <w:rFonts w:ascii="Arial" w:eastAsia="Times New Roman" w:hAnsi="Arial" w:cs="Arial"/>
            <w:color w:val="FF0000"/>
          </w:rPr>
          <w:t>yoy</w:t>
        </w:r>
        <w:proofErr w:type="spellEnd"/>
        <w:r w:rsidRPr="006962AB">
          <w:rPr>
            <w:rFonts w:ascii="Arial" w:eastAsia="Times New Roman" w:hAnsi="Arial" w:cs="Arial"/>
            <w:color w:val="FF0000"/>
          </w:rPr>
          <w:t>.</w:t>
        </w:r>
      </w:ins>
    </w:p>
    <w:p w14:paraId="49795F1F" w14:textId="77777777" w:rsidR="006962AB" w:rsidRPr="006962AB" w:rsidRDefault="006962AB" w:rsidP="006962AB">
      <w:pPr>
        <w:pStyle w:val="ListParagraph"/>
        <w:numPr>
          <w:ilvl w:val="0"/>
          <w:numId w:val="17"/>
        </w:numPr>
        <w:shd w:val="clear" w:color="auto" w:fill="FFFFFF"/>
        <w:spacing w:before="0" w:after="0" w:line="240" w:lineRule="auto"/>
        <w:rPr>
          <w:ins w:id="151" w:author="jameal samhouri" w:date="2021-07-09T14:40:00Z"/>
          <w:rFonts w:ascii="Arial" w:eastAsia="Times New Roman" w:hAnsi="Arial" w:cs="Arial"/>
          <w:color w:val="222222"/>
          <w:sz w:val="24"/>
          <w:szCs w:val="24"/>
        </w:rPr>
      </w:pPr>
      <w:ins w:id="152" w:author="jameal samhouri" w:date="2021-07-09T14:40:00Z">
        <w:r w:rsidRPr="006962AB">
          <w:rPr>
            <w:rFonts w:ascii="Arial" w:eastAsia="Times New Roman" w:hAnsi="Arial" w:cs="Arial"/>
            <w:color w:val="FF0000"/>
            <w:sz w:val="24"/>
            <w:szCs w:val="24"/>
          </w:rPr>
          <w:t>Open questions -</w:t>
        </w:r>
      </w:ins>
    </w:p>
    <w:p w14:paraId="5042F2AA" w14:textId="77777777" w:rsidR="006962AB" w:rsidRPr="006962AB" w:rsidRDefault="006962AB" w:rsidP="006962AB">
      <w:pPr>
        <w:pStyle w:val="ListParagraph"/>
        <w:numPr>
          <w:ilvl w:val="1"/>
          <w:numId w:val="17"/>
        </w:numPr>
        <w:shd w:val="clear" w:color="auto" w:fill="FFFFFF"/>
        <w:spacing w:before="0" w:after="0" w:line="240" w:lineRule="auto"/>
        <w:rPr>
          <w:ins w:id="153" w:author="jameal samhouri" w:date="2021-07-09T14:40:00Z"/>
          <w:rFonts w:ascii="Arial" w:eastAsia="Times New Roman" w:hAnsi="Arial" w:cs="Arial"/>
          <w:color w:val="222222"/>
          <w:sz w:val="24"/>
          <w:szCs w:val="24"/>
        </w:rPr>
        <w:pPrChange w:id="154" w:author="jameal samhouri" w:date="2021-07-09T14:40:00Z">
          <w:pPr>
            <w:pStyle w:val="ListParagraph"/>
            <w:numPr>
              <w:numId w:val="17"/>
            </w:numPr>
            <w:shd w:val="clear" w:color="auto" w:fill="FFFFFF"/>
            <w:tabs>
              <w:tab w:val="num" w:pos="720"/>
            </w:tabs>
            <w:spacing w:before="0" w:after="0" w:line="240" w:lineRule="auto"/>
            <w:ind w:hanging="360"/>
          </w:pPr>
        </w:pPrChange>
      </w:pPr>
      <w:ins w:id="155" w:author="jameal samhouri" w:date="2021-07-09T14:40:00Z">
        <w:r w:rsidRPr="006962AB">
          <w:rPr>
            <w:rFonts w:ascii="Arial" w:eastAsia="Times New Roman" w:hAnsi="Arial" w:cs="Arial"/>
            <w:color w:val="FF0000"/>
            <w:sz w:val="24"/>
            <w:szCs w:val="24"/>
          </w:rPr>
          <w:t xml:space="preserve">Worth bringing in </w:t>
        </w:r>
        <w:proofErr w:type="spellStart"/>
        <w:r w:rsidRPr="006962AB">
          <w:rPr>
            <w:rFonts w:ascii="Arial" w:eastAsia="Times New Roman" w:hAnsi="Arial" w:cs="Arial"/>
            <w:color w:val="FF0000"/>
            <w:sz w:val="24"/>
            <w:szCs w:val="24"/>
          </w:rPr>
          <w:t>Kvitek</w:t>
        </w:r>
        <w:proofErr w:type="spellEnd"/>
        <w:r w:rsidRPr="006962AB">
          <w:rPr>
            <w:rFonts w:ascii="Arial" w:eastAsia="Times New Roman" w:hAnsi="Arial" w:cs="Arial"/>
            <w:color w:val="FF0000"/>
            <w:sz w:val="24"/>
            <w:szCs w:val="24"/>
          </w:rPr>
          <w:t xml:space="preserve"> data?</w:t>
        </w:r>
      </w:ins>
    </w:p>
    <w:p w14:paraId="33644BC2" w14:textId="77777777" w:rsidR="006962AB" w:rsidRPr="006962AB" w:rsidRDefault="006962AB" w:rsidP="006962AB">
      <w:pPr>
        <w:pStyle w:val="ListParagraph"/>
        <w:numPr>
          <w:ilvl w:val="1"/>
          <w:numId w:val="17"/>
        </w:numPr>
        <w:shd w:val="clear" w:color="auto" w:fill="FFFFFF"/>
        <w:spacing w:before="0" w:after="0" w:line="240" w:lineRule="auto"/>
        <w:rPr>
          <w:ins w:id="156" w:author="jameal samhouri" w:date="2021-07-09T14:40:00Z"/>
          <w:rFonts w:ascii="Arial" w:eastAsia="Times New Roman" w:hAnsi="Arial" w:cs="Arial"/>
          <w:color w:val="222222"/>
          <w:sz w:val="24"/>
          <w:szCs w:val="24"/>
        </w:rPr>
        <w:pPrChange w:id="157" w:author="jameal samhouri" w:date="2021-07-09T14:40:00Z">
          <w:pPr>
            <w:pStyle w:val="ListParagraph"/>
            <w:numPr>
              <w:numId w:val="17"/>
            </w:numPr>
            <w:shd w:val="clear" w:color="auto" w:fill="FFFFFF"/>
            <w:tabs>
              <w:tab w:val="num" w:pos="720"/>
            </w:tabs>
            <w:spacing w:before="0" w:after="0" w:line="240" w:lineRule="auto"/>
            <w:ind w:hanging="360"/>
          </w:pPr>
        </w:pPrChange>
      </w:pPr>
      <w:ins w:id="158" w:author="jameal samhouri" w:date="2021-07-09T14:40:00Z">
        <w:r w:rsidRPr="006962AB">
          <w:rPr>
            <w:rFonts w:ascii="Arial" w:eastAsia="Times New Roman" w:hAnsi="Arial" w:cs="Arial"/>
            <w:color w:val="FF0000"/>
            <w:sz w:val="24"/>
            <w:szCs w:val="24"/>
          </w:rPr>
          <w:t>Worth bringing in WDNR kelp data?</w:t>
        </w:r>
      </w:ins>
    </w:p>
    <w:p w14:paraId="29BB2FD0" w14:textId="77777777" w:rsidR="006962AB" w:rsidRPr="006962AB" w:rsidRDefault="006962AB" w:rsidP="006962AB">
      <w:pPr>
        <w:pStyle w:val="ListParagraph"/>
        <w:numPr>
          <w:ilvl w:val="1"/>
          <w:numId w:val="17"/>
        </w:numPr>
        <w:shd w:val="clear" w:color="auto" w:fill="FFFFFF"/>
        <w:spacing w:before="0" w:after="0" w:line="240" w:lineRule="auto"/>
        <w:rPr>
          <w:ins w:id="159" w:author="jameal samhouri" w:date="2021-07-09T14:40:00Z"/>
          <w:rFonts w:ascii="Arial" w:eastAsia="Times New Roman" w:hAnsi="Arial" w:cs="Arial"/>
          <w:color w:val="222222"/>
          <w:sz w:val="24"/>
          <w:szCs w:val="24"/>
        </w:rPr>
        <w:pPrChange w:id="160" w:author="jameal samhouri" w:date="2021-07-09T14:40:00Z">
          <w:pPr>
            <w:pStyle w:val="ListParagraph"/>
            <w:numPr>
              <w:numId w:val="17"/>
            </w:numPr>
            <w:shd w:val="clear" w:color="auto" w:fill="FFFFFF"/>
            <w:tabs>
              <w:tab w:val="num" w:pos="720"/>
            </w:tabs>
            <w:spacing w:before="0" w:after="0" w:line="240" w:lineRule="auto"/>
            <w:ind w:hanging="360"/>
          </w:pPr>
        </w:pPrChange>
      </w:pPr>
      <w:ins w:id="161" w:author="jameal samhouri" w:date="2021-07-09T14:40:00Z">
        <w:r w:rsidRPr="006962AB">
          <w:rPr>
            <w:rFonts w:ascii="Arial" w:eastAsia="Times New Roman" w:hAnsi="Arial" w:cs="Arial"/>
            <w:color w:val="FF0000"/>
            <w:sz w:val="24"/>
            <w:szCs w:val="24"/>
          </w:rPr>
          <w:t>How do we deal with the "where are the otters" questions...</w:t>
        </w:r>
      </w:ins>
    </w:p>
    <w:p w14:paraId="66880AA0" w14:textId="77777777" w:rsidR="006962AB" w:rsidRPr="006962AB" w:rsidRDefault="006962AB" w:rsidP="006962AB">
      <w:pPr>
        <w:ind w:firstLine="0"/>
        <w:pPrChange w:id="162" w:author="jameal samhouri" w:date="2021-07-09T14:36:00Z">
          <w:pPr>
            <w:pStyle w:val="Heading1"/>
          </w:pPr>
        </w:pPrChange>
      </w:pPr>
    </w:p>
    <w:p w14:paraId="0A4911FC" w14:textId="475FB68A" w:rsidR="0040080F" w:rsidRDefault="009540D7" w:rsidP="009540D7">
      <w:pPr>
        <w:pStyle w:val="Heading2"/>
      </w:pPr>
      <w:commentRangeStart w:id="163"/>
      <w:r>
        <w:t>Abiotic habitat</w:t>
      </w:r>
      <w:commentRangeEnd w:id="163"/>
      <w:r w:rsidR="00504685">
        <w:rPr>
          <w:rStyle w:val="CommentReference"/>
          <w:rFonts w:eastAsiaTheme="minorHAnsi" w:cstheme="minorBidi"/>
          <w:i w:val="0"/>
          <w:color w:val="auto"/>
        </w:rPr>
        <w:commentReference w:id="163"/>
      </w:r>
    </w:p>
    <w:p w14:paraId="6EE5703A" w14:textId="25CF1776" w:rsidR="0040080F" w:rsidRDefault="0040080F" w:rsidP="00C61821">
      <w:r>
        <w:t>Site</w:t>
      </w:r>
      <w:r w:rsidR="009540D7">
        <w:t>s</w:t>
      </w:r>
      <w:r>
        <w:t xml:space="preserve"> varied in their abiotic substratum characteristics, and these differences were largely consistent across depth</w:t>
      </w:r>
      <w:r w:rsidR="0058156C">
        <w:t xml:space="preserve"> (</w:t>
      </w:r>
      <w:r w:rsidR="0058156C">
        <w:fldChar w:fldCharType="begin"/>
      </w:r>
      <w:r w:rsidR="0058156C">
        <w:instrText xml:space="preserve"> REF _Ref71636106 \h </w:instrText>
      </w:r>
      <w:r w:rsidR="0058156C">
        <w:fldChar w:fldCharType="separate"/>
      </w:r>
      <w:r w:rsidR="00A029E1">
        <w:t xml:space="preserve">Fig. S </w:t>
      </w:r>
      <w:r w:rsidR="00A029E1">
        <w:rPr>
          <w:noProof/>
        </w:rPr>
        <w:t>1</w:t>
      </w:r>
      <w:r w:rsidR="0058156C">
        <w:fldChar w:fldCharType="end"/>
      </w:r>
      <w:r w:rsidR="0058156C">
        <w:t>)</w:t>
      </w:r>
      <w:r>
        <w:t xml:space="preserve">. The substratum at Destruction Island and </w:t>
      </w:r>
      <w:proofErr w:type="spellStart"/>
      <w:r>
        <w:t>Tatoosh</w:t>
      </w:r>
      <w:proofErr w:type="spellEnd"/>
      <w:r>
        <w:t xml:space="preserve"> Island </w:t>
      </w:r>
      <w:r>
        <w:lastRenderedPageBreak/>
        <w:t xml:space="preserve">comprised primarily bedrock; these sites also had high relief </w:t>
      </w:r>
      <w:r w:rsidR="00EB4FBE">
        <w:t>(</w:t>
      </w:r>
      <w:r w:rsidR="00EB4FBE">
        <w:fldChar w:fldCharType="begin"/>
      </w:r>
      <w:r w:rsidR="00EB4FBE">
        <w:instrText xml:space="preserve"> REF _Ref71636113 \h </w:instrText>
      </w:r>
      <w:r w:rsidR="00EB4FBE">
        <w:fldChar w:fldCharType="separate"/>
      </w:r>
      <w:r w:rsidR="00A029E1">
        <w:t xml:space="preserve">Fig. S </w:t>
      </w:r>
      <w:r w:rsidR="00A029E1">
        <w:rPr>
          <w:noProof/>
        </w:rPr>
        <w:t>2</w:t>
      </w:r>
      <w:r w:rsidR="00EB4FBE">
        <w:fldChar w:fldCharType="end"/>
      </w:r>
      <w:r w:rsidR="00EB4FBE">
        <w:t xml:space="preserve">) </w:t>
      </w:r>
      <w:r>
        <w:t>relative to other sites with greater than 25% of the bottom having changes in elevation of &gt;2</w:t>
      </w:r>
      <w:r w:rsidR="00903483">
        <w:t xml:space="preserve"> </w:t>
      </w:r>
      <w:r>
        <w:t>m across the width of the transects</w:t>
      </w:r>
      <w:r w:rsidR="00C61821">
        <w:t xml:space="preserve"> </w:t>
      </w:r>
      <w:r>
        <w:t xml:space="preserve">. The bottom at </w:t>
      </w:r>
      <w:proofErr w:type="spellStart"/>
      <w:r>
        <w:t>Neah</w:t>
      </w:r>
      <w:proofErr w:type="spellEnd"/>
      <w:r>
        <w:t xml:space="preserve"> Bay was also primarily bedrock</w:t>
      </w:r>
      <w:r w:rsidR="00903483">
        <w:t>,</w:t>
      </w:r>
      <w:r>
        <w:t xml:space="preserve"> but the relief was much lower being primarily in the 10-cm to 1-m bin.</w:t>
      </w:r>
      <w:r w:rsidR="00D24789">
        <w:t xml:space="preserve"> At Cape Johnson and Cape Alava</w:t>
      </w:r>
      <w:r w:rsidR="006D744C">
        <w:t>,</w:t>
      </w:r>
      <w:r w:rsidR="00D24789">
        <w:t xml:space="preserve"> boulder made up the most common substratum type and relief was generally low in the 10-cm to 1-m bin.</w:t>
      </w:r>
      <w:r>
        <w:t xml:space="preserve"> </w:t>
      </w:r>
    </w:p>
    <w:p w14:paraId="08912AA6" w14:textId="476BB82D" w:rsidR="00504685" w:rsidRDefault="00504685" w:rsidP="00504685">
      <w:pPr>
        <w:pStyle w:val="Heading2"/>
      </w:pPr>
      <w:r>
        <w:t>Fish and invertebrate</w:t>
      </w:r>
      <w:r w:rsidR="00AA6078">
        <w:t xml:space="preserve"> community</w:t>
      </w:r>
      <w:r>
        <w:t xml:space="preserve"> structure </w:t>
      </w:r>
    </w:p>
    <w:p w14:paraId="57AE864F" w14:textId="77777777" w:rsidR="00A029E1" w:rsidRDefault="00AA566A" w:rsidP="00EB4B67">
      <w:pPr>
        <w:pStyle w:val="Heading2"/>
      </w:pPr>
      <w:r>
        <w:t>We recorded</w:t>
      </w:r>
      <w:commentRangeStart w:id="164"/>
      <w:r>
        <w:t xml:space="preserve"> 23 </w:t>
      </w:r>
      <w:r w:rsidR="00A45D41">
        <w:t xml:space="preserve">(non-cryptic) </w:t>
      </w:r>
      <w:r>
        <w:t xml:space="preserve">fish </w:t>
      </w:r>
      <w:r w:rsidR="0096563B">
        <w:t xml:space="preserve"> </w:t>
      </w:r>
      <w:r>
        <w:t xml:space="preserve">taxa </w:t>
      </w:r>
      <w:commentRangeEnd w:id="164"/>
      <w:r w:rsidR="0096563B">
        <w:rPr>
          <w:rStyle w:val="CommentReference"/>
        </w:rPr>
        <w:commentReference w:id="164"/>
      </w:r>
      <w:r>
        <w:t>on the transects</w:t>
      </w:r>
      <w:r w:rsidR="00497F80">
        <w:t xml:space="preserve"> (</w:t>
      </w:r>
      <w:r w:rsidR="004032B9">
        <w:fldChar w:fldCharType="begin"/>
      </w:r>
      <w:r w:rsidR="004032B9">
        <w:instrText xml:space="preserve"> REF _Ref73707979 \h </w:instrText>
      </w:r>
      <w:r w:rsidR="004032B9">
        <w:fldChar w:fldCharType="separate"/>
      </w:r>
      <w:r w:rsidR="00A029E1">
        <w:t xml:space="preserve">Table S </w:t>
      </w:r>
      <w:r w:rsidR="00A029E1">
        <w:rPr>
          <w:noProof/>
        </w:rPr>
        <w:t>1</w:t>
      </w:r>
      <w:r w:rsidR="004032B9">
        <w:fldChar w:fldCharType="end"/>
      </w:r>
      <w:r w:rsidR="00497F80">
        <w:fldChar w:fldCharType="begin"/>
      </w:r>
      <w:r w:rsidR="00497F80">
        <w:instrText xml:space="preserve"> REF _Ref71099762 \h </w:instrText>
      </w:r>
      <w:r w:rsidR="00F54865">
        <w:instrText xml:space="preserve"> \* MERGEFORMAT </w:instrText>
      </w:r>
      <w:r w:rsidR="00497F80">
        <w:fldChar w:fldCharType="separate"/>
      </w:r>
      <w:r w:rsidR="00A029E1">
        <w:t>Supplement table</w:t>
      </w:r>
    </w:p>
    <w:p w14:paraId="5D636BCD" w14:textId="77777777" w:rsidR="00A029E1" w:rsidRPr="00EB4B67" w:rsidRDefault="00A029E1" w:rsidP="00EB4B67"/>
    <w:p w14:paraId="26D0EEC6" w14:textId="6654B92A" w:rsidR="00004ABE" w:rsidRDefault="00A029E1" w:rsidP="006E2065">
      <w:r>
        <w:t xml:space="preserve">Table S </w:t>
      </w:r>
      <w:r>
        <w:rPr>
          <w:noProof/>
        </w:rPr>
        <w:t>1</w:t>
      </w:r>
      <w:r w:rsidR="00497F80">
        <w:fldChar w:fldCharType="end"/>
      </w:r>
      <w:r w:rsidR="00AA566A">
        <w:t>)</w:t>
      </w:r>
      <w:r w:rsidR="00497F80">
        <w:t xml:space="preserve">. Ten of these </w:t>
      </w:r>
      <w:r w:rsidR="00654CC3">
        <w:t>(</w:t>
      </w:r>
      <w:r w:rsidR="00654CC3">
        <w:fldChar w:fldCharType="begin"/>
      </w:r>
      <w:r w:rsidR="00654CC3">
        <w:instrText xml:space="preserve"> REF _Ref57707465 \h </w:instrText>
      </w:r>
      <w:r w:rsidR="00F54865">
        <w:instrText xml:space="preserve"> \* MERGEFORMAT </w:instrText>
      </w:r>
      <w:r w:rsidR="00654CC3">
        <w:fldChar w:fldCharType="separate"/>
      </w:r>
      <w:r>
        <w:t xml:space="preserve">Fig. S </w:t>
      </w:r>
      <w:r>
        <w:rPr>
          <w:noProof/>
        </w:rPr>
        <w:t>5</w:t>
      </w:r>
      <w:r w:rsidR="00654CC3">
        <w:fldChar w:fldCharType="end"/>
      </w:r>
      <w:r w:rsidR="00654CC3">
        <w:t xml:space="preserve">) </w:t>
      </w:r>
      <w:r w:rsidR="00497F80">
        <w:t>were encountered frequently enough to be included in the ordination analyses.</w:t>
      </w:r>
      <w:r w:rsidR="00AA566A">
        <w:t xml:space="preserve"> </w:t>
      </w:r>
      <w:r w:rsidR="004B1D40">
        <w:t>Fish assemblages differed among sites, depths, and years (</w:t>
      </w:r>
      <w:proofErr w:type="spellStart"/>
      <w:r w:rsidR="004B1D40">
        <w:t>dRDA</w:t>
      </w:r>
      <w:proofErr w:type="spellEnd"/>
      <w:r w:rsidR="004B1D40">
        <w:t>, p &lt; 0.001,</w:t>
      </w:r>
      <w:r w:rsidR="00A9030D">
        <w:t xml:space="preserve"> </w:t>
      </w:r>
      <w:r w:rsidR="00A9030D">
        <w:fldChar w:fldCharType="begin"/>
      </w:r>
      <w:r w:rsidR="00A9030D">
        <w:instrText xml:space="preserve"> REF _Ref73700708 \h </w:instrText>
      </w:r>
      <w:r w:rsidR="00A9030D">
        <w:fldChar w:fldCharType="separate"/>
      </w:r>
      <w:r>
        <w:t xml:space="preserve">Fig. </w:t>
      </w:r>
      <w:r>
        <w:rPr>
          <w:noProof/>
        </w:rPr>
        <w:t>2</w:t>
      </w:r>
      <w:r w:rsidR="00A9030D">
        <w:fldChar w:fldCharType="end"/>
      </w:r>
      <w:r w:rsidR="004B1D40">
        <w:t xml:space="preserve">). While there was variation among years for all sites, Cape Johnson ordinated separately from Cape Alava.  </w:t>
      </w:r>
      <w:proofErr w:type="spellStart"/>
      <w:r w:rsidR="004B1D40">
        <w:t>Neah</w:t>
      </w:r>
      <w:proofErr w:type="spellEnd"/>
      <w:r w:rsidR="004B1D40">
        <w:t xml:space="preserve"> Bay and </w:t>
      </w:r>
      <w:proofErr w:type="spellStart"/>
      <w:r w:rsidR="004B1D40">
        <w:t>Tatoosh</w:t>
      </w:r>
      <w:proofErr w:type="spellEnd"/>
      <w:r w:rsidR="004B1D40">
        <w:t xml:space="preserve"> Island were intermediate between the previous two while Destruction Island assemblages were highly variable through time. </w:t>
      </w:r>
      <w:proofErr w:type="spellStart"/>
      <w:r w:rsidR="00B22E78">
        <w:t>T</w:t>
      </w:r>
      <w:r w:rsidR="004B1D40">
        <w:t>ubesnout</w:t>
      </w:r>
      <w:proofErr w:type="spellEnd"/>
      <w:r w:rsidR="004B1D40">
        <w:t xml:space="preserve"> (AUFL) were abundant at a subset of sites in 2016 and to a lesser extent in 2019. Greenlings (HEXA), copper rockfish (SECA), China rockfish (SENE), lingcod (OPEL), and cabezon (SCMA) characterized Cape Alava and </w:t>
      </w:r>
      <w:proofErr w:type="spellStart"/>
      <w:r w:rsidR="004B1D40">
        <w:t>Neah</w:t>
      </w:r>
      <w:proofErr w:type="spellEnd"/>
      <w:r w:rsidR="004B1D40">
        <w:t xml:space="preserve"> Bay, with the exception of 2016.  Surfperch (EMBI) were also common at Cape Alava and at Cape Johnson, but only in 2017 and 2018 for the latter.</w:t>
      </w:r>
      <w:r w:rsidR="003217BD">
        <w:t xml:space="preserve"> </w:t>
      </w:r>
      <w:proofErr w:type="spellStart"/>
      <w:r w:rsidR="00B22E78">
        <w:t>Neah</w:t>
      </w:r>
      <w:proofErr w:type="spellEnd"/>
      <w:r w:rsidR="00B22E78">
        <w:t xml:space="preserve"> Bay, </w:t>
      </w:r>
      <w:proofErr w:type="spellStart"/>
      <w:r w:rsidR="00B22E78">
        <w:t>Tatoosh</w:t>
      </w:r>
      <w:proofErr w:type="spellEnd"/>
      <w:r w:rsidR="00B22E78">
        <w:t xml:space="preserve"> Island, and Cape Johnson did not show any temporal trends in the ordination with 2016 being much like 2019</w:t>
      </w:r>
      <w:r w:rsidR="006C69E7">
        <w:t xml:space="preserve"> (</w:t>
      </w:r>
      <w:r w:rsidR="006E2065">
        <w:fldChar w:fldCharType="begin"/>
      </w:r>
      <w:r w:rsidR="006E2065">
        <w:instrText xml:space="preserve"> REF _Ref73700708 \h </w:instrText>
      </w:r>
      <w:r w:rsidR="006E2065">
        <w:fldChar w:fldCharType="separate"/>
      </w:r>
      <w:r>
        <w:t xml:space="preserve">Fig. </w:t>
      </w:r>
      <w:r>
        <w:rPr>
          <w:noProof/>
        </w:rPr>
        <w:t>2</w:t>
      </w:r>
      <w:r w:rsidR="006E2065">
        <w:fldChar w:fldCharType="end"/>
      </w:r>
      <w:r w:rsidR="006E2065">
        <w:t xml:space="preserve"> </w:t>
      </w:r>
      <w:r w:rsidR="006C69E7">
        <w:t xml:space="preserve">and </w:t>
      </w:r>
      <w:r w:rsidR="006C69E7">
        <w:fldChar w:fldCharType="begin"/>
      </w:r>
      <w:r w:rsidR="006C69E7">
        <w:instrText xml:space="preserve"> REF _Ref73455445 \h </w:instrText>
      </w:r>
      <w:r w:rsidR="006C69E7">
        <w:fldChar w:fldCharType="separate"/>
      </w:r>
      <w:r>
        <w:t xml:space="preserve">Fig. S </w:t>
      </w:r>
      <w:r>
        <w:rPr>
          <w:noProof/>
        </w:rPr>
        <w:t>6</w:t>
      </w:r>
      <w:r w:rsidR="006C69E7">
        <w:fldChar w:fldCharType="end"/>
      </w:r>
      <w:r w:rsidR="006C69E7">
        <w:t>)</w:t>
      </w:r>
      <w:r w:rsidR="00B22E78">
        <w:t xml:space="preserve">. However, Cape Alava and Destruction Island showed some slight trends with 2019 having more rockfish, especially black rockfish (SEME) in 2019 than earlier. </w:t>
      </w:r>
      <w:r w:rsidR="003217BD">
        <w:t>See Supplementary Material for more detail.</w:t>
      </w:r>
      <w:r w:rsidR="00CF6BC1">
        <w:t xml:space="preserve"> </w:t>
      </w:r>
    </w:p>
    <w:p w14:paraId="1C6C3BCF" w14:textId="6ABC8394" w:rsidR="00240B73" w:rsidRDefault="00BE3A02" w:rsidP="00240B73">
      <w:r>
        <w:lastRenderedPageBreak/>
        <w:t>We grouped m</w:t>
      </w:r>
      <w:r w:rsidR="00004ABE">
        <w:t>acroinvertebrates</w:t>
      </w:r>
      <w:r>
        <w:t xml:space="preserve"> into </w:t>
      </w:r>
      <w:r w:rsidR="002B7609">
        <w:t>29</w:t>
      </w:r>
      <w:r>
        <w:t xml:space="preserve"> taxa and species</w:t>
      </w:r>
      <w:r w:rsidR="003451E3">
        <w:t xml:space="preserve"> (</w:t>
      </w:r>
      <w:commentRangeStart w:id="165"/>
      <w:r w:rsidR="003451E3">
        <w:fldChar w:fldCharType="begin"/>
      </w:r>
      <w:r w:rsidR="003451E3">
        <w:instrText xml:space="preserve"> REF _Ref56773987 \h </w:instrText>
      </w:r>
      <w:r w:rsidR="003451E3">
        <w:fldChar w:fldCharType="separate"/>
      </w:r>
      <w:r w:rsidR="00A029E1">
        <w:t xml:space="preserve">Fig. S </w:t>
      </w:r>
      <w:r w:rsidR="00A029E1">
        <w:rPr>
          <w:noProof/>
        </w:rPr>
        <w:t>8</w:t>
      </w:r>
      <w:r w:rsidR="003451E3">
        <w:fldChar w:fldCharType="end"/>
      </w:r>
      <w:r w:rsidR="003451E3">
        <w:t xml:space="preserve">, </w:t>
      </w:r>
      <w:r w:rsidR="003451E3">
        <w:fldChar w:fldCharType="begin"/>
      </w:r>
      <w:r w:rsidR="003451E3">
        <w:instrText xml:space="preserve"> REF _Ref71097160 \h </w:instrText>
      </w:r>
      <w:r w:rsidR="003451E3">
        <w:fldChar w:fldCharType="separate"/>
      </w:r>
      <w:r w:rsidR="00A029E1">
        <w:t xml:space="preserve">Fig. S </w:t>
      </w:r>
      <w:r w:rsidR="00A029E1">
        <w:rPr>
          <w:noProof/>
        </w:rPr>
        <w:t>9</w:t>
      </w:r>
      <w:r w:rsidR="003451E3">
        <w:fldChar w:fldCharType="end"/>
      </w:r>
      <w:r w:rsidR="003451E3">
        <w:t xml:space="preserve">, </w:t>
      </w:r>
      <w:r w:rsidR="003451E3">
        <w:fldChar w:fldCharType="begin"/>
      </w:r>
      <w:r w:rsidR="003451E3">
        <w:instrText xml:space="preserve"> REF _Ref71097162 \h </w:instrText>
      </w:r>
      <w:r w:rsidR="003451E3">
        <w:fldChar w:fldCharType="separate"/>
      </w:r>
      <w:r w:rsidR="00A029E1">
        <w:t xml:space="preserve">Fig. S </w:t>
      </w:r>
      <w:r w:rsidR="00A029E1">
        <w:rPr>
          <w:noProof/>
        </w:rPr>
        <w:t>10</w:t>
      </w:r>
      <w:r w:rsidR="003451E3">
        <w:fldChar w:fldCharType="end"/>
      </w:r>
      <w:r w:rsidR="003451E3">
        <w:t xml:space="preserve">, </w:t>
      </w:r>
      <w:r w:rsidR="003451E3">
        <w:fldChar w:fldCharType="begin"/>
      </w:r>
      <w:r w:rsidR="003451E3">
        <w:instrText xml:space="preserve"> REF _Ref71097164 \h </w:instrText>
      </w:r>
      <w:r w:rsidR="003451E3">
        <w:fldChar w:fldCharType="separate"/>
      </w:r>
      <w:r w:rsidR="00A029E1">
        <w:t xml:space="preserve">Fig. S </w:t>
      </w:r>
      <w:r w:rsidR="00A029E1">
        <w:rPr>
          <w:noProof/>
        </w:rPr>
        <w:t>11</w:t>
      </w:r>
      <w:r w:rsidR="003451E3">
        <w:fldChar w:fldCharType="end"/>
      </w:r>
      <w:commentRangeEnd w:id="165"/>
      <w:r w:rsidR="00DE060C">
        <w:rPr>
          <w:rStyle w:val="CommentReference"/>
        </w:rPr>
        <w:commentReference w:id="165"/>
      </w:r>
      <w:r w:rsidR="003451E3">
        <w:t>)</w:t>
      </w:r>
      <w:r w:rsidR="002B7609">
        <w:t>. C</w:t>
      </w:r>
      <w:r w:rsidR="00004ABE">
        <w:t>ommunity structure differed among sites (</w:t>
      </w:r>
      <w:proofErr w:type="spellStart"/>
      <w:r w:rsidR="00240B73">
        <w:t>dRDA</w:t>
      </w:r>
      <w:proofErr w:type="spellEnd"/>
      <w:r w:rsidR="00240B73">
        <w:t xml:space="preserve">, p &lt; 0.001, </w:t>
      </w:r>
      <w:r w:rsidR="00240B73">
        <w:fldChar w:fldCharType="begin"/>
      </w:r>
      <w:r w:rsidR="00240B73">
        <w:instrText xml:space="preserve"> REF _Ref71634877 \h </w:instrText>
      </w:r>
      <w:r w:rsidR="00240B73">
        <w:fldChar w:fldCharType="separate"/>
      </w:r>
      <w:r w:rsidR="00A029E1">
        <w:t xml:space="preserve">Fig. </w:t>
      </w:r>
      <w:r w:rsidR="00A029E1">
        <w:rPr>
          <w:noProof/>
        </w:rPr>
        <w:t>3</w:t>
      </w:r>
      <w:r w:rsidR="00240B73">
        <w:fldChar w:fldCharType="end"/>
      </w:r>
      <w:r w:rsidR="00004ABE">
        <w:t>)</w:t>
      </w:r>
      <w:r w:rsidR="00A7491C">
        <w:t>,</w:t>
      </w:r>
      <w:r w:rsidR="00004ABE">
        <w:t xml:space="preserve"> and </w:t>
      </w:r>
      <w:r w:rsidR="00A7491C">
        <w:t>these differences were partly</w:t>
      </w:r>
      <w:r w:rsidR="00004ABE">
        <w:t xml:space="preserve"> related to habitat characteristics (</w:t>
      </w:r>
      <w:r w:rsidR="00004ABE">
        <w:fldChar w:fldCharType="begin"/>
      </w:r>
      <w:r w:rsidR="00004ABE">
        <w:instrText xml:space="preserve"> REF _Ref70923420 \h </w:instrText>
      </w:r>
      <w:r w:rsidR="00004ABE">
        <w:fldChar w:fldCharType="separate"/>
      </w:r>
      <w:r w:rsidR="00A029E1">
        <w:t xml:space="preserve">Fig. S </w:t>
      </w:r>
      <w:r w:rsidR="00A029E1">
        <w:rPr>
          <w:noProof/>
        </w:rPr>
        <w:t>13</w:t>
      </w:r>
      <w:r w:rsidR="00004ABE">
        <w:fldChar w:fldCharType="end"/>
      </w:r>
      <w:r w:rsidR="00004ABE">
        <w:t>).</w:t>
      </w:r>
      <w:r w:rsidR="001E3F1E">
        <w:t xml:space="preserve"> However, </w:t>
      </w:r>
      <w:r w:rsidR="00397BA4">
        <w:t xml:space="preserve">relationships between </w:t>
      </w:r>
      <w:r w:rsidR="00706021">
        <w:t xml:space="preserve">the invertebrate </w:t>
      </w:r>
      <w:r w:rsidR="00397BA4">
        <w:t>fauna and habitat</w:t>
      </w:r>
      <w:r w:rsidR="00706021">
        <w:t xml:space="preserve"> largely driven</w:t>
      </w:r>
      <w:r w:rsidR="001E3F1E">
        <w:t xml:space="preserve"> by the three urchins and their relationship with </w:t>
      </w:r>
      <w:r w:rsidR="00D960DD">
        <w:t>macroalgae</w:t>
      </w:r>
      <w:r w:rsidR="001E3F1E">
        <w:t>, with little pattern among the other macroinvertebrate species.</w:t>
      </w:r>
      <w:r w:rsidR="00CC5D15">
        <w:t xml:space="preserve"> </w:t>
      </w:r>
      <w:r w:rsidR="00240B73">
        <w:t xml:space="preserve">All three urchin species </w:t>
      </w:r>
      <w:r w:rsidR="00706021">
        <w:t xml:space="preserve">showed positive associations </w:t>
      </w:r>
      <w:r w:rsidR="00240B73">
        <w:t xml:space="preserve">with brown understory algae, </w:t>
      </w:r>
      <w:r w:rsidR="00240B73">
        <w:rPr>
          <w:i/>
        </w:rPr>
        <w:t xml:space="preserve">N. </w:t>
      </w:r>
      <w:proofErr w:type="spellStart"/>
      <w:r w:rsidR="00240B73">
        <w:rPr>
          <w:i/>
        </w:rPr>
        <w:t>leukana</w:t>
      </w:r>
      <w:proofErr w:type="spellEnd"/>
      <w:r w:rsidR="00240B73">
        <w:t xml:space="preserve">, </w:t>
      </w:r>
      <w:r w:rsidR="00240B73">
        <w:rPr>
          <w:i/>
        </w:rPr>
        <w:t xml:space="preserve">P. californica, </w:t>
      </w:r>
      <w:r w:rsidR="00240B73">
        <w:t>and other macroalgae and areas with boulder habitat</w:t>
      </w:r>
      <w:r w:rsidR="00706021">
        <w:t xml:space="preserve"> (</w:t>
      </w:r>
      <w:r w:rsidR="00706021">
        <w:fldChar w:fldCharType="begin"/>
      </w:r>
      <w:r w:rsidR="00706021">
        <w:instrText xml:space="preserve"> REF _Ref70923420 \h </w:instrText>
      </w:r>
      <w:r w:rsidR="00706021">
        <w:fldChar w:fldCharType="separate"/>
      </w:r>
      <w:r w:rsidR="00A029E1">
        <w:t xml:space="preserve">Fig. S </w:t>
      </w:r>
      <w:r w:rsidR="00A029E1">
        <w:rPr>
          <w:noProof/>
        </w:rPr>
        <w:t>13</w:t>
      </w:r>
      <w:r w:rsidR="00706021">
        <w:fldChar w:fldCharType="end"/>
      </w:r>
      <w:r w:rsidR="00706021">
        <w:t>)</w:t>
      </w:r>
      <w:r w:rsidR="00240B73">
        <w:t xml:space="preserve">. </w:t>
      </w:r>
      <w:r w:rsidR="003217BD">
        <w:t>See Supplementary Material for more detail.</w:t>
      </w:r>
      <w:r w:rsidR="00240B73" w:rsidRPr="00240B73">
        <w:t xml:space="preserve"> </w:t>
      </w:r>
      <w:r w:rsidR="00A47D51">
        <w:t xml:space="preserve">Invertebrate assemblages showed little variation among years </w:t>
      </w:r>
      <w:r w:rsidR="00032975">
        <w:t xml:space="preserve">with year centroids for individual site clustering together </w:t>
      </w:r>
      <w:r w:rsidR="009F32DE">
        <w:t xml:space="preserve">and 2016 similar to 2019 </w:t>
      </w:r>
      <w:r w:rsidR="00A47D51">
        <w:t>(</w:t>
      </w:r>
      <w:r w:rsidR="00A47D51">
        <w:fldChar w:fldCharType="begin"/>
      </w:r>
      <w:r w:rsidR="00A47D51">
        <w:instrText xml:space="preserve"> REF _Ref71634877 \h </w:instrText>
      </w:r>
      <w:r w:rsidR="00A47D51">
        <w:fldChar w:fldCharType="separate"/>
      </w:r>
      <w:r w:rsidR="00A029E1">
        <w:t xml:space="preserve">Fig. </w:t>
      </w:r>
      <w:r w:rsidR="00A029E1">
        <w:rPr>
          <w:noProof/>
        </w:rPr>
        <w:t>3</w:t>
      </w:r>
      <w:r w:rsidR="00A47D51">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A47D51">
        <w:t xml:space="preserve">). </w:t>
      </w:r>
      <w:r w:rsidR="009F32DE">
        <w:t>However, Destruction Island did show a slight temporal trend likely associated with a decrease in sea star density (</w:t>
      </w:r>
      <w:r w:rsidR="009F32DE">
        <w:fldChar w:fldCharType="begin"/>
      </w:r>
      <w:r w:rsidR="009F32DE">
        <w:instrText xml:space="preserve"> REF _Ref71634877 \h </w:instrText>
      </w:r>
      <w:r w:rsidR="009F32DE">
        <w:fldChar w:fldCharType="separate"/>
      </w:r>
      <w:r w:rsidR="00A029E1">
        <w:t xml:space="preserve">Fig. </w:t>
      </w:r>
      <w:r w:rsidR="00A029E1">
        <w:rPr>
          <w:noProof/>
        </w:rPr>
        <w:t>3</w:t>
      </w:r>
      <w:r w:rsidR="009F32DE">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9F32DE">
        <w:t>).</w:t>
      </w:r>
    </w:p>
    <w:p w14:paraId="757930ED" w14:textId="77777777" w:rsidR="00DC63ED" w:rsidRDefault="00DC63ED" w:rsidP="00DC63ED">
      <w:pPr>
        <w:pStyle w:val="Heading2"/>
      </w:pPr>
      <w:r>
        <w:t>Sea stars</w:t>
      </w:r>
    </w:p>
    <w:p w14:paraId="4556FA38" w14:textId="213C8635" w:rsidR="00DC63ED" w:rsidRPr="00926966" w:rsidRDefault="00DC63ED" w:rsidP="00616D28">
      <w:pPr>
        <w:ind w:firstLine="0"/>
      </w:pPr>
      <w:r>
        <w:t>Sea star abundance was highest at Destruction Island but generally low across other sites</w:t>
      </w:r>
      <w:r w:rsidR="00693B64">
        <w:t xml:space="preserve"> (</w:t>
      </w:r>
      <w:r w:rsidR="006E11D2">
        <w:fldChar w:fldCharType="begin"/>
      </w:r>
      <w:r w:rsidR="006E11D2">
        <w:instrText xml:space="preserve"> REF _Ref73700846 \h </w:instrText>
      </w:r>
      <w:r w:rsidR="006E11D2">
        <w:fldChar w:fldCharType="separate"/>
      </w:r>
      <w:r w:rsidR="00A029E1">
        <w:t xml:space="preserve">Fig. </w:t>
      </w:r>
      <w:r w:rsidR="00A029E1">
        <w:rPr>
          <w:noProof/>
        </w:rPr>
        <w:t>4</w:t>
      </w:r>
      <w:r w:rsidR="006E11D2">
        <w:fldChar w:fldCharType="end"/>
      </w:r>
      <w:r>
        <w:t>). At Destruction Island, leather stars</w:t>
      </w:r>
      <w:r w:rsidRPr="00E612F9">
        <w:rPr>
          <w:i/>
        </w:rPr>
        <w:t xml:space="preserve"> </w:t>
      </w:r>
      <w:proofErr w:type="spellStart"/>
      <w:r w:rsidRPr="00E612F9">
        <w:rPr>
          <w:i/>
        </w:rPr>
        <w:t>Dermasterias</w:t>
      </w:r>
      <w:proofErr w:type="spellEnd"/>
      <w:r w:rsidRPr="00E612F9">
        <w:rPr>
          <w:i/>
        </w:rPr>
        <w:t xml:space="preserve"> imbricata</w:t>
      </w:r>
      <w:r>
        <w:t xml:space="preserve">, ochre stars </w:t>
      </w:r>
      <w:commentRangeStart w:id="166"/>
      <w:r>
        <w:rPr>
          <w:i/>
        </w:rPr>
        <w:t xml:space="preserve">Pisaster </w:t>
      </w:r>
      <w:proofErr w:type="spellStart"/>
      <w:r>
        <w:rPr>
          <w:i/>
        </w:rPr>
        <w:t>ocraceous</w:t>
      </w:r>
      <w:proofErr w:type="spellEnd"/>
      <w:r>
        <w:rPr>
          <w:i/>
        </w:rPr>
        <w:t>,</w:t>
      </w:r>
      <w:commentRangeEnd w:id="166"/>
      <w:r>
        <w:rPr>
          <w:rStyle w:val="CommentReference"/>
        </w:rPr>
        <w:commentReference w:id="166"/>
      </w:r>
      <w:r>
        <w:rPr>
          <w:i/>
        </w:rPr>
        <w:t xml:space="preserve"> </w:t>
      </w:r>
      <w:r>
        <w:t>and</w:t>
      </w:r>
      <w:commentRangeStart w:id="167"/>
      <w:r>
        <w:t xml:space="preserve"> </w:t>
      </w:r>
      <w:r w:rsidRPr="00926966">
        <w:rPr>
          <w:highlight w:val="yellow"/>
        </w:rPr>
        <w:t>large sea stars</w:t>
      </w:r>
      <w:commentRangeEnd w:id="167"/>
      <w:r w:rsidR="004C5F63">
        <w:rPr>
          <w:rStyle w:val="CommentReference"/>
        </w:rPr>
        <w:commentReference w:id="167"/>
      </w:r>
      <w:r>
        <w:t xml:space="preserve"> all declined from 2016 – 2019, while brood sea sta</w:t>
      </w:r>
      <w:r w:rsidRPr="005011CD">
        <w:t xml:space="preserve">rs </w:t>
      </w:r>
      <w:proofErr w:type="spellStart"/>
      <w:r w:rsidRPr="005011CD">
        <w:rPr>
          <w:i/>
        </w:rPr>
        <w:t>Leptasterias</w:t>
      </w:r>
      <w:proofErr w:type="spellEnd"/>
      <w:r w:rsidRPr="005011CD">
        <w:rPr>
          <w:i/>
        </w:rPr>
        <w:t xml:space="preserve"> </w:t>
      </w:r>
      <w:proofErr w:type="spellStart"/>
      <w:r w:rsidRPr="00081995">
        <w:t>spp</w:t>
      </w:r>
      <w:proofErr w:type="spellEnd"/>
      <w:r w:rsidRPr="005011CD">
        <w:t xml:space="preserve"> inc</w:t>
      </w:r>
      <w:r>
        <w:t xml:space="preserve">reased at Destruction Island and Cape Johnson. </w:t>
      </w:r>
      <w:r>
        <w:rPr>
          <w:i/>
        </w:rPr>
        <w:t xml:space="preserve">P. </w:t>
      </w:r>
      <w:proofErr w:type="spellStart"/>
      <w:r>
        <w:rPr>
          <w:i/>
        </w:rPr>
        <w:t>ocraceous</w:t>
      </w:r>
      <w:proofErr w:type="spellEnd"/>
      <w:r>
        <w:rPr>
          <w:i/>
        </w:rPr>
        <w:t xml:space="preserve"> </w:t>
      </w:r>
      <w:r>
        <w:t xml:space="preserve">may have increased slightly at </w:t>
      </w:r>
      <w:proofErr w:type="spellStart"/>
      <w:r>
        <w:t>Tatoosh</w:t>
      </w:r>
      <w:proofErr w:type="spellEnd"/>
      <w:r>
        <w:t xml:space="preserve"> Island and Cape Alava from largely absent to present at very low density. Blood star </w:t>
      </w:r>
      <w:proofErr w:type="spellStart"/>
      <w:r w:rsidRPr="00962BD1">
        <w:rPr>
          <w:i/>
        </w:rPr>
        <w:t>Henricia</w:t>
      </w:r>
      <w:proofErr w:type="spellEnd"/>
      <w:r>
        <w:t xml:space="preserve"> </w:t>
      </w:r>
      <w:proofErr w:type="spellStart"/>
      <w:r>
        <w:t>spp</w:t>
      </w:r>
      <w:proofErr w:type="spellEnd"/>
      <w:r>
        <w:t xml:space="preserve"> densities remained fairly stable from 2016-2019. We did note a pulse of sea star recruitment in 2017, which was strongest in the south at Destruction Island and decreased with increasing latitude. Given the change in brood star densities, especially at Destruction Island and Cape Johnson, these were likely brood star recruits.</w:t>
      </w:r>
    </w:p>
    <w:p w14:paraId="34CA1594" w14:textId="3B148C99" w:rsidR="00DC63ED" w:rsidRDefault="00DC63ED" w:rsidP="00DC63ED">
      <w:r>
        <w:t>Among sites, prey abundance was declined at high sea star density at the transect level (</w:t>
      </w:r>
      <w:commentRangeStart w:id="168"/>
      <w:r>
        <w:t>GAM, p &lt; 0.05</w:t>
      </w:r>
      <w:commentRangeEnd w:id="168"/>
      <w:r>
        <w:rPr>
          <w:rStyle w:val="CommentReference"/>
        </w:rPr>
        <w:commentReference w:id="168"/>
      </w:r>
      <w:r>
        <w:t xml:space="preserve">,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Much of this relationship was due to differences among sites, especially </w:t>
      </w:r>
      <w:proofErr w:type="spellStart"/>
      <w:r>
        <w:t>Tatoosh</w:t>
      </w:r>
      <w:proofErr w:type="spellEnd"/>
      <w:r>
        <w:t xml:space="preserve"> and </w:t>
      </w:r>
      <w:r>
        <w:lastRenderedPageBreak/>
        <w:t xml:space="preserve">Destruction Islands.  Prey items were most abundant but also highly variable (large variation along the y-axis in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at </w:t>
      </w:r>
      <w:proofErr w:type="spellStart"/>
      <w:r>
        <w:t>Tatoosh</w:t>
      </w:r>
      <w:proofErr w:type="spellEnd"/>
      <w:r>
        <w:t xml:space="preserve"> Island, where sea stars were less abundant. Sea stars were most abundant and also highly variable at Destruction Island and to a lesser extent Cape Alava, where prey was less abundant. Both sea stars and invertebrate prey were comparatively uncommon at Cape Johnson and </w:t>
      </w:r>
      <w:proofErr w:type="spellStart"/>
      <w:r>
        <w:t>Neah</w:t>
      </w:r>
      <w:proofErr w:type="spellEnd"/>
      <w:r>
        <w:t xml:space="preserve"> Bay. </w:t>
      </w:r>
    </w:p>
    <w:p w14:paraId="775F91E2" w14:textId="77777777" w:rsidR="00590E55" w:rsidRDefault="00590E55" w:rsidP="00590E55">
      <w:pPr>
        <w:pStyle w:val="Heading2"/>
      </w:pPr>
      <w:r>
        <w:t>Macro-algae</w:t>
      </w:r>
    </w:p>
    <w:p w14:paraId="286C7880" w14:textId="5C246160" w:rsidR="00590E55" w:rsidRPr="00D54DAD" w:rsidRDefault="00590E55" w:rsidP="00590E55">
      <w:r>
        <w:t xml:space="preserve">There were three primary macroalgae found at the study sites: </w:t>
      </w:r>
      <w:r>
        <w:rPr>
          <w:i/>
        </w:rPr>
        <w:t xml:space="preserve">M. </w:t>
      </w:r>
      <w:proofErr w:type="spellStart"/>
      <w:r>
        <w:rPr>
          <w:i/>
        </w:rPr>
        <w:t>pyrifera</w:t>
      </w:r>
      <w:proofErr w:type="spellEnd"/>
      <w:r>
        <w:rPr>
          <w:i/>
        </w:rPr>
        <w:t xml:space="preserve">, N. </w:t>
      </w:r>
      <w:proofErr w:type="spellStart"/>
      <w:r>
        <w:rPr>
          <w:i/>
        </w:rPr>
        <w:t>leukana</w:t>
      </w:r>
      <w:proofErr w:type="spellEnd"/>
      <w:r>
        <w:rPr>
          <w:i/>
        </w:rPr>
        <w:t xml:space="preserve">, P. californica. </w:t>
      </w:r>
      <w:r w:rsidRPr="004F482E">
        <w:t xml:space="preserve">We grouped the remaining macroalgae into </w:t>
      </w:r>
      <w:r>
        <w:t xml:space="preserve">an </w:t>
      </w:r>
      <w:r w:rsidRPr="004F482E">
        <w:t>‘ot</w:t>
      </w:r>
      <w:r>
        <w:t>her’ category due to rarity (</w:t>
      </w:r>
      <w:r>
        <w:fldChar w:fldCharType="begin"/>
      </w:r>
      <w:r>
        <w:instrText xml:space="preserve"> REF _Ref58510040 \h </w:instrText>
      </w:r>
      <w:r>
        <w:fldChar w:fldCharType="separate"/>
      </w:r>
      <w:r w:rsidR="00A029E1">
        <w:t xml:space="preserve">Fig. </w:t>
      </w:r>
      <w:r w:rsidR="00A029E1">
        <w:rPr>
          <w:noProof/>
        </w:rPr>
        <w:t>6</w:t>
      </w:r>
      <w:r>
        <w:fldChar w:fldCharType="end"/>
      </w:r>
      <w:r>
        <w:t xml:space="preserve">). </w:t>
      </w:r>
      <w:r>
        <w:rPr>
          <w:i/>
        </w:rPr>
        <w:t xml:space="preserve">M. </w:t>
      </w:r>
      <w:proofErr w:type="spellStart"/>
      <w:r>
        <w:rPr>
          <w:i/>
        </w:rPr>
        <w:t>pyrifera</w:t>
      </w:r>
      <w:proofErr w:type="spellEnd"/>
      <w:r>
        <w:rPr>
          <w:i/>
        </w:rPr>
        <w:t xml:space="preserve"> </w:t>
      </w:r>
      <w:r>
        <w:t xml:space="preserve">was found on the 5-m transects at Cape Johnson and </w:t>
      </w:r>
      <w:proofErr w:type="spellStart"/>
      <w:r>
        <w:t>Neah</w:t>
      </w:r>
      <w:proofErr w:type="spellEnd"/>
      <w:r>
        <w:t xml:space="preserve"> Bay but was absent or less abundant in other areas. </w:t>
      </w:r>
      <w:r>
        <w:rPr>
          <w:i/>
        </w:rPr>
        <w:t xml:space="preserve">N. </w:t>
      </w:r>
      <w:proofErr w:type="spellStart"/>
      <w:r>
        <w:rPr>
          <w:i/>
        </w:rPr>
        <w:t>leukana</w:t>
      </w:r>
      <w:proofErr w:type="spellEnd"/>
      <w:r>
        <w:t xml:space="preserve"> was also more abundant at 5-m depths but was also found on 10-m transects at </w:t>
      </w:r>
      <w:proofErr w:type="spellStart"/>
      <w:r>
        <w:t>Tatoosh</w:t>
      </w:r>
      <w:proofErr w:type="spellEnd"/>
      <w:r>
        <w:t xml:space="preserve"> Island and </w:t>
      </w:r>
      <w:proofErr w:type="spellStart"/>
      <w:r>
        <w:t>Neah</w:t>
      </w:r>
      <w:proofErr w:type="spellEnd"/>
      <w:r>
        <w:t xml:space="preserve"> Bay.  </w:t>
      </w:r>
      <w:r>
        <w:rPr>
          <w:i/>
        </w:rPr>
        <w:t xml:space="preserve">N. </w:t>
      </w:r>
      <w:proofErr w:type="spellStart"/>
      <w:r>
        <w:rPr>
          <w:i/>
        </w:rPr>
        <w:t>leukana</w:t>
      </w:r>
      <w:proofErr w:type="spellEnd"/>
      <w:r>
        <w:rPr>
          <w:i/>
        </w:rPr>
        <w:t xml:space="preserve"> </w:t>
      </w:r>
      <w:r>
        <w:t xml:space="preserve">was less common at Cape Johnson and </w:t>
      </w:r>
      <w:proofErr w:type="spellStart"/>
      <w:r>
        <w:t>Neah</w:t>
      </w:r>
      <w:proofErr w:type="spellEnd"/>
      <w:r>
        <w:t xml:space="preserve"> Bay that at other sites. </w:t>
      </w:r>
      <w:r>
        <w:rPr>
          <w:i/>
        </w:rPr>
        <w:t xml:space="preserve">P. californica, </w:t>
      </w:r>
      <w:r>
        <w:t xml:space="preserve">and under-story kelp, occurred at a sites at 5-m in similar abundance, although densities were slightly higher at </w:t>
      </w:r>
      <w:proofErr w:type="spellStart"/>
      <w:r>
        <w:t>Tatoosh</w:t>
      </w:r>
      <w:proofErr w:type="spellEnd"/>
      <w:r>
        <w:t xml:space="preserve"> Island and </w:t>
      </w:r>
      <w:proofErr w:type="spellStart"/>
      <w:r>
        <w:t>Neah</w:t>
      </w:r>
      <w:proofErr w:type="spellEnd"/>
      <w:r>
        <w:t xml:space="preserve"> Bay than other areas. </w:t>
      </w:r>
      <w:r>
        <w:rPr>
          <w:i/>
        </w:rPr>
        <w:t xml:space="preserve">P. californica </w:t>
      </w:r>
      <w:r>
        <w:t xml:space="preserve">was also found at 10-m at </w:t>
      </w:r>
      <w:proofErr w:type="spellStart"/>
      <w:r>
        <w:t>Tatoosh</w:t>
      </w:r>
      <w:proofErr w:type="spellEnd"/>
      <w:r>
        <w:t xml:space="preserve"> and </w:t>
      </w:r>
      <w:proofErr w:type="spellStart"/>
      <w:r>
        <w:t>Neah</w:t>
      </w:r>
      <w:proofErr w:type="spellEnd"/>
      <w:r>
        <w:t xml:space="preserve"> Bay. </w:t>
      </w:r>
    </w:p>
    <w:p w14:paraId="4A1A44DB" w14:textId="20C430D1" w:rsidR="005561B5" w:rsidRDefault="005561B5" w:rsidP="00B1535F">
      <w:pPr>
        <w:pStyle w:val="Heading2"/>
      </w:pPr>
      <w:r>
        <w:t xml:space="preserve">Urchins </w:t>
      </w:r>
      <w:r w:rsidR="00832338">
        <w:t>and kelp</w:t>
      </w:r>
    </w:p>
    <w:p w14:paraId="3D636663" w14:textId="1D3A14AE" w:rsidR="00793585" w:rsidRPr="004C5F63" w:rsidRDefault="00793585" w:rsidP="00C927CC">
      <w:pPr>
        <w:rPr>
          <w:color w:val="FF0000"/>
        </w:rPr>
      </w:pPr>
      <w:r>
        <w:t xml:space="preserve">Green, red, and purple urchins all showed increase in abundance from 2016 to 2017 at </w:t>
      </w:r>
      <w:proofErr w:type="spellStart"/>
      <w:r>
        <w:t>Tatoosh</w:t>
      </w:r>
      <w:proofErr w:type="spellEnd"/>
      <w:r>
        <w:t xml:space="preserve"> Island (</w:t>
      </w:r>
      <w:r w:rsidR="00F95DF9">
        <w:fldChar w:fldCharType="begin"/>
      </w:r>
      <w:r w:rsidR="00F95DF9">
        <w:instrText xml:space="preserve"> REF _Ref56773987 \h </w:instrText>
      </w:r>
      <w:r w:rsidR="00F95DF9">
        <w:fldChar w:fldCharType="separate"/>
      </w:r>
      <w:r w:rsidR="00A029E1">
        <w:t xml:space="preserve">Fig. S </w:t>
      </w:r>
      <w:r w:rsidR="00A029E1">
        <w:rPr>
          <w:noProof/>
        </w:rPr>
        <w:t>8</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w:t>
      </w:r>
      <w:r w:rsidR="00DB5872" w:rsidRPr="00DB5872">
        <w:t xml:space="preserve"> </w:t>
      </w:r>
      <w:r w:rsidR="00DB5872">
        <w:t>Purple urchins also showed low densities but minor increases at Destruction Island from 2017-2019 (</w:t>
      </w:r>
      <w:r w:rsidR="00DB5872">
        <w:fldChar w:fldCharType="begin"/>
      </w:r>
      <w:r w:rsidR="00DB5872">
        <w:instrText xml:space="preserve"> REF _Ref56773987 \h </w:instrText>
      </w:r>
      <w:r w:rsidR="00DB5872">
        <w:fldChar w:fldCharType="separate"/>
      </w:r>
      <w:r w:rsidR="00A029E1">
        <w:t xml:space="preserve">Fig. S </w:t>
      </w:r>
      <w:r w:rsidR="00A029E1">
        <w:rPr>
          <w:noProof/>
        </w:rPr>
        <w:t>8</w:t>
      </w:r>
      <w:r w:rsidR="00DB5872">
        <w:fldChar w:fldCharType="end"/>
      </w:r>
      <w:r w:rsidR="00DB5872">
        <w:t xml:space="preserve">). </w:t>
      </w:r>
      <w:commentRangeStart w:id="169"/>
      <w:commentRangeEnd w:id="169"/>
      <w:r w:rsidR="00DB5872">
        <w:rPr>
          <w:rStyle w:val="CommentReference"/>
        </w:rPr>
        <w:commentReference w:id="169"/>
      </w:r>
      <w:r w:rsidR="00372F6C" w:rsidRPr="004C5F63">
        <w:rPr>
          <w:color w:val="FF0000"/>
        </w:rPr>
        <w:t xml:space="preserve">Qualitative observations and urchin test size distributions (measured in 2018 and 2019, </w:t>
      </w:r>
      <w:r w:rsidR="00372F6C" w:rsidRPr="004C5F63">
        <w:rPr>
          <w:color w:val="FF0000"/>
        </w:rPr>
        <w:fldChar w:fldCharType="begin"/>
      </w:r>
      <w:r w:rsidR="00372F6C" w:rsidRPr="004C5F63">
        <w:rPr>
          <w:color w:val="FF0000"/>
        </w:rPr>
        <w:instrText xml:space="preserve"> REF _Ref57711885 \h </w:instrText>
      </w:r>
      <w:r w:rsidR="00372F6C" w:rsidRPr="004C5F63">
        <w:rPr>
          <w:color w:val="FF0000"/>
        </w:rPr>
      </w:r>
      <w:r w:rsidR="00372F6C" w:rsidRPr="004C5F63">
        <w:rPr>
          <w:color w:val="FF0000"/>
        </w:rPr>
        <w:fldChar w:fldCharType="separate"/>
      </w:r>
      <w:r w:rsidR="00A029E1">
        <w:t xml:space="preserve">Fig. S </w:t>
      </w:r>
      <w:r w:rsidR="00A029E1">
        <w:rPr>
          <w:noProof/>
        </w:rPr>
        <w:t>15</w:t>
      </w:r>
      <w:r w:rsidR="00372F6C" w:rsidRPr="004C5F63">
        <w:rPr>
          <w:color w:val="FF0000"/>
        </w:rPr>
        <w:fldChar w:fldCharType="end"/>
      </w:r>
      <w:r w:rsidR="00372F6C" w:rsidRPr="004C5F63">
        <w:rPr>
          <w:color w:val="FF0000"/>
        </w:rPr>
        <w:t xml:space="preserve">) suggest a recruitment pulse occurred sometime in 2017 or </w:t>
      </w:r>
      <w:r w:rsidR="00D92803" w:rsidRPr="004C5F63">
        <w:rPr>
          <w:color w:val="FF0000"/>
        </w:rPr>
        <w:t xml:space="preserve">possibly </w:t>
      </w:r>
      <w:r w:rsidR="00372F6C" w:rsidRPr="004C5F63">
        <w:rPr>
          <w:color w:val="FF0000"/>
        </w:rPr>
        <w:t>early 2018.</w:t>
      </w:r>
      <w:r w:rsidR="0007142F" w:rsidRPr="004C5F63">
        <w:rPr>
          <w:color w:val="FF0000"/>
        </w:rPr>
        <w:t xml:space="preserve"> </w:t>
      </w:r>
    </w:p>
    <w:p w14:paraId="555E34E5" w14:textId="1ACB9F92" w:rsidR="00A254AF" w:rsidRDefault="0089015F" w:rsidP="00787AF2">
      <w:r>
        <w:lastRenderedPageBreak/>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 xml:space="preserve">M. </w:t>
      </w:r>
      <w:proofErr w:type="spellStart"/>
      <w:r w:rsidR="00793585">
        <w:rPr>
          <w:i/>
        </w:rPr>
        <w:t>pyrifera</w:t>
      </w:r>
      <w:proofErr w:type="spellEnd"/>
      <w:r>
        <w:rPr>
          <w:i/>
        </w:rPr>
        <w:t xml:space="preserve"> </w:t>
      </w:r>
      <w:r>
        <w:t xml:space="preserve">but positively associated with </w:t>
      </w:r>
      <w:r w:rsidRPr="0089015F">
        <w:rPr>
          <w:i/>
        </w:rPr>
        <w:t xml:space="preserve">N. </w:t>
      </w:r>
      <w:proofErr w:type="spellStart"/>
      <w:r w:rsidRPr="0089015F">
        <w:rPr>
          <w:i/>
        </w:rPr>
        <w:t>luekana</w:t>
      </w:r>
      <w:proofErr w:type="spellEnd"/>
      <w:r>
        <w:rPr>
          <w:i/>
        </w:rPr>
        <w:t xml:space="preserve"> </w:t>
      </w:r>
      <w:r>
        <w:t xml:space="preserve">as is evident from the first canonical axis in the </w:t>
      </w:r>
      <w:r w:rsidR="00793585">
        <w:t>invertebrate-habitat ordination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793585">
        <w:t>)</w:t>
      </w:r>
      <w:r>
        <w:t xml:space="preserve">. Sites with high abundance of </w:t>
      </w:r>
      <w:r>
        <w:rPr>
          <w:i/>
        </w:rPr>
        <w:t xml:space="preserve">M. </w:t>
      </w:r>
      <w:proofErr w:type="spellStart"/>
      <w:r>
        <w:rPr>
          <w:i/>
        </w:rPr>
        <w:t>pyrifera</w:t>
      </w:r>
      <w:proofErr w:type="spellEnd"/>
      <w:r>
        <w:rPr>
          <w:i/>
        </w:rPr>
        <w:t xml:space="preserve"> </w:t>
      </w:r>
      <w:r>
        <w:t>had few urchins (</w:t>
      </w:r>
      <w:r>
        <w:fldChar w:fldCharType="begin"/>
      </w:r>
      <w:r>
        <w:instrText xml:space="preserve"> REF _Ref57711057 \h </w:instrText>
      </w:r>
      <w:r>
        <w:fldChar w:fldCharType="separate"/>
      </w:r>
      <w:r w:rsidR="00A029E1">
        <w:t xml:space="preserve">Fig. </w:t>
      </w:r>
      <w:r w:rsidR="00A029E1">
        <w:rPr>
          <w:noProof/>
        </w:rPr>
        <w:t>7</w:t>
      </w:r>
      <w:r>
        <w:fldChar w:fldCharType="end"/>
      </w:r>
      <w:r>
        <w:t>)</w:t>
      </w:r>
      <w:r w:rsidR="00787AF2">
        <w:t xml:space="preserve">. However, this effect was largely due to the absence of </w:t>
      </w:r>
      <w:r w:rsidR="00787AF2">
        <w:rPr>
          <w:i/>
        </w:rPr>
        <w:t xml:space="preserve">M. </w:t>
      </w:r>
      <w:proofErr w:type="spellStart"/>
      <w:r w:rsidR="00787AF2">
        <w:rPr>
          <w:i/>
        </w:rPr>
        <w:t>pyrifera</w:t>
      </w:r>
      <w:proofErr w:type="spellEnd"/>
      <w:r w:rsidR="00787AF2">
        <w:rPr>
          <w:i/>
        </w:rPr>
        <w:t xml:space="preserve"> </w:t>
      </w:r>
      <w:r w:rsidR="00787AF2">
        <w:t xml:space="preserve">at </w:t>
      </w:r>
      <w:proofErr w:type="spellStart"/>
      <w:r w:rsidR="00787AF2">
        <w:t>Tatoosh</w:t>
      </w:r>
      <w:proofErr w:type="spellEnd"/>
      <w:r w:rsidR="00787AF2">
        <w:t xml:space="preserve"> Island, so the effect may geographical and not</w:t>
      </w:r>
      <w:r w:rsidR="00EC6423">
        <w:t xml:space="preserve"> due to ecological interactions within the site</w:t>
      </w:r>
      <w:r w:rsidR="00787AF2">
        <w:t>.</w:t>
      </w:r>
      <w:r w:rsidR="00F603DF">
        <w:t xml:space="preserve"> </w:t>
      </w:r>
    </w:p>
    <w:p w14:paraId="003737FD" w14:textId="5A7260CE" w:rsidR="005561B5" w:rsidRDefault="00F603DF" w:rsidP="00C97432">
      <w:r>
        <w:t xml:space="preserve">The positive association between urchins and </w:t>
      </w:r>
      <w:r>
        <w:rPr>
          <w:i/>
        </w:rPr>
        <w:t xml:space="preserve">N. </w:t>
      </w:r>
      <w:proofErr w:type="spellStart"/>
      <w:r>
        <w:rPr>
          <w:i/>
        </w:rPr>
        <w:t>leukana</w:t>
      </w:r>
      <w:proofErr w:type="spellEnd"/>
      <w:r>
        <w:rPr>
          <w:i/>
        </w:rPr>
        <w:t xml:space="preserve"> </w:t>
      </w:r>
      <w:r w:rsidRPr="00A254AF">
        <w:t>among sites</w:t>
      </w:r>
      <w:r w:rsidR="00DE060C">
        <w:t xml:space="preserve">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A254AF">
        <w:t xml:space="preserve">) </w:t>
      </w:r>
      <w:r>
        <w:t xml:space="preserve">stemmed from </w:t>
      </w:r>
      <w:r w:rsidR="00DE060C">
        <w:t xml:space="preserve">their </w:t>
      </w:r>
      <w:r>
        <w:t xml:space="preserve">both being found at </w:t>
      </w:r>
      <w:proofErr w:type="spellStart"/>
      <w:r>
        <w:t>Tatoosh</w:t>
      </w:r>
      <w:proofErr w:type="spellEnd"/>
      <w:r>
        <w:t xml:space="preserve"> Island (</w:t>
      </w:r>
      <w:r>
        <w:fldChar w:fldCharType="begin"/>
      </w:r>
      <w:r>
        <w:instrText xml:space="preserve"> REF _Ref57711057 \h </w:instrText>
      </w:r>
      <w:r>
        <w:fldChar w:fldCharType="separate"/>
      </w:r>
      <w:r w:rsidR="00A029E1">
        <w:t xml:space="preserve">Fig. </w:t>
      </w:r>
      <w:r w:rsidR="00A029E1">
        <w:rPr>
          <w:noProof/>
        </w:rPr>
        <w:t>7</w:t>
      </w:r>
      <w:r>
        <w:fldChar w:fldCharType="end"/>
      </w:r>
      <w:r>
        <w:t xml:space="preserve">). </w:t>
      </w:r>
      <w:r w:rsidR="00787AF2">
        <w:t xml:space="preserve"> </w:t>
      </w:r>
      <w:r w:rsidR="00A254AF">
        <w:t>However, w</w:t>
      </w:r>
      <w:r w:rsidR="00C97432">
        <w:t xml:space="preserve">ithin </w:t>
      </w:r>
      <w:proofErr w:type="spellStart"/>
      <w:r w:rsidR="00C97432">
        <w:t>Tatoosh</w:t>
      </w:r>
      <w:proofErr w:type="spellEnd"/>
      <w:r w:rsidR="00C97432">
        <w:t xml:space="preserve">, the abundance of </w:t>
      </w:r>
      <w:r w:rsidR="00C97432">
        <w:rPr>
          <w:i/>
        </w:rPr>
        <w:t xml:space="preserve">N. </w:t>
      </w:r>
      <w:proofErr w:type="spellStart"/>
      <w:r w:rsidR="00C97432">
        <w:rPr>
          <w:i/>
        </w:rPr>
        <w:t>l</w:t>
      </w:r>
      <w:r w:rsidR="00663AF9">
        <w:rPr>
          <w:i/>
        </w:rPr>
        <w:t>eu</w:t>
      </w:r>
      <w:r w:rsidR="00C97432">
        <w:rPr>
          <w:i/>
        </w:rPr>
        <w:t>kana</w:t>
      </w:r>
      <w:proofErr w:type="spellEnd"/>
      <w:r w:rsidR="00C97432" w:rsidRPr="00C97432">
        <w:rPr>
          <w:i/>
        </w:rPr>
        <w:t xml:space="preserve"> </w:t>
      </w:r>
      <w:r w:rsidR="00C97432" w:rsidRPr="00C97432">
        <w:t>was negatively correlated with the abundance of purple urchins (</w:t>
      </w:r>
      <w:r w:rsidR="00FD17D6">
        <w:t xml:space="preserve">p = 0.015, </w:t>
      </w:r>
      <w:r w:rsidR="00C97432">
        <w:t>r =</w:t>
      </w:r>
      <w:r w:rsidR="00FD17D6">
        <w:t>0.53</w:t>
      </w:r>
      <w:r w:rsidR="00C97432">
        <w:t xml:space="preserve"> , </w:t>
      </w:r>
      <w:r w:rsidR="00C97432">
        <w:fldChar w:fldCharType="begin"/>
      </w:r>
      <w:r w:rsidR="00C97432">
        <w:instrText xml:space="preserve"> REF _Ref57711057 \h </w:instrText>
      </w:r>
      <w:r w:rsidR="00C97432">
        <w:fldChar w:fldCharType="separate"/>
      </w:r>
      <w:r w:rsidR="00A029E1">
        <w:t xml:space="preserve">Fig. </w:t>
      </w:r>
      <w:r w:rsidR="00A029E1">
        <w:rPr>
          <w:noProof/>
        </w:rPr>
        <w:t>7</w:t>
      </w:r>
      <w:r w:rsidR="00C97432">
        <w:fldChar w:fldCharType="end"/>
      </w:r>
      <w:r w:rsidR="00C97432" w:rsidRPr="00C97432">
        <w:t>).</w:t>
      </w:r>
      <w:r w:rsidR="0054354A">
        <w:t xml:space="preserve">  Thus, as the densities of purple urchins increased at </w:t>
      </w:r>
      <w:proofErr w:type="spellStart"/>
      <w:r w:rsidR="0054354A">
        <w:t>Tatoosh</w:t>
      </w:r>
      <w:proofErr w:type="spellEnd"/>
      <w:r w:rsidR="0054354A">
        <w:t xml:space="preserve">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A029E1">
        <w:t xml:space="preserve">Fig. </w:t>
      </w:r>
      <w:r w:rsidR="00A029E1">
        <w:rPr>
          <w:noProof/>
        </w:rPr>
        <w:t>6</w:t>
      </w:r>
      <w:r w:rsidR="00116B74">
        <w:fldChar w:fldCharType="end"/>
      </w:r>
      <w:r w:rsidR="00116B74">
        <w:t>)</w:t>
      </w:r>
      <w:r w:rsidR="0092195E">
        <w:t xml:space="preserve">. Interestingly, variability in the density of </w:t>
      </w:r>
      <w:r w:rsidR="00C6596A">
        <w:rPr>
          <w:i/>
        </w:rPr>
        <w:t xml:space="preserve">P. californica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A029E1">
        <w:t xml:space="preserve">Fig. </w:t>
      </w:r>
      <w:r w:rsidR="00A029E1">
        <w:rPr>
          <w:noProof/>
        </w:rPr>
        <w:t>7</w:t>
      </w:r>
      <w:r w:rsidR="00C6596A">
        <w:fldChar w:fldCharType="end"/>
      </w:r>
      <w:r w:rsidR="00C6596A">
        <w:t xml:space="preserve">). The same was true for </w:t>
      </w:r>
      <w:r w:rsidR="00C6596A" w:rsidRPr="00C6596A">
        <w:rPr>
          <w:i/>
        </w:rPr>
        <w:t xml:space="preserve">N. </w:t>
      </w:r>
      <w:proofErr w:type="spellStart"/>
      <w:r w:rsidR="00C6596A" w:rsidRPr="00C6596A">
        <w:rPr>
          <w:i/>
        </w:rPr>
        <w:t>leukana</w:t>
      </w:r>
      <w:proofErr w:type="spellEnd"/>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w:t>
      </w:r>
      <w:proofErr w:type="spellStart"/>
      <w:r w:rsidR="00991B8A">
        <w:rPr>
          <w:i/>
        </w:rPr>
        <w:t>pyrifera</w:t>
      </w:r>
      <w:proofErr w:type="spellEnd"/>
      <w:r w:rsidR="00991B8A">
        <w:rPr>
          <w:i/>
        </w:rPr>
        <w:t xml:space="preserve"> </w:t>
      </w:r>
      <w:r w:rsidR="00991B8A">
        <w:t xml:space="preserve">declined likely </w:t>
      </w:r>
      <w:r w:rsidR="002C13DE">
        <w:t xml:space="preserve">due </w:t>
      </w:r>
      <w:r w:rsidR="00991B8A">
        <w:t xml:space="preserve">to grazing by purple urchins. </w:t>
      </w:r>
    </w:p>
    <w:p w14:paraId="2A7517C9" w14:textId="77777777" w:rsidR="003451E3" w:rsidRDefault="003451E3" w:rsidP="003451E3">
      <w:pPr>
        <w:pStyle w:val="Heading2"/>
      </w:pPr>
      <w:r>
        <w:t>Rockfish recruitment</w:t>
      </w:r>
    </w:p>
    <w:p w14:paraId="691E33C9" w14:textId="65962E5D" w:rsidR="003451E3" w:rsidRDefault="003451E3" w:rsidP="00835DBA">
      <w:r>
        <w:t>Recruitment of rockfishes was temporally episodic (</w:t>
      </w:r>
      <w:r>
        <w:fldChar w:fldCharType="begin"/>
      </w:r>
      <w:r>
        <w:instrText xml:space="preserve"> REF _Ref57707920 \h </w:instrText>
      </w:r>
      <w:r>
        <w:fldChar w:fldCharType="separate"/>
      </w:r>
      <w:r w:rsidR="00A029E1">
        <w:t xml:space="preserve">Fig. </w:t>
      </w:r>
      <w:r w:rsidR="00A029E1">
        <w:rPr>
          <w:noProof/>
        </w:rPr>
        <w:t>8</w:t>
      </w:r>
      <w:r>
        <w:fldChar w:fldCharType="end"/>
      </w:r>
      <w:r>
        <w:t xml:space="preserve">). While the intensity of recruitment varied among sites within a year, most species showed strong recruitment at multiple sites within a specific year. However, species had successful recruitment in different years. Black and yellow tail rockfishes showed strong recruitment at most sites in 2016 and to a lesser extent in 2019. </w:t>
      </w:r>
      <w:r w:rsidR="00B71944">
        <w:t>This strong recruitment as especially Destruction Island and Cape Alava appears to have resulted in an increase in adult numbers at those sites seen both in the ordinations (</w:t>
      </w:r>
      <w:r w:rsidR="00835DBA">
        <w:fldChar w:fldCharType="begin"/>
      </w:r>
      <w:r w:rsidR="00835DBA">
        <w:instrText xml:space="preserve"> REF _Ref73700708 \h </w:instrText>
      </w:r>
      <w:r w:rsidR="00835DBA">
        <w:fldChar w:fldCharType="separate"/>
      </w:r>
      <w:r w:rsidR="00A029E1">
        <w:t xml:space="preserve">Fig. </w:t>
      </w:r>
      <w:r w:rsidR="00A029E1">
        <w:rPr>
          <w:noProof/>
        </w:rPr>
        <w:t>2</w:t>
      </w:r>
      <w:r w:rsidR="00835DBA">
        <w:fldChar w:fldCharType="end"/>
      </w:r>
      <w:r w:rsidR="00835DBA">
        <w:t xml:space="preserve"> </w:t>
      </w:r>
      <w:r w:rsidR="00B71944">
        <w:t xml:space="preserve">and </w:t>
      </w:r>
      <w:r w:rsidR="00B71944">
        <w:fldChar w:fldCharType="begin"/>
      </w:r>
      <w:r w:rsidR="00B71944">
        <w:instrText xml:space="preserve"> REF _Ref73455445 \h </w:instrText>
      </w:r>
      <w:r w:rsidR="00B71944">
        <w:fldChar w:fldCharType="separate"/>
      </w:r>
      <w:r w:rsidR="00A029E1">
        <w:t xml:space="preserve">Fig. S </w:t>
      </w:r>
      <w:r w:rsidR="00A029E1">
        <w:rPr>
          <w:noProof/>
        </w:rPr>
        <w:t>6</w:t>
      </w:r>
      <w:r w:rsidR="00B71944">
        <w:fldChar w:fldCharType="end"/>
      </w:r>
      <w:r w:rsidR="00B71944">
        <w:t>) and univariate plots (</w:t>
      </w:r>
      <w:r w:rsidR="00B71944">
        <w:fldChar w:fldCharType="begin"/>
      </w:r>
      <w:r w:rsidR="00B71944">
        <w:instrText xml:space="preserve"> REF _Ref57707465 \h </w:instrText>
      </w:r>
      <w:r w:rsidR="00B71944">
        <w:fldChar w:fldCharType="separate"/>
      </w:r>
      <w:r w:rsidR="00A029E1">
        <w:t xml:space="preserve">Fig. S </w:t>
      </w:r>
      <w:r w:rsidR="00A029E1">
        <w:rPr>
          <w:noProof/>
        </w:rPr>
        <w:t>5</w:t>
      </w:r>
      <w:r w:rsidR="00B71944">
        <w:fldChar w:fldCharType="end"/>
      </w:r>
      <w:r w:rsidR="00B71944">
        <w:t xml:space="preserve">). </w:t>
      </w:r>
      <w:r>
        <w:t xml:space="preserve">In contrast, copper rockfish (including unidentified recruits, which were </w:t>
      </w:r>
      <w:r>
        <w:lastRenderedPageBreak/>
        <w:t xml:space="preserve">most likely copper or quillback) had high recruitment at most sites in 2019.  Canary recruitment pulses occurred in 2016 and 2018. </w:t>
      </w:r>
    </w:p>
    <w:p w14:paraId="435C3597" w14:textId="1FF00C00" w:rsidR="00ED7FF3" w:rsidRDefault="00ED7FF3" w:rsidP="00D53E7A">
      <w:pPr>
        <w:pStyle w:val="Heading1"/>
      </w:pPr>
      <w:r>
        <w:t>Discussion</w:t>
      </w:r>
    </w:p>
    <w:p w14:paraId="1D2CCDEA" w14:textId="2984A566" w:rsidR="002D4410" w:rsidRDefault="00561CB1" w:rsidP="00B01678">
      <w:pPr>
        <w:pStyle w:val="Heading2"/>
      </w:pPr>
      <w:r>
        <w:t>A</w:t>
      </w:r>
      <w:r w:rsidR="00D77143">
        <w:t xml:space="preserve">ssemblage </w:t>
      </w:r>
      <w:commentRangeStart w:id="170"/>
      <w:r w:rsidR="00D77143">
        <w:t>structure</w:t>
      </w:r>
      <w:commentRangeEnd w:id="170"/>
      <w:r w:rsidR="004032B9">
        <w:rPr>
          <w:rStyle w:val="CommentReference"/>
          <w:rFonts w:eastAsiaTheme="minorHAnsi" w:cstheme="minorBidi"/>
          <w:i w:val="0"/>
          <w:color w:val="auto"/>
        </w:rPr>
        <w:commentReference w:id="170"/>
      </w:r>
      <w:r w:rsidR="00D77143">
        <w:t xml:space="preserve"> and habitat</w:t>
      </w:r>
    </w:p>
    <w:p w14:paraId="6402141D" w14:textId="4471B43A" w:rsidR="00D77143" w:rsidRPr="00000DBC" w:rsidRDefault="001945B4" w:rsidP="00D77143">
      <w:r>
        <w:t xml:space="preserve">Assemblage structure for fish and invertebrates differed among sites but was not strongly associated with </w:t>
      </w:r>
      <w:r w:rsidR="00000DBC">
        <w:t xml:space="preserve">habitat, apart from the association of urchins with </w:t>
      </w:r>
      <w:r w:rsidR="00663AF9">
        <w:rPr>
          <w:i/>
        </w:rPr>
        <w:t xml:space="preserve">N. </w:t>
      </w:r>
      <w:proofErr w:type="spellStart"/>
      <w:r w:rsidR="00663AF9">
        <w:rPr>
          <w:i/>
        </w:rPr>
        <w:t>leukana</w:t>
      </w:r>
      <w:proofErr w:type="spellEnd"/>
      <w:r w:rsidR="00000DBC">
        <w:rPr>
          <w:i/>
        </w:rPr>
        <w:t xml:space="preserve"> </w:t>
      </w:r>
      <w:r w:rsidR="00000DBC">
        <w:t xml:space="preserve">at </w:t>
      </w:r>
      <w:proofErr w:type="spellStart"/>
      <w:r w:rsidR="00000DBC">
        <w:t>Tatoosh</w:t>
      </w:r>
      <w:proofErr w:type="spellEnd"/>
      <w:r w:rsidR="00000DBC">
        <w:t>. The sites were originally chosen as a suite of relatively similar, rocky-reef, kelp habitats with some shelter</w:t>
      </w:r>
      <w:r w:rsidR="007551AC">
        <w:t xml:space="preserve"> </w:t>
      </w:r>
      <w:r w:rsidR="007551AC">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7551AC">
        <w:fldChar w:fldCharType="separate"/>
      </w:r>
      <w:r w:rsidR="007551AC">
        <w:rPr>
          <w:noProof/>
        </w:rPr>
        <w:t>(Kvitek et al. 1989, Kvitek et al. 1998, Shelton et al. 2018)</w:t>
      </w:r>
      <w:r w:rsidR="007551AC">
        <w:fldChar w:fldCharType="end"/>
      </w:r>
      <w:r w:rsidR="00000DBC">
        <w:t>, so the site</w:t>
      </w:r>
      <w:r w:rsidR="004072F3">
        <w:t>s</w:t>
      </w:r>
      <w:r w:rsidR="00000DBC">
        <w:t xml:space="preserve"> may not differ substantially in their habitat characteristics from the point of view of the </w:t>
      </w:r>
      <w:r w:rsidR="004072F3">
        <w:t>f</w:t>
      </w:r>
      <w:r w:rsidR="00E45D1D">
        <w:t xml:space="preserve">auna; they are all kelp forests. </w:t>
      </w:r>
      <w:r w:rsidR="003E1D8F">
        <w:t>Instead, differences in assemblage structure may be related to other local processes like larval supply and interspecific interactions</w:t>
      </w:r>
      <w:r w:rsidR="004072F3" w:rsidRPr="004072F3">
        <w:t xml:space="preserve"> </w:t>
      </w:r>
      <w:r w:rsidR="004072F3">
        <w:t>within sites</w:t>
      </w:r>
      <w:r w:rsidR="00E45D1D">
        <w:t xml:space="preserve"> leading to a diversity of assemblage structures</w:t>
      </w:r>
      <w:r w:rsidR="003E1D8F">
        <w:t xml:space="preserve">. Interestingly, invertebrate assemblages showed little temporal variation in assemblage structure with individual sites having stable assemblage structure across years. </w:t>
      </w:r>
      <w:r w:rsidR="00FC7DC0">
        <w:t>I</w:t>
      </w:r>
      <w:r w:rsidR="004072F3">
        <w:t>nvertebrate densities declined substantially from the late 1980s to 2015, likely due to recolonization of these areas by sea otters</w:t>
      </w:r>
      <w:r w:rsidR="00FC7DC0">
        <w:t xml:space="preserve"> </w:t>
      </w:r>
      <w:r w:rsidR="00FC7DC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FC7DC0">
        <w:fldChar w:fldCharType="separate"/>
      </w:r>
      <w:r w:rsidR="00FC7DC0">
        <w:rPr>
          <w:noProof/>
        </w:rPr>
        <w:t>(Shelton et al. 2018)</w:t>
      </w:r>
      <w:r w:rsidR="00FC7DC0">
        <w:fldChar w:fldCharType="end"/>
      </w:r>
      <w:r w:rsidR="004072F3">
        <w:t xml:space="preserve">. </w:t>
      </w:r>
      <w:r w:rsidR="00DA0BF5">
        <w:t xml:space="preserve">Only Destruction Island showed evidence of any temporal trend due to the continued decline in sea star densities. </w:t>
      </w:r>
      <w:r w:rsidR="00FC7DC0">
        <w:t>Therefore, l</w:t>
      </w:r>
      <w:r w:rsidR="004072F3">
        <w:t xml:space="preserve">ack of substantial </w:t>
      </w:r>
      <w:r w:rsidR="003D5454">
        <w:t>changes following</w:t>
      </w:r>
      <w:r w:rsidR="004072F3">
        <w:t xml:space="preserve"> the marine heatwave and sea star die off may be due to relatively low invertebrate densiti</w:t>
      </w:r>
      <w:r w:rsidR="00A5030E">
        <w:t>es limiting reproductive output</w:t>
      </w:r>
      <w:r w:rsidR="00CC4923">
        <w:t xml:space="preserve"> and the potential for population growth</w:t>
      </w:r>
      <w:r w:rsidR="00A5030E">
        <w:t>.</w:t>
      </w:r>
    </w:p>
    <w:p w14:paraId="582CADA3" w14:textId="77777777" w:rsidR="00DC63ED" w:rsidRDefault="00DC63ED" w:rsidP="00DC63ED">
      <w:pPr>
        <w:pStyle w:val="Heading2"/>
      </w:pPr>
      <w:r>
        <w:t>Sea stars and their prey</w:t>
      </w:r>
    </w:p>
    <w:p w14:paraId="450E1DE2" w14:textId="2D3B23F9" w:rsidR="00DC63ED" w:rsidRPr="006F22C8" w:rsidRDefault="00DC63ED" w:rsidP="00DC63ED">
      <w:r>
        <w:t xml:space="preserve">Sea star wasting disease caused substantial die-offs of asteroids from Mexico to Alaska between 2013-2015, including marked declines in abundance for most species on the Washington coast </w:t>
      </w:r>
      <w:r>
        <w:lastRenderedPageBreak/>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 </w:instrTex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EN.CITE.DATA </w:instrText>
      </w:r>
      <w:r>
        <w:fldChar w:fldCharType="end"/>
      </w:r>
      <w:r>
        <w:fldChar w:fldCharType="separate"/>
      </w:r>
      <w:r>
        <w:rPr>
          <w:noProof/>
        </w:rPr>
        <w:t>(Hewson et al. 2014, Menge et al. 2016, Montecino-Latorre et al. 2016, Hewson et al. 2018)</w:t>
      </w:r>
      <w:r>
        <w:fldChar w:fldCharType="end"/>
      </w:r>
      <w:r>
        <w:t xml:space="preserve">. Within the Salish Sea and on the Washington coast, there were concurrent increases in sea star prey like red and green urchin </w:t>
      </w:r>
      <w:r>
        <w:fldChar w:fldCharType="begin"/>
      </w:r>
      <w:r>
        <w:instrText xml:space="preserve"> ADDIN EN.CITE &lt;EndNote&gt;&lt;Cite&gt;&lt;Author&gt;Montecino-Latorre&lt;/Author&gt;&lt;Year&gt;2016&lt;/Year&gt;&lt;RecNum&gt;8351&lt;/RecNum&gt;&lt;DisplayText&gt;(Montecino-Latorre et al. 2016)&lt;/DisplayText&gt;&lt;record&gt;&lt;rec-number&gt;8351&lt;/rec-number&gt;&lt;foreign-keys&gt;&lt;key app="EN" db-id="099r02pdsz02vhet5wvvf0ejr2a09aed5020" timestamp="1620254353"&gt;8351&lt;/key&gt;&lt;/foreign-keys&gt;&lt;ref-type name="Journal Article"&gt;17&lt;/ref-type&gt;&lt;contributors&gt;&lt;authors&gt;&lt;author&gt;Montecino-Latorre, D.&lt;/author&gt;&lt;author&gt;Eisenlord, M. E.&lt;/author&gt;&lt;author&gt;Turner, M.&lt;/author&gt;&lt;author&gt;Yoshioka, R.&lt;/author&gt;&lt;author&gt;Harvell, C. D.&lt;/author&gt;&lt;author&gt;Pattengill-Semmens, C. V.&lt;/author&gt;&lt;author&gt;Nichols, J. D.&lt;/author&gt;&lt;author&gt;Gaydos, J. K.&lt;/author&gt;&lt;/authors&gt;&lt;/contributors&gt;&lt;auth-address&gt;One Health Institute, School of Veterinary Medicine, University of California Davis, Davis, California, United States of America.&amp;#xD;Department of Ecology and Evolutionary Biology, Cornell University, Ithaca, New York, United States of America.&amp;#xD;Marine Science Center, Northeastern University, Nahant, Massachusetts, United States of America.&amp;#xD;Reef Environmental Education Foundation (REEF), Key Largo, Florida, United States of America.&amp;#xD;The SeaDoc Society, Karen C. Drayer Wildlife Health Center - Orcas Island Office, University of California Davis, Eastsound, Washington, United States of America.&lt;/auth-address&gt;&lt;titles&gt;&lt;title&gt;Devastating Transboundary Impacts of Sea Star Wasting Disease on Subtidal Asteroids&lt;/title&gt;&lt;secondary-title&gt;PLoS One&lt;/secondary-title&gt;&lt;alt-title&gt;Plos One&lt;/alt-title&gt;&lt;/titles&gt;&lt;pages&gt;e0163190&lt;/pages&gt;&lt;volume&gt;11&lt;/volume&gt;&lt;number&gt;10&lt;/number&gt;&lt;edition&gt;2016/10/27&lt;/edition&gt;&lt;dates&gt;&lt;year&gt;2016&lt;/year&gt;&lt;pub-dates&gt;&lt;date&gt;Oct 26&lt;/date&gt;&lt;/pub-dates&gt;&lt;/dates&gt;&lt;isbn&gt;1932-6203 (Electronic)&amp;#xD;1932-6203 (Linking)&lt;/isbn&gt;&lt;accession-num&gt;27783620&lt;/accession-num&gt;&lt;urls&gt;&lt;related-urls&gt;&lt;url&gt;https://www.ncbi.nlm.nih.gov/pubmed/27783620&lt;/url&gt;&lt;/related-urls&gt;&lt;/urls&gt;&lt;custom2&gt;PMC5082671&lt;/custom2&gt;&lt;electronic-resource-num&gt;10.1371/journal.pone.0163190&lt;/electronic-resource-num&gt;&lt;language&gt;English&lt;/language&gt;&lt;/record&gt;&lt;/Cite&gt;&lt;/EndNote&gt;</w:instrText>
      </w:r>
      <w:r>
        <w:fldChar w:fldCharType="separate"/>
      </w:r>
      <w:r>
        <w:rPr>
          <w:noProof/>
        </w:rPr>
        <w:t>(Montecino-Latorre et al. 2016)</w:t>
      </w:r>
      <w:r>
        <w:fldChar w:fldCharType="end"/>
      </w:r>
      <w:r>
        <w:t xml:space="preserve">. </w:t>
      </w:r>
      <w:r w:rsidRPr="00F04E23">
        <w:t>Our data are largely post-die-off and show little evidence of recovery of sea star populations</w:t>
      </w:r>
      <w:r>
        <w:t xml:space="preserve"> as of 2019</w:t>
      </w:r>
      <w:r w:rsidRPr="00F04E23">
        <w:t xml:space="preserve">. </w:t>
      </w:r>
      <w:r w:rsidR="00CC4923">
        <w:t xml:space="preserve">In fact, </w:t>
      </w:r>
      <w:r>
        <w:rPr>
          <w:i/>
        </w:rPr>
        <w:t>P. ochraceous,</w:t>
      </w:r>
      <w:r w:rsidRPr="005B5588">
        <w:rPr>
          <w:i/>
        </w:rPr>
        <w:t xml:space="preserve"> D. </w:t>
      </w:r>
      <w:r>
        <w:rPr>
          <w:i/>
        </w:rPr>
        <w:t xml:space="preserve">imbricata, </w:t>
      </w:r>
      <w:r>
        <w:t xml:space="preserve">and large sea stars </w:t>
      </w:r>
      <w:r w:rsidR="00CC4923">
        <w:t>continued to decline at Destruction Island</w:t>
      </w:r>
      <w:r>
        <w:t xml:space="preserve"> and remained at low density at other sites. However, </w:t>
      </w:r>
      <w:proofErr w:type="spellStart"/>
      <w:r>
        <w:rPr>
          <w:i/>
        </w:rPr>
        <w:t>Henricia</w:t>
      </w:r>
      <w:proofErr w:type="spellEnd"/>
      <w:r>
        <w:rPr>
          <w:i/>
        </w:rPr>
        <w:t xml:space="preserve"> </w:t>
      </w:r>
      <w:r>
        <w:t xml:space="preserve">spp. densities were stable across years, and </w:t>
      </w:r>
      <w:proofErr w:type="spellStart"/>
      <w:r>
        <w:rPr>
          <w:i/>
        </w:rPr>
        <w:t>Leptasterias</w:t>
      </w:r>
      <w:proofErr w:type="spellEnd"/>
      <w:r>
        <w:rPr>
          <w:i/>
        </w:rPr>
        <w:t xml:space="preserve"> </w:t>
      </w:r>
      <w:proofErr w:type="spellStart"/>
      <w:r>
        <w:t>spp</w:t>
      </w:r>
      <w:proofErr w:type="spellEnd"/>
      <w:r>
        <w:t xml:space="preserve"> actually increased at the southern two sites, Cape Johnson and Destruction Island, likely due to recruitment at the site in 2017. However, large sea star densities tracked urchin densities at </w:t>
      </w:r>
      <w:proofErr w:type="spellStart"/>
      <w:r>
        <w:t>Tatoosh</w:t>
      </w:r>
      <w:proofErr w:type="spellEnd"/>
      <w:r>
        <w:t xml:space="preserve"> Island, increasing in 2017 and then dropping again in 2018 and 2019. The abundance of large sea stars also increased slightly from absent at Cape Johnson and Cape in 2016 to less than 0.05 individuals </w:t>
      </w:r>
      <w:r w:rsidRPr="004543B4">
        <w:rPr>
          <w:highlight w:val="yellow"/>
        </w:rPr>
        <w:t xml:space="preserve">per 30x2 m </w:t>
      </w:r>
      <w:commentRangeStart w:id="171"/>
      <w:r w:rsidRPr="004543B4">
        <w:rPr>
          <w:highlight w:val="yellow"/>
        </w:rPr>
        <w:t>transect</w:t>
      </w:r>
      <w:commentRangeEnd w:id="171"/>
      <w:r w:rsidRPr="004543B4">
        <w:rPr>
          <w:rStyle w:val="CommentReference"/>
          <w:highlight w:val="yellow"/>
        </w:rPr>
        <w:commentReference w:id="171"/>
      </w:r>
      <w:r>
        <w:t xml:space="preserve"> in 2019. </w:t>
      </w:r>
      <w:del w:id="172" w:author="Nick.Tolimieri" w:date="2021-06-04T14:10:00Z">
        <w:r w:rsidDel="004543B4">
          <w:delText>Given that many sea stars were almost completely extirpated, lack of recovery is likely due to recruitment failure due to</w:delText>
        </w:r>
        <w:commentRangeStart w:id="173"/>
        <w:r w:rsidDel="004543B4">
          <w:delText xml:space="preserve"> alee effects</w:delText>
        </w:r>
        <w:commentRangeEnd w:id="173"/>
        <w:r w:rsidDel="004543B4">
          <w:rPr>
            <w:rStyle w:val="CommentReference"/>
          </w:rPr>
          <w:commentReference w:id="173"/>
        </w:r>
        <w:r w:rsidDel="004543B4">
          <w:delText xml:space="preserve"> </w:delText>
        </w:r>
        <w:r w:rsidDel="004543B4">
          <w:fldChar w:fldCharType="begin"/>
        </w:r>
        <w:r w:rsidDel="004543B4">
          <w:delInstrText xml:space="preserve"> ADDIN EN.CITE &lt;EndNote&gt;&lt;Cite&gt;&lt;Author&gt;Allee&lt;/Author&gt;&lt;Year&gt;1932&lt;/Year&gt;&lt;RecNum&gt;5626&lt;/RecNum&gt;&lt;DisplayText&gt;(Allee and Bowen 1932)&lt;/DisplayText&gt;&lt;record&gt;&lt;rec-number&gt;5626&lt;/rec-number&gt;&lt;foreign-keys&gt;&lt;key app="EN" db-id="099r02pdsz02vhet5wvvf0ejr2a09aed5020" timestamp="1373564716"&gt;5626&lt;/key&gt;&lt;/foreign-keys&gt;&lt;ref-type name="Journal Article"&gt;17&lt;/ref-type&gt;&lt;contributors&gt;&lt;authors&gt;&lt;author&gt;Allee, W. C.&lt;/author&gt;&lt;author&gt;Bowen, Edith S.&lt;/author&gt;&lt;/authors&gt;&lt;/contributors&gt;&lt;titles&gt;&lt;title&gt;Studies in animal aggregations: Mass protection against colloidal silver among goldfishes&lt;/title&gt;&lt;secondary-title&gt;Journal of Experimental Zoology&lt;/secondary-title&gt;&lt;/titles&gt;&lt;pages&gt;185-207&lt;/pages&gt;&lt;volume&gt;61&lt;/volume&gt;&lt;number&gt;2&lt;/number&gt;&lt;section&gt;185&lt;/section&gt;&lt;dates&gt;&lt;year&gt;1932&lt;/year&gt;&lt;/dates&gt;&lt;isbn&gt;0022-104X&amp;#xD;1097-010X&lt;/isbn&gt;&lt;urls&gt;&lt;/urls&gt;&lt;electronic-resource-num&gt;10.1002/jez.1400610202&lt;/electronic-resource-num&gt;&lt;/record&gt;&lt;/Cite&gt;&lt;/EndNote&gt;</w:delInstrText>
        </w:r>
        <w:r w:rsidDel="004543B4">
          <w:fldChar w:fldCharType="separate"/>
        </w:r>
        <w:r w:rsidDel="004543B4">
          <w:rPr>
            <w:noProof/>
          </w:rPr>
          <w:delText>(Allee and Bowen 1932)</w:delText>
        </w:r>
        <w:r w:rsidDel="004543B4">
          <w:fldChar w:fldCharType="end"/>
        </w:r>
        <w:r w:rsidDel="004543B4">
          <w:delText xml:space="preserve"> and oceanographic conditions.</w:delText>
        </w:r>
      </w:del>
    </w:p>
    <w:p w14:paraId="499D2E82" w14:textId="77777777" w:rsidR="00DC63ED" w:rsidRDefault="00DC63ED" w:rsidP="00DC63ED">
      <w:r>
        <w:t xml:space="preserve">Sea stars are important benthic predators in intertidal and </w:t>
      </w:r>
      <w:proofErr w:type="spellStart"/>
      <w:r>
        <w:t>subtitadal</w:t>
      </w:r>
      <w:proofErr w:type="spellEnd"/>
      <w:r>
        <w:t xml:space="preserve"> communities, and we might expect their rapid decline to have impacts on community structure and the abundance of prey species </w: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 </w:instrTex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EN.CITE.DATA </w:instrText>
      </w:r>
      <w:r>
        <w:fldChar w:fldCharType="end"/>
      </w:r>
      <w:r>
        <w:fldChar w:fldCharType="separate"/>
      </w:r>
      <w:r>
        <w:rPr>
          <w:noProof/>
        </w:rPr>
        <w:t>(Lubchenco and Menge 1978, Menge et al. 1994, Menge et al. 2016, Montecino-Latorre et al. 2016)</w:t>
      </w:r>
      <w:r>
        <w:fldChar w:fldCharType="end"/>
      </w:r>
      <w:r>
        <w:t xml:space="preserve">. Here, we saw a negative relationship between sea star density and the density of prey species, primarily urchins. At the larger scale, among sties, this relationship was driven largely by </w:t>
      </w:r>
      <w:proofErr w:type="spellStart"/>
      <w:r>
        <w:t>Tatoosh</w:t>
      </w:r>
      <w:proofErr w:type="spellEnd"/>
      <w:r>
        <w:t xml:space="preserve"> and Destruction Islands. Prey density was highest at </w:t>
      </w:r>
      <w:proofErr w:type="spellStart"/>
      <w:r>
        <w:t>Tatoosh</w:t>
      </w:r>
      <w:proofErr w:type="spellEnd"/>
      <w:r>
        <w:t xml:space="preserve"> Island where there were few sea stars (and few otters </w: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 </w:instrTex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EN.CITE.DATA </w:instrText>
      </w:r>
      <w:r>
        <w:fldChar w:fldCharType="end"/>
      </w:r>
      <w:r>
        <w:fldChar w:fldCharType="separate"/>
      </w:r>
      <w:r>
        <w:rPr>
          <w:noProof/>
        </w:rPr>
        <w:t>(Shelton et al. 2018)</w:t>
      </w:r>
      <w:r>
        <w:fldChar w:fldCharType="end"/>
      </w:r>
      <w:r>
        <w:t xml:space="preserve">). Sea star densities were highest, and variable, at Destruction Island. Within Destruction Island, prey densities increased and became more variable as sea star densities decreased from 2016 to 2019, suggesting a release from top-down control. Thus both among and within sites, absence of sea stars appears to allow for increases in prey species, suggesting top-down pressure from the stars, but does not guarantee and increase in prey species. Among sites variability in recruitment due to climate and oceanic drivers almost certainly plays a large role. </w:t>
      </w:r>
    </w:p>
    <w:p w14:paraId="6EFA167C" w14:textId="0F10537D" w:rsidR="00B01678" w:rsidRDefault="00B01678" w:rsidP="00B01678">
      <w:pPr>
        <w:pStyle w:val="Heading2"/>
      </w:pPr>
      <w:r>
        <w:lastRenderedPageBreak/>
        <w:t xml:space="preserve">Urchins and </w:t>
      </w:r>
      <w:r w:rsidR="00E9316E">
        <w:t>k</w:t>
      </w:r>
      <w:r>
        <w:t>elp</w:t>
      </w:r>
    </w:p>
    <w:p w14:paraId="292ABD73" w14:textId="414921F9" w:rsidR="001945B4" w:rsidRDefault="00AB112B" w:rsidP="00D464B8">
      <w:r>
        <w:t xml:space="preserve">We saw dramatic increases in all three urchins at </w:t>
      </w:r>
      <w:proofErr w:type="spellStart"/>
      <w:r>
        <w:t>Tatoosh</w:t>
      </w:r>
      <w:proofErr w:type="spellEnd"/>
      <w:r>
        <w:t xml:space="preserve"> Island from 2016 to 201</w:t>
      </w:r>
      <w:r w:rsidR="00E45D1D">
        <w:t>7</w:t>
      </w:r>
      <w:r>
        <w:t xml:space="preserve">. </w:t>
      </w:r>
      <w:commentRangeStart w:id="174"/>
      <w:r>
        <w:t>Purple urchins increased almost four-fold from approximately 0.5 m</w:t>
      </w:r>
      <w:r w:rsidRPr="00AB112B">
        <w:rPr>
          <w:vertAlign w:val="superscript"/>
        </w:rPr>
        <w:t>-2</w:t>
      </w:r>
      <w:r>
        <w:t xml:space="preserve"> to almost 2.0 m</w:t>
      </w:r>
      <w:r w:rsidRPr="00AB112B">
        <w:rPr>
          <w:vertAlign w:val="superscript"/>
        </w:rPr>
        <w:t>-2</w:t>
      </w:r>
      <w:r>
        <w:t>, red urchins five-fold from circa 0.2 m</w:t>
      </w:r>
      <w:r w:rsidRPr="00AB112B">
        <w:rPr>
          <w:vertAlign w:val="superscript"/>
        </w:rPr>
        <w:t>-2</w:t>
      </w:r>
      <w:r>
        <w:t xml:space="preserve"> to 1.0 m</w:t>
      </w:r>
      <w:r w:rsidRPr="00AB112B">
        <w:rPr>
          <w:vertAlign w:val="superscript"/>
        </w:rPr>
        <w:t>-2</w:t>
      </w:r>
      <w:r>
        <w:t>, and green urchins</w:t>
      </w:r>
      <w:r w:rsidRPr="00FC5AED">
        <w:rPr>
          <w:i/>
        </w:rPr>
        <w:t xml:space="preserve"> </w:t>
      </w:r>
      <w:r>
        <w:t>doubled from approximately 0.4 m</w:t>
      </w:r>
      <w:r w:rsidRPr="00AB112B">
        <w:rPr>
          <w:vertAlign w:val="superscript"/>
        </w:rPr>
        <w:t>-2</w:t>
      </w:r>
      <w:r>
        <w:t xml:space="preserve"> to 0.8 m</w:t>
      </w:r>
      <w:r w:rsidRPr="00AB112B">
        <w:rPr>
          <w:vertAlign w:val="superscript"/>
        </w:rPr>
        <w:t>-2</w:t>
      </w:r>
      <w:r>
        <w:t xml:space="preserve">. </w:t>
      </w:r>
      <w:commentRangeEnd w:id="174"/>
      <w:r w:rsidR="00013271">
        <w:rPr>
          <w:rStyle w:val="CommentReference"/>
        </w:rPr>
        <w:commentReference w:id="174"/>
      </w:r>
      <w:r>
        <w:t>Red and green urchins then declined, while purple urchin densities remained hig</w:t>
      </w:r>
      <w:r w:rsidRPr="000F645D">
        <w:t>h. These increases were likely due to a recruitment pulse</w:t>
      </w:r>
      <w:r w:rsidR="005F2525" w:rsidRPr="000F645D">
        <w:t xml:space="preserve"> in </w:t>
      </w:r>
      <w:commentRangeStart w:id="175"/>
      <w:r w:rsidR="005F2525" w:rsidRPr="005846B9">
        <w:rPr>
          <w:color w:val="FF0000"/>
        </w:rPr>
        <w:t>2017</w:t>
      </w:r>
      <w:commentRangeEnd w:id="175"/>
      <w:r w:rsidR="005313B1">
        <w:rPr>
          <w:rStyle w:val="CommentReference"/>
        </w:rPr>
        <w:commentReference w:id="175"/>
      </w:r>
      <w:r w:rsidR="005F2525" w:rsidRPr="005846B9">
        <w:rPr>
          <w:color w:val="FF0000"/>
        </w:rPr>
        <w:t xml:space="preserve"> given urchin sizes in 2018 and </w:t>
      </w:r>
      <w:r w:rsidRPr="005846B9">
        <w:rPr>
          <w:color w:val="FF0000"/>
        </w:rPr>
        <w:t>the changes in size from 2018-2019</w:t>
      </w:r>
      <w:r w:rsidR="000852A0" w:rsidRPr="000F645D">
        <w:t xml:space="preserve"> </w:t>
      </w:r>
      <w:r w:rsidR="000852A0">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 </w:instrText>
      </w:r>
      <w:r w:rsidR="00716B3A">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EN.CITE.DATA </w:instrText>
      </w:r>
      <w:r w:rsidR="00716B3A">
        <w:fldChar w:fldCharType="end"/>
      </w:r>
      <w:r w:rsidR="000852A0">
        <w:fldChar w:fldCharType="separate"/>
      </w:r>
      <w:r w:rsidR="000852A0">
        <w:rPr>
          <w:noProof/>
        </w:rPr>
        <w:t>(Tegner and Dayton 1981, Pearse and Hines 1987)</w:t>
      </w:r>
      <w:r w:rsidR="000852A0">
        <w:fldChar w:fldCharType="end"/>
      </w:r>
      <w:r w:rsidR="005846B9">
        <w:t xml:space="preserve">, but we do not have </w:t>
      </w:r>
      <w:r w:rsidR="001945B4">
        <w:t>recruitment</w:t>
      </w:r>
      <w:r w:rsidR="005846B9">
        <w:t xml:space="preserve"> data for these species</w:t>
      </w:r>
      <w:r>
        <w:t xml:space="preserve">. </w:t>
      </w:r>
      <w:r w:rsidR="001945B4">
        <w:t xml:space="preserve">Recruitment of purple urchins in northern California is associated with warmer SST conditions </w:t>
      </w:r>
      <w:r w:rsidR="001945B4">
        <w:fldChar w:fldCharType="begin"/>
      </w:r>
      <w:r w:rsidR="00716B3A">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1945B4">
        <w:fldChar w:fldCharType="separate"/>
      </w:r>
      <w:r w:rsidR="001945B4">
        <w:rPr>
          <w:noProof/>
        </w:rPr>
        <w:t>(Okamoto et al. 2020)</w:t>
      </w:r>
      <w:r w:rsidR="001945B4">
        <w:fldChar w:fldCharType="end"/>
      </w:r>
      <w:r w:rsidR="001945B4">
        <w:t xml:space="preserve">, so the marine heat wave in 2014-2016 may have contributed to a strong recruitment leading to the observed increases in 2017. Likewise, while the marine heat wave dissipated in 2017, some warm water remained off the US West Coast, including in the vicinity of </w:t>
      </w:r>
      <w:proofErr w:type="spellStart"/>
      <w:r w:rsidR="001945B4">
        <w:t>Tatoosh</w:t>
      </w:r>
      <w:proofErr w:type="spellEnd"/>
      <w:r w:rsidR="001945B4">
        <w:t xml:space="preserve"> Island </w:t>
      </w:r>
      <w:r w:rsidR="001945B4">
        <w:fldChar w:fldCharType="begin"/>
      </w:r>
      <w:r w:rsidR="001945B4">
        <w:instrText xml:space="preserve"> ADDIN EN.CITE &lt;EndNote&gt;&lt;Cite&gt;&lt;Author&gt;Harvey&lt;/Author&gt;&lt;Year&gt;2018&lt;/Year&gt;&lt;RecNum&gt;7132&lt;/RecNum&gt;&lt;DisplayText&gt;(Harvey et al. 2018)&lt;/DisplayText&gt;&lt;record&gt;&lt;rec-number&gt;7132&lt;/rec-number&gt;&lt;foreign-keys&gt;&lt;key app="EN" db-id="099r02pdsz02vhet5wvvf0ejr2a09aed5020" timestamp="1555365687"&gt;7132&lt;/key&gt;&lt;/foreign-keys&gt;&lt;ref-type name="Report"&gt;27&lt;/ref-type&gt;&lt;contributors&gt;&lt;authors&gt;&lt;author&gt;Harvey, C.&lt;/author&gt;&lt;author&gt;Garfield, N. &lt;/author&gt;&lt;author&gt;Williams, W. &lt;/author&gt;&lt;author&gt;Tolimieri, N. &lt;/author&gt;&lt;author&gt;Schroeder, I.&lt;/author&gt;&lt;author&gt;Hazen, E.&lt;/author&gt;&lt;author&gt;Andrews, K. &lt;/author&gt;&lt;author&gt;Barnas, K.&lt;/author&gt;&lt;author&gt;Bograd, S.&lt;/author&gt;&lt;author&gt;Brodeur, R.&lt;/author&gt;&lt;author&gt;Burke, B.&lt;/author&gt;&lt;author&gt;Cope, J.&lt;/author&gt;&lt;author&gt;deWitt, L.&lt;/author&gt;&lt;author&gt;Field, J.&lt;/author&gt;&lt;author&gt;Fisher, J.&lt;/author&gt;&lt;author&gt;Good, T.&lt;/author&gt;&lt;author&gt;Greene, C.&lt;/author&gt;&lt;author&gt;Holland, D.&lt;/author&gt;&lt;author&gt;Hunsicker, M.&lt;/author&gt;&lt;author&gt;Jacox, M.&lt;/author&gt;&lt;author&gt;Kasperski, S.&lt;/author&gt;&lt;author&gt;Kim, S.&lt;/author&gt;&lt;author&gt;Leising, A. &lt;/author&gt;&lt;author&gt;Melin, S.&lt;/author&gt;&lt;author&gt;Morgan, C&lt;/author&gt;&lt;author&gt;Muhling, N.&lt;/author&gt;&lt;author&gt;Munsch, S.&lt;/author&gt;&lt;author&gt;Norman, K.&lt;/author&gt;&lt;author&gt;Peterson, W.&lt;/author&gt;&lt;author&gt;Poe, M.&lt;/author&gt;&lt;author&gt;Samhouri, J.&lt;/author&gt;&lt;author&gt;Sydeman, W.&lt;/author&gt;&lt;author&gt;Thayer, J.&lt;/author&gt;&lt;author&gt;Thompson, A. &lt;/author&gt;&lt;author&gt;Tommasi, D.&lt;/author&gt;&lt;author&gt;Varney, A.&lt;/author&gt;&lt;author&gt;Wells, B.&lt;/author&gt;&lt;author&gt;Williams, T. &lt;/author&gt;&lt;author&gt;Zamon, J.&lt;/author&gt;&lt;author&gt;Lawson, D.&lt;/author&gt;&lt;author&gt;Anderson, S.&lt;/author&gt;&lt;author&gt;Gao, J.&lt;/author&gt;&lt;author&gt;Litzow, M.&lt;/author&gt;&lt;author&gt;McClatchie, S.&lt;/author&gt;&lt;author&gt;Ward, E.&lt;/author&gt;&lt;author&gt;Zador, S.&lt;/author&gt;&lt;/authors&gt;&lt;/contributors&gt;&lt;titles&gt;&lt;title&gt;Ecosystem Status Report of the California Current for 2018: A Summary of Ecosystem Indicators Compiled by the California Current Integrated Ecosystem Assessment Team (CCEIA)&lt;/title&gt;&lt;/titles&gt;&lt;dates&gt;&lt;year&gt;2018&lt;/year&gt;&lt;/dates&gt;&lt;publisher&gt;U.S. Department of Commerce, NOAA Technical Memorandum NMFS-NWFSC-145&lt;/publisher&gt;&lt;urls&gt;&lt;/urls&gt;&lt;/record&gt;&lt;/Cite&gt;&lt;/EndNote&gt;</w:instrText>
      </w:r>
      <w:r w:rsidR="001945B4">
        <w:fldChar w:fldCharType="separate"/>
      </w:r>
      <w:r w:rsidR="001945B4">
        <w:rPr>
          <w:noProof/>
        </w:rPr>
        <w:t>(Harvey et al. 2018)</w:t>
      </w:r>
      <w:r w:rsidR="001945B4">
        <w:fldChar w:fldCharType="end"/>
      </w:r>
      <w:r w:rsidR="001945B4">
        <w:t xml:space="preserve">, potentially also leading to higher recruitment in 2017. Additionally, meso-scale habitat features like capes can create oceanographic features that may entrain and concentrate larvae leading to higher recruitment around promontories like </w:t>
      </w:r>
      <w:proofErr w:type="spellStart"/>
      <w:r w:rsidR="001945B4">
        <w:t>Tatoosh</w:t>
      </w:r>
      <w:proofErr w:type="spellEnd"/>
      <w:r w:rsidR="001945B4">
        <w:t xml:space="preserve"> Island/Cape Flattery </w:t>
      </w:r>
      <w:r w:rsidR="001945B4">
        <w:fldChar w:fldCharType="begin"/>
      </w:r>
      <w:r w:rsidR="001945B4">
        <w:instrText xml:space="preserve"> ADDIN EN.CITE &lt;EndNote&gt;&lt;Cite&gt;&lt;Author&gt;Danilowicz&lt;/Author&gt;&lt;Year&gt;2001&lt;/Year&gt;&lt;RecNum&gt;7451&lt;/RecNum&gt;&lt;DisplayText&gt;(Danilowicz et al. 2001)&lt;/DisplayText&gt;&lt;record&gt;&lt;rec-number&gt;7451&lt;/rec-number&gt;&lt;foreign-keys&gt;&lt;key app="EN" db-id="099r02pdsz02vhet5wvvf0ejr2a09aed5020" timestamp="1561499153"&gt;7451&lt;/key&gt;&lt;/foreign-keys&gt;&lt;ref-type name="Journal Article"&gt;17&lt;/ref-type&gt;&lt;contributors&gt;&lt;authors&gt;&lt;author&gt;Danilowicz, B. S.&lt;/author&gt;&lt;author&gt;Tolimieri, N.&lt;/author&gt;&lt;author&gt;Sale, P. F.&lt;/author&gt;&lt;/authors&gt;&lt;/contributors&gt;&lt;auth-address&gt;Natl Univ Ireland Univ Coll Dublin, Dept Zool, Dublin 4, Ireland&amp;#xD;Univ Auckland, Leigh Marine Lab, Warkworth, New Zealand&amp;#xD;Univ Windsor, Dept Sci Biol, Windsor, ON N9B 3P4, Canada&lt;/auth-address&gt;&lt;titles&gt;&lt;title&gt;Meso-scale habitat features affect recruitment of reef fishes in St. Croix, US Virgin Islands&lt;/title&gt;&lt;secondary-title&gt;Bulletin of Marine Science&lt;/secondary-title&gt;&lt;alt-title&gt;B Mar Sci&lt;/alt-title&gt;&lt;/titles&gt;&lt;periodical&gt;&lt;full-title&gt;Bulletin of Marine Science&lt;/full-title&gt;&lt;abbr-1&gt;Bull. Mar. Sci.&lt;/abbr-1&gt;&lt;abbr-2&gt;Bull Mar Sci&lt;/abbr-2&gt;&lt;/periodical&gt;&lt;pages&gt;1223-1232&lt;/pages&gt;&lt;volume&gt;69&lt;/volume&gt;&lt;number&gt;3&lt;/number&gt;&lt;dates&gt;&lt;year&gt;2001&lt;/year&gt;&lt;pub-dates&gt;&lt;date&gt;Nov&lt;/date&gt;&lt;/pub-dates&gt;&lt;/dates&gt;&lt;isbn&gt;0007-4977&lt;/isbn&gt;&lt;accession-num&gt;WOS:000174494400014&lt;/accession-num&gt;&lt;urls&gt;&lt;related-urls&gt;&lt;url&gt;&amp;lt;Go to ISI&amp;gt;://WOS:000174494400014&lt;/url&gt;&lt;/related-urls&gt;&lt;/urls&gt;&lt;language&gt;English&lt;/language&gt;&lt;/record&gt;&lt;/Cite&gt;&lt;/EndNote&gt;</w:instrText>
      </w:r>
      <w:r w:rsidR="001945B4">
        <w:fldChar w:fldCharType="separate"/>
      </w:r>
      <w:r w:rsidR="001945B4">
        <w:rPr>
          <w:noProof/>
        </w:rPr>
        <w:t>(Danilowicz et al. 2001)</w:t>
      </w:r>
      <w:r w:rsidR="001945B4">
        <w:fldChar w:fldCharType="end"/>
      </w:r>
      <w:r w:rsidR="001945B4">
        <w:t xml:space="preserve">. </w:t>
      </w:r>
    </w:p>
    <w:p w14:paraId="36401690" w14:textId="69F2628E" w:rsidR="00AB112B" w:rsidRDefault="00FD374F" w:rsidP="00D464B8">
      <w:r>
        <w:t>For purple urchins, recruitment</w:t>
      </w:r>
      <w:r w:rsidR="002C0422">
        <w:t xml:space="preserve"> pulses can lead to rapid increases in density </w:t>
      </w:r>
      <w:r w:rsidR="002C0422">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EN.CITE.DATA </w:instrText>
      </w:r>
      <w:r w:rsidR="00716B3A">
        <w:fldChar w:fldCharType="end"/>
      </w:r>
      <w:r w:rsidR="002C0422">
        <w:fldChar w:fldCharType="separate"/>
      </w:r>
      <w:r w:rsidR="002C0422">
        <w:rPr>
          <w:noProof/>
        </w:rPr>
        <w:t>(Pearse and Hines 1987, Pearse 2006)</w:t>
      </w:r>
      <w:r w:rsidR="002C0422">
        <w:fldChar w:fldCharType="end"/>
      </w:r>
      <w:r>
        <w:t xml:space="preserve">, which can be short-lived and followed by rapid declines (50% within 1-yr) due to predation </w:t>
      </w:r>
      <w:r>
        <w:fldChar w:fldCharType="begin"/>
      </w:r>
      <w:r w:rsidR="00716B3A">
        <w:instrText xml:space="preserve"> ADDIN EN.CITE &lt;EndNote&gt;&lt;Cite&gt;&lt;Author&gt;Pearse&lt;/Author&gt;&lt;Year&gt;1987&lt;/Year&gt;&lt;RecNum&gt;8399&lt;/RecNum&gt;&lt;DisplayText&gt;(Pearse and Hines 1987)&lt;/DisplayText&gt;&lt;record&gt;&lt;rec-number&gt;8399&lt;/rec-number&gt;&lt;foreign-keys&gt;&lt;key app="EN" db-id="099r02pdsz02vhet5wvvf0ejr2a09aed5020" timestamp="1620314804"&gt;8399&lt;/key&gt;&lt;/foreign-keys&gt;&lt;ref-type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 dynamics of sea urchins in a central California kelp forest: rare recruitment and rapid decline&lt;/title&gt;&lt;secondary-title&gt;Marine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Ser&lt;/abbr-2&gt;&lt;/alt-periodical&gt;&lt;pages&gt;275-283&lt;/pages&gt;&lt;volume&gt;39&lt;/volume&gt;&lt;number&gt;3&lt;/number&gt;&lt;section&gt;275&lt;/section&gt;&lt;dates&gt;&lt;year&gt;1987&lt;/year&gt;&lt;pub-dates&gt;&lt;date&gt;Sep 10&lt;/date&gt;&lt;/pub-dates&gt;&lt;/dates&gt;&lt;isbn&gt;0171-8630&amp;#xD;1616-1599&lt;/isbn&gt;&lt;accession-num&gt;WOS:A1987K109500007&lt;/accession-num&gt;&lt;urls&gt;&lt;related-urls&gt;&lt;url&gt;&amp;lt;Go to ISI&amp;gt;://WOS:A1987K109500007&lt;/url&gt;&lt;/related-urls&gt;&lt;/urls&gt;&lt;electronic-resource-num&gt;10.3354/meps039275&lt;/electronic-resource-num&gt;&lt;language&gt;English&lt;/language&gt;&lt;/record&gt;&lt;/Cite&gt;&lt;/EndNote&gt;</w:instrText>
      </w:r>
      <w:r>
        <w:fldChar w:fldCharType="separate"/>
      </w:r>
      <w:r>
        <w:rPr>
          <w:noProof/>
        </w:rPr>
        <w:t>(Pearse and Hines 1987)</w:t>
      </w:r>
      <w:r>
        <w:fldChar w:fldCharType="end"/>
      </w:r>
      <w:r>
        <w:t>. Here, purple urchin numbers declined slightly in 2019 remained approximately twice that of 2017. O</w:t>
      </w:r>
      <w:r w:rsidR="001B32FD">
        <w:t>tter</w:t>
      </w:r>
      <w:r w:rsidR="001B32FD" w:rsidRPr="00B41D97">
        <w:t>s</w:t>
      </w:r>
      <w:r w:rsidR="00B41D97" w:rsidRPr="00B41D97">
        <w:t xml:space="preserve"> </w:t>
      </w:r>
      <w:r w:rsidR="00FC5AED">
        <w:t xml:space="preserve">have not been </w:t>
      </w:r>
      <w:r w:rsidR="001B32FD">
        <w:t xml:space="preserve">common at </w:t>
      </w:r>
      <w:proofErr w:type="spellStart"/>
      <w:r w:rsidR="001B32FD">
        <w:t>Tatoosh</w:t>
      </w:r>
      <w:proofErr w:type="spellEnd"/>
      <w:r w:rsidR="001B32FD">
        <w:t xml:space="preserve"> Island</w:t>
      </w:r>
      <w:r w:rsidR="00FC5AED">
        <w:t xml:space="preserve"> in recent years</w:t>
      </w:r>
      <w:r w:rsidR="001B32FD">
        <w:t xml:space="preserve"> </w:t>
      </w:r>
      <w:r w:rsidR="001B32FD">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1B32FD">
        <w:fldChar w:fldCharType="separate"/>
      </w:r>
      <w:r w:rsidR="001B32FD">
        <w:rPr>
          <w:noProof/>
        </w:rPr>
        <w:t>(Shelton et al. 2018)</w:t>
      </w:r>
      <w:r w:rsidR="001B32FD">
        <w:fldChar w:fldCharType="end"/>
      </w:r>
      <w:r w:rsidR="001B32FD">
        <w:t xml:space="preserve">. </w:t>
      </w:r>
      <w:r w:rsidR="00D55E39">
        <w:t xml:space="preserve">We did see an increase in large sea stars at </w:t>
      </w:r>
      <w:proofErr w:type="spellStart"/>
      <w:r w:rsidR="00D55E39">
        <w:t>Tatoosh</w:t>
      </w:r>
      <w:proofErr w:type="spellEnd"/>
      <w:r w:rsidR="00D55E39">
        <w:t xml:space="preserve"> in 2017, but densities were still very low (</w:t>
      </w:r>
      <w:commentRangeStart w:id="176"/>
      <w:r w:rsidR="00D55E39">
        <w:t>~ 0.015 m</w:t>
      </w:r>
      <w:r w:rsidR="00D55E39" w:rsidRPr="004D492B">
        <w:rPr>
          <w:vertAlign w:val="superscript"/>
        </w:rPr>
        <w:t>-2</w:t>
      </w:r>
      <w:commentRangeEnd w:id="176"/>
      <w:r w:rsidR="001945B4">
        <w:rPr>
          <w:rStyle w:val="CommentReference"/>
        </w:rPr>
        <w:commentReference w:id="176"/>
      </w:r>
      <w:r w:rsidR="00D55E39">
        <w:t xml:space="preserve">). </w:t>
      </w:r>
      <w:r w:rsidR="001B32FD">
        <w:t>Th</w:t>
      </w:r>
      <w:r w:rsidR="00013271">
        <w:t>e</w:t>
      </w:r>
      <w:r w:rsidR="001B32FD">
        <w:t xml:space="preserve"> lack of otters combined with the die off of </w:t>
      </w:r>
      <w:r w:rsidR="002979AD">
        <w:t xml:space="preserve">predatory </w:t>
      </w:r>
      <w:r w:rsidR="001B32FD">
        <w:t>sea star</w:t>
      </w:r>
      <w:r w:rsidR="002979AD">
        <w:t>s</w:t>
      </w:r>
      <w:r w:rsidR="001B32FD">
        <w:t xml:space="preserve"> </w:t>
      </w:r>
      <w:r w:rsidR="00E70FF2">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 </w:instrText>
      </w:r>
      <w:r w:rsidR="00716B3A">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EN.CITE.DATA </w:instrText>
      </w:r>
      <w:r w:rsidR="00716B3A">
        <w:fldChar w:fldCharType="end"/>
      </w:r>
      <w:r w:rsidR="00E70FF2">
        <w:fldChar w:fldCharType="separate"/>
      </w:r>
      <w:r w:rsidR="00E70FF2">
        <w:rPr>
          <w:noProof/>
        </w:rPr>
        <w:t>(Hewson et al. 2014, Montecino-Latorre et al. 2016)</w:t>
      </w:r>
      <w:r w:rsidR="00E70FF2">
        <w:fldChar w:fldCharType="end"/>
      </w:r>
      <w:r w:rsidR="001B32FD">
        <w:t xml:space="preserve"> </w:t>
      </w:r>
      <w:r w:rsidR="0060542A">
        <w:t>suggests</w:t>
      </w:r>
      <w:r w:rsidR="001B32FD">
        <w:t xml:space="preserve"> that there were few predators at </w:t>
      </w:r>
      <w:proofErr w:type="spellStart"/>
      <w:r w:rsidR="001B32FD">
        <w:t>Tatoosh</w:t>
      </w:r>
      <w:proofErr w:type="spellEnd"/>
      <w:r w:rsidR="001B32FD">
        <w:t xml:space="preserve"> </w:t>
      </w:r>
      <w:r w:rsidR="004E7A09">
        <w:t xml:space="preserve">able </w:t>
      </w:r>
      <w:r w:rsidR="001B32FD">
        <w:t xml:space="preserve">to control urchin populations, which may have contributed to the </w:t>
      </w:r>
      <w:r>
        <w:t xml:space="preserve">persistent </w:t>
      </w:r>
      <w:r w:rsidR="001B32FD">
        <w:t xml:space="preserve">increase in </w:t>
      </w:r>
      <w:r>
        <w:t xml:space="preserve">purple </w:t>
      </w:r>
      <w:r w:rsidR="001B32FD">
        <w:t xml:space="preserve">urchin densities </w:t>
      </w:r>
      <w:r w:rsidR="001B32FD">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 </w:instrText>
      </w:r>
      <w:r w:rsidR="00716B3A">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EN.CITE.DATA </w:instrText>
      </w:r>
      <w:r w:rsidR="00716B3A">
        <w:fldChar w:fldCharType="end"/>
      </w:r>
      <w:r w:rsidR="001B32FD">
        <w:fldChar w:fldCharType="separate"/>
      </w:r>
      <w:r w:rsidR="004E7A09">
        <w:rPr>
          <w:noProof/>
        </w:rPr>
        <w:t>(Dunn and Hovel 2019, Eisaguirre et al. 2020)</w:t>
      </w:r>
      <w:r w:rsidR="001B32FD">
        <w:fldChar w:fldCharType="end"/>
      </w:r>
      <w:r w:rsidR="00B41D97">
        <w:t xml:space="preserve">. Red </w:t>
      </w:r>
      <w:r w:rsidR="00B41D97">
        <w:lastRenderedPageBreak/>
        <w:t xml:space="preserve">and green urchin density decreased rapidly after 2017 suggesting that other processes might have affected these species. </w:t>
      </w:r>
      <w:r w:rsidR="00E91D8A">
        <w:t xml:space="preserve">Purple urchins do compete with red urchins </w:t>
      </w:r>
      <w:r w:rsidR="00E91D8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EN.CITE.DATA </w:instrText>
      </w:r>
      <w:r w:rsidR="00716B3A">
        <w:fldChar w:fldCharType="end"/>
      </w:r>
      <w:r w:rsidR="00E91D8A">
        <w:fldChar w:fldCharType="separate"/>
      </w:r>
      <w:r w:rsidR="00716B3A">
        <w:rPr>
          <w:noProof/>
        </w:rPr>
        <w:t>(Tegner 2000, Pearse 2006)</w:t>
      </w:r>
      <w:r w:rsidR="00E91D8A">
        <w:fldChar w:fldCharType="end"/>
      </w:r>
      <w:r w:rsidR="00E91D8A">
        <w:t>,</w:t>
      </w:r>
      <w:r w:rsidR="007F4551">
        <w:t xml:space="preserve"> and it is possible the </w:t>
      </w:r>
      <w:r w:rsidR="00013271">
        <w:t xml:space="preserve">few </w:t>
      </w:r>
      <w:r w:rsidR="007F4551">
        <w:t>large sea star</w:t>
      </w:r>
      <w:r w:rsidR="0060542A">
        <w:t>s</w:t>
      </w:r>
      <w:r w:rsidR="007F4551">
        <w:t xml:space="preserve"> that were present in 2017 fed preferentially on red and green urchins releasing purple urchins from </w:t>
      </w:r>
      <w:commentRangeStart w:id="177"/>
      <w:r w:rsidR="007F4551">
        <w:t>competition</w:t>
      </w:r>
      <w:commentRangeEnd w:id="177"/>
      <w:r w:rsidR="007F4551">
        <w:rPr>
          <w:rStyle w:val="CommentReference"/>
        </w:rPr>
        <w:commentReference w:id="177"/>
      </w:r>
      <w:r w:rsidR="007F4551">
        <w:t>.</w:t>
      </w:r>
    </w:p>
    <w:p w14:paraId="755AD4A7" w14:textId="0E8313E4" w:rsidR="00C7599D" w:rsidRDefault="00C7599D" w:rsidP="00D464B8">
      <w:r>
        <w:t xml:space="preserve">At large scale, there was a negative relationship between </w:t>
      </w:r>
      <w:r w:rsidRPr="00C7599D">
        <w:rPr>
          <w:i/>
        </w:rPr>
        <w:t>M</w:t>
      </w:r>
      <w:r w:rsidR="0046014F">
        <w:rPr>
          <w:i/>
        </w:rPr>
        <w:t xml:space="preserve">. </w:t>
      </w:r>
      <w:proofErr w:type="spellStart"/>
      <w:r w:rsidR="0046014F">
        <w:rPr>
          <w:i/>
        </w:rPr>
        <w:t>pyrifera</w:t>
      </w:r>
      <w:proofErr w:type="spellEnd"/>
      <w:r w:rsidR="0046014F">
        <w:rPr>
          <w:i/>
        </w:rPr>
        <w:t xml:space="preserve"> </w:t>
      </w:r>
      <w:r>
        <w:t xml:space="preserve">and urchin densities for both purple and red urchins. </w:t>
      </w:r>
      <w:r w:rsidR="00A611F1">
        <w:t xml:space="preserve">This relationship is hard to interpret as </w:t>
      </w:r>
      <w:r w:rsidR="0046014F" w:rsidRPr="00C7599D">
        <w:rPr>
          <w:i/>
        </w:rPr>
        <w:t>M</w:t>
      </w:r>
      <w:r w:rsidR="0046014F">
        <w:rPr>
          <w:i/>
        </w:rPr>
        <w:t xml:space="preserve">. </w:t>
      </w:r>
      <w:proofErr w:type="spellStart"/>
      <w:r w:rsidR="0046014F">
        <w:rPr>
          <w:i/>
        </w:rPr>
        <w:t>pyrifera</w:t>
      </w:r>
      <w:proofErr w:type="spellEnd"/>
      <w:r w:rsidR="00B77607">
        <w:t xml:space="preserve"> forest can be resilient to loss of sea otters and urchin grazing </w:t>
      </w:r>
      <w:r w:rsidR="00B77607">
        <w:fldChar w:fldCharType="begin"/>
      </w:r>
      <w:r w:rsidR="00B77607">
        <w:instrText xml:space="preserve"> ADDIN EN.CITE &lt;EndNote&gt;&lt;Cite&gt;&lt;Author&gt;Foster&lt;/Author&gt;&lt;Year&gt;1988&lt;/Year&gt;&lt;RecNum&gt;8405&lt;/RecNum&gt;&lt;DisplayText&gt;(Foster and Schiel 1988)&lt;/DisplayText&gt;&lt;record&gt;&lt;rec-number&gt;8405&lt;/rec-number&gt;&lt;foreign-keys&gt;&lt;key app="EN" db-id="099r02pdsz02vhet5wvvf0ejr2a09aed5020" timestamp="1620319329"&gt;8405&lt;/key&gt;&lt;/foreign-keys&gt;&lt;ref-type name="Book Section"&gt;5&lt;/ref-type&gt;&lt;contributors&gt;&lt;authors&gt;&lt;author&gt;Foster, M. S.&lt;/author&gt;&lt;author&gt;Schiel, D. R. &lt;/author&gt;&lt;/authors&gt;&lt;secondary-authors&gt;&lt;author&gt;G. R. VanBlaricom, and J. A. Estes&lt;/author&gt;&lt;/secondary-authors&gt;&lt;/contributors&gt;&lt;titles&gt;&lt;title&gt;Kelp communities and sea otters: keystone species or just another brick in the wall?&lt;/title&gt;&lt;secondary-title&gt;The Community Ecology of Sea Otters&lt;/secondary-title&gt;&lt;tertiary-title&gt;Ecological Studies&amp;#xD;&lt;/tertiary-title&gt;&lt;/titles&gt;&lt;pages&gt;92-115&lt;/pages&gt;&lt;volume&gt;65&lt;/volume&gt;&lt;dates&gt;&lt;year&gt;1988&lt;/year&gt;&lt;/dates&gt;&lt;pub-location&gt;Berlin&lt;/pub-location&gt;&lt;publisher&gt;Springer-Verlag&lt;/publisher&gt;&lt;urls&gt;&lt;/urls&gt;&lt;/record&gt;&lt;/Cite&gt;&lt;/EndNote&gt;</w:instrText>
      </w:r>
      <w:r w:rsidR="00B77607">
        <w:fldChar w:fldCharType="separate"/>
      </w:r>
      <w:r w:rsidR="00B77607">
        <w:rPr>
          <w:noProof/>
        </w:rPr>
        <w:t>(Foster and Schiel 1988)</w:t>
      </w:r>
      <w:r w:rsidR="00B77607">
        <w:fldChar w:fldCharType="end"/>
      </w:r>
      <w:r w:rsidR="00B77607">
        <w:t xml:space="preserve">, and because the relationship </w:t>
      </w:r>
      <w:r w:rsidR="00A611F1">
        <w:t xml:space="preserve">it is driven primarily by the low </w:t>
      </w:r>
      <w:r w:rsidR="0046014F" w:rsidRPr="00C7599D">
        <w:rPr>
          <w:i/>
        </w:rPr>
        <w:t>M</w:t>
      </w:r>
      <w:r w:rsidR="0046014F">
        <w:rPr>
          <w:i/>
        </w:rPr>
        <w:t xml:space="preserve">. </w:t>
      </w:r>
      <w:proofErr w:type="spellStart"/>
      <w:r w:rsidR="0046014F">
        <w:rPr>
          <w:i/>
        </w:rPr>
        <w:t>pyrifera</w:t>
      </w:r>
      <w:proofErr w:type="spellEnd"/>
      <w:r w:rsidR="0046014F">
        <w:t xml:space="preserve"> </w:t>
      </w:r>
      <w:r w:rsidR="00A611F1">
        <w:t xml:space="preserve">density and high urchin density at </w:t>
      </w:r>
      <w:r w:rsidR="00B77607">
        <w:t xml:space="preserve">one site, </w:t>
      </w:r>
      <w:proofErr w:type="spellStart"/>
      <w:r w:rsidR="00A611F1">
        <w:t>Tatoosh</w:t>
      </w:r>
      <w:proofErr w:type="spellEnd"/>
      <w:r w:rsidR="00A611F1">
        <w:t xml:space="preserve"> Island. </w:t>
      </w:r>
      <w:r w:rsidR="008F415C">
        <w:t xml:space="preserve">Nevertheless, high purple urchin density can lead to barrens, </w:t>
      </w:r>
      <w:r w:rsidR="00A25FD3">
        <w:t xml:space="preserve">while </w:t>
      </w:r>
      <w:r w:rsidR="008F415C">
        <w:t xml:space="preserve">die-offs have </w:t>
      </w:r>
      <w:r w:rsidR="00A25FD3">
        <w:t xml:space="preserve">resulted in </w:t>
      </w:r>
      <w:r w:rsidR="008F415C">
        <w:t xml:space="preserve">rapid re-forestation within six months in some areas </w:t>
      </w:r>
      <w:r w:rsidR="008F415C">
        <w:fldChar w:fldCharType="begin"/>
      </w:r>
      <w:r w:rsidR="008F415C">
        <w:instrText xml:space="preserve"> ADDIN EN.CITE &lt;EndNote&gt;&lt;Cite&gt;&lt;Author&gt;Williams&lt;/Author&gt;&lt;Year&gt;2021&lt;/Year&gt;&lt;RecNum&gt;8449&lt;/RecNum&gt;&lt;DisplayText&gt;(Williams et al. 2021)&lt;/DisplayText&gt;&lt;record&gt;&lt;rec-number&gt;8449&lt;/rec-number&gt;&lt;foreign-keys&gt;&lt;key app="EN" db-id="099r02pdsz02vhet5wvvf0ejr2a09aed5020" timestamp="1620770876"&gt;8449&lt;/key&gt;&lt;/foreign-keys&gt;&lt;ref-type name="Journal Article"&gt;17&lt;/ref-type&gt;&lt;contributors&gt;&lt;authors&gt;&lt;author&gt;Williams, J. P.&lt;/author&gt;&lt;author&gt;Claisse, J. T.&lt;/author&gt;&lt;author&gt;Pondella, D. J., II&lt;/author&gt;&lt;author&gt;Williams, C. M.&lt;/author&gt;&lt;author&gt;Robart, M. J.&lt;/author&gt;&lt;author&gt;Scholz, Z.&lt;/author&gt;&lt;author&gt;Jaco, E. M.&lt;/author&gt;&lt;author&gt;Ford, T.&lt;/author&gt;&lt;author&gt;Burdick, H.&lt;/author&gt;&lt;author&gt;Witting, D.&lt;/author&gt;&lt;/authors&gt;&lt;/contributors&gt;&lt;titles&gt;&lt;title&gt;Sea urchin mass mortality rapidly restores kelp forest communities&lt;/title&gt;&lt;secondary-title&gt;Marine Ecology Progress Series&lt;/secondary-title&gt;&lt;/titles&gt;&lt;periodical&gt;&lt;full-title&gt;Marine Ecology Progress Series&lt;/full-title&gt;&lt;abbr-1&gt;Mar. Ecol. Prog. Ser.&lt;/abbr-1&gt;&lt;abbr-2&gt;Mar Ecol Prog Ser&lt;/abbr-2&gt;&lt;/periodical&gt;&lt;pages&gt;117-131&lt;/pages&gt;&lt;volume&gt;664&lt;/volume&gt;&lt;dates&gt;&lt;year&gt;2021&lt;/year&gt;&lt;/dates&gt;&lt;urls&gt;&lt;related-urls&gt;&lt;url&gt;https://www.int-res.com/abstracts/meps/v664/p117-131/&lt;/url&gt;&lt;/related-urls&gt;&lt;/urls&gt;&lt;/record&gt;&lt;/Cite&gt;&lt;/EndNote&gt;</w:instrText>
      </w:r>
      <w:r w:rsidR="008F415C">
        <w:fldChar w:fldCharType="separate"/>
      </w:r>
      <w:r w:rsidR="008F415C">
        <w:rPr>
          <w:noProof/>
        </w:rPr>
        <w:t>(Williams et al. 2021)</w:t>
      </w:r>
      <w:r w:rsidR="008F415C">
        <w:fldChar w:fldCharType="end"/>
      </w:r>
      <w:r w:rsidR="008F415C">
        <w:t xml:space="preserve">. </w:t>
      </w:r>
      <w:r w:rsidR="009857E3">
        <w:t>Conversely, at the large scale urchin abundance was highest at sites with</w:t>
      </w:r>
      <w:r w:rsidR="0046014F" w:rsidRPr="0046014F">
        <w:rPr>
          <w:i/>
        </w:rPr>
        <w:t xml:space="preserve"> </w:t>
      </w:r>
      <w:r w:rsidR="0046014F">
        <w:rPr>
          <w:i/>
        </w:rPr>
        <w:t xml:space="preserve">N. </w:t>
      </w:r>
      <w:proofErr w:type="spellStart"/>
      <w:r w:rsidR="0046014F">
        <w:rPr>
          <w:i/>
        </w:rPr>
        <w:t>leukana</w:t>
      </w:r>
      <w:proofErr w:type="spellEnd"/>
      <w:r w:rsidR="009857E3">
        <w:rPr>
          <w:i/>
        </w:rPr>
        <w:t xml:space="preserve"> and P</w:t>
      </w:r>
      <w:r w:rsidR="0046014F">
        <w:rPr>
          <w:i/>
        </w:rPr>
        <w:t>. californica</w:t>
      </w:r>
      <w:r w:rsidR="009857E3">
        <w:t xml:space="preserve">, specific ally </w:t>
      </w:r>
      <w:proofErr w:type="spellStart"/>
      <w:r w:rsidR="009857E3">
        <w:t>Tatoosh</w:t>
      </w:r>
      <w:proofErr w:type="spellEnd"/>
      <w:r w:rsidR="009857E3">
        <w:t xml:space="preserve"> Island and Destruction Island in 2018 and 2019. </w:t>
      </w:r>
    </w:p>
    <w:p w14:paraId="780D7355" w14:textId="180D7270" w:rsidR="00F93FED" w:rsidRDefault="00F93FED" w:rsidP="00D464B8">
      <w:r>
        <w:t xml:space="preserve">At </w:t>
      </w:r>
      <w:proofErr w:type="spellStart"/>
      <w:r>
        <w:t>Tatoosh</w:t>
      </w:r>
      <w:proofErr w:type="spellEnd"/>
      <w:r>
        <w:t xml:space="preserve"> Island, the increase in urchin densities coincided with a decrease in </w:t>
      </w:r>
      <w:r w:rsidR="0046014F">
        <w:rPr>
          <w:i/>
        </w:rPr>
        <w:t xml:space="preserve">N. </w:t>
      </w:r>
      <w:proofErr w:type="spellStart"/>
      <w:r w:rsidR="0046014F">
        <w:rPr>
          <w:i/>
        </w:rPr>
        <w:t>leukana</w:t>
      </w:r>
      <w:proofErr w:type="spellEnd"/>
      <w:r w:rsidR="0046014F" w:rsidRPr="00E67E9B">
        <w:t xml:space="preserve"> </w:t>
      </w:r>
      <w:r w:rsidR="00AF4B65">
        <w:t>on trans</w:t>
      </w:r>
      <w:r w:rsidR="00E67E9B" w:rsidRPr="00E67E9B">
        <w:t>ects</w:t>
      </w:r>
      <w:r w:rsidR="008861AC">
        <w:t xml:space="preserve">. Strong recruitment events can lead to intense grazing that would result in loss of kelp canopy </w:t>
      </w:r>
      <w:r w:rsidR="008861AC">
        <w:fldChar w:fldCharType="begin"/>
      </w:r>
      <w:r w:rsidR="00716B3A">
        <w:instrText xml:space="preserve"> ADDIN EN.CITE &lt;EndNote&gt;&lt;Cite&gt;&lt;Author&gt;Watanabe&lt;/Author&gt;&lt;Year&gt;1991&lt;/Year&gt;&lt;RecNum&gt;8407&lt;/RecNum&gt;&lt;DisplayText&gt;(Watanabe and Harrold 1991)&lt;/DisplayText&gt;&lt;record&gt;&lt;rec-number&gt;8407&lt;/rec-number&gt;&lt;foreign-keys&gt;&lt;key app="EN" db-id="099r02pdsz02vhet5wvvf0ejr2a09aed5020" timestamp="1620321247"&gt;8407&lt;/key&gt;&lt;/foreign-keys&gt;&lt;ref-type name="Journal Article"&gt;17&lt;/ref-type&gt;&lt;contributors&gt;&lt;authors&gt;&lt;author&gt;Watanabe, J. M.&lt;/author&gt;&lt;author&gt;Harrold, C.&lt;/author&gt;&lt;/authors&gt;&lt;/contributors&gt;&lt;titles&gt;&lt;title&gt;Destructive grazing by sea urchins Strongylocentrotus spp. in a central California kelp forest: potential roles of recruitment, depth, and predation&lt;/title&gt;&lt;secondary-title&gt;Marine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-141&lt;/pages&gt;&lt;volume&gt;71&lt;/volume&gt;&lt;number&gt;2&lt;/number&gt;&lt;section&gt;125&lt;/section&gt;&lt;dates&gt;&lt;year&gt;1991&lt;/year&gt;&lt;pub-dates&gt;&lt;date&gt;Apr&lt;/date&gt;&lt;/pub-dates&gt;&lt;/dates&gt;&lt;isbn&gt;0171-8630&amp;#xD;1616-1599&lt;/isbn&gt;&lt;accession-num&gt;WOS:A1991FG53400003&lt;/accession-num&gt;&lt;urls&gt;&lt;related-urls&gt;&lt;url&gt;&amp;lt;Go to ISI&amp;gt;://WOS:A1991FG53400003&lt;/url&gt;&lt;/related-urls&gt;&lt;/urls&gt;&lt;electronic-resource-num&gt;10.3354/meps071125&lt;/electronic-resource-num&gt;&lt;language&gt;English&lt;/language&gt;&lt;/record&gt;&lt;/Cite&gt;&lt;/EndNote&gt;</w:instrText>
      </w:r>
      <w:r w:rsidR="008861AC">
        <w:fldChar w:fldCharType="separate"/>
      </w:r>
      <w:r w:rsidR="008861AC">
        <w:rPr>
          <w:noProof/>
        </w:rPr>
        <w:t>(Watanabe and Harrold 1991)</w:t>
      </w:r>
      <w:r w:rsidR="008861AC">
        <w:fldChar w:fldCharType="end"/>
      </w:r>
      <w:r w:rsidR="008861AC">
        <w:t>. However, the dynamics can be more complex. In healthy kelp forests, urchins tend to move less, have higher gonadal-somatic index</w:t>
      </w:r>
      <w:r w:rsidR="00562940">
        <w:t xml:space="preserve"> (GSI)</w:t>
      </w:r>
      <w:r w:rsidR="008861AC">
        <w:t xml:space="preserve">, and feed on drift kelp – acting as passive detritivores </w:t>
      </w:r>
      <w:r w:rsidR="007E649C">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EN.CITE.DATA </w:instrText>
      </w:r>
      <w:r w:rsidR="00716B3A">
        <w:fldChar w:fldCharType="end"/>
      </w:r>
      <w:r w:rsidR="007E649C">
        <w:fldChar w:fldCharType="separate"/>
      </w:r>
      <w:r w:rsidR="00D174DE">
        <w:rPr>
          <w:noProof/>
        </w:rPr>
        <w:t>(Pearse 2006, Kriegisch et al. 2019, Smith et al. 2021)</w:t>
      </w:r>
      <w:r w:rsidR="007E649C">
        <w:fldChar w:fldCharType="end"/>
      </w:r>
      <w:r w:rsidR="008861AC">
        <w:t xml:space="preserve"> and functioning to transfer kelp detritus to other</w:t>
      </w:r>
      <w:r w:rsidR="007E649C">
        <w:t xml:space="preserve"> benthic consumers</w:t>
      </w:r>
      <w:r w:rsidR="008861AC">
        <w:t xml:space="preserve"> </w:t>
      </w:r>
      <w:r w:rsidR="007E649C" w:rsidRPr="007E649C">
        <w:fldChar w:fldCharType="begin"/>
      </w:r>
      <w:r w:rsidR="00716B3A">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7E649C" w:rsidRPr="007E649C">
        <w:fldChar w:fldCharType="separate"/>
      </w:r>
      <w:r w:rsidR="007E649C" w:rsidRPr="007E649C">
        <w:rPr>
          <w:noProof/>
        </w:rPr>
        <w:t>(Yorke et al. 2019)</w:t>
      </w:r>
      <w:r w:rsidR="007E649C" w:rsidRPr="007E649C">
        <w:fldChar w:fldCharType="end"/>
      </w:r>
      <w:r w:rsidR="008861AC">
        <w:t xml:space="preserve">. </w:t>
      </w:r>
      <w:r w:rsidR="00562940">
        <w:t>If kelp densities decrease, urchins switch to active herbivory, move more, have lower GSI, and are less appealing to otters as prey. Kelp canopy did decrease substantially along the Washington Coast in 2013</w:t>
      </w:r>
      <w:r w:rsidR="00732BFF">
        <w:t>-2015</w:t>
      </w:r>
      <w:r w:rsidR="009F265E">
        <w:t xml:space="preserve"> </w:t>
      </w:r>
      <w:r w:rsidR="009F265E">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9F265E">
        <w:fldChar w:fldCharType="separate"/>
      </w:r>
      <w:r w:rsidR="009F265E">
        <w:rPr>
          <w:noProof/>
        </w:rPr>
        <w:t>(Shelton et al. 2018)</w:t>
      </w:r>
      <w:r w:rsidR="009F265E">
        <w:fldChar w:fldCharType="end"/>
      </w:r>
      <w:r w:rsidR="00732BFF">
        <w:t xml:space="preserve">, likely due to the marine heat wave as warm temperatures tend to lead to loss of kelp </w:t>
      </w:r>
      <w:r w:rsidR="00732BFF">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 </w:instrText>
      </w:r>
      <w:r w:rsidR="00716B3A">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EN.CITE.DATA </w:instrText>
      </w:r>
      <w:r w:rsidR="00716B3A">
        <w:fldChar w:fldCharType="end"/>
      </w:r>
      <w:r w:rsidR="00732BFF">
        <w:fldChar w:fldCharType="separate"/>
      </w:r>
      <w:r w:rsidR="00502444">
        <w:rPr>
          <w:noProof/>
        </w:rPr>
        <w:t>(Pfister et al. 2018, Fewings and Brown 2019, Rogers-Bennett and Catton 2019)</w:t>
      </w:r>
      <w:r w:rsidR="00732BFF">
        <w:fldChar w:fldCharType="end"/>
      </w:r>
      <w:r w:rsidR="00732BFF">
        <w:t>. Thus i</w:t>
      </w:r>
      <w:r w:rsidR="008B3B8F">
        <w:t>t</w:t>
      </w:r>
      <w:r w:rsidR="000C0A6E">
        <w:t xml:space="preserve"> </w:t>
      </w:r>
      <w:r w:rsidR="008B3B8F">
        <w:t>i</w:t>
      </w:r>
      <w:r w:rsidR="00732BFF">
        <w:t xml:space="preserve">s possible that a change in urchin grazing behavior combined with a pulse of recruitment and few urchin predators lead to more, less cryptic urchins and active herbivory on </w:t>
      </w:r>
      <w:r w:rsidR="00732BFF" w:rsidRPr="008B3B8F">
        <w:rPr>
          <w:i/>
        </w:rPr>
        <w:t>N</w:t>
      </w:r>
      <w:r w:rsidR="00C602E3">
        <w:rPr>
          <w:i/>
        </w:rPr>
        <w:t xml:space="preserve">. </w:t>
      </w:r>
      <w:proofErr w:type="spellStart"/>
      <w:r w:rsidR="00C602E3">
        <w:rPr>
          <w:i/>
        </w:rPr>
        <w:t>leukana</w:t>
      </w:r>
      <w:proofErr w:type="spellEnd"/>
      <w:r w:rsidR="00C602E3">
        <w:rPr>
          <w:i/>
        </w:rPr>
        <w:t xml:space="preserve"> </w:t>
      </w:r>
      <w:r w:rsidR="00732BFF">
        <w:lastRenderedPageBreak/>
        <w:t xml:space="preserve">further precipitating the decline kelp at the transect level within </w:t>
      </w:r>
      <w:proofErr w:type="spellStart"/>
      <w:r w:rsidR="00732BFF">
        <w:t>Tatoosh</w:t>
      </w:r>
      <w:proofErr w:type="spellEnd"/>
      <w:r w:rsidR="00732BFF">
        <w:t xml:space="preserve">. </w:t>
      </w:r>
      <w:r w:rsidR="009F265E">
        <w:t xml:space="preserve">Interestingly, </w:t>
      </w:r>
      <w:r w:rsidR="009F265E" w:rsidRPr="009F265E">
        <w:rPr>
          <w:i/>
        </w:rPr>
        <w:t>P</w:t>
      </w:r>
      <w:r w:rsidR="00C602E3">
        <w:rPr>
          <w:i/>
        </w:rPr>
        <w:t>. californica</w:t>
      </w:r>
      <w:r w:rsidR="009F265E">
        <w:t xml:space="preserve"> density increased at </w:t>
      </w:r>
      <w:proofErr w:type="spellStart"/>
      <w:r w:rsidR="009F265E">
        <w:t>Tatoosh</w:t>
      </w:r>
      <w:proofErr w:type="spellEnd"/>
      <w:r w:rsidR="009F265E">
        <w:t xml:space="preserve"> over the same </w:t>
      </w:r>
      <w:r w:rsidR="006212CD">
        <w:t xml:space="preserve">suggesting that a decrease in canopy kelp may have allowed more light </w:t>
      </w:r>
      <w:r w:rsidR="008B3B8F">
        <w:t xml:space="preserve">penetration </w:t>
      </w:r>
      <w:r w:rsidR="006212CD">
        <w:t xml:space="preserve">and better growing conditions for the understory </w:t>
      </w:r>
      <w:r w:rsidR="000C0A6E">
        <w:t>macroalgae</w:t>
      </w:r>
      <w:r w:rsidR="006212CD">
        <w:t>.</w:t>
      </w:r>
    </w:p>
    <w:p w14:paraId="768655C4" w14:textId="79B6803D" w:rsidR="001C492B" w:rsidRDefault="00F859D0" w:rsidP="00C90494">
      <w:pPr>
        <w:pStyle w:val="Heading2"/>
      </w:pPr>
      <w:commentRangeStart w:id="178"/>
      <w:commentRangeStart w:id="179"/>
      <w:r>
        <w:t>Rockfish recruits</w:t>
      </w:r>
      <w:commentRangeEnd w:id="178"/>
      <w:r w:rsidR="008E0E26">
        <w:rPr>
          <w:rStyle w:val="CommentReference"/>
          <w:rFonts w:eastAsiaTheme="minorHAnsi" w:cstheme="minorBidi"/>
          <w:i w:val="0"/>
          <w:color w:val="auto"/>
        </w:rPr>
        <w:commentReference w:id="178"/>
      </w:r>
      <w:commentRangeEnd w:id="179"/>
      <w:r w:rsidR="008E0E26">
        <w:rPr>
          <w:rStyle w:val="CommentReference"/>
          <w:rFonts w:eastAsiaTheme="minorHAnsi" w:cstheme="minorBidi"/>
          <w:i w:val="0"/>
          <w:color w:val="auto"/>
        </w:rPr>
        <w:commentReference w:id="179"/>
      </w:r>
    </w:p>
    <w:p w14:paraId="62A655B8" w14:textId="1958A93D" w:rsidR="008425DB" w:rsidRDefault="00BB204C" w:rsidP="004A2090">
      <w:r>
        <w:t xml:space="preserve">The processes governing </w:t>
      </w:r>
      <w:r w:rsidR="004A2090">
        <w:t>rockfish (</w:t>
      </w:r>
      <w:r w:rsidR="004A2090" w:rsidRPr="00C90494">
        <w:rPr>
          <w:i/>
        </w:rPr>
        <w:t>Sebaste</w:t>
      </w:r>
      <w:r w:rsidR="004A2090">
        <w:t xml:space="preserve">s </w:t>
      </w:r>
      <w:proofErr w:type="spellStart"/>
      <w:r w:rsidR="004A2090">
        <w:t>spp</w:t>
      </w:r>
      <w:proofErr w:type="spellEnd"/>
      <w:r w:rsidR="004A2090">
        <w:t xml:space="preserve">)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rsidR="00AB112B">
        <w:instrText xml:space="preserve"> ADDIN EN.CITE &lt;EndNote&gt;&lt;Cite AuthorYear="1"&gt;&lt;Author&gt;Field&lt;/Author&gt;&lt;Year&gt;in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sidR="00AB112B">
        <w:rPr>
          <w:noProof/>
        </w:rPr>
        <w:t>Field et al. (in press)</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4543B4">
        <w:t>B</w:t>
      </w:r>
      <w:r w:rsidR="00C90494">
        <w:t>lack rockfish and yellowtail rockfish had recruitment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180"/>
      <w:r w:rsidR="00991067">
        <w:t>latitudinal trend in recruitment in 2019</w:t>
      </w:r>
      <w:commentRangeEnd w:id="180"/>
      <w:r w:rsidR="00BC5D13">
        <w:rPr>
          <w:rStyle w:val="CommentReference"/>
        </w:rPr>
        <w:commentReference w:id="180"/>
      </w:r>
      <w:r w:rsidR="00991067">
        <w:t xml:space="preserve">. </w:t>
      </w:r>
      <w:r w:rsidR="008B0B02">
        <w:t>D</w:t>
      </w:r>
      <w:r w:rsidR="00991067">
        <w:t xml:space="preserve">ensity </w:t>
      </w:r>
      <w:r w:rsidR="008B0B02">
        <w:t xml:space="preserve">of copper recruits </w:t>
      </w:r>
      <w:r w:rsidR="00991067">
        <w:t xml:space="preserve">was highest at Destruction Island in the south and decreased as one moved north to </w:t>
      </w:r>
      <w:proofErr w:type="spellStart"/>
      <w:r w:rsidR="00991067">
        <w:t>Neah</w:t>
      </w:r>
      <w:proofErr w:type="spellEnd"/>
      <w:r w:rsidR="00991067">
        <w:t xml:space="preserve"> Bay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0305A3">
        <w:t>, p</w:t>
      </w:r>
      <w:r w:rsidR="00991067">
        <w:t xml:space="preserve">anel </w:t>
      </w:r>
      <w:proofErr w:type="spellStart"/>
      <w:r w:rsidR="00991067">
        <w:t>SECAy</w:t>
      </w:r>
      <w:proofErr w:type="spellEnd"/>
      <w:r w:rsidR="00991067">
        <w:t xml:space="preserve">). For black and yellowtail rockfishes, there was variability among sites, but no obvious latitude trend. In 2016, recruitment was high at Destruction Island in the south and at </w:t>
      </w:r>
      <w:proofErr w:type="spellStart"/>
      <w:r w:rsidR="00991067">
        <w:t>Neah</w:t>
      </w:r>
      <w:proofErr w:type="spellEnd"/>
      <w:r w:rsidR="00991067">
        <w:t xml:space="preserve"> Bay to the north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991067">
        <w:t xml:space="preserve">, panel </w:t>
      </w:r>
      <w:proofErr w:type="spellStart"/>
      <w:r w:rsidR="00991067">
        <w:t>SEBYTy</w:t>
      </w:r>
      <w:proofErr w:type="spellEnd"/>
      <w:r w:rsidR="00991067">
        <w:t>).</w:t>
      </w:r>
    </w:p>
    <w:p w14:paraId="312CC8A4" w14:textId="0615E730" w:rsidR="00431031" w:rsidRDefault="00602081" w:rsidP="00BF05AF">
      <w:r>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life-history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 </w:instrText>
      </w:r>
      <w:r w:rsidR="00716B3A">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EN.CITE.DATA </w:instrText>
      </w:r>
      <w:r w:rsidR="00716B3A">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w:t>
      </w:r>
      <w:r w:rsidR="008425DB">
        <w:lastRenderedPageBreak/>
        <w:t xml:space="preserve">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CQB com</w:t>
      </w:r>
      <w:r w:rsidR="006D4289" w:rsidRPr="002C2019">
        <w:t xml:space="preserve">plex </w:t>
      </w:r>
      <w:r w:rsidR="00A45D6F" w:rsidRPr="002C2019">
        <w:t>(copper, quillback, and brown rockfishes)</w:t>
      </w:r>
      <w:r w:rsidR="00BF05AF" w:rsidRPr="002C2019">
        <w:t xml:space="preserve"> </w:t>
      </w:r>
      <w:r w:rsidR="00BF05AF">
        <w:t>of</w:t>
      </w:r>
      <w:r w:rsidR="008B0B02">
        <w:t xml:space="preserve"> </w:t>
      </w:r>
      <w:r w:rsidR="00F40DF5">
        <w:t>solitary, benthic species</w:t>
      </w:r>
      <w:r w:rsidR="00BF05AF">
        <w:t>. Black and yellowtail rockfishes are aggregating</w:t>
      </w:r>
      <w:r w:rsidR="00713AB1">
        <w:t xml:space="preserve"> mid-water</w:t>
      </w:r>
      <w:r w:rsidR="00BF05AF">
        <w:t xml:space="preserve"> species.</w:t>
      </w:r>
      <w:r w:rsidR="00BC5D13">
        <w:t xml:space="preserve"> Thus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 xml:space="preserve">hese groups also responded differently to oceanographic conditions. High CQB recruitment in 2005 occurred during a period with prolonged downwelling and warm water temperature, and settlers had late parturition dates, fast </w:t>
      </w:r>
      <w:proofErr w:type="spellStart"/>
      <w:r w:rsidR="006D4289">
        <w:t>presettlement</w:t>
      </w:r>
      <w:proofErr w:type="spellEnd"/>
      <w:r w:rsidR="006D4289">
        <w:t xml:space="preserve"> growth, short pelagic durations, and small size at settlement. Strong upwelling and cool ocean temperatures were associated with the high black rockfish recruitment in 2006, when fish had slo</w:t>
      </w:r>
      <w:r w:rsidR="00270CAF">
        <w:t>w</w:t>
      </w:r>
      <w:r w:rsidR="006D4289">
        <w:t xml:space="preserve"> pre</w:t>
      </w:r>
      <w:r w:rsidR="00D464B8">
        <w:t>-</w:t>
      </w:r>
      <w:r w:rsidR="006D4289">
        <w:t>settlement growth and long pelagic durations</w:t>
      </w:r>
      <w:r>
        <w:t xml:space="preserve"> </w:t>
      </w:r>
      <w:r>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387F4106"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 </w:instrText>
      </w:r>
      <w:r w:rsidR="00716B3A">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EN.CITE.DATA </w:instrText>
      </w:r>
      <w:r w:rsidR="00716B3A">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(September) than normal </w:t>
      </w:r>
      <w:r w:rsidR="00431031">
        <w:fldChar w:fldCharType="begin"/>
      </w:r>
      <w:r w:rsidR="00716B3A">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Ser&lt;/abbr-2&gt;&lt;/alt-periodical&gt;&lt;pages&gt;131-145&lt;/pages&gt;&lt;volume&gt;598&lt;/volume&gt;&lt;section&gt;131&lt;/section&gt;&lt;dates&gt;&lt;year&gt;2018&lt;/year&gt;&lt;pub-dates&gt;&lt;date&gt;Jun 28&lt;/date&gt;&lt;/pub-dates&gt;&lt;/dates&gt;&lt;isbn&gt;0171-8630&amp;#xD;1616-1599&lt;/isbn&gt;&lt;accession-num&gt;WOS:000438415600010&lt;/accession-num&gt;&lt;urls&gt;&lt;related-urls&gt;&lt;url&gt;&amp;lt;Go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A331B4">
        <w:t>verall, winter spa</w:t>
      </w:r>
      <w:r w:rsidR="0007681D">
        <w:t xml:space="preserve">wners showed high abundance during the years of the marine heat wave </w:t>
      </w:r>
      <w:r w:rsidR="0007681D">
        <w:fldChar w:fldCharType="begin"/>
      </w:r>
      <w:r w:rsidR="00AB112B">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07681D">
        <w:fldChar w:fldCharType="separate"/>
      </w:r>
      <w:r w:rsidR="00AB112B">
        <w:rPr>
          <w:noProof/>
        </w:rPr>
        <w:t xml:space="preserve">(Field </w:t>
      </w:r>
      <w:r w:rsidR="00AB112B">
        <w:rPr>
          <w:noProof/>
        </w:rPr>
        <w:lastRenderedPageBreak/>
        <w:t>et al. in press)</w:t>
      </w:r>
      <w:r w:rsidR="0007681D">
        <w:fldChar w:fldCharType="end"/>
      </w:r>
      <w:r w:rsidR="00C91A13">
        <w:t>, which differs from what one might expect based on their normal association with colder, upwelling conditions.</w:t>
      </w:r>
    </w:p>
    <w:p w14:paraId="22117D2D" w14:textId="4DEBD2C5" w:rsidR="006F49A2" w:rsidRDefault="00A032C2" w:rsidP="00A032C2">
      <w:pPr>
        <w:pStyle w:val="Heading2"/>
      </w:pPr>
      <w:r>
        <w:t>Bringing it all back home…</w:t>
      </w:r>
    </w:p>
    <w:p w14:paraId="15D58556" w14:textId="04B1F647" w:rsidR="00C0381E" w:rsidRDefault="00031776" w:rsidP="00BF1AA0">
      <w:r>
        <w:t>Overall, our data show a combination of large-scale temporal coherence for some processes but also important site-level variation. Dynamics related to oceanic scale processes and likely influence</w:t>
      </w:r>
      <w:r w:rsidR="00C0381E">
        <w:t>d</w:t>
      </w:r>
      <w:r>
        <w:t xml:space="preserve"> by climate showed the temporal coherence. For example, sea stars had high recruitment at most sites in 2017, and rockfish showed high recruitment across sites within a given year, although the specific year differed among complexes.</w:t>
      </w:r>
      <w:r w:rsidR="00C0381E">
        <w:t xml:space="preserve"> These results are consistent with other observation</w:t>
      </w:r>
      <w:r w:rsidR="00D179D4">
        <w:t>s</w:t>
      </w:r>
      <w:r w:rsidR="00C0381E">
        <w:t xml:space="preserve"> like the impact of the MHW on the abundance of rockfish pre-recruits (pelagic juveniles) </w:t>
      </w:r>
      <w:r w:rsidR="00C0381E">
        <w:fldChar w:fldCharType="begin"/>
      </w:r>
      <w:r w:rsidR="00C0381E">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C0381E">
        <w:fldChar w:fldCharType="separate"/>
      </w:r>
      <w:r w:rsidR="00C0381E">
        <w:rPr>
          <w:noProof/>
        </w:rPr>
        <w:t>(Field et al. in press)</w:t>
      </w:r>
      <w:r w:rsidR="00C0381E">
        <w:fldChar w:fldCharType="end"/>
      </w:r>
      <w:r w:rsidR="00D179D4">
        <w:t xml:space="preserve"> and the loss </w:t>
      </w:r>
      <w:r w:rsidR="00C0381E">
        <w:t xml:space="preserve">of canopy cover in kelp forests </w: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 </w:instrTex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EN.CITE.DATA </w:instrText>
      </w:r>
      <w:r w:rsidR="00C0381E">
        <w:fldChar w:fldCharType="end"/>
      </w:r>
      <w:r w:rsidR="00C0381E">
        <w:fldChar w:fldCharType="separate"/>
      </w:r>
      <w:r w:rsidR="00C0381E">
        <w:rPr>
          <w:noProof/>
        </w:rPr>
        <w:t>(Cavanaugh et al. 2019, Rogers-Bennett and Catton 2019, Beas-Luna et al. 2020)</w:t>
      </w:r>
      <w:r w:rsidR="00C0381E">
        <w:fldChar w:fldCharType="end"/>
      </w:r>
      <w:r w:rsidR="00D179D4">
        <w:t xml:space="preserve">, as well as the </w:t>
      </w:r>
      <w:r w:rsidR="00C0381E">
        <w:t xml:space="preserve">effects of water temperature on urchin recruitment </w:t>
      </w:r>
      <w:r w:rsidR="00C0381E">
        <w:fldChar w:fldCharType="begin"/>
      </w:r>
      <w:r w:rsidR="00C0381E">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0381E">
        <w:fldChar w:fldCharType="separate"/>
      </w:r>
      <w:r w:rsidR="00C0381E">
        <w:rPr>
          <w:noProof/>
        </w:rPr>
        <w:t>(Okamoto et al. 2020)</w:t>
      </w:r>
      <w:r w:rsidR="00C0381E">
        <w:fldChar w:fldCharType="end"/>
      </w:r>
      <w:r w:rsidR="00D179D4">
        <w:t xml:space="preserve">. </w:t>
      </w:r>
    </w:p>
    <w:p w14:paraId="3A41ADED" w14:textId="0C983BAB" w:rsidR="00C87EC1" w:rsidRDefault="00902A38" w:rsidP="00BF1AA0">
      <w:r>
        <w:t>Within this broad-scale temporal coherence is important site level variation. It is no surprise that recruitment was spatially variable within year</w:t>
      </w:r>
      <w:r w:rsidR="006A421E">
        <w:t>s; h</w:t>
      </w:r>
      <w:r w:rsidR="00E1567C">
        <w:t>owe</w:t>
      </w:r>
      <w:r w:rsidR="008A00DB">
        <w:t>ver, we saw two general patterns</w:t>
      </w:r>
      <w:r w:rsidR="006A421E">
        <w:t xml:space="preserve">. </w:t>
      </w:r>
      <w:r w:rsidR="008A00DB">
        <w:t>Recruitment for s</w:t>
      </w:r>
      <w:r w:rsidR="006A421E">
        <w:t>ea stars and the copper-quillback-brown rockfish complex</w:t>
      </w:r>
      <w:r w:rsidR="008A00DB">
        <w:t xml:space="preserve"> decreased from south to north, while the yellow tail-black rockfish complex did not demonstrate any latitudinal trend</w:t>
      </w:r>
      <w:r w:rsidR="006A421E">
        <w:t>.</w:t>
      </w:r>
      <w:r w:rsidR="009325CE">
        <w:t xml:space="preserve"> Furthermore, there was site-level variation in other dynamics: urchins increased (and kelp declined) at </w:t>
      </w:r>
      <w:proofErr w:type="spellStart"/>
      <w:r w:rsidR="009325CE">
        <w:t>Tatoosh</w:t>
      </w:r>
      <w:proofErr w:type="spellEnd"/>
      <w:r w:rsidR="009325CE">
        <w:t xml:space="preserve"> Island, sea stars continued to decline in abundance at Destruction Island, and black rockfish showed substantial increases at Destruction Island (likely due to the observed recruitment). </w:t>
      </w:r>
    </w:p>
    <w:p w14:paraId="0804519A" w14:textId="43A819EC" w:rsidR="009F01A7" w:rsidRDefault="009F01A7" w:rsidP="000C47A2">
      <w:r>
        <w:t>Fish and invertebrate assemblages</w:t>
      </w:r>
      <w:r w:rsidR="000C47A2">
        <w:t xml:space="preserve"> differed among sites</w:t>
      </w:r>
      <w:r w:rsidR="00D568FB">
        <w:t>,</w:t>
      </w:r>
      <w:r w:rsidR="000C47A2">
        <w:t xml:space="preserve"> </w:t>
      </w:r>
      <w:r>
        <w:t>providing a</w:t>
      </w:r>
      <w:r w:rsidR="00D568FB">
        <w:t>n</w:t>
      </w:r>
      <w:r>
        <w:t xml:space="preserve"> </w:t>
      </w:r>
      <w:r w:rsidR="00D568FB">
        <w:t xml:space="preserve">array </w:t>
      </w:r>
      <w:r>
        <w:t>of somewhat different kelp forest communities</w:t>
      </w:r>
      <w:r w:rsidR="00D568FB">
        <w:t xml:space="preserve"> along the Washington coast</w:t>
      </w:r>
      <w:r>
        <w:t xml:space="preserve">. </w:t>
      </w:r>
      <w:r w:rsidR="0021437E">
        <w:t xml:space="preserve">We also saw different dynamics among sites with increased in urchins at </w:t>
      </w:r>
      <w:proofErr w:type="spellStart"/>
      <w:r w:rsidR="0021437E">
        <w:t>Tatoosh</w:t>
      </w:r>
      <w:proofErr w:type="spellEnd"/>
      <w:r w:rsidR="0021437E">
        <w:t xml:space="preserve"> Island with concurrent declines in kelp. While at </w:t>
      </w:r>
      <w:r w:rsidR="0021437E">
        <w:lastRenderedPageBreak/>
        <w:t xml:space="preserve">Destruction Island, sea stars continued to decline in abundance. </w:t>
      </w:r>
      <w:r w:rsidR="000C47A2">
        <w:t>T</w:t>
      </w:r>
      <w:r w:rsidR="00D568FB">
        <w:t>his</w:t>
      </w:r>
      <w:r w:rsidR="000C47A2">
        <w:t xml:space="preserve"> portfolio effect </w:t>
      </w:r>
      <w:r w:rsidR="00D568FB">
        <w:fldChar w:fldCharType="begin"/>
      </w:r>
      <w:r w:rsidR="00D568FB">
        <w:instrText xml:space="preserve"> ADDIN EN.CITE &lt;EndNote&gt;&lt;Cite&gt;&lt;Author&gt;Schindler&lt;/Author&gt;&lt;Year&gt;2015&lt;/Year&gt;&lt;RecNum&gt;6090&lt;/RecNum&gt;&lt;DisplayText&gt;(Schindler et al. 2015)&lt;/DisplayText&gt;&lt;record&gt;&lt;rec-number&gt;6090&lt;/rec-number&gt;&lt;foreign-keys&gt;&lt;key app="EN" db-id="099r02pdsz02vhet5wvvf0ejr2a09aed5020" timestamp="1444335318"&gt;6090&lt;/key&gt;&lt;/foreign-keys&gt;&lt;ref-type name="Journal Article"&gt;17&lt;/ref-type&gt;&lt;contributors&gt;&lt;authors&gt;&lt;author&gt;Schindler, D.E.&lt;/author&gt;&lt;author&gt;Armstrong, J.B.&lt;/author&gt;&lt;author&gt;Reed, T.E.&lt;/author&gt;&lt;/authors&gt;&lt;/contributors&gt;&lt;titles&gt;&lt;title&gt;The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Environment&lt;/full-title&gt;&lt;abbr-1&gt;Front. Ecol. Environ.&lt;/abbr-1&gt;&lt;abbr-2&gt;Front Ecol Environ&lt;/abbr-2&gt;&lt;/periodical&gt;&lt;pages&gt;257-263&lt;/pages&gt;&lt;volume&gt;15&lt;/volume&gt;&lt;number&gt;5&lt;/number&gt;&lt;dates&gt;&lt;year&gt;2015&lt;/year&gt;&lt;/dates&gt;&lt;urls&gt;&lt;/urls&gt;&lt;electronic-resource-num&gt;10.1890/140275&lt;/electronic-resource-num&gt;&lt;/record&gt;&lt;/Cite&gt;&lt;/EndNote&gt;</w:instrText>
      </w:r>
      <w:r w:rsidR="00D568FB">
        <w:fldChar w:fldCharType="separate"/>
      </w:r>
      <w:r w:rsidR="00D568FB">
        <w:rPr>
          <w:noProof/>
        </w:rPr>
        <w:t>(Schindler et al. 2015)</w:t>
      </w:r>
      <w:r w:rsidR="00D568FB">
        <w:fldChar w:fldCharType="end"/>
      </w:r>
      <w:r w:rsidR="00D568FB">
        <w:t xml:space="preserve"> </w:t>
      </w:r>
      <w:r w:rsidR="000C47A2">
        <w:t>may be</w:t>
      </w:r>
      <w:r w:rsidR="005F7032">
        <w:t xml:space="preserve"> important to both the overall ecology of the system and to the effective conservation and manage</w:t>
      </w:r>
      <w:r w:rsidR="00D568FB">
        <w:t>ment of these marine resources by allowing for a range of responses to various perturbations. For example, while urchin barrens are generally considered a negative outcome</w:t>
      </w:r>
      <w:r w:rsidR="009A29B9">
        <w:t xml:space="preserve"> </w:t>
      </w:r>
      <w:r w:rsidR="009A29B9">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 </w:instrText>
      </w:r>
      <w:r w:rsidR="00C165C3">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EN.CITE.DATA </w:instrText>
      </w:r>
      <w:r w:rsidR="00C165C3">
        <w:fldChar w:fldCharType="end"/>
      </w:r>
      <w:r w:rsidR="009A29B9">
        <w:fldChar w:fldCharType="separate"/>
      </w:r>
      <w:r w:rsidR="00C165C3">
        <w:rPr>
          <w:noProof/>
        </w:rPr>
        <w:t>(Eisaguirre et al. 2020, Williams et al. 2021)</w:t>
      </w:r>
      <w:r w:rsidR="009A29B9">
        <w:fldChar w:fldCharType="end"/>
      </w:r>
      <w:r w:rsidR="00D568FB">
        <w:t xml:space="preserve">, urchins are important food items for </w:t>
      </w:r>
      <w:r w:rsidR="009A29B9">
        <w:t xml:space="preserve">sea </w:t>
      </w:r>
      <w:r w:rsidR="00D568FB">
        <w:t>otters</w:t>
      </w:r>
      <w:r w:rsidR="009A29B9">
        <w:t xml:space="preserve"> and </w:t>
      </w:r>
      <w:proofErr w:type="spellStart"/>
      <w:r w:rsidR="009A29B9" w:rsidRPr="009A29B9">
        <w:rPr>
          <w:i/>
        </w:rPr>
        <w:t>Pycnopodia</w:t>
      </w:r>
      <w:proofErr w:type="spellEnd"/>
      <w:r w:rsidR="0021437E">
        <w:rPr>
          <w:i/>
        </w:rPr>
        <w:t xml:space="preserve"> </w:t>
      </w:r>
      <w:r w:rsidR="0021437E">
        <w:t>(as well as for spiny lobster and sheepshead in southern California)</w:t>
      </w:r>
      <w:r w:rsidR="009A29B9">
        <w:t xml:space="preserve">, and they are important in the detrital food chain </w:t>
      </w:r>
      <w:r w:rsidR="00C165C3">
        <w:fldChar w:fldCharType="begin"/>
      </w:r>
      <w:r w:rsidR="00C165C3">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C165C3">
        <w:fldChar w:fldCharType="separate"/>
      </w:r>
      <w:r w:rsidR="00C165C3">
        <w:rPr>
          <w:noProof/>
        </w:rPr>
        <w:t>(Yorke et al. 2019)</w:t>
      </w:r>
      <w:r w:rsidR="00C165C3">
        <w:fldChar w:fldCharType="end"/>
      </w:r>
      <w:r w:rsidR="009A29B9">
        <w:t>.</w:t>
      </w:r>
      <w:r w:rsidR="0021437E">
        <w:t xml:space="preserve"> Urchin densities were generally low among our sites, but increased rapidly in 2017 at </w:t>
      </w:r>
      <w:proofErr w:type="spellStart"/>
      <w:r w:rsidR="0021437E">
        <w:t>Tatoosh</w:t>
      </w:r>
      <w:proofErr w:type="spellEnd"/>
      <w:r w:rsidR="0021437E">
        <w:t xml:space="preserve"> Island</w:t>
      </w:r>
      <w:r w:rsidR="00715B6A">
        <w:t xml:space="preserve"> likely due to a combination of climate and oceanic influencing larval supply and to local-scale </w:t>
      </w:r>
      <w:proofErr w:type="spellStart"/>
      <w:r w:rsidR="00715B6A">
        <w:t>bethic</w:t>
      </w:r>
      <w:proofErr w:type="spellEnd"/>
      <w:r w:rsidR="00715B6A">
        <w:t xml:space="preserve"> biotic interactions</w:t>
      </w:r>
      <w:r w:rsidR="0021437E">
        <w:t>. These urchins</w:t>
      </w:r>
      <w:r w:rsidR="00BA2193">
        <w:t xml:space="preserve"> may serve as seed populations and provide propagules to other locations along the coast with low urchin </w:t>
      </w:r>
      <w:r w:rsidR="00E74783">
        <w:t>densities</w:t>
      </w:r>
      <w:r w:rsidR="00BA2193">
        <w:t>.</w:t>
      </w:r>
      <w:r w:rsidR="00715B6A">
        <w:t xml:space="preserve"> </w:t>
      </w:r>
      <w:r w:rsidR="00BA2193">
        <w:t xml:space="preserve"> </w:t>
      </w:r>
      <w:commentRangeStart w:id="181"/>
      <w:r w:rsidR="00322E6E">
        <w:t xml:space="preserve">Thus when attempting to understand both the ecology of the system, and </w:t>
      </w:r>
      <w:r w:rsidR="00E40119">
        <w:t>implementing</w:t>
      </w:r>
      <w:r w:rsidR="00322E6E">
        <w:t xml:space="preserve"> conservation and management</w:t>
      </w:r>
      <w:r w:rsidR="00E40119">
        <w:t xml:space="preserve"> systems</w:t>
      </w:r>
      <w:r w:rsidR="00322E6E">
        <w:t xml:space="preserve">, ecologists and managers may need to take a portfolio approach to understanding the system and planning for the future. </w:t>
      </w:r>
      <w:r w:rsidR="0021437E">
        <w:t xml:space="preserve"> </w:t>
      </w:r>
      <w:commentRangeEnd w:id="181"/>
      <w:r w:rsidR="00E40119">
        <w:rPr>
          <w:rStyle w:val="CommentReference"/>
        </w:rPr>
        <w:commentReference w:id="181"/>
      </w:r>
    </w:p>
    <w:p w14:paraId="5FA65537" w14:textId="77777777" w:rsidR="009F01A7" w:rsidRDefault="009F01A7" w:rsidP="005F7032"/>
    <w:p w14:paraId="3AD042CE" w14:textId="77777777" w:rsidR="00ED7FF3" w:rsidRDefault="00ED7FF3" w:rsidP="00D53E7A">
      <w:pPr>
        <w:pStyle w:val="Heading1"/>
      </w:pPr>
      <w:r>
        <w:t>Acknowledgments</w:t>
      </w:r>
    </w:p>
    <w:p w14:paraId="228DF46B" w14:textId="56105C0D" w:rsidR="00ED7FF3" w:rsidRDefault="00F75178" w:rsidP="0083266B">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w:t>
      </w:r>
      <w:r w:rsidR="00BF1AA0">
        <w:t xml:space="preserve">for comments on the manuscript. More here: boat crew, coast guard at </w:t>
      </w:r>
      <w:proofErr w:type="spellStart"/>
      <w:r w:rsidR="00BF1AA0">
        <w:t>Neah</w:t>
      </w:r>
      <w:proofErr w:type="spellEnd"/>
      <w:r w:rsidR="00BF1AA0">
        <w:t xml:space="preserve"> Bay, etc.</w:t>
      </w:r>
      <w:r w:rsidR="00ED7FF3">
        <w:br w:type="page"/>
      </w:r>
    </w:p>
    <w:p w14:paraId="3AE681C4" w14:textId="5A3E1BFC" w:rsidR="00ED7FF3" w:rsidRDefault="00ED7FF3" w:rsidP="00D53E7A">
      <w:pPr>
        <w:pStyle w:val="Heading1"/>
      </w:pPr>
      <w:r>
        <w:lastRenderedPageBreak/>
        <w:t>Literature Cited</w:t>
      </w:r>
    </w:p>
    <w:p w14:paraId="0D24FAB0" w14:textId="77777777" w:rsidR="00C165C3" w:rsidRPr="00C165C3" w:rsidRDefault="00F75178" w:rsidP="00C165C3">
      <w:pPr>
        <w:pStyle w:val="EndNoteBibliography"/>
        <w:spacing w:after="0"/>
        <w:ind w:left="720" w:hanging="720"/>
      </w:pPr>
      <w:r w:rsidRPr="00056C63">
        <w:rPr>
          <w:sz w:val="22"/>
        </w:rPr>
        <w:fldChar w:fldCharType="begin"/>
      </w:r>
      <w:r w:rsidRPr="00056C63">
        <w:rPr>
          <w:sz w:val="22"/>
        </w:rPr>
        <w:instrText xml:space="preserve"> ADDIN EN.REFLIST </w:instrText>
      </w:r>
      <w:r w:rsidRPr="00056C63">
        <w:rPr>
          <w:sz w:val="22"/>
        </w:rPr>
        <w:fldChar w:fldCharType="separate"/>
      </w:r>
      <w:r w:rsidR="00C165C3" w:rsidRPr="00C165C3">
        <w:t xml:space="preserve">Beas-Luna, R., F. Micheli, C. B. Woodson, M. Carr, D. Malone, J. Torre, C. Boch, J. E. Caselle, M. Edwards, J. Freiwald, S. L. Hamilton, A. Hernandez, B. Konar, K. J. Kroeker, J. Lorda, G. Montaño-Moctezuma, and G. Torres-Moye. 2020. Geographic variation in responses of kelp forest communities of the California Current to recent climatic changes. Global Change Biology </w:t>
      </w:r>
      <w:r w:rsidR="00C165C3" w:rsidRPr="00C165C3">
        <w:rPr>
          <w:b/>
        </w:rPr>
        <w:t>26</w:t>
      </w:r>
      <w:r w:rsidR="00C165C3" w:rsidRPr="00C165C3">
        <w:t>:6457-6473.</w:t>
      </w:r>
    </w:p>
    <w:p w14:paraId="305C7619" w14:textId="77777777" w:rsidR="00C165C3" w:rsidRPr="00C165C3" w:rsidRDefault="00C165C3" w:rsidP="00C165C3">
      <w:pPr>
        <w:pStyle w:val="EndNoteBibliography"/>
        <w:spacing w:after="0"/>
        <w:ind w:left="720" w:hanging="720"/>
      </w:pPr>
      <w:r w:rsidRPr="00C165C3">
        <w:t xml:space="preserve">Bond, N. A., M. F. Cronin, H. Freeland, and N. Mantua. 2015. Causes and impacts of the 2014 warm anomaly in the NE Pacific. Geophysical Research Letters </w:t>
      </w:r>
      <w:r w:rsidRPr="00C165C3">
        <w:rPr>
          <w:b/>
        </w:rPr>
        <w:t>42</w:t>
      </w:r>
      <w:r w:rsidRPr="00C165C3">
        <w:t>:3414-3420.</w:t>
      </w:r>
    </w:p>
    <w:p w14:paraId="6B02761F" w14:textId="77777777" w:rsidR="00C165C3" w:rsidRPr="00C165C3" w:rsidRDefault="00C165C3" w:rsidP="00C165C3">
      <w:pPr>
        <w:pStyle w:val="EndNoteBibliography"/>
        <w:spacing w:after="0"/>
        <w:ind w:left="720" w:hanging="720"/>
      </w:pPr>
      <w:r w:rsidRPr="00C165C3">
        <w:t xml:space="preserve">Burt, J. M., M. T. Tinker, D. K. Okamoto, K. W. Demes, K. Holmes, and A. K. Salomon. 2018. Sudden collapse of a mesopredator reveals its complementary role in mediating rocky reef regime shifts. Proceedings of the Royal Society B-Biological Sciences </w:t>
      </w:r>
      <w:r w:rsidRPr="00C165C3">
        <w:rPr>
          <w:b/>
        </w:rPr>
        <w:t>285</w:t>
      </w:r>
      <w:r w:rsidRPr="00C165C3">
        <w:t>.</w:t>
      </w:r>
    </w:p>
    <w:p w14:paraId="6F687A18" w14:textId="77777777" w:rsidR="00C165C3" w:rsidRPr="00C165C3" w:rsidRDefault="00C165C3" w:rsidP="00C165C3">
      <w:pPr>
        <w:pStyle w:val="EndNoteBibliography"/>
        <w:spacing w:after="0"/>
        <w:ind w:left="720" w:hanging="720"/>
      </w:pPr>
      <w:r w:rsidRPr="00C165C3">
        <w:t>Carr, M. H., and D. C. Reed. 2016. Shallow Rocky Reefs and Kelp Forests. Pages 311-336  Ecosystems of California.</w:t>
      </w:r>
    </w:p>
    <w:p w14:paraId="43C4111F" w14:textId="77777777" w:rsidR="00C165C3" w:rsidRPr="00C165C3" w:rsidRDefault="00C165C3" w:rsidP="00C165C3">
      <w:pPr>
        <w:pStyle w:val="EndNoteBibliography"/>
        <w:spacing w:after="0"/>
        <w:ind w:left="720" w:hanging="720"/>
      </w:pPr>
      <w:r w:rsidRPr="00C165C3">
        <w:t xml:space="preserve">Carr, M. H., and C. Syms. 2006. Recruitment. Pages 411–427. </w:t>
      </w:r>
      <w:r w:rsidRPr="00C165C3">
        <w:rPr>
          <w:i/>
        </w:rPr>
        <w:t>in</w:t>
      </w:r>
      <w:r w:rsidRPr="00C165C3">
        <w:t xml:space="preserve"> L. G. Allen, D. J. Pondella II, and M. H. Horn, editors. The ecology of marine fishes. University of California Press, Berkeley, California.</w:t>
      </w:r>
    </w:p>
    <w:p w14:paraId="7BF9B303" w14:textId="77777777" w:rsidR="00C165C3" w:rsidRPr="00C165C3" w:rsidRDefault="00C165C3" w:rsidP="00C165C3">
      <w:pPr>
        <w:pStyle w:val="EndNoteBibliography"/>
        <w:spacing w:after="0"/>
        <w:ind w:left="720" w:hanging="720"/>
      </w:pPr>
      <w:r w:rsidRPr="00C165C3">
        <w:t xml:space="preserve">Cavanaugh, K. C., D. C. Reed, T. W. Bell, M. N. Castorani, and R. Beas-Luna. 2019. Spatial Variability in the Resistance and Resilience of Giant Kelp in Southern and Baja California to a Multiyear Heatwave. Frontiers in Marine Science </w:t>
      </w:r>
      <w:r w:rsidRPr="00C165C3">
        <w:rPr>
          <w:b/>
        </w:rPr>
        <w:t>6</w:t>
      </w:r>
      <w:r w:rsidRPr="00C165C3">
        <w:t>.</w:t>
      </w:r>
    </w:p>
    <w:p w14:paraId="2A7B09FE" w14:textId="77777777" w:rsidR="00C165C3" w:rsidRPr="00C165C3" w:rsidRDefault="00C165C3" w:rsidP="00C165C3">
      <w:pPr>
        <w:pStyle w:val="EndNoteBibliography"/>
        <w:spacing w:after="0"/>
        <w:ind w:left="720" w:hanging="720"/>
      </w:pPr>
      <w:r w:rsidRPr="00C165C3">
        <w:t>Chittaro, P., N. Tolimieri, K. Andrews, and Whoeverelse. in preparation. The stable isotope paper on rockfish. A really good one.</w:t>
      </w:r>
    </w:p>
    <w:p w14:paraId="436FE6E0" w14:textId="77777777" w:rsidR="00C165C3" w:rsidRPr="00C165C3" w:rsidRDefault="00C165C3" w:rsidP="00C165C3">
      <w:pPr>
        <w:pStyle w:val="EndNoteBibliography"/>
        <w:spacing w:after="0"/>
        <w:ind w:left="720" w:hanging="720"/>
      </w:pPr>
      <w:r w:rsidRPr="00C165C3">
        <w:t>Clarke, K. R., and R. M. Warwick. 2001. Change in Marine Communities: An Approach to Statistical Analysis and Interpretation; 2nd edition. PRIMER-E, Plymouth, UK.</w:t>
      </w:r>
    </w:p>
    <w:p w14:paraId="7E203F2B" w14:textId="77777777" w:rsidR="00C165C3" w:rsidRPr="00C165C3" w:rsidRDefault="00C165C3" w:rsidP="00C165C3">
      <w:pPr>
        <w:pStyle w:val="EndNoteBibliography"/>
        <w:spacing w:after="0"/>
        <w:ind w:left="720" w:hanging="720"/>
      </w:pPr>
      <w:r w:rsidRPr="00C165C3">
        <w:t xml:space="preserve">Connell, S. D. 2005. Assembly and maintenance of subtidal habitat heterogeneity: synergistic effects of light penetration and sedimentation. Marine Ecology Progress Series </w:t>
      </w:r>
      <w:r w:rsidRPr="00C165C3">
        <w:rPr>
          <w:b/>
        </w:rPr>
        <w:t>289</w:t>
      </w:r>
      <w:r w:rsidRPr="00C165C3">
        <w:t>:53-61.</w:t>
      </w:r>
    </w:p>
    <w:p w14:paraId="2C6C4217" w14:textId="77777777" w:rsidR="00C165C3" w:rsidRPr="00C165C3" w:rsidRDefault="00C165C3" w:rsidP="00C165C3">
      <w:pPr>
        <w:pStyle w:val="EndNoteBibliography"/>
        <w:spacing w:after="0"/>
        <w:ind w:left="720" w:hanging="720"/>
      </w:pPr>
      <w:r w:rsidRPr="00C165C3">
        <w:t xml:space="preserve">Danilowicz, B. S., N. Tolimieri, and P. F. Sale. 2001. Meso-scale habitat features affect recruitment of reef fishes in St. Croix, US Virgin Islands. Bulletin of Marine Science </w:t>
      </w:r>
      <w:r w:rsidRPr="00C165C3">
        <w:rPr>
          <w:b/>
        </w:rPr>
        <w:t>69</w:t>
      </w:r>
      <w:r w:rsidRPr="00C165C3">
        <w:t>:1223-1232.</w:t>
      </w:r>
    </w:p>
    <w:p w14:paraId="649512FC" w14:textId="77777777" w:rsidR="00C165C3" w:rsidRPr="00C165C3" w:rsidRDefault="00C165C3" w:rsidP="00C165C3">
      <w:pPr>
        <w:pStyle w:val="EndNoteBibliography"/>
        <w:spacing w:after="0"/>
        <w:ind w:left="720" w:hanging="720"/>
      </w:pPr>
      <w:r w:rsidRPr="00C165C3">
        <w:t xml:space="preserve">Dayton, P. K. 1985. The ecology of kelp communities. Annual Review of Ecology and Systematics </w:t>
      </w:r>
      <w:r w:rsidRPr="00C165C3">
        <w:rPr>
          <w:b/>
        </w:rPr>
        <w:t>16</w:t>
      </w:r>
      <w:r w:rsidRPr="00C165C3">
        <w:t>:251-245.</w:t>
      </w:r>
    </w:p>
    <w:p w14:paraId="7A5796A0" w14:textId="77777777" w:rsidR="00C165C3" w:rsidRPr="00C165C3" w:rsidRDefault="00C165C3" w:rsidP="00C165C3">
      <w:pPr>
        <w:pStyle w:val="EndNoteBibliography"/>
        <w:spacing w:after="0"/>
        <w:ind w:left="720" w:hanging="720"/>
      </w:pPr>
      <w:r w:rsidRPr="00C165C3">
        <w:t xml:space="preserve">Dunn, R. P., and K. A. Hovel. 2019. Experiments reveal limited top-down control of key herbivores in southern California kelp forests. Ecology </w:t>
      </w:r>
      <w:r w:rsidRPr="00C165C3">
        <w:rPr>
          <w:b/>
        </w:rPr>
        <w:t>100</w:t>
      </w:r>
      <w:r w:rsidRPr="00C165C3">
        <w:t>:e02625.</w:t>
      </w:r>
    </w:p>
    <w:p w14:paraId="2E9C869C" w14:textId="77777777" w:rsidR="00C165C3" w:rsidRPr="00C165C3" w:rsidRDefault="00C165C3" w:rsidP="00C165C3">
      <w:pPr>
        <w:pStyle w:val="EndNoteBibliography"/>
        <w:spacing w:after="0"/>
        <w:ind w:left="720" w:hanging="720"/>
      </w:pPr>
      <w:r w:rsidRPr="00C165C3">
        <w:t xml:space="preserve">Eisaguirre, J. H., J. M. Eisaguirre, K. Davis, P. M. Carlson, S. D. Gaines, and J. E. Caselle. 2020. Trophic redundancy and predator size class structure drive differences in kelp forest ecosystem dynamics. Ecology </w:t>
      </w:r>
      <w:r w:rsidRPr="00C165C3">
        <w:rPr>
          <w:b/>
        </w:rPr>
        <w:t>101</w:t>
      </w:r>
      <w:r w:rsidRPr="00C165C3">
        <w:t>:e02993.</w:t>
      </w:r>
    </w:p>
    <w:p w14:paraId="1E233938" w14:textId="77777777" w:rsidR="00C165C3" w:rsidRPr="00C165C3" w:rsidRDefault="00C165C3" w:rsidP="00C165C3">
      <w:pPr>
        <w:pStyle w:val="EndNoteBibliography"/>
        <w:spacing w:after="0"/>
        <w:ind w:left="720" w:hanging="720"/>
      </w:pPr>
      <w:r w:rsidRPr="00C165C3">
        <w:t xml:space="preserve">Estes, J. A., E. M. Danner, D. F. Doak, B. Konar, A. M. Springer, P. D. Steinberg, M. T. Tinker, and T. M. Williams. 2004. Complex trophic interactions in kelp forest ecosystems. Bulletin of Marine Science </w:t>
      </w:r>
      <w:r w:rsidRPr="00C165C3">
        <w:rPr>
          <w:b/>
        </w:rPr>
        <w:t>74</w:t>
      </w:r>
      <w:r w:rsidRPr="00C165C3">
        <w:t>:621-638.</w:t>
      </w:r>
    </w:p>
    <w:p w14:paraId="5ABBD51B" w14:textId="77777777" w:rsidR="00C165C3" w:rsidRPr="00C165C3" w:rsidRDefault="00C165C3" w:rsidP="00C165C3">
      <w:pPr>
        <w:pStyle w:val="EndNoteBibliography"/>
        <w:spacing w:after="0"/>
        <w:ind w:left="720" w:hanging="720"/>
      </w:pPr>
      <w:r w:rsidRPr="00C165C3">
        <w:t xml:space="preserve">Fewings, M. R., and K. S. Brown. 2019. Regional Structure in the Marine Heat Wave of Summer 2015 Off the Western United States. Frontiers in Marine Science </w:t>
      </w:r>
      <w:r w:rsidRPr="00C165C3">
        <w:rPr>
          <w:b/>
        </w:rPr>
        <w:t>6</w:t>
      </w:r>
      <w:r w:rsidRPr="00C165C3">
        <w:t>.</w:t>
      </w:r>
    </w:p>
    <w:p w14:paraId="0264D0F6" w14:textId="77777777" w:rsidR="00C165C3" w:rsidRPr="00C165C3" w:rsidRDefault="00C165C3" w:rsidP="00C165C3">
      <w:pPr>
        <w:pStyle w:val="EndNoteBibliography"/>
        <w:spacing w:after="0"/>
        <w:ind w:left="720" w:hanging="720"/>
      </w:pPr>
      <w:r w:rsidRPr="00C165C3">
        <w:t xml:space="preserve">Field, J., R. Miller, J. Santora, N. Tolimieri, M. Haltuch, R. Brodeur, T. Auth, E. J. Dick, K. Sakuma, and B. Wells. in press. Spatiotemporal patterns of variability in the abundance and distribution of winter-spawned pelagic juvenile rockfish in the California Current. TBD </w:t>
      </w:r>
      <w:r w:rsidRPr="00C165C3">
        <w:rPr>
          <w:b/>
        </w:rPr>
        <w:t>TBD</w:t>
      </w:r>
      <w:r w:rsidRPr="00C165C3">
        <w:t>.</w:t>
      </w:r>
    </w:p>
    <w:p w14:paraId="1061749D" w14:textId="77777777" w:rsidR="00C165C3" w:rsidRPr="00C165C3" w:rsidRDefault="00C165C3" w:rsidP="00C165C3">
      <w:pPr>
        <w:pStyle w:val="EndNoteBibliography"/>
        <w:spacing w:after="0"/>
        <w:ind w:left="720" w:hanging="720"/>
      </w:pPr>
      <w:r w:rsidRPr="00C165C3">
        <w:t xml:space="preserve">Foster, M. S., and D. R. Schiel. 1988. Kelp communities and sea otters: keystone species or just another brick in the wall? Pages 92-115 </w:t>
      </w:r>
      <w:r w:rsidRPr="00C165C3">
        <w:rPr>
          <w:i/>
        </w:rPr>
        <w:t>in</w:t>
      </w:r>
      <w:r w:rsidRPr="00C165C3">
        <w:t xml:space="preserve"> a. J. A. E. G. R. VanBlaricom, editor. The Community Ecology of Sea Otters. Springer-Verlag, Berlin.</w:t>
      </w:r>
    </w:p>
    <w:p w14:paraId="1A03E29F" w14:textId="77777777" w:rsidR="00C165C3" w:rsidRPr="00C165C3" w:rsidRDefault="00C165C3" w:rsidP="00C165C3">
      <w:pPr>
        <w:pStyle w:val="EndNoteBibliography"/>
        <w:spacing w:after="0"/>
        <w:ind w:left="720" w:hanging="720"/>
      </w:pPr>
      <w:r w:rsidRPr="00C165C3">
        <w:t xml:space="preserve">Greene, H. G., M. M. Yoklavich, R. M. Starr, V. M. O'Connell, W. W. Wakefield, D. E. Sullivan, J. E. McRea, and G. M. Cailliet. 1999. A classification scheme for deep seafloor habitats. Oceanologica Acta </w:t>
      </w:r>
      <w:r w:rsidRPr="00C165C3">
        <w:rPr>
          <w:b/>
        </w:rPr>
        <w:t>22</w:t>
      </w:r>
      <w:r w:rsidRPr="00C165C3">
        <w:t>:663-678.</w:t>
      </w:r>
    </w:p>
    <w:p w14:paraId="7512EB2F" w14:textId="77777777" w:rsidR="00C165C3" w:rsidRPr="00C165C3" w:rsidRDefault="00C165C3" w:rsidP="00C165C3">
      <w:pPr>
        <w:pStyle w:val="EndNoteBibliography"/>
        <w:spacing w:after="0"/>
        <w:ind w:left="720" w:hanging="720"/>
      </w:pPr>
      <w:r w:rsidRPr="00C165C3">
        <w:t xml:space="preserve">Harvell, C. D., D. Montecino-Latorre, J. M. Caldwell, J. M. Burt, K. Bosley, A. Keller, S. F. Heron, A. K. Salomon, L. Lee, O. Pontier, C. Pattengill-Semmens, and J. K. Gaydos. 2019. Disease epidemic and a marine heat wave are associated with the continental-scale collapse of a pivotal predator (&lt;em&gt;Pycnopodia helianthoides&lt;/em&gt;). Science Advances </w:t>
      </w:r>
      <w:r w:rsidRPr="00C165C3">
        <w:rPr>
          <w:b/>
        </w:rPr>
        <w:t>5</w:t>
      </w:r>
      <w:r w:rsidRPr="00C165C3">
        <w:t>:eaau7042.</w:t>
      </w:r>
    </w:p>
    <w:p w14:paraId="0B55CADF" w14:textId="77777777" w:rsidR="00C165C3" w:rsidRPr="00C165C3" w:rsidRDefault="00C165C3" w:rsidP="00C165C3">
      <w:pPr>
        <w:pStyle w:val="EndNoteBibliography"/>
        <w:spacing w:after="0"/>
        <w:ind w:left="720" w:hanging="720"/>
      </w:pPr>
      <w:r w:rsidRPr="00C165C3">
        <w:lastRenderedPageBreak/>
        <w:t>Harvey, C., N. Garfield, W. Williams, N. Tolimieri, I. Schroeder, E. Hazen, K. Andrews, K. Barnas, S. Bograd, R. Brodeur, B. Burke, J. Cope, L. deWitt, J. Field, J. Fisher, T. Good, C. Greene, D. Holland, M. Hunsicker, M. Jacox, S. Kasperski, S. Kim, A. Leising, S. Melin, C. Morgan, N.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(CCEIA). U.S. Department of Commerce, NOAA Technical Memorandum NMFS-NWFSC-145.</w:t>
      </w:r>
    </w:p>
    <w:p w14:paraId="3196F35F" w14:textId="77777777" w:rsidR="00C165C3" w:rsidRPr="00C165C3" w:rsidRDefault="00C165C3" w:rsidP="00C165C3">
      <w:pPr>
        <w:pStyle w:val="EndNoteBibliography"/>
        <w:spacing w:after="0"/>
        <w:ind w:left="720" w:hanging="720"/>
      </w:pPr>
      <w:r w:rsidRPr="00C165C3">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65C3">
        <w:rPr>
          <w:b/>
        </w:rPr>
        <w:t>5</w:t>
      </w:r>
      <w:r w:rsidRPr="00C165C3">
        <w:t>.</w:t>
      </w:r>
    </w:p>
    <w:p w14:paraId="46D1E739" w14:textId="77777777" w:rsidR="00C165C3" w:rsidRPr="00C165C3" w:rsidRDefault="00C165C3" w:rsidP="00C165C3">
      <w:pPr>
        <w:pStyle w:val="EndNoteBibliography"/>
        <w:spacing w:after="0"/>
        <w:ind w:left="720" w:hanging="720"/>
      </w:pPr>
      <w:r w:rsidRPr="00C165C3">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65C3">
        <w:rPr>
          <w:b/>
        </w:rPr>
        <w:t>111</w:t>
      </w:r>
      <w:r w:rsidRPr="00C165C3">
        <w:t>:17278-17283.</w:t>
      </w:r>
    </w:p>
    <w:p w14:paraId="041D684E" w14:textId="77777777" w:rsidR="00C165C3" w:rsidRPr="00C165C3" w:rsidRDefault="00C165C3" w:rsidP="00C165C3">
      <w:pPr>
        <w:pStyle w:val="EndNoteBibliography"/>
        <w:spacing w:after="0"/>
        <w:ind w:left="720" w:hanging="720"/>
      </w:pPr>
      <w:r w:rsidRPr="00C165C3">
        <w:t>Hixon, M. A., B. N. Tissot, and W. G. Pearcy. 1991. Fish assemblages of rocky banks of the Pacific Northwest, Final Report, OCS Study 91-0052. U. S. Minerals Management Service, Camarillo, California.</w:t>
      </w:r>
    </w:p>
    <w:p w14:paraId="25258226" w14:textId="77777777" w:rsidR="00C165C3" w:rsidRPr="00C165C3" w:rsidRDefault="00C165C3" w:rsidP="00C165C3">
      <w:pPr>
        <w:pStyle w:val="EndNoteBibliography"/>
        <w:spacing w:after="0"/>
        <w:ind w:left="720" w:hanging="720"/>
      </w:pPr>
      <w:r w:rsidRPr="00C165C3">
        <w:t xml:space="preserve">Hyde, J. R., and R. D. Vetter. 2007. The origin, evolution, and diversification of rockfishes of the genus Sebastes (Cuvier). Mol Phylogenet Evol </w:t>
      </w:r>
      <w:r w:rsidRPr="00C165C3">
        <w:rPr>
          <w:b/>
        </w:rPr>
        <w:t>44</w:t>
      </w:r>
      <w:r w:rsidRPr="00C165C3">
        <w:t>:790-811.</w:t>
      </w:r>
    </w:p>
    <w:p w14:paraId="55FCA9A4" w14:textId="77777777" w:rsidR="00C165C3" w:rsidRPr="00C165C3" w:rsidRDefault="00C165C3" w:rsidP="00C165C3">
      <w:pPr>
        <w:pStyle w:val="EndNoteBibliography"/>
        <w:spacing w:after="0"/>
        <w:ind w:left="720" w:hanging="720"/>
      </w:pPr>
      <w:r w:rsidRPr="00C165C3">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65C3">
        <w:rPr>
          <w:b/>
        </w:rPr>
        <w:t>99</w:t>
      </w:r>
      <w:r w:rsidRPr="00C165C3">
        <w:t>:S27-S33.</w:t>
      </w:r>
    </w:p>
    <w:p w14:paraId="2DCA1F02" w14:textId="77777777" w:rsidR="00C165C3" w:rsidRPr="00C165C3" w:rsidRDefault="00C165C3" w:rsidP="00C165C3">
      <w:pPr>
        <w:pStyle w:val="EndNoteBibliography"/>
        <w:spacing w:after="0"/>
        <w:ind w:left="720" w:hanging="720"/>
      </w:pPr>
      <w:r w:rsidRPr="00C165C3">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C165C3">
        <w:rPr>
          <w:b/>
        </w:rPr>
        <w:t>116</w:t>
      </w:r>
      <w:r w:rsidRPr="00C165C3">
        <w:t>:266-280.</w:t>
      </w:r>
    </w:p>
    <w:p w14:paraId="1123F94B" w14:textId="77777777" w:rsidR="00C165C3" w:rsidRPr="00C165C3" w:rsidRDefault="00C165C3" w:rsidP="00C165C3">
      <w:pPr>
        <w:pStyle w:val="EndNoteBibliography"/>
        <w:spacing w:after="0"/>
        <w:ind w:left="720" w:hanging="720"/>
      </w:pPr>
      <w:r w:rsidRPr="00C165C3">
        <w:t xml:space="preserve">Kriegisch, N., S. E. Reeves, E. B. Flukes, C. R. Johnson, and S. D. Ling. 2019. Drift-kelp suppresses foraging movement of overgrazing sea urchins. Oecologia </w:t>
      </w:r>
      <w:r w:rsidRPr="00C165C3">
        <w:rPr>
          <w:b/>
        </w:rPr>
        <w:t>190</w:t>
      </w:r>
      <w:r w:rsidRPr="00C165C3">
        <w:t>:665-677.</w:t>
      </w:r>
    </w:p>
    <w:p w14:paraId="4D6B6669" w14:textId="77777777" w:rsidR="00C165C3" w:rsidRPr="00C165C3" w:rsidRDefault="00C165C3" w:rsidP="00C165C3">
      <w:pPr>
        <w:pStyle w:val="EndNoteBibliography"/>
        <w:spacing w:after="0"/>
        <w:ind w:left="720" w:hanging="720"/>
      </w:pPr>
      <w:r w:rsidRPr="00C165C3">
        <w:t xml:space="preserve">Kvitek, R. G., P. Iampietro, and C. E. Bowlby. 1998. Sea Otters and Benthic Prey Communities: A Direct Test of the Sea Otter as Keystone Predator in Washington State. Marine Mammal Science </w:t>
      </w:r>
      <w:r w:rsidRPr="00C165C3">
        <w:rPr>
          <w:b/>
        </w:rPr>
        <w:t>14</w:t>
      </w:r>
      <w:r w:rsidRPr="00C165C3">
        <w:t>:895-902.</w:t>
      </w:r>
    </w:p>
    <w:p w14:paraId="7FCF70FC" w14:textId="77777777" w:rsidR="00C165C3" w:rsidRPr="00C165C3" w:rsidRDefault="00C165C3" w:rsidP="00C165C3">
      <w:pPr>
        <w:pStyle w:val="EndNoteBibliography"/>
        <w:spacing w:after="0"/>
        <w:ind w:left="720" w:hanging="720"/>
      </w:pPr>
      <w:r w:rsidRPr="00C165C3">
        <w:t xml:space="preserve">Kvitek, R. G., D. Shull, D. Canestro, E. C. Bowlby, and B. L. Troutman. 1989. Sea Otters and Benthic Prey Communities in Washington State. Marine Mammal Science </w:t>
      </w:r>
      <w:r w:rsidRPr="00C165C3">
        <w:rPr>
          <w:b/>
        </w:rPr>
        <w:t>5</w:t>
      </w:r>
      <w:r w:rsidRPr="00C165C3">
        <w:t>:266-280.</w:t>
      </w:r>
    </w:p>
    <w:p w14:paraId="5291BDD1" w14:textId="77777777" w:rsidR="00C165C3" w:rsidRPr="00C165C3" w:rsidRDefault="00C165C3" w:rsidP="00C165C3">
      <w:pPr>
        <w:pStyle w:val="EndNoteBibliography"/>
        <w:spacing w:after="0"/>
        <w:ind w:left="720" w:hanging="720"/>
      </w:pPr>
      <w:r w:rsidRPr="00C165C3">
        <w:t xml:space="preserve">Legendre, P., and M. J. Anderson. 1999. Distance-based redundancy analysis: testing multispecies responses in multifactorial ecological experiments. Ecological Monographs </w:t>
      </w:r>
      <w:r w:rsidRPr="00C165C3">
        <w:rPr>
          <w:b/>
        </w:rPr>
        <w:t>69</w:t>
      </w:r>
      <w:r w:rsidRPr="00C165C3">
        <w:t>:1-24.</w:t>
      </w:r>
    </w:p>
    <w:p w14:paraId="533655BC" w14:textId="77777777" w:rsidR="00C165C3" w:rsidRPr="00C165C3" w:rsidRDefault="00C165C3" w:rsidP="00C165C3">
      <w:pPr>
        <w:pStyle w:val="EndNoteBibliography"/>
        <w:spacing w:after="0"/>
        <w:ind w:left="720" w:hanging="720"/>
      </w:pPr>
      <w:r w:rsidRPr="00C165C3">
        <w:t xml:space="preserve">Lenarz, W. H., D. A. Ventresca, W. M. Graham, F. B. Schwing, and F. Chavez. 1995. Explorations of El Nino events and associated biological population dynamics off central California. California Cooperative Oceanic Fisheries Investigations Reports </w:t>
      </w:r>
      <w:r w:rsidRPr="00C165C3">
        <w:rPr>
          <w:b/>
        </w:rPr>
        <w:t>36</w:t>
      </w:r>
      <w:r w:rsidRPr="00C165C3">
        <w:t>:106-119.</w:t>
      </w:r>
    </w:p>
    <w:p w14:paraId="6E21718E" w14:textId="77777777" w:rsidR="00C165C3" w:rsidRPr="00C165C3" w:rsidRDefault="00C165C3" w:rsidP="00C165C3">
      <w:pPr>
        <w:pStyle w:val="EndNoteBibliography"/>
        <w:spacing w:after="0"/>
        <w:ind w:left="720" w:hanging="720"/>
      </w:pPr>
      <w:r w:rsidRPr="00C165C3">
        <w:t xml:space="preserve">Lubchenco, J., and B. A. Menge. 1978. Community development and persistence in a low rocky intertidal zone. Ecological Monographs </w:t>
      </w:r>
      <w:r w:rsidRPr="00C165C3">
        <w:rPr>
          <w:b/>
        </w:rPr>
        <w:t>48</w:t>
      </w:r>
      <w:r w:rsidRPr="00C165C3">
        <w:t>:67-94.</w:t>
      </w:r>
    </w:p>
    <w:p w14:paraId="19A5E730" w14:textId="77777777" w:rsidR="00C165C3" w:rsidRPr="00C165C3" w:rsidRDefault="00C165C3" w:rsidP="00C165C3">
      <w:pPr>
        <w:pStyle w:val="EndNoteBibliography"/>
        <w:spacing w:after="0"/>
        <w:ind w:left="720" w:hanging="720"/>
      </w:pPr>
      <w:r w:rsidRPr="00C165C3">
        <w:t xml:space="preserve">Mann, K. H. 1973. Seaweeds: Their Productivity and Strategy for Growth. Science </w:t>
      </w:r>
      <w:r w:rsidRPr="00C165C3">
        <w:rPr>
          <w:b/>
        </w:rPr>
        <w:t>182</w:t>
      </w:r>
      <w:r w:rsidRPr="00C165C3">
        <w:t>:975-981.</w:t>
      </w:r>
    </w:p>
    <w:p w14:paraId="6125669A" w14:textId="77777777" w:rsidR="00C165C3" w:rsidRPr="00C165C3" w:rsidRDefault="00C165C3" w:rsidP="00C165C3">
      <w:pPr>
        <w:pStyle w:val="EndNoteBibliography"/>
        <w:spacing w:after="0"/>
        <w:ind w:left="720" w:hanging="720"/>
      </w:pPr>
      <w:r w:rsidRPr="00C165C3">
        <w:t xml:space="preserve">Markel, R. W., and J. B. Shurin. 2020. Contrasting effects of coastal upwelling on growth and recruitment of nearshore Pacific rockfishes (genus Sebastes). Canadian Journal of Fisheries and Aquatic Sciences </w:t>
      </w:r>
      <w:r w:rsidRPr="00C165C3">
        <w:rPr>
          <w:b/>
        </w:rPr>
        <w:t>77</w:t>
      </w:r>
      <w:r w:rsidRPr="00C165C3">
        <w:t>:950-962.</w:t>
      </w:r>
    </w:p>
    <w:p w14:paraId="41D96D0D" w14:textId="77777777" w:rsidR="00C165C3" w:rsidRPr="00C165C3" w:rsidRDefault="00C165C3" w:rsidP="00C165C3">
      <w:pPr>
        <w:pStyle w:val="EndNoteBibliography"/>
        <w:spacing w:after="0"/>
        <w:ind w:left="720" w:hanging="720"/>
      </w:pPr>
      <w:r w:rsidRPr="00C165C3">
        <w:t xml:space="preserve">McPherson, M. L., D. J. I. Finger, H. F. Houskeeper, T. W. Bell, M. H. Carr, L. Rogers-Bennett, and R. M. Kudela. 2021. Large-scale shift in the structure of a kelp forest ecosystem co-occurs with an epizootic and marine heatwave. Communications Biology </w:t>
      </w:r>
      <w:r w:rsidRPr="00C165C3">
        <w:rPr>
          <w:b/>
        </w:rPr>
        <w:t>4</w:t>
      </w:r>
      <w:r w:rsidRPr="00C165C3">
        <w:t>.</w:t>
      </w:r>
    </w:p>
    <w:p w14:paraId="4ABE519C" w14:textId="77777777" w:rsidR="00C165C3" w:rsidRPr="00C165C3" w:rsidRDefault="00C165C3" w:rsidP="00C165C3">
      <w:pPr>
        <w:pStyle w:val="EndNoteBibliography"/>
        <w:spacing w:after="0"/>
        <w:ind w:left="720" w:hanging="720"/>
      </w:pPr>
      <w:r w:rsidRPr="00C165C3">
        <w:t xml:space="preserve">Menge, B. A., E. L. Berlow, C. A. Blanchette, S. A. Navarrete, and S. B. Yamada. 1994. The keystone species concept: variation in interaction strength in a rocky intertidal habitat. Ecological Monographs </w:t>
      </w:r>
      <w:r w:rsidRPr="00C165C3">
        <w:rPr>
          <w:b/>
        </w:rPr>
        <w:t>64</w:t>
      </w:r>
      <w:r w:rsidRPr="00C165C3">
        <w:t>:249-286.</w:t>
      </w:r>
    </w:p>
    <w:p w14:paraId="133154AA" w14:textId="77777777" w:rsidR="00C165C3" w:rsidRPr="00C165C3" w:rsidRDefault="00C165C3" w:rsidP="00C165C3">
      <w:pPr>
        <w:pStyle w:val="EndNoteBibliography"/>
        <w:spacing w:after="0"/>
        <w:ind w:left="720" w:hanging="720"/>
      </w:pPr>
      <w:r w:rsidRPr="00C165C3">
        <w:t xml:space="preserve">Menge, B. A., E. B. Cerny-Chipman, A. Johnson, J. Sullivan, S. Gravem, and F. Chan. 2016. Sea Star Wasting Disease in the Keystone Predator Pisaster ochraceus in Oregon: Insights into Differential Population Impacts, Recovery, Predation Rate, and Temperature Effects from Long-Term Research. PLoS One </w:t>
      </w:r>
      <w:r w:rsidRPr="00C165C3">
        <w:rPr>
          <w:b/>
        </w:rPr>
        <w:t>11</w:t>
      </w:r>
      <w:r w:rsidRPr="00C165C3">
        <w:t>:e0153994.</w:t>
      </w:r>
    </w:p>
    <w:p w14:paraId="67AD1E17" w14:textId="77777777" w:rsidR="00C165C3" w:rsidRPr="00C165C3" w:rsidRDefault="00C165C3" w:rsidP="00C165C3">
      <w:pPr>
        <w:pStyle w:val="EndNoteBibliography"/>
        <w:spacing w:after="0"/>
        <w:ind w:left="720" w:hanging="720"/>
      </w:pPr>
      <w:r w:rsidRPr="00C165C3">
        <w:lastRenderedPageBreak/>
        <w:t xml:space="preserve">Montecino-Latorre, D., M. E. Eisenlord, M. Turner, R. Yoshioka, C. D. Harvell, C. V. Pattengill-Semmens, J. D. Nichols, and J. K. Gaydos. 2016. Devastating Transboundary Impacts of Sea Star Wasting Disease on Subtidal Asteroids. PLoS One </w:t>
      </w:r>
      <w:r w:rsidRPr="00C165C3">
        <w:rPr>
          <w:b/>
        </w:rPr>
        <w:t>11</w:t>
      </w:r>
      <w:r w:rsidRPr="00C165C3">
        <w:t>:e0163190.</w:t>
      </w:r>
    </w:p>
    <w:p w14:paraId="39CE1CC9" w14:textId="77777777" w:rsidR="00C165C3" w:rsidRPr="00C165C3" w:rsidRDefault="00C165C3" w:rsidP="00C165C3">
      <w:pPr>
        <w:pStyle w:val="EndNoteBibliography"/>
        <w:spacing w:after="0"/>
        <w:ind w:left="720" w:hanging="720"/>
      </w:pPr>
      <w:r w:rsidRPr="00C165C3">
        <w:t xml:space="preserve">Nielsen, J. M., L. A. Rogers, R. D. Brodeur, A. R. Thompson, T. D. Auth, A. L. Deary, J. T. Duffy-Anderson, M. Galbraith, J. A. Koslow, and R. I. Perry. 2021. Responses of ichthyoplankton assemblages to the recent marine heatwave and previous climate fluctuations in several Northeast Pacific marine ecosystems. Global Change Biology </w:t>
      </w:r>
      <w:r w:rsidRPr="00C165C3">
        <w:rPr>
          <w:b/>
        </w:rPr>
        <w:t>27</w:t>
      </w:r>
      <w:r w:rsidRPr="00C165C3">
        <w:t>:506-520.</w:t>
      </w:r>
    </w:p>
    <w:p w14:paraId="3F528C99" w14:textId="77777777" w:rsidR="00C165C3" w:rsidRPr="00C165C3" w:rsidRDefault="00C165C3" w:rsidP="00C165C3">
      <w:pPr>
        <w:pStyle w:val="EndNoteBibliography"/>
        <w:spacing w:after="0"/>
        <w:ind w:left="720" w:hanging="720"/>
      </w:pPr>
      <w:r w:rsidRPr="00C165C3">
        <w:t xml:space="preserve">Okamoto, D. K., S. C. Schroeter, and D. C. Reed. 2020. Effects of ocean climate on spatiotemporal variation in sea urchin settlement and recruitment. Limnology and Oceanography </w:t>
      </w:r>
      <w:r w:rsidRPr="00C165C3">
        <w:rPr>
          <w:b/>
        </w:rPr>
        <w:t>65</w:t>
      </w:r>
      <w:r w:rsidRPr="00C165C3">
        <w:t>:2076-2091.</w:t>
      </w:r>
    </w:p>
    <w:p w14:paraId="3C7B029E" w14:textId="77777777" w:rsidR="00C165C3" w:rsidRPr="00C165C3" w:rsidRDefault="00C165C3" w:rsidP="00C165C3">
      <w:pPr>
        <w:pStyle w:val="EndNoteBibliography"/>
        <w:spacing w:after="0"/>
        <w:ind w:left="720" w:hanging="720"/>
      </w:pPr>
      <w:r w:rsidRPr="00C165C3">
        <w:t xml:space="preserve">Ottmann, D., K. Grorud-Colvert, B. Huntington, and S. Sponaugle. 2018. Interannual and regional variability in settlement of groundfishes to protected and fished nearshore waters of Oregon, USA. Marine Ecology Progress Series </w:t>
      </w:r>
      <w:r w:rsidRPr="00C165C3">
        <w:rPr>
          <w:b/>
        </w:rPr>
        <w:t>598</w:t>
      </w:r>
      <w:r w:rsidRPr="00C165C3">
        <w:t>:131-145.</w:t>
      </w:r>
    </w:p>
    <w:p w14:paraId="2BE9F010" w14:textId="77777777" w:rsidR="00C165C3" w:rsidRPr="00C165C3" w:rsidRDefault="00C165C3" w:rsidP="00C165C3">
      <w:pPr>
        <w:pStyle w:val="EndNoteBibliography"/>
        <w:spacing w:after="0"/>
        <w:ind w:left="720" w:hanging="720"/>
      </w:pPr>
      <w:r w:rsidRPr="00C165C3">
        <w:t xml:space="preserve">Pearcy, W. G., D. L. Stein, M. A. Hixon, E. K. Pikitch, W. H. Barss, and R. M. Starr. 1989. Submersible observations of deep-reef fishes of Heceta Bank Oregon USA. Fishery Bulletin </w:t>
      </w:r>
      <w:r w:rsidRPr="00C165C3">
        <w:rPr>
          <w:b/>
        </w:rPr>
        <w:t>87</w:t>
      </w:r>
      <w:r w:rsidRPr="00C165C3">
        <w:t>:955-966.</w:t>
      </w:r>
    </w:p>
    <w:p w14:paraId="0F0AFB1C" w14:textId="77777777" w:rsidR="00C165C3" w:rsidRPr="00C165C3" w:rsidRDefault="00C165C3" w:rsidP="00C165C3">
      <w:pPr>
        <w:pStyle w:val="EndNoteBibliography"/>
        <w:spacing w:after="0"/>
        <w:ind w:left="720" w:hanging="720"/>
      </w:pPr>
      <w:r w:rsidRPr="00C165C3">
        <w:t xml:space="preserve">Pearse, J. S. 2006. Ecological role of purple sea urchins. Science </w:t>
      </w:r>
      <w:r w:rsidRPr="00C165C3">
        <w:rPr>
          <w:b/>
        </w:rPr>
        <w:t>314</w:t>
      </w:r>
      <w:r w:rsidRPr="00C165C3">
        <w:t>:940-941.</w:t>
      </w:r>
    </w:p>
    <w:p w14:paraId="225D342B" w14:textId="77777777" w:rsidR="00C165C3" w:rsidRPr="00C165C3" w:rsidRDefault="00C165C3" w:rsidP="00C165C3">
      <w:pPr>
        <w:pStyle w:val="EndNoteBibliography"/>
        <w:spacing w:after="0"/>
        <w:ind w:left="720" w:hanging="720"/>
      </w:pPr>
      <w:r w:rsidRPr="00C165C3">
        <w:t xml:space="preserve">Pearse, J. S., and A. H. Hines. 1987. Long-term population dynamics of sea urchins in a central California kelp forest: rare recruitment and rapid decline. Marine Ecology Progress Series </w:t>
      </w:r>
      <w:r w:rsidRPr="00C165C3">
        <w:rPr>
          <w:b/>
        </w:rPr>
        <w:t>39</w:t>
      </w:r>
      <w:r w:rsidRPr="00C165C3">
        <w:t>:275-283.</w:t>
      </w:r>
    </w:p>
    <w:p w14:paraId="118FBB8A" w14:textId="77777777" w:rsidR="00C165C3" w:rsidRPr="00C165C3" w:rsidRDefault="00C165C3" w:rsidP="00C165C3">
      <w:pPr>
        <w:pStyle w:val="EndNoteBibliography"/>
        <w:spacing w:after="0"/>
        <w:ind w:left="720" w:hanging="720"/>
      </w:pPr>
      <w:r w:rsidRPr="00C165C3">
        <w:t xml:space="preserve">Pfister, C. A., H. D. Berry, T. Mumford, and A. Randall Hughes. 2018. The dynamics of Kelp Forests in the Northeast Pacific Ocean and the relationship with environmental drivers. Journal of Ecology </w:t>
      </w:r>
      <w:r w:rsidRPr="00C165C3">
        <w:rPr>
          <w:b/>
        </w:rPr>
        <w:t>106</w:t>
      </w:r>
      <w:r w:rsidRPr="00C165C3">
        <w:t>:1520-1533.</w:t>
      </w:r>
    </w:p>
    <w:p w14:paraId="6EE010BA" w14:textId="77777777" w:rsidR="00C165C3" w:rsidRPr="00C165C3" w:rsidRDefault="00C165C3" w:rsidP="00C165C3">
      <w:pPr>
        <w:pStyle w:val="EndNoteBibliography"/>
        <w:spacing w:after="0"/>
        <w:ind w:left="720" w:hanging="720"/>
      </w:pPr>
      <w:r w:rsidRPr="00C165C3">
        <w:t xml:space="preserve">Piatt, J. F., J. K. Parrish, H. M. Renner, S. K. Schoen, T. T. Jones, M. L. Arimitsu, K. J. Kuletz, B. Bodenstein, M. Garcia-Reyes, R. S. Duerr, R. M. Corcoran, R. S. A. Kaler, G. J. McChesney, R. T. Golightly, H. A. Coletti, R. M. Suryan, H. K. Burgess, J. Lindsey, K. Lindquist, P. M. Warzybok, J. Jahncke, J. Roletto, and W. J. Sydeman. 2020. Extreme mortality and reproductive failure of common murres resulting from the northeast Pacific marine heatwave of 2014-2016. Plos One </w:t>
      </w:r>
      <w:r w:rsidRPr="00C165C3">
        <w:rPr>
          <w:b/>
        </w:rPr>
        <w:t>15</w:t>
      </w:r>
      <w:r w:rsidRPr="00C165C3">
        <w:t>.</w:t>
      </w:r>
    </w:p>
    <w:p w14:paraId="03FACD60" w14:textId="77777777" w:rsidR="00C165C3" w:rsidRPr="00C165C3" w:rsidRDefault="00C165C3" w:rsidP="00C165C3">
      <w:pPr>
        <w:pStyle w:val="EndNoteBibliography"/>
        <w:spacing w:after="0"/>
        <w:ind w:left="720" w:hanging="720"/>
      </w:pPr>
      <w:r w:rsidRPr="00C165C3">
        <w:t xml:space="preserve">Pinsky, M. L., A. M. Eikeset, D. J. McCauley, J. L. Payne, and J. M. Sunday. 2019. Greater vulnerability to warming of marine versus terrestrial ectotherms. Nature </w:t>
      </w:r>
      <w:r w:rsidRPr="00C165C3">
        <w:rPr>
          <w:b/>
        </w:rPr>
        <w:t>569</w:t>
      </w:r>
      <w:r w:rsidRPr="00C165C3">
        <w:t>:108-+.</w:t>
      </w:r>
    </w:p>
    <w:p w14:paraId="37172EBF" w14:textId="77777777" w:rsidR="00C165C3" w:rsidRPr="00C165C3" w:rsidRDefault="00C165C3" w:rsidP="00C165C3">
      <w:pPr>
        <w:pStyle w:val="EndNoteBibliography"/>
        <w:spacing w:after="0"/>
        <w:ind w:left="720" w:hanging="720"/>
      </w:pPr>
      <w:r w:rsidRPr="00C165C3">
        <w:t xml:space="preserve">Pinsky, M. L., G. Guannel, and K. K. Arkema. 2013. Quantifying wave attenuation to inform coastal habitat conservation. Ecosphere </w:t>
      </w:r>
      <w:r w:rsidRPr="00C165C3">
        <w:rPr>
          <w:b/>
        </w:rPr>
        <w:t>4</w:t>
      </w:r>
      <w:r w:rsidRPr="00C165C3">
        <w:t>:art95.</w:t>
      </w:r>
    </w:p>
    <w:p w14:paraId="7DE4B24E" w14:textId="77777777" w:rsidR="00C165C3" w:rsidRPr="00C165C3" w:rsidRDefault="00C165C3" w:rsidP="00C165C3">
      <w:pPr>
        <w:pStyle w:val="EndNoteBibliography"/>
        <w:spacing w:after="0"/>
        <w:ind w:left="720" w:hanging="720"/>
      </w:pPr>
      <w:r w:rsidRPr="00C165C3">
        <w:t xml:space="preserve">Pondella, D. J., II, S. E. Piacenza, J. T. Claisse, C. M. Williams, J. P. Williams, A. J. Zellmer, and J. E. Caselle. 2019. Assessing drivers of rocky reef fish biomass density from the Southern California Bight. Marine Ecology Progress Series </w:t>
      </w:r>
      <w:r w:rsidRPr="00C165C3">
        <w:rPr>
          <w:b/>
        </w:rPr>
        <w:t>628</w:t>
      </w:r>
      <w:r w:rsidRPr="00C165C3">
        <w:t>:125-140.</w:t>
      </w:r>
    </w:p>
    <w:p w14:paraId="2198BA76" w14:textId="451AD794" w:rsidR="00C165C3" w:rsidRPr="00C165C3" w:rsidRDefault="00C165C3" w:rsidP="00C165C3">
      <w:pPr>
        <w:pStyle w:val="EndNoteBibliography"/>
        <w:spacing w:after="0"/>
        <w:ind w:left="720" w:hanging="720"/>
      </w:pPr>
      <w:r w:rsidRPr="00C165C3">
        <w:t xml:space="preserve">R Core Team. 2020. R: A language and environment for  statistical computing. R Foundation for Statistical  Computing, Vienna, Austria. URL </w:t>
      </w:r>
      <w:hyperlink r:id="rId12" w:history="1">
        <w:r w:rsidRPr="00C165C3">
          <w:rPr>
            <w:rStyle w:val="Hyperlink"/>
          </w:rPr>
          <w:t>https://www.R-project.org/</w:t>
        </w:r>
      </w:hyperlink>
      <w:r w:rsidRPr="00C165C3">
        <w:t>.</w:t>
      </w:r>
    </w:p>
    <w:p w14:paraId="7431445F" w14:textId="77777777" w:rsidR="00C165C3" w:rsidRPr="00C165C3" w:rsidRDefault="00C165C3" w:rsidP="00C165C3">
      <w:pPr>
        <w:pStyle w:val="EndNoteBibliography"/>
        <w:spacing w:after="0"/>
        <w:ind w:left="720" w:hanging="720"/>
      </w:pPr>
      <w:r w:rsidRPr="00C165C3">
        <w:t xml:space="preserve">Rogers-Bennett, L., and C. A. Catton. 2019. Marine heat wave and multiple stressors tip bull kelp forest to sea urchin barrens. Sci Rep </w:t>
      </w:r>
      <w:r w:rsidRPr="00C165C3">
        <w:rPr>
          <w:b/>
        </w:rPr>
        <w:t>9</w:t>
      </w:r>
      <w:r w:rsidRPr="00C165C3">
        <w:t>:15050.</w:t>
      </w:r>
    </w:p>
    <w:p w14:paraId="40CBCA46" w14:textId="77777777" w:rsidR="00C165C3" w:rsidRPr="00C165C3" w:rsidRDefault="00C165C3" w:rsidP="00C165C3">
      <w:pPr>
        <w:pStyle w:val="EndNoteBibliography"/>
        <w:spacing w:after="0"/>
        <w:ind w:left="720" w:hanging="720"/>
      </w:pPr>
      <w:r w:rsidRPr="00C165C3">
        <w:t xml:space="preserve">Santora, J. A., N. J. Mantua, I. D. Schroeder, J. C. Field, E. L. Hazen, S. J. Bograd, W. J. Sydeman, B. K. Wells, J. Calambokidis, L. Saez, D. Lawson, and K. A. Forney. 2020. Habitat compression and ecosystem shifts as potential links between marine heatwave and record whale entanglements. Nature Communications </w:t>
      </w:r>
      <w:r w:rsidRPr="00C165C3">
        <w:rPr>
          <w:b/>
        </w:rPr>
        <w:t>11</w:t>
      </w:r>
      <w:r w:rsidRPr="00C165C3">
        <w:t>:536.</w:t>
      </w:r>
    </w:p>
    <w:p w14:paraId="01019EF5" w14:textId="77777777" w:rsidR="00C165C3" w:rsidRPr="00C165C3" w:rsidRDefault="00C165C3" w:rsidP="00C165C3">
      <w:pPr>
        <w:pStyle w:val="EndNoteBibliography"/>
        <w:spacing w:after="0"/>
        <w:ind w:left="720" w:hanging="720"/>
      </w:pPr>
      <w:r w:rsidRPr="00C165C3">
        <w:t xml:space="preserve">Schindler, D. E., J. B. Armstrong, and T. E. Reed. 2015. The portfolio concept in ecology and evolution. Frontiers in Ecology and the Environment </w:t>
      </w:r>
      <w:r w:rsidRPr="00C165C3">
        <w:rPr>
          <w:b/>
        </w:rPr>
        <w:t>15</w:t>
      </w:r>
      <w:r w:rsidRPr="00C165C3">
        <w:t>:257-263.</w:t>
      </w:r>
    </w:p>
    <w:p w14:paraId="6EAF7E4A" w14:textId="77777777" w:rsidR="00C165C3" w:rsidRPr="00C165C3" w:rsidRDefault="00C165C3" w:rsidP="00C165C3">
      <w:pPr>
        <w:pStyle w:val="EndNoteBibliography"/>
        <w:spacing w:after="0"/>
        <w:ind w:left="720" w:hanging="720"/>
      </w:pPr>
      <w:r w:rsidRPr="00C165C3">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65C3">
        <w:rPr>
          <w:b/>
        </w:rPr>
        <w:t>76</w:t>
      </w:r>
      <w:r w:rsidRPr="00C165C3">
        <w:t>:950-960.</w:t>
      </w:r>
    </w:p>
    <w:p w14:paraId="4A361989" w14:textId="77777777" w:rsidR="00C165C3" w:rsidRPr="00C165C3" w:rsidRDefault="00C165C3" w:rsidP="00C165C3">
      <w:pPr>
        <w:pStyle w:val="EndNoteBibliography"/>
        <w:spacing w:after="0"/>
        <w:ind w:left="720" w:hanging="720"/>
      </w:pPr>
      <w:r w:rsidRPr="00C165C3">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65C3">
        <w:rPr>
          <w:b/>
        </w:rPr>
        <w:t>188</w:t>
      </w:r>
      <w:r w:rsidRPr="00C165C3">
        <w:t>:1105-1119.</w:t>
      </w:r>
    </w:p>
    <w:p w14:paraId="574A56FD" w14:textId="77777777" w:rsidR="00C165C3" w:rsidRPr="00C165C3" w:rsidRDefault="00C165C3" w:rsidP="00C165C3">
      <w:pPr>
        <w:pStyle w:val="EndNoteBibliography"/>
        <w:spacing w:after="0"/>
        <w:ind w:left="720" w:hanging="720"/>
      </w:pPr>
      <w:r w:rsidRPr="00C165C3">
        <w:t xml:space="preserve">Smale, D. A. 2020. Impacts of ocean warming on kelp forest ecosystems. New Phytologist </w:t>
      </w:r>
      <w:r w:rsidRPr="00C165C3">
        <w:rPr>
          <w:b/>
        </w:rPr>
        <w:t>225</w:t>
      </w:r>
      <w:r w:rsidRPr="00C165C3">
        <w:t>:1447-1454.</w:t>
      </w:r>
    </w:p>
    <w:p w14:paraId="1C593E0D" w14:textId="77777777" w:rsidR="00C165C3" w:rsidRPr="00C165C3" w:rsidRDefault="00C165C3" w:rsidP="00C165C3">
      <w:pPr>
        <w:pStyle w:val="EndNoteBibliography"/>
        <w:spacing w:after="0"/>
        <w:ind w:left="720" w:hanging="720"/>
      </w:pPr>
      <w:r w:rsidRPr="00C165C3">
        <w:lastRenderedPageBreak/>
        <w:t xml:space="preserve">Smith, J. G., J. Tomoleoni, M. Staedler, S. Lyon, J. Fujii, and M. T. Tinker. 2021. Behavioral responses across a mosaic of ecosystem states restructure a sea otter-urchin trophic cascade. Proc Natl Acad Sci U S A </w:t>
      </w:r>
      <w:r w:rsidRPr="00C165C3">
        <w:rPr>
          <w:b/>
        </w:rPr>
        <w:t>118</w:t>
      </w:r>
      <w:r w:rsidRPr="00C165C3">
        <w:t>.</w:t>
      </w:r>
    </w:p>
    <w:p w14:paraId="6F338748" w14:textId="77777777" w:rsidR="00C165C3" w:rsidRPr="00C165C3" w:rsidRDefault="00C165C3" w:rsidP="00C165C3">
      <w:pPr>
        <w:pStyle w:val="EndNoteBibliography"/>
        <w:spacing w:after="0"/>
        <w:ind w:left="720" w:hanging="720"/>
      </w:pPr>
      <w:r w:rsidRPr="00C165C3">
        <w:t xml:space="preserve">Stein, D. L., B. N. Tissot, M. A. Hixon, and W. Barss. 1992. Fish-habitat associations on a deep reef at the edge of the Oregon continental-shelf. Fishery Bulletin </w:t>
      </w:r>
      <w:r w:rsidRPr="00C165C3">
        <w:rPr>
          <w:b/>
        </w:rPr>
        <w:t>90</w:t>
      </w:r>
      <w:r w:rsidRPr="00C165C3">
        <w:t>:540-551.</w:t>
      </w:r>
    </w:p>
    <w:p w14:paraId="1D6D4DBA" w14:textId="77777777" w:rsidR="00C165C3" w:rsidRPr="00C165C3" w:rsidRDefault="00C165C3" w:rsidP="00C165C3">
      <w:pPr>
        <w:pStyle w:val="EndNoteBibliography"/>
        <w:spacing w:after="0"/>
        <w:ind w:left="720" w:hanging="720"/>
      </w:pPr>
      <w:r w:rsidRPr="00C165C3">
        <w:t xml:space="preserve">Steneck, R. S., M. H. Graham, B. J. Bourque, D. Corbett, J. M. Erlandson, J. A. Estes, and M. J. Tegner. 2002. Kelp forest ecosystems: biodiversity, stability, resilience and future. Environmental Conservation </w:t>
      </w:r>
      <w:r w:rsidRPr="00C165C3">
        <w:rPr>
          <w:b/>
        </w:rPr>
        <w:t>29</w:t>
      </w:r>
      <w:r w:rsidRPr="00C165C3">
        <w:t>:436-459.</w:t>
      </w:r>
    </w:p>
    <w:p w14:paraId="3F56ADE0" w14:textId="77777777" w:rsidR="00C165C3" w:rsidRPr="00C165C3" w:rsidRDefault="00C165C3" w:rsidP="00C165C3">
      <w:pPr>
        <w:pStyle w:val="EndNoteBibliography"/>
        <w:spacing w:after="0"/>
        <w:ind w:left="720" w:hanging="720"/>
      </w:pPr>
      <w:r w:rsidRPr="00C165C3">
        <w:t xml:space="preserve">Tegner, M. 2000. Ecosystem effects of fishing in kelp forest communities. ICES Journal of Marine Science </w:t>
      </w:r>
      <w:r w:rsidRPr="00C165C3">
        <w:rPr>
          <w:b/>
        </w:rPr>
        <w:t>57</w:t>
      </w:r>
      <w:r w:rsidRPr="00C165C3">
        <w:t>:579-589.</w:t>
      </w:r>
    </w:p>
    <w:p w14:paraId="6EE98D54" w14:textId="77777777" w:rsidR="00C165C3" w:rsidRPr="00C165C3" w:rsidRDefault="00C165C3" w:rsidP="00C165C3">
      <w:pPr>
        <w:pStyle w:val="EndNoteBibliography"/>
        <w:spacing w:after="0"/>
        <w:ind w:left="720" w:hanging="720"/>
      </w:pPr>
      <w:r w:rsidRPr="00C165C3">
        <w:t xml:space="preserve">Tegner, M. J., and P. K. Dayton. 1981. Population Structure, Recruitment and Mortality of Two Sea Urchins (Strongylocentrotus franciscanus and S. purpuratus) in a Kelp Forest. Marine Ecology Progress Series </w:t>
      </w:r>
      <w:r w:rsidRPr="00C165C3">
        <w:rPr>
          <w:b/>
        </w:rPr>
        <w:t>5</w:t>
      </w:r>
      <w:r w:rsidRPr="00C165C3">
        <w:t>:255-268.</w:t>
      </w:r>
    </w:p>
    <w:p w14:paraId="00CEDBA4" w14:textId="77777777" w:rsidR="00C165C3" w:rsidRPr="00C165C3" w:rsidRDefault="00C165C3" w:rsidP="00C165C3">
      <w:pPr>
        <w:pStyle w:val="EndNoteBibliography"/>
        <w:spacing w:after="0"/>
        <w:ind w:left="720" w:hanging="720"/>
      </w:pPr>
      <w:r w:rsidRPr="00C165C3">
        <w:t xml:space="preserve">Tolimieri, N., M. E. Clarke, H. Singh, and C. Goldfinger. 2008. Evaluating the SeaBED AUV for Monitoring Groundfish in Untrawlable Habitat. Pages 129-142 </w:t>
      </w:r>
      <w:r w:rsidRPr="00C165C3">
        <w:rPr>
          <w:i/>
        </w:rPr>
        <w:t>in</w:t>
      </w:r>
      <w:r w:rsidRPr="00C165C3">
        <w:t xml:space="preserve"> J. R. Reynolds and H. G. Greene, editors. Marine Habitat Mapping Technology for Alaska. Alaska Sea Grant College Program, University of Alaska Fairbanks.</w:t>
      </w:r>
    </w:p>
    <w:p w14:paraId="3E81D12A" w14:textId="77777777" w:rsidR="00C165C3" w:rsidRPr="00C165C3" w:rsidRDefault="00C165C3" w:rsidP="00C165C3">
      <w:pPr>
        <w:pStyle w:val="EndNoteBibliography"/>
        <w:spacing w:after="0"/>
        <w:ind w:left="720" w:hanging="720"/>
      </w:pPr>
      <w:r w:rsidRPr="00C165C3">
        <w:t xml:space="preserve">Watanabe, J. M., and C. Harrold. 1991. Destructive grazing by sea urchins Strongylocentrotus spp. in a central California kelp forest: potential roles of recruitment, depth, and predation. Marine Ecology Progress Series </w:t>
      </w:r>
      <w:r w:rsidRPr="00C165C3">
        <w:rPr>
          <w:b/>
        </w:rPr>
        <w:t>71</w:t>
      </w:r>
      <w:r w:rsidRPr="00C165C3">
        <w:t>:125-141.</w:t>
      </w:r>
    </w:p>
    <w:p w14:paraId="74CF116C" w14:textId="77777777" w:rsidR="00C165C3" w:rsidRPr="00C165C3" w:rsidRDefault="00C165C3" w:rsidP="00C165C3">
      <w:pPr>
        <w:pStyle w:val="EndNoteBibliography"/>
        <w:spacing w:after="0"/>
        <w:ind w:left="720" w:hanging="720"/>
      </w:pPr>
      <w:r w:rsidRPr="00C165C3">
        <w:t xml:space="preserve">Watson, J., and J. A. Estes. 2011. Stability, resilience, and phase shifts in rocky subtidal communities along the west coast of Vancouver Island, Canada. Ecological Monographs </w:t>
      </w:r>
      <w:r w:rsidRPr="00C165C3">
        <w:rPr>
          <w:b/>
        </w:rPr>
        <w:t>81</w:t>
      </w:r>
      <w:r w:rsidRPr="00C165C3">
        <w:t>:215-239.</w:t>
      </w:r>
    </w:p>
    <w:p w14:paraId="5ED1D901" w14:textId="77777777" w:rsidR="00C165C3" w:rsidRPr="00C165C3" w:rsidRDefault="00C165C3" w:rsidP="00C165C3">
      <w:pPr>
        <w:pStyle w:val="EndNoteBibliography"/>
        <w:spacing w:after="0"/>
        <w:ind w:left="720" w:hanging="720"/>
      </w:pPr>
      <w:r w:rsidRPr="00C165C3">
        <w:t xml:space="preserve">Williams, J. P., J. T. Claisse, D. J. Pondella, II, C. M. Williams, M. J. Robart, Z. Scholz, E. M. Jaco, T. Ford, H. Burdick, and D. Witting. 2021. Sea urchin mass mortality rapidly restores kelp forest communities. Marine Ecology Progress Series </w:t>
      </w:r>
      <w:r w:rsidRPr="00C165C3">
        <w:rPr>
          <w:b/>
        </w:rPr>
        <w:t>664</w:t>
      </w:r>
      <w:r w:rsidRPr="00C165C3">
        <w:t>:117-131.</w:t>
      </w:r>
    </w:p>
    <w:p w14:paraId="2648BAB0" w14:textId="77777777" w:rsidR="00C165C3" w:rsidRPr="00C165C3" w:rsidRDefault="00C165C3" w:rsidP="00C165C3">
      <w:pPr>
        <w:pStyle w:val="EndNoteBibliography"/>
        <w:spacing w:after="0"/>
        <w:ind w:left="720" w:hanging="720"/>
      </w:pPr>
      <w:r w:rsidRPr="00C165C3">
        <w:t xml:space="preserve">Wilmers, C. C., J. A. Estes, M. Edwards, K. L. Laidre, and B. Konar. 2012. Do trophic cascades affect the storage and flux of atmospheric carbon? An analysis of sea otters and kelp forests. Frontiers in Ecology and the Environment </w:t>
      </w:r>
      <w:r w:rsidRPr="00C165C3">
        <w:rPr>
          <w:b/>
        </w:rPr>
        <w:t>10</w:t>
      </w:r>
      <w:r w:rsidRPr="00C165C3">
        <w:t>:409-415.</w:t>
      </w:r>
    </w:p>
    <w:p w14:paraId="4DE52DE7" w14:textId="77777777" w:rsidR="00C165C3" w:rsidRPr="00C165C3" w:rsidRDefault="00C165C3" w:rsidP="00C165C3">
      <w:pPr>
        <w:pStyle w:val="EndNoteBibliography"/>
        <w:ind w:left="720" w:hanging="720"/>
      </w:pPr>
      <w:r w:rsidRPr="00C165C3">
        <w:t xml:space="preserve">Yorke, C. E., H. M. Page, and R. J. Miller. 2019. Sea urchins mediate the availability of kelp detritus to benthic consumers. Proc Biol Sci </w:t>
      </w:r>
      <w:r w:rsidRPr="00C165C3">
        <w:rPr>
          <w:b/>
        </w:rPr>
        <w:t>286</w:t>
      </w:r>
      <w:r w:rsidRPr="00C165C3">
        <w:t>:20190846.</w:t>
      </w:r>
    </w:p>
    <w:p w14:paraId="1BC47F92" w14:textId="4D1C3334" w:rsidR="00200A1B" w:rsidRPr="00056C63" w:rsidRDefault="00F75178" w:rsidP="00F75178">
      <w:r w:rsidRPr="00056C63">
        <w:fldChar w:fldCharType="end"/>
      </w:r>
    </w:p>
    <w:p w14:paraId="023DB658" w14:textId="77777777" w:rsidR="00200A1B" w:rsidRPr="00056C63" w:rsidRDefault="00200A1B" w:rsidP="00D53E7A">
      <w:pPr>
        <w:pStyle w:val="Heading1"/>
        <w:rPr>
          <w:sz w:val="22"/>
          <w:szCs w:val="22"/>
        </w:rPr>
      </w:pPr>
      <w:r w:rsidRPr="00056C63">
        <w:rPr>
          <w:sz w:val="22"/>
          <w:szCs w:val="22"/>
        </w:rPr>
        <w:br w:type="page"/>
      </w:r>
    </w:p>
    <w:p w14:paraId="64A38A1B" w14:textId="64219A76" w:rsidR="00200A1B" w:rsidRPr="007B652A" w:rsidRDefault="00200A1B" w:rsidP="007B652A">
      <w:pPr>
        <w:pStyle w:val="Heading1"/>
      </w:pPr>
      <w:r w:rsidRPr="007B652A">
        <w:lastRenderedPageBreak/>
        <w:t>Figures</w:t>
      </w:r>
    </w:p>
    <w:p w14:paraId="2CDD4609" w14:textId="77777777" w:rsidR="005C7BCD" w:rsidRDefault="005C7BCD" w:rsidP="00254B40">
      <w:pPr>
        <w:pStyle w:val="Caption"/>
      </w:pPr>
      <w:bookmarkStart w:id="182" w:name="_Ref56683324"/>
    </w:p>
    <w:p w14:paraId="256579FD" w14:textId="6510710E" w:rsidR="005C7BCD" w:rsidRDefault="00113462" w:rsidP="00113462">
      <w:pPr>
        <w:pStyle w:val="Caption"/>
        <w:jc w:val="center"/>
      </w:pPr>
      <w:r>
        <w:rPr>
          <w:noProof/>
        </w:rPr>
        <w:drawing>
          <wp:inline distT="0" distB="0" distL="0" distR="0" wp14:anchorId="42CE179A" wp14:editId="2388BC83">
            <wp:extent cx="5486400" cy="5486400"/>
            <wp:effectExtent l="0" t="0" r="0" b="0"/>
            <wp:docPr id="27"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NMS.site.map.jp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C350FE7" w14:textId="6A1AD890" w:rsidR="006444CE" w:rsidRDefault="00533081" w:rsidP="00D565AD">
      <w:pPr>
        <w:pStyle w:val="Caption"/>
      </w:pPr>
      <w:bookmarkStart w:id="183" w:name="_Ref70920575"/>
      <w:r>
        <w:t>Fig.</w:t>
      </w:r>
      <w:r w:rsidR="00200A1B">
        <w:t xml:space="preserve"> </w:t>
      </w:r>
      <w:r w:rsidR="00EF07CA">
        <w:fldChar w:fldCharType="begin"/>
      </w:r>
      <w:r w:rsidR="00EF07CA">
        <w:instrText xml:space="preserve"> SEQ Fig. \* ARABIC </w:instrText>
      </w:r>
      <w:r w:rsidR="00EF07CA">
        <w:fldChar w:fldCharType="separate"/>
      </w:r>
      <w:r w:rsidR="00A029E1">
        <w:rPr>
          <w:noProof/>
        </w:rPr>
        <w:t>1</w:t>
      </w:r>
      <w:r w:rsidR="00EF07CA">
        <w:rPr>
          <w:noProof/>
        </w:rPr>
        <w:fldChar w:fldCharType="end"/>
      </w:r>
      <w:bookmarkEnd w:id="182"/>
      <w:bookmarkEnd w:id="183"/>
      <w:r w:rsidR="005C7BCD">
        <w:t xml:space="preserve"> Location of study sites. The town of La Push is included for reference</w:t>
      </w:r>
      <w:r w:rsidR="00064CE7">
        <w:t>, but is not a sampling site</w:t>
      </w:r>
      <w:r w:rsidR="005C7BCD">
        <w:t>.</w:t>
      </w:r>
    </w:p>
    <w:p w14:paraId="15930EA8" w14:textId="77777777" w:rsidR="006444CE" w:rsidRDefault="006444CE" w:rsidP="00254B40">
      <w:pPr>
        <w:pStyle w:val="Caption"/>
      </w:pPr>
    </w:p>
    <w:p w14:paraId="0C6035E9" w14:textId="69C7263C" w:rsidR="007B7BBA" w:rsidRDefault="006444CE" w:rsidP="007B7BBA">
      <w:pPr>
        <w:ind w:firstLine="0"/>
        <w:jc w:val="center"/>
      </w:pPr>
      <w:r>
        <w:br w:type="page"/>
      </w:r>
    </w:p>
    <w:p w14:paraId="65957786" w14:textId="7F35886F" w:rsidR="00C068E6" w:rsidRDefault="00A06A88" w:rsidP="00C068E6">
      <w:pPr>
        <w:pStyle w:val="Caption"/>
        <w:jc w:val="center"/>
      </w:pPr>
      <w:bookmarkStart w:id="184" w:name="_Ref71634846"/>
      <w:bookmarkStart w:id="185" w:name="_Ref73455425"/>
      <w:r>
        <w:rPr>
          <w:noProof/>
        </w:rPr>
        <w:lastRenderedPageBreak/>
        <w:drawing>
          <wp:inline distT="0" distB="0" distL="0" distR="0" wp14:anchorId="43C000A3" wp14:editId="4FB4AD6E">
            <wp:extent cx="4572009" cy="4572009"/>
            <wp:effectExtent l="0" t="0" r="0" b="0"/>
            <wp:docPr id="58"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6200E962" w14:textId="57514DD7" w:rsidR="007B7BBA" w:rsidRDefault="00921DE2" w:rsidP="00D565AD">
      <w:pPr>
        <w:pStyle w:val="Caption"/>
      </w:pPr>
      <w:bookmarkStart w:id="186" w:name="_Ref73700708"/>
      <w:r>
        <w:t xml:space="preserve">Fig. </w:t>
      </w:r>
      <w:r w:rsidR="00EF07CA">
        <w:fldChar w:fldCharType="begin"/>
      </w:r>
      <w:r w:rsidR="00EF07CA">
        <w:instrText xml:space="preserve"> SEQ Fig. \* ARABIC </w:instrText>
      </w:r>
      <w:r w:rsidR="00EF07CA">
        <w:fldChar w:fldCharType="separate"/>
      </w:r>
      <w:r w:rsidR="00A029E1">
        <w:rPr>
          <w:noProof/>
        </w:rPr>
        <w:t>2</w:t>
      </w:r>
      <w:r w:rsidR="00EF07CA">
        <w:rPr>
          <w:noProof/>
        </w:rPr>
        <w:fldChar w:fldCharType="end"/>
      </w:r>
      <w:bookmarkEnd w:id="184"/>
      <w:bookmarkEnd w:id="186"/>
      <w:r>
        <w:t xml:space="preserve"> </w:t>
      </w:r>
      <w:r w:rsidR="007B7BBA">
        <w:t xml:space="preserve">Ordination of sites based on the fish taxa present on 30 x 2 m transects from a distanced-based redundancy analysis. The analysis used individual transects, but the axes were averaged by site and year for clarity in the presentation.  Error bars indicate ± 1.0 </w:t>
      </w:r>
      <w:proofErr w:type="spellStart"/>
      <w:r w:rsidR="007B7BBA">
        <w:t>s.e.</w:t>
      </w:r>
      <w:proofErr w:type="spellEnd"/>
      <w:r w:rsidR="007B7BBA">
        <w:t xml:space="preserve"> Red text shows the loadings for fish taxa. The overlapping taxa just left of the center are: SCMA, SENE, SECA, OPEL. See </w:t>
      </w:r>
      <w:r w:rsidR="008C3A87" w:rsidRPr="008C3A87">
        <w:rPr>
          <w:highlight w:val="yellow"/>
        </w:rPr>
        <w:t>XX</w:t>
      </w:r>
      <w:r w:rsidR="008C3A87">
        <w:t xml:space="preserve"> </w:t>
      </w:r>
      <w:r w:rsidR="007B7BBA">
        <w:t>for taxa designations.</w:t>
      </w:r>
      <w:bookmarkEnd w:id="185"/>
    </w:p>
    <w:p w14:paraId="1A945626" w14:textId="77777777" w:rsidR="007B7BBA" w:rsidRDefault="007B7BBA" w:rsidP="00254B40">
      <w:pPr>
        <w:pStyle w:val="Caption"/>
      </w:pPr>
    </w:p>
    <w:p w14:paraId="2F65F8FD" w14:textId="7F74FBE5" w:rsidR="001C462B" w:rsidRDefault="001C462B" w:rsidP="00254B40">
      <w:pPr>
        <w:pStyle w:val="Caption"/>
      </w:pPr>
      <w:r>
        <w:br w:type="page"/>
      </w:r>
    </w:p>
    <w:p w14:paraId="533FF4F3" w14:textId="42C27AF2" w:rsidR="001C462B" w:rsidRDefault="00C068E6" w:rsidP="00C068E6">
      <w:pPr>
        <w:ind w:firstLine="0"/>
        <w:jc w:val="center"/>
      </w:pPr>
      <w:r>
        <w:rPr>
          <w:noProof/>
        </w:rPr>
        <w:lastRenderedPageBreak/>
        <w:drawing>
          <wp:inline distT="0" distB="0" distL="0" distR="0" wp14:anchorId="39F3638A" wp14:editId="616E2582">
            <wp:extent cx="5943612" cy="4572009"/>
            <wp:effectExtent l="0" t="0" r="0" b="0"/>
            <wp:docPr id="29"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rt_capscale_plot_YSD -1.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57A50304" w14:textId="32DEDAA2" w:rsidR="001C462B" w:rsidRDefault="00921DE2" w:rsidP="00D565AD">
      <w:pPr>
        <w:pStyle w:val="Caption"/>
      </w:pPr>
      <w:bookmarkStart w:id="187" w:name="_Ref71634877"/>
      <w:r>
        <w:t xml:space="preserve">Fig. </w:t>
      </w:r>
      <w:r w:rsidR="00EF07CA">
        <w:fldChar w:fldCharType="begin"/>
      </w:r>
      <w:r w:rsidR="00EF07CA">
        <w:instrText xml:space="preserve"> SEQ Fig. \* ARABIC </w:instrText>
      </w:r>
      <w:r w:rsidR="00EF07CA">
        <w:fldChar w:fldCharType="separate"/>
      </w:r>
      <w:r w:rsidR="00A029E1">
        <w:rPr>
          <w:noProof/>
        </w:rPr>
        <w:t>3</w:t>
      </w:r>
      <w:r w:rsidR="00EF07CA">
        <w:rPr>
          <w:noProof/>
        </w:rPr>
        <w:fldChar w:fldCharType="end"/>
      </w:r>
      <w:bookmarkEnd w:id="187"/>
      <w:r w:rsidR="001C462B">
        <w:t xml:space="preserve"> </w:t>
      </w:r>
      <w:r w:rsidR="001C462B" w:rsidRPr="00D14CFA">
        <w:t xml:space="preserve">Ordination of sites based on the </w:t>
      </w:r>
      <w:r w:rsidR="001C462B">
        <w:t>invertebrate</w:t>
      </w:r>
      <w:r w:rsidR="001C462B" w:rsidRPr="00D14CFA">
        <w:t xml:space="preserve"> taxa present on 30 x 2 m transects from a distanced-based redundancy analysis. The analysis used individual transects, but the axes were averaged by site and year for clarity in the presentation.  Error bars indicate ± 1.0 </w:t>
      </w:r>
      <w:proofErr w:type="spellStart"/>
      <w:r w:rsidR="001C462B" w:rsidRPr="00D14CFA">
        <w:t>s.e.</w:t>
      </w:r>
      <w:proofErr w:type="spellEnd"/>
      <w:r w:rsidR="001C462B">
        <w:t xml:space="preserve"> In most cases, error bars are smaller than the points. The results are presented in two panes with the species loadings plotted on the second pane for readability.</w:t>
      </w:r>
      <w:r w:rsidR="001C462B" w:rsidRPr="00D14CFA">
        <w:t xml:space="preserve"> </w:t>
      </w:r>
      <w:r w:rsidR="001C462B">
        <w:t>Species colors on the loadings pane are for readability and used to emphasize particular species.</w:t>
      </w:r>
    </w:p>
    <w:p w14:paraId="45F08C4F" w14:textId="77777777" w:rsidR="007B7BBA" w:rsidRDefault="007B7BBA" w:rsidP="00254B40">
      <w:pPr>
        <w:pStyle w:val="Caption"/>
      </w:pPr>
    </w:p>
    <w:p w14:paraId="1E11BBCD" w14:textId="4E626267" w:rsidR="007B7BBA" w:rsidRDefault="007B7BBA" w:rsidP="00254B40">
      <w:pPr>
        <w:pStyle w:val="Caption"/>
      </w:pPr>
      <w:r>
        <w:br w:type="page"/>
      </w:r>
    </w:p>
    <w:p w14:paraId="59104507" w14:textId="19CF6B03" w:rsidR="009372DE" w:rsidRDefault="00D95101" w:rsidP="009328C7">
      <w:pPr>
        <w:ind w:firstLine="0"/>
      </w:pPr>
      <w:bookmarkStart w:id="188" w:name="_Ref71102694"/>
      <w:bookmarkStart w:id="189" w:name="_Ref71103574"/>
      <w:r>
        <w:rPr>
          <w:noProof/>
        </w:rPr>
        <w:lastRenderedPageBreak/>
        <w:drawing>
          <wp:inline distT="0" distB="0" distL="0" distR="0" wp14:anchorId="454910A8" wp14:editId="59E6BE5B">
            <wp:extent cx="5486411" cy="7315215"/>
            <wp:effectExtent l="0" t="0" r="0" b="0"/>
            <wp:docPr id="3" name="Invert_Spp_Plots_Site_Year-main-urchins-seasta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_Spp_Plots_Site_Year-main-urchins-seastars -1.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DB20033" w14:textId="0F8AF9B8" w:rsidR="009328C7" w:rsidRDefault="009328C7" w:rsidP="0096707C">
      <w:pPr>
        <w:pStyle w:val="Caption"/>
      </w:pPr>
      <w:bookmarkStart w:id="190" w:name="_Ref73700846"/>
      <w:r>
        <w:t xml:space="preserve">Fig. </w:t>
      </w:r>
      <w:r w:rsidR="00EF07CA">
        <w:fldChar w:fldCharType="begin"/>
      </w:r>
      <w:r w:rsidR="00EF07CA">
        <w:instrText xml:space="preserve"> SEQ Fig. \* ARABIC </w:instrText>
      </w:r>
      <w:r w:rsidR="00EF07CA">
        <w:fldChar w:fldCharType="separate"/>
      </w:r>
      <w:r w:rsidR="00A029E1">
        <w:rPr>
          <w:noProof/>
        </w:rPr>
        <w:t>4</w:t>
      </w:r>
      <w:r w:rsidR="00EF07CA">
        <w:rPr>
          <w:noProof/>
        </w:rPr>
        <w:fldChar w:fldCharType="end"/>
      </w:r>
      <w:bookmarkEnd w:id="188"/>
      <w:bookmarkEnd w:id="190"/>
      <w:r>
        <w:t xml:space="preserve"> Abundance </w:t>
      </w:r>
      <w:r w:rsidR="007345F0">
        <w:t>(</w:t>
      </w:r>
      <w:r w:rsidR="00BD44E3" w:rsidRPr="00BD44E3">
        <w:rPr>
          <w:highlight w:val="yellow"/>
        </w:rPr>
        <w:t>number per m</w:t>
      </w:r>
      <w:r w:rsidR="00BD44E3" w:rsidRPr="00BD44E3">
        <w:rPr>
          <w:highlight w:val="yellow"/>
          <w:vertAlign w:val="superscript"/>
        </w:rPr>
        <w:t>2</w:t>
      </w:r>
      <w:r w:rsidR="007345F0">
        <w:t xml:space="preserve">) </w:t>
      </w:r>
      <w:r>
        <w:t xml:space="preserve">of individual urchin and sea star species through </w:t>
      </w:r>
      <w:commentRangeStart w:id="191"/>
      <w:r>
        <w:t>time</w:t>
      </w:r>
      <w:commentRangeEnd w:id="191"/>
      <w:r w:rsidR="00926966">
        <w:rPr>
          <w:rStyle w:val="CommentReference"/>
        </w:rPr>
        <w:commentReference w:id="191"/>
      </w:r>
      <w:r>
        <w:t>.</w:t>
      </w:r>
      <w:bookmarkEnd w:id="189"/>
      <w:r>
        <w:br w:type="page"/>
      </w:r>
    </w:p>
    <w:p w14:paraId="1F3D11B9" w14:textId="4469836C" w:rsidR="000F386A" w:rsidRDefault="000F386A" w:rsidP="00D53E7A"/>
    <w:p w14:paraId="2DDB6F83" w14:textId="77777777" w:rsidR="000F386A" w:rsidRDefault="000F386A" w:rsidP="000F386A">
      <w:pPr>
        <w:ind w:firstLine="0"/>
        <w:jc w:val="center"/>
      </w:pPr>
      <w:r>
        <w:rPr>
          <w:noProof/>
        </w:rPr>
        <w:drawing>
          <wp:inline distT="0" distB="0" distL="0" distR="0" wp14:anchorId="1797CF9B" wp14:editId="2FBC5A64">
            <wp:extent cx="3200407" cy="3200407"/>
            <wp:effectExtent l="0" t="0" r="0" b="0"/>
            <wp:docPr id="31" name="seastar-prey-transect-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star-prey-transect-level-1.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5651B4F4" w14:textId="2EB9F6FD" w:rsidR="000F386A" w:rsidRDefault="000F386A" w:rsidP="00D565AD">
      <w:pPr>
        <w:pStyle w:val="Caption"/>
      </w:pPr>
      <w:bookmarkStart w:id="192" w:name="_Ref57728943"/>
      <w:r>
        <w:t>F</w:t>
      </w:r>
      <w:commentRangeStart w:id="193"/>
      <w:r>
        <w:t xml:space="preserve">ig. </w:t>
      </w:r>
      <w:r w:rsidR="00EF07CA">
        <w:fldChar w:fldCharType="begin"/>
      </w:r>
      <w:r w:rsidR="00EF07CA">
        <w:instrText xml:space="preserve"> SEQ Fig. \* ARABIC </w:instrText>
      </w:r>
      <w:r w:rsidR="00EF07CA">
        <w:fldChar w:fldCharType="separate"/>
      </w:r>
      <w:r w:rsidR="00A029E1">
        <w:rPr>
          <w:noProof/>
        </w:rPr>
        <w:t>5</w:t>
      </w:r>
      <w:r w:rsidR="00EF07CA">
        <w:rPr>
          <w:noProof/>
        </w:rPr>
        <w:fldChar w:fldCharType="end"/>
      </w:r>
      <w:bookmarkEnd w:id="192"/>
      <w:r>
        <w:t xml:space="preserve"> Relationship between sea stars and their prey on 30x2m transects at five sites. </w:t>
      </w:r>
      <w:proofErr w:type="spellStart"/>
      <w:r>
        <w:rPr>
          <w:i/>
        </w:rPr>
        <w:t>Henricia</w:t>
      </w:r>
      <w:proofErr w:type="spellEnd"/>
      <w:r>
        <w:t xml:space="preserve"> spp. were excluded because they eat sponges and bacteria. Numbers in the top figure are the year of the survey (</w:t>
      </w:r>
      <w:proofErr w:type="spellStart"/>
      <w:r>
        <w:t>ie</w:t>
      </w:r>
      <w:proofErr w:type="spellEnd"/>
      <w:r>
        <w:t xml:space="preserve">, 9 = 2019).  </w:t>
      </w:r>
      <w:commentRangeEnd w:id="193"/>
      <w:r w:rsidR="00EE11B1">
        <w:rPr>
          <w:rStyle w:val="CommentReference"/>
          <w:iCs w:val="0"/>
          <w:color w:val="auto"/>
        </w:rPr>
        <w:commentReference w:id="193"/>
      </w:r>
    </w:p>
    <w:p w14:paraId="1EE3A013" w14:textId="258246D8" w:rsidR="00590E55" w:rsidRDefault="00590E55" w:rsidP="00D53E7A">
      <w:r>
        <w:br w:type="page"/>
      </w:r>
    </w:p>
    <w:p w14:paraId="11E4953A" w14:textId="77777777" w:rsidR="000F386A" w:rsidRDefault="000F386A" w:rsidP="00D53E7A"/>
    <w:p w14:paraId="75749735" w14:textId="77777777" w:rsidR="00590E55" w:rsidRDefault="00590E55" w:rsidP="00590E55">
      <w:pPr>
        <w:pStyle w:val="Caption"/>
      </w:pPr>
      <w:r>
        <w:rPr>
          <w:noProof/>
        </w:rPr>
        <w:drawing>
          <wp:inline distT="0" distB="0" distL="0" distR="0" wp14:anchorId="0199C0DC" wp14:editId="67E47475">
            <wp:extent cx="5943600" cy="4457700"/>
            <wp:effectExtent l="0" t="0" r="0" b="0"/>
            <wp:docPr id="30"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_density_kelp_t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D9C651" w14:textId="4BBB9DB4" w:rsidR="00590E55" w:rsidRDefault="00590E55" w:rsidP="00D565AD">
      <w:pPr>
        <w:pStyle w:val="Caption"/>
      </w:pPr>
      <w:bookmarkStart w:id="194" w:name="_Ref58510040"/>
      <w:r>
        <w:t xml:space="preserve">Fig. </w:t>
      </w:r>
      <w:r w:rsidR="00EF07CA">
        <w:fldChar w:fldCharType="begin"/>
      </w:r>
      <w:r w:rsidR="00EF07CA">
        <w:instrText xml:space="preserve"> SEQ Fig. \* ARABIC </w:instrText>
      </w:r>
      <w:r w:rsidR="00EF07CA">
        <w:fldChar w:fldCharType="separate"/>
      </w:r>
      <w:r w:rsidR="00A029E1">
        <w:rPr>
          <w:noProof/>
        </w:rPr>
        <w:t>6</w:t>
      </w:r>
      <w:r w:rsidR="00EF07CA">
        <w:rPr>
          <w:noProof/>
        </w:rPr>
        <w:fldChar w:fldCharType="end"/>
      </w:r>
      <w:bookmarkEnd w:id="194"/>
      <w:r>
        <w:t xml:space="preserve"> Abundance of macroalgae on 60 x 2 m transects at each sites and at two depths (5 and 10 m). Values are the log(stipes m</w:t>
      </w:r>
      <w:r w:rsidRPr="00751231">
        <w:rPr>
          <w:vertAlign w:val="superscript"/>
        </w:rPr>
        <w:t>-2</w:t>
      </w:r>
      <w:r>
        <w:t xml:space="preserve"> +1). </w:t>
      </w:r>
      <w:r w:rsidRPr="00610464">
        <w:rPr>
          <w:highlight w:val="yellow"/>
        </w:rPr>
        <w:t>MORE</w:t>
      </w:r>
    </w:p>
    <w:p w14:paraId="75837984" w14:textId="72D4CE8A" w:rsidR="000F386A" w:rsidRDefault="000F386A" w:rsidP="00D53E7A"/>
    <w:p w14:paraId="69048349" w14:textId="7430180D" w:rsidR="000F386A" w:rsidRDefault="000F386A" w:rsidP="00D53E7A"/>
    <w:p w14:paraId="7417AD8B" w14:textId="623F008E" w:rsidR="000F386A" w:rsidRDefault="000F386A" w:rsidP="00D53E7A">
      <w:r>
        <w:br w:type="page"/>
      </w:r>
    </w:p>
    <w:p w14:paraId="260531C3" w14:textId="77777777" w:rsidR="000F386A" w:rsidRDefault="000F386A" w:rsidP="00D53E7A"/>
    <w:p w14:paraId="1FB6F838" w14:textId="77777777" w:rsidR="00126394" w:rsidRDefault="00126394" w:rsidP="00D53E7A"/>
    <w:p w14:paraId="0C246A5F" w14:textId="358F1E23" w:rsidR="00126394" w:rsidRDefault="006B30B1" w:rsidP="006B30B1">
      <w:pPr>
        <w:ind w:firstLine="0"/>
        <w:jc w:val="center"/>
      </w:pPr>
      <w:r>
        <w:rPr>
          <w:noProof/>
        </w:rPr>
        <w:drawing>
          <wp:inline distT="0" distB="0" distL="0" distR="0" wp14:anchorId="4E83F9C2" wp14:editId="4254AD4E">
            <wp:extent cx="5486411" cy="2743206"/>
            <wp:effectExtent l="0" t="0" r="0" b="0"/>
            <wp:docPr id="32"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rchins-kelp-1.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4D33101D" w:rsidR="00126394" w:rsidRPr="005A434F" w:rsidRDefault="00533081" w:rsidP="00D565AD">
      <w:pPr>
        <w:pStyle w:val="Caption"/>
      </w:pPr>
      <w:bookmarkStart w:id="195" w:name="_Ref57711057"/>
      <w:bookmarkStart w:id="196" w:name="_Ref57712814"/>
      <w:r>
        <w:t>Fig.</w:t>
      </w:r>
      <w:r w:rsidR="00126394">
        <w:t xml:space="preserve"> </w:t>
      </w:r>
      <w:r w:rsidR="00EF07CA">
        <w:fldChar w:fldCharType="begin"/>
      </w:r>
      <w:r w:rsidR="00EF07CA">
        <w:instrText xml:space="preserve"> SEQ Fig. \* ARABIC </w:instrText>
      </w:r>
      <w:r w:rsidR="00EF07CA">
        <w:fldChar w:fldCharType="separate"/>
      </w:r>
      <w:r w:rsidR="00A029E1">
        <w:rPr>
          <w:noProof/>
        </w:rPr>
        <w:t>7</w:t>
      </w:r>
      <w:r w:rsidR="00EF07CA">
        <w:rPr>
          <w:noProof/>
        </w:rPr>
        <w:fldChar w:fldCharType="end"/>
      </w:r>
      <w:bookmarkEnd w:id="195"/>
      <w:r w:rsidR="00126394">
        <w:t xml:space="preserve"> </w:t>
      </w:r>
      <w:bookmarkEnd w:id="196"/>
      <w:r w:rsidR="00C97432">
        <w:t xml:space="preserve">Relationships between the density of canopy and understory kelps and the abundance of purple and red urchins. MACPYR = </w:t>
      </w:r>
      <w:r w:rsidR="00C97432">
        <w:rPr>
          <w:i/>
        </w:rPr>
        <w:t xml:space="preserve">Macrocystis </w:t>
      </w:r>
      <w:proofErr w:type="spellStart"/>
      <w:r w:rsidR="00C97432">
        <w:rPr>
          <w:i/>
        </w:rPr>
        <w:t>pyrifera</w:t>
      </w:r>
      <w:proofErr w:type="spellEnd"/>
      <w:r w:rsidR="00C97432">
        <w:t xml:space="preserve">, NERLUE = </w:t>
      </w:r>
      <w:proofErr w:type="spellStart"/>
      <w:r w:rsidR="00C97432">
        <w:rPr>
          <w:i/>
        </w:rPr>
        <w:t>Nerocystis</w:t>
      </w:r>
      <w:proofErr w:type="spellEnd"/>
      <w:r w:rsidR="00C97432">
        <w:rPr>
          <w:i/>
        </w:rPr>
        <w:t xml:space="preserve"> </w:t>
      </w:r>
      <w:proofErr w:type="spellStart"/>
      <w:r w:rsidR="00C97432">
        <w:rPr>
          <w:i/>
        </w:rPr>
        <w:t>luekana</w:t>
      </w:r>
      <w:proofErr w:type="spellEnd"/>
      <w:r w:rsidR="00C97432">
        <w:t xml:space="preserve">, PTECAL = </w:t>
      </w:r>
      <w:proofErr w:type="spellStart"/>
      <w:r w:rsidR="00C97432" w:rsidRPr="00462F43">
        <w:rPr>
          <w:i/>
        </w:rPr>
        <w:t>Pterygophora</w:t>
      </w:r>
      <w:proofErr w:type="spellEnd"/>
      <w:r w:rsidR="00C97432" w:rsidRPr="00462F43">
        <w:rPr>
          <w:i/>
        </w:rPr>
        <w:t xml:space="preserve"> californica</w:t>
      </w:r>
      <w:r w:rsidR="006B247A">
        <w:t>, and OTHER = other macroalgae</w:t>
      </w:r>
      <w:r w:rsidR="00C97432">
        <w:rPr>
          <w:i/>
        </w:rPr>
        <w:t>.</w:t>
      </w:r>
      <w:r w:rsidR="005A434F">
        <w:rPr>
          <w:i/>
        </w:rPr>
        <w:t xml:space="preserve"> </w:t>
      </w:r>
      <w:r w:rsidR="005A434F">
        <w:t>Numbers indicate the year of survey (e.g., 9 = 2019).</w:t>
      </w:r>
    </w:p>
    <w:p w14:paraId="61FBC575" w14:textId="0A86523B" w:rsidR="001E7051" w:rsidRDefault="001E7051" w:rsidP="001E7051"/>
    <w:p w14:paraId="5E0D4FE3" w14:textId="03BE996B" w:rsidR="002F1D18" w:rsidRDefault="002F1D18" w:rsidP="001E7051"/>
    <w:p w14:paraId="794CD0B2" w14:textId="769C184E" w:rsidR="00E911CE" w:rsidRDefault="00E911CE" w:rsidP="00D53E7A">
      <w:r>
        <w:br w:type="page"/>
      </w:r>
    </w:p>
    <w:p w14:paraId="69691115" w14:textId="3523B35A" w:rsidR="00222E5C" w:rsidRPr="00F86CC7" w:rsidRDefault="00222E5C" w:rsidP="00F86CC7"/>
    <w:p w14:paraId="0CC7FEBF" w14:textId="647D56C8" w:rsidR="008A49DF" w:rsidRDefault="00B83577" w:rsidP="0000405E">
      <w:pPr>
        <w:ind w:firstLine="0"/>
        <w:jc w:val="center"/>
      </w:pPr>
      <w:r>
        <w:rPr>
          <w:noProof/>
        </w:rPr>
        <w:drawing>
          <wp:inline distT="0" distB="0" distL="0" distR="0" wp14:anchorId="37772148" wp14:editId="4CFA8D01">
            <wp:extent cx="5486411" cy="3657607"/>
            <wp:effectExtent l="0" t="0" r="0" b="0"/>
            <wp:docPr id="1" name="Fish_Spp_Plots_Site_Year_Y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Spp_Plots_Site_Year_YOY -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2952254" w14:textId="2617A66A" w:rsidR="008A49DF" w:rsidRDefault="008A49DF" w:rsidP="00D565AD">
      <w:pPr>
        <w:pStyle w:val="Caption"/>
      </w:pPr>
      <w:bookmarkStart w:id="197" w:name="_Ref57707920"/>
      <w:bookmarkStart w:id="198" w:name="_Ref57707914"/>
      <w:r>
        <w:t xml:space="preserve">Fig. </w:t>
      </w:r>
      <w:r w:rsidR="00EF07CA">
        <w:fldChar w:fldCharType="begin"/>
      </w:r>
      <w:r w:rsidR="00EF07CA">
        <w:instrText xml:space="preserve"> SEQ Fig. \* ARABIC </w:instrText>
      </w:r>
      <w:r w:rsidR="00EF07CA">
        <w:fldChar w:fldCharType="separate"/>
      </w:r>
      <w:r w:rsidR="00A029E1">
        <w:rPr>
          <w:noProof/>
        </w:rPr>
        <w:t>8</w:t>
      </w:r>
      <w:r w:rsidR="00EF07CA">
        <w:rPr>
          <w:noProof/>
        </w:rPr>
        <w:fldChar w:fldCharType="end"/>
      </w:r>
      <w:bookmarkEnd w:id="197"/>
      <w:r>
        <w:t xml:space="preserve"> </w:t>
      </w:r>
      <w:bookmarkEnd w:id="198"/>
      <w:r>
        <w:t xml:space="preserve">Abundance of rockfish recruits (young-of-year, YOY) by site and year. Data are the back-calculated site x year means (log x+1) and </w:t>
      </w:r>
      <w:proofErr w:type="spellStart"/>
      <w:r>
        <w:t>s.e.</w:t>
      </w:r>
      <w:proofErr w:type="spellEnd"/>
      <w:r w:rsidR="00362D96">
        <w:t xml:space="preserve"> for number of recruits per 30x2-m transect.</w:t>
      </w:r>
      <w:r>
        <w:t xml:space="preserve"> </w:t>
      </w:r>
    </w:p>
    <w:p w14:paraId="36ECF66C" w14:textId="77777777" w:rsidR="008A49DF" w:rsidRDefault="008A49DF" w:rsidP="00D53E7A"/>
    <w:p w14:paraId="3776227C" w14:textId="77E8BECF" w:rsidR="0014013F" w:rsidRDefault="0014013F" w:rsidP="00D53E7A">
      <w:r>
        <w:br w:type="page"/>
      </w:r>
    </w:p>
    <w:p w14:paraId="771BF5B8" w14:textId="1D3D731B" w:rsidR="00126394" w:rsidRDefault="0014013F" w:rsidP="00D53E7A">
      <w:pPr>
        <w:pStyle w:val="Heading1"/>
      </w:pPr>
      <w:r>
        <w:lastRenderedPageBreak/>
        <w:t>Supplement</w:t>
      </w:r>
    </w:p>
    <w:p w14:paraId="67445071" w14:textId="2729FEBC" w:rsidR="00E21618" w:rsidRDefault="00E21618" w:rsidP="00E21618">
      <w:pPr>
        <w:pStyle w:val="Heading2"/>
      </w:pPr>
      <w:r>
        <w:t>Multivariate ordinations</w:t>
      </w:r>
    </w:p>
    <w:p w14:paraId="42CEF9B5" w14:textId="77777777" w:rsidR="00E21618" w:rsidRDefault="00E21618" w:rsidP="00E21618">
      <w:r>
        <w:t xml:space="preserve">We used distance-based redundancy analysis  </w:t>
      </w:r>
      <w:r>
        <w:fldChar w:fldCharType="begin"/>
      </w:r>
      <w:r>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habitat predictor variables (kelp, UPC, and substratum).  First, we ordinated transects (fish or invertebrates) among sites to determine whether assemblage structure varied among sites (</w:t>
      </w:r>
      <w:r w:rsidRPr="00FE63CB">
        <w:rPr>
          <w:highlight w:val="yellow"/>
        </w:rPr>
        <w:t>where site</w:t>
      </w:r>
      <w:r>
        <w:rPr>
          <w:highlight w:val="yellow"/>
        </w:rPr>
        <w:t xml:space="preserve"> x depth x years were the </w:t>
      </w:r>
      <w:r w:rsidRPr="00FE63CB">
        <w:rPr>
          <w:highlight w:val="yellow"/>
        </w:rPr>
        <w:t>constraining variable</w:t>
      </w:r>
      <w:r>
        <w:t>s). We then also conducted a second set of ordinations using habitat variables to constrain the ordination. For this second set, we used site x year x depth averages because habitat variables did not map directly to fish or invert transects. In all cases, we square-</w:t>
      </w:r>
      <w:proofErr w:type="spellStart"/>
      <w:r>
        <w:t>root</w:t>
      </w:r>
      <w:proofErr w:type="spellEnd"/>
      <w:r>
        <w:t xml:space="preserve"> transformed the data prior to analysis to reduce the effect of highly abundant </w:t>
      </w:r>
      <w:r>
        <w:fldChar w:fldCharType="begin"/>
      </w:r>
      <w:r>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fldChar w:fldCharType="separate"/>
      </w:r>
      <w:r>
        <w:rPr>
          <w:noProof/>
        </w:rPr>
        <w:t>(Clarke and Warwick 2001)</w:t>
      </w:r>
      <w:r>
        <w:fldChar w:fldCharType="end"/>
      </w:r>
      <w:r>
        <w:t xml:space="preserve"> species and used Bray-Curtis distance. Note, rockfish young-of-year (YOY) were excluded from the analyses due to their ephemeral and highly variable </w:t>
      </w:r>
      <w:proofErr w:type="spellStart"/>
      <w:r>
        <w:t>occurence</w:t>
      </w:r>
      <w:proofErr w:type="spellEnd"/>
      <w:r>
        <w:t xml:space="preserve">. </w:t>
      </w:r>
    </w:p>
    <w:p w14:paraId="194E7BDC" w14:textId="77777777" w:rsidR="00E21618" w:rsidRDefault="00E21618" w:rsidP="00E21618">
      <w:r>
        <w:t xml:space="preserve">The habitat variables matrix included kelp density, biotic habitat, and substratum characteristics. For kelp density, we included the stipe counts for four taxa </w:t>
      </w:r>
      <w:r>
        <w:rPr>
          <w:i/>
        </w:rPr>
        <w:t xml:space="preserve">M. </w:t>
      </w:r>
      <w:proofErr w:type="spellStart"/>
      <w:r>
        <w:rPr>
          <w:i/>
        </w:rPr>
        <w:t>pyrifera</w:t>
      </w:r>
      <w:proofErr w:type="spellEnd"/>
      <w:r>
        <w:rPr>
          <w:i/>
        </w:rPr>
        <w:t xml:space="preserve">, N. </w:t>
      </w:r>
      <w:proofErr w:type="spellStart"/>
      <w:r>
        <w:rPr>
          <w:i/>
        </w:rPr>
        <w:t>luekana</w:t>
      </w:r>
      <w:proofErr w:type="spellEnd"/>
      <w:r>
        <w:rPr>
          <w:i/>
        </w:rPr>
        <w:t xml:space="preserve"> </w:t>
      </w:r>
      <w:r>
        <w:t xml:space="preserve">, </w:t>
      </w:r>
      <w:r w:rsidRPr="00462F43">
        <w:rPr>
          <w:i/>
        </w:rPr>
        <w:t>P</w:t>
      </w:r>
      <w:r>
        <w:rPr>
          <w:i/>
        </w:rPr>
        <w:t>.</w:t>
      </w:r>
      <w:r w:rsidRPr="00462F43">
        <w:rPr>
          <w:i/>
        </w:rPr>
        <w:t xml:space="preserve"> californica</w:t>
      </w:r>
      <w:r>
        <w:rPr>
          <w:i/>
        </w:rPr>
        <w:t xml:space="preserve">, </w:t>
      </w:r>
      <w:r>
        <w:t xml:space="preserve">and ‘other’ macroalgae. For the biotic habitat and the substratum data, we first conducted separate principal components analyses (PCA) to reduce the number of variables entering into </w:t>
      </w:r>
      <w:proofErr w:type="spellStart"/>
      <w:r>
        <w:t>dRDA</w:t>
      </w:r>
      <w:proofErr w:type="spellEnd"/>
      <w:r>
        <w:t xml:space="preserve"> above and to understand variation among sites and depths. We used the first two PCA axes from each analysis in the above </w:t>
      </w:r>
      <w:proofErr w:type="spellStart"/>
      <w:r>
        <w:t>dRDAs</w:t>
      </w:r>
      <w:proofErr w:type="spellEnd"/>
      <w:r>
        <w:t xml:space="preserve"> after averaging each by site x year x depth.</w:t>
      </w:r>
    </w:p>
    <w:p w14:paraId="5626D0DD" w14:textId="77777777" w:rsidR="00E21618" w:rsidRDefault="00E21618" w:rsidP="00E21618">
      <w:pPr>
        <w:pStyle w:val="Heading2"/>
      </w:pPr>
      <w:r>
        <w:t>Multivariate results</w:t>
      </w:r>
    </w:p>
    <w:p w14:paraId="59F63894" w14:textId="4E1C2786" w:rsidR="009054F7" w:rsidRDefault="009054F7" w:rsidP="009054F7">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_Ref71097816 \h </w:instrText>
      </w:r>
      <w:r>
        <w:fldChar w:fldCharType="separate"/>
      </w:r>
      <w:r w:rsidR="00A029E1">
        <w:t xml:space="preserve">Fig. S </w:t>
      </w:r>
      <w:r w:rsidR="00A029E1">
        <w:rPr>
          <w:noProof/>
        </w:rPr>
        <w:t>3</w:t>
      </w:r>
      <w:r>
        <w:fldChar w:fldCharType="end"/>
      </w:r>
      <w:r>
        <w:t>). The second PC distinguished among transects with encrusting species and non-</w:t>
      </w:r>
      <w:r>
        <w:lastRenderedPageBreak/>
        <w:t xml:space="preserve">mobile invertebrates from those with more red or brown algae. Thus PC2 gives an indication of understory algal coverage. There was no clear separation of sites within this ordination, however.   </w:t>
      </w:r>
    </w:p>
    <w:p w14:paraId="55E56CCA" w14:textId="4B723091" w:rsidR="009054F7" w:rsidRDefault="009054F7" w:rsidP="009054F7">
      <w:r>
        <w:t>The PCA of abiotic substratum characteristics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separated transects of primarily bedrock from those with boulder structure along the first PC. Destruction Island and </w:t>
      </w:r>
      <w:proofErr w:type="spellStart"/>
      <w:r>
        <w:t>Tatoosh</w:t>
      </w:r>
      <w:proofErr w:type="spellEnd"/>
      <w:r>
        <w:t xml:space="preserve"> Island had more bedrock than other sites, while Cape Johnson and Cape Alava had more boulder or cobble habitat.  The second PC explained differences among transects in slope (0-10 cm vs 10 cm – 1 m drop over the 2-m width of the transect). This second PC did not appear strongly ass</w:t>
      </w:r>
      <w:r w:rsidR="006E09A2">
        <w:t xml:space="preserve">ociated with sites or depths. </w:t>
      </w:r>
    </w:p>
    <w:p w14:paraId="7BC7EF53" w14:textId="77777777" w:rsidR="00A029E1" w:rsidRDefault="00E21618" w:rsidP="00C068E6">
      <w:pPr>
        <w:pStyle w:val="Caption"/>
        <w:jc w:val="center"/>
      </w:pPr>
      <w:r>
        <w:t>Fish assemblages</w:t>
      </w:r>
      <w:r w:rsidR="004B7DB0">
        <w:t xml:space="preserve"> (</w:t>
      </w:r>
      <w:r w:rsidR="004B7DB0">
        <w:fldChar w:fldCharType="begin"/>
      </w:r>
      <w:r w:rsidR="004B7DB0">
        <w:instrText xml:space="preserve"> REF _Ref57707465 \h </w:instrText>
      </w:r>
      <w:r w:rsidR="004B7DB0">
        <w:fldChar w:fldCharType="separate"/>
      </w:r>
      <w:r w:rsidR="00A029E1">
        <w:t xml:space="preserve">Fig. S </w:t>
      </w:r>
      <w:r w:rsidR="00A029E1">
        <w:rPr>
          <w:noProof/>
        </w:rPr>
        <w:t>5</w:t>
      </w:r>
      <w:r w:rsidR="004B7DB0">
        <w:fldChar w:fldCharType="end"/>
      </w:r>
      <w:r w:rsidR="004B7DB0">
        <w:t>)</w:t>
      </w:r>
      <w:r>
        <w:t xml:space="preserve"> differed among sites, depths, and years (</w:t>
      </w:r>
      <w:proofErr w:type="spellStart"/>
      <w:r>
        <w:t>dRDA</w:t>
      </w:r>
      <w:proofErr w:type="spellEnd"/>
      <w:r>
        <w:t>, p &lt; 0.001,</w:t>
      </w:r>
      <w:r w:rsidR="00412B57">
        <w:t xml:space="preserve"> </w:t>
      </w:r>
      <w:r w:rsidR="00D565AD">
        <w:fldChar w:fldCharType="begin"/>
      </w:r>
      <w:r w:rsidR="00D565AD">
        <w:instrText xml:space="preserve"> REF _Ref73700708 \h </w:instrText>
      </w:r>
      <w:r w:rsidR="00D565AD">
        <w:fldChar w:fldCharType="separate"/>
      </w:r>
      <w:r w:rsidR="00A029E1">
        <w:t xml:space="preserve">Fig. </w:t>
      </w:r>
      <w:r w:rsidR="00A029E1">
        <w:rPr>
          <w:noProof/>
        </w:rPr>
        <w:t>2</w:t>
      </w:r>
      <w:r w:rsidR="00D565AD">
        <w:fldChar w:fldCharType="end"/>
      </w:r>
      <w:r w:rsidR="00412B57">
        <w:fldChar w:fldCharType="begin"/>
      </w:r>
      <w:r w:rsidR="00412B57">
        <w:instrText xml:space="preserve"> REF _Ref71634846 \h </w:instrText>
      </w:r>
      <w:r w:rsidR="00412B57">
        <w:fldChar w:fldCharType="separate"/>
      </w:r>
      <w:r w:rsidR="00A029E1">
        <w:rPr>
          <w:noProof/>
        </w:rPr>
        <w:drawing>
          <wp:inline distT="0" distB="0" distL="0" distR="0" wp14:anchorId="52CE0C1E" wp14:editId="45B3B99C">
            <wp:extent cx="4572009" cy="4572009"/>
            <wp:effectExtent l="0" t="0" r="0" b="0"/>
            <wp:docPr id="62"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35E5AB6" w14:textId="38EF3BEA" w:rsidR="00E71AA3" w:rsidRDefault="00A029E1" w:rsidP="00D565AD">
      <w:r>
        <w:lastRenderedPageBreak/>
        <w:t xml:space="preserve">Fig. </w:t>
      </w:r>
      <w:r>
        <w:rPr>
          <w:noProof/>
        </w:rPr>
        <w:t>2</w:t>
      </w:r>
      <w:r w:rsidR="00412B57">
        <w:fldChar w:fldCharType="end"/>
      </w:r>
      <w:r w:rsidR="00412B57">
        <w:t>)</w:t>
      </w:r>
      <w:r w:rsidR="00E21618">
        <w:t xml:space="preserve">. While there was variation among years for all sites, Cape Johnson ordinated separately from Cape Alava.  </w:t>
      </w:r>
      <w:proofErr w:type="spellStart"/>
      <w:r w:rsidR="00E21618">
        <w:t>Neah</w:t>
      </w:r>
      <w:proofErr w:type="spellEnd"/>
      <w:r w:rsidR="00E21618">
        <w:t xml:space="preserve"> Bay and </w:t>
      </w:r>
      <w:proofErr w:type="spellStart"/>
      <w:r w:rsidR="00E21618">
        <w:t>Tatoosh</w:t>
      </w:r>
      <w:proofErr w:type="spellEnd"/>
      <w:r w:rsidR="00E21618">
        <w:t xml:space="preserve"> Island were intermediate between the previous two while Destruction Island assemblages were highly variable through time. Some species like black rockfish (SEME) were found at all sites (</w:t>
      </w:r>
      <w:r w:rsidR="00E21618">
        <w:fldChar w:fldCharType="begin"/>
      </w:r>
      <w:r w:rsidR="00E21618">
        <w:instrText xml:space="preserve"> REF _Ref57707465 \h </w:instrText>
      </w:r>
      <w:r w:rsidR="00E21618">
        <w:fldChar w:fldCharType="separate"/>
      </w:r>
      <w:r>
        <w:t xml:space="preserve">Fig. S </w:t>
      </w:r>
      <w:r>
        <w:rPr>
          <w:noProof/>
        </w:rPr>
        <w:t>5</w:t>
      </w:r>
      <w:r w:rsidR="00E21618">
        <w:fldChar w:fldCharType="end"/>
      </w:r>
      <w:r w:rsidR="00E21618">
        <w:t xml:space="preserve">) and did not distinguish among sites in the ordination. Others like </w:t>
      </w:r>
      <w:proofErr w:type="spellStart"/>
      <w:r w:rsidR="00E21618">
        <w:t>tubesnout</w:t>
      </w:r>
      <w:proofErr w:type="spellEnd"/>
      <w:r w:rsidR="00E21618">
        <w:t xml:space="preserve"> (AUFL) were abundant at a subset of sites in 2016 and to a lesser extent in 2019. Greenlings (HEXA), copper rockfish (SECA), China rockfish (SENE), lingcod (OPEL), and cabezon (SCMA) characterized Cape Alava and </w:t>
      </w:r>
      <w:proofErr w:type="spellStart"/>
      <w:r w:rsidR="00E21618">
        <w:t>Neah</w:t>
      </w:r>
      <w:proofErr w:type="spellEnd"/>
      <w:r w:rsidR="00E21618">
        <w:t xml:space="preserve"> Bay, with the exception of 2016.  Surfperch (EMBI) were also common at Cape Alava and at Cape Johnson, but only in 2017 and 2018 for the latter. </w:t>
      </w:r>
    </w:p>
    <w:p w14:paraId="7B9B9C68" w14:textId="5AC02C70" w:rsidR="00E71AA3" w:rsidRDefault="00E71AA3" w:rsidP="00E71AA3">
      <w:r>
        <w:t>The fish assemblage did not show strong correlation with the combined kelp-biotic-substrate habitat matrix (</w:t>
      </w:r>
      <w:proofErr w:type="spellStart"/>
      <w:r>
        <w:t>dRDA</w:t>
      </w:r>
      <w:proofErr w:type="spellEnd"/>
      <w:r>
        <w:t xml:space="preserve"> , p &gt; 0.05, </w:t>
      </w:r>
      <w:r>
        <w:fldChar w:fldCharType="begin"/>
      </w:r>
      <w:r>
        <w:instrText xml:space="preserve"> REF _Ref56774804 \h </w:instrText>
      </w:r>
      <w:r>
        <w:fldChar w:fldCharType="separate"/>
      </w:r>
      <w:r w:rsidR="00A029E1">
        <w:t xml:space="preserve">Fig. S </w:t>
      </w:r>
      <w:r w:rsidR="00A029E1">
        <w:rPr>
          <w:noProof/>
        </w:rPr>
        <w:t>7</w:t>
      </w:r>
      <w:r>
        <w:fldChar w:fldCharType="end"/>
      </w:r>
      <w:r>
        <w:t>). This is not entirely surprising given Cape Alava and Cape Johnson, which had dissimilar fish assemblages (</w:t>
      </w:r>
      <w:r w:rsidR="00AB7E5F">
        <w:fldChar w:fldCharType="begin"/>
      </w:r>
      <w:r w:rsidR="00AB7E5F">
        <w:instrText xml:space="preserve"> REF _Ref73700708 \h </w:instrText>
      </w:r>
      <w:r w:rsidR="00AB7E5F">
        <w:fldChar w:fldCharType="separate"/>
      </w:r>
      <w:r w:rsidR="00AB7E5F">
        <w:t xml:space="preserve">Fig. </w:t>
      </w:r>
      <w:r w:rsidR="00AB7E5F">
        <w:rPr>
          <w:noProof/>
        </w:rPr>
        <w:t>2</w:t>
      </w:r>
      <w:r w:rsidR="00AB7E5F">
        <w:fldChar w:fldCharType="end"/>
      </w:r>
      <w:r>
        <w:t>), had similar biotic benthic habitats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Moreover, given that all transects were done in somewhat sheltered kelp forests, the habitat may not have varied significantly among sites from the point of view of a fish. Large scale factors (circulation, settlement, </w:t>
      </w:r>
      <w:proofErr w:type="spellStart"/>
      <w:r>
        <w:t>etc</w:t>
      </w:r>
      <w:proofErr w:type="spellEnd"/>
      <w:r>
        <w:t xml:space="preserve">) may have been more important in driving differences in fish assemblages among sites. </w:t>
      </w:r>
    </w:p>
    <w:p w14:paraId="4C1668D8" w14:textId="286826A8" w:rsidR="00E21618" w:rsidRDefault="00E21618" w:rsidP="00E21618">
      <w:r>
        <w:t xml:space="preserve">The invertebrate </w:t>
      </w:r>
      <w:r w:rsidR="008921EE">
        <w:t>assemblages (</w:t>
      </w:r>
      <w:r w:rsidR="001E2776">
        <w:fldChar w:fldCharType="begin"/>
      </w:r>
      <w:r w:rsidR="001E2776">
        <w:instrText xml:space="preserve"> REF _Ref56773987 \h </w:instrText>
      </w:r>
      <w:r w:rsidR="001E2776">
        <w:fldChar w:fldCharType="separate"/>
      </w:r>
      <w:r w:rsidR="00A029E1">
        <w:t xml:space="preserve">Fig. S </w:t>
      </w:r>
      <w:r w:rsidR="00A029E1">
        <w:rPr>
          <w:noProof/>
        </w:rPr>
        <w:t>8</w:t>
      </w:r>
      <w:r w:rsidR="001E2776">
        <w:fldChar w:fldCharType="end"/>
      </w:r>
      <w:r w:rsidR="001E2776">
        <w:t xml:space="preserve">, </w:t>
      </w:r>
      <w:r w:rsidR="001E2776">
        <w:fldChar w:fldCharType="begin"/>
      </w:r>
      <w:r w:rsidR="001E2776">
        <w:instrText xml:space="preserve"> REF _Ref71097160 \h </w:instrText>
      </w:r>
      <w:r w:rsidR="001E2776">
        <w:fldChar w:fldCharType="separate"/>
      </w:r>
      <w:r w:rsidR="00A029E1">
        <w:t xml:space="preserve">Fig. S </w:t>
      </w:r>
      <w:r w:rsidR="00A029E1">
        <w:rPr>
          <w:noProof/>
        </w:rPr>
        <w:t>9</w:t>
      </w:r>
      <w:r w:rsidR="001E2776">
        <w:fldChar w:fldCharType="end"/>
      </w:r>
      <w:r w:rsidR="001E2776">
        <w:t xml:space="preserve">, </w:t>
      </w:r>
      <w:r w:rsidR="001E2776">
        <w:fldChar w:fldCharType="begin"/>
      </w:r>
      <w:r w:rsidR="001E2776">
        <w:instrText xml:space="preserve"> REF _Ref71097162 \h </w:instrText>
      </w:r>
      <w:r w:rsidR="001E2776">
        <w:fldChar w:fldCharType="separate"/>
      </w:r>
      <w:r w:rsidR="00A029E1">
        <w:t xml:space="preserve">Fig. S </w:t>
      </w:r>
      <w:r w:rsidR="00A029E1">
        <w:rPr>
          <w:noProof/>
        </w:rPr>
        <w:t>10</w:t>
      </w:r>
      <w:r w:rsidR="001E2776">
        <w:fldChar w:fldCharType="end"/>
      </w:r>
      <w:r w:rsidR="001E2776">
        <w:t xml:space="preserve">, </w:t>
      </w:r>
      <w:r w:rsidR="001E2776">
        <w:fldChar w:fldCharType="begin"/>
      </w:r>
      <w:r w:rsidR="001E2776">
        <w:instrText xml:space="preserve"> REF _Ref71097164 \h </w:instrText>
      </w:r>
      <w:r w:rsidR="001E2776">
        <w:fldChar w:fldCharType="separate"/>
      </w:r>
      <w:r w:rsidR="00A029E1">
        <w:t xml:space="preserve">Fig. S </w:t>
      </w:r>
      <w:r w:rsidR="00A029E1">
        <w:rPr>
          <w:noProof/>
        </w:rPr>
        <w:t>11</w:t>
      </w:r>
      <w:r w:rsidR="001E2776">
        <w:fldChar w:fldCharType="end"/>
      </w:r>
      <w:r w:rsidR="008921EE">
        <w:t>)</w:t>
      </w:r>
      <w:r>
        <w:t xml:space="preserve"> showed a clear separation of sites, especially when factors were averaged by</w:t>
      </w:r>
      <w:r w:rsidR="00E92132">
        <w:t xml:space="preserve"> site and year (</w:t>
      </w:r>
      <w:proofErr w:type="spellStart"/>
      <w:r w:rsidR="00E92132">
        <w:t>dRDA</w:t>
      </w:r>
      <w:proofErr w:type="spellEnd"/>
      <w:r w:rsidR="00E92132">
        <w:t>, p &lt; 0.001,</w:t>
      </w:r>
      <w:r w:rsidR="00B7611B">
        <w:t xml:space="preserve"> </w:t>
      </w:r>
      <w:r w:rsidR="00B7611B">
        <w:fldChar w:fldCharType="begin"/>
      </w:r>
      <w:r w:rsidR="00B7611B">
        <w:instrText xml:space="preserve"> REF _Ref71634877 \h </w:instrText>
      </w:r>
      <w:r w:rsidR="00B7611B">
        <w:fldChar w:fldCharType="separate"/>
      </w:r>
      <w:r w:rsidR="00A029E1">
        <w:t xml:space="preserve">Fig. </w:t>
      </w:r>
      <w:r w:rsidR="00A029E1">
        <w:rPr>
          <w:noProof/>
        </w:rPr>
        <w:t>3</w:t>
      </w:r>
      <w:r w:rsidR="00B7611B">
        <w:fldChar w:fldCharType="end"/>
      </w:r>
      <w:r>
        <w:t xml:space="preserve">). While there was some variation among years, it was much less than the spread among sites. </w:t>
      </w:r>
      <w:proofErr w:type="spellStart"/>
      <w:r>
        <w:t>Tatoosh</w:t>
      </w:r>
      <w:proofErr w:type="spellEnd"/>
      <w:r>
        <w:t xml:space="preserve"> Island was notable for having more urchins (Axis 1) than other sites. Urchins also characterized Destruction Island and </w:t>
      </w:r>
      <w:proofErr w:type="spellStart"/>
      <w:r>
        <w:t>Neah</w:t>
      </w:r>
      <w:proofErr w:type="spellEnd"/>
      <w:r>
        <w:t xml:space="preserve"> Bay relative to other sites but were much less common at these two sites than at </w:t>
      </w:r>
      <w:proofErr w:type="spellStart"/>
      <w:r>
        <w:t>Tatoosh</w:t>
      </w:r>
      <w:proofErr w:type="spellEnd"/>
      <w:r>
        <w:t xml:space="preserve"> Island. Tunicates, leather stars, large barnacles and orange cucumbers were more common at </w:t>
      </w:r>
      <w:proofErr w:type="spellStart"/>
      <w:r>
        <w:t>Tatoosh</w:t>
      </w:r>
      <w:proofErr w:type="spellEnd"/>
      <w:r>
        <w:t xml:space="preserve"> Island, Destruction Island, and Cape Alava that at </w:t>
      </w:r>
      <w:proofErr w:type="spellStart"/>
      <w:r>
        <w:t>Neah</w:t>
      </w:r>
      <w:proofErr w:type="spellEnd"/>
      <w:r>
        <w:t xml:space="preserve"> Bay, and at Cape Johnson in 2017 and 2018 than in 2016 and 2019. </w:t>
      </w:r>
    </w:p>
    <w:p w14:paraId="498DFA0C" w14:textId="5E3C9153" w:rsidR="00E21618" w:rsidRPr="00E94511" w:rsidRDefault="00E21618" w:rsidP="00E21618">
      <w:r>
        <w:lastRenderedPageBreak/>
        <w:t xml:space="preserve">Associations between macroinvertebrates and habitat features were largely driven by urchins and </w:t>
      </w:r>
      <w:proofErr w:type="spellStart"/>
      <w:r>
        <w:t>Tatoosh</w:t>
      </w:r>
      <w:proofErr w:type="spellEnd"/>
      <w:r>
        <w:t xml:space="preserve"> Island</w:t>
      </w:r>
      <w:r w:rsidR="009054F7">
        <w:t xml:space="preserve"> (</w:t>
      </w:r>
      <w:r w:rsidR="009054F7">
        <w:fldChar w:fldCharType="begin"/>
      </w:r>
      <w:r w:rsidR="009054F7">
        <w:instrText xml:space="preserve"> REF _Ref70923420 \h </w:instrText>
      </w:r>
      <w:r w:rsidR="009054F7">
        <w:fldChar w:fldCharType="separate"/>
      </w:r>
      <w:r w:rsidR="00A029E1">
        <w:t xml:space="preserve">Fig. S </w:t>
      </w:r>
      <w:r w:rsidR="00A029E1">
        <w:rPr>
          <w:noProof/>
        </w:rPr>
        <w:t>13</w:t>
      </w:r>
      <w:r w:rsidR="009054F7">
        <w:fldChar w:fldCharType="end"/>
      </w:r>
      <w:r>
        <w:t xml:space="preserve">). All three urchin species loaded positively on the first axis indicating positive associations with brown understory algae, </w:t>
      </w:r>
      <w:r>
        <w:rPr>
          <w:i/>
        </w:rPr>
        <w:t xml:space="preserve">N. </w:t>
      </w:r>
      <w:proofErr w:type="spellStart"/>
      <w:r>
        <w:rPr>
          <w:i/>
        </w:rPr>
        <w:t>leukana</w:t>
      </w:r>
      <w:proofErr w:type="spellEnd"/>
      <w:r>
        <w:t xml:space="preserve">, </w:t>
      </w:r>
      <w:r>
        <w:rPr>
          <w:i/>
        </w:rPr>
        <w:t xml:space="preserve">P. californica, </w:t>
      </w:r>
      <w:r>
        <w:t xml:space="preserve">and other macroalgae and areas with boulder habitat.  </w:t>
      </w:r>
    </w:p>
    <w:p w14:paraId="3E088A8F" w14:textId="4B54C433" w:rsidR="00EB4B67" w:rsidRDefault="00EB4B67" w:rsidP="00E21618">
      <w:r>
        <w:br w:type="page"/>
      </w:r>
    </w:p>
    <w:p w14:paraId="237C3E7C" w14:textId="387F14F8" w:rsidR="00EB4B67" w:rsidRDefault="00EB4B67" w:rsidP="00EB4B67">
      <w:pPr>
        <w:pStyle w:val="Heading2"/>
      </w:pPr>
      <w:bookmarkStart w:id="199" w:name="_Ref71099762"/>
      <w:r>
        <w:lastRenderedPageBreak/>
        <w:t>Supplement table</w:t>
      </w:r>
    </w:p>
    <w:p w14:paraId="7E544442" w14:textId="77777777" w:rsidR="00EB4B67" w:rsidRPr="00EB4B67" w:rsidRDefault="00EB4B67" w:rsidP="00EB4B67"/>
    <w:p w14:paraId="02B3C492" w14:textId="5BCA5549" w:rsidR="00EB4B67" w:rsidRDefault="00EB4B67" w:rsidP="00EB4B67">
      <w:pPr>
        <w:pStyle w:val="Caption"/>
      </w:pPr>
      <w:bookmarkStart w:id="200" w:name="_Ref73707979"/>
      <w:r>
        <w:t xml:space="preserve">Table S </w:t>
      </w:r>
      <w:r w:rsidR="00EF07CA">
        <w:fldChar w:fldCharType="begin"/>
      </w:r>
      <w:r w:rsidR="00EF07CA">
        <w:instrText xml:space="preserve"> SEQ Table_S \* A</w:instrText>
      </w:r>
      <w:r w:rsidR="00EF07CA">
        <w:instrText xml:space="preserve">RABIC </w:instrText>
      </w:r>
      <w:r w:rsidR="00EF07CA">
        <w:fldChar w:fldCharType="separate"/>
      </w:r>
      <w:r w:rsidR="00A029E1">
        <w:rPr>
          <w:noProof/>
        </w:rPr>
        <w:t>1</w:t>
      </w:r>
      <w:r w:rsidR="00EF07CA">
        <w:rPr>
          <w:noProof/>
        </w:rPr>
        <w:fldChar w:fldCharType="end"/>
      </w:r>
      <w:bookmarkEnd w:id="199"/>
      <w:bookmarkEnd w:id="200"/>
      <w:r>
        <w:t>. List of fish species observed on visual surveys.  Taxa were lumped into Group for statistical analyses. Note, rockfish young-of-year (YOY) were excluded from the ordinations due to their ephemeral nature.</w:t>
      </w:r>
    </w:p>
    <w:tbl>
      <w:tblPr>
        <w:tblW w:w="0" w:type="auto"/>
        <w:jc w:val="center"/>
        <w:tblLayout w:type="fixed"/>
        <w:tblLook w:val="0000" w:firstRow="0" w:lastRow="0" w:firstColumn="0" w:lastColumn="0" w:noHBand="0" w:noVBand="0"/>
      </w:tblPr>
      <w:tblGrid>
        <w:gridCol w:w="3175"/>
        <w:gridCol w:w="2547"/>
        <w:gridCol w:w="1418"/>
      </w:tblGrid>
      <w:tr w:rsidR="00EB4B67" w:rsidRPr="00D43869" w14:paraId="5F2AFC0A" w14:textId="77777777" w:rsidTr="00A029E1">
        <w:trPr>
          <w:trHeight w:val="288"/>
          <w:jc w:val="center"/>
        </w:trPr>
        <w:tc>
          <w:tcPr>
            <w:tcW w:w="3175" w:type="dxa"/>
            <w:tcBorders>
              <w:top w:val="nil"/>
              <w:left w:val="nil"/>
              <w:bottom w:val="single" w:sz="4" w:space="0" w:color="auto"/>
              <w:right w:val="nil"/>
            </w:tcBorders>
          </w:tcPr>
          <w:p w14:paraId="4588C79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2B5EC32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Common</w:t>
            </w:r>
            <w:r>
              <w:rPr>
                <w:rFonts w:cs="Calibri"/>
                <w:b/>
                <w:color w:val="000000"/>
                <w:sz w:val="20"/>
                <w:szCs w:val="20"/>
              </w:rPr>
              <w:t xml:space="preserve"> name</w:t>
            </w:r>
          </w:p>
        </w:tc>
        <w:tc>
          <w:tcPr>
            <w:tcW w:w="1418" w:type="dxa"/>
            <w:tcBorders>
              <w:top w:val="nil"/>
              <w:left w:val="nil"/>
              <w:bottom w:val="single" w:sz="4" w:space="0" w:color="auto"/>
              <w:right w:val="nil"/>
            </w:tcBorders>
          </w:tcPr>
          <w:p w14:paraId="6D7290D4"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Pr>
                <w:rFonts w:cs="Calibri"/>
                <w:b/>
                <w:color w:val="000000"/>
                <w:sz w:val="20"/>
                <w:szCs w:val="20"/>
              </w:rPr>
              <w:t>Group</w:t>
            </w:r>
          </w:p>
        </w:tc>
      </w:tr>
      <w:tr w:rsidR="00EB4B67" w:rsidRPr="00D43869" w14:paraId="7B3BCDA2" w14:textId="77777777" w:rsidTr="00A029E1">
        <w:trPr>
          <w:trHeight w:val="288"/>
          <w:jc w:val="center"/>
        </w:trPr>
        <w:tc>
          <w:tcPr>
            <w:tcW w:w="3175" w:type="dxa"/>
            <w:tcBorders>
              <w:top w:val="single" w:sz="4" w:space="0" w:color="auto"/>
              <w:left w:val="nil"/>
              <w:bottom w:val="nil"/>
              <w:right w:val="nil"/>
            </w:tcBorders>
          </w:tcPr>
          <w:p w14:paraId="0F14028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Aulorhynchus</w:t>
            </w:r>
            <w:proofErr w:type="spellEnd"/>
            <w:r w:rsidRPr="00D43869">
              <w:rPr>
                <w:rFonts w:cs="Calibri"/>
                <w:i/>
                <w:color w:val="000000"/>
                <w:sz w:val="20"/>
                <w:szCs w:val="20"/>
              </w:rPr>
              <w:t xml:space="preserve"> </w:t>
            </w:r>
            <w:proofErr w:type="spellStart"/>
            <w:r w:rsidRPr="00D43869">
              <w:rPr>
                <w:rFonts w:cs="Calibri"/>
                <w:i/>
                <w:color w:val="000000"/>
                <w:sz w:val="20"/>
                <w:szCs w:val="20"/>
              </w:rPr>
              <w:t>flavidus</w:t>
            </w:r>
            <w:proofErr w:type="spellEnd"/>
          </w:p>
        </w:tc>
        <w:tc>
          <w:tcPr>
            <w:tcW w:w="2547" w:type="dxa"/>
            <w:tcBorders>
              <w:top w:val="single" w:sz="4" w:space="0" w:color="auto"/>
              <w:left w:val="nil"/>
              <w:bottom w:val="nil"/>
              <w:right w:val="nil"/>
            </w:tcBorders>
          </w:tcPr>
          <w:p w14:paraId="0DB272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tubesnout</w:t>
            </w:r>
            <w:proofErr w:type="spellEnd"/>
          </w:p>
        </w:tc>
        <w:tc>
          <w:tcPr>
            <w:tcW w:w="1418" w:type="dxa"/>
            <w:tcBorders>
              <w:top w:val="single" w:sz="4" w:space="0" w:color="auto"/>
              <w:left w:val="nil"/>
              <w:bottom w:val="nil"/>
              <w:right w:val="nil"/>
            </w:tcBorders>
          </w:tcPr>
          <w:p w14:paraId="11DD8B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AUFL</w:t>
            </w:r>
          </w:p>
        </w:tc>
      </w:tr>
      <w:tr w:rsidR="00EB4B67" w:rsidRPr="00D43869" w14:paraId="09EAD764" w14:textId="77777777" w:rsidTr="00A029E1">
        <w:trPr>
          <w:trHeight w:val="288"/>
          <w:jc w:val="center"/>
        </w:trPr>
        <w:tc>
          <w:tcPr>
            <w:tcW w:w="3175" w:type="dxa"/>
            <w:tcBorders>
              <w:top w:val="nil"/>
              <w:left w:val="nil"/>
              <w:bottom w:val="nil"/>
              <w:right w:val="nil"/>
            </w:tcBorders>
          </w:tcPr>
          <w:p w14:paraId="404CC0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5B87A9C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E89DCD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B5EB84B" w14:textId="77777777" w:rsidTr="00A029E1">
        <w:trPr>
          <w:trHeight w:val="288"/>
          <w:jc w:val="center"/>
        </w:trPr>
        <w:tc>
          <w:tcPr>
            <w:tcW w:w="3175" w:type="dxa"/>
            <w:tcBorders>
              <w:top w:val="nil"/>
              <w:left w:val="nil"/>
              <w:bottom w:val="nil"/>
              <w:right w:val="nil"/>
            </w:tcBorders>
          </w:tcPr>
          <w:p w14:paraId="1155C75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Brachyistius</w:t>
            </w:r>
            <w:proofErr w:type="spellEnd"/>
            <w:r w:rsidRPr="00D43869">
              <w:rPr>
                <w:rFonts w:cs="Calibri"/>
                <w:i/>
                <w:color w:val="000000"/>
                <w:sz w:val="20"/>
                <w:szCs w:val="20"/>
              </w:rPr>
              <w:t xml:space="preserve"> </w:t>
            </w:r>
            <w:proofErr w:type="spellStart"/>
            <w:r w:rsidRPr="00D43869">
              <w:rPr>
                <w:rFonts w:cs="Calibri"/>
                <w:i/>
                <w:color w:val="000000"/>
                <w:sz w:val="20"/>
                <w:szCs w:val="20"/>
              </w:rPr>
              <w:t>frenatus</w:t>
            </w:r>
            <w:proofErr w:type="spellEnd"/>
          </w:p>
        </w:tc>
        <w:tc>
          <w:tcPr>
            <w:tcW w:w="2547" w:type="dxa"/>
            <w:tcBorders>
              <w:top w:val="nil"/>
              <w:left w:val="nil"/>
              <w:bottom w:val="nil"/>
              <w:right w:val="nil"/>
            </w:tcBorders>
          </w:tcPr>
          <w:p w14:paraId="22CDD8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4DF5D7A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604B9BC" w14:textId="77777777" w:rsidTr="00A029E1">
        <w:trPr>
          <w:trHeight w:val="288"/>
          <w:jc w:val="center"/>
        </w:trPr>
        <w:tc>
          <w:tcPr>
            <w:tcW w:w="3175" w:type="dxa"/>
            <w:tcBorders>
              <w:top w:val="nil"/>
              <w:left w:val="nil"/>
              <w:bottom w:val="nil"/>
              <w:right w:val="nil"/>
            </w:tcBorders>
          </w:tcPr>
          <w:p w14:paraId="2BD10FE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Clupeidae</w:t>
            </w:r>
            <w:proofErr w:type="spellEnd"/>
          </w:p>
        </w:tc>
        <w:tc>
          <w:tcPr>
            <w:tcW w:w="2547" w:type="dxa"/>
            <w:tcBorders>
              <w:top w:val="nil"/>
              <w:left w:val="nil"/>
              <w:bottom w:val="nil"/>
              <w:right w:val="nil"/>
            </w:tcBorders>
          </w:tcPr>
          <w:p w14:paraId="0E5BF81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79498F2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80E80E3" w14:textId="77777777" w:rsidTr="00A029E1">
        <w:trPr>
          <w:trHeight w:val="288"/>
          <w:jc w:val="center"/>
        </w:trPr>
        <w:tc>
          <w:tcPr>
            <w:tcW w:w="3175" w:type="dxa"/>
            <w:tcBorders>
              <w:top w:val="nil"/>
              <w:left w:val="nil"/>
              <w:bottom w:val="nil"/>
              <w:right w:val="nil"/>
            </w:tcBorders>
          </w:tcPr>
          <w:p w14:paraId="4E56258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Cymatogaster</w:t>
            </w:r>
            <w:proofErr w:type="spellEnd"/>
            <w:r w:rsidRPr="00D43869">
              <w:rPr>
                <w:rFonts w:cs="Calibri"/>
                <w:i/>
                <w:color w:val="000000"/>
                <w:sz w:val="20"/>
                <w:szCs w:val="20"/>
              </w:rPr>
              <w:t> </w:t>
            </w:r>
            <w:proofErr w:type="spellStart"/>
            <w:r w:rsidRPr="00D43869">
              <w:rPr>
                <w:rFonts w:cs="Calibri"/>
                <w:i/>
                <w:color w:val="000000"/>
                <w:sz w:val="20"/>
                <w:szCs w:val="20"/>
              </w:rPr>
              <w:t>aggregata</w:t>
            </w:r>
            <w:proofErr w:type="spellEnd"/>
            <w:r w:rsidRPr="00D43869">
              <w:rPr>
                <w:rFonts w:cs="Calibri"/>
                <w:i/>
                <w:color w:val="000000"/>
                <w:sz w:val="20"/>
                <w:szCs w:val="20"/>
              </w:rPr>
              <w:t> </w:t>
            </w:r>
          </w:p>
        </w:tc>
        <w:tc>
          <w:tcPr>
            <w:tcW w:w="2547" w:type="dxa"/>
            <w:tcBorders>
              <w:top w:val="nil"/>
              <w:left w:val="nil"/>
              <w:bottom w:val="nil"/>
              <w:right w:val="nil"/>
            </w:tcBorders>
          </w:tcPr>
          <w:p w14:paraId="59EBA4A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4017B1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E204A6D" w14:textId="77777777" w:rsidTr="00A029E1">
        <w:trPr>
          <w:trHeight w:val="288"/>
          <w:jc w:val="center"/>
        </w:trPr>
        <w:tc>
          <w:tcPr>
            <w:tcW w:w="3175" w:type="dxa"/>
            <w:tcBorders>
              <w:top w:val="nil"/>
              <w:left w:val="nil"/>
              <w:bottom w:val="nil"/>
              <w:right w:val="nil"/>
            </w:tcBorders>
          </w:tcPr>
          <w:p w14:paraId="0F73610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Embiotoca</w:t>
            </w:r>
            <w:proofErr w:type="spellEnd"/>
            <w:r w:rsidRPr="00D43869">
              <w:rPr>
                <w:rFonts w:cs="Calibri"/>
                <w:i/>
                <w:color w:val="000000"/>
                <w:sz w:val="20"/>
                <w:szCs w:val="20"/>
              </w:rPr>
              <w:t> lateralis</w:t>
            </w:r>
          </w:p>
        </w:tc>
        <w:tc>
          <w:tcPr>
            <w:tcW w:w="2547" w:type="dxa"/>
            <w:tcBorders>
              <w:top w:val="nil"/>
              <w:left w:val="nil"/>
              <w:bottom w:val="nil"/>
              <w:right w:val="nil"/>
            </w:tcBorders>
          </w:tcPr>
          <w:p w14:paraId="585D235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0822122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6BB54D1C" w14:textId="77777777" w:rsidTr="00A029E1">
        <w:trPr>
          <w:trHeight w:val="288"/>
          <w:jc w:val="center"/>
        </w:trPr>
        <w:tc>
          <w:tcPr>
            <w:tcW w:w="3175" w:type="dxa"/>
            <w:tcBorders>
              <w:top w:val="nil"/>
              <w:left w:val="nil"/>
              <w:bottom w:val="nil"/>
              <w:right w:val="nil"/>
            </w:tcBorders>
          </w:tcPr>
          <w:p w14:paraId="57D3F7A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Embiotocidae</w:t>
            </w:r>
            <w:proofErr w:type="spellEnd"/>
          </w:p>
        </w:tc>
        <w:tc>
          <w:tcPr>
            <w:tcW w:w="2547" w:type="dxa"/>
            <w:tcBorders>
              <w:top w:val="nil"/>
              <w:left w:val="nil"/>
              <w:bottom w:val="nil"/>
              <w:right w:val="nil"/>
            </w:tcBorders>
          </w:tcPr>
          <w:p w14:paraId="79D0F3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6027A36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5147A56A" w14:textId="77777777" w:rsidTr="00A029E1">
        <w:trPr>
          <w:trHeight w:val="288"/>
          <w:jc w:val="center"/>
        </w:trPr>
        <w:tc>
          <w:tcPr>
            <w:tcW w:w="3175" w:type="dxa"/>
            <w:tcBorders>
              <w:top w:val="nil"/>
              <w:left w:val="nil"/>
              <w:bottom w:val="nil"/>
              <w:right w:val="nil"/>
            </w:tcBorders>
          </w:tcPr>
          <w:p w14:paraId="255C141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Engraulis</w:t>
            </w:r>
            <w:proofErr w:type="spellEnd"/>
            <w:r w:rsidRPr="00D43869">
              <w:rPr>
                <w:rFonts w:cs="Calibri"/>
                <w:i/>
                <w:color w:val="000000"/>
                <w:sz w:val="20"/>
                <w:szCs w:val="20"/>
              </w:rPr>
              <w:t xml:space="preserve"> </w:t>
            </w:r>
            <w:proofErr w:type="spellStart"/>
            <w:r w:rsidRPr="00D43869">
              <w:rPr>
                <w:rFonts w:cs="Calibri"/>
                <w:i/>
                <w:color w:val="000000"/>
                <w:sz w:val="20"/>
                <w:szCs w:val="20"/>
              </w:rPr>
              <w:t>mordax</w:t>
            </w:r>
            <w:proofErr w:type="spellEnd"/>
          </w:p>
        </w:tc>
        <w:tc>
          <w:tcPr>
            <w:tcW w:w="2547" w:type="dxa"/>
            <w:tcBorders>
              <w:top w:val="nil"/>
              <w:left w:val="nil"/>
              <w:bottom w:val="nil"/>
              <w:right w:val="nil"/>
            </w:tcBorders>
          </w:tcPr>
          <w:p w14:paraId="587ADBC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7C4DD74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3F239966" w14:textId="77777777" w:rsidTr="00A029E1">
        <w:trPr>
          <w:trHeight w:val="288"/>
          <w:jc w:val="center"/>
        </w:trPr>
        <w:tc>
          <w:tcPr>
            <w:tcW w:w="3175" w:type="dxa"/>
            <w:tcBorders>
              <w:top w:val="nil"/>
              <w:left w:val="nil"/>
              <w:bottom w:val="nil"/>
              <w:right w:val="nil"/>
            </w:tcBorders>
          </w:tcPr>
          <w:p w14:paraId="44A1B4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Hemilepidotus</w:t>
            </w:r>
            <w:proofErr w:type="spellEnd"/>
            <w:r w:rsidRPr="00D43869">
              <w:rPr>
                <w:rFonts w:cs="Calibri"/>
                <w:i/>
                <w:color w:val="000000"/>
                <w:sz w:val="20"/>
                <w:szCs w:val="20"/>
              </w:rPr>
              <w:t> </w:t>
            </w:r>
            <w:proofErr w:type="spellStart"/>
            <w:r w:rsidRPr="00D43869">
              <w:rPr>
                <w:rFonts w:cs="Calibri"/>
                <w:i/>
                <w:color w:val="000000"/>
                <w:sz w:val="20"/>
                <w:szCs w:val="20"/>
              </w:rPr>
              <w:t>hemilepidotus</w:t>
            </w:r>
            <w:proofErr w:type="spellEnd"/>
          </w:p>
        </w:tc>
        <w:tc>
          <w:tcPr>
            <w:tcW w:w="2547" w:type="dxa"/>
            <w:tcBorders>
              <w:top w:val="nil"/>
              <w:left w:val="nil"/>
              <w:bottom w:val="nil"/>
              <w:right w:val="nil"/>
            </w:tcBorders>
          </w:tcPr>
          <w:p w14:paraId="0A9234D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red </w:t>
            </w:r>
            <w:proofErr w:type="spellStart"/>
            <w:r w:rsidRPr="00D43869">
              <w:rPr>
                <w:rFonts w:cs="Calibri"/>
                <w:color w:val="000000"/>
                <w:sz w:val="20"/>
                <w:szCs w:val="20"/>
              </w:rPr>
              <w:t>irish</w:t>
            </w:r>
            <w:proofErr w:type="spellEnd"/>
            <w:r w:rsidRPr="00D43869">
              <w:rPr>
                <w:rFonts w:cs="Calibri"/>
                <w:color w:val="000000"/>
                <w:sz w:val="20"/>
                <w:szCs w:val="20"/>
              </w:rPr>
              <w:t xml:space="preserve"> lord</w:t>
            </w:r>
          </w:p>
        </w:tc>
        <w:tc>
          <w:tcPr>
            <w:tcW w:w="1418" w:type="dxa"/>
            <w:tcBorders>
              <w:top w:val="nil"/>
              <w:left w:val="nil"/>
              <w:bottom w:val="nil"/>
              <w:right w:val="nil"/>
            </w:tcBorders>
          </w:tcPr>
          <w:p w14:paraId="26023E7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5CF35B7A" w14:textId="77777777" w:rsidTr="00A029E1">
        <w:trPr>
          <w:trHeight w:val="288"/>
          <w:jc w:val="center"/>
        </w:trPr>
        <w:tc>
          <w:tcPr>
            <w:tcW w:w="3175" w:type="dxa"/>
            <w:tcBorders>
              <w:top w:val="nil"/>
              <w:left w:val="nil"/>
              <w:bottom w:val="nil"/>
              <w:right w:val="nil"/>
            </w:tcBorders>
          </w:tcPr>
          <w:p w14:paraId="53C0B80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xml:space="preserve"> </w:t>
            </w:r>
            <w:proofErr w:type="spellStart"/>
            <w:r w:rsidRPr="00D43869">
              <w:rPr>
                <w:rFonts w:cs="Calibri"/>
                <w:i/>
                <w:color w:val="000000"/>
                <w:sz w:val="20"/>
                <w:szCs w:val="20"/>
              </w:rPr>
              <w:t>spp</w:t>
            </w:r>
            <w:proofErr w:type="spellEnd"/>
          </w:p>
        </w:tc>
        <w:tc>
          <w:tcPr>
            <w:tcW w:w="2547" w:type="dxa"/>
            <w:tcBorders>
              <w:top w:val="nil"/>
              <w:left w:val="nil"/>
              <w:bottom w:val="nil"/>
              <w:right w:val="nil"/>
            </w:tcBorders>
          </w:tcPr>
          <w:p w14:paraId="23615D9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6950D4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671E4809" w14:textId="77777777" w:rsidTr="00A029E1">
        <w:trPr>
          <w:trHeight w:val="288"/>
          <w:jc w:val="center"/>
        </w:trPr>
        <w:tc>
          <w:tcPr>
            <w:tcW w:w="3175" w:type="dxa"/>
            <w:tcBorders>
              <w:top w:val="nil"/>
              <w:left w:val="nil"/>
              <w:bottom w:val="nil"/>
              <w:right w:val="nil"/>
            </w:tcBorders>
          </w:tcPr>
          <w:p w14:paraId="7F0942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decagrammus</w:t>
            </w:r>
            <w:proofErr w:type="spellEnd"/>
          </w:p>
        </w:tc>
        <w:tc>
          <w:tcPr>
            <w:tcW w:w="2547" w:type="dxa"/>
            <w:tcBorders>
              <w:top w:val="nil"/>
              <w:left w:val="nil"/>
              <w:bottom w:val="nil"/>
              <w:right w:val="nil"/>
            </w:tcBorders>
          </w:tcPr>
          <w:p w14:paraId="2144E5D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B318DE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80AD97D" w14:textId="77777777" w:rsidTr="00A029E1">
        <w:trPr>
          <w:trHeight w:val="288"/>
          <w:jc w:val="center"/>
        </w:trPr>
        <w:tc>
          <w:tcPr>
            <w:tcW w:w="3175" w:type="dxa"/>
            <w:tcBorders>
              <w:top w:val="nil"/>
              <w:left w:val="nil"/>
              <w:bottom w:val="nil"/>
              <w:right w:val="nil"/>
            </w:tcBorders>
          </w:tcPr>
          <w:p w14:paraId="0FBE6F3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lagocephalus</w:t>
            </w:r>
            <w:proofErr w:type="spellEnd"/>
          </w:p>
        </w:tc>
        <w:tc>
          <w:tcPr>
            <w:tcW w:w="2547" w:type="dxa"/>
            <w:tcBorders>
              <w:top w:val="nil"/>
              <w:left w:val="nil"/>
              <w:bottom w:val="nil"/>
              <w:right w:val="nil"/>
            </w:tcBorders>
          </w:tcPr>
          <w:p w14:paraId="17BC703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33289C8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01145219" w14:textId="77777777" w:rsidTr="00A029E1">
        <w:trPr>
          <w:trHeight w:val="288"/>
          <w:jc w:val="center"/>
        </w:trPr>
        <w:tc>
          <w:tcPr>
            <w:tcW w:w="3175" w:type="dxa"/>
            <w:tcBorders>
              <w:top w:val="nil"/>
              <w:left w:val="nil"/>
              <w:bottom w:val="nil"/>
              <w:right w:val="nil"/>
            </w:tcBorders>
          </w:tcPr>
          <w:p w14:paraId="13466B7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Hexagrammos</w:t>
            </w:r>
            <w:proofErr w:type="spellEnd"/>
            <w:r w:rsidRPr="00D43869">
              <w:rPr>
                <w:rFonts w:cs="Calibri"/>
                <w:i/>
                <w:color w:val="000000"/>
                <w:sz w:val="20"/>
                <w:szCs w:val="20"/>
              </w:rPr>
              <w:t> </w:t>
            </w:r>
            <w:proofErr w:type="spellStart"/>
            <w:r w:rsidRPr="00D43869">
              <w:rPr>
                <w:rFonts w:cs="Calibri"/>
                <w:i/>
                <w:color w:val="000000"/>
                <w:sz w:val="20"/>
                <w:szCs w:val="20"/>
              </w:rPr>
              <w:t>stelleri</w:t>
            </w:r>
            <w:proofErr w:type="spellEnd"/>
          </w:p>
        </w:tc>
        <w:tc>
          <w:tcPr>
            <w:tcW w:w="2547" w:type="dxa"/>
            <w:tcBorders>
              <w:top w:val="nil"/>
              <w:left w:val="nil"/>
              <w:bottom w:val="nil"/>
              <w:right w:val="nil"/>
            </w:tcBorders>
          </w:tcPr>
          <w:p w14:paraId="0F94E8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whitespotted</w:t>
            </w:r>
            <w:proofErr w:type="spellEnd"/>
            <w:r w:rsidRPr="00D43869">
              <w:rPr>
                <w:rFonts w:cs="Calibri"/>
                <w:color w:val="000000"/>
                <w:sz w:val="20"/>
                <w:szCs w:val="20"/>
              </w:rPr>
              <w:t xml:space="preserve"> greenling</w:t>
            </w:r>
          </w:p>
        </w:tc>
        <w:tc>
          <w:tcPr>
            <w:tcW w:w="1418" w:type="dxa"/>
            <w:tcBorders>
              <w:top w:val="nil"/>
              <w:left w:val="nil"/>
              <w:bottom w:val="nil"/>
              <w:right w:val="nil"/>
            </w:tcBorders>
          </w:tcPr>
          <w:p w14:paraId="5EB5D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C34819B" w14:textId="77777777" w:rsidTr="00A029E1">
        <w:trPr>
          <w:trHeight w:val="288"/>
          <w:jc w:val="center"/>
        </w:trPr>
        <w:tc>
          <w:tcPr>
            <w:tcW w:w="3175" w:type="dxa"/>
            <w:tcBorders>
              <w:top w:val="nil"/>
              <w:left w:val="nil"/>
              <w:bottom w:val="nil"/>
              <w:right w:val="nil"/>
            </w:tcBorders>
          </w:tcPr>
          <w:p w14:paraId="039E42D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697780C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2893767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OPEL</w:t>
            </w:r>
          </w:p>
        </w:tc>
      </w:tr>
      <w:tr w:rsidR="00EB4B67" w:rsidRPr="00D43869" w14:paraId="511D00F0" w14:textId="77777777" w:rsidTr="00A029E1">
        <w:trPr>
          <w:trHeight w:val="288"/>
          <w:jc w:val="center"/>
        </w:trPr>
        <w:tc>
          <w:tcPr>
            <w:tcW w:w="3175" w:type="dxa"/>
            <w:tcBorders>
              <w:top w:val="nil"/>
              <w:left w:val="nil"/>
              <w:bottom w:val="nil"/>
              <w:right w:val="nil"/>
            </w:tcBorders>
          </w:tcPr>
          <w:p w14:paraId="455CF0F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Oxylebius</w:t>
            </w:r>
            <w:proofErr w:type="spellEnd"/>
            <w:r w:rsidRPr="00D43869">
              <w:rPr>
                <w:rFonts w:cs="Calibri"/>
                <w:i/>
                <w:color w:val="000000"/>
                <w:sz w:val="20"/>
                <w:szCs w:val="20"/>
              </w:rPr>
              <w:t xml:space="preserve"> pictus</w:t>
            </w:r>
          </w:p>
        </w:tc>
        <w:tc>
          <w:tcPr>
            <w:tcW w:w="2547" w:type="dxa"/>
            <w:tcBorders>
              <w:top w:val="nil"/>
              <w:left w:val="nil"/>
              <w:bottom w:val="nil"/>
              <w:right w:val="nil"/>
            </w:tcBorders>
          </w:tcPr>
          <w:p w14:paraId="199650B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36A41DEE"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4BDB55AD" w14:textId="77777777" w:rsidTr="00A029E1">
        <w:trPr>
          <w:trHeight w:val="288"/>
          <w:jc w:val="center"/>
        </w:trPr>
        <w:tc>
          <w:tcPr>
            <w:tcW w:w="3175" w:type="dxa"/>
            <w:tcBorders>
              <w:top w:val="nil"/>
              <w:left w:val="nil"/>
              <w:bottom w:val="nil"/>
              <w:right w:val="nil"/>
            </w:tcBorders>
          </w:tcPr>
          <w:p w14:paraId="60B9C9F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Rhacochilus</w:t>
            </w:r>
            <w:proofErr w:type="spellEnd"/>
            <w:r w:rsidRPr="00D43869">
              <w:rPr>
                <w:rFonts w:cs="Calibri"/>
                <w:i/>
                <w:color w:val="000000"/>
                <w:sz w:val="20"/>
                <w:szCs w:val="20"/>
              </w:rPr>
              <w:t> </w:t>
            </w:r>
            <w:proofErr w:type="spellStart"/>
            <w:r w:rsidRPr="00D43869">
              <w:rPr>
                <w:rFonts w:cs="Calibri"/>
                <w:i/>
                <w:color w:val="000000"/>
                <w:sz w:val="20"/>
                <w:szCs w:val="20"/>
              </w:rPr>
              <w:t>vacca</w:t>
            </w:r>
            <w:proofErr w:type="spellEnd"/>
          </w:p>
        </w:tc>
        <w:tc>
          <w:tcPr>
            <w:tcW w:w="2547" w:type="dxa"/>
            <w:tcBorders>
              <w:top w:val="nil"/>
              <w:left w:val="nil"/>
              <w:bottom w:val="nil"/>
              <w:right w:val="nil"/>
            </w:tcBorders>
          </w:tcPr>
          <w:p w14:paraId="52869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1069F4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336DFD36" w14:textId="77777777" w:rsidTr="00A029E1">
        <w:trPr>
          <w:trHeight w:val="288"/>
          <w:jc w:val="center"/>
        </w:trPr>
        <w:tc>
          <w:tcPr>
            <w:tcW w:w="3175" w:type="dxa"/>
            <w:tcBorders>
              <w:top w:val="nil"/>
              <w:left w:val="nil"/>
              <w:bottom w:val="nil"/>
              <w:right w:val="nil"/>
            </w:tcBorders>
          </w:tcPr>
          <w:p w14:paraId="3872B1BA"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Sardinops</w:t>
            </w:r>
            <w:proofErr w:type="spellEnd"/>
            <w:r w:rsidRPr="00D43869">
              <w:rPr>
                <w:rFonts w:cs="Calibri"/>
                <w:i/>
                <w:color w:val="000000"/>
                <w:sz w:val="20"/>
                <w:szCs w:val="20"/>
              </w:rPr>
              <w:t> </w:t>
            </w:r>
            <w:proofErr w:type="spellStart"/>
            <w:r w:rsidRPr="00D43869">
              <w:rPr>
                <w:rFonts w:cs="Calibri"/>
                <w:i/>
                <w:color w:val="000000"/>
                <w:sz w:val="20"/>
                <w:szCs w:val="20"/>
              </w:rPr>
              <w:t>sagax</w:t>
            </w:r>
            <w:proofErr w:type="spellEnd"/>
          </w:p>
        </w:tc>
        <w:tc>
          <w:tcPr>
            <w:tcW w:w="2547" w:type="dxa"/>
            <w:tcBorders>
              <w:top w:val="nil"/>
              <w:left w:val="nil"/>
              <w:bottom w:val="nil"/>
              <w:right w:val="nil"/>
            </w:tcBorders>
          </w:tcPr>
          <w:p w14:paraId="23190B4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12D2936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2F4BC28A" w14:textId="77777777" w:rsidTr="00A029E1">
        <w:trPr>
          <w:trHeight w:val="288"/>
          <w:jc w:val="center"/>
        </w:trPr>
        <w:tc>
          <w:tcPr>
            <w:tcW w:w="3175" w:type="dxa"/>
            <w:tcBorders>
              <w:top w:val="nil"/>
              <w:left w:val="nil"/>
              <w:bottom w:val="nil"/>
              <w:right w:val="nil"/>
            </w:tcBorders>
          </w:tcPr>
          <w:p w14:paraId="1D97C0D5"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proofErr w:type="spellStart"/>
            <w:r w:rsidRPr="00D43869">
              <w:rPr>
                <w:rFonts w:cs="Calibri"/>
                <w:i/>
                <w:color w:val="000000"/>
                <w:sz w:val="20"/>
                <w:szCs w:val="20"/>
              </w:rPr>
              <w:t>Scorpaenichthys</w:t>
            </w:r>
            <w:proofErr w:type="spellEnd"/>
            <w:r w:rsidRPr="00D43869">
              <w:rPr>
                <w:rFonts w:cs="Calibri"/>
                <w:i/>
                <w:color w:val="000000"/>
                <w:sz w:val="20"/>
                <w:szCs w:val="20"/>
              </w:rPr>
              <w:t xml:space="preserve"> </w:t>
            </w:r>
            <w:proofErr w:type="spellStart"/>
            <w:r w:rsidRPr="00D43869">
              <w:rPr>
                <w:rFonts w:cs="Calibri"/>
                <w:i/>
                <w:color w:val="000000"/>
                <w:sz w:val="20"/>
                <w:szCs w:val="20"/>
              </w:rPr>
              <w:t>marmoratus</w:t>
            </w:r>
            <w:proofErr w:type="spellEnd"/>
          </w:p>
        </w:tc>
        <w:tc>
          <w:tcPr>
            <w:tcW w:w="2547" w:type="dxa"/>
            <w:tcBorders>
              <w:top w:val="nil"/>
              <w:left w:val="nil"/>
              <w:bottom w:val="nil"/>
              <w:right w:val="nil"/>
            </w:tcBorders>
          </w:tcPr>
          <w:p w14:paraId="61CD786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2290FD2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SCMA</w:t>
            </w:r>
          </w:p>
        </w:tc>
      </w:tr>
      <w:tr w:rsidR="00EB4B67" w:rsidRPr="00D43869" w14:paraId="545E304D" w14:textId="77777777" w:rsidTr="00A029E1">
        <w:trPr>
          <w:trHeight w:val="288"/>
          <w:jc w:val="center"/>
        </w:trPr>
        <w:tc>
          <w:tcPr>
            <w:tcW w:w="3175" w:type="dxa"/>
            <w:tcBorders>
              <w:top w:val="nil"/>
              <w:left w:val="nil"/>
              <w:bottom w:val="nil"/>
              <w:right w:val="nil"/>
            </w:tcBorders>
          </w:tcPr>
          <w:p w14:paraId="0873030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caurinus</w:t>
            </w:r>
            <w:proofErr w:type="spellEnd"/>
          </w:p>
        </w:tc>
        <w:tc>
          <w:tcPr>
            <w:tcW w:w="2547" w:type="dxa"/>
            <w:tcBorders>
              <w:top w:val="nil"/>
              <w:left w:val="nil"/>
              <w:bottom w:val="nil"/>
              <w:right w:val="nil"/>
            </w:tcBorders>
          </w:tcPr>
          <w:p w14:paraId="3F47BD52" w14:textId="77777777" w:rsidR="00EB4B67"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3E36B8D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w:t>
            </w:r>
          </w:p>
        </w:tc>
      </w:tr>
      <w:tr w:rsidR="00EB4B67" w:rsidRPr="00D43869" w14:paraId="0156A2C2" w14:textId="77777777" w:rsidTr="00A029E1">
        <w:trPr>
          <w:trHeight w:val="288"/>
          <w:jc w:val="center"/>
        </w:trPr>
        <w:tc>
          <w:tcPr>
            <w:tcW w:w="3175" w:type="dxa"/>
            <w:tcBorders>
              <w:top w:val="nil"/>
              <w:left w:val="nil"/>
              <w:bottom w:val="nil"/>
              <w:right w:val="nil"/>
            </w:tcBorders>
          </w:tcPr>
          <w:p w14:paraId="3C6FE12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caurinus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B1D4D3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 xml:space="preserve">opper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E280BB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SECAy</w:t>
            </w:r>
            <w:proofErr w:type="spellEnd"/>
          </w:p>
        </w:tc>
      </w:tr>
      <w:tr w:rsidR="00EB4B67" w:rsidRPr="00D43869" w14:paraId="3C1AA5DD" w14:textId="77777777" w:rsidTr="00A029E1">
        <w:trPr>
          <w:trHeight w:val="288"/>
          <w:jc w:val="center"/>
        </w:trPr>
        <w:tc>
          <w:tcPr>
            <w:tcW w:w="3175" w:type="dxa"/>
            <w:tcBorders>
              <w:top w:val="nil"/>
              <w:left w:val="nil"/>
              <w:bottom w:val="nil"/>
              <w:right w:val="nil"/>
            </w:tcBorders>
          </w:tcPr>
          <w:p w14:paraId="73AEAB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w:t>
            </w:r>
            <w:r>
              <w:rPr>
                <w:rFonts w:cs="Calibri"/>
                <w:i/>
                <w:color w:val="000000"/>
                <w:sz w:val="20"/>
                <w:szCs w:val="20"/>
              </w:rPr>
              <w:t>nops</w:t>
            </w:r>
            <w:proofErr w:type="spellEnd"/>
            <w:r>
              <w:rPr>
                <w:rFonts w:cs="Calibri"/>
                <w:i/>
                <w:color w:val="000000"/>
                <w:sz w:val="20"/>
                <w:szCs w:val="20"/>
              </w:rPr>
              <w:t>/</w:t>
            </w:r>
            <w:proofErr w:type="spellStart"/>
            <w:r w:rsidRPr="00D43869">
              <w:rPr>
                <w:rFonts w:cs="Calibri"/>
                <w:i/>
                <w:color w:val="000000"/>
                <w:sz w:val="20"/>
                <w:szCs w:val="20"/>
              </w:rPr>
              <w:t>flav</w:t>
            </w:r>
            <w:r>
              <w:rPr>
                <w:rFonts w:cs="Calibri"/>
                <w:i/>
                <w:color w:val="000000"/>
                <w:sz w:val="20"/>
                <w:szCs w:val="20"/>
              </w:rPr>
              <w:t>vidus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0EEA51E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yellowtail-black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4E555E9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SEBYTy</w:t>
            </w:r>
            <w:proofErr w:type="spellEnd"/>
          </w:p>
        </w:tc>
      </w:tr>
      <w:tr w:rsidR="00EB4B67" w:rsidRPr="00D43869" w14:paraId="51532A7A" w14:textId="77777777" w:rsidTr="00A029E1">
        <w:trPr>
          <w:trHeight w:val="288"/>
          <w:jc w:val="center"/>
        </w:trPr>
        <w:tc>
          <w:tcPr>
            <w:tcW w:w="3175" w:type="dxa"/>
            <w:tcBorders>
              <w:top w:val="nil"/>
              <w:left w:val="nil"/>
              <w:bottom w:val="nil"/>
              <w:right w:val="nil"/>
            </w:tcBorders>
          </w:tcPr>
          <w:p w14:paraId="6559F569"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p>
        </w:tc>
        <w:tc>
          <w:tcPr>
            <w:tcW w:w="2547" w:type="dxa"/>
            <w:tcBorders>
              <w:top w:val="nil"/>
              <w:left w:val="nil"/>
              <w:bottom w:val="nil"/>
              <w:right w:val="nil"/>
            </w:tcBorders>
          </w:tcPr>
          <w:p w14:paraId="4728AD16"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7E850D1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w:t>
            </w:r>
          </w:p>
        </w:tc>
      </w:tr>
      <w:tr w:rsidR="00EB4B67" w:rsidRPr="00D43869" w14:paraId="2F51B42A" w14:textId="77777777" w:rsidTr="00A029E1">
        <w:trPr>
          <w:trHeight w:val="288"/>
          <w:jc w:val="center"/>
        </w:trPr>
        <w:tc>
          <w:tcPr>
            <w:tcW w:w="3175" w:type="dxa"/>
            <w:tcBorders>
              <w:top w:val="nil"/>
              <w:left w:val="nil"/>
              <w:bottom w:val="nil"/>
              <w:right w:val="nil"/>
            </w:tcBorders>
          </w:tcPr>
          <w:p w14:paraId="7E917A5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melanops</w:t>
            </w:r>
            <w:proofErr w:type="spellEnd"/>
            <w:r w:rsidRPr="00D43869">
              <w:rPr>
                <w:rFonts w:cs="Calibri"/>
                <w:i/>
                <w:color w:val="000000"/>
                <w:sz w:val="20"/>
                <w:szCs w:val="20"/>
              </w:rPr>
              <w:t xml:space="preserve"> YOY</w:t>
            </w:r>
          </w:p>
        </w:tc>
        <w:tc>
          <w:tcPr>
            <w:tcW w:w="2547" w:type="dxa"/>
            <w:tcBorders>
              <w:top w:val="nil"/>
              <w:left w:val="nil"/>
              <w:bottom w:val="nil"/>
              <w:right w:val="nil"/>
            </w:tcBorders>
          </w:tcPr>
          <w:p w14:paraId="2E0F244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black rockfish </w:t>
            </w:r>
            <w:proofErr w:type="spellStart"/>
            <w:r w:rsidRPr="00D43869">
              <w:rPr>
                <w:rFonts w:cs="Calibri"/>
                <w:color w:val="000000"/>
                <w:sz w:val="20"/>
                <w:szCs w:val="20"/>
              </w:rPr>
              <w:t>yoy</w:t>
            </w:r>
            <w:proofErr w:type="spellEnd"/>
          </w:p>
        </w:tc>
        <w:tc>
          <w:tcPr>
            <w:tcW w:w="1418" w:type="dxa"/>
            <w:tcBorders>
              <w:top w:val="nil"/>
              <w:left w:val="nil"/>
              <w:bottom w:val="nil"/>
              <w:right w:val="nil"/>
            </w:tcBorders>
          </w:tcPr>
          <w:p w14:paraId="15EFE5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SEMEy</w:t>
            </w:r>
            <w:proofErr w:type="spellEnd"/>
          </w:p>
        </w:tc>
      </w:tr>
      <w:tr w:rsidR="00EB4B67" w:rsidRPr="00D43869" w14:paraId="1A3282D3" w14:textId="77777777" w:rsidTr="00A029E1">
        <w:trPr>
          <w:trHeight w:val="288"/>
          <w:jc w:val="center"/>
        </w:trPr>
        <w:tc>
          <w:tcPr>
            <w:tcW w:w="3175" w:type="dxa"/>
            <w:tcBorders>
              <w:top w:val="nil"/>
              <w:left w:val="nil"/>
              <w:bottom w:val="nil"/>
              <w:right w:val="nil"/>
            </w:tcBorders>
          </w:tcPr>
          <w:p w14:paraId="6C796C2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 xml:space="preserve">Sebastes </w:t>
            </w:r>
            <w:proofErr w:type="spellStart"/>
            <w:r w:rsidRPr="00D43869">
              <w:rPr>
                <w:rFonts w:cs="Calibri"/>
                <w:i/>
                <w:color w:val="000000"/>
                <w:sz w:val="20"/>
                <w:szCs w:val="20"/>
              </w:rPr>
              <w:t>mystinus</w:t>
            </w:r>
            <w:proofErr w:type="spellEnd"/>
          </w:p>
        </w:tc>
        <w:tc>
          <w:tcPr>
            <w:tcW w:w="2547" w:type="dxa"/>
            <w:tcBorders>
              <w:top w:val="nil"/>
              <w:left w:val="nil"/>
              <w:bottom w:val="nil"/>
              <w:right w:val="nil"/>
            </w:tcBorders>
          </w:tcPr>
          <w:p w14:paraId="0937C7A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F3FCB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SEMY</w:t>
            </w:r>
          </w:p>
        </w:tc>
      </w:tr>
      <w:tr w:rsidR="00EB4B67" w:rsidRPr="00D43869" w14:paraId="21146724" w14:textId="77777777" w:rsidTr="00A029E1">
        <w:trPr>
          <w:trHeight w:val="288"/>
          <w:jc w:val="center"/>
        </w:trPr>
        <w:tc>
          <w:tcPr>
            <w:tcW w:w="3175" w:type="dxa"/>
            <w:tcBorders>
              <w:top w:val="nil"/>
              <w:left w:val="nil"/>
              <w:bottom w:val="nil"/>
              <w:right w:val="nil"/>
            </w:tcBorders>
          </w:tcPr>
          <w:p w14:paraId="1ED18EA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685B5B4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13C9001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SENE</w:t>
            </w:r>
          </w:p>
        </w:tc>
      </w:tr>
      <w:tr w:rsidR="00EB4B67" w:rsidRPr="00D43869" w14:paraId="5CF3D27F" w14:textId="77777777" w:rsidTr="00A029E1">
        <w:trPr>
          <w:trHeight w:val="288"/>
          <w:jc w:val="center"/>
        </w:trPr>
        <w:tc>
          <w:tcPr>
            <w:tcW w:w="3175" w:type="dxa"/>
            <w:tcBorders>
              <w:top w:val="nil"/>
              <w:left w:val="nil"/>
              <w:right w:val="nil"/>
            </w:tcBorders>
          </w:tcPr>
          <w:p w14:paraId="26C597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w:t>
            </w:r>
            <w:proofErr w:type="spellStart"/>
            <w:r w:rsidRPr="00D43869">
              <w:rPr>
                <w:rFonts w:cs="Calibri"/>
                <w:i/>
                <w:color w:val="000000"/>
                <w:sz w:val="20"/>
                <w:szCs w:val="20"/>
              </w:rPr>
              <w:t>pinniger</w:t>
            </w:r>
            <w:proofErr w:type="spellEnd"/>
            <w:r w:rsidRPr="00D43869">
              <w:rPr>
                <w:rFonts w:cs="Calibri"/>
                <w:i/>
                <w:color w:val="000000"/>
                <w:sz w:val="20"/>
                <w:szCs w:val="20"/>
              </w:rPr>
              <w:t xml:space="preserve"> YOY</w:t>
            </w:r>
          </w:p>
        </w:tc>
        <w:tc>
          <w:tcPr>
            <w:tcW w:w="2547" w:type="dxa"/>
            <w:tcBorders>
              <w:top w:val="nil"/>
              <w:left w:val="nil"/>
              <w:right w:val="nil"/>
            </w:tcBorders>
          </w:tcPr>
          <w:p w14:paraId="0545CE61"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canary rockfish </w:t>
            </w:r>
            <w:proofErr w:type="spellStart"/>
            <w:r w:rsidRPr="00D43869">
              <w:rPr>
                <w:rFonts w:cs="Calibri"/>
                <w:color w:val="000000"/>
                <w:sz w:val="20"/>
                <w:szCs w:val="20"/>
              </w:rPr>
              <w:t>yoy</w:t>
            </w:r>
            <w:proofErr w:type="spellEnd"/>
          </w:p>
        </w:tc>
        <w:tc>
          <w:tcPr>
            <w:tcW w:w="1418" w:type="dxa"/>
            <w:tcBorders>
              <w:top w:val="nil"/>
              <w:left w:val="nil"/>
              <w:right w:val="nil"/>
            </w:tcBorders>
          </w:tcPr>
          <w:p w14:paraId="620B0CB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proofErr w:type="spellStart"/>
            <w:r w:rsidRPr="00D43869">
              <w:rPr>
                <w:rFonts w:cs="Calibri"/>
                <w:color w:val="000000"/>
                <w:sz w:val="20"/>
                <w:szCs w:val="20"/>
              </w:rPr>
              <w:t>SEPIy</w:t>
            </w:r>
            <w:proofErr w:type="spellEnd"/>
          </w:p>
        </w:tc>
      </w:tr>
      <w:tr w:rsidR="00EB4B67" w:rsidRPr="00D43869" w14:paraId="52C7C3E8" w14:textId="77777777" w:rsidTr="00A029E1">
        <w:trPr>
          <w:trHeight w:val="288"/>
          <w:jc w:val="center"/>
        </w:trPr>
        <w:tc>
          <w:tcPr>
            <w:tcW w:w="3175" w:type="dxa"/>
            <w:tcBorders>
              <w:top w:val="nil"/>
              <w:left w:val="nil"/>
              <w:bottom w:val="single" w:sz="4" w:space="0" w:color="auto"/>
              <w:right w:val="nil"/>
            </w:tcBorders>
          </w:tcPr>
          <w:p w14:paraId="10DF424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5FFF80F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 xml:space="preserve">rockfish </w:t>
            </w:r>
            <w:proofErr w:type="spellStart"/>
            <w:r w:rsidRPr="00D43869">
              <w:rPr>
                <w:rFonts w:cs="Calibri"/>
                <w:color w:val="000000"/>
                <w:sz w:val="20"/>
                <w:szCs w:val="20"/>
              </w:rPr>
              <w:t>yoy</w:t>
            </w:r>
            <w:proofErr w:type="spellEnd"/>
          </w:p>
        </w:tc>
        <w:tc>
          <w:tcPr>
            <w:tcW w:w="1418" w:type="dxa"/>
            <w:tcBorders>
              <w:top w:val="nil"/>
              <w:left w:val="nil"/>
              <w:bottom w:val="single" w:sz="4" w:space="0" w:color="auto"/>
              <w:right w:val="nil"/>
            </w:tcBorders>
          </w:tcPr>
          <w:p w14:paraId="6802E99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RYOY</w:t>
            </w:r>
          </w:p>
        </w:tc>
      </w:tr>
    </w:tbl>
    <w:p w14:paraId="54B37FC2" w14:textId="77777777" w:rsidR="00EB4B67" w:rsidRPr="00D43869" w:rsidRDefault="00EB4B67" w:rsidP="00EB4B67">
      <w:pPr>
        <w:pStyle w:val="Caption"/>
        <w:rPr>
          <w:i/>
        </w:rPr>
      </w:pPr>
    </w:p>
    <w:p w14:paraId="05392593" w14:textId="6EF501BA" w:rsidR="00EB4B67" w:rsidRDefault="00EB4B67" w:rsidP="00EB4B67">
      <w:pPr>
        <w:pStyle w:val="Heading2"/>
      </w:pPr>
      <w:r>
        <w:br w:type="page"/>
      </w:r>
    </w:p>
    <w:p w14:paraId="48503D4C" w14:textId="3E6A9566" w:rsidR="00EB4B67" w:rsidRPr="00EB4B67" w:rsidRDefault="00EB4B67" w:rsidP="00EB4B67">
      <w:pPr>
        <w:pStyle w:val="Heading2"/>
      </w:pPr>
      <w:r>
        <w:lastRenderedPageBreak/>
        <w:t>Supplement Figures</w:t>
      </w:r>
    </w:p>
    <w:p w14:paraId="7C6321AF" w14:textId="77777777" w:rsidR="00EB4B67" w:rsidRDefault="00EB4B67" w:rsidP="00EB4B67">
      <w:pPr>
        <w:pStyle w:val="Caption"/>
        <w:jc w:val="center"/>
      </w:pPr>
      <w:bookmarkStart w:id="201" w:name="_Ref58508165"/>
      <w:r>
        <w:rPr>
          <w:noProof/>
        </w:rPr>
        <w:drawing>
          <wp:inline distT="0" distB="0" distL="0" distR="0" wp14:anchorId="610A5DBB" wp14:editId="4410171D">
            <wp:extent cx="5486411" cy="3657607"/>
            <wp:effectExtent l="0" t="0" r="0" b="0"/>
            <wp:docPr id="34"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iotic-substrate-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2103A01" w14:textId="085EB46A" w:rsidR="00EB4B67" w:rsidRDefault="00EB4B67" w:rsidP="00EB4B67">
      <w:pPr>
        <w:pStyle w:val="Caption"/>
      </w:pPr>
      <w:bookmarkStart w:id="202" w:name="_Ref71636106"/>
      <w:bookmarkEnd w:id="201"/>
      <w:r>
        <w:t xml:space="preserve">Fig. S </w:t>
      </w:r>
      <w:r w:rsidR="00EF07CA">
        <w:fldChar w:fldCharType="begin"/>
      </w:r>
      <w:r w:rsidR="00EF07CA">
        <w:instrText xml:space="preserve"> SEQ Fig._S \* ARABIC </w:instrText>
      </w:r>
      <w:r w:rsidR="00EF07CA">
        <w:fldChar w:fldCharType="separate"/>
      </w:r>
      <w:r w:rsidR="00A029E1">
        <w:rPr>
          <w:noProof/>
        </w:rPr>
        <w:t>1</w:t>
      </w:r>
      <w:r w:rsidR="00EF07CA">
        <w:rPr>
          <w:noProof/>
        </w:rPr>
        <w:fldChar w:fldCharType="end"/>
      </w:r>
      <w:bookmarkEnd w:id="202"/>
      <w:r>
        <w:t xml:space="preserve"> Substratum characteristics by site year and depth. BEDRK = bedrock, BOULD = boulder, COB = cobble, SAND = sand.</w:t>
      </w:r>
      <w:r>
        <w:br w:type="page"/>
      </w:r>
    </w:p>
    <w:p w14:paraId="438DDC8E" w14:textId="77777777" w:rsidR="00EB4B67" w:rsidRDefault="00EB4B67" w:rsidP="00EB4B67">
      <w:pPr>
        <w:pStyle w:val="Caption"/>
        <w:jc w:val="center"/>
        <w:rPr>
          <w:noProof/>
        </w:rPr>
      </w:pPr>
    </w:p>
    <w:p w14:paraId="3453032A" w14:textId="77777777" w:rsidR="00EB4B67" w:rsidRDefault="00EB4B67" w:rsidP="00EB4B67">
      <w:pPr>
        <w:ind w:firstLine="0"/>
        <w:jc w:val="center"/>
      </w:pPr>
      <w:r>
        <w:rPr>
          <w:noProof/>
        </w:rPr>
        <w:drawing>
          <wp:inline distT="0" distB="0" distL="0" distR="0" wp14:anchorId="471CEC41" wp14:editId="385384C2">
            <wp:extent cx="3657607" cy="2743206"/>
            <wp:effectExtent l="0" t="0" r="0" b="0"/>
            <wp:docPr id="35"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trate-size-1.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F7C600" w14:textId="59AC5236" w:rsidR="00EB4B67" w:rsidRDefault="00EB4B67" w:rsidP="00EB4B67">
      <w:bookmarkStart w:id="203" w:name="_Ref71636113"/>
      <w:r>
        <w:t xml:space="preserve">Fig. S </w:t>
      </w:r>
      <w:r w:rsidR="00EF07CA">
        <w:fldChar w:fldCharType="begin"/>
      </w:r>
      <w:r w:rsidR="00EF07CA">
        <w:instrText xml:space="preserve"> SEQ Fig._S \* ARABIC </w:instrText>
      </w:r>
      <w:r w:rsidR="00EF07CA">
        <w:fldChar w:fldCharType="separate"/>
      </w:r>
      <w:r w:rsidR="00A029E1">
        <w:rPr>
          <w:noProof/>
        </w:rPr>
        <w:t>2</w:t>
      </w:r>
      <w:r w:rsidR="00EF07CA">
        <w:rPr>
          <w:noProof/>
        </w:rPr>
        <w:fldChar w:fldCharType="end"/>
      </w:r>
      <w:bookmarkEnd w:id="203"/>
      <w:r>
        <w:t xml:space="preserve"> Estimate of slope sites, summarized across depths and years. Ranges are the drop in elevation across the width of a 2-m transect. Data are the average of XX measurements per 30-m transect.</w:t>
      </w:r>
    </w:p>
    <w:p w14:paraId="68D8580C" w14:textId="11B92102" w:rsidR="006E09A2" w:rsidRDefault="00DB6780" w:rsidP="006E09A2">
      <w:pPr>
        <w:jc w:val="center"/>
      </w:pPr>
      <w:bookmarkStart w:id="204" w:name="_Ref56763863"/>
      <w:r>
        <w:rPr>
          <w:noProof/>
        </w:rPr>
        <w:lastRenderedPageBreak/>
        <w:drawing>
          <wp:inline distT="0" distB="0" distL="0" distR="0" wp14:anchorId="06340872" wp14:editId="7718DC6B">
            <wp:extent cx="4572009" cy="4572009"/>
            <wp:effectExtent l="0" t="0" r="0" b="0"/>
            <wp:docPr id="36"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_upc -2.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40137CB" w14:textId="58A01B5F" w:rsidR="006E09A2" w:rsidRDefault="006E09A2" w:rsidP="00D565AD">
      <w:pPr>
        <w:pStyle w:val="Caption"/>
      </w:pPr>
      <w:bookmarkStart w:id="205" w:name="_Ref71097816"/>
      <w:bookmarkStart w:id="206" w:name="_Ref58486258"/>
      <w:r>
        <w:t xml:space="preserve">Fig. S </w:t>
      </w:r>
      <w:r w:rsidR="00EF07CA">
        <w:fldChar w:fldCharType="begin"/>
      </w:r>
      <w:r w:rsidR="00EF07CA">
        <w:instrText xml:space="preserve"> SEQ Fig._S \* ARABIC </w:instrText>
      </w:r>
      <w:r w:rsidR="00EF07CA">
        <w:fldChar w:fldCharType="separate"/>
      </w:r>
      <w:r w:rsidR="00A029E1">
        <w:rPr>
          <w:noProof/>
        </w:rPr>
        <w:t>3</w:t>
      </w:r>
      <w:r w:rsidR="00EF07CA">
        <w:rPr>
          <w:noProof/>
        </w:rPr>
        <w:fldChar w:fldCharType="end"/>
      </w:r>
      <w:bookmarkEnd w:id="205"/>
      <w:r>
        <w:t xml:space="preserve"> Results of a principal components analysis ordinating biotic benthic habitat </w:t>
      </w:r>
      <w:bookmarkEnd w:id="206"/>
      <w:r>
        <w:t>by site x year x depth. Open and closed symbols indicate 5-m and 10-m transects, respectively.</w:t>
      </w:r>
      <w:r>
        <w:br w:type="page"/>
      </w:r>
    </w:p>
    <w:p w14:paraId="0DC62504" w14:textId="7EA865E2" w:rsidR="006E09A2" w:rsidRDefault="006E09A2" w:rsidP="00D53170">
      <w:pPr>
        <w:jc w:val="center"/>
      </w:pPr>
    </w:p>
    <w:p w14:paraId="0586BBC3" w14:textId="742CD405" w:rsidR="006E09A2" w:rsidRDefault="00DB6780" w:rsidP="00DB6780">
      <w:pPr>
        <w:ind w:firstLine="0"/>
        <w:jc w:val="center"/>
      </w:pPr>
      <w:r>
        <w:rPr>
          <w:noProof/>
        </w:rPr>
        <w:drawing>
          <wp:inline distT="0" distB="0" distL="0" distR="0" wp14:anchorId="76CEAA12" wp14:editId="0FCCDBD3">
            <wp:extent cx="4572009" cy="4572009"/>
            <wp:effectExtent l="0" t="0" r="0" b="0"/>
            <wp:docPr id="37"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a_rock -2.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CDDC8E3" w14:textId="0F80EE80" w:rsidR="006E09A2" w:rsidRDefault="006E09A2" w:rsidP="00D565AD">
      <w:pPr>
        <w:pStyle w:val="Caption"/>
      </w:pPr>
      <w:bookmarkStart w:id="207" w:name="_Ref56775544"/>
      <w:r>
        <w:t xml:space="preserve">Fig. S </w:t>
      </w:r>
      <w:r w:rsidR="00EF07CA">
        <w:fldChar w:fldCharType="begin"/>
      </w:r>
      <w:r w:rsidR="00EF07CA">
        <w:instrText xml:space="preserve"> SEQ Fig._S \* ARABIC </w:instrText>
      </w:r>
      <w:r w:rsidR="00EF07CA">
        <w:fldChar w:fldCharType="separate"/>
      </w:r>
      <w:r w:rsidR="00A029E1">
        <w:rPr>
          <w:noProof/>
        </w:rPr>
        <w:t>4</w:t>
      </w:r>
      <w:r w:rsidR="00EF07CA">
        <w:rPr>
          <w:noProof/>
        </w:rPr>
        <w:fldChar w:fldCharType="end"/>
      </w:r>
      <w:bookmarkEnd w:id="207"/>
      <w:r>
        <w:t xml:space="preserve"> Principal components analysis of abiotic substratum characteristics by site x year x depth. Open and closed symbols indicate 5-m and 10-m transects, respectively.  BEDRK = bedrock, COB = cobble, BOULD = boulder, SAND = sand; distance ranges (e.g., 1 m – 2 m) indicate the high mean high difference across the 2-m width of the transect – a measure of slope.</w:t>
      </w:r>
    </w:p>
    <w:p w14:paraId="3DB5A47E" w14:textId="77777777" w:rsidR="00E40306" w:rsidRDefault="00E40306" w:rsidP="00E40306">
      <w:pPr>
        <w:pStyle w:val="Caption"/>
      </w:pPr>
    </w:p>
    <w:p w14:paraId="36A7DE26" w14:textId="77777777" w:rsidR="00E21618" w:rsidRDefault="00E21618" w:rsidP="00AA566A">
      <w:pPr>
        <w:pStyle w:val="Caption"/>
      </w:pPr>
      <w:bookmarkStart w:id="208" w:name="_Ref71096614"/>
      <w:bookmarkEnd w:id="204"/>
      <w:r>
        <w:br w:type="page"/>
      </w:r>
    </w:p>
    <w:bookmarkEnd w:id="208"/>
    <w:p w14:paraId="5D2B134E" w14:textId="2928521D" w:rsidR="0014013F" w:rsidRDefault="00DB6780" w:rsidP="00D53170">
      <w:pPr>
        <w:jc w:val="center"/>
      </w:pPr>
      <w:r>
        <w:rPr>
          <w:noProof/>
        </w:rPr>
        <w:lastRenderedPageBreak/>
        <w:drawing>
          <wp:inline distT="0" distB="0" distL="0" distR="0" wp14:anchorId="0AE2F017" wp14:editId="4119F74F">
            <wp:extent cx="5486411" cy="7315215"/>
            <wp:effectExtent l="0" t="0" r="0" b="0"/>
            <wp:docPr id="38"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sh_Spp_Plots_Site_Year -1.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6854CA3" w:rsidR="00533081" w:rsidRDefault="00896E8B" w:rsidP="00D565AD">
      <w:pPr>
        <w:pStyle w:val="Caption"/>
      </w:pPr>
      <w:bookmarkStart w:id="209" w:name="_Ref57707465"/>
      <w:bookmarkStart w:id="210" w:name="_Ref56764661"/>
      <w:r>
        <w:lastRenderedPageBreak/>
        <w:t xml:space="preserve">Fig. S </w:t>
      </w:r>
      <w:r w:rsidR="00EF07CA">
        <w:fldChar w:fldCharType="begin"/>
      </w:r>
      <w:r w:rsidR="00EF07CA">
        <w:instrText xml:space="preserve"> SEQ Fig._S \* ARABIC </w:instrText>
      </w:r>
      <w:r w:rsidR="00EF07CA">
        <w:fldChar w:fldCharType="separate"/>
      </w:r>
      <w:r w:rsidR="00A029E1">
        <w:rPr>
          <w:noProof/>
        </w:rPr>
        <w:t>5</w:t>
      </w:r>
      <w:r w:rsidR="00EF07CA">
        <w:rPr>
          <w:noProof/>
        </w:rPr>
        <w:fldChar w:fldCharType="end"/>
      </w:r>
      <w:bookmarkEnd w:id="209"/>
      <w:bookmarkEnd w:id="210"/>
      <w:r w:rsidR="00644A62">
        <w:t xml:space="preserve"> Abundance of the primary fish species seen on at five sites from 2016-2019. Data are the back-calculated site x year means (log x+1) and </w:t>
      </w:r>
      <w:proofErr w:type="spellStart"/>
      <w:r w:rsidR="00644A62">
        <w:t>s.e.</w:t>
      </w:r>
      <w:proofErr w:type="spellEnd"/>
      <w:r w:rsidR="00644A62">
        <w:t xml:space="preserve"> </w:t>
      </w:r>
    </w:p>
    <w:p w14:paraId="4B49B747" w14:textId="57B98447" w:rsidR="00B22E78" w:rsidRDefault="0014013F">
      <w:pPr>
        <w:spacing w:before="0" w:after="160" w:line="259" w:lineRule="auto"/>
        <w:ind w:firstLine="0"/>
        <w:rPr>
          <w:iCs/>
          <w:color w:val="000000" w:themeColor="text1"/>
          <w:sz w:val="20"/>
          <w:szCs w:val="18"/>
        </w:rPr>
      </w:pPr>
      <w:r>
        <w:br w:type="page"/>
      </w:r>
      <w:r w:rsidR="00B22E78">
        <w:rPr>
          <w:iCs/>
          <w:noProof/>
          <w:color w:val="000000" w:themeColor="text1"/>
          <w:sz w:val="20"/>
          <w:szCs w:val="18"/>
        </w:rPr>
        <w:lastRenderedPageBreak/>
        <w:drawing>
          <wp:inline distT="0" distB="0" distL="0" distR="0" wp14:anchorId="713716BD" wp14:editId="1C315A62">
            <wp:extent cx="5486411" cy="7315215"/>
            <wp:effectExtent l="0" t="0" r="0" b="0"/>
            <wp:docPr id="8" name="Fish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_capscale1-plot-YSD-by-site -1.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F240C42" w14:textId="50CDA3DD" w:rsidR="0014013F" w:rsidRDefault="00B22E78" w:rsidP="00D565AD">
      <w:pPr>
        <w:pStyle w:val="Caption"/>
      </w:pPr>
      <w:bookmarkStart w:id="211" w:name="_Ref73455445"/>
      <w:bookmarkStart w:id="212" w:name="_Ref73455432"/>
      <w:r>
        <w:t xml:space="preserve">Fig. S </w:t>
      </w:r>
      <w:r w:rsidR="00EF07CA">
        <w:fldChar w:fldCharType="begin"/>
      </w:r>
      <w:r w:rsidR="00EF07CA">
        <w:instrText xml:space="preserve"> SEQ F</w:instrText>
      </w:r>
      <w:r w:rsidR="00EF07CA">
        <w:instrText xml:space="preserve">ig._S \* ARABIC </w:instrText>
      </w:r>
      <w:r w:rsidR="00EF07CA">
        <w:fldChar w:fldCharType="separate"/>
      </w:r>
      <w:r w:rsidR="00A029E1">
        <w:rPr>
          <w:noProof/>
        </w:rPr>
        <w:t>6</w:t>
      </w:r>
      <w:r w:rsidR="00EF07CA">
        <w:rPr>
          <w:noProof/>
        </w:rPr>
        <w:fldChar w:fldCharType="end"/>
      </w:r>
      <w:bookmarkEnd w:id="211"/>
      <w:r w:rsidR="008C3A87">
        <w:t xml:space="preserve"> Ordination of sites based on the fish taxa present on 30 x 2 m transects from a distanced-based redundancy analysis. The analysis used individual transects, but the axes </w:t>
      </w:r>
      <w:r w:rsidR="008C3A87">
        <w:lastRenderedPageBreak/>
        <w:t>were averaged by site and year for clarity in the presentation. Numbers are the years (9 = 2019) for sampling.</w:t>
      </w:r>
      <w:bookmarkEnd w:id="212"/>
    </w:p>
    <w:p w14:paraId="3D76BA40" w14:textId="757AF726" w:rsidR="003E7AAE" w:rsidRDefault="003E7AAE" w:rsidP="00D47D02">
      <w:pPr>
        <w:ind w:firstLine="0"/>
      </w:pPr>
      <w:r>
        <w:br w:type="page"/>
      </w:r>
    </w:p>
    <w:p w14:paraId="09686B10" w14:textId="77777777" w:rsidR="00D47D02" w:rsidRDefault="00D47D02" w:rsidP="00D47D02">
      <w:pPr>
        <w:ind w:firstLine="0"/>
      </w:pPr>
    </w:p>
    <w:p w14:paraId="2356BBF6" w14:textId="2CFBB3F7" w:rsidR="00C6168C" w:rsidRDefault="003E7AAE" w:rsidP="00D53170">
      <w:pPr>
        <w:ind w:firstLine="0"/>
        <w:jc w:val="center"/>
      </w:pPr>
      <w:r>
        <w:rPr>
          <w:noProof/>
        </w:rPr>
        <w:drawing>
          <wp:inline distT="0" distB="0" distL="0" distR="0" wp14:anchorId="4F33C360" wp14:editId="2C651C6C">
            <wp:extent cx="5943600" cy="4245610"/>
            <wp:effectExtent l="0" t="0" r="0" b="2540"/>
            <wp:docPr id="4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b_Analysis_capscale_plot-1.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4124F01" w14:textId="3B3E0F71" w:rsidR="00C6168C" w:rsidRDefault="00C6168C" w:rsidP="00D565AD">
      <w:pPr>
        <w:pStyle w:val="Caption"/>
      </w:pPr>
      <w:bookmarkStart w:id="213" w:name="_Ref56774804"/>
      <w:r>
        <w:t xml:space="preserve">Fig. S </w:t>
      </w:r>
      <w:r w:rsidR="00EF07CA">
        <w:fldChar w:fldCharType="begin"/>
      </w:r>
      <w:r w:rsidR="00EF07CA">
        <w:instrText xml:space="preserve"> SEQ Fig._S \* ARABIC </w:instrText>
      </w:r>
      <w:r w:rsidR="00EF07CA">
        <w:fldChar w:fldCharType="separate"/>
      </w:r>
      <w:r w:rsidR="00A029E1">
        <w:rPr>
          <w:noProof/>
        </w:rPr>
        <w:t>7</w:t>
      </w:r>
      <w:r w:rsidR="00EF07CA">
        <w:rPr>
          <w:noProof/>
        </w:rPr>
        <w:fldChar w:fldCharType="end"/>
      </w:r>
      <w:bookmarkEnd w:id="213"/>
      <w:r>
        <w:t xml:space="preserve"> Results of distance-based redundancy analysis with fish species assemblages constrained by kelp, </w:t>
      </w:r>
      <w:proofErr w:type="spellStart"/>
      <w:r>
        <w:t>bioitic</w:t>
      </w:r>
      <w:proofErr w:type="spellEnd"/>
      <w:r>
        <w:t xml:space="preserve"> benthic habitat, and substratum variables. The ordination was non-significant (p &gt; 0.05). </w:t>
      </w:r>
    </w:p>
    <w:p w14:paraId="42F31B62" w14:textId="34E55400" w:rsidR="00B93E0C" w:rsidRDefault="00B93E0C" w:rsidP="00B93E0C">
      <w:r>
        <w:br w:type="page"/>
      </w:r>
    </w:p>
    <w:p w14:paraId="1E6C45D9" w14:textId="4B39AD03" w:rsidR="0014013F" w:rsidRDefault="00601E94" w:rsidP="00D53170">
      <w:pPr>
        <w:pStyle w:val="Caption"/>
        <w:jc w:val="center"/>
      </w:pPr>
      <w:r>
        <w:rPr>
          <w:noProof/>
        </w:rPr>
        <w:lastRenderedPageBreak/>
        <w:drawing>
          <wp:inline distT="0" distB="0" distL="0" distR="0" wp14:anchorId="7EAF216E" wp14:editId="3E002544">
            <wp:extent cx="5486411" cy="7315215"/>
            <wp:effectExtent l="0" t="0" r="0" b="0"/>
            <wp:docPr id="44"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rt_Spp_Plots_Site_Year -1.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51BE9A71" w:rsidR="00644A62" w:rsidRPr="008971A2" w:rsidRDefault="0014013F" w:rsidP="00D565AD">
      <w:pPr>
        <w:pStyle w:val="Caption"/>
      </w:pPr>
      <w:bookmarkStart w:id="214" w:name="_Ref56773987"/>
      <w:bookmarkStart w:id="215" w:name="_Ref56773967"/>
      <w:r>
        <w:t xml:space="preserve">Fig. S </w:t>
      </w:r>
      <w:r w:rsidR="00EF07CA">
        <w:fldChar w:fldCharType="begin"/>
      </w:r>
      <w:r w:rsidR="00EF07CA">
        <w:instrText xml:space="preserve"> SEQ Fig._S \* ARABIC </w:instrText>
      </w:r>
      <w:r w:rsidR="00EF07CA">
        <w:fldChar w:fldCharType="separate"/>
      </w:r>
      <w:r w:rsidR="00A029E1">
        <w:rPr>
          <w:noProof/>
        </w:rPr>
        <w:t>8</w:t>
      </w:r>
      <w:r w:rsidR="00EF07CA">
        <w:rPr>
          <w:noProof/>
        </w:rPr>
        <w:fldChar w:fldCharType="end"/>
      </w:r>
      <w:bookmarkEnd w:id="214"/>
      <w:r>
        <w:t xml:space="preserve"> </w:t>
      </w:r>
      <w:bookmarkEnd w:id="215"/>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r w:rsidR="00E91D8A">
        <w:t xml:space="preserve">Large sea stars </w:t>
      </w:r>
      <w:r w:rsidR="00E91D8A">
        <w:lastRenderedPageBreak/>
        <w:t xml:space="preserve">include: </w:t>
      </w:r>
      <w:proofErr w:type="spellStart"/>
      <w:r w:rsidR="00E91D8A" w:rsidRPr="00E91D8A">
        <w:rPr>
          <w:i/>
        </w:rPr>
        <w:t>Evasterias</w:t>
      </w:r>
      <w:proofErr w:type="spellEnd"/>
      <w:r w:rsidR="00E91D8A" w:rsidRPr="00E91D8A">
        <w:rPr>
          <w:i/>
        </w:rPr>
        <w:t xml:space="preserve"> </w:t>
      </w:r>
      <w:proofErr w:type="spellStart"/>
      <w:r w:rsidR="00E91D8A" w:rsidRPr="00E91D8A">
        <w:rPr>
          <w:i/>
        </w:rPr>
        <w:t>troschelii</w:t>
      </w:r>
      <w:proofErr w:type="spellEnd"/>
      <w:r w:rsidR="008971A2">
        <w:rPr>
          <w:i/>
        </w:rPr>
        <w:t xml:space="preserve"> </w:t>
      </w:r>
      <w:r w:rsidR="008971A2">
        <w:t>(99)</w:t>
      </w:r>
      <w:r w:rsidR="00E91D8A" w:rsidRPr="00E91D8A">
        <w:rPr>
          <w:i/>
        </w:rPr>
        <w:t>,</w:t>
      </w:r>
      <w:r w:rsidR="008971A2">
        <w:rPr>
          <w:i/>
        </w:rPr>
        <w:t xml:space="preserve"> </w:t>
      </w:r>
      <w:proofErr w:type="spellStart"/>
      <w:r w:rsidR="00E91D8A" w:rsidRPr="00E91D8A">
        <w:rPr>
          <w:i/>
        </w:rPr>
        <w:t>Orthasterias</w:t>
      </w:r>
      <w:proofErr w:type="spellEnd"/>
      <w:r w:rsidR="00E91D8A" w:rsidRPr="00E91D8A">
        <w:rPr>
          <w:i/>
        </w:rPr>
        <w:t xml:space="preserve"> </w:t>
      </w:r>
      <w:proofErr w:type="spellStart"/>
      <w:r w:rsidR="00E91D8A" w:rsidRPr="00E91D8A">
        <w:rPr>
          <w:i/>
        </w:rPr>
        <w:t>koehleri</w:t>
      </w:r>
      <w:proofErr w:type="spellEnd"/>
      <w:r w:rsidR="008971A2">
        <w:rPr>
          <w:i/>
        </w:rPr>
        <w:t xml:space="preserve"> </w:t>
      </w:r>
      <w:r w:rsidR="008971A2" w:rsidRPr="008971A2">
        <w:t>(</w:t>
      </w:r>
      <w:r w:rsidR="008971A2">
        <w:t>62</w:t>
      </w:r>
      <w:r w:rsidR="008971A2" w:rsidRPr="008971A2">
        <w:t>)</w:t>
      </w:r>
      <w:r w:rsidR="00E91D8A" w:rsidRPr="00E91D8A">
        <w:rPr>
          <w:i/>
        </w:rPr>
        <w:t xml:space="preserve">, Pisaster </w:t>
      </w:r>
      <w:proofErr w:type="spellStart"/>
      <w:r w:rsidR="00E91D8A" w:rsidRPr="00E91D8A">
        <w:rPr>
          <w:i/>
        </w:rPr>
        <w:t>brevispinus</w:t>
      </w:r>
      <w:proofErr w:type="spellEnd"/>
      <w:r w:rsidR="008971A2">
        <w:rPr>
          <w:i/>
        </w:rPr>
        <w:t xml:space="preserve"> </w:t>
      </w:r>
      <w:r w:rsidR="008971A2" w:rsidRPr="008971A2">
        <w:t>(</w:t>
      </w:r>
      <w:r w:rsidR="008971A2">
        <w:t>7</w:t>
      </w:r>
      <w:r w:rsidR="008971A2" w:rsidRPr="008971A2">
        <w:t>)</w:t>
      </w:r>
      <w:r w:rsidR="00E91D8A" w:rsidRPr="00E91D8A">
        <w:rPr>
          <w:i/>
        </w:rPr>
        <w:t>, Pisaster giganteus</w:t>
      </w:r>
      <w:r w:rsidR="008971A2">
        <w:rPr>
          <w:i/>
        </w:rPr>
        <w:t xml:space="preserve"> </w:t>
      </w:r>
      <w:r w:rsidR="008971A2" w:rsidRPr="008971A2">
        <w:t>(</w:t>
      </w:r>
      <w:r w:rsidR="008971A2">
        <w:t>1</w:t>
      </w:r>
      <w:r w:rsidR="008971A2" w:rsidRPr="008971A2">
        <w:t>)</w:t>
      </w:r>
      <w:r w:rsidR="00E91D8A" w:rsidRPr="00E91D8A">
        <w:rPr>
          <w:i/>
        </w:rPr>
        <w:t xml:space="preserve">, </w:t>
      </w:r>
      <w:proofErr w:type="spellStart"/>
      <w:r w:rsidR="00E91D8A" w:rsidRPr="00E91D8A">
        <w:rPr>
          <w:i/>
        </w:rPr>
        <w:t>Pycnopodia</w:t>
      </w:r>
      <w:proofErr w:type="spellEnd"/>
      <w:r w:rsidR="00E91D8A" w:rsidRPr="00E91D8A">
        <w:rPr>
          <w:i/>
        </w:rPr>
        <w:t xml:space="preserve"> </w:t>
      </w:r>
      <w:proofErr w:type="spellStart"/>
      <w:r w:rsidR="00E91D8A" w:rsidRPr="00E91D8A">
        <w:rPr>
          <w:i/>
        </w:rPr>
        <w:t>helianthoides</w:t>
      </w:r>
      <w:proofErr w:type="spellEnd"/>
      <w:r w:rsidR="008971A2">
        <w:rPr>
          <w:i/>
        </w:rPr>
        <w:t xml:space="preserve"> </w:t>
      </w:r>
      <w:r w:rsidR="008971A2" w:rsidRPr="008971A2">
        <w:t>(8)</w:t>
      </w:r>
      <w:r w:rsidR="00E91D8A" w:rsidRPr="00E91D8A">
        <w:rPr>
          <w:i/>
        </w:rPr>
        <w:t xml:space="preserve">, </w:t>
      </w:r>
      <w:r w:rsidR="00E91D8A" w:rsidRPr="00E91D8A">
        <w:t>and</w:t>
      </w:r>
      <w:r w:rsidR="00E91D8A" w:rsidRPr="00E91D8A">
        <w:rPr>
          <w:i/>
        </w:rPr>
        <w:t xml:space="preserve"> </w:t>
      </w:r>
      <w:proofErr w:type="spellStart"/>
      <w:r w:rsidR="00E91D8A" w:rsidRPr="00E91D8A">
        <w:rPr>
          <w:i/>
        </w:rPr>
        <w:t>Solaster</w:t>
      </w:r>
      <w:proofErr w:type="spellEnd"/>
      <w:r w:rsidR="00E91D8A" w:rsidRPr="00E91D8A">
        <w:rPr>
          <w:i/>
        </w:rPr>
        <w:t xml:space="preserve"> </w:t>
      </w:r>
      <w:proofErr w:type="spellStart"/>
      <w:r w:rsidR="00E91D8A" w:rsidRPr="00E91D8A">
        <w:rPr>
          <w:i/>
        </w:rPr>
        <w:t>stimpsoni</w:t>
      </w:r>
      <w:proofErr w:type="spellEnd"/>
      <w:r w:rsidR="008971A2">
        <w:rPr>
          <w:i/>
        </w:rPr>
        <w:t xml:space="preserve"> </w:t>
      </w:r>
      <w:r w:rsidR="008971A2" w:rsidRPr="008971A2">
        <w:t>(</w:t>
      </w:r>
      <w:r w:rsidR="008971A2">
        <w:t>14</w:t>
      </w:r>
      <w:r w:rsidR="008971A2" w:rsidRPr="008971A2">
        <w:t>)</w:t>
      </w:r>
      <w:r w:rsidR="00E91D8A" w:rsidRPr="00E91D8A">
        <w:rPr>
          <w:i/>
        </w:rPr>
        <w:t>.</w:t>
      </w:r>
      <w:r w:rsidR="008971A2">
        <w:rPr>
          <w:i/>
        </w:rPr>
        <w:t xml:space="preserve"> </w:t>
      </w:r>
      <w:r w:rsidR="008971A2" w:rsidRPr="006A6FDC">
        <w:t>M</w:t>
      </w:r>
      <w:r w:rsidR="006A6FDC" w:rsidRPr="006A6FDC">
        <w:t>edium sea stars include</w:t>
      </w:r>
      <w:r w:rsidR="006A6FDC">
        <w:t xml:space="preserve">: </w:t>
      </w:r>
      <w:proofErr w:type="spellStart"/>
      <w:r w:rsidR="006A6FDC" w:rsidRPr="006A6FDC">
        <w:rPr>
          <w:i/>
        </w:rPr>
        <w:t>Crossaster</w:t>
      </w:r>
      <w:proofErr w:type="spellEnd"/>
      <w:r w:rsidR="006A6FDC" w:rsidRPr="006A6FDC">
        <w:rPr>
          <w:i/>
        </w:rPr>
        <w:t xml:space="preserve"> </w:t>
      </w:r>
      <w:proofErr w:type="spellStart"/>
      <w:r w:rsidR="006A6FDC" w:rsidRPr="006A6FDC">
        <w:rPr>
          <w:i/>
        </w:rPr>
        <w:t>papposus</w:t>
      </w:r>
      <w:proofErr w:type="spellEnd"/>
      <w:r w:rsidR="006A6FDC">
        <w:rPr>
          <w:i/>
        </w:rPr>
        <w:t xml:space="preserve"> </w:t>
      </w:r>
      <w:r w:rsidR="006A6FDC">
        <w:t>(1)</w:t>
      </w:r>
      <w:r w:rsidR="006A6FDC" w:rsidRPr="006A6FDC">
        <w:rPr>
          <w:i/>
        </w:rPr>
        <w:t xml:space="preserve">, </w:t>
      </w:r>
      <w:proofErr w:type="spellStart"/>
      <w:r w:rsidR="006A6FDC" w:rsidRPr="006A6FDC">
        <w:rPr>
          <w:i/>
        </w:rPr>
        <w:t>Mediaster</w:t>
      </w:r>
      <w:proofErr w:type="spellEnd"/>
      <w:r w:rsidR="006A6FDC" w:rsidRPr="006A6FDC">
        <w:rPr>
          <w:i/>
        </w:rPr>
        <w:t xml:space="preserve"> </w:t>
      </w:r>
      <w:proofErr w:type="spellStart"/>
      <w:r w:rsidR="006A6FDC" w:rsidRPr="006A6FDC">
        <w:rPr>
          <w:i/>
        </w:rPr>
        <w:t>aequalis</w:t>
      </w:r>
      <w:proofErr w:type="spellEnd"/>
      <w:r w:rsidR="006A6FDC">
        <w:rPr>
          <w:i/>
        </w:rPr>
        <w:t xml:space="preserve"> </w:t>
      </w:r>
      <w:r w:rsidR="006A6FDC">
        <w:t>(7)</w:t>
      </w:r>
      <w:r w:rsidR="006A6FDC" w:rsidRPr="006A6FDC">
        <w:rPr>
          <w:i/>
        </w:rPr>
        <w:t xml:space="preserve">, and </w:t>
      </w:r>
      <w:proofErr w:type="spellStart"/>
      <w:r w:rsidR="006A6FDC" w:rsidRPr="006A6FDC">
        <w:rPr>
          <w:i/>
        </w:rPr>
        <w:t>Patiria</w:t>
      </w:r>
      <w:proofErr w:type="spellEnd"/>
      <w:r w:rsidR="006A6FDC" w:rsidRPr="006A6FDC">
        <w:rPr>
          <w:i/>
        </w:rPr>
        <w:t xml:space="preserve"> </w:t>
      </w:r>
      <w:proofErr w:type="spellStart"/>
      <w:r w:rsidR="006A6FDC" w:rsidRPr="006A6FDC">
        <w:rPr>
          <w:i/>
        </w:rPr>
        <w:t>miniata</w:t>
      </w:r>
      <w:proofErr w:type="spellEnd"/>
      <w:r w:rsidR="006A6FDC">
        <w:rPr>
          <w:i/>
        </w:rPr>
        <w:t xml:space="preserve"> </w:t>
      </w:r>
      <w:r w:rsidR="006A6FDC">
        <w:t xml:space="preserve">(135). </w:t>
      </w:r>
      <w:r w:rsidR="008971A2">
        <w:t xml:space="preserve">Numbers in parentheses are the total observed from </w:t>
      </w:r>
      <w:commentRangeStart w:id="216"/>
      <w:r w:rsidR="008971A2">
        <w:t>2016-2019</w:t>
      </w:r>
      <w:commentRangeEnd w:id="216"/>
      <w:r w:rsidR="008971A2">
        <w:rPr>
          <w:rStyle w:val="CommentReference"/>
          <w:iCs w:val="0"/>
          <w:color w:val="auto"/>
        </w:rPr>
        <w:commentReference w:id="216"/>
      </w:r>
      <w:r w:rsidR="008971A2">
        <w:t>.</w:t>
      </w:r>
    </w:p>
    <w:p w14:paraId="12C670CE" w14:textId="0C8FD25E" w:rsidR="0014013F" w:rsidRDefault="0014013F" w:rsidP="00644A62">
      <w:pPr>
        <w:pStyle w:val="Caption"/>
      </w:pPr>
      <w:r>
        <w:br w:type="page"/>
      </w:r>
    </w:p>
    <w:p w14:paraId="04099FBB" w14:textId="62FAB4EC" w:rsidR="0014013F" w:rsidRDefault="00601E94" w:rsidP="00D53170">
      <w:pPr>
        <w:jc w:val="center"/>
      </w:pPr>
      <w:r>
        <w:rPr>
          <w:noProof/>
        </w:rPr>
        <w:lastRenderedPageBreak/>
        <w:drawing>
          <wp:inline distT="0" distB="0" distL="0" distR="0" wp14:anchorId="46FBA3E4" wp14:editId="26A266DD">
            <wp:extent cx="5486411" cy="7315215"/>
            <wp:effectExtent l="0" t="0" r="0" b="0"/>
            <wp:docPr id="45" name="Invert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ert_Spp_Plots_Site_Year -2.png"/>
                    <pic:cNvPicPr/>
                  </pic:nvPicPr>
                  <pic:blipFill>
                    <a:blip r:embed="rId45" r:link="rId4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4086E08F" w:rsidR="004849D8" w:rsidRDefault="005723DE" w:rsidP="00D565AD">
      <w:pPr>
        <w:pStyle w:val="Caption"/>
      </w:pPr>
      <w:bookmarkStart w:id="217" w:name="_Ref71097160"/>
      <w:r>
        <w:lastRenderedPageBreak/>
        <w:t xml:space="preserve">Fig. S </w:t>
      </w:r>
      <w:r w:rsidR="00EF07CA">
        <w:fldChar w:fldCharType="begin"/>
      </w:r>
      <w:r w:rsidR="00EF07CA">
        <w:instrText xml:space="preserve"> SEQ Fig._S \* ARABIC </w:instrText>
      </w:r>
      <w:r w:rsidR="00EF07CA">
        <w:fldChar w:fldCharType="separate"/>
      </w:r>
      <w:r w:rsidR="00A029E1">
        <w:rPr>
          <w:noProof/>
        </w:rPr>
        <w:t>9</w:t>
      </w:r>
      <w:r w:rsidR="00EF07CA">
        <w:rPr>
          <w:noProof/>
        </w:rPr>
        <w:fldChar w:fldCharType="end"/>
      </w:r>
      <w:bookmarkEnd w:id="217"/>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r w:rsidR="00B26D31">
        <w:t xml:space="preserve">Note, the for </w:t>
      </w:r>
      <w:proofErr w:type="spellStart"/>
      <w:r w:rsidR="00B26D31">
        <w:t>seastar</w:t>
      </w:r>
      <w:proofErr w:type="spellEnd"/>
      <w:r w:rsidR="00B26D31">
        <w:t xml:space="preserve"> YOY the value for Cape Alava overlaps that of </w:t>
      </w:r>
      <w:proofErr w:type="spellStart"/>
      <w:r w:rsidR="00B26D31">
        <w:t>Tatoosh</w:t>
      </w:r>
      <w:proofErr w:type="spellEnd"/>
      <w:r w:rsidR="00B26D31">
        <w:t xml:space="preserve"> Island in 2017. </w:t>
      </w:r>
      <w:r w:rsidR="004849D8">
        <w:br w:type="page"/>
      </w:r>
    </w:p>
    <w:p w14:paraId="6B8F34E2" w14:textId="06910BBF" w:rsidR="004849D8" w:rsidRDefault="00601E94" w:rsidP="00D53170">
      <w:pPr>
        <w:pStyle w:val="Caption"/>
        <w:jc w:val="center"/>
      </w:pPr>
      <w:r>
        <w:rPr>
          <w:noProof/>
        </w:rPr>
        <w:lastRenderedPageBreak/>
        <w:drawing>
          <wp:inline distT="0" distB="0" distL="0" distR="0" wp14:anchorId="057C425B" wp14:editId="3F50F8DD">
            <wp:extent cx="5486411" cy="7315215"/>
            <wp:effectExtent l="0" t="0" r="0" b="0"/>
            <wp:docPr id="46"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rt_Spp_Plots_Site_Year -3.png"/>
                    <pic:cNvPicPr/>
                  </pic:nvPicPr>
                  <pic:blipFill>
                    <a:blip r:embed="rId47" r:link="rId4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369D5B14" w14:textId="0345FECE" w:rsidR="005723DE" w:rsidRDefault="004849D8" w:rsidP="00254B40">
      <w:pPr>
        <w:pStyle w:val="Caption"/>
      </w:pPr>
      <w:bookmarkStart w:id="218" w:name="_Ref71097162"/>
      <w:r>
        <w:t xml:space="preserve">Fig. S </w:t>
      </w:r>
      <w:r w:rsidR="00EF07CA">
        <w:fldChar w:fldCharType="begin"/>
      </w:r>
      <w:r w:rsidR="00EF07CA">
        <w:instrText xml:space="preserve"> SEQ Fig._S \* ARABIC </w:instrText>
      </w:r>
      <w:r w:rsidR="00EF07CA">
        <w:fldChar w:fldCharType="separate"/>
      </w:r>
      <w:r w:rsidR="00A029E1">
        <w:rPr>
          <w:noProof/>
        </w:rPr>
        <w:t>10</w:t>
      </w:r>
      <w:r w:rsidR="00EF07CA">
        <w:rPr>
          <w:noProof/>
        </w:rPr>
        <w:fldChar w:fldCharType="end"/>
      </w:r>
      <w:bookmarkEnd w:id="218"/>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5723DE">
        <w:br w:type="page"/>
      </w:r>
    </w:p>
    <w:p w14:paraId="57D076BD" w14:textId="54862938" w:rsidR="0014013F" w:rsidRPr="0014013F" w:rsidRDefault="00601E94" w:rsidP="00D53170">
      <w:pPr>
        <w:pStyle w:val="Caption"/>
        <w:jc w:val="center"/>
      </w:pPr>
      <w:r>
        <w:rPr>
          <w:noProof/>
        </w:rPr>
        <w:lastRenderedPageBreak/>
        <w:drawing>
          <wp:inline distT="0" distB="0" distL="0" distR="0" wp14:anchorId="39E83803" wp14:editId="20680231">
            <wp:extent cx="5486400" cy="5398718"/>
            <wp:effectExtent l="0" t="0" r="0" b="0"/>
            <wp:docPr id="47"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vert_Spp_Plots_Site_Year -4.png"/>
                    <pic:cNvPicPr/>
                  </pic:nvPicPr>
                  <pic:blipFill rotWithShape="1">
                    <a:blip r:embed="rId49" r:link="rId50" cstate="print">
                      <a:extLst>
                        <a:ext uri="{28A0092B-C50C-407E-A947-70E740481C1C}">
                          <a14:useLocalDpi xmlns:a14="http://schemas.microsoft.com/office/drawing/2010/main" val="0"/>
                        </a:ext>
                      </a:extLst>
                    </a:blip>
                    <a:srcRect b="26198"/>
                    <a:stretch>
                      <a:fillRect/>
                    </a:stretch>
                  </pic:blipFill>
                  <pic:spPr bwMode="auto">
                    <a:xfrm>
                      <a:off x="0" y="0"/>
                      <a:ext cx="5486411" cy="5398729"/>
                    </a:xfrm>
                    <a:prstGeom prst="rect">
                      <a:avLst/>
                    </a:prstGeom>
                    <a:ln>
                      <a:noFill/>
                    </a:ln>
                    <a:extLst>
                      <a:ext uri="{53640926-AAD7-44D8-BBD7-CCE9431645EC}">
                        <a14:shadowObscured xmlns:a14="http://schemas.microsoft.com/office/drawing/2010/main"/>
                      </a:ext>
                    </a:extLst>
                  </pic:spPr>
                </pic:pic>
              </a:graphicData>
            </a:graphic>
          </wp:inline>
        </w:drawing>
      </w:r>
    </w:p>
    <w:p w14:paraId="3E37C6E9" w14:textId="52FC0AB3" w:rsidR="00CF62F8" w:rsidRDefault="005723DE" w:rsidP="00644A62">
      <w:pPr>
        <w:pStyle w:val="Caption"/>
      </w:pPr>
      <w:bookmarkStart w:id="219" w:name="_Ref71097164"/>
      <w:r>
        <w:t xml:space="preserve">Fig. S </w:t>
      </w:r>
      <w:r w:rsidR="00EF07CA">
        <w:fldChar w:fldCharType="begin"/>
      </w:r>
      <w:r w:rsidR="00EF07CA">
        <w:instrText xml:space="preserve"> SEQ Fig._S \* ARABIC </w:instrText>
      </w:r>
      <w:r w:rsidR="00EF07CA">
        <w:fldChar w:fldCharType="separate"/>
      </w:r>
      <w:r w:rsidR="00A029E1">
        <w:rPr>
          <w:noProof/>
        </w:rPr>
        <w:t>11</w:t>
      </w:r>
      <w:r w:rsidR="00EF07CA">
        <w:rPr>
          <w:noProof/>
        </w:rPr>
        <w:fldChar w:fldCharType="end"/>
      </w:r>
      <w:bookmarkEnd w:id="219"/>
      <w:r>
        <w:t xml:space="preserve"> </w:t>
      </w:r>
      <w:r w:rsidR="00644A62">
        <w:t>Abundance of the primary</w:t>
      </w:r>
      <w:r w:rsidR="00894344">
        <w:t xml:space="preserve"> </w:t>
      </w:r>
      <w:r w:rsidR="00644A62">
        <w:t xml:space="preserve">invertebrate species seen on at five sites from 2016-2019. Data are the back-calculated site x year means (log x+1) and </w:t>
      </w:r>
      <w:proofErr w:type="spellStart"/>
      <w:r w:rsidR="00644A62">
        <w:t>s.e.</w:t>
      </w:r>
      <w:proofErr w:type="spellEnd"/>
      <w:r w:rsidR="00644A62">
        <w:t xml:space="preserve"> </w:t>
      </w:r>
    </w:p>
    <w:p w14:paraId="60F20F59" w14:textId="77777777" w:rsidR="00CF62F8" w:rsidRDefault="00CF62F8" w:rsidP="00644A62">
      <w:pPr>
        <w:pStyle w:val="Caption"/>
      </w:pPr>
    </w:p>
    <w:p w14:paraId="03011825" w14:textId="739B8432" w:rsidR="00473BBE" w:rsidRDefault="002E6D25" w:rsidP="00B93E0C">
      <w:pPr>
        <w:pStyle w:val="Heading2"/>
      </w:pPr>
      <w:r>
        <w:br w:type="page"/>
      </w:r>
    </w:p>
    <w:p w14:paraId="20C30474" w14:textId="77777777" w:rsidR="008C3A87" w:rsidRDefault="008C3A87" w:rsidP="00473BBE">
      <w:r>
        <w:rPr>
          <w:noProof/>
        </w:rPr>
        <w:lastRenderedPageBreak/>
        <w:drawing>
          <wp:inline distT="0" distB="0" distL="0" distR="0" wp14:anchorId="25236995" wp14:editId="5128C55A">
            <wp:extent cx="5486411" cy="7315215"/>
            <wp:effectExtent l="0" t="0" r="0" b="0"/>
            <wp:docPr id="19" name="Invert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t_capscale1-plot-YSD-by-site -1.png"/>
                    <pic:cNvPicPr/>
                  </pic:nvPicPr>
                  <pic:blipFill>
                    <a:blip r:embed="rId51" r:link="rId5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5C07FBB6" w14:textId="6B986268" w:rsidR="008C3A87" w:rsidRDefault="008C3A87" w:rsidP="008C3A87">
      <w:pPr>
        <w:pStyle w:val="Caption"/>
      </w:pPr>
      <w:bookmarkStart w:id="220" w:name="_Ref73455561"/>
      <w:r>
        <w:t xml:space="preserve">Fig. S </w:t>
      </w:r>
      <w:r w:rsidR="00EF07CA">
        <w:fldChar w:fldCharType="begin"/>
      </w:r>
      <w:r w:rsidR="00EF07CA">
        <w:instrText xml:space="preserve"> SEQ Fig._S \* ARABIC </w:instrText>
      </w:r>
      <w:r w:rsidR="00EF07CA">
        <w:fldChar w:fldCharType="separate"/>
      </w:r>
      <w:r w:rsidR="00A029E1">
        <w:rPr>
          <w:noProof/>
        </w:rPr>
        <w:t>12</w:t>
      </w:r>
      <w:r w:rsidR="00EF07CA">
        <w:rPr>
          <w:noProof/>
        </w:rPr>
        <w:fldChar w:fldCharType="end"/>
      </w:r>
      <w:bookmarkEnd w:id="220"/>
      <w:r>
        <w:br w:type="page"/>
      </w:r>
    </w:p>
    <w:p w14:paraId="2579DB2C" w14:textId="6E8B8813" w:rsidR="00473BBE" w:rsidRDefault="00055EEC" w:rsidP="00D53170">
      <w:pPr>
        <w:ind w:firstLine="0"/>
        <w:jc w:val="center"/>
      </w:pPr>
      <w:r>
        <w:rPr>
          <w:noProof/>
        </w:rPr>
        <w:lastRenderedPageBreak/>
        <w:drawing>
          <wp:inline distT="0" distB="0" distL="0" distR="0" wp14:anchorId="79F03137" wp14:editId="2427E656">
            <wp:extent cx="5486411" cy="5486411"/>
            <wp:effectExtent l="0" t="0" r="0" b="0"/>
            <wp:docPr id="49" name="Hab_Analysis_capscale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b_Analysis_capscale_plot -1.png"/>
                    <pic:cNvPicPr/>
                  </pic:nvPicPr>
                  <pic:blipFill>
                    <a:blip r:embed="rId53" r:link="rId54"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19B52EFA" w14:textId="18652A36" w:rsidR="00473BBE" w:rsidRDefault="005870FD" w:rsidP="00473BBE">
      <w:pPr>
        <w:pStyle w:val="Caption"/>
      </w:pPr>
      <w:bookmarkStart w:id="221" w:name="_Ref70923420"/>
      <w:r>
        <w:t xml:space="preserve">Fig. S </w:t>
      </w:r>
      <w:r w:rsidR="00EF07CA">
        <w:fldChar w:fldCharType="begin"/>
      </w:r>
      <w:r w:rsidR="00EF07CA">
        <w:instrText xml:space="preserve"> SEQ Fig._S \* ARABIC </w:instrText>
      </w:r>
      <w:r w:rsidR="00EF07CA">
        <w:fldChar w:fldCharType="separate"/>
      </w:r>
      <w:r w:rsidR="00A029E1">
        <w:rPr>
          <w:noProof/>
        </w:rPr>
        <w:t>13</w:t>
      </w:r>
      <w:r w:rsidR="00EF07CA">
        <w:rPr>
          <w:noProof/>
        </w:rPr>
        <w:fldChar w:fldCharType="end"/>
      </w:r>
      <w:bookmarkEnd w:id="221"/>
      <w:r w:rsidR="00473BBE">
        <w:t xml:space="preserve"> Inverts vs habitat CAP MACPYR = </w:t>
      </w:r>
      <w:r w:rsidR="00473BBE">
        <w:rPr>
          <w:i/>
        </w:rPr>
        <w:t xml:space="preserve">Macrocystis </w:t>
      </w:r>
      <w:proofErr w:type="spellStart"/>
      <w:r w:rsidR="00473BBE">
        <w:rPr>
          <w:i/>
        </w:rPr>
        <w:t>pyrifera</w:t>
      </w:r>
      <w:proofErr w:type="spellEnd"/>
      <w:r w:rsidR="00473BBE">
        <w:t xml:space="preserve">, NERLUE = </w:t>
      </w:r>
      <w:proofErr w:type="spellStart"/>
      <w:r w:rsidR="00473BBE">
        <w:rPr>
          <w:i/>
        </w:rPr>
        <w:t>Nerocystis</w:t>
      </w:r>
      <w:proofErr w:type="spellEnd"/>
      <w:r w:rsidR="00473BBE">
        <w:rPr>
          <w:i/>
        </w:rPr>
        <w:t xml:space="preserve"> </w:t>
      </w:r>
      <w:proofErr w:type="spellStart"/>
      <w:r w:rsidR="00473BBE">
        <w:rPr>
          <w:i/>
        </w:rPr>
        <w:t>luekana</w:t>
      </w:r>
      <w:proofErr w:type="spellEnd"/>
      <w:r w:rsidR="00473BBE">
        <w:t xml:space="preserve">, PTECAL = </w:t>
      </w:r>
      <w:proofErr w:type="spellStart"/>
      <w:r w:rsidR="00473BBE" w:rsidRPr="00462F43">
        <w:rPr>
          <w:i/>
        </w:rPr>
        <w:t>Pterygophora</w:t>
      </w:r>
      <w:proofErr w:type="spellEnd"/>
      <w:r w:rsidR="00473BBE" w:rsidRPr="00462F43">
        <w:rPr>
          <w:i/>
        </w:rPr>
        <w:t xml:space="preserve"> californica</w:t>
      </w:r>
      <w:r w:rsidR="00473BBE">
        <w:rPr>
          <w:i/>
        </w:rPr>
        <w:t xml:space="preserve">. </w:t>
      </w:r>
      <w:r w:rsidR="00473BBE" w:rsidRPr="00E94511">
        <w:rPr>
          <w:i/>
          <w:highlight w:val="yellow"/>
        </w:rPr>
        <w:t>Update after updating names in figure</w:t>
      </w:r>
      <w:r w:rsidR="00473BBE">
        <w:rPr>
          <w:i/>
          <w:highlight w:val="yellow"/>
        </w:rPr>
        <w:t xml:space="preserve"> FIX axis labels.</w:t>
      </w:r>
    </w:p>
    <w:p w14:paraId="231C7D94" w14:textId="2CF2E314" w:rsidR="006B03B1" w:rsidRDefault="006B03B1" w:rsidP="006B03B1">
      <w:r>
        <w:br w:type="page"/>
      </w:r>
    </w:p>
    <w:p w14:paraId="7D935C33" w14:textId="71201001" w:rsidR="00E40306" w:rsidRDefault="003F0A50" w:rsidP="00E40306">
      <w:pPr>
        <w:ind w:firstLine="0"/>
        <w:jc w:val="center"/>
      </w:pPr>
      <w:r>
        <w:rPr>
          <w:noProof/>
        </w:rPr>
        <w:lastRenderedPageBreak/>
        <w:drawing>
          <wp:inline distT="0" distB="0" distL="0" distR="0" wp14:anchorId="7612F25E" wp14:editId="29BC4683">
            <wp:extent cx="5943612" cy="7315215"/>
            <wp:effectExtent l="0" t="0" r="0" b="0"/>
            <wp:docPr id="5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star_vs_prey_plot_transect -1.png"/>
                    <pic:cNvPicPr/>
                  </pic:nvPicPr>
                  <pic:blipFill>
                    <a:blip r:embed="rId55" r:link="rId56"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2801635" w14:textId="55CF5475" w:rsidR="00995B6F" w:rsidRDefault="005870FD" w:rsidP="00254B40">
      <w:pPr>
        <w:pStyle w:val="Caption"/>
      </w:pPr>
      <w:r>
        <w:t xml:space="preserve">Fig. S </w:t>
      </w:r>
      <w:r w:rsidR="00EF07CA">
        <w:fldChar w:fldCharType="begin"/>
      </w:r>
      <w:r w:rsidR="00EF07CA">
        <w:instrText xml:space="preserve"> SEQ Fig._S \* ARABIC </w:instrText>
      </w:r>
      <w:r w:rsidR="00EF07CA">
        <w:fldChar w:fldCharType="separate"/>
      </w:r>
      <w:r w:rsidR="00A029E1">
        <w:rPr>
          <w:noProof/>
        </w:rPr>
        <w:t>14</w:t>
      </w:r>
      <w:r w:rsidR="00EF07CA">
        <w:rPr>
          <w:noProof/>
        </w:rPr>
        <w:fldChar w:fldCharType="end"/>
      </w:r>
      <w:r w:rsidR="00E40306">
        <w:t xml:space="preserve">  Ordination (</w:t>
      </w:r>
      <w:proofErr w:type="spellStart"/>
      <w:r w:rsidR="00E40306">
        <w:t>dRDA</w:t>
      </w:r>
      <w:proofErr w:type="spellEnd"/>
      <w:r w:rsidR="00E40306">
        <w:t xml:space="preserve">) of sea stars versus their potential prey items. </w:t>
      </w:r>
      <w:r w:rsidR="00995B6F">
        <w:br w:type="page"/>
      </w:r>
    </w:p>
    <w:p w14:paraId="789C2EFF" w14:textId="149EBF65" w:rsidR="00995B6F" w:rsidRDefault="00995B6F" w:rsidP="00995B6F"/>
    <w:p w14:paraId="29214229" w14:textId="79FE52F1" w:rsidR="00995B6F" w:rsidRDefault="00995B6F" w:rsidP="00C95432">
      <w:pPr>
        <w:jc w:val="center"/>
      </w:pPr>
      <w:commentRangeStart w:id="222"/>
      <w:commentRangeEnd w:id="222"/>
      <w:r>
        <w:rPr>
          <w:rStyle w:val="CommentReference"/>
        </w:rPr>
        <w:commentReference w:id="222"/>
      </w:r>
      <w:r w:rsidR="00C95432">
        <w:rPr>
          <w:noProof/>
        </w:rPr>
        <w:drawing>
          <wp:inline distT="0" distB="0" distL="0" distR="0" wp14:anchorId="2CC0CEBB" wp14:editId="36E9DE31">
            <wp:extent cx="5486411" cy="3657607"/>
            <wp:effectExtent l="0" t="0" r="0" b="0"/>
            <wp:docPr id="51" name="Urchins_Years_Tatoo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rchins_Years_Tatoosh-1.png"/>
                    <pic:cNvPicPr/>
                  </pic:nvPicPr>
                  <pic:blipFill>
                    <a:blip r:embed="rId57" r:link="rId5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6D5CA7E1" w:rsidR="00995B6F" w:rsidRDefault="00995B6F" w:rsidP="00995B6F">
      <w:pPr>
        <w:pStyle w:val="Caption"/>
      </w:pPr>
      <w:bookmarkStart w:id="223" w:name="_Ref57711885"/>
      <w:r>
        <w:t xml:space="preserve">Fig. S </w:t>
      </w:r>
      <w:r w:rsidR="00EF07CA">
        <w:fldChar w:fldCharType="begin"/>
      </w:r>
      <w:r w:rsidR="00EF07CA">
        <w:instrText xml:space="preserve"> SEQ Fig._S \* ARABIC </w:instrText>
      </w:r>
      <w:r w:rsidR="00EF07CA">
        <w:fldChar w:fldCharType="separate"/>
      </w:r>
      <w:r w:rsidR="00A029E1">
        <w:rPr>
          <w:noProof/>
        </w:rPr>
        <w:t>15</w:t>
      </w:r>
      <w:r w:rsidR="00EF07CA">
        <w:rPr>
          <w:noProof/>
        </w:rPr>
        <w:fldChar w:fldCharType="end"/>
      </w:r>
      <w:bookmarkEnd w:id="223"/>
      <w:r>
        <w:t xml:space="preserve"> Urchin test diameters (mm) for 2018-2019 at </w:t>
      </w:r>
      <w:proofErr w:type="spellStart"/>
      <w:r>
        <w:t>Tatoosh</w:t>
      </w:r>
      <w:proofErr w:type="spellEnd"/>
      <w:r>
        <w:t xml:space="preserve">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3D3C1E27" w:rsidR="00995B6F" w:rsidRPr="00995B6F" w:rsidRDefault="00995B6F" w:rsidP="00995B6F"/>
    <w:sectPr w:rsidR="00995B6F" w:rsidRPr="00995B6F" w:rsidSect="00785C64">
      <w:footerReference w:type="default" r:id="rId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jameal samhouri" w:date="2021-07-09T14:29:00Z" w:initials="js">
    <w:p w14:paraId="55AB64A3" w14:textId="77777777" w:rsidR="008446B8" w:rsidRPr="008446B8" w:rsidRDefault="008446B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Pr>
          <w:rStyle w:val="CommentReference"/>
        </w:rPr>
        <w:annotationRef/>
      </w:r>
      <w:proofErr w:type="spellStart"/>
      <w:r w:rsidRPr="008446B8">
        <w:rPr>
          <w:rFonts w:ascii="Arial" w:eastAsia="Times New Roman" w:hAnsi="Arial" w:cs="Arial"/>
          <w:color w:val="FF0000"/>
        </w:rPr>
        <w:t>Seastars</w:t>
      </w:r>
      <w:proofErr w:type="spellEnd"/>
      <w:r w:rsidRPr="008446B8">
        <w:rPr>
          <w:rFonts w:ascii="Arial" w:eastAsia="Times New Roman" w:hAnsi="Arial" w:cs="Arial"/>
          <w:color w:val="FF0000"/>
        </w:rPr>
        <w:t xml:space="preserve"> - yes. They are low, slowly recovering.</w:t>
      </w:r>
    </w:p>
    <w:p w14:paraId="2B40A3AC" w14:textId="77777777" w:rsidR="008446B8" w:rsidRPr="008446B8" w:rsidRDefault="008446B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Kelps - No. Macro, maybe, otherwise, pretty stable.</w:t>
      </w:r>
    </w:p>
    <w:p w14:paraId="69D3CAE2" w14:textId="77777777" w:rsidR="008446B8" w:rsidRPr="008446B8" w:rsidRDefault="008446B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proofErr w:type="spellStart"/>
      <w:r w:rsidRPr="008446B8">
        <w:rPr>
          <w:rFonts w:ascii="Arial" w:eastAsia="Times New Roman" w:hAnsi="Arial" w:cs="Arial"/>
          <w:color w:val="FF0000"/>
        </w:rPr>
        <w:t>Seastar</w:t>
      </w:r>
      <w:proofErr w:type="spellEnd"/>
      <w:r w:rsidRPr="008446B8">
        <w:rPr>
          <w:rFonts w:ascii="Arial" w:eastAsia="Times New Roman" w:hAnsi="Arial" w:cs="Arial"/>
          <w:color w:val="FF0000"/>
        </w:rPr>
        <w:t xml:space="preserve"> - Otter - Kelp interaction is a cool subplot.</w:t>
      </w:r>
    </w:p>
    <w:p w14:paraId="7D1B324A" w14:textId="77777777" w:rsidR="008446B8" w:rsidRPr="008446B8" w:rsidRDefault="008446B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Inverts generally - no. Patterns are driven by sites, not so much by year-to-year changes.</w:t>
      </w:r>
    </w:p>
    <w:p w14:paraId="17653A32" w14:textId="77777777" w:rsidR="008446B8" w:rsidRPr="008446B8" w:rsidRDefault="008446B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Fish - We see shared change in recruits</w:t>
      </w:r>
    </w:p>
    <w:p w14:paraId="217646A4" w14:textId="77777777" w:rsidR="008446B8" w:rsidRPr="008446B8" w:rsidRDefault="008446B8" w:rsidP="008446B8">
      <w:pPr>
        <w:numPr>
          <w:ilvl w:val="1"/>
          <w:numId w:val="13"/>
        </w:numPr>
        <w:spacing w:before="100" w:beforeAutospacing="1" w:after="100" w:afterAutospacing="1" w:line="240" w:lineRule="auto"/>
        <w:ind w:left="1665"/>
        <w:textAlignment w:val="baseline"/>
        <w:rPr>
          <w:rFonts w:ascii="Arial" w:eastAsia="Times New Roman" w:hAnsi="Arial" w:cs="Arial"/>
          <w:color w:val="000000"/>
        </w:rPr>
      </w:pPr>
      <w:r w:rsidRPr="008446B8">
        <w:rPr>
          <w:rFonts w:ascii="Arial" w:eastAsia="Times New Roman" w:hAnsi="Arial" w:cs="Arial"/>
          <w:color w:val="FF0000"/>
        </w:rPr>
        <w:t>Perhaps there is a way to look at the marginal effect of habitat after taking out the year effect?</w:t>
      </w:r>
    </w:p>
    <w:p w14:paraId="5180B714" w14:textId="77777777" w:rsidR="008446B8" w:rsidRPr="008446B8" w:rsidRDefault="008446B8" w:rsidP="008446B8">
      <w:pPr>
        <w:numPr>
          <w:ilvl w:val="0"/>
          <w:numId w:val="13"/>
        </w:numPr>
        <w:spacing w:before="100" w:beforeAutospacing="1" w:after="100" w:afterAutospacing="1" w:line="240" w:lineRule="auto"/>
        <w:ind w:left="945"/>
        <w:textAlignment w:val="baseline"/>
        <w:rPr>
          <w:rFonts w:ascii="Arial" w:eastAsia="Times New Roman" w:hAnsi="Arial" w:cs="Arial"/>
          <w:color w:val="000000"/>
        </w:rPr>
      </w:pPr>
      <w:r w:rsidRPr="008446B8">
        <w:rPr>
          <w:rFonts w:ascii="Arial" w:eastAsia="Times New Roman" w:hAnsi="Arial" w:cs="Arial"/>
          <w:color w:val="FF0000"/>
        </w:rPr>
        <w:t>Are the adult fish more similar to inverts?</w:t>
      </w:r>
    </w:p>
    <w:p w14:paraId="673296DD" w14:textId="51FC4844" w:rsidR="008446B8" w:rsidRDefault="008446B8">
      <w:pPr>
        <w:pStyle w:val="CommentText"/>
      </w:pPr>
    </w:p>
  </w:comment>
  <w:comment w:id="81" w:author="Nick.Tolimieri" w:date="2021-06-03T10:00:00Z" w:initials="NT">
    <w:p w14:paraId="2858D4CC" w14:textId="7CBC6DD9" w:rsidR="00C77E44" w:rsidRDefault="00C77E44">
      <w:pPr>
        <w:pStyle w:val="CommentText"/>
      </w:pPr>
      <w:r>
        <w:rPr>
          <w:rStyle w:val="CommentReference"/>
        </w:rPr>
        <w:annotationRef/>
      </w:r>
      <w:r>
        <w:t>This section a bit long? Drop the general MHW stuff and just focus on the 20140-2016 info?</w:t>
      </w:r>
    </w:p>
  </w:comment>
  <w:comment w:id="86" w:author="jameal samhouri" w:date="2021-07-09T14:18:00Z" w:initials="js">
    <w:p w14:paraId="3690D7F3" w14:textId="635E1CA1" w:rsidR="00E4151D" w:rsidRDefault="00E4151D">
      <w:pPr>
        <w:pStyle w:val="CommentText"/>
      </w:pPr>
      <w:r>
        <w:rPr>
          <w:rStyle w:val="CommentReference"/>
        </w:rPr>
        <w:annotationRef/>
      </w:r>
      <w:r>
        <w:t>This paragraph is super relevant to where we want to go</w:t>
      </w:r>
    </w:p>
  </w:comment>
  <w:comment w:id="87" w:author="Nick.Tolimieri" w:date="2021-06-04T14:01:00Z" w:initials="NT">
    <w:p w14:paraId="186F2321" w14:textId="2B657F60" w:rsidR="00C77E44" w:rsidRDefault="00C77E44">
      <w:pPr>
        <w:pStyle w:val="CommentText"/>
      </w:pPr>
      <w:r>
        <w:rPr>
          <w:rStyle w:val="CommentReference"/>
        </w:rPr>
        <w:annotationRef/>
      </w:r>
      <w:r>
        <w:t xml:space="preserve">Language probably overly causal. </w:t>
      </w:r>
    </w:p>
    <w:p w14:paraId="6FD45CB7" w14:textId="77777777" w:rsidR="00C77E44" w:rsidRDefault="00C77E44">
      <w:pPr>
        <w:pStyle w:val="CommentText"/>
      </w:pPr>
    </w:p>
  </w:comment>
  <w:comment w:id="88" w:author="Nick.Tolimieri" w:date="2021-06-03T13:46:00Z" w:initials="NT">
    <w:p w14:paraId="5DC6AE60" w14:textId="0106FC9A" w:rsidR="00C77E44" w:rsidRDefault="00C77E44">
      <w:pPr>
        <w:pStyle w:val="CommentText"/>
      </w:pPr>
      <w:r>
        <w:rPr>
          <w:rStyle w:val="CommentReference"/>
        </w:rPr>
        <w:annotationRef/>
      </w:r>
      <w:r>
        <w:t>The rockfish recruits feel a little orphaned and out of place here. We could delete. However, the connection would be recruitment to kelp and the high number of recruits seen in pelagic surveys during the blob.</w:t>
      </w:r>
    </w:p>
  </w:comment>
  <w:comment w:id="89" w:author="Nick.Tolimieri" w:date="2020-11-19T10:05:00Z" w:initials="NT">
    <w:p w14:paraId="6FB78942" w14:textId="77777777" w:rsidR="00C77E44" w:rsidRDefault="00C77E44" w:rsidP="00D53E7A">
      <w:pPr>
        <w:pStyle w:val="CommentText"/>
      </w:pPr>
      <w:r>
        <w:rPr>
          <w:rStyle w:val="CommentReference"/>
        </w:rPr>
        <w:annotationRef/>
      </w:r>
      <w:r>
        <w:t># of transects in general.</w:t>
      </w:r>
    </w:p>
  </w:comment>
  <w:comment w:id="163" w:author="Nick.Tolimieri" w:date="2021-05-03T08:27:00Z" w:initials="NT">
    <w:p w14:paraId="48EEEF98" w14:textId="3F733B93" w:rsidR="00C77E44" w:rsidRDefault="00C77E44">
      <w:pPr>
        <w:pStyle w:val="CommentText"/>
      </w:pPr>
      <w:r>
        <w:rPr>
          <w:rStyle w:val="CommentReference"/>
        </w:rPr>
        <w:annotationRef/>
      </w:r>
      <w:r>
        <w:t>These subheadings are not necessarily meant to be permanent. At present they help with navigating the document. Probably drop them for the final draft.</w:t>
      </w:r>
    </w:p>
  </w:comment>
  <w:comment w:id="164" w:author="Nick.Tolimieri" w:date="2021-05-05T08:43:00Z" w:initials="NT">
    <w:p w14:paraId="5A0884CE" w14:textId="4F6956B7" w:rsidR="00C77E44" w:rsidRDefault="00C77E44">
      <w:pPr>
        <w:pStyle w:val="CommentText"/>
      </w:pPr>
      <w:r>
        <w:rPr>
          <w:rStyle w:val="CommentReference"/>
        </w:rPr>
        <w:annotationRef/>
      </w:r>
      <w:r>
        <w:t>Note = these are the larger fish that we regularly recorded not the smaller ones like little sculpins. These are also the fish included in the ordinations.</w:t>
      </w:r>
    </w:p>
  </w:comment>
  <w:comment w:id="165" w:author="Nick.Tolimieri" w:date="2021-05-05T09:19:00Z" w:initials="NT">
    <w:p w14:paraId="1B054B68" w14:textId="6C184F4A" w:rsidR="00C77E44" w:rsidRDefault="00C77E44">
      <w:pPr>
        <w:pStyle w:val="CommentText"/>
      </w:pPr>
      <w:r>
        <w:rPr>
          <w:rStyle w:val="CommentReference"/>
        </w:rPr>
        <w:annotationRef/>
      </w:r>
      <w:r>
        <w:t>Correct format in final</w:t>
      </w:r>
    </w:p>
    <w:p w14:paraId="7BA6BC38" w14:textId="77777777" w:rsidR="00C77E44" w:rsidRDefault="00C77E44">
      <w:pPr>
        <w:pStyle w:val="CommentText"/>
      </w:pPr>
    </w:p>
  </w:comment>
  <w:comment w:id="166" w:author="Nick.Tolimieri" w:date="2021-05-07T08:27:00Z" w:initials="NT">
    <w:p w14:paraId="47AAA36F" w14:textId="77777777" w:rsidR="00C77E44" w:rsidRDefault="00C77E44" w:rsidP="00DC63ED">
      <w:pPr>
        <w:pStyle w:val="CommentText"/>
      </w:pPr>
      <w:r>
        <w:rPr>
          <w:rStyle w:val="CommentReference"/>
        </w:rPr>
        <w:annotationRef/>
      </w:r>
      <w:r>
        <w:t xml:space="preserve">Listed in the data set. Are we sure these were ochraceous and not </w:t>
      </w:r>
      <w:proofErr w:type="spellStart"/>
      <w:r>
        <w:t>brevispinus</w:t>
      </w:r>
      <w:proofErr w:type="spellEnd"/>
      <w:r>
        <w:t xml:space="preserve">? Isn’t </w:t>
      </w:r>
      <w:proofErr w:type="spellStart"/>
      <w:r>
        <w:t>ochraceaous</w:t>
      </w:r>
      <w:proofErr w:type="spellEnd"/>
      <w:r>
        <w:t xml:space="preserve"> intertidal?</w:t>
      </w:r>
    </w:p>
  </w:comment>
  <w:comment w:id="167" w:author="Nick.Tolimieri" w:date="2021-06-04T14:01:00Z" w:initials="NT">
    <w:p w14:paraId="716B44A7" w14:textId="34A52F01" w:rsidR="00C77E44" w:rsidRDefault="00C77E44">
      <w:pPr>
        <w:pStyle w:val="CommentText"/>
      </w:pPr>
      <w:r>
        <w:rPr>
          <w:rStyle w:val="CommentReference"/>
        </w:rPr>
        <w:annotationRef/>
      </w:r>
      <w:r>
        <w:t>Kinsey needs to define her groupings in the Methods.</w:t>
      </w:r>
    </w:p>
  </w:comment>
  <w:comment w:id="168" w:author="Nick.Tolimieri" w:date="2021-05-05T10:42:00Z" w:initials="NT">
    <w:p w14:paraId="784CBCE7" w14:textId="77777777" w:rsidR="00C77E44" w:rsidRDefault="00C77E44" w:rsidP="00DC63ED">
      <w:pPr>
        <w:pStyle w:val="CommentText"/>
      </w:pPr>
      <w:r>
        <w:rPr>
          <w:rStyle w:val="CommentReference"/>
        </w:rPr>
        <w:annotationRef/>
      </w:r>
      <w:r>
        <w:t xml:space="preserve">Not super happy with these stats. Visually the patters seem obvious, but there are so many points in the lower left that the stats are NS in most cases. </w:t>
      </w:r>
    </w:p>
  </w:comment>
  <w:comment w:id="169" w:author="Nick.Tolimieri" w:date="2020-12-01T10:46:00Z" w:initials="NT">
    <w:p w14:paraId="79AD36AC" w14:textId="77777777" w:rsidR="00C77E44" w:rsidRDefault="00C77E44" w:rsidP="00DB5872">
      <w:pPr>
        <w:pStyle w:val="CommentText"/>
      </w:pPr>
      <w:r>
        <w:rPr>
          <w:rStyle w:val="CommentReference"/>
        </w:rPr>
        <w:annotationRef/>
      </w:r>
    </w:p>
    <w:p w14:paraId="5C245A2F" w14:textId="79CAF757" w:rsidR="00C77E44" w:rsidRDefault="00C77E44" w:rsidP="00DB5872">
      <w:pPr>
        <w:pStyle w:val="CommentText"/>
      </w:pPr>
      <w:r>
        <w:t>I’m not sure about this. Might be BS.  Could just delete and ignore size stuff.</w:t>
      </w:r>
    </w:p>
    <w:p w14:paraId="72E285BD" w14:textId="77777777" w:rsidR="00C77E44" w:rsidRDefault="00C77E44" w:rsidP="00DB5872">
      <w:pPr>
        <w:pStyle w:val="CommentText"/>
      </w:pPr>
    </w:p>
    <w:p w14:paraId="0F0BE14F" w14:textId="0A8C0C9F" w:rsidR="00C77E44" w:rsidRDefault="00C77E44" w:rsidP="00DB5872">
      <w:pPr>
        <w:pStyle w:val="CommentText"/>
      </w:pPr>
      <w:r>
        <w:t>We need to clarify:</w:t>
      </w:r>
    </w:p>
    <w:p w14:paraId="55CF57CF" w14:textId="77777777" w:rsidR="00C77E44" w:rsidRDefault="00C77E44" w:rsidP="00DB5872">
      <w:pPr>
        <w:pStyle w:val="CommentText"/>
        <w:numPr>
          <w:ilvl w:val="0"/>
          <w:numId w:val="10"/>
        </w:numPr>
      </w:pPr>
      <w:r>
        <w:t xml:space="preserve"> Size of recruitment and growth for the urchins</w:t>
      </w:r>
    </w:p>
    <w:p w14:paraId="0E687E50" w14:textId="77777777" w:rsidR="00C77E44" w:rsidRDefault="00C77E44" w:rsidP="00DB5872">
      <w:pPr>
        <w:pStyle w:val="CommentText"/>
        <w:numPr>
          <w:ilvl w:val="0"/>
          <w:numId w:val="10"/>
        </w:numPr>
      </w:pPr>
      <w:r>
        <w:t xml:space="preserve"> SST during the relevant condition in 2017 and 2018</w:t>
      </w:r>
    </w:p>
    <w:p w14:paraId="59C27BEF" w14:textId="77777777" w:rsidR="00C77E44" w:rsidRDefault="00C77E44" w:rsidP="00DB5872">
      <w:pPr>
        <w:pStyle w:val="CommentText"/>
        <w:numPr>
          <w:ilvl w:val="0"/>
          <w:numId w:val="10"/>
        </w:numPr>
      </w:pPr>
      <w:r>
        <w:t xml:space="preserve"> Currents around </w:t>
      </w:r>
      <w:proofErr w:type="spellStart"/>
      <w:r>
        <w:t>Tatoosh</w:t>
      </w:r>
      <w:proofErr w:type="spellEnd"/>
      <w:r>
        <w:t xml:space="preserve"> Island.</w:t>
      </w:r>
    </w:p>
  </w:comment>
  <w:comment w:id="170" w:author="Nick.Tolimieri" w:date="2021-06-04T14:03:00Z" w:initials="NT">
    <w:p w14:paraId="0B3AC239" w14:textId="231AF333" w:rsidR="00C77E44" w:rsidRDefault="00C77E44">
      <w:pPr>
        <w:pStyle w:val="CommentText"/>
      </w:pPr>
      <w:r>
        <w:rPr>
          <w:rStyle w:val="CommentReference"/>
        </w:rPr>
        <w:annotationRef/>
      </w:r>
      <w:r>
        <w:t>These headings in the discussion are mostly for navigation at the moment. We could keep them, but I do not expect to have sections.</w:t>
      </w:r>
    </w:p>
  </w:comment>
  <w:comment w:id="171" w:author="Nick.Tolimieri" w:date="2021-05-07T09:26:00Z" w:initials="NT">
    <w:p w14:paraId="2E0E0F0A" w14:textId="77777777" w:rsidR="00C77E44" w:rsidRDefault="00C77E44" w:rsidP="00DC63ED">
      <w:pPr>
        <w:pStyle w:val="CommentText"/>
      </w:pPr>
      <w:r>
        <w:rPr>
          <w:rStyle w:val="CommentReference"/>
        </w:rPr>
        <w:annotationRef/>
      </w:r>
      <w:r>
        <w:t>Need to check metrics all around. I think;</w:t>
      </w:r>
    </w:p>
    <w:p w14:paraId="6C63B5FE" w14:textId="77777777" w:rsidR="00C77E44" w:rsidRDefault="00C77E44" w:rsidP="00DC63ED">
      <w:pPr>
        <w:pStyle w:val="CommentText"/>
      </w:pPr>
    </w:p>
    <w:p w14:paraId="4849B66D" w14:textId="77777777" w:rsidR="00C77E44" w:rsidRDefault="00C77E44" w:rsidP="00DC63ED">
      <w:pPr>
        <w:pStyle w:val="CommentText"/>
        <w:numPr>
          <w:ilvl w:val="0"/>
          <w:numId w:val="7"/>
        </w:numPr>
      </w:pPr>
      <w:r>
        <w:t xml:space="preserve"> Urchins are m-2</w:t>
      </w:r>
    </w:p>
    <w:p w14:paraId="4EE855D4" w14:textId="77777777" w:rsidR="00C77E44" w:rsidRDefault="00C77E44" w:rsidP="00DC63ED">
      <w:pPr>
        <w:pStyle w:val="CommentText"/>
        <w:numPr>
          <w:ilvl w:val="0"/>
          <w:numId w:val="7"/>
        </w:numPr>
      </w:pPr>
      <w:r>
        <w:t xml:space="preserve"> Stars are transect (60m-2)</w:t>
      </w:r>
    </w:p>
  </w:comment>
  <w:comment w:id="173" w:author="Nick.Tolimieri" w:date="2021-05-19T11:58:00Z" w:initials="NT">
    <w:p w14:paraId="423184E0" w14:textId="77777777" w:rsidR="00C77E44" w:rsidRDefault="00C77E44" w:rsidP="00DC63ED">
      <w:pPr>
        <w:pStyle w:val="CommentText"/>
      </w:pPr>
      <w:r>
        <w:rPr>
          <w:rStyle w:val="CommentReference"/>
        </w:rPr>
        <w:annotationRef/>
      </w:r>
      <w:r>
        <w:t>Or maybe just low reproductive output. Allee effects may be too specific a term. They may still fertilize, but just not produce that may recruits due to low population size.</w:t>
      </w:r>
    </w:p>
  </w:comment>
  <w:comment w:id="174" w:author="Nick.Tolimieri" w:date="2021-06-03T13:43:00Z" w:initials="NT">
    <w:p w14:paraId="584B318C" w14:textId="26FA5B8B" w:rsidR="00C77E44" w:rsidRDefault="00C77E44">
      <w:pPr>
        <w:pStyle w:val="CommentText"/>
      </w:pPr>
      <w:r>
        <w:rPr>
          <w:rStyle w:val="CommentReference"/>
        </w:rPr>
        <w:annotationRef/>
      </w:r>
      <w:r>
        <w:t>Right now, there is a fair bit of narrative detail/results in the Discussion to highlight specific trends, etc. We might consider removing much of it.  Open for discussion.</w:t>
      </w:r>
    </w:p>
  </w:comment>
  <w:comment w:id="175" w:author="Nick.Tolimieri" w:date="2021-06-03T13:49:00Z" w:initials="NT">
    <w:p w14:paraId="35C5F11C" w14:textId="5E9D4680" w:rsidR="00C77E44" w:rsidRDefault="00C77E44">
      <w:pPr>
        <w:pStyle w:val="CommentText"/>
      </w:pPr>
      <w:r>
        <w:rPr>
          <w:rStyle w:val="CommentReference"/>
        </w:rPr>
        <w:annotationRef/>
      </w:r>
      <w:r>
        <w:t>I’m not really sure about the size stuff. Could delete this part but leave the MHW stuff below.</w:t>
      </w:r>
    </w:p>
  </w:comment>
  <w:comment w:id="176" w:author="Nick.Tolimieri" w:date="2021-05-19T11:24:00Z" w:initials="NT">
    <w:p w14:paraId="1F6C3778" w14:textId="0C5EEC72" w:rsidR="00C77E44" w:rsidRDefault="00C77E44">
      <w:pPr>
        <w:pStyle w:val="CommentText"/>
      </w:pPr>
      <w:r>
        <w:rPr>
          <w:rStyle w:val="CommentReference"/>
        </w:rPr>
        <w:annotationRef/>
      </w:r>
      <w:r>
        <w:t xml:space="preserve">Check the metric m-2 or # per transect? </w:t>
      </w:r>
      <w:proofErr w:type="spellStart"/>
      <w:r>
        <w:t>Etc</w:t>
      </w:r>
      <w:proofErr w:type="spellEnd"/>
    </w:p>
    <w:p w14:paraId="00D82905" w14:textId="745E2FB0" w:rsidR="00C77E44" w:rsidRDefault="00C77E44">
      <w:pPr>
        <w:pStyle w:val="CommentText"/>
      </w:pPr>
    </w:p>
    <w:p w14:paraId="5C5872FD" w14:textId="6A795A2D" w:rsidR="00C77E44" w:rsidRDefault="00C77E44">
      <w:pPr>
        <w:pStyle w:val="CommentText"/>
      </w:pPr>
      <w:r>
        <w:t>Here and elsewhere</w:t>
      </w:r>
    </w:p>
  </w:comment>
  <w:comment w:id="177" w:author="Nick.Tolimieri" w:date="2021-05-06T09:24:00Z" w:initials="NT">
    <w:p w14:paraId="70B4474E" w14:textId="65C48964" w:rsidR="00C77E44" w:rsidRDefault="00C77E44">
      <w:pPr>
        <w:pStyle w:val="CommentText"/>
      </w:pPr>
      <w:r>
        <w:rPr>
          <w:rStyle w:val="CommentReference"/>
        </w:rPr>
        <w:annotationRef/>
      </w:r>
      <w:r>
        <w:t>My arms hurt from all the waving. I may have strained something.</w:t>
      </w:r>
    </w:p>
  </w:comment>
  <w:comment w:id="178" w:author="Nick.Tolimieri" w:date="2021-06-04T14:45:00Z" w:initials="NT">
    <w:p w14:paraId="3CD665ED" w14:textId="35A99A90" w:rsidR="00C77E44" w:rsidRDefault="00C77E44">
      <w:pPr>
        <w:pStyle w:val="CommentText"/>
      </w:pPr>
      <w:r>
        <w:rPr>
          <w:rStyle w:val="CommentReference"/>
        </w:rPr>
        <w:annotationRef/>
      </w:r>
      <w:r>
        <w:t>This section feels somewhat orphaned and un-related to the previous two.  Should we just delete it? It IS related to MHW and recruitment stuff but not really to the sea star – urchins – algae relationships, which could just be the focus of the paper.</w:t>
      </w:r>
    </w:p>
  </w:comment>
  <w:comment w:id="179" w:author="Nick.Tolimieri" w:date="2021-06-04T14:46:00Z" w:initials="NT">
    <w:p w14:paraId="592F5857" w14:textId="085CF779" w:rsidR="00C77E44" w:rsidRDefault="00C77E44">
      <w:pPr>
        <w:pStyle w:val="CommentText"/>
      </w:pPr>
      <w:r>
        <w:rPr>
          <w:rStyle w:val="CommentReference"/>
        </w:rPr>
        <w:annotationRef/>
      </w:r>
    </w:p>
  </w:comment>
  <w:comment w:id="180" w:author="Nick.Tolimieri" w:date="2021-04-01T14:13:00Z" w:initials="NT">
    <w:p w14:paraId="376123F6" w14:textId="3CA86233" w:rsidR="00C77E44" w:rsidRDefault="00C77E44">
      <w:pPr>
        <w:pStyle w:val="CommentText"/>
      </w:pPr>
      <w:r>
        <w:rPr>
          <w:rStyle w:val="CommentReference"/>
        </w:rPr>
        <w:annotationRef/>
      </w:r>
      <w:r>
        <w:t>Why?</w:t>
      </w:r>
    </w:p>
  </w:comment>
  <w:comment w:id="181" w:author="Nick.Tolimieri" w:date="2021-06-21T15:39:00Z" w:initials="NT">
    <w:p w14:paraId="010BC91B" w14:textId="4F55AD20" w:rsidR="00E40119" w:rsidRDefault="00E40119">
      <w:pPr>
        <w:pStyle w:val="CommentText"/>
      </w:pPr>
      <w:r>
        <w:rPr>
          <w:rStyle w:val="CommentReference"/>
        </w:rPr>
        <w:annotationRef/>
      </w:r>
      <w:r>
        <w:t>I fully admit that this final paragraph, and especially this final sentence, are lame…</w:t>
      </w:r>
    </w:p>
  </w:comment>
  <w:comment w:id="191" w:author="Nick.Tolimieri" w:date="2021-05-05T10:29:00Z" w:initials="NT">
    <w:p w14:paraId="6CA7B8AA" w14:textId="77777777" w:rsidR="00C77E44" w:rsidRDefault="00C77E44">
      <w:pPr>
        <w:pStyle w:val="CommentText"/>
      </w:pPr>
      <w:r>
        <w:rPr>
          <w:rStyle w:val="CommentReference"/>
        </w:rPr>
        <w:annotationRef/>
      </w:r>
    </w:p>
    <w:p w14:paraId="332C5C28" w14:textId="646AAB5B" w:rsidR="00C77E44" w:rsidRDefault="00C77E44">
      <w:pPr>
        <w:pStyle w:val="CommentText"/>
      </w:pPr>
      <w:r>
        <w:t xml:space="preserve">What is the measure here?  Must be m2 given the </w:t>
      </w:r>
      <w:proofErr w:type="spellStart"/>
      <w:r>
        <w:t>the</w:t>
      </w:r>
      <w:proofErr w:type="spellEnd"/>
      <w:r>
        <w:t xml:space="preserve"> numbers. Couldn’t be # per 30x2 m transect. Too low.</w:t>
      </w:r>
    </w:p>
    <w:p w14:paraId="7F415776" w14:textId="77777777" w:rsidR="00C77E44" w:rsidRDefault="00C77E44">
      <w:pPr>
        <w:pStyle w:val="CommentText"/>
      </w:pPr>
    </w:p>
    <w:p w14:paraId="218E183F" w14:textId="0F7E66FB" w:rsidR="00C77E44" w:rsidRDefault="00C77E44">
      <w:pPr>
        <w:pStyle w:val="CommentText"/>
      </w:pPr>
      <w:r>
        <w:t>Double check: do large sea stars, and medium sea stars include other listed species here?  Delete?</w:t>
      </w:r>
    </w:p>
  </w:comment>
  <w:comment w:id="193" w:author="Nick.Tolimieri" w:date="2021-06-21T15:43:00Z" w:initials="NT">
    <w:p w14:paraId="750CEA2C" w14:textId="54C5B610" w:rsidR="00EE11B1" w:rsidRDefault="00EE11B1">
      <w:pPr>
        <w:pStyle w:val="CommentText"/>
      </w:pPr>
      <w:r>
        <w:rPr>
          <w:rStyle w:val="CommentReference"/>
        </w:rPr>
        <w:annotationRef/>
      </w:r>
      <w:r>
        <w:t xml:space="preserve">Black line is from a GAM. Do we need it or should we just do a visual test?  Open to other stats too.  </w:t>
      </w:r>
      <w:r w:rsidR="00C5674C">
        <w:t>Negative exponential growth is NS because of the large number of points in the lower left.</w:t>
      </w:r>
    </w:p>
  </w:comment>
  <w:comment w:id="216" w:author="Nick.Tolimieri" w:date="2021-05-06T09:15:00Z" w:initials="NT">
    <w:p w14:paraId="0D2F8E20" w14:textId="00B4D7E3" w:rsidR="00C77E44" w:rsidRDefault="00C77E44">
      <w:pPr>
        <w:pStyle w:val="CommentText"/>
      </w:pPr>
      <w:r>
        <w:rPr>
          <w:rStyle w:val="CommentReference"/>
        </w:rPr>
        <w:annotationRef/>
      </w:r>
      <w:r>
        <w:t>Check numbers. Make sure these values do not include 2015.</w:t>
      </w:r>
    </w:p>
    <w:p w14:paraId="34CABEC9" w14:textId="3ACF7DA5" w:rsidR="00C77E44" w:rsidRDefault="00C77E44">
      <w:pPr>
        <w:pStyle w:val="CommentText"/>
      </w:pPr>
    </w:p>
    <w:p w14:paraId="4513FE81" w14:textId="349A2DA6" w:rsidR="00C77E44" w:rsidRDefault="00C77E44">
      <w:pPr>
        <w:pStyle w:val="CommentText"/>
      </w:pPr>
      <w:r>
        <w:t xml:space="preserve">Why lump </w:t>
      </w:r>
      <w:proofErr w:type="spellStart"/>
      <w:r>
        <w:t>Evasterias</w:t>
      </w:r>
      <w:proofErr w:type="spellEnd"/>
      <w:r>
        <w:t xml:space="preserve"> and </w:t>
      </w:r>
      <w:proofErr w:type="spellStart"/>
      <w:r>
        <w:t>Orthasterisas</w:t>
      </w:r>
      <w:proofErr w:type="spellEnd"/>
      <w:r>
        <w:t>…saw lots.  Add to Methods.</w:t>
      </w:r>
    </w:p>
    <w:p w14:paraId="19D61073" w14:textId="77777777" w:rsidR="00C77E44" w:rsidRDefault="00C77E44">
      <w:pPr>
        <w:pStyle w:val="CommentText"/>
      </w:pPr>
    </w:p>
  </w:comment>
  <w:comment w:id="222" w:author="Nick.Tolimieri" w:date="2020-12-01T10:40:00Z" w:initials="NT">
    <w:p w14:paraId="1D000447" w14:textId="24B0E39F" w:rsidR="00C77E44" w:rsidRDefault="00C77E4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3296DD" w15:done="0"/>
  <w15:commentEx w15:paraId="2858D4CC" w15:done="0"/>
  <w15:commentEx w15:paraId="3690D7F3" w15:done="0"/>
  <w15:commentEx w15:paraId="6FD45CB7" w15:done="0"/>
  <w15:commentEx w15:paraId="5DC6AE60" w15:done="0"/>
  <w15:commentEx w15:paraId="6FB78942" w15:done="0"/>
  <w15:commentEx w15:paraId="48EEEF98" w15:done="0"/>
  <w15:commentEx w15:paraId="5A0884CE" w15:done="0"/>
  <w15:commentEx w15:paraId="7BA6BC38" w15:done="0"/>
  <w15:commentEx w15:paraId="47AAA36F" w15:done="0"/>
  <w15:commentEx w15:paraId="716B44A7" w15:done="0"/>
  <w15:commentEx w15:paraId="784CBCE7" w15:done="0"/>
  <w15:commentEx w15:paraId="59C27BEF" w15:done="0"/>
  <w15:commentEx w15:paraId="0B3AC239" w15:done="0"/>
  <w15:commentEx w15:paraId="4EE855D4" w15:done="0"/>
  <w15:commentEx w15:paraId="423184E0" w15:done="0"/>
  <w15:commentEx w15:paraId="584B318C" w15:done="0"/>
  <w15:commentEx w15:paraId="35C5F11C" w15:done="0"/>
  <w15:commentEx w15:paraId="5C5872FD" w15:done="0"/>
  <w15:commentEx w15:paraId="70B4474E" w15:done="0"/>
  <w15:commentEx w15:paraId="3CD665ED" w15:done="0"/>
  <w15:commentEx w15:paraId="592F5857" w15:paraIdParent="3CD665ED" w15:done="0"/>
  <w15:commentEx w15:paraId="376123F6" w15:done="0"/>
  <w15:commentEx w15:paraId="010BC91B" w15:done="0"/>
  <w15:commentEx w15:paraId="218E183F" w15:done="0"/>
  <w15:commentEx w15:paraId="750CEA2C" w15:done="0"/>
  <w15:commentEx w15:paraId="19D61073" w15:done="0"/>
  <w15:commentEx w15:paraId="1D0004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DBCB" w16cex:dateUtc="2021-07-09T21:29:00Z"/>
  <w16cex:commentExtensible w16cex:durableId="2492D923" w16cex:dateUtc="2021-07-09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3296DD" w16cid:durableId="2492DBCB"/>
  <w16cid:commentId w16cid:paraId="2858D4CC" w16cid:durableId="2492D062"/>
  <w16cid:commentId w16cid:paraId="3690D7F3" w16cid:durableId="2492D923"/>
  <w16cid:commentId w16cid:paraId="6FD45CB7" w16cid:durableId="2492D063"/>
  <w16cid:commentId w16cid:paraId="5DC6AE60" w16cid:durableId="2492D064"/>
  <w16cid:commentId w16cid:paraId="6FB78942" w16cid:durableId="2492D065"/>
  <w16cid:commentId w16cid:paraId="48EEEF98" w16cid:durableId="2492D066"/>
  <w16cid:commentId w16cid:paraId="5A0884CE" w16cid:durableId="2492D067"/>
  <w16cid:commentId w16cid:paraId="7BA6BC38" w16cid:durableId="2492D068"/>
  <w16cid:commentId w16cid:paraId="47AAA36F" w16cid:durableId="2492D069"/>
  <w16cid:commentId w16cid:paraId="716B44A7" w16cid:durableId="2492D06A"/>
  <w16cid:commentId w16cid:paraId="784CBCE7" w16cid:durableId="2492D06B"/>
  <w16cid:commentId w16cid:paraId="59C27BEF" w16cid:durableId="2492D06C"/>
  <w16cid:commentId w16cid:paraId="0B3AC239" w16cid:durableId="2492D06D"/>
  <w16cid:commentId w16cid:paraId="4EE855D4" w16cid:durableId="2492D06E"/>
  <w16cid:commentId w16cid:paraId="423184E0" w16cid:durableId="2492D06F"/>
  <w16cid:commentId w16cid:paraId="584B318C" w16cid:durableId="2492D070"/>
  <w16cid:commentId w16cid:paraId="35C5F11C" w16cid:durableId="2492D071"/>
  <w16cid:commentId w16cid:paraId="5C5872FD" w16cid:durableId="2492D072"/>
  <w16cid:commentId w16cid:paraId="70B4474E" w16cid:durableId="2492D073"/>
  <w16cid:commentId w16cid:paraId="3CD665ED" w16cid:durableId="2492D074"/>
  <w16cid:commentId w16cid:paraId="592F5857" w16cid:durableId="2492D075"/>
  <w16cid:commentId w16cid:paraId="376123F6" w16cid:durableId="2492D076"/>
  <w16cid:commentId w16cid:paraId="010BC91B" w16cid:durableId="2492D077"/>
  <w16cid:commentId w16cid:paraId="218E183F" w16cid:durableId="2492D078"/>
  <w16cid:commentId w16cid:paraId="750CEA2C" w16cid:durableId="2492D079"/>
  <w16cid:commentId w16cid:paraId="19D61073" w16cid:durableId="2492D07A"/>
  <w16cid:commentId w16cid:paraId="1D000447" w16cid:durableId="2492D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15D69" w14:textId="77777777" w:rsidR="00EF07CA" w:rsidRDefault="00EF07CA" w:rsidP="00D53E7A">
      <w:r>
        <w:separator/>
      </w:r>
    </w:p>
    <w:p w14:paraId="4E396AF9" w14:textId="77777777" w:rsidR="00EF07CA" w:rsidRDefault="00EF07CA" w:rsidP="00D53E7A"/>
  </w:endnote>
  <w:endnote w:type="continuationSeparator" w:id="0">
    <w:p w14:paraId="52093B1C" w14:textId="77777777" w:rsidR="00EF07CA" w:rsidRDefault="00EF07CA" w:rsidP="00D53E7A">
      <w:r>
        <w:continuationSeparator/>
      </w:r>
    </w:p>
    <w:p w14:paraId="472D80DB" w14:textId="77777777" w:rsidR="00EF07CA" w:rsidRDefault="00EF07CA"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306741"/>
      <w:docPartObj>
        <w:docPartGallery w:val="Page Numbers (Bottom of Page)"/>
        <w:docPartUnique/>
      </w:docPartObj>
    </w:sdtPr>
    <w:sdtEndPr>
      <w:rPr>
        <w:noProof/>
      </w:rPr>
    </w:sdtEndPr>
    <w:sdtContent>
      <w:p w14:paraId="073339B5" w14:textId="5501C65F" w:rsidR="00C77E44" w:rsidRDefault="00C77E44">
        <w:pPr>
          <w:pStyle w:val="Footer"/>
          <w:jc w:val="center"/>
        </w:pPr>
        <w:r>
          <w:fldChar w:fldCharType="begin"/>
        </w:r>
        <w:r>
          <w:instrText xml:space="preserve"> PAGE   \* MERGEFORMAT </w:instrText>
        </w:r>
        <w:r>
          <w:fldChar w:fldCharType="separate"/>
        </w:r>
        <w:r w:rsidR="00C5674C">
          <w:rPr>
            <w:noProof/>
          </w:rPr>
          <w:t>40</w:t>
        </w:r>
        <w:r>
          <w:rPr>
            <w:noProof/>
          </w:rPr>
          <w:fldChar w:fldCharType="end"/>
        </w:r>
      </w:p>
    </w:sdtContent>
  </w:sdt>
  <w:p w14:paraId="24CEAB1E" w14:textId="77777777" w:rsidR="00C77E44" w:rsidRDefault="00C77E44" w:rsidP="00D53E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078F7" w14:textId="77777777" w:rsidR="00EF07CA" w:rsidRDefault="00EF07CA" w:rsidP="00D53E7A">
      <w:r>
        <w:separator/>
      </w:r>
    </w:p>
    <w:p w14:paraId="2B6D5A26" w14:textId="77777777" w:rsidR="00EF07CA" w:rsidRDefault="00EF07CA" w:rsidP="00D53E7A"/>
  </w:footnote>
  <w:footnote w:type="continuationSeparator" w:id="0">
    <w:p w14:paraId="27D54287" w14:textId="77777777" w:rsidR="00EF07CA" w:rsidRDefault="00EF07CA" w:rsidP="00D53E7A">
      <w:r>
        <w:continuationSeparator/>
      </w:r>
    </w:p>
    <w:p w14:paraId="3B65ED3D" w14:textId="77777777" w:rsidR="00EF07CA" w:rsidRDefault="00EF07CA"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35D9"/>
    <w:multiLevelType w:val="hybridMultilevel"/>
    <w:tmpl w:val="C62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2438"/>
    <w:multiLevelType w:val="hybridMultilevel"/>
    <w:tmpl w:val="5D18C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E1350"/>
    <w:multiLevelType w:val="hybridMultilevel"/>
    <w:tmpl w:val="568E1802"/>
    <w:lvl w:ilvl="0" w:tplc="605AE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B04F32"/>
    <w:multiLevelType w:val="hybridMultilevel"/>
    <w:tmpl w:val="DBD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C716E"/>
    <w:multiLevelType w:val="hybridMultilevel"/>
    <w:tmpl w:val="9B34A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CB0A13"/>
    <w:multiLevelType w:val="hybridMultilevel"/>
    <w:tmpl w:val="3D1A9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16B70"/>
    <w:multiLevelType w:val="hybridMultilevel"/>
    <w:tmpl w:val="E83A94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131D0B"/>
    <w:multiLevelType w:val="hybridMultilevel"/>
    <w:tmpl w:val="DC44CEC6"/>
    <w:lvl w:ilvl="0" w:tplc="06787D1A">
      <w:start w:val="1"/>
      <w:numFmt w:val="decimal"/>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F454E8"/>
    <w:multiLevelType w:val="multilevel"/>
    <w:tmpl w:val="38A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37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0847BD"/>
    <w:multiLevelType w:val="multilevel"/>
    <w:tmpl w:val="CB8E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42719"/>
    <w:multiLevelType w:val="hybridMultilevel"/>
    <w:tmpl w:val="279A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5"/>
  </w:num>
  <w:num w:numId="4">
    <w:abstractNumId w:val="6"/>
  </w:num>
  <w:num w:numId="5">
    <w:abstractNumId w:val="11"/>
  </w:num>
  <w:num w:numId="6">
    <w:abstractNumId w:val="9"/>
  </w:num>
  <w:num w:numId="7">
    <w:abstractNumId w:val="2"/>
  </w:num>
  <w:num w:numId="8">
    <w:abstractNumId w:val="8"/>
  </w:num>
  <w:num w:numId="9">
    <w:abstractNumId w:val="1"/>
  </w:num>
  <w:num w:numId="10">
    <w:abstractNumId w:val="4"/>
  </w:num>
  <w:num w:numId="11">
    <w:abstractNumId w:val="14"/>
  </w:num>
  <w:num w:numId="12">
    <w:abstractNumId w:val="7"/>
  </w:num>
  <w:num w:numId="1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0"/>
  </w:num>
  <w:num w:numId="15">
    <w:abstractNumId w:val="10"/>
  </w:num>
  <w:num w:numId="16">
    <w:abstractNumId w:val="10"/>
    <w:lvlOverride w:ilvl="2">
      <w:lvl w:ilvl="2">
        <w:numFmt w:val="bullet"/>
        <w:lvlText w:val="o"/>
        <w:lvlJc w:val="left"/>
        <w:pPr>
          <w:tabs>
            <w:tab w:val="num" w:pos="2160"/>
          </w:tabs>
          <w:ind w:left="2160" w:hanging="360"/>
        </w:pPr>
        <w:rPr>
          <w:rFonts w:ascii="Courier New" w:hAnsi="Courier New" w:hint="default"/>
          <w:sz w:val="20"/>
        </w:rPr>
      </w:lvl>
    </w:lvlOverride>
  </w:num>
  <w:num w:numId="17">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eal samhouri">
    <w15:presenceInfo w15:providerId="Windows Live" w15:userId="ef97de3db41021e2"/>
  </w15:person>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811&lt;/item&gt;&lt;item&gt;2514&lt;/item&gt;&lt;item&gt;3596&lt;/item&gt;&lt;item&gt;4505&lt;/item&gt;&lt;item&gt;4707&lt;/item&gt;&lt;item&gt;4750&lt;/item&gt;&lt;item&gt;5111&lt;/item&gt;&lt;item&gt;5114&lt;/item&gt;&lt;item&gt;5168&lt;/item&gt;&lt;item&gt;5780&lt;/item&gt;&lt;item&gt;5786&lt;/item&gt;&lt;item&gt;6090&lt;/item&gt;&lt;item&gt;6677&lt;/item&gt;&lt;item&gt;7132&lt;/item&gt;&lt;item&gt;7229&lt;/item&gt;&lt;item&gt;7421&lt;/item&gt;&lt;item&gt;7451&lt;/item&gt;&lt;item&gt;8239&lt;/item&gt;&lt;item&gt;8240&lt;/item&gt;&lt;item&gt;8247&lt;/item&gt;&lt;item&gt;8248&lt;/item&gt;&lt;item&gt;8334&lt;/item&gt;&lt;item&gt;8335&lt;/item&gt;&lt;item&gt;8337&lt;/item&gt;&lt;item&gt;8338&lt;/item&gt;&lt;item&gt;8339&lt;/item&gt;&lt;item&gt;8340&lt;/item&gt;&lt;item&gt;8341&lt;/item&gt;&lt;item&gt;8345&lt;/item&gt;&lt;item&gt;8346&lt;/item&gt;&lt;item&gt;8351&lt;/item&gt;&lt;item&gt;8382&lt;/item&gt;&lt;item&gt;8386&lt;/item&gt;&lt;item&gt;8393&lt;/item&gt;&lt;item&gt;8399&lt;/item&gt;&lt;item&gt;8400&lt;/item&gt;&lt;item&gt;8405&lt;/item&gt;&lt;item&gt;8407&lt;/item&gt;&lt;item&gt;8408&lt;/item&gt;&lt;item&gt;8409&lt;/item&gt;&lt;item&gt;8410&lt;/item&gt;&lt;item&gt;8424&lt;/item&gt;&lt;item&gt;8425&lt;/item&gt;&lt;item&gt;8447&lt;/item&gt;&lt;item&gt;8449&lt;/item&gt;&lt;item&gt;8450&lt;/item&gt;&lt;item&gt;8452&lt;/item&gt;&lt;item&gt;8466&lt;/item&gt;&lt;item&gt;8471&lt;/item&gt;&lt;item&gt;8482&lt;/item&gt;&lt;item&gt;8483&lt;/item&gt;&lt;item&gt;8494&lt;/item&gt;&lt;item&gt;8495&lt;/item&gt;&lt;item&gt;8496&lt;/item&gt;&lt;item&gt;8497&lt;/item&gt;&lt;item&gt;8498&lt;/item&gt;&lt;item&gt;8500&lt;/item&gt;&lt;item&gt;8503&lt;/item&gt;&lt;item&gt;8510&lt;/item&gt;&lt;item&gt;8513&lt;/item&gt;&lt;item&gt;8521&lt;/item&gt;&lt;item&gt;8522&lt;/item&gt;&lt;item&gt;8523&lt;/item&gt;&lt;item&gt;8524&lt;/item&gt;&lt;item&gt;8525&lt;/item&gt;&lt;item&gt;8526&lt;/item&gt;&lt;item&gt;8527&lt;/item&gt;&lt;/record-ids&gt;&lt;/item&gt;&lt;/Libraries&gt;"/>
  </w:docVars>
  <w:rsids>
    <w:rsidRoot w:val="00ED7FF3"/>
    <w:rsid w:val="00000DBC"/>
    <w:rsid w:val="0000405E"/>
    <w:rsid w:val="00004ABE"/>
    <w:rsid w:val="00013271"/>
    <w:rsid w:val="00026762"/>
    <w:rsid w:val="0003003F"/>
    <w:rsid w:val="000305A3"/>
    <w:rsid w:val="00031776"/>
    <w:rsid w:val="00031C0A"/>
    <w:rsid w:val="00032975"/>
    <w:rsid w:val="00041F0D"/>
    <w:rsid w:val="00043A2C"/>
    <w:rsid w:val="00045F5F"/>
    <w:rsid w:val="0005080C"/>
    <w:rsid w:val="0005217B"/>
    <w:rsid w:val="000558E5"/>
    <w:rsid w:val="00055EEC"/>
    <w:rsid w:val="00056C63"/>
    <w:rsid w:val="000571F7"/>
    <w:rsid w:val="00064CE7"/>
    <w:rsid w:val="0007142F"/>
    <w:rsid w:val="0007681D"/>
    <w:rsid w:val="00076D29"/>
    <w:rsid w:val="00081995"/>
    <w:rsid w:val="000852A0"/>
    <w:rsid w:val="00093711"/>
    <w:rsid w:val="00097EF7"/>
    <w:rsid w:val="000A01B6"/>
    <w:rsid w:val="000A1255"/>
    <w:rsid w:val="000A1791"/>
    <w:rsid w:val="000A3061"/>
    <w:rsid w:val="000A58BA"/>
    <w:rsid w:val="000A5AFF"/>
    <w:rsid w:val="000B35C0"/>
    <w:rsid w:val="000B6FE4"/>
    <w:rsid w:val="000C0A6E"/>
    <w:rsid w:val="000C2020"/>
    <w:rsid w:val="000C3CD9"/>
    <w:rsid w:val="000C47A2"/>
    <w:rsid w:val="000D07CF"/>
    <w:rsid w:val="000D613A"/>
    <w:rsid w:val="000D7BBF"/>
    <w:rsid w:val="000E2BD5"/>
    <w:rsid w:val="000F11C1"/>
    <w:rsid w:val="000F265A"/>
    <w:rsid w:val="000F386A"/>
    <w:rsid w:val="000F3F9C"/>
    <w:rsid w:val="000F4E5A"/>
    <w:rsid w:val="000F5C9F"/>
    <w:rsid w:val="000F645D"/>
    <w:rsid w:val="00100DFA"/>
    <w:rsid w:val="001101BB"/>
    <w:rsid w:val="0011028D"/>
    <w:rsid w:val="001103AF"/>
    <w:rsid w:val="00110D48"/>
    <w:rsid w:val="00113462"/>
    <w:rsid w:val="00116B74"/>
    <w:rsid w:val="00126394"/>
    <w:rsid w:val="00134DCD"/>
    <w:rsid w:val="0014013F"/>
    <w:rsid w:val="0014123A"/>
    <w:rsid w:val="00142687"/>
    <w:rsid w:val="0016126C"/>
    <w:rsid w:val="00163886"/>
    <w:rsid w:val="0016794F"/>
    <w:rsid w:val="001721D9"/>
    <w:rsid w:val="00174416"/>
    <w:rsid w:val="00177700"/>
    <w:rsid w:val="0018403C"/>
    <w:rsid w:val="0018503B"/>
    <w:rsid w:val="00192495"/>
    <w:rsid w:val="001945B4"/>
    <w:rsid w:val="00194950"/>
    <w:rsid w:val="001958A0"/>
    <w:rsid w:val="001A28A1"/>
    <w:rsid w:val="001B11D8"/>
    <w:rsid w:val="001B32FD"/>
    <w:rsid w:val="001C462B"/>
    <w:rsid w:val="001C492B"/>
    <w:rsid w:val="001D0AB8"/>
    <w:rsid w:val="001D50F8"/>
    <w:rsid w:val="001D7F18"/>
    <w:rsid w:val="001E2776"/>
    <w:rsid w:val="001E3F1E"/>
    <w:rsid w:val="001E459D"/>
    <w:rsid w:val="001E551D"/>
    <w:rsid w:val="001E5522"/>
    <w:rsid w:val="001E7051"/>
    <w:rsid w:val="001E7530"/>
    <w:rsid w:val="001F036D"/>
    <w:rsid w:val="00200A1B"/>
    <w:rsid w:val="00201441"/>
    <w:rsid w:val="00205688"/>
    <w:rsid w:val="0020773A"/>
    <w:rsid w:val="0021437E"/>
    <w:rsid w:val="0021476B"/>
    <w:rsid w:val="00216026"/>
    <w:rsid w:val="00222E5C"/>
    <w:rsid w:val="002237C5"/>
    <w:rsid w:val="0022493E"/>
    <w:rsid w:val="00224EF1"/>
    <w:rsid w:val="00226A92"/>
    <w:rsid w:val="002322A9"/>
    <w:rsid w:val="002373F6"/>
    <w:rsid w:val="00240B73"/>
    <w:rsid w:val="002516AF"/>
    <w:rsid w:val="00254B40"/>
    <w:rsid w:val="002560DD"/>
    <w:rsid w:val="00257DDA"/>
    <w:rsid w:val="00260781"/>
    <w:rsid w:val="002622DB"/>
    <w:rsid w:val="002638E6"/>
    <w:rsid w:val="00267FE1"/>
    <w:rsid w:val="00270CAF"/>
    <w:rsid w:val="002737E0"/>
    <w:rsid w:val="00274F02"/>
    <w:rsid w:val="00276900"/>
    <w:rsid w:val="00282CC7"/>
    <w:rsid w:val="00285EAE"/>
    <w:rsid w:val="00287F44"/>
    <w:rsid w:val="0029250A"/>
    <w:rsid w:val="002940E7"/>
    <w:rsid w:val="0029623B"/>
    <w:rsid w:val="00296C03"/>
    <w:rsid w:val="002979AD"/>
    <w:rsid w:val="002A1847"/>
    <w:rsid w:val="002A2DF1"/>
    <w:rsid w:val="002A36DC"/>
    <w:rsid w:val="002B052B"/>
    <w:rsid w:val="002B3067"/>
    <w:rsid w:val="002B31D0"/>
    <w:rsid w:val="002B6631"/>
    <w:rsid w:val="002B6D54"/>
    <w:rsid w:val="002B7609"/>
    <w:rsid w:val="002C0422"/>
    <w:rsid w:val="002C13DE"/>
    <w:rsid w:val="002C1EA5"/>
    <w:rsid w:val="002C2019"/>
    <w:rsid w:val="002C3545"/>
    <w:rsid w:val="002C3F41"/>
    <w:rsid w:val="002D05F0"/>
    <w:rsid w:val="002D24AF"/>
    <w:rsid w:val="002D279E"/>
    <w:rsid w:val="002D35FD"/>
    <w:rsid w:val="002D41B9"/>
    <w:rsid w:val="002D4410"/>
    <w:rsid w:val="002D478B"/>
    <w:rsid w:val="002D7028"/>
    <w:rsid w:val="002E6D25"/>
    <w:rsid w:val="002F1D18"/>
    <w:rsid w:val="002F2299"/>
    <w:rsid w:val="002F26CD"/>
    <w:rsid w:val="002F338F"/>
    <w:rsid w:val="002F7444"/>
    <w:rsid w:val="003000ED"/>
    <w:rsid w:val="00303BC1"/>
    <w:rsid w:val="00303DE0"/>
    <w:rsid w:val="00313782"/>
    <w:rsid w:val="003144F7"/>
    <w:rsid w:val="003217BD"/>
    <w:rsid w:val="00322E6E"/>
    <w:rsid w:val="003311B5"/>
    <w:rsid w:val="003323D0"/>
    <w:rsid w:val="00336FB8"/>
    <w:rsid w:val="00337FFE"/>
    <w:rsid w:val="00340451"/>
    <w:rsid w:val="00340550"/>
    <w:rsid w:val="003451E3"/>
    <w:rsid w:val="00345251"/>
    <w:rsid w:val="00351DC3"/>
    <w:rsid w:val="00353C5F"/>
    <w:rsid w:val="00362D96"/>
    <w:rsid w:val="00364507"/>
    <w:rsid w:val="00365963"/>
    <w:rsid w:val="00370271"/>
    <w:rsid w:val="00372ABF"/>
    <w:rsid w:val="00372F6C"/>
    <w:rsid w:val="003770D3"/>
    <w:rsid w:val="00386F50"/>
    <w:rsid w:val="00394010"/>
    <w:rsid w:val="00394058"/>
    <w:rsid w:val="00394F3D"/>
    <w:rsid w:val="003978B1"/>
    <w:rsid w:val="00397BA4"/>
    <w:rsid w:val="003B16EC"/>
    <w:rsid w:val="003B26BB"/>
    <w:rsid w:val="003B5AE4"/>
    <w:rsid w:val="003B66A5"/>
    <w:rsid w:val="003C040F"/>
    <w:rsid w:val="003C293A"/>
    <w:rsid w:val="003C5848"/>
    <w:rsid w:val="003C76DC"/>
    <w:rsid w:val="003D5454"/>
    <w:rsid w:val="003D5E78"/>
    <w:rsid w:val="003D79C2"/>
    <w:rsid w:val="003E157C"/>
    <w:rsid w:val="003E1D8F"/>
    <w:rsid w:val="003E1DBE"/>
    <w:rsid w:val="003E5285"/>
    <w:rsid w:val="003E68E4"/>
    <w:rsid w:val="003E7839"/>
    <w:rsid w:val="003E7AAE"/>
    <w:rsid w:val="003F0A50"/>
    <w:rsid w:val="003F61E3"/>
    <w:rsid w:val="0040080F"/>
    <w:rsid w:val="004032B9"/>
    <w:rsid w:val="004072F3"/>
    <w:rsid w:val="0041194D"/>
    <w:rsid w:val="004129BA"/>
    <w:rsid w:val="00412B57"/>
    <w:rsid w:val="00412B68"/>
    <w:rsid w:val="00412F57"/>
    <w:rsid w:val="00416991"/>
    <w:rsid w:val="00422BC7"/>
    <w:rsid w:val="0042524E"/>
    <w:rsid w:val="00431031"/>
    <w:rsid w:val="00433429"/>
    <w:rsid w:val="0043482C"/>
    <w:rsid w:val="00435625"/>
    <w:rsid w:val="0043593D"/>
    <w:rsid w:val="00435CD8"/>
    <w:rsid w:val="00436904"/>
    <w:rsid w:val="00437FD5"/>
    <w:rsid w:val="00442DFE"/>
    <w:rsid w:val="00451559"/>
    <w:rsid w:val="0045177F"/>
    <w:rsid w:val="004543B4"/>
    <w:rsid w:val="0045531D"/>
    <w:rsid w:val="0045600C"/>
    <w:rsid w:val="0045683A"/>
    <w:rsid w:val="0046010D"/>
    <w:rsid w:val="0046014F"/>
    <w:rsid w:val="00462F43"/>
    <w:rsid w:val="004631F2"/>
    <w:rsid w:val="0047206E"/>
    <w:rsid w:val="00473BBE"/>
    <w:rsid w:val="00480CF6"/>
    <w:rsid w:val="004849D8"/>
    <w:rsid w:val="0049341A"/>
    <w:rsid w:val="00493635"/>
    <w:rsid w:val="0049747A"/>
    <w:rsid w:val="00497F80"/>
    <w:rsid w:val="004A2090"/>
    <w:rsid w:val="004A3790"/>
    <w:rsid w:val="004A3FC4"/>
    <w:rsid w:val="004B1D40"/>
    <w:rsid w:val="004B3EB9"/>
    <w:rsid w:val="004B7DB0"/>
    <w:rsid w:val="004C3A8C"/>
    <w:rsid w:val="004C5F63"/>
    <w:rsid w:val="004C685B"/>
    <w:rsid w:val="004D492B"/>
    <w:rsid w:val="004D63C3"/>
    <w:rsid w:val="004D7DB6"/>
    <w:rsid w:val="004E437A"/>
    <w:rsid w:val="004E7A09"/>
    <w:rsid w:val="004F0F93"/>
    <w:rsid w:val="004F280E"/>
    <w:rsid w:val="004F3A73"/>
    <w:rsid w:val="004F482E"/>
    <w:rsid w:val="005011CD"/>
    <w:rsid w:val="00502444"/>
    <w:rsid w:val="00503240"/>
    <w:rsid w:val="00503865"/>
    <w:rsid w:val="00504685"/>
    <w:rsid w:val="00505B1F"/>
    <w:rsid w:val="00516077"/>
    <w:rsid w:val="00516A2F"/>
    <w:rsid w:val="005176A9"/>
    <w:rsid w:val="005202CE"/>
    <w:rsid w:val="00525B70"/>
    <w:rsid w:val="005265B7"/>
    <w:rsid w:val="00526C4F"/>
    <w:rsid w:val="005313B1"/>
    <w:rsid w:val="00533081"/>
    <w:rsid w:val="00542A5C"/>
    <w:rsid w:val="0054354A"/>
    <w:rsid w:val="00545D87"/>
    <w:rsid w:val="0054630B"/>
    <w:rsid w:val="00546755"/>
    <w:rsid w:val="00550D50"/>
    <w:rsid w:val="00552B8A"/>
    <w:rsid w:val="00554107"/>
    <w:rsid w:val="005561B5"/>
    <w:rsid w:val="00561CB1"/>
    <w:rsid w:val="00562940"/>
    <w:rsid w:val="00566F43"/>
    <w:rsid w:val="00570B6B"/>
    <w:rsid w:val="0057162A"/>
    <w:rsid w:val="005723DE"/>
    <w:rsid w:val="0058156C"/>
    <w:rsid w:val="00583251"/>
    <w:rsid w:val="005846B9"/>
    <w:rsid w:val="005870FD"/>
    <w:rsid w:val="00587509"/>
    <w:rsid w:val="00590E55"/>
    <w:rsid w:val="00596CB9"/>
    <w:rsid w:val="005A434F"/>
    <w:rsid w:val="005A7A2B"/>
    <w:rsid w:val="005B5588"/>
    <w:rsid w:val="005B59F0"/>
    <w:rsid w:val="005B5EF1"/>
    <w:rsid w:val="005B6772"/>
    <w:rsid w:val="005C26F5"/>
    <w:rsid w:val="005C3566"/>
    <w:rsid w:val="005C51B1"/>
    <w:rsid w:val="005C7BCD"/>
    <w:rsid w:val="005D1A16"/>
    <w:rsid w:val="005D3534"/>
    <w:rsid w:val="005D5BF8"/>
    <w:rsid w:val="005E19F5"/>
    <w:rsid w:val="005E6448"/>
    <w:rsid w:val="005E7490"/>
    <w:rsid w:val="005F2525"/>
    <w:rsid w:val="005F2C06"/>
    <w:rsid w:val="005F2FDE"/>
    <w:rsid w:val="005F43DA"/>
    <w:rsid w:val="005F5B07"/>
    <w:rsid w:val="005F690D"/>
    <w:rsid w:val="005F7032"/>
    <w:rsid w:val="00601E94"/>
    <w:rsid w:val="00601FFD"/>
    <w:rsid w:val="00602081"/>
    <w:rsid w:val="0060542A"/>
    <w:rsid w:val="00607F9E"/>
    <w:rsid w:val="00610464"/>
    <w:rsid w:val="00615677"/>
    <w:rsid w:val="00616D28"/>
    <w:rsid w:val="006206C3"/>
    <w:rsid w:val="006212CD"/>
    <w:rsid w:val="006277F6"/>
    <w:rsid w:val="00632878"/>
    <w:rsid w:val="00635AE9"/>
    <w:rsid w:val="00636FB7"/>
    <w:rsid w:val="006444CE"/>
    <w:rsid w:val="00644A62"/>
    <w:rsid w:val="00647796"/>
    <w:rsid w:val="006503E9"/>
    <w:rsid w:val="00654CC3"/>
    <w:rsid w:val="00655C82"/>
    <w:rsid w:val="00663AF9"/>
    <w:rsid w:val="00667F1D"/>
    <w:rsid w:val="006720AB"/>
    <w:rsid w:val="00693402"/>
    <w:rsid w:val="00693B64"/>
    <w:rsid w:val="006962AB"/>
    <w:rsid w:val="006967F7"/>
    <w:rsid w:val="006A293A"/>
    <w:rsid w:val="006A3398"/>
    <w:rsid w:val="006A3CCB"/>
    <w:rsid w:val="006A421E"/>
    <w:rsid w:val="006A6982"/>
    <w:rsid w:val="006A6FDC"/>
    <w:rsid w:val="006A7080"/>
    <w:rsid w:val="006A7206"/>
    <w:rsid w:val="006B03B1"/>
    <w:rsid w:val="006B0D45"/>
    <w:rsid w:val="006B1F10"/>
    <w:rsid w:val="006B247A"/>
    <w:rsid w:val="006B30B1"/>
    <w:rsid w:val="006B333C"/>
    <w:rsid w:val="006C0E68"/>
    <w:rsid w:val="006C69E7"/>
    <w:rsid w:val="006D0FE2"/>
    <w:rsid w:val="006D4289"/>
    <w:rsid w:val="006D4D23"/>
    <w:rsid w:val="006D6601"/>
    <w:rsid w:val="006D680C"/>
    <w:rsid w:val="006D744C"/>
    <w:rsid w:val="006E09A2"/>
    <w:rsid w:val="006E11D2"/>
    <w:rsid w:val="006E2065"/>
    <w:rsid w:val="006E20B2"/>
    <w:rsid w:val="006E2BFA"/>
    <w:rsid w:val="006E3A8F"/>
    <w:rsid w:val="006E3D2C"/>
    <w:rsid w:val="006F0710"/>
    <w:rsid w:val="006F22C8"/>
    <w:rsid w:val="006F43DA"/>
    <w:rsid w:val="006F49A2"/>
    <w:rsid w:val="006F6467"/>
    <w:rsid w:val="00706021"/>
    <w:rsid w:val="00713AB1"/>
    <w:rsid w:val="00715B6A"/>
    <w:rsid w:val="00716149"/>
    <w:rsid w:val="00716B3A"/>
    <w:rsid w:val="007251ED"/>
    <w:rsid w:val="0073203A"/>
    <w:rsid w:val="00732402"/>
    <w:rsid w:val="00732BFF"/>
    <w:rsid w:val="007345F0"/>
    <w:rsid w:val="00735F6E"/>
    <w:rsid w:val="00736947"/>
    <w:rsid w:val="00740E8F"/>
    <w:rsid w:val="0074678B"/>
    <w:rsid w:val="0074777A"/>
    <w:rsid w:val="0075087F"/>
    <w:rsid w:val="00751231"/>
    <w:rsid w:val="0075177B"/>
    <w:rsid w:val="00751DA8"/>
    <w:rsid w:val="00753DAF"/>
    <w:rsid w:val="00754297"/>
    <w:rsid w:val="007551AC"/>
    <w:rsid w:val="007621F9"/>
    <w:rsid w:val="00764A3B"/>
    <w:rsid w:val="00765D67"/>
    <w:rsid w:val="0077084F"/>
    <w:rsid w:val="0077528C"/>
    <w:rsid w:val="0077704D"/>
    <w:rsid w:val="007777FD"/>
    <w:rsid w:val="00780148"/>
    <w:rsid w:val="00780E47"/>
    <w:rsid w:val="00782A90"/>
    <w:rsid w:val="007832C2"/>
    <w:rsid w:val="00785C64"/>
    <w:rsid w:val="00787AF2"/>
    <w:rsid w:val="00793585"/>
    <w:rsid w:val="00794264"/>
    <w:rsid w:val="00797F78"/>
    <w:rsid w:val="007A4358"/>
    <w:rsid w:val="007A481F"/>
    <w:rsid w:val="007A5941"/>
    <w:rsid w:val="007A6B6A"/>
    <w:rsid w:val="007B15BD"/>
    <w:rsid w:val="007B3ED6"/>
    <w:rsid w:val="007B652A"/>
    <w:rsid w:val="007B6A64"/>
    <w:rsid w:val="007B7141"/>
    <w:rsid w:val="007B7BBA"/>
    <w:rsid w:val="007C36E1"/>
    <w:rsid w:val="007C40E1"/>
    <w:rsid w:val="007C452C"/>
    <w:rsid w:val="007C47A4"/>
    <w:rsid w:val="007C5579"/>
    <w:rsid w:val="007E0F1A"/>
    <w:rsid w:val="007E649C"/>
    <w:rsid w:val="007F09D4"/>
    <w:rsid w:val="007F1E03"/>
    <w:rsid w:val="007F2CEC"/>
    <w:rsid w:val="007F4551"/>
    <w:rsid w:val="007F589F"/>
    <w:rsid w:val="00800144"/>
    <w:rsid w:val="008124E4"/>
    <w:rsid w:val="00823DE0"/>
    <w:rsid w:val="00826959"/>
    <w:rsid w:val="00827888"/>
    <w:rsid w:val="0083147A"/>
    <w:rsid w:val="00832246"/>
    <w:rsid w:val="00832338"/>
    <w:rsid w:val="0083266B"/>
    <w:rsid w:val="00835DBA"/>
    <w:rsid w:val="00840BEE"/>
    <w:rsid w:val="008425DB"/>
    <w:rsid w:val="0084275B"/>
    <w:rsid w:val="008430A2"/>
    <w:rsid w:val="00843D88"/>
    <w:rsid w:val="008446B8"/>
    <w:rsid w:val="0084568A"/>
    <w:rsid w:val="00852244"/>
    <w:rsid w:val="00864F2D"/>
    <w:rsid w:val="008655A2"/>
    <w:rsid w:val="00871774"/>
    <w:rsid w:val="00880C0E"/>
    <w:rsid w:val="00880D03"/>
    <w:rsid w:val="00885060"/>
    <w:rsid w:val="008861AC"/>
    <w:rsid w:val="00886CD9"/>
    <w:rsid w:val="00886F72"/>
    <w:rsid w:val="0089015F"/>
    <w:rsid w:val="008921EE"/>
    <w:rsid w:val="00894344"/>
    <w:rsid w:val="00895DE0"/>
    <w:rsid w:val="008967CA"/>
    <w:rsid w:val="00896E8B"/>
    <w:rsid w:val="008971A2"/>
    <w:rsid w:val="008A00DB"/>
    <w:rsid w:val="008A1580"/>
    <w:rsid w:val="008A2216"/>
    <w:rsid w:val="008A362F"/>
    <w:rsid w:val="008A3734"/>
    <w:rsid w:val="008A49DF"/>
    <w:rsid w:val="008A70E3"/>
    <w:rsid w:val="008A79A5"/>
    <w:rsid w:val="008B0B02"/>
    <w:rsid w:val="008B3B8F"/>
    <w:rsid w:val="008C0AE3"/>
    <w:rsid w:val="008C2E2E"/>
    <w:rsid w:val="008C3A87"/>
    <w:rsid w:val="008C70A0"/>
    <w:rsid w:val="008C72E4"/>
    <w:rsid w:val="008D3000"/>
    <w:rsid w:val="008D38D7"/>
    <w:rsid w:val="008D727E"/>
    <w:rsid w:val="008E0E26"/>
    <w:rsid w:val="008E4A94"/>
    <w:rsid w:val="008F1823"/>
    <w:rsid w:val="008F2786"/>
    <w:rsid w:val="008F337E"/>
    <w:rsid w:val="008F415C"/>
    <w:rsid w:val="008F6020"/>
    <w:rsid w:val="008F6E8F"/>
    <w:rsid w:val="00902A38"/>
    <w:rsid w:val="00903483"/>
    <w:rsid w:val="009054F7"/>
    <w:rsid w:val="00911064"/>
    <w:rsid w:val="0091422E"/>
    <w:rsid w:val="0091452A"/>
    <w:rsid w:val="009162A2"/>
    <w:rsid w:val="0092195E"/>
    <w:rsid w:val="00921DE2"/>
    <w:rsid w:val="009228EB"/>
    <w:rsid w:val="00922C2B"/>
    <w:rsid w:val="00925924"/>
    <w:rsid w:val="00925AF9"/>
    <w:rsid w:val="00926966"/>
    <w:rsid w:val="009325CE"/>
    <w:rsid w:val="009328C7"/>
    <w:rsid w:val="00932D9D"/>
    <w:rsid w:val="00933A37"/>
    <w:rsid w:val="00936CDA"/>
    <w:rsid w:val="009372DE"/>
    <w:rsid w:val="00940822"/>
    <w:rsid w:val="00942E85"/>
    <w:rsid w:val="00945269"/>
    <w:rsid w:val="009540D7"/>
    <w:rsid w:val="00960108"/>
    <w:rsid w:val="00960834"/>
    <w:rsid w:val="00962BD1"/>
    <w:rsid w:val="0096461B"/>
    <w:rsid w:val="0096563B"/>
    <w:rsid w:val="0096707C"/>
    <w:rsid w:val="0097667B"/>
    <w:rsid w:val="00984E79"/>
    <w:rsid w:val="009857E3"/>
    <w:rsid w:val="00985E97"/>
    <w:rsid w:val="00991067"/>
    <w:rsid w:val="00991B8A"/>
    <w:rsid w:val="00992FA7"/>
    <w:rsid w:val="00995B6F"/>
    <w:rsid w:val="009973B0"/>
    <w:rsid w:val="009A29B9"/>
    <w:rsid w:val="009A4FC3"/>
    <w:rsid w:val="009A78CC"/>
    <w:rsid w:val="009A79C0"/>
    <w:rsid w:val="009B0F47"/>
    <w:rsid w:val="009B5E2A"/>
    <w:rsid w:val="009C3354"/>
    <w:rsid w:val="009C33F7"/>
    <w:rsid w:val="009C48C2"/>
    <w:rsid w:val="009D3ABB"/>
    <w:rsid w:val="009D4B89"/>
    <w:rsid w:val="009E1A26"/>
    <w:rsid w:val="009E53DB"/>
    <w:rsid w:val="009E664F"/>
    <w:rsid w:val="009F01A7"/>
    <w:rsid w:val="009F1F7C"/>
    <w:rsid w:val="009F265E"/>
    <w:rsid w:val="009F32DE"/>
    <w:rsid w:val="009F5882"/>
    <w:rsid w:val="00A029E1"/>
    <w:rsid w:val="00A032C2"/>
    <w:rsid w:val="00A05F11"/>
    <w:rsid w:val="00A06A88"/>
    <w:rsid w:val="00A07A00"/>
    <w:rsid w:val="00A07D63"/>
    <w:rsid w:val="00A16954"/>
    <w:rsid w:val="00A2093A"/>
    <w:rsid w:val="00A223DE"/>
    <w:rsid w:val="00A23D9F"/>
    <w:rsid w:val="00A24B75"/>
    <w:rsid w:val="00A254AF"/>
    <w:rsid w:val="00A25FD3"/>
    <w:rsid w:val="00A27018"/>
    <w:rsid w:val="00A323C2"/>
    <w:rsid w:val="00A32B46"/>
    <w:rsid w:val="00A331B4"/>
    <w:rsid w:val="00A405D2"/>
    <w:rsid w:val="00A45D41"/>
    <w:rsid w:val="00A45D6F"/>
    <w:rsid w:val="00A47D51"/>
    <w:rsid w:val="00A5030E"/>
    <w:rsid w:val="00A53A97"/>
    <w:rsid w:val="00A5610D"/>
    <w:rsid w:val="00A609AF"/>
    <w:rsid w:val="00A60AEE"/>
    <w:rsid w:val="00A611F1"/>
    <w:rsid w:val="00A63EA9"/>
    <w:rsid w:val="00A65AD6"/>
    <w:rsid w:val="00A7491C"/>
    <w:rsid w:val="00A7526B"/>
    <w:rsid w:val="00A753DC"/>
    <w:rsid w:val="00A841A1"/>
    <w:rsid w:val="00A84F9D"/>
    <w:rsid w:val="00A87452"/>
    <w:rsid w:val="00A9030D"/>
    <w:rsid w:val="00A90FD2"/>
    <w:rsid w:val="00A93FBF"/>
    <w:rsid w:val="00A93FF5"/>
    <w:rsid w:val="00A94472"/>
    <w:rsid w:val="00A974E1"/>
    <w:rsid w:val="00AA566A"/>
    <w:rsid w:val="00AA58D0"/>
    <w:rsid w:val="00AA6078"/>
    <w:rsid w:val="00AB03E9"/>
    <w:rsid w:val="00AB112B"/>
    <w:rsid w:val="00AB2291"/>
    <w:rsid w:val="00AB3A6E"/>
    <w:rsid w:val="00AB5632"/>
    <w:rsid w:val="00AB7E5F"/>
    <w:rsid w:val="00AC2BDC"/>
    <w:rsid w:val="00AC50EC"/>
    <w:rsid w:val="00AC70A0"/>
    <w:rsid w:val="00AC7E6B"/>
    <w:rsid w:val="00AD13EC"/>
    <w:rsid w:val="00AD79B2"/>
    <w:rsid w:val="00AD7B7E"/>
    <w:rsid w:val="00AE0FEB"/>
    <w:rsid w:val="00AE1379"/>
    <w:rsid w:val="00AE1601"/>
    <w:rsid w:val="00AE1F6D"/>
    <w:rsid w:val="00AF26CA"/>
    <w:rsid w:val="00AF289D"/>
    <w:rsid w:val="00AF4B65"/>
    <w:rsid w:val="00B01678"/>
    <w:rsid w:val="00B07CC6"/>
    <w:rsid w:val="00B1535F"/>
    <w:rsid w:val="00B15D5B"/>
    <w:rsid w:val="00B22E78"/>
    <w:rsid w:val="00B2454D"/>
    <w:rsid w:val="00B253D9"/>
    <w:rsid w:val="00B26D31"/>
    <w:rsid w:val="00B300E9"/>
    <w:rsid w:val="00B30B4B"/>
    <w:rsid w:val="00B337A4"/>
    <w:rsid w:val="00B3468D"/>
    <w:rsid w:val="00B35185"/>
    <w:rsid w:val="00B357A1"/>
    <w:rsid w:val="00B37FA6"/>
    <w:rsid w:val="00B41D97"/>
    <w:rsid w:val="00B501DE"/>
    <w:rsid w:val="00B50F14"/>
    <w:rsid w:val="00B54D17"/>
    <w:rsid w:val="00B62C0C"/>
    <w:rsid w:val="00B62FB7"/>
    <w:rsid w:val="00B63873"/>
    <w:rsid w:val="00B67C74"/>
    <w:rsid w:val="00B71944"/>
    <w:rsid w:val="00B7611B"/>
    <w:rsid w:val="00B77607"/>
    <w:rsid w:val="00B83577"/>
    <w:rsid w:val="00B8462D"/>
    <w:rsid w:val="00B84EA5"/>
    <w:rsid w:val="00B87409"/>
    <w:rsid w:val="00B87DC2"/>
    <w:rsid w:val="00B93E0C"/>
    <w:rsid w:val="00BA09BC"/>
    <w:rsid w:val="00BA2193"/>
    <w:rsid w:val="00BB02AE"/>
    <w:rsid w:val="00BB195F"/>
    <w:rsid w:val="00BB204C"/>
    <w:rsid w:val="00BB4C1D"/>
    <w:rsid w:val="00BB5956"/>
    <w:rsid w:val="00BC1FE8"/>
    <w:rsid w:val="00BC2136"/>
    <w:rsid w:val="00BC2A85"/>
    <w:rsid w:val="00BC5567"/>
    <w:rsid w:val="00BC5D13"/>
    <w:rsid w:val="00BC73CA"/>
    <w:rsid w:val="00BD44E3"/>
    <w:rsid w:val="00BD5167"/>
    <w:rsid w:val="00BE1120"/>
    <w:rsid w:val="00BE37CD"/>
    <w:rsid w:val="00BE3A02"/>
    <w:rsid w:val="00BF05AF"/>
    <w:rsid w:val="00BF19E6"/>
    <w:rsid w:val="00BF1AA0"/>
    <w:rsid w:val="00BF4E5F"/>
    <w:rsid w:val="00BF7746"/>
    <w:rsid w:val="00BF776A"/>
    <w:rsid w:val="00C00B18"/>
    <w:rsid w:val="00C01D7E"/>
    <w:rsid w:val="00C0381E"/>
    <w:rsid w:val="00C068E6"/>
    <w:rsid w:val="00C13E13"/>
    <w:rsid w:val="00C160AE"/>
    <w:rsid w:val="00C165C3"/>
    <w:rsid w:val="00C17C08"/>
    <w:rsid w:val="00C22D13"/>
    <w:rsid w:val="00C235F3"/>
    <w:rsid w:val="00C31389"/>
    <w:rsid w:val="00C43CB4"/>
    <w:rsid w:val="00C449BD"/>
    <w:rsid w:val="00C5674C"/>
    <w:rsid w:val="00C578E4"/>
    <w:rsid w:val="00C602E3"/>
    <w:rsid w:val="00C6168C"/>
    <w:rsid w:val="00C61821"/>
    <w:rsid w:val="00C6596A"/>
    <w:rsid w:val="00C65AB1"/>
    <w:rsid w:val="00C7599D"/>
    <w:rsid w:val="00C77E44"/>
    <w:rsid w:val="00C83928"/>
    <w:rsid w:val="00C848E8"/>
    <w:rsid w:val="00C87EC1"/>
    <w:rsid w:val="00C90494"/>
    <w:rsid w:val="00C91A13"/>
    <w:rsid w:val="00C927CC"/>
    <w:rsid w:val="00C94961"/>
    <w:rsid w:val="00C95432"/>
    <w:rsid w:val="00C97432"/>
    <w:rsid w:val="00CB2928"/>
    <w:rsid w:val="00CB6C1D"/>
    <w:rsid w:val="00CC4923"/>
    <w:rsid w:val="00CC5D15"/>
    <w:rsid w:val="00CD3938"/>
    <w:rsid w:val="00CD393D"/>
    <w:rsid w:val="00CF62F8"/>
    <w:rsid w:val="00CF6BC1"/>
    <w:rsid w:val="00CF7419"/>
    <w:rsid w:val="00D14CFA"/>
    <w:rsid w:val="00D15267"/>
    <w:rsid w:val="00D174DE"/>
    <w:rsid w:val="00D179D4"/>
    <w:rsid w:val="00D20FC1"/>
    <w:rsid w:val="00D24789"/>
    <w:rsid w:val="00D3783F"/>
    <w:rsid w:val="00D408E5"/>
    <w:rsid w:val="00D43040"/>
    <w:rsid w:val="00D43869"/>
    <w:rsid w:val="00D464B8"/>
    <w:rsid w:val="00D47817"/>
    <w:rsid w:val="00D4791D"/>
    <w:rsid w:val="00D47D02"/>
    <w:rsid w:val="00D53170"/>
    <w:rsid w:val="00D535F2"/>
    <w:rsid w:val="00D53E7A"/>
    <w:rsid w:val="00D54DAD"/>
    <w:rsid w:val="00D55E39"/>
    <w:rsid w:val="00D560A2"/>
    <w:rsid w:val="00D565AD"/>
    <w:rsid w:val="00D568FB"/>
    <w:rsid w:val="00D60190"/>
    <w:rsid w:val="00D60D47"/>
    <w:rsid w:val="00D60D9D"/>
    <w:rsid w:val="00D650EC"/>
    <w:rsid w:val="00D77143"/>
    <w:rsid w:val="00D840D0"/>
    <w:rsid w:val="00D87E8C"/>
    <w:rsid w:val="00D92803"/>
    <w:rsid w:val="00D93B0B"/>
    <w:rsid w:val="00D95101"/>
    <w:rsid w:val="00D960DD"/>
    <w:rsid w:val="00D96453"/>
    <w:rsid w:val="00DA0BF5"/>
    <w:rsid w:val="00DB1462"/>
    <w:rsid w:val="00DB3793"/>
    <w:rsid w:val="00DB5872"/>
    <w:rsid w:val="00DB6780"/>
    <w:rsid w:val="00DB70BE"/>
    <w:rsid w:val="00DC1042"/>
    <w:rsid w:val="00DC280B"/>
    <w:rsid w:val="00DC63ED"/>
    <w:rsid w:val="00DC6CBF"/>
    <w:rsid w:val="00DE060C"/>
    <w:rsid w:val="00DE5944"/>
    <w:rsid w:val="00DF5197"/>
    <w:rsid w:val="00DF7B4C"/>
    <w:rsid w:val="00DF7F50"/>
    <w:rsid w:val="00E00E4D"/>
    <w:rsid w:val="00E01890"/>
    <w:rsid w:val="00E079E7"/>
    <w:rsid w:val="00E12E1A"/>
    <w:rsid w:val="00E12ECC"/>
    <w:rsid w:val="00E1567C"/>
    <w:rsid w:val="00E21618"/>
    <w:rsid w:val="00E265AF"/>
    <w:rsid w:val="00E3190C"/>
    <w:rsid w:val="00E3301E"/>
    <w:rsid w:val="00E366A1"/>
    <w:rsid w:val="00E40119"/>
    <w:rsid w:val="00E40306"/>
    <w:rsid w:val="00E4151D"/>
    <w:rsid w:val="00E429F5"/>
    <w:rsid w:val="00E45D1D"/>
    <w:rsid w:val="00E52C8A"/>
    <w:rsid w:val="00E55EF9"/>
    <w:rsid w:val="00E612F9"/>
    <w:rsid w:val="00E6146D"/>
    <w:rsid w:val="00E62266"/>
    <w:rsid w:val="00E632D4"/>
    <w:rsid w:val="00E67E9B"/>
    <w:rsid w:val="00E70FF2"/>
    <w:rsid w:val="00E71AA3"/>
    <w:rsid w:val="00E740AE"/>
    <w:rsid w:val="00E74783"/>
    <w:rsid w:val="00E76168"/>
    <w:rsid w:val="00E77FD5"/>
    <w:rsid w:val="00E82492"/>
    <w:rsid w:val="00E82B67"/>
    <w:rsid w:val="00E910D0"/>
    <w:rsid w:val="00E911CE"/>
    <w:rsid w:val="00E91D8A"/>
    <w:rsid w:val="00E92132"/>
    <w:rsid w:val="00E9316E"/>
    <w:rsid w:val="00E94511"/>
    <w:rsid w:val="00EA3DC5"/>
    <w:rsid w:val="00EA4F27"/>
    <w:rsid w:val="00EB4B67"/>
    <w:rsid w:val="00EB4E6C"/>
    <w:rsid w:val="00EB4FBE"/>
    <w:rsid w:val="00EC4699"/>
    <w:rsid w:val="00EC6423"/>
    <w:rsid w:val="00ED00E1"/>
    <w:rsid w:val="00ED595B"/>
    <w:rsid w:val="00ED5F4B"/>
    <w:rsid w:val="00ED713E"/>
    <w:rsid w:val="00ED7FF3"/>
    <w:rsid w:val="00EE11B1"/>
    <w:rsid w:val="00EE4787"/>
    <w:rsid w:val="00EE5F46"/>
    <w:rsid w:val="00EF07CA"/>
    <w:rsid w:val="00EF110E"/>
    <w:rsid w:val="00EF2611"/>
    <w:rsid w:val="00EF33A4"/>
    <w:rsid w:val="00EF4669"/>
    <w:rsid w:val="00F04E23"/>
    <w:rsid w:val="00F06ABF"/>
    <w:rsid w:val="00F1121C"/>
    <w:rsid w:val="00F20107"/>
    <w:rsid w:val="00F23452"/>
    <w:rsid w:val="00F26235"/>
    <w:rsid w:val="00F27B3F"/>
    <w:rsid w:val="00F30E10"/>
    <w:rsid w:val="00F3234E"/>
    <w:rsid w:val="00F33C50"/>
    <w:rsid w:val="00F356BE"/>
    <w:rsid w:val="00F400CD"/>
    <w:rsid w:val="00F40DF5"/>
    <w:rsid w:val="00F411E9"/>
    <w:rsid w:val="00F413D0"/>
    <w:rsid w:val="00F46BF6"/>
    <w:rsid w:val="00F5144A"/>
    <w:rsid w:val="00F54865"/>
    <w:rsid w:val="00F603DF"/>
    <w:rsid w:val="00F61A00"/>
    <w:rsid w:val="00F67F74"/>
    <w:rsid w:val="00F73687"/>
    <w:rsid w:val="00F75178"/>
    <w:rsid w:val="00F75EFB"/>
    <w:rsid w:val="00F81A87"/>
    <w:rsid w:val="00F83128"/>
    <w:rsid w:val="00F84029"/>
    <w:rsid w:val="00F859D0"/>
    <w:rsid w:val="00F86CC7"/>
    <w:rsid w:val="00F90E17"/>
    <w:rsid w:val="00F93FED"/>
    <w:rsid w:val="00F95DF9"/>
    <w:rsid w:val="00F97E7A"/>
    <w:rsid w:val="00FA22EB"/>
    <w:rsid w:val="00FA299B"/>
    <w:rsid w:val="00FA6E20"/>
    <w:rsid w:val="00FB656B"/>
    <w:rsid w:val="00FB6885"/>
    <w:rsid w:val="00FB77C4"/>
    <w:rsid w:val="00FC0B48"/>
    <w:rsid w:val="00FC0B89"/>
    <w:rsid w:val="00FC13F2"/>
    <w:rsid w:val="00FC5AED"/>
    <w:rsid w:val="00FC6555"/>
    <w:rsid w:val="00FC73D6"/>
    <w:rsid w:val="00FC7DC0"/>
    <w:rsid w:val="00FD0D19"/>
    <w:rsid w:val="00FD0E56"/>
    <w:rsid w:val="00FD17D6"/>
    <w:rsid w:val="00FD374F"/>
    <w:rsid w:val="00FD47DF"/>
    <w:rsid w:val="00FD6435"/>
    <w:rsid w:val="00FE5DED"/>
    <w:rsid w:val="00FE63CB"/>
    <w:rsid w:val="00FE6B33"/>
    <w:rsid w:val="00FF18A1"/>
    <w:rsid w:val="00FF3551"/>
    <w:rsid w:val="00FF5C9F"/>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E2E"/>
    <w:pPr>
      <w:spacing w:before="120" w:after="120" w:line="48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paragraph" w:styleId="Heading3">
    <w:name w:val="heading 3"/>
    <w:basedOn w:val="Normal"/>
    <w:next w:val="Normal"/>
    <w:link w:val="Heading3Char"/>
    <w:uiPriority w:val="9"/>
    <w:semiHidden/>
    <w:unhideWhenUsed/>
    <w:qFormat/>
    <w:rsid w:val="008C7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D565AD"/>
    <w:pPr>
      <w:spacing w:before="0" w:after="200" w:line="240" w:lineRule="auto"/>
      <w:ind w:firstLine="0"/>
    </w:pPr>
    <w:rPr>
      <w:iCs/>
      <w:color w:val="000000" w:themeColor="text1"/>
      <w:sz w:val="24"/>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pPr>
      <w:spacing w:line="240" w:lineRule="auto"/>
    </w:pPr>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 w:type="character" w:customStyle="1" w:styleId="binomial">
    <w:name w:val="binomial"/>
    <w:basedOn w:val="DefaultParagraphFont"/>
    <w:rsid w:val="00372ABF"/>
  </w:style>
  <w:style w:type="character" w:customStyle="1" w:styleId="Heading3Char">
    <w:name w:val="Heading 3 Char"/>
    <w:basedOn w:val="DefaultParagraphFont"/>
    <w:link w:val="Heading3"/>
    <w:uiPriority w:val="9"/>
    <w:semiHidden/>
    <w:rsid w:val="008C70A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565AD"/>
    <w:pPr>
      <w:spacing w:after="0" w:line="240" w:lineRule="auto"/>
      <w:ind w:firstLine="360"/>
    </w:pPr>
    <w:rPr>
      <w:rFonts w:ascii="Cambria" w:hAnsi="Cambria"/>
    </w:rPr>
  </w:style>
  <w:style w:type="paragraph" w:styleId="NormalWeb">
    <w:name w:val="Normal (Web)"/>
    <w:basedOn w:val="Normal"/>
    <w:uiPriority w:val="99"/>
    <w:semiHidden/>
    <w:unhideWhenUsed/>
    <w:rsid w:val="006962AB"/>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773944387">
      <w:bodyDiv w:val="1"/>
      <w:marLeft w:val="0"/>
      <w:marRight w:val="0"/>
      <w:marTop w:val="0"/>
      <w:marBottom w:val="0"/>
      <w:divBdr>
        <w:top w:val="none" w:sz="0" w:space="0" w:color="auto"/>
        <w:left w:val="none" w:sz="0" w:space="0" w:color="auto"/>
        <w:bottom w:val="none" w:sz="0" w:space="0" w:color="auto"/>
        <w:right w:val="none" w:sz="0" w:space="0" w:color="auto"/>
      </w:divBdr>
    </w:div>
    <w:div w:id="1346861087">
      <w:bodyDiv w:val="1"/>
      <w:marLeft w:val="0"/>
      <w:marRight w:val="0"/>
      <w:marTop w:val="0"/>
      <w:marBottom w:val="0"/>
      <w:divBdr>
        <w:top w:val="none" w:sz="0" w:space="0" w:color="auto"/>
        <w:left w:val="none" w:sz="0" w:space="0" w:color="auto"/>
        <w:bottom w:val="none" w:sz="0" w:space="0" w:color="auto"/>
        <w:right w:val="none" w:sz="0" w:space="0" w:color="auto"/>
      </w:divBdr>
    </w:div>
    <w:div w:id="1363019869">
      <w:bodyDiv w:val="1"/>
      <w:marLeft w:val="0"/>
      <w:marRight w:val="0"/>
      <w:marTop w:val="0"/>
      <w:marBottom w:val="0"/>
      <w:divBdr>
        <w:top w:val="none" w:sz="0" w:space="0" w:color="auto"/>
        <w:left w:val="none" w:sz="0" w:space="0" w:color="auto"/>
        <w:bottom w:val="none" w:sz="0" w:space="0" w:color="auto"/>
        <w:right w:val="none" w:sz="0" w:space="0" w:color="auto"/>
      </w:divBdr>
      <w:divsChild>
        <w:div w:id="1306206958">
          <w:marLeft w:val="0"/>
          <w:marRight w:val="0"/>
          <w:marTop w:val="0"/>
          <w:marBottom w:val="0"/>
          <w:divBdr>
            <w:top w:val="none" w:sz="0" w:space="0" w:color="auto"/>
            <w:left w:val="none" w:sz="0" w:space="0" w:color="auto"/>
            <w:bottom w:val="none" w:sz="0" w:space="0" w:color="auto"/>
            <w:right w:val="none" w:sz="0" w:space="0" w:color="auto"/>
          </w:divBdr>
        </w:div>
        <w:div w:id="455833799">
          <w:marLeft w:val="0"/>
          <w:marRight w:val="0"/>
          <w:marTop w:val="0"/>
          <w:marBottom w:val="0"/>
          <w:divBdr>
            <w:top w:val="none" w:sz="0" w:space="0" w:color="auto"/>
            <w:left w:val="none" w:sz="0" w:space="0" w:color="auto"/>
            <w:bottom w:val="none" w:sz="0" w:space="0" w:color="auto"/>
            <w:right w:val="none" w:sz="0" w:space="0" w:color="auto"/>
          </w:divBdr>
        </w:div>
        <w:div w:id="321398271">
          <w:marLeft w:val="0"/>
          <w:marRight w:val="0"/>
          <w:marTop w:val="0"/>
          <w:marBottom w:val="0"/>
          <w:divBdr>
            <w:top w:val="none" w:sz="0" w:space="0" w:color="auto"/>
            <w:left w:val="none" w:sz="0" w:space="0" w:color="auto"/>
            <w:bottom w:val="none" w:sz="0" w:space="0" w:color="auto"/>
            <w:right w:val="none" w:sz="0" w:space="0" w:color="auto"/>
          </w:divBdr>
        </w:div>
        <w:div w:id="675041187">
          <w:marLeft w:val="0"/>
          <w:marRight w:val="0"/>
          <w:marTop w:val="0"/>
          <w:marBottom w:val="0"/>
          <w:divBdr>
            <w:top w:val="none" w:sz="0" w:space="0" w:color="auto"/>
            <w:left w:val="none" w:sz="0" w:space="0" w:color="auto"/>
            <w:bottom w:val="none" w:sz="0" w:space="0" w:color="auto"/>
            <w:right w:val="none" w:sz="0" w:space="0" w:color="auto"/>
          </w:divBdr>
        </w:div>
      </w:divsChild>
    </w:div>
    <w:div w:id="1414469828">
      <w:bodyDiv w:val="1"/>
      <w:marLeft w:val="0"/>
      <w:marRight w:val="0"/>
      <w:marTop w:val="0"/>
      <w:marBottom w:val="0"/>
      <w:divBdr>
        <w:top w:val="none" w:sz="0" w:space="0" w:color="auto"/>
        <w:left w:val="none" w:sz="0" w:space="0" w:color="auto"/>
        <w:bottom w:val="none" w:sz="0" w:space="0" w:color="auto"/>
        <w:right w:val="none" w:sz="0" w:space="0" w:color="auto"/>
      </w:divBdr>
    </w:div>
    <w:div w:id="1534145698">
      <w:bodyDiv w:val="1"/>
      <w:marLeft w:val="0"/>
      <w:marRight w:val="0"/>
      <w:marTop w:val="0"/>
      <w:marBottom w:val="0"/>
      <w:divBdr>
        <w:top w:val="none" w:sz="0" w:space="0" w:color="auto"/>
        <w:left w:val="none" w:sz="0" w:space="0" w:color="auto"/>
        <w:bottom w:val="none" w:sz="0" w:space="0" w:color="auto"/>
        <w:right w:val="none" w:sz="0" w:space="0" w:color="auto"/>
      </w:divBdr>
    </w:div>
    <w:div w:id="1556743515">
      <w:bodyDiv w:val="1"/>
      <w:marLeft w:val="0"/>
      <w:marRight w:val="0"/>
      <w:marTop w:val="0"/>
      <w:marBottom w:val="0"/>
      <w:divBdr>
        <w:top w:val="none" w:sz="0" w:space="0" w:color="auto"/>
        <w:left w:val="none" w:sz="0" w:space="0" w:color="auto"/>
        <w:bottom w:val="none" w:sz="0" w:space="0" w:color="auto"/>
        <w:right w:val="none" w:sz="0" w:space="0" w:color="auto"/>
      </w:divBdr>
    </w:div>
    <w:div w:id="1558514766">
      <w:bodyDiv w:val="1"/>
      <w:marLeft w:val="0"/>
      <w:marRight w:val="0"/>
      <w:marTop w:val="0"/>
      <w:marBottom w:val="0"/>
      <w:divBdr>
        <w:top w:val="none" w:sz="0" w:space="0" w:color="auto"/>
        <w:left w:val="none" w:sz="0" w:space="0" w:color="auto"/>
        <w:bottom w:val="none" w:sz="0" w:space="0" w:color="auto"/>
        <w:right w:val="none" w:sz="0" w:space="0" w:color="auto"/>
      </w:divBdr>
    </w:div>
    <w:div w:id="213420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file:///C:\Users\nick.tolimieri\Documents\GitHub\OCNMS-nt\Figures\invert_capscale_plot_YSD%20-1.png" TargetMode="External"/><Relationship Id="rId26" Type="http://schemas.openxmlformats.org/officeDocument/2006/relationships/image" Target="file:///C:\Users\nick.tolimieri\Documents\GitHub\OCNMS-nt\Figures\urchins-kelp-1.png"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file:///C:\Users\nick.tolimieri\Documents\GitHub\OCNMS-nt\Figures\pca_upc%20-2.png" TargetMode="External"/><Relationship Id="rId42" Type="http://schemas.openxmlformats.org/officeDocument/2006/relationships/image" Target="file:///C:\Users\nick.tolimieri\Documents\GitHub\OCNMS-nt\Figures\Hab_Analysis_capscale_plot-1.png" TargetMode="External"/><Relationship Id="rId47" Type="http://schemas.openxmlformats.org/officeDocument/2006/relationships/image" Target="media/image18.png"/><Relationship Id="rId50" Type="http://schemas.openxmlformats.org/officeDocument/2006/relationships/image" Target="file:///C:\Users\nick.tolimieri\Documents\GitHub\OCNMS-nt\Figures\Invert_Spp_Plots_Site_Year%20-4.png"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C:\Users\nick.tolimieri\Documents\GitHub\OCNMS-nt\Figures\Fish_capscale1_plot_YSD_1pane%20-1.png" TargetMode="External"/><Relationship Id="rId29" Type="http://schemas.openxmlformats.org/officeDocument/2006/relationships/image" Target="media/image9.png"/><Relationship Id="rId11" Type="http://schemas.microsoft.com/office/2018/08/relationships/commentsExtensible" Target="commentsExtensible.xml"/><Relationship Id="rId24" Type="http://schemas.openxmlformats.org/officeDocument/2006/relationships/image" Target="file:///C:\Users\nick.tolimieri\Documents\GitHub\OCNMS-nt\Figures\log_density_kelp_ts.png" TargetMode="External"/><Relationship Id="rId32" Type="http://schemas.openxmlformats.org/officeDocument/2006/relationships/image" Target="file:///C:\Users\nick.tolimieri\Documents\GitHub\OCNMS-nt\Figures\substrate-size-1.png" TargetMode="External"/><Relationship Id="rId37" Type="http://schemas.openxmlformats.org/officeDocument/2006/relationships/image" Target="media/image13.png"/><Relationship Id="rId40" Type="http://schemas.openxmlformats.org/officeDocument/2006/relationships/image" Target="file:///C:\Users\nick.tolimieri\Documents\GitHub\OCNMS-nt\Figures\Fish_capscale1-plot-YSD-by-site%20-1.png" TargetMode="External"/><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file:///C:\Users\nick.tolimieri\Documents\GitHub\OCNMS-nt\Figures\Urchins_Years_Tatoosh-1.png"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4.png"/><Relationship Id="rId14" Type="http://schemas.openxmlformats.org/officeDocument/2006/relationships/image" Target="file:///C:\Users\nick.tolimieri\Documents\GitHub\OCNMS-nt\Figures\OCNMS.site.map.jpg" TargetMode="External"/><Relationship Id="rId22" Type="http://schemas.openxmlformats.org/officeDocument/2006/relationships/image" Target="file:///C:\Users\nick.tolimieri\Documents\GitHub\OCNMS-nt\Figures\seastar-prey-transect-level-1.png" TargetMode="External"/><Relationship Id="rId27" Type="http://schemas.openxmlformats.org/officeDocument/2006/relationships/image" Target="media/image8.png"/><Relationship Id="rId30" Type="http://schemas.openxmlformats.org/officeDocument/2006/relationships/image" Target="file:///C:\Users\nick.tolimieri\Documents\GitHub\OCNMS-nt\Figures\abiotic-substrate-1.png"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file:///C:\Users\nick.tolimieri\Documents\GitHub\OCNMS-nt\Figures\Invert_Spp_Plots_Site_Year%20-3.png" TargetMode="External"/><Relationship Id="rId56" Type="http://schemas.openxmlformats.org/officeDocument/2006/relationships/image" Target="file:///C:\Users\nick.tolimieri\Documents\GitHub\OCNMS-nt\Figures\seastar_vs_prey_plot_transect%20-1.png" TargetMode="External"/><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R-project.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file:///C:\Users\nick.tolimieri\Documents\GitHub\OCNMS-nt\Figures\Fish_Spp_Plots_Site_Year%20-1.png" TargetMode="External"/><Relationship Id="rId46" Type="http://schemas.openxmlformats.org/officeDocument/2006/relationships/image" Target="file:///C:\Users\nick.tolimieri\Documents\GitHub\OCNMS-nt\Figures\Invert_Spp_Plots_Site_Year%20-2.png" TargetMode="External"/><Relationship Id="rId59" Type="http://schemas.openxmlformats.org/officeDocument/2006/relationships/footer" Target="footer1.xml"/><Relationship Id="rId20" Type="http://schemas.openxmlformats.org/officeDocument/2006/relationships/image" Target="file:///C:\Users\nick.tolimieri\Documents\GitHub\OCNMS-nt\Figures\Invert_Spp_Plots_Site_Year-main-urchins-seastars%20-1.png" TargetMode="External"/><Relationship Id="rId41" Type="http://schemas.openxmlformats.org/officeDocument/2006/relationships/image" Target="media/image15.png"/><Relationship Id="rId54" Type="http://schemas.openxmlformats.org/officeDocument/2006/relationships/image" Target="file:///C:\Users\nick.tolimieri\Documents\GitHub\OCNMS-nt\Figures\Hab_Analysis_capscale_plot%20-1.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file:///C:\Users\nick.tolimieri\Documents\GitHub\OCNMS-nt\Figures\Fish_Spp_Plots_Site_Year_YOY%20-1.png" TargetMode="External"/><Relationship Id="rId36" Type="http://schemas.openxmlformats.org/officeDocument/2006/relationships/image" Target="file:///C:\Users\nick.tolimieri\Documents\GitHub\OCNMS-nt\Figures\pca_rock%20-2.png" TargetMode="External"/><Relationship Id="rId49" Type="http://schemas.openxmlformats.org/officeDocument/2006/relationships/image" Target="media/image19.png"/><Relationship Id="rId57" Type="http://schemas.openxmlformats.org/officeDocument/2006/relationships/image" Target="media/image23.png"/><Relationship Id="rId10" Type="http://schemas.microsoft.com/office/2016/09/relationships/commentsIds" Target="commentsIds.xml"/><Relationship Id="rId31" Type="http://schemas.openxmlformats.org/officeDocument/2006/relationships/image" Target="media/image10.png"/><Relationship Id="rId44" Type="http://schemas.openxmlformats.org/officeDocument/2006/relationships/image" Target="file:///C:\Users\nick.tolimieri\Documents\GitHub\OCNMS-nt\Figures\Invert_Spp_Plots_Site_Year%20-1.png" TargetMode="External"/><Relationship Id="rId52" Type="http://schemas.openxmlformats.org/officeDocument/2006/relationships/image" Target="file:///C:\Users\nick.tolimieri\Documents\GitHub\OCNMS-nt\Figures\Invert_capscale1-plot-YSD-by-site%20-1.png"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1CB4E-28D9-4470-8A8D-CF075A98C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58</Pages>
  <Words>19365</Words>
  <Characters>110384</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jameal samhouri</cp:lastModifiedBy>
  <cp:revision>5</cp:revision>
  <cp:lastPrinted>2021-06-04T22:00:00Z</cp:lastPrinted>
  <dcterms:created xsi:type="dcterms:W3CDTF">2021-07-09T21:18:00Z</dcterms:created>
  <dcterms:modified xsi:type="dcterms:W3CDTF">2021-07-09T21:57:00Z</dcterms:modified>
</cp:coreProperties>
</file>