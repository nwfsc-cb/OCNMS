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rsidP="003C579D">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5E7929B9" w:rsidR="003C579D" w:rsidRDefault="003C579D" w:rsidP="003C579D">
      <w:pPr>
        <w:rPr>
          <w:ins w:id="7" w:author="Nick.Tolimieri" w:date="2022-09-09T15:14:00Z"/>
        </w:rPr>
        <w:pPrChange w:id="8" w:author="Nick.Tolimieri" w:date="2022-09-09T14:57:00Z">
          <w:pPr>
            <w:pStyle w:val="Heading1"/>
          </w:pPr>
        </w:pPrChange>
      </w:pPr>
      <w:proofErr w:type="spellStart"/>
      <w:ins w:id="9" w:author="Nick.Tolimieri" w:date="2022-09-09T14:57:00Z">
        <w:r w:rsidRPr="003C579D">
          <w:t>Krumhansl</w:t>
        </w:r>
        <w:proofErr w:type="spellEnd"/>
        <w:r w:rsidRPr="003C579D">
          <w:t xml:space="preserve"> et al 2016</w:t>
        </w:r>
      </w:ins>
      <w:ins w:id="10" w:author="Nick.Tolimieri" w:date="2022-09-09T15:10:00Z">
        <w:r w:rsidR="00361D1E">
          <w:t>; Ling 2009</w:t>
        </w:r>
      </w:ins>
      <w:ins w:id="11" w:author="Nick.Tolimieri" w:date="2022-09-09T15:14:00Z">
        <w:r w:rsidR="00361D1E">
          <w:t xml:space="preserve">, </w:t>
        </w:r>
        <w:proofErr w:type="spellStart"/>
        <w:r w:rsidR="00361D1E">
          <w:t>Smale</w:t>
        </w:r>
        <w:proofErr w:type="spellEnd"/>
        <w:r w:rsidR="005A7C0A">
          <w:t xml:space="preserve"> 2022</w:t>
        </w:r>
      </w:ins>
    </w:p>
    <w:p w14:paraId="69427F9D" w14:textId="5C87893E" w:rsidR="005A7C0A" w:rsidRDefault="005A7C0A" w:rsidP="003C579D">
      <w:pPr>
        <w:rPr>
          <w:ins w:id="12" w:author="Nick.Tolimieri" w:date="2022-09-09T15:19:00Z"/>
        </w:rPr>
        <w:pPrChange w:id="13" w:author="Nick.Tolimieri" w:date="2022-09-09T14:57:00Z">
          <w:pPr>
            <w:pStyle w:val="Heading1"/>
          </w:pPr>
        </w:pPrChange>
      </w:pPr>
      <w:ins w:id="14" w:author="Nick.Tolimieri" w:date="2022-09-09T15:20:00Z">
        <w:r>
          <w:t xml:space="preserve">From </w:t>
        </w:r>
        <w:proofErr w:type="spellStart"/>
        <w:r>
          <w:t>Smale</w:t>
        </w:r>
        <w:proofErr w:type="spellEnd"/>
        <w:r>
          <w:t xml:space="preserve"> 2022</w:t>
        </w:r>
      </w:ins>
    </w:p>
    <w:p w14:paraId="5EA28280" w14:textId="6A41A259" w:rsidR="005A7C0A" w:rsidRDefault="005A7C0A" w:rsidP="005A7C0A">
      <w:pPr>
        <w:pStyle w:val="ListParagraph"/>
        <w:numPr>
          <w:ilvl w:val="0"/>
          <w:numId w:val="7"/>
        </w:numPr>
        <w:rPr>
          <w:ins w:id="15" w:author="Nick.Tolimieri" w:date="2022-09-09T15:19:00Z"/>
        </w:rPr>
        <w:pPrChange w:id="16" w:author="Nick.Tolimieri" w:date="2022-09-09T15:21:00Z">
          <w:pPr>
            <w:pStyle w:val="Heading1"/>
          </w:pPr>
        </w:pPrChange>
      </w:pPr>
      <w:ins w:id="17" w:author="Nick.Tolimieri" w:date="2022-09-09T15:20:00Z">
        <w:r>
          <w:t>Tanaka et al 2012</w:t>
        </w:r>
      </w:ins>
      <w:ins w:id="18" w:author="Nick.Tolimieri" w:date="2022-09-09T15:21:00Z">
        <w:r>
          <w:t>:</w:t>
        </w:r>
      </w:ins>
      <w:ins w:id="19" w:author="Nick.Tolimieri" w:date="2022-09-09T15:20:00Z">
        <w:r>
          <w:t xml:space="preserve"> Warming = loss of </w:t>
        </w:r>
        <w:proofErr w:type="spellStart"/>
        <w:r>
          <w:t>Eklonia</w:t>
        </w:r>
        <w:proofErr w:type="spellEnd"/>
        <w:r>
          <w:t xml:space="preserve"> </w:t>
        </w:r>
        <w:proofErr w:type="spellStart"/>
        <w:r>
          <w:t>cav</w:t>
        </w:r>
        <w:proofErr w:type="spellEnd"/>
        <w:r>
          <w:t xml:space="preserve"> in Japan</w:t>
        </w:r>
      </w:ins>
    </w:p>
    <w:p w14:paraId="17F9D5E7" w14:textId="3F8AC3F6" w:rsidR="005A7C0A" w:rsidRDefault="005A7C0A" w:rsidP="005A7C0A">
      <w:pPr>
        <w:pStyle w:val="ListParagraph"/>
        <w:numPr>
          <w:ilvl w:val="0"/>
          <w:numId w:val="7"/>
        </w:numPr>
        <w:rPr>
          <w:ins w:id="20" w:author="Nick.Tolimieri" w:date="2022-09-09T15:24:00Z"/>
        </w:rPr>
        <w:pPrChange w:id="21" w:author="Nick.Tolimieri" w:date="2022-09-09T15:21:00Z">
          <w:pPr>
            <w:pStyle w:val="Heading1"/>
          </w:pPr>
        </w:pPrChange>
      </w:pPr>
      <w:proofErr w:type="spellStart"/>
      <w:ins w:id="22" w:author="Nick.Tolimieri" w:date="2022-09-09T15:20:00Z">
        <w:r>
          <w:t>Smale</w:t>
        </w:r>
        <w:proofErr w:type="spellEnd"/>
        <w:r>
          <w:t xml:space="preserve"> &amp; </w:t>
        </w:r>
        <w:proofErr w:type="spellStart"/>
        <w:r>
          <w:t>Wernberg</w:t>
        </w:r>
        <w:proofErr w:type="spellEnd"/>
        <w:r>
          <w:t xml:space="preserve"> 2013, </w:t>
        </w:r>
        <w:proofErr w:type="spellStart"/>
        <w:r>
          <w:t>Werberg</w:t>
        </w:r>
        <w:proofErr w:type="spellEnd"/>
        <w:r>
          <w:t xml:space="preserve"> et al 2016: </w:t>
        </w:r>
      </w:ins>
      <w:ins w:id="23" w:author="Nick.Tolimieri" w:date="2022-09-09T15:21:00Z">
        <w:r>
          <w:t xml:space="preserve">loss of </w:t>
        </w:r>
        <w:proofErr w:type="spellStart"/>
        <w:r>
          <w:t>Ecklonia</w:t>
        </w:r>
        <w:proofErr w:type="spellEnd"/>
        <w:r>
          <w:t xml:space="preserve"> </w:t>
        </w:r>
        <w:proofErr w:type="spellStart"/>
        <w:r>
          <w:t>radiata</w:t>
        </w:r>
        <w:proofErr w:type="spellEnd"/>
        <w:r>
          <w:t xml:space="preserve"> and fucoid </w:t>
        </w:r>
        <w:proofErr w:type="spellStart"/>
        <w:r>
          <w:t>Scytothalia</w:t>
        </w:r>
        <w:proofErr w:type="spellEnd"/>
        <w:r>
          <w:t xml:space="preserve"> </w:t>
        </w:r>
        <w:proofErr w:type="spellStart"/>
        <w:r>
          <w:t>dorcarpa</w:t>
        </w:r>
        <w:proofErr w:type="spellEnd"/>
        <w:r>
          <w:t xml:space="preserve"> in Western Australia</w:t>
        </w:r>
      </w:ins>
    </w:p>
    <w:p w14:paraId="498C8A03" w14:textId="439E967D" w:rsidR="005A7C0A" w:rsidRDefault="005A7C0A" w:rsidP="005A7C0A">
      <w:pPr>
        <w:pStyle w:val="ListParagraph"/>
        <w:numPr>
          <w:ilvl w:val="0"/>
          <w:numId w:val="7"/>
        </w:numPr>
        <w:rPr>
          <w:ins w:id="24" w:author="Nick.Tolimieri" w:date="2022-09-09T15:26:00Z"/>
        </w:rPr>
        <w:pPrChange w:id="25" w:author="Nick.Tolimieri" w:date="2022-09-09T15:21:00Z">
          <w:pPr>
            <w:pStyle w:val="Heading1"/>
          </w:pPr>
        </w:pPrChange>
      </w:pPr>
      <w:ins w:id="26" w:author="Nick.Tolimieri" w:date="2022-09-09T15:24:00Z">
        <w:r>
          <w:t xml:space="preserve">Thomsen et al 2019. </w:t>
        </w:r>
      </w:ins>
      <w:ins w:id="27" w:author="Nick.Tolimieri" w:date="2022-09-09T15:25:00Z">
        <w:r>
          <w:t xml:space="preserve">New Zealand. MHW -&gt; loss of </w:t>
        </w:r>
        <w:proofErr w:type="spellStart"/>
        <w:r>
          <w:t>Durvill</w:t>
        </w:r>
      </w:ins>
      <w:ins w:id="28" w:author="Nick.Tolimieri" w:date="2022-09-09T15:26:00Z">
        <w:r>
          <w:t>a</w:t>
        </w:r>
      </w:ins>
      <w:ins w:id="29" w:author="Nick.Tolimieri" w:date="2022-09-09T15:25:00Z">
        <w:r>
          <w:t>ea</w:t>
        </w:r>
        <w:proofErr w:type="spellEnd"/>
        <w:r>
          <w:t xml:space="preserve"> </w:t>
        </w:r>
      </w:ins>
      <w:proofErr w:type="spellStart"/>
      <w:ins w:id="30" w:author="Nick.Tolimieri" w:date="2022-09-09T15:26:00Z">
        <w:r>
          <w:t>antarctica</w:t>
        </w:r>
        <w:proofErr w:type="spellEnd"/>
        <w:r>
          <w:t>, replaced by invasive</w:t>
        </w:r>
      </w:ins>
    </w:p>
    <w:p w14:paraId="360023F6" w14:textId="5D3C7279" w:rsidR="005A7C0A" w:rsidRPr="003C579D" w:rsidRDefault="005A7C0A" w:rsidP="005A7C0A">
      <w:pPr>
        <w:pStyle w:val="ListParagraph"/>
        <w:numPr>
          <w:ilvl w:val="0"/>
          <w:numId w:val="7"/>
        </w:numPr>
        <w:rPr>
          <w:rPrChange w:id="31" w:author="Nick.Tolimieri" w:date="2022-09-09T14:57:00Z">
            <w:rPr>
              <w:shd w:val="clear" w:color="auto" w:fill="FFF2CC"/>
            </w:rPr>
          </w:rPrChange>
        </w:rPr>
        <w:pPrChange w:id="32" w:author="Nick.Tolimieri" w:date="2022-09-09T15:21:00Z">
          <w:pPr>
            <w:pStyle w:val="Heading1"/>
          </w:pPr>
        </w:pPrChange>
      </w:pPr>
      <w:proofErr w:type="spellStart"/>
      <w:ins w:id="33" w:author="Nick.Tolimieri" w:date="2022-09-09T15:27:00Z">
        <w:r>
          <w:t>Wernberg</w:t>
        </w:r>
        <w:proofErr w:type="spellEnd"/>
        <w:r>
          <w:t xml:space="preserve"> 2013. MHW loss of kelp etc.</w:t>
        </w:r>
      </w:ins>
    </w:p>
    <w:p w14:paraId="4AEFAA74" w14:textId="2D4378CE" w:rsidR="00521161" w:rsidRDefault="00EF0B3C" w:rsidP="0086479B">
      <w:pPr>
        <w:rPr>
          <w:ins w:id="34" w:author="Nick.Tolimieri" w:date="2022-09-09T14:01:00Z"/>
        </w:rPr>
      </w:pPr>
      <w:bookmarkStart w:id="35" w:name="_gjdgxs" w:colFirst="0" w:colLast="0"/>
      <w:bookmarkEnd w:id="35"/>
      <w:r>
        <w:t xml:space="preserve">A rich body of literature and observation indicates that kelp forests—iconic, highly productive nearshore habitats in temperate waters throughout the world’s oceans—are susceptible to state changes from </w:t>
      </w:r>
      <w:del w:id="36" w:author="Nick.Tolimieri [2]" w:date="2022-08-26T11:40:00Z">
        <w:r w:rsidDel="00E41B65">
          <w:delText xml:space="preserve">kelp </w:delText>
        </w:r>
      </w:del>
      <w:ins w:id="37" w:author="Nick.Tolimieri [2]" w:date="2022-08-26T11:40:00Z">
        <w:r w:rsidR="00E41B65">
          <w:t>kelp-</w:t>
        </w:r>
      </w:ins>
      <w:r w:rsidR="003A6A42">
        <w:t xml:space="preserve">dominated </w:t>
      </w:r>
      <w:r>
        <w:t xml:space="preserve">to </w:t>
      </w:r>
      <w:del w:id="38" w:author="Nick.Tolimieri [2]" w:date="2022-08-26T11:41:00Z">
        <w:r w:rsidDel="00E41B65">
          <w:delText xml:space="preserve">urchin </w:delText>
        </w:r>
      </w:del>
      <w:ins w:id="39" w:author="Nick.Tolimieri [2]" w:date="2022-08-26T11:41:00Z">
        <w:r w:rsidR="00E41B65">
          <w:t>urchin-</w:t>
        </w:r>
      </w:ins>
      <w:r w:rsidR="003A6A42">
        <w:t xml:space="preserve">dominated </w:t>
      </w:r>
      <w:r>
        <w:t xml:space="preserve">habitat </w:t>
      </w:r>
      <w:r w:rsidR="00CB309A">
        <w:fldChar w:fldCharType="begin">
          <w:fldData xml:space="preserve">PEVuZE5vdGU+PENpdGU+PEF1dGhvcj5Sb2dlcnMtQmVubmV0dDwvQXV0aG9yPjxZZWFyPjIwMTk8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b3J5IDIwOTkgV2VzdHNpZGUgUmQuLCBCb2RlZ2EgQmF5LCBDQSwgOTQ5MjMtMDI0NywgVVNBLjwv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aG9yPldpbGxpYW1zPC9BdXRob3I+PFllYXI+MjAyMTwvWWVhcj48UmVjTnVtPjg0NDk8L1JlY051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</w:fldData>
        </w:fldChar>
      </w:r>
      <w:r w:rsidR="00361D1E">
        <w:instrText xml:space="preserve"> ADDIN EN.CITE </w:instrText>
      </w:r>
      <w:r w:rsidR="00361D1E">
        <w:fldChar w:fldCharType="begin">
          <w:fldData xml:space="preserve">PEVuZE5vdGU+PENpdGU+PEF1dGhvcj5Sb2dlcnMtQmVubmV0dDwvQXV0aG9yPjxZZWFyPjIwMTk8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</w:fldData>
        </w:fldChar>
      </w:r>
      <w:r w:rsidR="00361D1E">
        <w:instrText xml:space="preserve"> ADDIN EN.CITE.DATA </w:instrText>
      </w:r>
      <w:r w:rsidR="00361D1E">
        <w:fldChar w:fldCharType="end"/>
      </w:r>
      <w:r w:rsidR="00CB309A">
        <w:fldChar w:fldCharType="separate"/>
      </w:r>
      <w:r w:rsidR="00361D1E">
        <w:rPr>
          <w:noProof/>
        </w:rPr>
        <w:t>(Ling et al. 2009, Rogers-Bennett &amp; Catton 2019, Beas-Luna et al. 2020, Williams et al. 2021)</w:t>
      </w:r>
      <w:r w:rsidR="00CB309A">
        <w:fldChar w:fldCharType="end"/>
      </w:r>
      <w:r>
        <w:t>. These state changes can be precipitated by climate and oceanographic variability</w:t>
      </w:r>
      <w:r w:rsidR="001302B4">
        <w:t xml:space="preserve"> </w:t>
      </w:r>
      <w:r w:rsidR="00CB309A">
        <w:fldChar w:fldCharType="begin">
          <w:fldData xml:space="preserve">PEVuZE5vdGU+PENpdGU+PEF1dGhvcj5QZWFyc2U8L0F1dGhvcj48WWVhcj4xOTg3PC9ZZWFyPjxS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</w:fldData>
        </w:fldChar>
      </w:r>
      <w:r w:rsidR="00EF12E2">
        <w:instrText xml:space="preserve"> ADDIN EN.CITE </w:instrText>
      </w:r>
      <w:r w:rsidR="00EF12E2">
        <w:fldChar w:fldCharType="begin">
          <w:fldData xml:space="preserve">PEVuZE5vdGU+PENpdGU+PEF1dGhvcj5QZWFyc2U8L0F1dGhvcj48WWVhcj4xOTg3PC9ZZWFyPjxS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</w:fldData>
        </w:fldChar>
      </w:r>
      <w:r w:rsidR="00EF12E2">
        <w:instrText xml:space="preserve"> ADDIN EN.CITE.DATA </w:instrText>
      </w:r>
      <w:r w:rsidR="00EF12E2">
        <w:fldChar w:fldCharType="end"/>
      </w:r>
      <w:r w:rsidR="00CB309A">
        <w:fldChar w:fldCharType="separate"/>
      </w:r>
      <w:r w:rsidR="00EF12E2">
        <w:rPr>
          <w:noProof/>
        </w:rPr>
        <w:t>(Pearse &amp; Hines 1987, Pfister et al. 2018)</w:t>
      </w:r>
      <w:r w:rsidR="00CB309A">
        <w:fldChar w:fldCharType="end"/>
      </w:r>
      <w:r>
        <w:t xml:space="preserve">, or by trophic dynamics triggered by shifts in populations and behaviors of key consumers </w:t>
      </w:r>
      <w:r w:rsidR="00CB309A">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CB309A">
        <w:instrText xml:space="preserve"> ADDIN EN.CITE </w:instrText>
      </w:r>
      <w:r w:rsidR="00CB309A">
        <w:fldChar w:fldCharType="begin">
          <w:fldData xml:space="preserve">PEVuZE5vdGU+PENpdGU+PEF1dGhvcj5XYXRzb248L0F1dGhvcj48WWVhcj4yMDExPC9ZZWFyPjxS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aWNhbD48cGFnZXM+MTEwNS0xMTE5PC9wYWdlcz48dm9sdW1lPjE4ODwvdm9sdW1lPjxudW1iZXI+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</w:fldData>
        </w:fldChar>
      </w:r>
      <w:r w:rsidR="00CB309A">
        <w:instrText xml:space="preserve"> ADDIN EN.CITE.DATA </w:instrText>
      </w:r>
      <w:r w:rsidR="00CB309A">
        <w:fldChar w:fldCharType="end"/>
      </w:r>
      <w:r w:rsidR="00CB309A">
        <w:fldChar w:fldCharType="separate"/>
      </w:r>
      <w:r w:rsidR="00CB309A">
        <w:rPr>
          <w:noProof/>
        </w:rPr>
        <w:t>(Watson &amp; Estes 2011, Feehan &amp; Scheibling 2014, Shelton et al. 2018, Dunn et al. 2021)</w:t>
      </w:r>
      <w:r w:rsidR="00CB309A">
        <w:fldChar w:fldCharType="end"/>
      </w:r>
      <w:r>
        <w:t>.</w:t>
      </w:r>
      <w:ins w:id="40" w:author="Nick.Tolimieri" w:date="2022-09-09T13:48:00Z">
        <w:r w:rsidR="00E06DBE">
          <w:t xml:space="preserve"> </w:t>
        </w:r>
      </w:ins>
      <w:ins w:id="41" w:author="Nick.Tolimieri" w:date="2022-09-09T14:07:00Z">
        <w:r w:rsidR="0062649E">
          <w:t>Warm water and low nutrient availability lead to kelp loss</w:t>
        </w:r>
      </w:ins>
      <w:ins w:id="42" w:author="Nick.Tolimieri" w:date="2022-09-09T14:08:00Z">
        <w:r w:rsidR="0062649E">
          <w:t xml:space="preserve"> </w:t>
        </w:r>
      </w:ins>
      <w:r w:rsidR="0062649E">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5A7C0A">
        <w:instrText xml:space="preserve"> ADDIN EN.CITE </w:instrText>
      </w:r>
      <w:r w:rsidR="005A7C0A">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005A7C0A">
        <w:instrText xml:space="preserve"> ADDIN EN.CITE.DATA </w:instrText>
      </w:r>
      <w:r w:rsidR="005A7C0A">
        <w:fldChar w:fldCharType="end"/>
      </w:r>
      <w:r w:rsidR="0062649E">
        <w:fldChar w:fldCharType="separate"/>
      </w:r>
      <w:r w:rsidR="005A7C0A">
        <w:rPr>
          <w:noProof/>
        </w:rPr>
        <w:t>(Wernberg et al. 2013, Wernberg et al. 2016, Pfister et al. 2018, Smale 2020)</w:t>
      </w:r>
      <w:r w:rsidR="0062649E">
        <w:fldChar w:fldCharType="end"/>
      </w:r>
      <w:ins w:id="43" w:author="Nick.Tolimieri" w:date="2022-09-09T14:07:00Z">
        <w:r w:rsidR="0062649E">
          <w:t xml:space="preserve">, </w:t>
        </w:r>
      </w:ins>
      <w:ins w:id="44" w:author="Nick.Tolimieri" w:date="2022-09-09T14:08:00Z">
        <w:r w:rsidR="0062649E">
          <w:t xml:space="preserve">while the effects of wave action can vary with species and species’ life-history </w:t>
        </w:r>
      </w:ins>
      <w:ins w:id="45" w:author="Nick.Tolimieri" w:date="2022-09-09T14:09:00Z">
        <w:r w:rsidR="0062649E">
          <w:t>and the timing of impact</w:t>
        </w:r>
      </w:ins>
      <w:ins w:id="46" w:author="Nick.Tolimieri" w:date="2022-09-09T14:10:00Z">
        <w:r w:rsidR="00A206C5">
          <w:t xml:space="preserve"> </w:t>
        </w:r>
      </w:ins>
      <w:r w:rsidR="00A206C5">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00A206C5">
        <w:instrText xml:space="preserve"> ADDIN EN.CITE </w:instrText>
      </w:r>
      <w:r w:rsidR="00A206C5">
        <w:fldChar w:fldCharType="begin">
          <w:fldData xml:space="preserve">PEVuZE5vdGU+PENpdGU+PEF1dGhvcj5IYW1pbHRvbjwvQXV0aG9yPjxZZWFyPjIwMjA8L1llYXI+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</w:fldData>
        </w:fldChar>
      </w:r>
      <w:r w:rsidR="00A206C5">
        <w:instrText xml:space="preserve"> ADDIN EN.CITE.DATA </w:instrText>
      </w:r>
      <w:r w:rsidR="00A206C5">
        <w:fldChar w:fldCharType="end"/>
      </w:r>
      <w:r w:rsidR="00A206C5">
        <w:fldChar w:fldCharType="separate"/>
      </w:r>
      <w:r w:rsidR="00A206C5">
        <w:rPr>
          <w:noProof/>
        </w:rPr>
        <w:t>(Dayton &amp; Tegner 1984, Reed et al. 2011, Hamilton et al. 2020)</w:t>
      </w:r>
      <w:r w:rsidR="00A206C5">
        <w:fldChar w:fldCharType="end"/>
      </w:r>
      <w:ins w:id="47" w:author="Nick.Tolimieri" w:date="2022-09-09T14:08:00Z">
        <w:r w:rsidR="0062649E">
          <w:t xml:space="preserve">. </w:t>
        </w:r>
      </w:ins>
      <w:ins w:id="48" w:author="Nick.Tolimieri" w:date="2022-09-09T14:14:00Z">
        <w:r w:rsidR="00F07C30">
          <w:t xml:space="preserve">At the same time, kelp forests can be maintained </w:t>
        </w:r>
      </w:ins>
      <w:ins w:id="49" w:author="Nick.Tolimieri" w:date="2022-09-09T14:22:00Z">
        <w:r w:rsidR="00414B8B">
          <w:t xml:space="preserve">or promoted </w:t>
        </w:r>
      </w:ins>
      <w:ins w:id="50" w:author="Nick.Tolimieri" w:date="2022-09-09T14:14:00Z">
        <w:r w:rsidR="00F07C30">
          <w:t xml:space="preserve">by the classic trophic cascade in which otter predation depresses the abundance of </w:t>
        </w:r>
      </w:ins>
      <w:ins w:id="51" w:author="Nick.Tolimieri" w:date="2022-09-09T14:15:00Z">
        <w:r w:rsidR="00F07C30">
          <w:t>herbivorous</w:t>
        </w:r>
      </w:ins>
      <w:ins w:id="52" w:author="Nick.Tolimieri" w:date="2022-09-09T14:14:00Z">
        <w:r w:rsidR="00F07C30">
          <w:t xml:space="preserve"> urchins</w:t>
        </w:r>
      </w:ins>
      <w:ins w:id="53" w:author="Nick.Tolimieri" w:date="2022-09-09T14:15:00Z">
        <w:r w:rsidR="00F07C30">
          <w:t xml:space="preserve"> allowing dense kelp stands, which are habitat to many fishes and invertebrates </w:t>
        </w:r>
      </w:ins>
      <w:r w:rsidR="00F07C30">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F07C30">
        <w:instrText xml:space="preserve"> ADDIN EN.CITE </w:instrText>
      </w:r>
      <w:r w:rsidR="00F07C30">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F07C30">
        <w:instrText xml:space="preserve"> ADDIN EN.CITE.DATA </w:instrText>
      </w:r>
      <w:r w:rsidR="00F07C30">
        <w:fldChar w:fldCharType="end"/>
      </w:r>
      <w:r w:rsidR="00F07C30">
        <w:fldChar w:fldCharType="separate"/>
      </w:r>
      <w:r w:rsidR="00F07C30">
        <w:rPr>
          <w:noProof/>
        </w:rPr>
        <w:t xml:space="preserve">(Watson </w:t>
      </w:r>
      <w:r w:rsidR="00F07C30">
        <w:rPr>
          <w:noProof/>
        </w:rPr>
        <w:lastRenderedPageBreak/>
        <w:t>&amp; Estes 2011, Shelton et al. 2018)</w:t>
      </w:r>
      <w:r w:rsidR="00F07C30">
        <w:fldChar w:fldCharType="end"/>
      </w:r>
      <w:ins w:id="54" w:author="Nick.Tolimieri" w:date="2022-09-09T14:15:00Z">
        <w:r w:rsidR="00F07C30">
          <w:t xml:space="preserve">. </w:t>
        </w:r>
      </w:ins>
      <w:ins w:id="55" w:author="Nick.Tolimieri" w:date="2022-09-09T14:23:00Z">
        <w:r w:rsidR="00414B8B">
          <w:t>The trophic relationships are more complex than the simple story</w:t>
        </w:r>
      </w:ins>
      <w:ins w:id="56" w:author="Nick.Tolimieri" w:date="2022-09-09T14:29:00Z">
        <w:r w:rsidR="0065749D">
          <w:t>, however</w:t>
        </w:r>
      </w:ins>
      <w:ins w:id="57" w:author="Nick.Tolimieri" w:date="2022-09-09T14:23:00Z">
        <w:r w:rsidR="00414B8B">
          <w:t xml:space="preserve">. </w:t>
        </w:r>
      </w:ins>
      <w:ins w:id="58" w:author="Nick.Tolimieri" w:date="2022-09-09T14:24:00Z">
        <w:r w:rsidR="00414B8B">
          <w:t xml:space="preserve">When drift kelp is available, urchins tend to act as passive </w:t>
        </w:r>
        <w:proofErr w:type="spellStart"/>
        <w:r w:rsidR="00414B8B">
          <w:t>detritivores</w:t>
        </w:r>
        <w:proofErr w:type="spellEnd"/>
        <w:r w:rsidR="00414B8B">
          <w:t xml:space="preserve"> and can have little impact </w:t>
        </w:r>
      </w:ins>
      <w:ins w:id="59" w:author="Nick.Tolimieri" w:date="2022-09-09T14:25:00Z">
        <w:r w:rsidR="00414B8B">
          <w:t xml:space="preserve">on kelp abundance. </w:t>
        </w:r>
      </w:ins>
      <w:ins w:id="60" w:author="Nick.Tolimieri" w:date="2022-09-09T14:30:00Z">
        <w:r w:rsidR="0065749D">
          <w:t>In the absence of drift kelp, urchins switch to active herbivory and can extirpate kelp stands</w:t>
        </w:r>
      </w:ins>
      <w:ins w:id="61" w:author="Nick.Tolimieri" w:date="2022-09-09T14:36:00Z">
        <w:r w:rsidR="0069323A">
          <w:t xml:space="preserve"> </w:t>
        </w:r>
        <w:r w:rsidR="0069323A">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69323A">
          <w:instrText xml:space="preserve"> ADDIN EN.CITE </w:instrText>
        </w:r>
        <w:r w:rsidR="0069323A">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69323A">
          <w:instrText xml:space="preserve"> ADDIN EN.CITE.DATA </w:instrText>
        </w:r>
        <w:r w:rsidR="0069323A">
          <w:fldChar w:fldCharType="end"/>
        </w:r>
        <w:r w:rsidR="0069323A">
          <w:fldChar w:fldCharType="separate"/>
        </w:r>
        <w:r w:rsidR="0069323A">
          <w:rPr>
            <w:noProof/>
          </w:rPr>
          <w:t>(Pearse 2006, Kriegisch et al. 2019)</w:t>
        </w:r>
        <w:r w:rsidR="0069323A">
          <w:fldChar w:fldCharType="end"/>
        </w:r>
      </w:ins>
      <w:ins w:id="62" w:author="Nick.Tolimieri" w:date="2022-09-09T14:30:00Z">
        <w:r w:rsidR="0065749D">
          <w:t xml:space="preserve">. </w:t>
        </w:r>
      </w:ins>
      <w:ins w:id="63" w:author="Nick.Tolimieri" w:date="2022-09-09T14:25:00Z">
        <w:r w:rsidR="00414B8B">
          <w:t>Additionally, complex, rugose habitat is more likely to retain drift kelp and provides shelter from predators for urchins, also reducing their likelihood of reducing kelp stands</w:t>
        </w:r>
      </w:ins>
      <w:ins w:id="64" w:author="Nick.Tolimieri" w:date="2022-09-09T14:31:00Z">
        <w:r w:rsidR="0065749D">
          <w:t xml:space="preserve"> </w:t>
        </w:r>
      </w:ins>
      <w:r w:rsidR="00414B8B">
        <w:fldChar w:fldCharType="begin"/>
      </w:r>
      <w:r w:rsidR="00414B8B">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414B8B">
        <w:fldChar w:fldCharType="separate"/>
      </w:r>
      <w:r w:rsidR="00414B8B">
        <w:rPr>
          <w:noProof/>
        </w:rPr>
        <w:t>(Randell et al. 2022)</w:t>
      </w:r>
      <w:r w:rsidR="00414B8B">
        <w:fldChar w:fldCharType="end"/>
      </w:r>
      <w:ins w:id="65" w:author="Nick.Tolimieri" w:date="2022-09-09T14:25:00Z">
        <w:r w:rsidR="00414B8B">
          <w:t>.</w:t>
        </w:r>
      </w:ins>
      <w:ins w:id="66" w:author="Nick.Tolimieri" w:date="2022-09-09T14:31:00Z">
        <w:r w:rsidR="0065749D">
          <w:t xml:space="preserve"> </w:t>
        </w:r>
      </w:ins>
      <w:ins w:id="67" w:author="Nick.Tolimieri" w:date="2022-09-09T14:33:00Z">
        <w:r w:rsidR="00B556E5">
          <w:t xml:space="preserve">Differences in </w:t>
        </w:r>
      </w:ins>
      <w:ins w:id="68" w:author="Nick.Tolimieri" w:date="2022-09-09T14:34:00Z">
        <w:r w:rsidR="00B556E5">
          <w:t xml:space="preserve">urchin </w:t>
        </w:r>
      </w:ins>
      <w:ins w:id="69" w:author="Nick.Tolimieri" w:date="2022-09-09T14:33:00Z">
        <w:r w:rsidR="00B556E5">
          <w:t xml:space="preserve">predator redundancy can </w:t>
        </w:r>
      </w:ins>
      <w:ins w:id="70" w:author="Nick.Tolimieri" w:date="2022-09-09T14:34:00Z">
        <w:r w:rsidR="00B556E5">
          <w:t>influence</w:t>
        </w:r>
      </w:ins>
      <w:ins w:id="71" w:author="Nick.Tolimieri" w:date="2022-09-09T14:33:00Z">
        <w:r w:rsidR="00B556E5">
          <w:t xml:space="preserve"> the resiliency of the trophic cascade</w:t>
        </w:r>
      </w:ins>
      <w:ins w:id="72" w:author="Nick.Tolimieri" w:date="2022-09-09T14:34:00Z">
        <w:r w:rsidR="00B556E5">
          <w:t xml:space="preserve"> because loss of one predator may not release urchins from top-down pressure </w:t>
        </w:r>
      </w:ins>
      <w:r w:rsidR="00A943B6">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A943B6">
        <w:instrText xml:space="preserve"> ADDIN EN.CITE </w:instrText>
      </w:r>
      <w:r w:rsidR="00A943B6">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A943B6">
        <w:instrText xml:space="preserve"> ADDIN EN.CITE.DATA </w:instrText>
      </w:r>
      <w:r w:rsidR="00A943B6">
        <w:fldChar w:fldCharType="end"/>
      </w:r>
      <w:r w:rsidR="00A943B6">
        <w:fldChar w:fldCharType="separate"/>
      </w:r>
      <w:r w:rsidR="00A943B6">
        <w:rPr>
          <w:noProof/>
        </w:rPr>
        <w:t>(Eurich et al. 2014, Burt et al. 2018)</w:t>
      </w:r>
      <w:r w:rsidR="00A943B6">
        <w:fldChar w:fldCharType="end"/>
      </w:r>
      <w:ins w:id="73" w:author="Nick.Tolimieri" w:date="2022-09-09T14:33:00Z">
        <w:r w:rsidR="00B556E5">
          <w:t xml:space="preserve">. </w:t>
        </w:r>
      </w:ins>
    </w:p>
    <w:p w14:paraId="44FD328F" w14:textId="3D77ED1B" w:rsidR="0029777C" w:rsidRDefault="00EF0B3C" w:rsidP="0029777C">
      <w:pPr>
        <w:rPr>
          <w:ins w:id="74" w:author="Nick.Tolimieri" w:date="2022-09-09T13:40:00Z"/>
        </w:rPr>
      </w:pPr>
      <w:del w:id="75" w:author="Nick.Tolimieri" w:date="2022-09-09T13:48:00Z">
        <w:r w:rsidDel="00E06DBE">
          <w:delText xml:space="preserve"> </w:delText>
        </w:r>
      </w:del>
      <w:r>
        <w:t xml:space="preserve">Such sudden </w:t>
      </w:r>
      <w:ins w:id="76" w:author="Nick.Tolimieri" w:date="2022-09-09T13:51:00Z">
        <w:r w:rsidR="00E06DBE">
          <w:t xml:space="preserve">shifts from kelp-dominated to urchin-dominated habitats </w:t>
        </w:r>
      </w:ins>
      <w:del w:id="77" w:author="Nick.Tolimieri" w:date="2022-09-09T13:51:00Z">
        <w:r w:rsidDel="00E06DBE">
          <w:delText xml:space="preserve">changes </w:delText>
        </w:r>
      </w:del>
      <w:r>
        <w:t xml:space="preserve">pose a risk to the wide range of valuable ecosystem functions provided by kelp forests </w:t>
      </w:r>
      <w:r w:rsidR="00CB309A">
        <w:fldChar w:fldCharType="begin">
          <w:fldData xml:space="preserve">PEVuZE5vdGU+PENpdGU+PEF1dGhvcj5TbWl0aDwvQXV0aG9yPjxZZWFyPjIwMjE8L1llYXI+PFJl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b3JkPmZhdHR5LWFjaWQ8L2tleXdvcmQ+PC9rZXl3b3Jkcz48ZGF0ZXM+PHllYXI+MjAyMTwveWVh
cj48cHViLWRhdGVzPjxkYXRlPlNlcCAxPC9kYXRlPjwvcHViLWRhdGVzPjwvZGF0ZXM+PGlzYm4+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bGFuZ3VhZ2U+RW5nbGlzaDwvbGFuZ3VhZ2U+PC9yZWNvcmQ+PC9DaXRlPjxDaXRlPjxBdXRob3I+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</w:fldData>
        </w:fldChar>
      </w:r>
      <w:r w:rsidR="00CB309A">
        <w:instrText xml:space="preserve"> ADDIN EN.CITE </w:instrText>
      </w:r>
      <w:r w:rsidR="00CB309A">
        <w:fldChar w:fldCharType="begin">
          <w:fldData xml:space="preserve">PEVuZE5vdGU+PENpdGU+PEF1dGhvcj5TbWl0aDwvQXV0aG9yPjxZZWFyPjIwMjE8L1llYXI+PFJl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</w:fldData>
        </w:fldChar>
      </w:r>
      <w:r w:rsidR="00CB309A">
        <w:instrText xml:space="preserve"> ADDIN EN.CITE.DATA </w:instrText>
      </w:r>
      <w:r w:rsidR="00CB309A">
        <w:fldChar w:fldCharType="end"/>
      </w:r>
      <w:r w:rsidR="00CB309A">
        <w:fldChar w:fldCharType="separate"/>
      </w:r>
      <w:r w:rsidR="00CB309A">
        <w:rPr>
          <w:noProof/>
        </w:rPr>
        <w:t>(Smith &amp; Fox 2021, 2022)</w:t>
      </w:r>
      <w:r w:rsidR="00CB309A">
        <w:fldChar w:fldCharType="end"/>
      </w:r>
      <w:r>
        <w:t>, including habitat provisioning and enhanced productivity of nearshore food webs</w:t>
      </w:r>
      <w:r w:rsidR="001302B4">
        <w:t xml:space="preserve"> </w:t>
      </w:r>
      <w:r w:rsidR="00CB309A">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instrText xml:space="preserve"> ADDIN EN.CITE </w:instrText>
      </w:r>
      <w:r w:rsidR="00CB309A">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instrText xml:space="preserve"> ADDIN EN.CITE.DATA </w:instrText>
      </w:r>
      <w:r w:rsidR="00CB309A">
        <w:fldChar w:fldCharType="end"/>
      </w:r>
      <w:r w:rsidR="00CB309A">
        <w:fldChar w:fldCharType="separate"/>
      </w:r>
      <w:r w:rsidR="00CB309A">
        <w:rPr>
          <w:noProof/>
        </w:rPr>
        <w:t>(Duggins et al. 1989, Smith &amp; Fox 2022)</w:t>
      </w:r>
      <w:r w:rsidR="00CB309A">
        <w:fldChar w:fldCharType="end"/>
      </w:r>
      <w:r>
        <w:t xml:space="preserve">, support for highly diverse and complex food webs </w:t>
      </w:r>
      <w:r w:rsidR="00CB309A">
        <w:fldChar w:fldCharType="begin"/>
      </w:r>
      <w:r w:rsidR="00CB309A">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fldChar w:fldCharType="separate"/>
      </w:r>
      <w:r w:rsidR="00CB309A">
        <w:rPr>
          <w:noProof/>
        </w:rPr>
        <w:t>(Gabara et al. 2021)</w:t>
      </w:r>
      <w:r w:rsidR="00CB309A">
        <w:fldChar w:fldCharType="end"/>
      </w:r>
      <w:r>
        <w:t xml:space="preserve">, influence on sedimentation dynamics </w:t>
      </w:r>
      <w:r w:rsidR="00CB309A">
        <w:fldChar w:fldCharType="begin"/>
      </w:r>
      <w:r w:rsidR="00CB309A">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fldChar w:fldCharType="separate"/>
      </w:r>
      <w:r w:rsidR="00CB309A">
        <w:rPr>
          <w:noProof/>
        </w:rPr>
        <w:t>(Connell 2005)</w:t>
      </w:r>
      <w:r w:rsidR="00CB309A">
        <w:fldChar w:fldCharType="end"/>
      </w:r>
      <w:r>
        <w:t>, coastal protection from wave energy</w:t>
      </w:r>
      <w:r w:rsidR="00D97A8B">
        <w:t xml:space="preserve"> </w:t>
      </w:r>
      <w:r w:rsidR="00CB309A">
        <w:fldChar w:fldCharType="begin"/>
      </w:r>
      <w:r w:rsidR="00CB309A">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fldChar w:fldCharType="separate"/>
      </w:r>
      <w:r w:rsidR="00CB309A">
        <w:rPr>
          <w:noProof/>
        </w:rPr>
        <w:t>(Pinsky et al. 2013)</w:t>
      </w:r>
      <w:r w:rsidR="00CB309A">
        <w:fldChar w:fldCharType="end"/>
      </w:r>
      <w:r>
        <w:t xml:space="preserve">, and carbon sequestration and buffering against ocean acidification </w:t>
      </w:r>
      <w:r w:rsidR="00CB309A">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instrText xml:space="preserve"> ADDIN EN.CITE </w:instrText>
      </w:r>
      <w:r w:rsidR="00CB309A">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instrText xml:space="preserve"> ADDIN EN.CITE.DATA </w:instrText>
      </w:r>
      <w:r w:rsidR="00CB309A">
        <w:fldChar w:fldCharType="end"/>
      </w:r>
      <w:r w:rsidR="00CB309A">
        <w:fldChar w:fldCharType="separate"/>
      </w:r>
      <w:r w:rsidR="00CB309A">
        <w:rPr>
          <w:noProof/>
        </w:rPr>
        <w:t>(Wilmers et al. 2012, Weigel &amp; Pfister 2021, but see Gallagher et al. 2022)</w:t>
      </w:r>
      <w:r w:rsidR="00CB309A">
        <w:fldChar w:fldCharType="end"/>
      </w:r>
      <w:r>
        <w:t xml:space="preserve">. By fueling nearshore production and providing extensive adult and juvenile fish habitat, kelp forests also support diverse ecological communities </w:t>
      </w:r>
      <w:r w:rsidR="00CB309A">
        <w:fldChar w:fldCharType="begin"/>
      </w:r>
      <w:r w:rsidR="00CB309A">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fldChar w:fldCharType="separate"/>
      </w:r>
      <w:r w:rsidR="00CB309A">
        <w:rPr>
          <w:noProof/>
        </w:rPr>
        <w:t>(Graham 2004, Schiel &amp; Foster 2015)</w:t>
      </w:r>
      <w:r w:rsidR="00CB309A">
        <w:fldChar w:fldCharType="end"/>
      </w:r>
      <w:r w:rsidR="00AC1C0B">
        <w:t xml:space="preserve"> </w:t>
      </w:r>
      <w:r>
        <w:t xml:space="preserve">and important commercial, recreational and subsistence fisheries for both fish and invertebrate species </w:t>
      </w:r>
      <w:r w:rsidR="00CB309A">
        <w:fldChar w:fldCharType="begin"/>
      </w:r>
      <w:r w:rsidR="00CB309A">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fldChar w:fldCharType="separate"/>
      </w:r>
      <w:r w:rsidR="00CB309A">
        <w:rPr>
          <w:noProof/>
        </w:rPr>
        <w:t>(Rogers-Bennett &amp; Catton 2019)</w:t>
      </w:r>
      <w:r w:rsidR="00CB309A">
        <w:fldChar w:fldCharType="end"/>
      </w:r>
      <w:r>
        <w:t xml:space="preserve">. As many ecosystem-level perturbations are anticipated to intensify under scenarios of climate and ocean change </w:t>
      </w:r>
      <w:r w:rsidR="00CB309A">
        <w:fldChar w:fldCharType="begin"/>
      </w:r>
      <w:r w:rsidR="00CB309A">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fldChar w:fldCharType="separate"/>
      </w:r>
      <w:r w:rsidR="00CB309A">
        <w:rPr>
          <w:noProof/>
        </w:rPr>
        <w:t>(IPCC 2022)</w:t>
      </w:r>
      <w:r w:rsidR="00CB309A">
        <w:fldChar w:fldCharType="end"/>
      </w:r>
      <w:r>
        <w:t xml:space="preserve">, maintaining services from kelp forests requires regional mechanistic studies to understand dynamic community responses. </w:t>
      </w:r>
    </w:p>
    <w:p w14:paraId="325342E7" w14:textId="0EC56A80" w:rsidR="0029777C" w:rsidDel="00E56E01" w:rsidRDefault="0029777C" w:rsidP="0029777C">
      <w:pPr>
        <w:rPr>
          <w:del w:id="78" w:author="Nick.Tolimieri" w:date="2022-09-09T13:44:00Z"/>
        </w:rPr>
        <w:pPrChange w:id="79" w:author="Nick.Tolimieri" w:date="2022-09-09T13:40:00Z">
          <w:pPr/>
        </w:pPrChange>
      </w:pPr>
    </w:p>
    <w:p w14:paraId="7F59E014" w14:textId="72F8FB48"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 marine heatwave (MHW</w:t>
      </w:r>
      <w:ins w:id="80" w:author="Nick.Tolimieri" w:date="2022-09-01T15:03:00Z">
        <w:r w:rsidR="00A637B7">
          <w:t xml:space="preserve">, </w:t>
        </w:r>
        <w:r w:rsidR="00A637B7" w:rsidRPr="00A637B7">
          <w:rPr>
            <w:rPrChange w:id="81" w:author="Nick.Tolimieri" w:date="2022-09-01T15:04:00Z">
              <w:rPr>
                <w:rFonts w:ascii="AdvGulliv-R" w:hAnsi="AdvGulliv-R" w:cs="AdvGulliv-R"/>
                <w:sz w:val="14"/>
                <w:szCs w:val="14"/>
                <w:lang w:val="en-US"/>
              </w:rPr>
            </w:rPrChange>
          </w:rPr>
          <w:t>a prolonged discrete anomalously warm water event</w:t>
        </w:r>
      </w:ins>
      <w:ins w:id="82" w:author="Nick.Tolimieri" w:date="2022-09-01T15:04:00Z">
        <w:r w:rsidR="00A637B7">
          <w:t xml:space="preserve">, </w:t>
        </w:r>
      </w:ins>
      <w:r w:rsidR="00CB309A">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instrText xml:space="preserve"> ADDIN EN.CITE </w:instrText>
      </w:r>
      <w:r w:rsidR="00CB309A">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instrText xml:space="preserve"> ADDIN EN.CITE.DATA </w:instrText>
      </w:r>
      <w:r w:rsidR="00CB309A">
        <w:fldChar w:fldCharType="end"/>
      </w:r>
      <w:r w:rsidR="00CB309A">
        <w:fldChar w:fldCharType="separate"/>
      </w:r>
      <w:r w:rsidR="00CB309A">
        <w:rPr>
          <w:noProof/>
        </w:rPr>
        <w:t>(Hobd</w:t>
      </w:r>
      <w:bookmarkStart w:id="83" w:name="_GoBack"/>
      <w:bookmarkEnd w:id="83"/>
      <w:r w:rsidR="00CB309A">
        <w:rPr>
          <w:noProof/>
        </w:rPr>
        <w:t>ay et al. 2016)</w:t>
      </w:r>
      <w:r w:rsidR="00CB309A">
        <w:fldChar w:fldCharType="end"/>
      </w:r>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CB309A">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CB309A">
        <w:instrText xml:space="preserve"> ADDIN EN.CITE </w:instrText>
      </w:r>
      <w:r w:rsidR="00CB309A">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CB309A">
        <w:instrText xml:space="preserve"> ADDIN EN.CITE.DATA </w:instrText>
      </w:r>
      <w:r w:rsidR="00CB309A">
        <w:fldChar w:fldCharType="end"/>
      </w:r>
      <w:r w:rsidR="00CB309A">
        <w:fldChar w:fldCharType="separate"/>
      </w:r>
      <w:r w:rsidR="00CB309A">
        <w:rPr>
          <w:noProof/>
        </w:rPr>
        <w:t>(Bond et al. 2015, Cheung et al. 2016, Jacox et al. 2018, Scannell et al. 2020)</w:t>
      </w:r>
      <w:r w:rsidR="00CB309A">
        <w:fldChar w:fldCharType="end"/>
      </w:r>
      <w:r>
        <w:t xml:space="preserve">. This MHW had profound effects on both the offshore and nearshore ecosystem </w:t>
      </w:r>
      <w:r w:rsidR="00CB309A">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CB309A">
        <w:instrText xml:space="preserve"> ADDIN EN.CITE </w:instrText>
      </w:r>
      <w:r w:rsidR="00CB309A">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CB309A">
        <w:instrText xml:space="preserve"> ADDIN EN.CITE.DATA </w:instrText>
      </w:r>
      <w:r w:rsidR="00CB309A">
        <w:fldChar w:fldCharType="end"/>
      </w:r>
      <w:r w:rsidR="00CB309A">
        <w:fldChar w:fldCharType="separate"/>
      </w:r>
      <w:r w:rsidR="00CB309A">
        <w:rPr>
          <w:noProof/>
        </w:rPr>
        <w:t>(Cavole et al. 2016, Lonhart et al. 2019, Morgan et al. 2019, Sanford et al. 2019, Cheung &amp; Frölicher 2020)</w:t>
      </w:r>
      <w:r w:rsidR="00CB309A">
        <w:fldChar w:fldCharType="end"/>
      </w:r>
      <w:r>
        <w:t xml:space="preserve">, including substantial loss of kelp in some areas </w:t>
      </w:r>
      <w:r w:rsidR="00CB309A">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CB309A">
        <w:instrText xml:space="preserve"> ADDIN EN.CITE.DATA </w:instrText>
      </w:r>
      <w:r w:rsidR="00CB309A">
        <w:fldChar w:fldCharType="end"/>
      </w:r>
      <w:r w:rsidR="00CB309A">
        <w:fldChar w:fldCharType="separate"/>
      </w:r>
      <w:r w:rsidR="00CB309A">
        <w:rPr>
          <w:noProof/>
        </w:rPr>
        <w:t>(Cavanaugh et al. 2019, Beas-Luna et al. 2020)</w:t>
      </w:r>
      <w:r w:rsidR="00CB309A">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CB309A">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CB309A">
        <w:instrText xml:space="preserve"> ADDIN EN.CITE </w:instrText>
      </w:r>
      <w:r w:rsidR="00CB309A">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CB309A">
        <w:instrText xml:space="preserve"> ADDIN EN.CITE.DATA </w:instrText>
      </w:r>
      <w:r w:rsidR="00CB309A">
        <w:fldChar w:fldCharType="end"/>
      </w:r>
      <w:r w:rsidR="00CB309A">
        <w:fldChar w:fldCharType="separate"/>
      </w:r>
      <w:r w:rsidR="00CB309A">
        <w:rPr>
          <w:noProof/>
        </w:rPr>
        <w:t>(Bond et al. 2015, Scannell et al. 2020, Harvey et al. 2022)</w:t>
      </w:r>
      <w:r w:rsidR="00CB309A">
        <w:fldChar w:fldCharType="end"/>
      </w:r>
      <w:r>
        <w:t>.</w:t>
      </w:r>
      <w:ins w:id="84" w:author="Nick.Tolimieri" w:date="2022-09-09T15:28:00Z">
        <w:r w:rsidR="00165D15">
          <w:t xml:space="preserve"> </w:t>
        </w:r>
      </w:ins>
      <w:ins w:id="85" w:author="Nick.Tolimieri" w:date="2022-09-09T15:30:00Z">
        <w:r w:rsidR="00C2572C" w:rsidRPr="00C2572C">
          <w:rPr>
            <w:highlight w:val="yellow"/>
            <w:rPrChange w:id="86" w:author="Nick.Tolimieri" w:date="2022-09-09T15:30:00Z">
              <w:rPr/>
            </w:rPrChange>
          </w:rPr>
          <w:t>ADD SMALE 2020 stuff here</w:t>
        </w:r>
      </w:ins>
      <w:del w:id="87" w:author="Nick.Tolimieri" w:date="2022-09-09T15:30:00Z">
        <w:r w:rsidDel="00165D15">
          <w:delText xml:space="preserve"> </w:delText>
        </w:r>
      </w:del>
    </w:p>
    <w:p w14:paraId="1648E18D" w14:textId="149F52C1"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t>
      </w:r>
      <w:proofErr w:type="gramStart"/>
      <w:r w:rsidR="006D4C32">
        <w:t>wasting</w:t>
      </w:r>
      <w:proofErr w:type="gramEnd"/>
      <w:r w:rsidR="006D4C32">
        <w:t xml:space="preserve"> disease</w:t>
      </w:r>
      <w:r>
        <w:t xml:space="preserve">) </w:t>
      </w:r>
      <w:r w:rsidR="006D4D83">
        <w:t xml:space="preserve">impacted </w:t>
      </w:r>
      <w:r>
        <w:t>populations of at least 20 species of sea stars from California to Alaska</w:t>
      </w:r>
      <w:ins w:id="88" w:author="Nick.Tolimieri [2]" w:date="2022-08-31T16:02:00Z">
        <w:r w:rsidR="00DB700E">
          <w:t>, including the Salish Sea</w:t>
        </w:r>
      </w:ins>
      <w:r>
        <w:t xml:space="preserve"> </w:t>
      </w:r>
      <w:r w:rsidR="00CB309A">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CB309A">
        <w:instrText xml:space="preserve"> ADDIN EN.CITE </w:instrText>
      </w:r>
      <w:r w:rsidR="00CB309A">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CB309A">
        <w:instrText xml:space="preserve"> ADDIN EN.CITE.DATA </w:instrText>
      </w:r>
      <w:r w:rsidR="00CB309A">
        <w:fldChar w:fldCharType="end"/>
      </w:r>
      <w:r w:rsidR="00CB309A">
        <w:fldChar w:fldCharType="separate"/>
      </w:r>
      <w:r w:rsidR="00CB309A">
        <w:rPr>
          <w:noProof/>
        </w:rPr>
        <w:t>(Hewson et al. 2014, Montecino-Latorre et al. 2016, Hewson et al. 2018, Hamilton et al. 2021)</w:t>
      </w:r>
      <w:r w:rsidR="00CB309A">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 </w:instrTex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EN.CITE.DATA </w:instrText>
      </w:r>
      <w:r w:rsidR="00CB309A">
        <w:fldChar w:fldCharType="end"/>
      </w:r>
      <w:r w:rsidR="00CB309A">
        <w:fldChar w:fldCharType="separate"/>
      </w:r>
      <w:r w:rsidR="00CB309A">
        <w:rPr>
          <w:noProof/>
        </w:rPr>
        <w:t>(Hamilton et al. 2021)</w:t>
      </w:r>
      <w:r w:rsidR="00CB309A">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CB309A">
        <w:fldChar w:fldCharType="begin"/>
      </w:r>
      <w:r w:rsidR="00CB309A">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fldChar w:fldCharType="separate"/>
      </w:r>
      <w:r w:rsidR="00CB309A">
        <w:rPr>
          <w:noProof/>
        </w:rPr>
        <w:t>(Rogers-Bennett &amp; Catton 2019)</w:t>
      </w:r>
      <w:r w:rsidR="00CB309A">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lastRenderedPageBreak/>
        <w:t xml:space="preserve">pressure on sea urchins. However, urchins follow well-documented boom-bust </w:t>
      </w:r>
      <w:r w:rsidR="007F3AF4">
        <w:t xml:space="preserve">reproductive </w:t>
      </w:r>
      <w:r>
        <w:t xml:space="preserve">cycles </w:t>
      </w:r>
      <w:r w:rsidR="00CB309A">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CB309A">
        <w:instrText xml:space="preserve"> ADDIN EN.CITE </w:instrText>
      </w:r>
      <w:r w:rsidR="00CB309A">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CB309A">
        <w:instrText xml:space="preserve"> ADDIN EN.CITE.DATA </w:instrText>
      </w:r>
      <w:r w:rsidR="00CB309A">
        <w:fldChar w:fldCharType="end"/>
      </w:r>
      <w:r w:rsidR="00CB309A">
        <w:fldChar w:fldCharType="separate"/>
      </w:r>
      <w:r w:rsidR="00CB309A">
        <w:rPr>
          <w:noProof/>
        </w:rPr>
        <w:t>(Pearse &amp; Hines 1987, Uthicke et al. 2009, Ebert 2010)</w:t>
      </w:r>
      <w:r w:rsidR="00CB309A">
        <w:fldChar w:fldCharType="end"/>
      </w:r>
      <w:r>
        <w:t xml:space="preserve">, and the dramatic increase </w:t>
      </w:r>
      <w:r w:rsidR="00034ABC">
        <w:t>of</w:t>
      </w:r>
      <w:r>
        <w:t xml:space="preserve"> purple urchin populations in the early 2010s, which </w:t>
      </w:r>
      <w:r w:rsidR="00034ABC">
        <w:t>wa</w:t>
      </w:r>
      <w:r>
        <w:t xml:space="preserve">s temporally and spatially </w:t>
      </w:r>
      <w:proofErr w:type="spellStart"/>
      <w:r>
        <w:t>disjunct</w:t>
      </w:r>
      <w:proofErr w:type="spellEnd"/>
      <w:r>
        <w:t xml:space="preserve"> along the northeastern Pacific, may </w:t>
      </w:r>
      <w:del w:id="89" w:author="Nick.Tolimieri [2]" w:date="2022-09-07T10:00:00Z">
        <w:r w:rsidDel="004642D3">
          <w:delText xml:space="preserve">be </w:delText>
        </w:r>
      </w:del>
      <w:ins w:id="90" w:author="Nick.Tolimieri [2]" w:date="2022-09-07T10:00:00Z">
        <w:r w:rsidR="004642D3">
          <w:t xml:space="preserve">have been </w:t>
        </w:r>
      </w:ins>
      <w:r>
        <w:t>due to a combination of a reduction in a minor predator</w:t>
      </w:r>
      <w:r w:rsidR="0077562B">
        <w:t xml:space="preserve"> </w:t>
      </w:r>
      <w:r w:rsidR="00CB309A">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CB309A">
        <w:instrText xml:space="preserve"> ADDIN EN.CITE </w:instrText>
      </w:r>
      <w:r w:rsidR="00CB309A">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CB309A">
        <w:instrText xml:space="preserve"> ADDIN EN.CITE.DATA </w:instrText>
      </w:r>
      <w:r w:rsidR="00CB309A">
        <w:fldChar w:fldCharType="end"/>
      </w:r>
      <w:r w:rsidR="00CB309A">
        <w:fldChar w:fldCharType="separate"/>
      </w:r>
      <w:r w:rsidR="00CB309A">
        <w:rPr>
          <w:noProof/>
        </w:rPr>
        <w:t>(sea stars, especially Pycnopodia; Hamilton et al. 2021)</w:t>
      </w:r>
      <w:r w:rsidR="00CB309A">
        <w:fldChar w:fldCharType="end"/>
      </w:r>
      <w:r>
        <w:t xml:space="preserve">, a change in foraging behavior due to a SST-driven decrease in available drift kelp </w:t>
      </w:r>
      <w:r w:rsidR="00CB309A">
        <w:fldChar w:fldCharType="begin"/>
      </w:r>
      <w:r w:rsidR="00CB309A">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CB309A">
        <w:fldChar w:fldCharType="separate"/>
      </w:r>
      <w:r w:rsidR="00CB309A">
        <w:rPr>
          <w:noProof/>
        </w:rPr>
        <w:t>(Kriegisch et al. 2019)</w:t>
      </w:r>
      <w:r w:rsidR="00CB309A">
        <w:fldChar w:fldCharType="end"/>
      </w:r>
      <w:r>
        <w:t>, and a numeric increase due to successful recruitment and settlement of urchin larvae.</w:t>
      </w:r>
    </w:p>
    <w:p w14:paraId="05019B11" w14:textId="477AEAC1" w:rsidR="00471A3D" w:rsidRDefault="005635FF" w:rsidP="005635FF">
      <w:r>
        <w:t>There were large regional difference i</w:t>
      </w:r>
      <w:r w:rsidR="005056B6">
        <w:t xml:space="preserve">n </w:t>
      </w:r>
      <w:r>
        <w:t xml:space="preserve">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 </w:instrTex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EN.CITE.DATA </w:instrText>
      </w:r>
      <w:r w:rsidR="00CB309A">
        <w:fldChar w:fldCharType="end"/>
      </w:r>
      <w:r w:rsidR="00CB309A">
        <w:fldChar w:fldCharType="separate"/>
      </w:r>
      <w:r w:rsidR="00CB309A">
        <w:rPr>
          <w:noProof/>
        </w:rPr>
        <w:t>(Hamilton et al. 2020)</w:t>
      </w:r>
      <w:r w:rsidR="00CB309A">
        <w:fldChar w:fldCharType="end"/>
      </w:r>
      <w:r w:rsidR="00EF0B3C">
        <w:t xml:space="preserve">, while Northern California saw substantial and persistent loss of kelp canopy and a shift to urchin barrens </w:t>
      </w:r>
      <w:r w:rsidR="00CB309A">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CB309A">
        <w:instrText xml:space="preserve"> ADDIN EN.CITE.DATA </w:instrText>
      </w:r>
      <w:r w:rsidR="00CB309A">
        <w:fldChar w:fldCharType="end"/>
      </w:r>
      <w:r w:rsidR="00CB309A">
        <w:fldChar w:fldCharType="separate"/>
      </w:r>
      <w:r w:rsidR="00CB309A">
        <w:rPr>
          <w:noProof/>
        </w:rPr>
        <w:t>(Rogers-Bennett &amp; Catton 2019, McPherson et al. 2021)</w:t>
      </w:r>
      <w:r w:rsidR="00CB309A">
        <w:fldChar w:fldCharType="end"/>
      </w:r>
      <w:r w:rsidR="00EF0B3C">
        <w:t xml:space="preserve">. Responses in Central California and the Southern California Bight were more muted, as kelp cover declined only slightly even though there were large increases in urchins in Central California </w: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(Beas-Luna et al. 2020)</w:t>
      </w:r>
      <w:r w:rsidR="00CB309A">
        <w:fldChar w:fldCharType="end"/>
      </w:r>
      <w:r w:rsidR="00EF0B3C">
        <w:t xml:space="preserve">. In Baja California, both kelp and sea urchins decreased sharply </w:t>
      </w:r>
      <w:r w:rsidR="00CB309A">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CB309A">
        <w:instrText xml:space="preserve"> ADDIN EN.CITE </w:instrText>
      </w:r>
      <w:r w:rsidR="00CB309A">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CB309A">
        <w:instrText xml:space="preserve"> ADDIN EN.CITE.DATA </w:instrText>
      </w:r>
      <w:r w:rsidR="00CB309A">
        <w:fldChar w:fldCharType="end"/>
      </w:r>
      <w:r w:rsidR="00CB309A">
        <w:fldChar w:fldCharType="separate"/>
      </w:r>
      <w:r w:rsidR="00CB309A">
        <w:rPr>
          <w:noProof/>
        </w:rPr>
        <w:t>(Cavanaugh et al. 2019, Beas-Luna et al. 2020)</w:t>
      </w:r>
      <w:r w:rsidR="00CB309A">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CB309A">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bjwvQXV0aG9yPjxZZWFyPjIwMjE8L1llYXI+PFJlY051bT45MjU5PC9SZWNOdW0+PHJlY29yZD48
cmVjLW51bWJlcj45MjU5PC9yZWMtbnVtYmVyPjxmb3JlaWduLWtleXM+PGtleSBhcHA9IkVOIiBk
Yi1pZD0icHJ4cnp6dmR5MHgyczRlZTAwcXB4cHRhZHNzd2EwMnJ3eDBwIiB0aW1lc3RhbXA9IjE2
NTk2MzUzODIiPjkyNTk8L2tleT48L2ZvcmVpZ24ta2V5cz48cmVmLXR5cGUgbmFtZT0iSm91cm5h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dHJpYnV0b3JzPjxhdXRoLWFkZHJlc3M+T3JlZ29uIFN0YXRlIFVuaXYsIERlcHQgSW50ZWdyYXQg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aWMtcmVzb3VyY2UtbnVtPjwvcmVjb3JkPjwvQ2l0ZT48Q2l0ZT48QXV0aG9yPlJlZWQ8L0F1dGhv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L1llYXI+PFJlY051bT44NDI0PC9SZWNOdW0+PERpc3BsYXlUZXh0PihSZWVkIGV0IGFsLiAyMDE2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aWMtcmVzb3VyY2UtbnVtPjwvcmVjb3JkPjwvQ2l0ZT48Q2l0ZT48QXV0aG9yPlJlZWQ8L0F1dGhv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</w:fldData>
        </w:fldChar>
      </w:r>
      <w:r w:rsidR="00CB309A">
        <w:instrText xml:space="preserve"> ADDIN EN.CITE.DATA </w:instrText>
      </w:r>
      <w:r w:rsidR="00CB309A">
        <w:fldChar w:fldCharType="end"/>
      </w:r>
      <w:r w:rsidR="00CB309A">
        <w:fldChar w:fldCharType="separate"/>
      </w:r>
      <w:r w:rsidR="00CB309A">
        <w:rPr>
          <w:noProof/>
        </w:rPr>
        <w:t>(Reed et al. 2016, Cavanaugh et al. 2019, Rogers-Bennett &amp; Catton 2019, Beas-Luna et al. 2020, Hamilton et al. 2021, Smith et al. 2021)</w:t>
      </w:r>
      <w:r w:rsidR="00CB309A">
        <w:fldChar w:fldCharType="end"/>
      </w:r>
      <w:r w:rsidR="00EF0B3C">
        <w:t xml:space="preserve">. </w:t>
      </w:r>
    </w:p>
    <w:p w14:paraId="29A6A189" w14:textId="2BE2A7D8"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CB309A">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CB309A">
        <w:instrText xml:space="preserve"> ADDIN EN.CITE.DATA </w:instrText>
      </w:r>
      <w:r w:rsidR="00CB309A">
        <w:fldChar w:fldCharType="end"/>
      </w:r>
      <w:r w:rsidR="00CB309A">
        <w:fldChar w:fldCharType="separate"/>
      </w:r>
      <w:r w:rsidR="00CB309A">
        <w:rPr>
          <w:noProof/>
        </w:rPr>
        <w:t>(Rogers-Bennett &amp; Catton 2019, Beas-Luna et al. 2020)</w:t>
      </w:r>
      <w:r w:rsidR="00CB309A">
        <w:fldChar w:fldCharType="end"/>
      </w:r>
      <w:r w:rsidR="00EF0B3C">
        <w:t xml:space="preserve">. However, kelp </w:t>
      </w:r>
      <w:r w:rsidR="00EF0B3C">
        <w:lastRenderedPageBreak/>
        <w:t>forests along the outer coast of Washington, USA (Fig. 1) have received only sporadic attention. Past studies have documented recovery of kelp and declines in invertebrate abundance following the restoration of a keystone predator,</w:t>
      </w:r>
      <w:r w:rsidR="007F3AF4">
        <w:t xml:space="preserve"> the northern</w:t>
      </w:r>
      <w:r w:rsidR="00EF0B3C">
        <w:t xml:space="preserve">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CB309A">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CB309A">
        <w:instrText xml:space="preserve"> ADDIN EN.CITE.DATA </w:instrText>
      </w:r>
      <w:r w:rsidR="00CB309A">
        <w:fldChar w:fldCharType="end"/>
      </w:r>
      <w:r w:rsidR="00CB309A">
        <w:fldChar w:fldCharType="separate"/>
      </w:r>
      <w:r w:rsidR="00CB309A">
        <w:rPr>
          <w:noProof/>
        </w:rPr>
        <w:t>(Kvitek et al. 1989, Kvitek et al. 1998, Shelton et al. 2018)</w:t>
      </w:r>
      <w:r w:rsidR="00CB309A">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CB309A">
        <w:fldChar w:fldCharType="begin"/>
      </w:r>
      <w:r w:rsidR="00CB309A">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CB309A">
        <w:fldChar w:fldCharType="separate"/>
      </w:r>
      <w:r w:rsidR="00CB309A">
        <w:rPr>
          <w:noProof/>
        </w:rPr>
        <w:t>(Ammann 2004)</w:t>
      </w:r>
      <w:r w:rsidR="00CB309A">
        <w:fldChar w:fldCharType="end"/>
      </w:r>
      <w:r w:rsidR="007F3AF4">
        <w:t>; some species, like black rock</w:t>
      </w:r>
      <w:r w:rsidR="00A377BE">
        <w:t>fi</w:t>
      </w:r>
      <w:r w:rsidR="007F3AF4">
        <w:t xml:space="preserve">sh </w:t>
      </w:r>
      <w:r w:rsidR="007F3AF4">
        <w:rPr>
          <w:i/>
        </w:rPr>
        <w:t xml:space="preserve">S. </w:t>
      </w:r>
      <w:proofErr w:type="spellStart"/>
      <w:r w:rsidR="007F3AF4">
        <w:rPr>
          <w:i/>
        </w:rPr>
        <w:t>melanops</w:t>
      </w:r>
      <w:proofErr w:type="spellEnd"/>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CB309A">
        <w:fldChar w:fldCharType="begin"/>
      </w:r>
      <w:r w:rsidR="00CB309A">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CB309A">
        <w:fldChar w:fldCharType="separate"/>
      </w:r>
      <w:r w:rsidR="00CB309A">
        <w:rPr>
          <w:noProof/>
        </w:rPr>
        <w:t>(Love et al. 2002)</w:t>
      </w:r>
      <w:r w:rsidR="00CB309A">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CB309A">
        <w:fldChar w:fldCharType="begin"/>
      </w:r>
      <w:r w:rsidR="00CB309A">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CB309A">
        <w:fldChar w:fldCharType="separate"/>
      </w:r>
      <w:r w:rsidR="00CB309A">
        <w:rPr>
          <w:noProof/>
        </w:rPr>
        <w:t>(Johnson 2006)</w:t>
      </w:r>
      <w:r w:rsidR="00CB309A">
        <w:fldChar w:fldCharType="end"/>
      </w:r>
      <w:r w:rsidR="00EF0B3C">
        <w:t xml:space="preserve">, and the vertical structure and canopy of kelps in particular can be especially important </w:t>
      </w:r>
      <w:r w:rsidR="00CB309A">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 </w:instrText>
      </w:r>
      <w:r w:rsidR="00CB309A">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(Holbrook et al. 1990, Carr 1991, Markel &amp; Shurin 2020)</w:t>
      </w:r>
      <w:r w:rsidR="00CB309A">
        <w:fldChar w:fldCharType="end"/>
      </w:r>
      <w:r w:rsidR="00EF0B3C">
        <w:t>.</w:t>
      </w:r>
    </w:p>
    <w:p w14:paraId="788FCDBF" w14:textId="68802113" w:rsidR="00471A3D" w:rsidRDefault="00EF0B3C">
      <w:pPr>
        <w:rPr>
          <w:ins w:id="91" w:author="Nick.Tolimieri [2]" w:date="2022-09-07T10:25:00Z"/>
        </w:rPr>
      </w:pPr>
      <w:r>
        <w:t xml:space="preserve">Here, we examine recent kelp community dynamics at five sites along the </w:t>
      </w:r>
      <w:r w:rsidR="00A377BE">
        <w:t>Olympic C</w:t>
      </w:r>
      <w:r>
        <w:t xml:space="preserve">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lastRenderedPageBreak/>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9712B6">
        <w:t xml:space="preserve">We </w:t>
      </w:r>
      <w:r w:rsidR="0006327B">
        <w:t>examine MHW timing and severity using</w:t>
      </w:r>
      <w:r w:rsidR="009C7CEF">
        <w:t xml:space="preserve"> SST</w:t>
      </w:r>
      <w:r w:rsidR="0069335A">
        <w:t xml:space="preserve">. While SST is </w:t>
      </w:r>
      <w:r w:rsidR="009C7CEF">
        <w:t xml:space="preserve">the primary 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conditions, which are difficult to disentangle </w:t>
      </w:r>
      <w:r w:rsidR="00CB309A">
        <w:fldChar w:fldCharType="begin"/>
      </w:r>
      <w:r w:rsidR="00CB309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B309A">
        <w:fldChar w:fldCharType="separate"/>
      </w:r>
      <w:r w:rsidR="00CB309A">
        <w:rPr>
          <w:noProof/>
        </w:rPr>
        <w:t>(Straub et al. 2019)</w:t>
      </w:r>
      <w:r w:rsidR="00CB309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B309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B309A">
        <w:instrText xml:space="preserve"> ADDIN EN.CITE </w:instrText>
      </w:r>
      <w:r w:rsidR="00CB309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B309A">
        <w:instrText xml:space="preserve"> ADDIN EN.CITE.DATA </w:instrText>
      </w:r>
      <w:r w:rsidR="00CB309A">
        <w:fldChar w:fldCharType="end"/>
      </w:r>
      <w:r w:rsidR="00CB309A">
        <w:fldChar w:fldCharType="separate"/>
      </w:r>
      <w:r w:rsidR="00CB309A">
        <w:rPr>
          <w:noProof/>
        </w:rPr>
        <w:t>(e.g., Cavanaugh et al. 2011, Pfister et al. 2018)</w:t>
      </w:r>
      <w:r w:rsidR="00CB309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B309A">
        <w:fldChar w:fldCharType="begin">
          <w:fldData xml:space="preserve">PEVuZE5vdGU+PENpdGU+PEF1dGhvcj5IYW1pbHRvbjwvQXV0aG9yPjxZZWFyPjIwMjA8L1llYXI+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</w:fldData>
        </w:fldChar>
      </w:r>
      <w:r w:rsidR="00CB309A">
        <w:instrText xml:space="preserve"> ADDIN EN.CITE </w:instrText>
      </w:r>
      <w:r w:rsidR="00CB309A">
        <w:fldChar w:fldCharType="begin">
          <w:fldData xml:space="preserve">PEVuZE5vdGU+PENpdGU+PEF1dGhvcj5IYW1pbHRvbjwvQXV0aG9yPjxZZWFyPjIwMjA8L1llYXI+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</w:fldData>
        </w:fldChar>
      </w:r>
      <w:r w:rsidR="00CB309A">
        <w:instrText xml:space="preserve"> ADDIN EN.CITE.DATA </w:instrText>
      </w:r>
      <w:r w:rsidR="00CB309A">
        <w:fldChar w:fldCharType="end"/>
      </w:r>
      <w:r w:rsidR="00CB309A">
        <w:fldChar w:fldCharType="separate"/>
      </w:r>
      <w:r w:rsidR="00CB309A">
        <w:rPr>
          <w:noProof/>
        </w:rPr>
        <w:t>(Muth et al. 2019b, Hamilton et al. 2020)</w:t>
      </w:r>
      <w:r w:rsidR="00CB309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53366513" w14:textId="094E995F" w:rsidR="00D84856" w:rsidDel="004D744C" w:rsidRDefault="00D84856">
      <w:pPr>
        <w:rPr>
          <w:ins w:id="92" w:author="Nick.Tolimieri [2]" w:date="2022-09-07T10:25:00Z"/>
          <w:del w:id="93" w:author="Nick.Tolimieri" w:date="2022-09-09T15:04:00Z"/>
        </w:rPr>
      </w:pPr>
    </w:p>
    <w:p w14:paraId="524B7084" w14:textId="14FA6D25" w:rsidR="00D84856" w:rsidDel="004D744C" w:rsidRDefault="00D84856">
      <w:pPr>
        <w:rPr>
          <w:del w:id="94" w:author="Nick.Tolimieri" w:date="2022-09-09T15:04:00Z"/>
        </w:rPr>
      </w:pPr>
    </w:p>
    <w:p w14:paraId="3FD51571" w14:textId="758D1399" w:rsidR="00471A3D" w:rsidRDefault="009D1439">
      <w:pPr>
        <w:pStyle w:val="Heading1"/>
        <w:keepLines w:val="0"/>
        <w:spacing w:before="480"/>
        <w:rPr>
          <w:sz w:val="46"/>
          <w:szCs w:val="46"/>
        </w:rPr>
      </w:pPr>
      <w:bookmarkStart w:id="95" w:name="_t0t7vqvdf4ti" w:colFirst="0" w:colLast="0"/>
      <w:bookmarkEnd w:id="95"/>
      <w:r>
        <w:rPr>
          <w:sz w:val="46"/>
          <w:szCs w:val="46"/>
        </w:rPr>
        <w:t xml:space="preserve">2. </w:t>
      </w:r>
      <w:r w:rsidR="00EF0B3C">
        <w:rPr>
          <w:sz w:val="46"/>
          <w:szCs w:val="46"/>
        </w:rPr>
        <w:t xml:space="preserve">Materials </w:t>
      </w:r>
      <w:r w:rsidR="00A74561">
        <w:rPr>
          <w:sz w:val="46"/>
          <w:szCs w:val="46"/>
        </w:rPr>
        <w:t>&amp;</w:t>
      </w:r>
      <w:r w:rsidR="00EF0B3C">
        <w:rPr>
          <w:sz w:val="46"/>
          <w:szCs w:val="46"/>
        </w:rPr>
        <w:t xml:space="preserve"> Methods</w:t>
      </w:r>
    </w:p>
    <w:p w14:paraId="6CA47008" w14:textId="69C6982E" w:rsidR="00471A3D" w:rsidRDefault="009D1439">
      <w:pPr>
        <w:pStyle w:val="Heading2"/>
        <w:keepLines w:val="0"/>
        <w:spacing w:after="80"/>
        <w:rPr>
          <w:sz w:val="34"/>
          <w:szCs w:val="34"/>
        </w:rPr>
      </w:pPr>
      <w:bookmarkStart w:id="96" w:name="_igkfmf7a0x3h" w:colFirst="0" w:colLast="0"/>
      <w:bookmarkEnd w:id="96"/>
      <w:r>
        <w:rPr>
          <w:sz w:val="34"/>
          <w:szCs w:val="34"/>
        </w:rPr>
        <w:t xml:space="preserve">2.1 </w:t>
      </w:r>
      <w:r w:rsidR="00EF0B3C">
        <w:rPr>
          <w:sz w:val="34"/>
          <w:szCs w:val="34"/>
        </w:rPr>
        <w:t>Study sites</w:t>
      </w:r>
    </w:p>
    <w:p w14:paraId="7B6AD6E4" w14:textId="2A800995"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CB309A">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CB309A">
        <w:instrText xml:space="preserve"> ADDIN EN.CITE.DATA </w:instrText>
      </w:r>
      <w:r w:rsidR="00CB309A">
        <w:fldChar w:fldCharType="end"/>
      </w:r>
      <w:r w:rsidR="00CB309A">
        <w:fldChar w:fldCharType="separate"/>
      </w:r>
      <w:r w:rsidR="00CB309A">
        <w:rPr>
          <w:noProof/>
        </w:rPr>
        <w:t>(Fig. S1; Shelton et al. 2018)</w:t>
      </w:r>
      <w:r w:rsidR="00CB309A">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4F1234">
        <w:t xml:space="preserve"> </w:t>
      </w:r>
      <w:r w:rsidR="00F171DC">
        <w:t>(</w:t>
      </w:r>
      <w:r w:rsidR="00ED2149">
        <w:t xml:space="preserve">~ 1.5 </w:t>
      </w:r>
      <w:r w:rsidR="00F171DC">
        <w:t>m off the bottom)</w:t>
      </w:r>
      <w:r w:rsidR="002D2828">
        <w:t xml:space="preserve">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t>.</w:t>
      </w:r>
      <w:r w:rsidR="00A74561" w:rsidRPr="00A74561">
        <w:t xml:space="preserve"> </w:t>
      </w:r>
    </w:p>
    <w:p w14:paraId="4CC2EFEC" w14:textId="0EC8A7B0" w:rsidR="00471A3D" w:rsidRDefault="009D1439">
      <w:pPr>
        <w:pStyle w:val="Heading2"/>
        <w:keepNext w:val="0"/>
        <w:keepLines w:val="0"/>
        <w:spacing w:after="80"/>
        <w:rPr>
          <w:sz w:val="34"/>
          <w:szCs w:val="34"/>
        </w:rPr>
      </w:pPr>
      <w:bookmarkStart w:id="97" w:name="_qaa02jqwwy36" w:colFirst="0" w:colLast="0"/>
      <w:bookmarkEnd w:id="97"/>
      <w:r>
        <w:rPr>
          <w:sz w:val="34"/>
          <w:szCs w:val="34"/>
        </w:rPr>
        <w:t xml:space="preserve">2.2 </w:t>
      </w:r>
      <w:r w:rsidR="00EF0B3C">
        <w:rPr>
          <w:sz w:val="34"/>
          <w:szCs w:val="34"/>
        </w:rPr>
        <w:t>Survey design</w:t>
      </w:r>
    </w:p>
    <w:p w14:paraId="6D7B1DC1" w14:textId="1C8627A3" w:rsidR="00471A3D" w:rsidRDefault="00EF0B3C">
      <w:r>
        <w:t xml:space="preserve">Our survey provides estimates of species-level abundance for four guilds in kelp forest ecosystems: (1)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CB309A">
        <w:fldChar w:fldCharType="begin"/>
      </w:r>
      <w:r w:rsidR="00CB309A">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CB309A">
        <w:fldChar w:fldCharType="separate"/>
      </w:r>
      <w:r w:rsidR="00CB309A">
        <w:rPr>
          <w:noProof/>
        </w:rPr>
        <w:t>Malone et al. (2022)</w:t>
      </w:r>
      <w:r w:rsidR="00CB309A">
        <w:fldChar w:fldCharType="end"/>
      </w:r>
      <w:r>
        <w:t xml:space="preserve">. At each of the five sites (Fig. 1), we sampled two locations, separated by &gt;100 m, </w:t>
      </w:r>
      <w:r>
        <w:lastRenderedPageBreak/>
        <w:t xml:space="preserve">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2FFAF534" w:rsidR="00471A3D" w:rsidRDefault="009D1439">
      <w:pPr>
        <w:pStyle w:val="Heading2"/>
      </w:pPr>
      <w:bookmarkStart w:id="98" w:name="_imz9yv51qjaf" w:colFirst="0" w:colLast="0"/>
      <w:bookmarkEnd w:id="98"/>
      <w:r>
        <w:lastRenderedPageBreak/>
        <w:t xml:space="preserve">2.3 </w:t>
      </w:r>
      <w:r w:rsidR="00EF0B3C">
        <w:t>Sea surface temperature (SST)</w:t>
      </w:r>
    </w:p>
    <w:p w14:paraId="0B1DD416" w14:textId="4FA7701F" w:rsidR="00286336" w:rsidRDefault="00286336" w:rsidP="00286336">
      <w:pPr>
        <w:rPr>
          <w:ins w:id="99" w:author="Nick.Tolimieri [2]" w:date="2022-09-07T11:24:00Z"/>
        </w:rPr>
      </w:pPr>
      <w:ins w:id="100" w:author="Nick.Tolimieri [2]" w:date="2022-09-07T11:24:00Z">
        <w:r>
          <w:t xml:space="preserve">To evaluate SST trends at our sites, we obtained daily mean sea surface temperature (SST) data from the NOAA Optimum Interpolation (OI) SST V2.1 High Resolution Dataset </w:t>
        </w:r>
      </w:ins>
      <w:r w:rsidR="00CB309A">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CB309A">
        <w:instrText xml:space="preserve"> ADDIN EN.CITE </w:instrText>
      </w:r>
      <w:r w:rsidR="00CB309A">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CB309A">
        <w:instrText xml:space="preserve"> ADDIN EN.CITE.DATA </w:instrText>
      </w:r>
      <w:r w:rsidR="00CB309A">
        <w:fldChar w:fldCharType="end"/>
      </w:r>
      <w:r w:rsidR="00CB309A">
        <w:fldChar w:fldCharType="separate"/>
      </w:r>
      <w:r w:rsidR="00CB309A">
        <w:rPr>
          <w:noProof/>
        </w:rPr>
        <w:t>(Reynolds et al. 2007, Huang et al. 2021)</w:t>
      </w:r>
      <w:r w:rsidR="00CB309A">
        <w:fldChar w:fldCharType="end"/>
      </w:r>
      <w:ins w:id="101" w:author="Nick.Tolimieri [2]" w:date="2022-09-07T11:24:00Z">
        <w:r>
          <w:t xml:space="preserve"> for 1992-2021 for each of the five sites (</w:t>
        </w:r>
      </w:ins>
      <w:ins w:id="102" w:author="Nick.Tolimieri [2]" w:date="2022-09-07T13:13:00Z">
        <w:r w:rsidR="000115E0">
          <w:fldChar w:fldCharType="begin"/>
        </w:r>
        <w:r w:rsidR="000115E0">
          <w:instrText xml:space="preserve"> HYPERLINK "</w:instrText>
        </w:r>
      </w:ins>
      <w:ins w:id="103" w:author="Nick.Tolimieri [2]" w:date="2022-09-07T11:24:00Z">
        <w:r w:rsidR="000115E0">
          <w:instrText>https://psl.noaa.gov/data/gridded/data.noaa.oisst.v2.highres.html</w:instrText>
        </w:r>
      </w:ins>
      <w:ins w:id="104" w:author="Nick.Tolimieri [2]" w:date="2022-09-07T13:13:00Z">
        <w:r w:rsidR="000115E0">
          <w:instrText xml:space="preserve">" </w:instrText>
        </w:r>
        <w:r w:rsidR="000115E0">
          <w:fldChar w:fldCharType="separate"/>
        </w:r>
      </w:ins>
      <w:ins w:id="105" w:author="Nick.Tolimieri [2]" w:date="2022-09-07T11:24:00Z">
        <w:r w:rsidR="000115E0" w:rsidRPr="00435CAE">
          <w:rPr>
            <w:rStyle w:val="Hyperlink"/>
          </w:rPr>
          <w:t>https://psl.noaa.gov/data/gridded/data.noaa.oisst.v2.highres.html</w:t>
        </w:r>
      </w:ins>
      <w:ins w:id="106" w:author="Nick.Tolimieri [2]" w:date="2022-09-07T13:13:00Z">
        <w:r w:rsidR="000115E0">
          <w:fldChar w:fldCharType="end"/>
        </w:r>
      </w:ins>
      <w:ins w:id="107" w:author="Nick.Tolimieri [2]" w:date="2022-09-07T11:24:00Z">
        <w:r w:rsidR="000115E0">
          <w:t xml:space="preserve">). </w:t>
        </w:r>
        <w:r>
          <w:t xml:space="preserve">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identical. </w:t>
        </w:r>
      </w:ins>
    </w:p>
    <w:p w14:paraId="391463AF" w14:textId="5ACC9ED5" w:rsidR="00191063" w:rsidRDefault="00191063">
      <w:pPr>
        <w:rPr>
          <w:ins w:id="108" w:author="Nick.Tolimieri [2]" w:date="2022-09-07T11:20:00Z"/>
        </w:rPr>
      </w:pPr>
      <w:ins w:id="109" w:author="Nick.Tolimieri [2]" w:date="2022-09-07T11:22:00Z">
        <w:r>
          <w:t>We quantify</w:t>
        </w:r>
      </w:ins>
      <w:ins w:id="110" w:author="Nick.Tolimieri [2]" w:date="2022-09-07T11:21:00Z">
        <w:r>
          <w:t xml:space="preserve"> maximum monthly mean SST </w:t>
        </w:r>
      </w:ins>
      <w:ins w:id="111" w:author="Nick.Tolimieri [2]" w:date="2022-09-07T11:22:00Z">
        <w:r>
          <w:t xml:space="preserve">at our sites </w:t>
        </w:r>
      </w:ins>
      <w:ins w:id="112" w:author="Nick.Tolimieri [2]" w:date="2022-09-07T11:30:00Z">
        <w:r w:rsidR="00C60367">
          <w:t xml:space="preserve">for each year </w:t>
        </w:r>
      </w:ins>
      <w:ins w:id="113" w:author="Nick.Tolimieri [2]" w:date="2022-09-07T11:21:00Z">
        <w:r>
          <w:t>because prior work has identified</w:t>
        </w:r>
      </w:ins>
      <w:ins w:id="114" w:author="Nick.Tolimieri [2]" w:date="2022-09-07T13:24:00Z">
        <w:r w:rsidR="00E556B3">
          <w:t xml:space="preserve"> this metric as</w:t>
        </w:r>
      </w:ins>
      <w:ins w:id="115" w:author="Nick.Tolimieri [2]" w:date="2022-09-07T11:21:00Z">
        <w:r>
          <w:t xml:space="preserve"> a predictor of kelp cover dynamics in other areas along the West Coast </w:t>
        </w:r>
      </w:ins>
      <w:r w:rsidR="00CB309A">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CB309A">
        <w:instrText xml:space="preserve"> ADDIN EN.CITE.DATA </w:instrText>
      </w:r>
      <w:r w:rsidR="00CB309A">
        <w:fldChar w:fldCharType="end"/>
      </w:r>
      <w:r w:rsidR="00CB309A">
        <w:fldChar w:fldCharType="separate"/>
      </w:r>
      <w:r w:rsidR="00CB309A">
        <w:rPr>
          <w:noProof/>
        </w:rPr>
        <w:t>(Cavanaugh et al. 2019, Beas-Luna et al. 2020, Hamilton et al. 2020)</w:t>
      </w:r>
      <w:r w:rsidR="00CB309A">
        <w:fldChar w:fldCharType="end"/>
      </w:r>
      <w:ins w:id="116" w:author="Nick.Tolimieri [2]" w:date="2022-09-07T11:33:00Z">
        <w:r w:rsidR="00C60367">
          <w:t xml:space="preserve">, and because </w:t>
        </w:r>
      </w:ins>
      <w:ins w:id="117" w:author="Nick.Tolimieri [2]" w:date="2022-09-07T11:30:00Z">
        <w:r w:rsidR="00C60367">
          <w:t>absolute temperature</w:t>
        </w:r>
      </w:ins>
      <w:ins w:id="118" w:author="Nick.Tolimieri [2]" w:date="2022-09-07T11:53:00Z">
        <w:r w:rsidR="007060A5">
          <w:t xml:space="preserve"> has been a </w:t>
        </w:r>
      </w:ins>
      <w:ins w:id="119" w:author="Nick.Tolimieri [2]" w:date="2022-09-07T11:30:00Z">
        <w:r w:rsidR="00C60367">
          <w:t xml:space="preserve">better predictor than temperature anomalies </w:t>
        </w:r>
      </w:ins>
      <w:ins w:id="120" w:author="Nick.Tolimieri [2]" w:date="2022-09-07T11:53:00Z">
        <w:r w:rsidR="007060A5">
          <w:t xml:space="preserve">for the 2014-2016 </w:t>
        </w:r>
      </w:ins>
      <w:ins w:id="121" w:author="Nick.Tolimieri [2]" w:date="2022-09-07T11:54:00Z">
        <w:r w:rsidR="007060A5">
          <w:t xml:space="preserve">MHW </w:t>
        </w:r>
      </w:ins>
      <w:r w:rsidR="00CB309A">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CB309A">
        <w:instrText xml:space="preserve"> ADDIN EN.CITE </w:instrText>
      </w:r>
      <w:r w:rsidR="00CB309A">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CB309A">
        <w:instrText xml:space="preserve"> ADDIN EN.CITE.DATA </w:instrText>
      </w:r>
      <w:r w:rsidR="00CB309A">
        <w:fldChar w:fldCharType="end"/>
      </w:r>
      <w:r w:rsidR="00CB309A">
        <w:fldChar w:fldCharType="separate"/>
      </w:r>
      <w:r w:rsidR="00CB309A">
        <w:rPr>
          <w:noProof/>
        </w:rPr>
        <w:t>(Cavanaugh et al. 2019, Hamilton et al. 2020)</w:t>
      </w:r>
      <w:r w:rsidR="00CB309A">
        <w:fldChar w:fldCharType="end"/>
      </w:r>
      <w:ins w:id="122" w:author="Nick.Tolimieri [2]" w:date="2022-09-07T12:57:00Z">
        <w:r w:rsidR="00944C2E">
          <w:t xml:space="preserve">. </w:t>
        </w:r>
      </w:ins>
      <w:del w:id="123"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124" w:author="Nick.Tolimieri [2]" w:date="2022-09-06T11:39:00Z">
        <w:r w:rsidR="00EF0B3C" w:rsidDel="008C3B33">
          <w:delText>2003</w:delText>
        </w:r>
      </w:del>
      <w:del w:id="125"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126" w:author="Nick.Tolimieri [2]" w:date="2022-09-07T11:30:00Z">
        <w:r w:rsidR="00EF0B3C" w:rsidDel="0006296C">
          <w:delText xml:space="preserve">We then </w:delText>
        </w:r>
      </w:del>
      <w:del w:id="127" w:author="Nick.Tolimieri [2]" w:date="2022-09-07T11:29:00Z">
        <w:r w:rsidR="00EF0B3C" w:rsidDel="0006296C">
          <w:delText xml:space="preserve">calculated the mean SST for each month to identify </w:delText>
        </w:r>
      </w:del>
      <w:del w:id="128"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129"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130" w:author="Nick.Tolimieri [2]" w:date="2022-09-07T13:24:00Z">
        <w:r w:rsidR="00E556B3">
          <w:t>There is some evidence that g</w:t>
        </w:r>
      </w:ins>
      <w:ins w:id="131" w:author="Nick.Tolimieri [2]" w:date="2022-09-06T15:22:00Z">
        <w:r w:rsidR="00062C9E" w:rsidRPr="00062C9E">
          <w:t xml:space="preserve">rowth of both </w:t>
        </w:r>
        <w:proofErr w:type="spellStart"/>
        <w:r w:rsidR="00062C9E" w:rsidRPr="00062C9E">
          <w:rPr>
            <w:i/>
          </w:rPr>
          <w:t>Macrocystis</w:t>
        </w:r>
        <w:proofErr w:type="spellEnd"/>
        <w:r w:rsidR="00062C9E" w:rsidRPr="00062C9E">
          <w:rPr>
            <w:i/>
          </w:rPr>
          <w:t xml:space="preserve"> and </w:t>
        </w:r>
        <w:proofErr w:type="spellStart"/>
        <w:r w:rsidR="00062C9E" w:rsidRPr="00062C9E">
          <w:rPr>
            <w:i/>
          </w:rPr>
          <w:t>Nereocystis</w:t>
        </w:r>
        <w:proofErr w:type="spellEnd"/>
        <w:r w:rsidR="00062C9E" w:rsidRPr="00062C9E">
          <w:rPr>
            <w:i/>
          </w:rPr>
          <w:t xml:space="preserve"> </w:t>
        </w:r>
        <w:r w:rsidR="00062C9E" w:rsidRPr="00062C9E">
          <w:t xml:space="preserve">tends to decline </w:t>
        </w:r>
      </w:ins>
      <w:ins w:id="132" w:author="Nick.Tolimieri [2]" w:date="2022-09-07T12:53:00Z">
        <w:r w:rsidR="00AD6474">
          <w:t xml:space="preserve">somewhat </w:t>
        </w:r>
      </w:ins>
      <w:ins w:id="133" w:author="Nick.Tolimieri [2]" w:date="2022-09-06T15:22:00Z">
        <w:r w:rsidR="00062C9E" w:rsidRPr="00062C9E">
          <w:t>above 15° C</w:t>
        </w:r>
      </w:ins>
      <w:ins w:id="134" w:author="Nick.Tolimieri" w:date="2022-09-09T13:22:00Z">
        <w:r w:rsidR="004827F9">
          <w:t xml:space="preserve"> </w:t>
        </w:r>
      </w:ins>
      <w:ins w:id="135" w:author="Nick.Tolimieri" w:date="2022-09-09T13:23:00Z">
        <w:r w:rsidR="004827F9">
          <w:t xml:space="preserve">in </w:t>
        </w:r>
        <w:r w:rsidR="00477F34">
          <w:t>conjunction</w:t>
        </w:r>
        <w:r w:rsidR="004827F9">
          <w:t xml:space="preserve"> with changes in nutrient availability</w:t>
        </w:r>
      </w:ins>
      <w:ins w:id="136" w:author="Nick.Tolimieri [2]" w:date="2022-09-06T15:22:00Z">
        <w:r w:rsidR="00062C9E" w:rsidRPr="00062C9E">
          <w:t xml:space="preserve"> </w:t>
        </w:r>
      </w:ins>
      <w:r w:rsidR="00CB309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4827F9">
        <w:instrText xml:space="preserve"> ADDIN EN.CITE </w:instrText>
      </w:r>
      <w:r w:rsidR="004827F9">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4827F9">
        <w:instrText xml:space="preserve"> ADDIN EN.CITE.DATA </w:instrText>
      </w:r>
      <w:r w:rsidR="004827F9">
        <w:fldChar w:fldCharType="end"/>
      </w:r>
      <w:r w:rsidR="00CB309A">
        <w:fldChar w:fldCharType="separate"/>
      </w:r>
      <w:r w:rsidR="004827F9">
        <w:rPr>
          <w:noProof/>
        </w:rPr>
        <w:t>(Zimmerman &amp; Kremer 1984, Camus &amp; Buschmann 2017, Supratya et al. 2020)</w:t>
      </w:r>
      <w:r w:rsidR="00CB309A">
        <w:fldChar w:fldCharType="end"/>
      </w:r>
      <w:ins w:id="137" w:author="Nick.Tolimieri" w:date="2022-09-09T13:33:00Z">
        <w:r w:rsidR="00477F34">
          <w:t>. While</w:t>
        </w:r>
      </w:ins>
      <w:ins w:id="138" w:author="Nick.Tolimieri [2]" w:date="2022-09-07T12:52:00Z">
        <w:del w:id="139" w:author="Nick.Tolimieri" w:date="2022-09-09T13:33:00Z">
          <w:r w:rsidR="00AD6474" w:rsidDel="00477F34">
            <w:delText xml:space="preserve"> with</w:delText>
          </w:r>
        </w:del>
        <w:r w:rsidR="00AD6474">
          <w:t xml:space="preserve"> </w:t>
        </w:r>
        <w:proofErr w:type="spellStart"/>
        <w:r w:rsidR="00AD6474">
          <w:rPr>
            <w:i/>
          </w:rPr>
          <w:t>Nereocystis</w:t>
        </w:r>
      </w:ins>
      <w:proofErr w:type="spellEnd"/>
      <w:ins w:id="140" w:author="Nick.Tolimieri" w:date="2022-09-09T13:33:00Z">
        <w:r w:rsidR="00477F34">
          <w:rPr>
            <w:i/>
          </w:rPr>
          <w:t xml:space="preserve"> </w:t>
        </w:r>
        <w:r w:rsidR="00477F34">
          <w:t>may</w:t>
        </w:r>
      </w:ins>
      <w:ins w:id="141" w:author="Nick.Tolimieri" w:date="2022-09-09T15:05:00Z">
        <w:r w:rsidR="00D140AA">
          <w:t xml:space="preserve"> </w:t>
        </w:r>
      </w:ins>
      <w:ins w:id="142" w:author="Nick.Tolimieri" w:date="2022-09-09T13:33:00Z">
        <w:r w:rsidR="00477F34">
          <w:t>be</w:t>
        </w:r>
      </w:ins>
      <w:ins w:id="143" w:author="Nick.Tolimieri [2]" w:date="2022-09-07T12:52:00Z">
        <w:r w:rsidR="00AD6474">
          <w:rPr>
            <w:i/>
          </w:rPr>
          <w:t xml:space="preserve"> </w:t>
        </w:r>
        <w:r w:rsidR="00AD6474">
          <w:t>unable to produce sporophytes in 18</w:t>
        </w:r>
      </w:ins>
      <w:ins w:id="144" w:author="Nick.Tolimieri [2]" w:date="2022-09-07T12:53:00Z">
        <w:r w:rsidR="00AD6474" w:rsidRPr="00AD6474">
          <w:t>°</w:t>
        </w:r>
        <w:r w:rsidR="00AD6474">
          <w:t xml:space="preserve"> C water </w:t>
        </w:r>
      </w:ins>
      <w:r w:rsidR="00CB309A">
        <w:fldChar w:fldCharType="begin"/>
      </w:r>
      <w:r w:rsidR="00CB309A">
        <w:instrText xml:space="preserve"> ADDIN EN.CITE &lt;EndNote&gt;&lt;Cite&gt;&lt;Author&gt;Muth&lt;/Author&gt;&lt;Year&gt;2019&lt;/Year&gt;&lt;RecNum&gt;9266&lt;/RecNum&gt;&lt;DisplayText&gt;(Muth et al. 2019a)&lt;/DisplayText&gt;&lt;record&gt;&lt;rec-number&gt;9266&lt;/rec-number&gt;&lt;foreign-keys&gt;&lt;key app="EN" db-id="prxrzzvdy0x2s4ee00qpxptadsswa02rwx0p" timestamp="1662579952"&gt;9266&lt;/key&gt;&lt;/foreign-keys&gt;&lt;ref-type name="Generic"&gt;13&lt;/ref-type&gt;&lt;contributors&gt;&lt;authors&gt;&lt;author&gt;Muth, Arley F&lt;/author&gt;&lt;author&gt;Graham, Michael H&lt;/author&gt;&lt;author&gt;Lane, Christopher E&lt;/author&gt;&lt;author&gt;Harley, Christopher DG&lt;/author&gt;&lt;/authors&gt;&lt;/contributors&gt;&lt;titles&gt;&lt;title&gt;Recruitment tolerance to increased temperature present across multiple kelp clades&lt;/title&gt;&lt;/titles&gt;&lt;dates&gt;&lt;year&gt;2019&lt;/year&gt;&lt;/dates&gt;&lt;publisher&gt;Wiley Online Library&lt;/publisher&gt;&lt;isbn&gt;0012-9658&lt;/isbn&gt;&lt;urls&gt;&lt;/urls&gt;&lt;/record&gt;&lt;/Cite&gt;&lt;/EndNote&gt;</w:instrText>
      </w:r>
      <w:r w:rsidR="00CB309A">
        <w:fldChar w:fldCharType="separate"/>
      </w:r>
      <w:r w:rsidR="00CB309A">
        <w:rPr>
          <w:noProof/>
        </w:rPr>
        <w:t>(Muth et al. 2019a)</w:t>
      </w:r>
      <w:r w:rsidR="00CB309A">
        <w:fldChar w:fldCharType="end"/>
      </w:r>
      <w:ins w:id="145" w:author="Nick.Tolimieri" w:date="2022-09-09T13:33:00Z">
        <w:r w:rsidR="00477F34">
          <w:t xml:space="preserve">, </w:t>
        </w:r>
        <w:proofErr w:type="spellStart"/>
        <w:r w:rsidR="00477F34">
          <w:rPr>
            <w:i/>
          </w:rPr>
          <w:t>Macrocystis</w:t>
        </w:r>
        <w:proofErr w:type="spellEnd"/>
        <w:r w:rsidR="00477F34">
          <w:rPr>
            <w:i/>
          </w:rPr>
          <w:t xml:space="preserve"> </w:t>
        </w:r>
      </w:ins>
      <w:ins w:id="146" w:author="Nick.Tolimieri" w:date="2022-09-09T13:34:00Z">
        <w:r w:rsidR="002D5B13">
          <w:t xml:space="preserve">may be more tolerant to higher temperatures in terms of sporophyte production </w:t>
        </w:r>
      </w:ins>
      <w:r w:rsidR="002D5B13">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2D5B13">
        <w:instrText xml:space="preserve"> ADDIN EN.CITE </w:instrText>
      </w:r>
      <w:r w:rsidR="002D5B13">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2D5B13">
        <w:instrText xml:space="preserve"> ADDIN EN.CITE.DATA </w:instrText>
      </w:r>
      <w:r w:rsidR="002D5B13">
        <w:fldChar w:fldCharType="end"/>
      </w:r>
      <w:r w:rsidR="002D5B13">
        <w:fldChar w:fldCharType="separate"/>
      </w:r>
      <w:r w:rsidR="002D5B13">
        <w:rPr>
          <w:noProof/>
        </w:rPr>
        <w:t>(Deysher &amp; Dean 1986a, Deysher &amp; Dean 1986b)</w:t>
      </w:r>
      <w:r w:rsidR="002D5B13">
        <w:fldChar w:fldCharType="end"/>
      </w:r>
      <w:ins w:id="147" w:author="Nick.Tolimieri [2]" w:date="2022-09-06T15:22:00Z">
        <w:r w:rsidR="00062C9E" w:rsidRPr="00062C9E">
          <w:t>. Therefore, we also calculated the number of days above 15° C for each site by year</w:t>
        </w:r>
        <w:r w:rsidR="00062C9E">
          <w:t xml:space="preserve">. </w:t>
        </w:r>
      </w:ins>
    </w:p>
    <w:p w14:paraId="03CE3B8E" w14:textId="1B4487B9" w:rsidR="00471A3D" w:rsidRDefault="00191063">
      <w:ins w:id="148" w:author="Nick.Tolimieri [2]" w:date="2022-09-07T11:20:00Z">
        <w:r>
          <w:t xml:space="preserve">To provide a more formal analysis of MHW prevalence at our sites, we also </w:t>
        </w:r>
      </w:ins>
      <w:ins w:id="149" w:author="Nick.Tolimieri [2]" w:date="2022-09-07T12:57:00Z">
        <w:r w:rsidR="00ED35BC">
          <w:t xml:space="preserve">calculated MHW statistics following </w:t>
        </w:r>
      </w:ins>
      <w:del w:id="150" w:author="Nick.Tolimieri [2]" w:date="2022-09-06T11:53:00Z">
        <w:r w:rsidR="00095645" w:rsidRPr="00CB309A" w:rsidDel="00466F04">
          <w:rPr>
            <w:highlight w:val="yellow"/>
            <w:rPrChange w:id="151"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152" w:author="Nick.Tolimieri [2]" w:date="2022-09-07T13:17:00Z">
              <w:rPr/>
            </w:rPrChange>
          </w:rPr>
          <w:delInstrText xml:space="preserve"> ADDIN EN.CITE </w:delInstrText>
        </w:r>
        <w:r w:rsidR="00095645" w:rsidRPr="00CB309A" w:rsidDel="00466F04">
          <w:rPr>
            <w:highlight w:val="yellow"/>
            <w:rPrChange w:id="153"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154" w:author="Nick.Tolimieri [2]" w:date="2022-09-07T13:17:00Z">
              <w:rPr/>
            </w:rPrChange>
          </w:rPr>
          <w:delInstrText xml:space="preserve"> ADDIN EN.CITE.DATA </w:delInstrText>
        </w:r>
        <w:r w:rsidR="00095645" w:rsidRPr="00CB309A" w:rsidDel="00466F04">
          <w:rPr>
            <w:highlight w:val="yellow"/>
            <w:rPrChange w:id="155" w:author="Nick.Tolimieri [2]" w:date="2022-09-07T13:17:00Z">
              <w:rPr>
                <w:highlight w:val="yellow"/>
              </w:rPr>
            </w:rPrChange>
          </w:rPr>
        </w:r>
        <w:r w:rsidR="00095645" w:rsidRPr="00CB309A" w:rsidDel="00466F04">
          <w:rPr>
            <w:highlight w:val="yellow"/>
            <w:rPrChange w:id="156" w:author="Nick.Tolimieri [2]" w:date="2022-09-07T13:17:00Z">
              <w:rPr/>
            </w:rPrChange>
          </w:rPr>
          <w:fldChar w:fldCharType="end"/>
        </w:r>
        <w:r w:rsidR="00095645" w:rsidRPr="00CB309A" w:rsidDel="00466F04">
          <w:rPr>
            <w:highlight w:val="yellow"/>
            <w:rPrChange w:id="157" w:author="Nick.Tolimieri [2]" w:date="2022-09-07T13:17:00Z">
              <w:rPr>
                <w:highlight w:val="yellow"/>
              </w:rPr>
            </w:rPrChange>
          </w:rPr>
        </w:r>
        <w:r w:rsidR="00095645" w:rsidRPr="00CB309A" w:rsidDel="00466F04">
          <w:rPr>
            <w:highlight w:val="yellow"/>
            <w:rPrChange w:id="158" w:author="Nick.Tolimieri [2]" w:date="2022-09-07T13:17:00Z">
              <w:rPr/>
            </w:rPrChange>
          </w:rPr>
          <w:fldChar w:fldCharType="separate"/>
        </w:r>
        <w:r w:rsidR="00095645" w:rsidRPr="00CB309A" w:rsidDel="00466F04">
          <w:rPr>
            <w:noProof/>
            <w:highlight w:val="yellow"/>
            <w:rPrChange w:id="159" w:author="Nick.Tolimieri [2]" w:date="2022-09-07T13:17:00Z">
              <w:rPr>
                <w:noProof/>
              </w:rPr>
            </w:rPrChange>
          </w:rPr>
          <w:delText>(Hobday et al. 2016)</w:delText>
        </w:r>
        <w:r w:rsidR="00095645" w:rsidRPr="00CB309A" w:rsidDel="00466F04">
          <w:rPr>
            <w:highlight w:val="yellow"/>
            <w:rPrChange w:id="160" w:author="Nick.Tolimieri [2]" w:date="2022-09-07T13:17:00Z">
              <w:rPr/>
            </w:rPrChange>
          </w:rPr>
          <w:fldChar w:fldCharType="end"/>
        </w:r>
      </w:del>
      <w:r w:rsidR="00CB309A">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CB309A">
        <w:instrText xml:space="preserve"> ADDIN EN.CITE </w:instrText>
      </w:r>
      <w:r w:rsidR="00CB309A">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CB309A">
        <w:instrText xml:space="preserve"> ADDIN EN.CITE.DATA </w:instrText>
      </w:r>
      <w:r w:rsidR="00CB309A">
        <w:fldChar w:fldCharType="end"/>
      </w:r>
      <w:r w:rsidR="00CB309A">
        <w:fldChar w:fldCharType="separate"/>
      </w:r>
      <w:r w:rsidR="00CB309A">
        <w:rPr>
          <w:noProof/>
        </w:rPr>
        <w:t>Hobday et al. (2016)</w:t>
      </w:r>
      <w:r w:rsidR="00CB309A">
        <w:fldChar w:fldCharType="end"/>
      </w:r>
      <w:ins w:id="161" w:author="Nick.Tolimieri [2]" w:date="2022-09-07T12:59:00Z">
        <w:r w:rsidR="00ED35BC">
          <w:t xml:space="preserve"> and using the ‘</w:t>
        </w:r>
        <w:proofErr w:type="spellStart"/>
        <w:r w:rsidR="00ED35BC">
          <w:t>heatwaveR</w:t>
        </w:r>
        <w:proofErr w:type="spellEnd"/>
        <w:r w:rsidR="00ED35BC">
          <w:t>’</w:t>
        </w:r>
        <w:r w:rsidR="000115E0">
          <w:t xml:space="preserve"> package</w:t>
        </w:r>
      </w:ins>
      <w:ins w:id="162" w:author="Nick.Tolimieri [2]" w:date="2022-09-07T13:03:00Z">
        <w:r w:rsidR="000115E0">
          <w:t xml:space="preserve"> </w:t>
        </w:r>
      </w:ins>
      <w:r w:rsidR="00CB309A">
        <w:fldChar w:fldCharType="begin"/>
      </w:r>
      <w:r w:rsidR="00CB309A">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CB309A">
        <w:fldChar w:fldCharType="separate"/>
      </w:r>
      <w:r w:rsidR="00CB309A">
        <w:rPr>
          <w:noProof/>
        </w:rPr>
        <w:t>(Schlegel &amp; Smit 2018)</w:t>
      </w:r>
      <w:r w:rsidR="00CB309A">
        <w:fldChar w:fldCharType="end"/>
      </w:r>
      <w:ins w:id="163" w:author="Nick.Tolimieri [2]" w:date="2022-09-07T12:59:00Z">
        <w:r w:rsidR="000115E0">
          <w:t>.</w:t>
        </w:r>
      </w:ins>
      <w:ins w:id="164" w:author="Nick.Tolimieri [2]" w:date="2022-09-07T13:25:00Z">
        <w:r w:rsidR="002717DA">
          <w:t xml:space="preserve"> We evaluate the number of events, as well as the length of these events, and the number of individual days above the 90</w:t>
        </w:r>
      </w:ins>
      <w:ins w:id="165" w:author="Nick.Tolimieri [2]" w:date="2022-09-07T13:26:00Z">
        <w:r w:rsidR="002717DA">
          <w:t>% percentile of SST</w:t>
        </w:r>
        <w:r w:rsidR="00D54E3C">
          <w:t xml:space="preserve"> by year and site.</w:t>
        </w:r>
      </w:ins>
      <w:ins w:id="166" w:author="Nick.Tolimieri [2]" w:date="2022-09-06T11:44:00Z">
        <w:r w:rsidR="008C3B33">
          <w:t xml:space="preserve"> </w:t>
        </w:r>
      </w:ins>
      <w:del w:id="167" w:author="Nick.Tolimieri [2]" w:date="2022-09-06T11:39:00Z">
        <w:r w:rsidR="00EF0B3C" w:rsidDel="008C3B33">
          <w:delText>.</w:delText>
        </w:r>
      </w:del>
    </w:p>
    <w:p w14:paraId="19CF6259" w14:textId="654BA13B" w:rsidR="00471A3D" w:rsidRDefault="009D1439">
      <w:pPr>
        <w:pStyle w:val="Heading2"/>
        <w:spacing w:before="120"/>
      </w:pPr>
      <w:bookmarkStart w:id="168" w:name="_au0wchpbj09l" w:colFirst="0" w:colLast="0"/>
      <w:bookmarkEnd w:id="168"/>
      <w:r>
        <w:lastRenderedPageBreak/>
        <w:t xml:space="preserve">2.4 </w:t>
      </w:r>
      <w:r w:rsidR="00EF0B3C">
        <w:t>Area of canopy kelps</w:t>
      </w:r>
    </w:p>
    <w:p w14:paraId="43FCA6CE" w14:textId="0949B0D0"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CB309A">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CB309A">
        <w:instrText xml:space="preserve"> ADDIN EN.CITE.DATA </w:instrText>
      </w:r>
      <w:r w:rsidR="00CB309A">
        <w:fldChar w:fldCharType="end"/>
      </w:r>
      <w:r w:rsidR="00CB309A">
        <w:fldChar w:fldCharType="separate"/>
      </w:r>
      <w:r w:rsidR="00CB309A">
        <w:rPr>
          <w:noProof/>
        </w:rPr>
        <w:t>(Van Wagenen 2015, WADNR 2017, Shelton et al. 2018)</w:t>
      </w:r>
      <w:r w:rsidR="00CB309A">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CB309A">
        <w:fldChar w:fldCharType="begin"/>
      </w:r>
      <w:r w:rsidR="00CB309A">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CB309A">
        <w:fldChar w:fldCharType="separate"/>
      </w:r>
      <w:r w:rsidR="00CB309A">
        <w:rPr>
          <w:noProof/>
        </w:rPr>
        <w:t>(Van Wagenen 2015)</w:t>
      </w:r>
      <w:r w:rsidR="00CB309A">
        <w:fldChar w:fldCharType="end"/>
      </w:r>
      <w:r>
        <w:t xml:space="preserve">. </w:t>
      </w:r>
    </w:p>
    <w:p w14:paraId="4E9808B3" w14:textId="533C2962" w:rsidR="00471A3D" w:rsidRDefault="009D1439">
      <w:pPr>
        <w:pStyle w:val="Heading2"/>
        <w:spacing w:before="120"/>
      </w:pPr>
      <w:bookmarkStart w:id="169" w:name="_2h658b2af9qi" w:colFirst="0" w:colLast="0"/>
      <w:bookmarkEnd w:id="169"/>
      <w:r>
        <w:t xml:space="preserve">2.5 </w:t>
      </w:r>
      <w:r w:rsidR="00EF0B3C">
        <w:t>Data analysis</w:t>
      </w:r>
    </w:p>
    <w:p w14:paraId="39928907" w14:textId="79254E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CB309A">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CB309A">
        <w:instrText xml:space="preserve"> ADDIN EN.CITE.DATA </w:instrText>
      </w:r>
      <w:r w:rsidR="00CB309A">
        <w:fldChar w:fldCharType="end"/>
      </w:r>
      <w:r w:rsidR="00CB309A">
        <w:fldChar w:fldCharType="separate"/>
      </w:r>
      <w:r w:rsidR="00CB309A">
        <w:rPr>
          <w:noProof/>
        </w:rPr>
        <w:t>(Pfister et al. 2018, Shelton et al. 2018)</w:t>
      </w:r>
      <w:r w:rsidR="00CB309A">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t>
      </w:r>
      <w:r w:rsidR="006F1D2E" w:rsidRPr="0022640D">
        <w:lastRenderedPageBreak/>
        <w:t xml:space="preserve">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5F9E2051"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CB309A">
        <w:fldChar w:fldCharType="begin"/>
      </w:r>
      <w:r w:rsidR="00CB309A">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CB309A">
        <w:fldChar w:fldCharType="separate"/>
      </w:r>
      <w:r w:rsidR="00CB309A">
        <w:rPr>
          <w:noProof/>
        </w:rPr>
        <w:t>(CAP, implemented in R using ‘CAPdiscrim’; Anderson &amp; Willis 2003)</w:t>
      </w:r>
      <w:r w:rsidR="00CB309A">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CB309A">
        <w:fldChar w:fldCharType="begin"/>
      </w:r>
      <w:r w:rsidR="00CB309A">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CB309A">
        <w:fldChar w:fldCharType="separate"/>
      </w:r>
      <w:r w:rsidR="00CB309A">
        <w:rPr>
          <w:noProof/>
        </w:rPr>
        <w:t>(Anderson 2001, R Core Team 2021)</w:t>
      </w:r>
      <w:r w:rsidR="00CB309A">
        <w:fldChar w:fldCharType="end"/>
      </w:r>
      <w:r w:rsidR="00E17915">
        <w:t>)</w:t>
      </w:r>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w:t>
      </w:r>
      <w:r>
        <w:lastRenderedPageBreak/>
        <w:t xml:space="preserve">permutations for both the CAP and </w:t>
      </w:r>
      <w:proofErr w:type="spellStart"/>
      <w:r>
        <w:t>PerMANOVA</w:t>
      </w:r>
      <w:proofErr w:type="spellEnd"/>
      <w:r>
        <w:t xml:space="preserve"> analyses </w:t>
      </w:r>
      <w:r w:rsidR="00CB309A">
        <w:fldChar w:fldCharType="begin"/>
      </w:r>
      <w:r w:rsidR="00CB309A">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CB309A">
        <w:fldChar w:fldCharType="separate"/>
      </w:r>
      <w:r w:rsidR="00CB309A">
        <w:rPr>
          <w:noProof/>
        </w:rPr>
        <w:t>(Anderson 2001)</w:t>
      </w:r>
      <w:r w:rsidR="00CB309A">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3613DDAC"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CB309A">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CB309A">
        <w:instrText xml:space="preserve"> ADDIN EN.CITE </w:instrText>
      </w:r>
      <w:r w:rsidR="00CB309A">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CB309A">
        <w:instrText xml:space="preserve"> ADDIN EN.CITE.DATA </w:instrText>
      </w:r>
      <w:r w:rsidR="00CB309A">
        <w:fldChar w:fldCharType="end"/>
      </w:r>
      <w:r w:rsidR="00CB309A">
        <w:fldChar w:fldCharType="separate"/>
      </w:r>
      <w:r w:rsidR="00CB309A">
        <w:rPr>
          <w:noProof/>
        </w:rPr>
        <w:t>(Estes et al. 2004, Watson &amp; Estes 2011)</w:t>
      </w:r>
      <w:r w:rsidR="00CB309A">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CB309A">
        <w:fldChar w:fldCharType="begin"/>
      </w:r>
      <w:r w:rsidR="00CB309A">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CB309A">
        <w:fldChar w:fldCharType="separate"/>
      </w:r>
      <w:r w:rsidR="00CB309A">
        <w:rPr>
          <w:noProof/>
        </w:rPr>
        <w:t>(Holbrook et al. 1990, Carr 1991)</w:t>
      </w:r>
      <w:r w:rsidR="00CB309A">
        <w:fldChar w:fldCharType="end"/>
      </w:r>
      <w:r>
        <w:t>.</w:t>
      </w:r>
    </w:p>
    <w:p w14:paraId="5E603DA3" w14:textId="3CFF1EB3"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170" w:author="Nick.Tolimieri [2]" w:date="2022-09-07T09:52:00Z">
        <w:r w:rsidR="00E27D6D">
          <w:t xml:space="preserve">purple urchins </w:t>
        </w:r>
      </w:ins>
      <w:proofErr w:type="spellStart"/>
      <w:r w:rsidR="00602104" w:rsidRPr="00602104">
        <w:rPr>
          <w:i/>
        </w:rPr>
        <w:t>Strongylocentrotus</w:t>
      </w:r>
      <w:proofErr w:type="spellEnd"/>
      <w:r w:rsidR="00EF0B3C" w:rsidRPr="0034358B">
        <w:rPr>
          <w:i/>
        </w:rPr>
        <w:t xml:space="preserve"> </w:t>
      </w:r>
      <w:proofErr w:type="spellStart"/>
      <w:r w:rsidR="00EF0B3C" w:rsidRPr="0034358B">
        <w:rPr>
          <w:i/>
        </w:rPr>
        <w:t>purpuratus</w:t>
      </w:r>
      <w:proofErr w:type="spellEnd"/>
      <w:r w:rsidR="0034358B">
        <w:t>,</w:t>
      </w:r>
      <w:r w:rsidR="00EF0B3C" w:rsidRPr="0034358B">
        <w:t xml:space="preserve"> </w:t>
      </w:r>
      <w:ins w:id="171" w:author="Nick.Tolimieri [2]" w:date="2022-09-07T09:52:00Z">
        <w:r w:rsidR="00E27D6D">
          <w:t xml:space="preserve">green urchins </w:t>
        </w:r>
      </w:ins>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ins w:id="172" w:author="Nick.Tolimieri [2]" w:date="2022-09-07T09:53:00Z">
        <w:r w:rsidR="00E27D6D">
          <w:t xml:space="preserve">red urchins </w:t>
        </w:r>
      </w:ins>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xml:space="preserve">), the site-scale (average densities within a site in each year), and the within-site scale (average densities within a depth-zone and site in each year). Such comparisons at multiple scales allow </w:t>
      </w:r>
      <w:r w:rsidR="00EF0B3C">
        <w:lastRenderedPageBreak/>
        <w:t>us to consider the range of relationships that can be generated at different spatial scales and enable closer comparisons between our focal communities and those in other regions.</w:t>
      </w:r>
    </w:p>
    <w:p w14:paraId="2D298350" w14:textId="0A1F072B"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CB309A">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CB309A">
        <w:instrText xml:space="preserve"> ADDIN EN.CITE </w:instrText>
      </w:r>
      <w:r w:rsidR="00CB309A">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CB309A">
        <w:instrText xml:space="preserve"> ADDIN EN.CITE.DATA </w:instrText>
      </w:r>
      <w:r w:rsidR="00CB309A">
        <w:fldChar w:fldCharType="end"/>
      </w:r>
      <w:r w:rsidR="00CB309A">
        <w:fldChar w:fldCharType="separate"/>
      </w:r>
      <w:r w:rsidR="00CB309A">
        <w:rPr>
          <w:noProof/>
        </w:rPr>
        <w:t>(Maunder &amp; Punt 2004, Potts &amp; Elith 2006)</w:t>
      </w:r>
      <w:r w:rsidR="00CB309A">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package in R). As above, we included transect volume per stratum as a weighting factor to account for differences in sampling effort.</w:t>
      </w:r>
    </w:p>
    <w:p w14:paraId="2C9F5986" w14:textId="02AB30DD"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 xml:space="preserve">(2) the </w:t>
      </w:r>
      <w:r w:rsidR="00096130">
        <w:rPr>
          <w:color w:val="000000" w:themeColor="text1"/>
        </w:rPr>
        <w:lastRenderedPageBreak/>
        <w:t>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CB309A">
        <w:fldChar w:fldCharType="begin"/>
      </w:r>
      <w:r w:rsidR="00CB309A">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CB309A">
        <w:fldChar w:fldCharType="separate"/>
      </w:r>
      <w:r w:rsidR="00CB309A">
        <w:rPr>
          <w:noProof/>
        </w:rPr>
        <w:t>(Burnham &amp; Anderson 1998)</w:t>
      </w:r>
      <w:r w:rsidR="00CB309A">
        <w:fldChar w:fldCharType="end"/>
      </w:r>
      <w:r>
        <w:t xml:space="preserve">. </w:t>
      </w:r>
    </w:p>
    <w:p w14:paraId="783A2BC3" w14:textId="5F7B1291" w:rsidR="00471A3D" w:rsidRDefault="009D1439">
      <w:pPr>
        <w:pStyle w:val="Heading1"/>
        <w:spacing w:before="120"/>
      </w:pPr>
      <w:bookmarkStart w:id="173" w:name="_zg3uzw3q29am" w:colFirst="0" w:colLast="0"/>
      <w:bookmarkEnd w:id="173"/>
      <w:r>
        <w:t xml:space="preserve">3. </w:t>
      </w:r>
      <w:r w:rsidR="00EF0B3C">
        <w:t>Results</w:t>
      </w:r>
    </w:p>
    <w:p w14:paraId="6AADDFFB" w14:textId="6E57B3DF" w:rsidR="00471A3D" w:rsidRDefault="009D1439">
      <w:pPr>
        <w:pStyle w:val="Heading2"/>
      </w:pPr>
      <w:bookmarkStart w:id="174" w:name="_f80bb2jl8g29" w:colFirst="0" w:colLast="0"/>
      <w:bookmarkEnd w:id="174"/>
      <w:r>
        <w:t xml:space="preserve">3.1 </w:t>
      </w:r>
      <w:r w:rsidR="00EF0B3C">
        <w:t>Sea surface temperature</w:t>
      </w:r>
    </w:p>
    <w:p w14:paraId="2B76A209" w14:textId="219E9FEF" w:rsidR="00471A3D" w:rsidRDefault="00EF0B3C" w:rsidP="003A393C">
      <w:pPr>
        <w:rPr>
          <w:ins w:id="175" w:author="Nick.Tolimieri [2]" w:date="2022-09-06T14:15:00Z"/>
        </w:rPr>
      </w:pPr>
      <w:r>
        <w:t xml:space="preserve">The warmest mean monthly SST at our sites (between 2003 and 2021) occurred in 2013 (Fig. 1a) with anomalously warm temperatures </w:t>
      </w:r>
      <w:ins w:id="176" w:author="Nick.Tolimieri [2]" w:date="2022-09-06T14:02:00Z">
        <w:r w:rsidR="00755196">
          <w:t>(</w:t>
        </w:r>
      </w:ins>
      <w:ins w:id="177" w:author="Nick.Tolimieri [2]" w:date="2022-09-06T14:03:00Z">
        <w:r w:rsidR="00755196">
          <w:t xml:space="preserve">&gt; 1.0 </w:t>
        </w:r>
        <w:proofErr w:type="spellStart"/>
        <w:r w:rsidR="00755196">
          <w:t>s.d.</w:t>
        </w:r>
        <w:proofErr w:type="spellEnd"/>
        <w:r w:rsidR="00755196">
          <w:t xml:space="preserve"> above the long-term average</w:t>
        </w:r>
      </w:ins>
      <w:ins w:id="178" w:author="Nick.Tolimieri [2]" w:date="2022-09-06T14:09:00Z">
        <w:r w:rsidR="0005668D">
          <w:t xml:space="preserve"> in Fig. S3</w:t>
        </w:r>
      </w:ins>
      <w:ins w:id="179" w:author="Nick.Tolimieri [2]" w:date="2022-09-06T14:03:00Z">
        <w:r w:rsidR="00755196">
          <w:t xml:space="preserve">) </w:t>
        </w:r>
      </w:ins>
      <w:r>
        <w:t>in both July and September (</w:t>
      </w:r>
      <w:r w:rsidRPr="00D9376B">
        <w:rPr>
          <w:highlight w:val="yellow"/>
          <w:rPrChange w:id="180" w:author="Nick.Tolimieri [2]" w:date="2022-09-02T10:12:00Z">
            <w:rPr/>
          </w:rPrChange>
        </w:rPr>
        <w:t xml:space="preserve">Figs. S2 &amp; </w:t>
      </w:r>
      <w:commentRangeStart w:id="181"/>
      <w:r w:rsidRPr="00D9376B">
        <w:rPr>
          <w:highlight w:val="yellow"/>
          <w:rPrChange w:id="182" w:author="Nick.Tolimieri [2]" w:date="2022-09-02T10:12:00Z">
            <w:rPr/>
          </w:rPrChange>
        </w:rPr>
        <w:t>S3</w:t>
      </w:r>
      <w:commentRangeEnd w:id="181"/>
      <w:r w:rsidR="00D9376B">
        <w:rPr>
          <w:rStyle w:val="CommentReference"/>
        </w:rPr>
        <w:commentReference w:id="181"/>
      </w:r>
      <w:r w:rsidRPr="00D9376B">
        <w:rPr>
          <w:highlight w:val="yellow"/>
          <w:rPrChange w:id="183" w:author="Nick.Tolimieri [2]" w:date="2022-09-02T10:12:00Z">
            <w:rPr/>
          </w:rPrChange>
        </w:rPr>
        <w:t>)</w:t>
      </w:r>
      <w:r>
        <w:t>, before the development of the MHW in the boreal winter of 2013-2014 (Bond et al 2014).</w:t>
      </w:r>
      <w:ins w:id="184" w:author="Nick.Tolimieri [2]" w:date="2022-09-06T11:57:00Z">
        <w:r w:rsidR="00B0213D">
          <w:t xml:space="preserve"> </w:t>
        </w:r>
      </w:ins>
      <w:del w:id="185" w:author="Nick.Tolimieri [2]" w:date="2022-09-06T11:57:00Z">
        <w:r w:rsidDel="00B0213D">
          <w:delText xml:space="preserve"> </w:delText>
        </w:r>
      </w:del>
      <w:r>
        <w:t xml:space="preserve">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xml:space="preserve">). </w:t>
      </w:r>
      <w:del w:id="186" w:author="Nick.Tolimieri [2]" w:date="2022-09-06T15:23:00Z">
        <w:r w:rsidRPr="0005668D" w:rsidDel="00D03DD5">
          <w:rPr>
            <w:color w:val="000000" w:themeColor="text1"/>
            <w:highlight w:val="yellow"/>
            <w:rPrChange w:id="187"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188" w:author="Nick.Tolimieri [2]" w:date="2022-09-06T14:09:00Z">
              <w:rPr/>
            </w:rPrChange>
          </w:rPr>
          <w:delText xml:space="preserve"> </w:delText>
        </w:r>
      </w:del>
      <w:r>
        <w:t>However, warm SST in 2019 does align with a 2019 MH</w:t>
      </w:r>
      <w:r w:rsidRPr="00DD1DFC">
        <w:t xml:space="preserve">W </w:t>
      </w:r>
      <w:r w:rsidR="00CB309A">
        <w:fldChar w:fldCharType="begin"/>
      </w:r>
      <w:r w:rsidR="00CB309A">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CB309A">
        <w:fldChar w:fldCharType="separate"/>
      </w:r>
      <w:r w:rsidR="00CB309A">
        <w:rPr>
          <w:noProof/>
        </w:rPr>
        <w:t>(Harvey et al. 2022)</w:t>
      </w:r>
      <w:r w:rsidR="00CB309A">
        <w:fldChar w:fldCharType="end"/>
      </w:r>
      <w:r>
        <w:t>.</w:t>
      </w:r>
      <w:r w:rsidR="0025518C">
        <w:t xml:space="preserve"> </w:t>
      </w:r>
      <w:r>
        <w:t xml:space="preserve">There were </w:t>
      </w:r>
      <w:r w:rsidR="00FB5F01">
        <w:t xml:space="preserve">also </w:t>
      </w:r>
      <w:r>
        <w:t>warm periods in both 2020 and 2021</w:t>
      </w:r>
      <w:ins w:id="189" w:author="Nick.Tolimieri [2]" w:date="2022-09-06T14:08:00Z">
        <w:r w:rsidR="0005668D">
          <w:t>, but</w:t>
        </w:r>
      </w:ins>
      <w:del w:id="190" w:author="Nick.Tolimieri [2]" w:date="2022-09-06T14:08:00Z">
        <w:r w:rsidDel="0005668D">
          <w:delText>; however</w:delText>
        </w:r>
      </w:del>
      <w:r>
        <w:t xml:space="preserve"> these periods were short enough that they did not register as high when averaged by month (Fig</w:t>
      </w:r>
      <w:del w:id="191" w:author="Nick.Tolimieri [2]" w:date="2022-09-06T14:08:00Z">
        <w:r w:rsidDel="0005668D">
          <w:delText>s. S2 &amp;</w:delText>
        </w:r>
      </w:del>
      <w:ins w:id="192" w:author="Nick.Tolimieri [2]" w:date="2022-09-06T14:08:00Z">
        <w:r w:rsidR="0005668D">
          <w:t>.</w:t>
        </w:r>
      </w:ins>
      <w:r>
        <w:t xml:space="preserve"> S3).</w:t>
      </w:r>
      <w:r w:rsidR="005A3E26">
        <w:t xml:space="preserve"> SST was warmest at Destruction Island and coolest at </w:t>
      </w:r>
      <w:proofErr w:type="spellStart"/>
      <w:r w:rsidR="005A3E26">
        <w:t>Tatoosh</w:t>
      </w:r>
      <w:proofErr w:type="spellEnd"/>
      <w:r w:rsidR="005A3E26">
        <w:t>/</w:t>
      </w:r>
      <w:proofErr w:type="spellStart"/>
      <w:r w:rsidR="005A3E26">
        <w:t>Neah</w:t>
      </w:r>
      <w:proofErr w:type="spellEnd"/>
      <w:r w:rsidR="005A3E26">
        <w:t xml:space="preserve"> Bay (Fig. 1a).</w:t>
      </w:r>
      <w:ins w:id="193" w:author="Nick.Tolimieri [2]" w:date="2022-09-06T11:58:00Z">
        <w:r w:rsidR="00B0213D">
          <w:t xml:space="preserve"> </w:t>
        </w:r>
      </w:ins>
      <w:ins w:id="194" w:author="Nick.Tolimieri [2]" w:date="2022-09-06T11:59:00Z">
        <w:r w:rsidR="00FD4247">
          <w:t xml:space="preserve">While 2013 and 2019 mark the highest recent SST, temperatures were actually higher in 1994 and 1997 </w:t>
        </w:r>
      </w:ins>
      <w:ins w:id="195" w:author="Nick.Tolimieri [2]" w:date="2022-09-06T12:00:00Z">
        <w:r w:rsidR="00FD4247">
          <w:t>(Fig. S2)</w:t>
        </w:r>
        <w:r w:rsidR="003A393C">
          <w:t>, approaching and exceeding 16</w:t>
        </w:r>
      </w:ins>
      <w:ins w:id="196" w:author="Nick.Tolimieri [2]" w:date="2022-09-06T12:02:00Z">
        <w:r w:rsidR="003A393C">
          <w:t>°</w:t>
        </w:r>
      </w:ins>
      <w:ins w:id="197" w:author="Nick.Tolimieri [2]" w:date="2022-09-06T12:01:00Z">
        <w:r w:rsidR="003A393C">
          <w:t xml:space="preserve"> </w:t>
        </w:r>
      </w:ins>
      <w:ins w:id="198" w:author="Nick.Tolimieri [2]" w:date="2022-09-06T12:00:00Z">
        <w:r w:rsidR="003A393C">
          <w:t>C in the</w:t>
        </w:r>
      </w:ins>
      <w:ins w:id="199" w:author="Nick.Tolimieri [2]" w:date="2022-09-06T14:15:00Z">
        <w:r w:rsidR="0005668D">
          <w:t>se</w:t>
        </w:r>
      </w:ins>
      <w:ins w:id="200" w:author="Nick.Tolimieri [2]" w:date="2022-09-06T12:00:00Z">
        <w:r w:rsidR="003A393C">
          <w:t xml:space="preserve"> El Nino years.</w:t>
        </w:r>
        <w:r w:rsidR="00FD4247">
          <w:t xml:space="preserve"> </w:t>
        </w:r>
      </w:ins>
    </w:p>
    <w:p w14:paraId="24BCCF91" w14:textId="77777777" w:rsidR="00666EBE" w:rsidRDefault="008245DB">
      <w:pPr>
        <w:rPr>
          <w:ins w:id="201" w:author="Nick.Tolimieri [2]" w:date="2022-09-07T13:28:00Z"/>
        </w:rPr>
      </w:pPr>
      <w:del w:id="202" w:author="Nick.Tolimieri [2]" w:date="2022-09-06T15:21:00Z">
        <w:r w:rsidDel="00062C9E">
          <w:lastRenderedPageBreak/>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proofErr w:type="spellStart"/>
      <w:ins w:id="203" w:author="Nick.Tolimieri [2]" w:date="2022-09-06T15:10:00Z">
        <w:r w:rsidR="009E6810">
          <w:t>Tatoosh</w:t>
        </w:r>
        <w:proofErr w:type="spellEnd"/>
        <w:r w:rsidR="009E6810">
          <w:t xml:space="preserve"> Island and </w:t>
        </w:r>
        <w:proofErr w:type="spellStart"/>
        <w:r w:rsidR="009E6810">
          <w:t>Neah</w:t>
        </w:r>
        <w:proofErr w:type="spellEnd"/>
        <w:r w:rsidR="009E6810">
          <w:t xml:space="preserve"> Bay, as well as Cape Alava, had very few days above </w:t>
        </w:r>
        <w:r w:rsidR="009E6810" w:rsidRPr="009E6810">
          <w:t>15° C</w:t>
        </w:r>
      </w:ins>
      <w:ins w:id="204" w:author="Nick.Tolimieri [2]" w:date="2022-09-06T15:23:00Z">
        <w:r w:rsidR="00640FF9">
          <w:t xml:space="preserve"> </w:t>
        </w:r>
      </w:ins>
      <w:ins w:id="205" w:author="Nick.Tolimieri [2]" w:date="2022-09-06T15:10:00Z">
        <w:r w:rsidR="009E6810">
          <w:t>from 2014-2016 (</w:t>
        </w:r>
      </w:ins>
      <w:ins w:id="206" w:author="Nick.Tolimieri [2]" w:date="2022-09-06T15:11:00Z">
        <w:r w:rsidR="009E6810">
          <w:t xml:space="preserve">two and six days respectively, Table S6). Cape Johnson had 6-15 days per year above </w:t>
        </w:r>
        <w:r w:rsidR="009E6810" w:rsidRPr="009E6810">
          <w:t>15° C</w:t>
        </w:r>
        <w:r w:rsidR="009E6810">
          <w:t xml:space="preserve"> (</w:t>
        </w:r>
      </w:ins>
      <w:ins w:id="207" w:author="Nick.Tolimieri [2]" w:date="2022-09-06T15:12:00Z">
        <w:r w:rsidR="009E6810">
          <w:t xml:space="preserve">29 total) from 2014-2016, while Destruction Island was the warmest with 101 days (27-39 days) above </w:t>
        </w:r>
        <w:r w:rsidR="009E6810" w:rsidRPr="009E6810">
          <w:t>15° C</w:t>
        </w:r>
        <w:r w:rsidR="009E6810">
          <w:t xml:space="preserve">.  </w:t>
        </w:r>
      </w:ins>
      <w:ins w:id="208" w:author="Nick.Tolimieri [2]" w:date="2022-09-06T15:13:00Z">
        <w:r w:rsidR="009E6810">
          <w:t xml:space="preserve">Sites tended to be warmer in 2013 with 25 or more days above </w:t>
        </w:r>
        <w:r w:rsidR="009E6810" w:rsidRPr="009E6810">
          <w:t>15° C</w:t>
        </w:r>
        <w:r w:rsidR="009E6810">
          <w:t xml:space="preserve">, except </w:t>
        </w:r>
        <w:proofErr w:type="gramStart"/>
        <w:r w:rsidR="009E6810">
          <w:t xml:space="preserve">for  </w:t>
        </w:r>
        <w:proofErr w:type="spellStart"/>
        <w:r w:rsidR="009E6810">
          <w:t>Tatoosh</w:t>
        </w:r>
        <w:proofErr w:type="spellEnd"/>
        <w:proofErr w:type="gramEnd"/>
        <w:r w:rsidR="009E6810">
          <w:t xml:space="preserve"> Island and </w:t>
        </w:r>
        <w:proofErr w:type="spellStart"/>
        <w:r w:rsidR="009E6810">
          <w:t>Neah</w:t>
        </w:r>
        <w:proofErr w:type="spellEnd"/>
        <w:r w:rsidR="009E6810">
          <w:t xml:space="preserve"> Bay, which had only five days</w:t>
        </w:r>
        <w:r w:rsidR="00671639">
          <w:t xml:space="preserve"> above </w:t>
        </w:r>
      </w:ins>
      <w:ins w:id="209" w:author="Nick.Tolimieri [2]" w:date="2022-09-06T15:14:00Z">
        <w:r w:rsidR="00671639" w:rsidRPr="00671639">
          <w:t>15° C</w:t>
        </w:r>
        <w:r w:rsidR="00084171">
          <w:t xml:space="preserve"> (Table S6)</w:t>
        </w:r>
        <w:r w:rsidR="00671639">
          <w:t>.</w:t>
        </w:r>
        <w:r w:rsidR="00F10EDC">
          <w:t xml:space="preserve"> </w:t>
        </w:r>
      </w:ins>
    </w:p>
    <w:p w14:paraId="73619E41" w14:textId="4C63E4BF" w:rsidR="008750BB" w:rsidRDefault="00BE7D5F">
      <w:ins w:id="210" w:author="Nick.Tolimieri [2]" w:date="2022-09-06T15:15:00Z">
        <w:r>
          <w:t>The 2014-2016 years do stand out for all sites in terms of increased MHW statistics with more events and longer durations for all sites</w:t>
        </w:r>
      </w:ins>
      <w:ins w:id="211" w:author="Nick.Tolimieri [2]" w:date="2022-09-07T13:31:00Z">
        <w:r w:rsidR="003D644E">
          <w:t xml:space="preserve"> compared to most other years since 1992, with the exception of 1994 and 1997 (Fig. S4, Table S6)</w:t>
        </w:r>
      </w:ins>
      <w:ins w:id="212" w:author="Nick.Tolimieri [2]" w:date="2022-09-06T15:16:00Z">
        <w:r>
          <w:t>.</w:t>
        </w:r>
        <w:r w:rsidR="00B816D1">
          <w:t xml:space="preserve"> However, </w:t>
        </w:r>
      </w:ins>
      <w:ins w:id="213" w:author="Nick.Tolimieri [2]" w:date="2022-09-06T15:17:00Z">
        <w:r w:rsidR="00B816D1">
          <w:t>many of the MHW events, defined in terms of anomalies, occur in the</w:t>
        </w:r>
      </w:ins>
      <w:ins w:id="214" w:author="Nick.Tolimieri [2]" w:date="2022-09-06T15:18:00Z">
        <w:r w:rsidR="00B816D1">
          <w:t xml:space="preserve"> moderate</w:t>
        </w:r>
      </w:ins>
      <w:ins w:id="215" w:author="Nick.Tolimieri [2]" w:date="2022-09-06T15:17:00Z">
        <w:r w:rsidR="00B816D1">
          <w:t xml:space="preserve"> portions of the year</w:t>
        </w:r>
      </w:ins>
      <w:ins w:id="216" w:author="Nick.Tolimieri [2]" w:date="2022-09-06T15:18:00Z">
        <w:r w:rsidR="00B816D1">
          <w:t xml:space="preserve"> in terms of temperature</w:t>
        </w:r>
      </w:ins>
      <w:ins w:id="217" w:author="Nick.Tolimieri [2]" w:date="2022-09-06T15:17:00Z">
        <w:r w:rsidR="00B816D1">
          <w:t xml:space="preserve"> (early summer or </w:t>
        </w:r>
      </w:ins>
      <w:ins w:id="218" w:author="Nick.Tolimieri [2]" w:date="2022-09-06T15:18:00Z">
        <w:r w:rsidR="00B816D1">
          <w:t>autumn, Fig. S2 &amp; S4), and thus may have not exceeded the kelp temperature thresholds locally.</w:t>
        </w:r>
      </w:ins>
      <w:ins w:id="219" w:author="Nick.Tolimieri [2]" w:date="2022-09-07T13:29:00Z">
        <w:r w:rsidR="00666EBE">
          <w:t xml:space="preserve"> Interestingly, </w:t>
        </w:r>
      </w:ins>
      <w:ins w:id="220" w:author="Nick.Tolimieri [2]" w:date="2022-09-07T13:30:00Z">
        <w:r w:rsidR="00666EBE">
          <w:t xml:space="preserve">while </w:t>
        </w:r>
      </w:ins>
      <w:ins w:id="221" w:author="Nick.Tolimieri [2]" w:date="2022-09-07T13:29:00Z">
        <w:r w:rsidR="00666EBE">
          <w:t>2013 was on warmer than 2014-2016 in terms of maximum monthly mean temperature</w:t>
        </w:r>
      </w:ins>
      <w:ins w:id="222" w:author="Nick.Tolimieri [2]" w:date="2022-09-07T13:30:00Z">
        <w:r w:rsidR="00666EBE">
          <w:t xml:space="preserve"> and had more days above </w:t>
        </w:r>
        <w:r w:rsidR="00666EBE" w:rsidRPr="00671639">
          <w:t>15° C</w:t>
        </w:r>
        <w:r w:rsidR="00666EBE">
          <w:t xml:space="preserve">, there were fewer, shorter </w:t>
        </w:r>
      </w:ins>
      <w:ins w:id="223" w:author="Nick.Tolimieri [2]" w:date="2022-09-07T13:31:00Z">
        <w:r w:rsidR="00666EBE">
          <w:t>MHWs in this year than during the 2014-2016 period</w:t>
        </w:r>
        <w:r w:rsidR="00921661">
          <w:t xml:space="preserve"> (Table S6)</w:t>
        </w:r>
        <w:r w:rsidR="00666EBE">
          <w:t xml:space="preserve">. </w:t>
        </w:r>
      </w:ins>
    </w:p>
    <w:p w14:paraId="013304CC" w14:textId="7BFE8B8F" w:rsidR="00471A3D" w:rsidRDefault="009D1439">
      <w:pPr>
        <w:pStyle w:val="Heading2"/>
      </w:pPr>
      <w:bookmarkStart w:id="224" w:name="_5eofmerod4cl" w:colFirst="0" w:colLast="0"/>
      <w:bookmarkEnd w:id="224"/>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along the Washington coast quickly recovered to earlier levels (Fig. 1b</w:t>
      </w:r>
      <w:r w:rsidR="005450F5">
        <w:t>, Fig. S4</w:t>
      </w:r>
      <w:r>
        <w:t xml:space="preserve">), averaging 645 ha (± 185 </w:t>
      </w:r>
      <w:proofErr w:type="spellStart"/>
      <w:proofErr w:type="gramStart"/>
      <w:r>
        <w:t>sd</w:t>
      </w:r>
      <w:proofErr w:type="spellEnd"/>
      <w:proofErr w:type="gramEnd"/>
      <w:r>
        <w:t>) for 2015-2020—or about 90% of that of the previous decade</w:t>
      </w:r>
      <w:r w:rsidR="00164689">
        <w:t xml:space="preserve"> (2003-2</w:t>
      </w:r>
      <w:r w:rsidR="0040085F">
        <w:t>0</w:t>
      </w:r>
      <w:r w:rsidR="00164689">
        <w:t>12)</w:t>
      </w:r>
      <w:r>
        <w:t xml:space="preserve"> prior to the warming in 2013-2014. For both canopy species </w:t>
      </w:r>
      <w:proofErr w:type="spellStart"/>
      <w:r>
        <w:rPr>
          <w:i/>
        </w:rPr>
        <w:lastRenderedPageBreak/>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rsidR="00E63861">
        <w:t xml:space="preserve">stipe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w:t>
      </w:r>
      <w:r w:rsidR="005450F5">
        <w:t>Fig. S5</w:t>
      </w:r>
      <w:r>
        <w:t xml:space="preserve">). There are some differences between the canopy and stipe density data (Figs. S4 &amp; S5), but these are likely scale issues as the aerial canopy survey covers </w:t>
      </w:r>
      <w:r w:rsidR="00E63861">
        <w:t xml:space="preserve">s </w:t>
      </w:r>
      <w:r>
        <w:t>broader area than our stipe counts.</w:t>
      </w:r>
    </w:p>
    <w:p w14:paraId="6E67A224" w14:textId="47D2C6B6" w:rsidR="00471A3D" w:rsidRDefault="00EF0B3C">
      <w:r>
        <w:t>Density of all three urchins increased in 2017 (Fig. 2b, S6), well after the short-lived drop in kelp abundance and warm SST in 2013</w:t>
      </w:r>
      <w:r w:rsidR="00E63861">
        <w:t xml:space="preserve"> and 2014</w:t>
      </w:r>
      <w:r>
        <w:t xml:space="preserve">. Purple urchins showed the largest increases 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 back to earlier levels after 2017</w:t>
      </w:r>
      <w:r w:rsidR="003656D8">
        <w:t xml:space="preserve"> (Fig. 2b, S6)</w:t>
      </w:r>
      <w:r w:rsidR="00882E30">
        <w:t>.</w:t>
      </w:r>
      <w:r>
        <w:t xml:space="preserve"> As we searched extensively for small, hidden urchins</w:t>
      </w:r>
      <w:r w:rsidR="00E63861">
        <w:t xml:space="preserve"> in all years of the study</w:t>
      </w:r>
      <w:r>
        <w:t>, it is unlikely that the low densities from early in the study period were due to a failure to count large numbers of cryptic urchins.</w:t>
      </w:r>
    </w:p>
    <w:p w14:paraId="18C420DD" w14:textId="62BA8BF8" w:rsidR="00471A3D" w:rsidRDefault="00FD1045">
      <w:r w:rsidRPr="00FD1045">
        <w:lastRenderedPageBreak/>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CB309A">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CB309A">
        <w:instrText xml:space="preserve"> ADDIN EN.CITE </w:instrText>
      </w:r>
      <w:r w:rsidR="00CB309A">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CB309A">
        <w:instrText xml:space="preserve"> ADDIN EN.CITE.DATA </w:instrText>
      </w:r>
      <w:r w:rsidR="00CB309A">
        <w:fldChar w:fldCharType="end"/>
      </w:r>
      <w:r w:rsidR="00CB309A">
        <w:fldChar w:fldCharType="separate"/>
      </w:r>
      <w:r w:rsidR="00CB309A">
        <w:rPr>
          <w:noProof/>
        </w:rPr>
        <w:t>Hamilton et al. (2021)</w:t>
      </w:r>
      <w:r w:rsidR="00CB309A">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xml:space="preserve">, </w:t>
      </w:r>
      <w:proofErr w:type="spellStart"/>
      <w:r w:rsidR="00EF0B3C">
        <w:t>mesopredators</w:t>
      </w:r>
      <w:proofErr w:type="spellEnd"/>
      <w:r w:rsidR="00EF0B3C">
        <w:t xml:space="preserve"> that consume urchins</w:t>
      </w:r>
      <w:r w:rsidR="000C02D6">
        <w:t xml:space="preserve"> </w:t>
      </w:r>
      <w:r w:rsidR="00CB309A">
        <w:fldChar w:fldCharType="begin"/>
      </w:r>
      <w:r w:rsidR="00CB309A">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CB309A">
        <w:fldChar w:fldCharType="separate"/>
      </w:r>
      <w:r w:rsidR="00CB309A">
        <w:rPr>
          <w:noProof/>
        </w:rPr>
        <w:t>(Moitoza &amp; Phillips 1979, Duggins 1983)</w:t>
      </w:r>
      <w:r w:rsidR="00CB309A">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225" w:name="_u6kl6dz0q0ha" w:colFirst="0" w:colLast="0"/>
      <w:bookmarkEnd w:id="225"/>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w:t>
      </w:r>
      <w:proofErr w:type="spellStart"/>
      <w:r>
        <w:t>PerMANOVA</w:t>
      </w:r>
      <w:proofErr w:type="spellEnd"/>
      <w:r>
        <w:t xml:space="preserve"> (Fig. 4, Tables </w:t>
      </w:r>
      <w:del w:id="226" w:author="Nick.Tolimieri [2]" w:date="2022-09-02T10:22:00Z">
        <w:r w:rsidDel="00D9376B">
          <w:delText>S6</w:delText>
        </w:r>
      </w:del>
      <w:ins w:id="227" w:author="Nick.Tolimieri [2]" w:date="2022-09-02T10:22:00Z">
        <w:r w:rsidR="00D9376B">
          <w:t>S7</w:t>
        </w:r>
      </w:ins>
      <w:r>
        <w:t>-</w:t>
      </w:r>
      <w:del w:id="228" w:author="Nick.Tolimieri [2]" w:date="2022-09-02T10:22:00Z">
        <w:r w:rsidDel="00D9376B">
          <w:delText>S9</w:delText>
        </w:r>
      </w:del>
      <w:ins w:id="229"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w:t>
      </w:r>
      <w:r>
        <w:lastRenderedPageBreak/>
        <w:t xml:space="preserve">and invertebrates than fish. In contrast, juvenile rockfishes were driven by year-to-year variation, and Site was not important, suggesting a strong shared temporal driver of juvenile rockfishes among sites (Fig. 3g, Fig. 4). </w:t>
      </w:r>
    </w:p>
    <w:p w14:paraId="1B38B0DF" w14:textId="0C92E0CC"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proofErr w:type="spellStart"/>
      <w:r w:rsidR="002351CB" w:rsidRPr="008A6B3E">
        <w:rPr>
          <w:i/>
        </w:rPr>
        <w:t>Pterygophora</w:t>
      </w:r>
      <w:proofErr w:type="spellEnd"/>
      <w:r w:rsidR="002351CB" w:rsidRPr="008A6B3E">
        <w:t xml:space="preserve"> (on the first axis) and also on </w:t>
      </w:r>
      <w:proofErr w:type="spellStart"/>
      <w:r w:rsidRPr="008A6B3E">
        <w:rPr>
          <w:i/>
        </w:rPr>
        <w:t>Macrocystis</w:t>
      </w:r>
      <w:proofErr w:type="spellEnd"/>
      <w:r w:rsidRPr="008A6B3E">
        <w:rPr>
          <w:i/>
        </w:rPr>
        <w:t xml:space="preserve"> </w:t>
      </w:r>
      <w:r w:rsidRPr="008A6B3E">
        <w:t xml:space="preserve">and </w:t>
      </w:r>
      <w:proofErr w:type="spellStart"/>
      <w:r w:rsidRPr="008A6B3E">
        <w:rPr>
          <w:i/>
        </w:rPr>
        <w:t>Nereocystis</w:t>
      </w:r>
      <w:proofErr w:type="spellEnd"/>
      <w:r w:rsidRPr="008A6B3E">
        <w:rPr>
          <w:i/>
        </w:rPr>
        <w:t xml:space="preserve">,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second axis (Fig. 3a</w:t>
      </w:r>
      <w:proofErr w:type="gramStart"/>
      <w:r w:rsidRPr="008A6B3E">
        <w:t>,b</w:t>
      </w:r>
      <w:proofErr w:type="gramEnd"/>
      <w:r w:rsidRPr="008A6B3E">
        <w:t xml:space="preserve">). In the context of our data, this result makes sense as three sites are </w:t>
      </w:r>
      <w:proofErr w:type="spellStart"/>
      <w:r w:rsidRPr="008A6B3E">
        <w:rPr>
          <w:i/>
        </w:rPr>
        <w:t>Nereocystis</w:t>
      </w:r>
      <w:proofErr w:type="spellEnd"/>
      <w:r w:rsidRPr="008A6B3E">
        <w:t xml:space="preserve"> dominated (</w:t>
      </w:r>
      <w:proofErr w:type="spellStart"/>
      <w:r w:rsidRPr="008A6B3E">
        <w:t>Tatoosh</w:t>
      </w:r>
      <w:proofErr w:type="spellEnd"/>
      <w:r w:rsidRPr="008A6B3E">
        <w:t xml:space="preserve"> Island, Destruction Island, and Cape Alava) while the others are </w:t>
      </w:r>
      <w:proofErr w:type="spellStart"/>
      <w:r w:rsidRPr="008A6B3E">
        <w:rPr>
          <w:i/>
        </w:rPr>
        <w:t>Macrocystis</w:t>
      </w:r>
      <w:proofErr w:type="spellEnd"/>
      <w:r w:rsidRPr="008A6B3E">
        <w:t xml:space="preserve"> dominated (</w:t>
      </w:r>
      <w:proofErr w:type="spellStart"/>
      <w:r w:rsidRPr="008A6B3E">
        <w:t>Neah</w:t>
      </w:r>
      <w:proofErr w:type="spellEnd"/>
      <w:r w:rsidRPr="008A6B3E">
        <w:t xml:space="preserve">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230" w:author="Nick.Tolimieri [2]" w:date="2022-09-02T10:18:00Z">
        <w:r w:rsidRPr="008A6B3E" w:rsidDel="00D9376B">
          <w:delText>Table S6</w:delText>
        </w:r>
      </w:del>
      <w:ins w:id="231" w:author="Nick.Tolimieri [2]" w:date="2022-09-02T10:18:00Z">
        <w:r w:rsidR="00D9376B">
          <w:t>Table S7</w:t>
        </w:r>
      </w:ins>
      <w:r w:rsidRPr="008A6B3E">
        <w:t>), which would be expected as a function of light limitation for autotrophs</w:t>
      </w:r>
      <w:r w:rsidR="004378FD" w:rsidRPr="008A6B3E">
        <w:t xml:space="preserve"> </w:t>
      </w:r>
      <w:r w:rsidR="00CB309A">
        <w:fldChar w:fldCharType="begin"/>
      </w:r>
      <w:r w:rsidR="00CB309A">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CB309A">
        <w:fldChar w:fldCharType="separate"/>
      </w:r>
      <w:r w:rsidR="00CB309A">
        <w:rPr>
          <w:noProof/>
        </w:rPr>
        <w:t>(Dayton et al. 1984)</w:t>
      </w:r>
      <w:r w:rsidR="00CB309A">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w:t>
      </w:r>
      <w:del w:id="232" w:author="Nick.Tolimieri [2]" w:date="2022-09-02T10:18:00Z">
        <w:r w:rsidDel="00D9376B">
          <w:delText>Table S7</w:delText>
        </w:r>
      </w:del>
      <w:ins w:id="233" w:author="Nick.Tolimieri [2]" w:date="2022-09-02T10:18:00Z">
        <w:r w:rsidR="00D9376B">
          <w:t>Table S8</w:t>
        </w:r>
      </w:ins>
      <w:r>
        <w:t xml:space="preserve">). Leather stars, </w:t>
      </w:r>
      <w:proofErr w:type="spellStart"/>
      <w:r>
        <w:rPr>
          <w:i/>
        </w:rPr>
        <w:lastRenderedPageBreak/>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234" w:author="Nick.Tolimieri [2]" w:date="2022-09-02T10:24:00Z">
        <w:r w:rsidDel="004205CB">
          <w:delText>s</w:delText>
        </w:r>
      </w:del>
      <w:r>
        <w:t xml:space="preserve"> </w:t>
      </w:r>
      <w:del w:id="235" w:author="Nick.Tolimieri [2]" w:date="2022-09-02T10:24:00Z">
        <w:r w:rsidDel="004205CB">
          <w:delText>S8</w:delText>
        </w:r>
      </w:del>
      <w:ins w:id="236" w:author="Nick.Tolimieri [2]" w:date="2022-09-02T10:24:00Z">
        <w:r w:rsidR="004205CB">
          <w:t>S9</w:t>
        </w:r>
      </w:ins>
      <w:r>
        <w:t>).</w:t>
      </w:r>
    </w:p>
    <w:p w14:paraId="0DC917B1" w14:textId="37230DDB"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w:t>
      </w:r>
      <w:del w:id="237" w:author="Nick.Tolimieri [2]" w:date="2022-09-02T10:17:00Z">
        <w:r w:rsidDel="00D9376B">
          <w:delText>Table S9</w:delText>
        </w:r>
      </w:del>
      <w:ins w:id="238"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239" w:name="_8ord3kzb5sb4" w:colFirst="0" w:colLast="0"/>
      <w:bookmarkEnd w:id="239"/>
      <w:r>
        <w:t xml:space="preserve">3.4 </w:t>
      </w:r>
      <w:r w:rsidR="00EF0B3C">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w:t>
      </w:r>
      <w:r>
        <w:lastRenderedPageBreak/>
        <w:t xml:space="preserve">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A471132"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w:t>
      </w:r>
      <w:proofErr w:type="spellStart"/>
      <w:r w:rsidR="0002194D" w:rsidRPr="0002194D">
        <w:rPr>
          <w:i/>
        </w:rPr>
        <w:t>Macrocystis</w:t>
      </w:r>
      <w:proofErr w:type="spellEnd"/>
      <w:r w:rsidR="0002194D">
        <w:t xml:space="preserve"> and </w:t>
      </w:r>
      <w:proofErr w:type="spellStart"/>
      <w:r w:rsidR="0002194D" w:rsidRPr="0002194D">
        <w:rPr>
          <w:i/>
        </w:rPr>
        <w:t>Pterygophora</w:t>
      </w:r>
      <w:proofErr w:type="spellEnd"/>
      <w:r w:rsidR="0002194D">
        <w:t xml:space="preserve"> at </w:t>
      </w:r>
      <w:proofErr w:type="spellStart"/>
      <w:r w:rsidR="0002194D">
        <w:t>Neah</w:t>
      </w:r>
      <w:proofErr w:type="spellEnd"/>
      <w:r w:rsidR="0002194D">
        <w:t xml:space="preserve"> Bay (Fig. 5f)</w:t>
      </w:r>
      <w:r w:rsidR="006A6394">
        <w:t>, although the range of urchin density is quite small.</w:t>
      </w:r>
      <w:r w:rsidR="0002194D">
        <w:t xml:space="preserve"> </w:t>
      </w:r>
    </w:p>
    <w:p w14:paraId="707792D2" w14:textId="76207025"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w:t>
      </w:r>
      <w:r w:rsidR="00E63861">
        <w:t xml:space="preserve"> </w:t>
      </w:r>
      <w:r>
        <w:t xml:space="preserve">kelps </w:t>
      </w:r>
      <w:r w:rsidR="00E63861">
        <w:t>present</w:t>
      </w:r>
      <w:r>
        <w:t xml:space="preserve"> there to determine </w:t>
      </w:r>
      <w:proofErr w:type="gramStart"/>
      <w:r>
        <w:t>whether  increased</w:t>
      </w:r>
      <w:proofErr w:type="gramEnd"/>
      <w:r>
        <w:t xml:space="preserve">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w:t>
      </w:r>
      <w:r w:rsidR="0041101E">
        <w:t>g</w:t>
      </w:r>
      <w:r>
        <w:t xml:space="preserve">), suggesting that at this small scale, urchin herbivory may have led to patchy reductions in </w:t>
      </w:r>
      <w:proofErr w:type="spellStart"/>
      <w:r>
        <w:rPr>
          <w:i/>
        </w:rPr>
        <w:lastRenderedPageBreak/>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3C9FE6C3" w:rsidR="00471A3D" w:rsidRDefault="009D1439">
      <w:pPr>
        <w:pStyle w:val="Heading2"/>
      </w:pPr>
      <w:bookmarkStart w:id="240" w:name="_kht2apu2sjj7" w:colFirst="0" w:colLast="0"/>
      <w:bookmarkEnd w:id="240"/>
      <w:r>
        <w:t xml:space="preserve">3.5 </w:t>
      </w:r>
      <w:r w:rsidR="00EF0B3C">
        <w:t>Kelp density and rockfish recruitment</w:t>
      </w:r>
    </w:p>
    <w:p w14:paraId="14A685D6" w14:textId="72F4B66F"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241" w:author="Nick.Tolimieri [2]" w:date="2022-09-02T10:17:00Z">
        <w:r w:rsidR="00212809" w:rsidDel="00D9376B">
          <w:delText>Table S10</w:delText>
        </w:r>
      </w:del>
      <w:ins w:id="242" w:author="Nick.Tolimieri [2]" w:date="2022-09-02T10:17:00Z">
        <w:r w:rsidR="00D9376B">
          <w:t>Table S11</w:t>
        </w:r>
      </w:ins>
      <w:r w:rsidR="00212809">
        <w:t>).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243" w:author="Nick.Tolimieri [2]" w:date="2022-09-02T10:17:00Z">
        <w:r w:rsidDel="00D9376B">
          <w:delText xml:space="preserve">Table </w:delText>
        </w:r>
        <w:r w:rsidR="008A3F3E" w:rsidDel="00D9376B">
          <w:delText>S10</w:delText>
        </w:r>
      </w:del>
      <w:ins w:id="244" w:author="Nick.Tolimieri [2]" w:date="2022-09-02T10:17:00Z">
        <w:r w:rsidR="00D9376B">
          <w:t>Table S11</w:t>
        </w:r>
      </w:ins>
      <w:r w:rsidR="008A3F3E">
        <w:t xml:space="preserve"> &amp; </w:t>
      </w:r>
      <w:del w:id="245" w:author="Nick.Tolimieri [2]" w:date="2022-09-02T10:17:00Z">
        <w:r w:rsidDel="00D9376B">
          <w:delText>S11</w:delText>
        </w:r>
      </w:del>
      <w:ins w:id="246" w:author="Nick.Tolimieri [2]" w:date="2022-09-02T10:17:00Z">
        <w:r w:rsidR="00D9376B">
          <w:t>S12</w:t>
        </w:r>
      </w:ins>
      <w:r>
        <w:t>). For the random effects</w:t>
      </w:r>
      <w:r w:rsidR="00270E92">
        <w:t xml:space="preserve"> (</w:t>
      </w:r>
      <w:del w:id="247" w:author="Nick.Tolimieri [2]" w:date="2022-09-02T10:17:00Z">
        <w:r w:rsidR="00270E92" w:rsidDel="00D9376B">
          <w:delText>Table S11</w:delText>
        </w:r>
      </w:del>
      <w:ins w:id="248"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2.17 points higher</w:t>
      </w:r>
      <w:ins w:id="249" w:author="Nick.Tolimieri [2]" w:date="2022-09-02T10:26:00Z">
        <w:r w:rsidR="001A5B6F">
          <w:t xml:space="preserve"> (Table S13)</w:t>
        </w:r>
      </w:ins>
      <w:r>
        <w:t xml:space="preserve">.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46762C45" w:rsidR="00471A3D" w:rsidRDefault="009D1439">
      <w:pPr>
        <w:pStyle w:val="Heading1"/>
      </w:pPr>
      <w:bookmarkStart w:id="250" w:name="_1nzuexzh0v9h" w:colFirst="0" w:colLast="0"/>
      <w:bookmarkEnd w:id="250"/>
      <w:r>
        <w:lastRenderedPageBreak/>
        <w:t xml:space="preserve">4. </w:t>
      </w:r>
      <w:r w:rsidR="00EF0B3C">
        <w:t>Discussion</w:t>
      </w:r>
    </w:p>
    <w:p w14:paraId="039FBBD6" w14:textId="1790FC78"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CB309A">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CB309A">
        <w:instrText xml:space="preserve"> ADDIN EN.CITE </w:instrText>
      </w:r>
      <w:r w:rsidR="00CB309A">
        <w:fldChar w:fldCharType="begin">
          <w:fldData xml:space="preserve">PEVuZE5vdGU+PENpdGU+PEF1dGhvcj5Sb2dlcnMtQmVubmV0dDwvQXV0aG9yPjxZZWFyPjIwMTk8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OSBXZXN0c2lkZSBSZC4sIEJvZGVnYSBCYXksIENBLCA5NDkyMy0wMjQ3LCBVU0EuIHJvZ2Vyc2Jl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</w:fldData>
        </w:fldChar>
      </w:r>
      <w:r w:rsidR="00CB309A">
        <w:instrText xml:space="preserve"> ADDIN EN.CITE.DATA </w:instrText>
      </w:r>
      <w:r w:rsidR="00CB309A">
        <w:fldChar w:fldCharType="end"/>
      </w:r>
      <w:r w:rsidR="00CB309A">
        <w:fldChar w:fldCharType="separate"/>
      </w:r>
      <w:r w:rsidR="00CB309A">
        <w:rPr>
          <w:noProof/>
        </w:rPr>
        <w:t>(Cavanaugh et al. 2019, Rogers-Bennett &amp; Catton 2019, Beas-Luna et al. 2020, Hamilton et al. 2020, McPherson et al. 2021)</w:t>
      </w:r>
      <w:r w:rsidR="00CB309A">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CB309A">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CB309A">
        <w:instrText xml:space="preserve"> ADDIN EN.CITE.DATA </w:instrText>
      </w:r>
      <w:r w:rsidR="00CB309A">
        <w:fldChar w:fldCharType="end"/>
      </w:r>
      <w:r w:rsidR="00CB309A">
        <w:fldChar w:fldCharType="separate"/>
      </w:r>
      <w:r w:rsidR="00CB309A">
        <w:rPr>
          <w:noProof/>
        </w:rPr>
        <w:t>(Rogers-Bennett &amp; Catton 2019, Beas-Luna et al. 2020)</w:t>
      </w:r>
      <w:r w:rsidR="00CB309A">
        <w:fldChar w:fldCharType="end"/>
      </w:r>
      <w:r>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CB309A">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CB309A">
        <w:instrText xml:space="preserve"> ADDIN EN.CITE </w:instrText>
      </w:r>
      <w:r w:rsidR="00CB309A">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CB309A">
        <w:instrText xml:space="preserve"> ADDIN EN.CITE.DATA </w:instrText>
      </w:r>
      <w:r w:rsidR="00CB309A">
        <w:fldChar w:fldCharType="end"/>
      </w:r>
      <w:r w:rsidR="00CB309A">
        <w:fldChar w:fldCharType="separate"/>
      </w:r>
      <w:r w:rsidR="00CB309A">
        <w:rPr>
          <w:noProof/>
        </w:rPr>
        <w:t>(Schroeder et al. 2019, Field et al. 2021)</w:t>
      </w:r>
      <w:r w:rsidR="00CB309A">
        <w:fldChar w:fldCharType="end"/>
      </w:r>
      <w:r w:rsidR="00466117">
        <w:t xml:space="preserve"> </w:t>
      </w:r>
      <w:r w:rsidR="00E73183">
        <w:t>a</w:t>
      </w:r>
      <w:r>
        <w:t xml:space="preserve">nd that these offshore influences can be moderated by characteristics of nearshore habitats and kelp densities in particular </w:t>
      </w:r>
      <w:r w:rsidR="00CB309A">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CB309A">
        <w:instrText xml:space="preserve"> ADDIN EN.CITE </w:instrText>
      </w:r>
      <w:r w:rsidR="00CB309A">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CB309A">
        <w:instrText xml:space="preserve"> ADDIN EN.CITE.DATA </w:instrText>
      </w:r>
      <w:r w:rsidR="00CB309A">
        <w:fldChar w:fldCharType="end"/>
      </w:r>
      <w:r w:rsidR="00CB309A">
        <w:fldChar w:fldCharType="separate"/>
      </w:r>
      <w:r w:rsidR="00CB309A">
        <w:rPr>
          <w:noProof/>
        </w:rPr>
        <w:t>(Schmitt &amp; Holbrook 1990, Carr 1991, Markel &amp; Shurin 2020)</w:t>
      </w:r>
      <w:r w:rsidR="00CB309A">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1B5A9E08" w:rsidR="00471A3D" w:rsidRDefault="00EF0B3C" w:rsidP="0059317D">
      <w:r>
        <w:lastRenderedPageBreak/>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(Beas-Luna et al. 2020)</w:t>
      </w:r>
      <w:r w:rsidR="00CB309A">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CB309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CB309A">
        <w:instrText xml:space="preserve"> ADDIN EN.CITE </w:instrText>
      </w:r>
      <w:r w:rsidR="00CB309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CB309A">
        <w:instrText xml:space="preserve"> ADDIN EN.CITE.DATA </w:instrText>
      </w:r>
      <w:r w:rsidR="00CB309A">
        <w:fldChar w:fldCharType="end"/>
      </w:r>
      <w:r w:rsidR="00CB309A">
        <w:fldChar w:fldCharType="separate"/>
      </w:r>
      <w:r w:rsidR="00CB309A">
        <w:rPr>
          <w:noProof/>
        </w:rPr>
        <w:t>(and Oregon; Hamilton et al. 2020)</w:t>
      </w:r>
      <w:r w:rsidR="00CB309A">
        <w:fldChar w:fldCharType="end"/>
      </w:r>
      <w:r>
        <w:t xml:space="preserve"> </w:t>
      </w:r>
      <w:r w:rsidR="004828AC">
        <w:t>w</w:t>
      </w:r>
      <w:r w:rsidR="00006FBC">
        <w:t>ere</w:t>
      </w:r>
      <w:r w:rsidR="004828AC">
        <w:t xml:space="preserve"> lower than in 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 </w:instrText>
      </w:r>
      <w:r w:rsidR="00CB309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CB309A">
        <w:instrText xml:space="preserve"> ADDIN EN.CITE.DATA </w:instrText>
      </w:r>
      <w:r w:rsidR="00CB309A">
        <w:fldChar w:fldCharType="end"/>
      </w:r>
      <w:r w:rsidR="00CB309A">
        <w:fldChar w:fldCharType="separate"/>
      </w:r>
      <w:r w:rsidR="00CB309A">
        <w:rPr>
          <w:noProof/>
        </w:rPr>
        <w:t>(Hamilton et al. 2020)</w:t>
      </w:r>
      <w:r w:rsidR="00CB309A">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CB309A">
        <w:fldChar w:fldCharType="begin"/>
      </w:r>
      <w:r w:rsidR="00CB309A">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CB309A">
        <w:fldChar w:fldCharType="separate"/>
      </w:r>
      <w:r w:rsidR="00CB309A">
        <w:rPr>
          <w:noProof/>
        </w:rPr>
        <w:t>(Lamy et al. 2020)</w:t>
      </w:r>
      <w:r w:rsidR="00CB309A">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72977F1E"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CB309A">
        <w:fldChar w:fldCharType="begin"/>
      </w:r>
      <w:r w:rsidR="00CB309A">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CB309A">
        <w:fldChar w:fldCharType="separate"/>
      </w:r>
      <w:r w:rsidR="00CB309A">
        <w:rPr>
          <w:noProof/>
        </w:rPr>
        <w:t>(Pfister et al. 2018)</w:t>
      </w:r>
      <w:r w:rsidR="00CB309A">
        <w:fldChar w:fldCharType="end"/>
      </w:r>
      <w:r w:rsidR="00EF0B3C">
        <w:t xml:space="preserve">. </w:t>
      </w:r>
      <w:r>
        <w:t>U</w:t>
      </w:r>
      <w:r w:rsidR="00A5249A">
        <w:t xml:space="preserve">rchins were rare at most of our sites, likely due in part to otter predation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w:t>
      </w:r>
      <w:r w:rsidRPr="008D6D2E">
        <w:lastRenderedPageBreak/>
        <w:t>2015 and 9.2 - 24.1 urchins m</w:t>
      </w:r>
      <w:r w:rsidRPr="008D6D2E">
        <w:rPr>
          <w:rFonts w:eastAsia="Gungsuh"/>
          <w:vertAlign w:val="superscript"/>
        </w:rPr>
        <w:t>−2</w:t>
      </w:r>
      <w:r w:rsidRPr="008D6D2E">
        <w:t xml:space="preserve"> by 2018 </w:t>
      </w:r>
      <w:r w:rsidR="00CB309A">
        <w:fldChar w:fldCharType="begin"/>
      </w:r>
      <w:r w:rsidR="00CB309A">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fldChar w:fldCharType="separate"/>
      </w:r>
      <w:r w:rsidR="00CB309A">
        <w:rPr>
          <w:noProof/>
        </w:rPr>
        <w:t>(Rogers-Bennett &amp; Catton 2019)</w:t>
      </w:r>
      <w:r w:rsidR="00CB309A">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CB309A">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instrText xml:space="preserve"> ADDIN EN.CITE </w:instrText>
      </w:r>
      <w:r w:rsidR="00CB309A">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instrText xml:space="preserve"> ADDIN EN.CITE.DATA </w:instrText>
      </w:r>
      <w:r w:rsidR="00CB309A">
        <w:fldChar w:fldCharType="end"/>
      </w:r>
      <w:r w:rsidR="00CB309A">
        <w:fldChar w:fldCharType="separate"/>
      </w:r>
      <w:r w:rsidR="00CB309A">
        <w:rPr>
          <w:noProof/>
        </w:rPr>
        <w:t>(Pearse 2006, Kriegisch et al. 2019)</w:t>
      </w:r>
      <w:r w:rsidR="00CB309A">
        <w:fldChar w:fldCharType="end"/>
      </w:r>
      <w:r w:rsidR="009C7329">
        <w:t xml:space="preserve">. When urchins were abundant, there may have been sufficient drift kelp (and potentially threat of predation by otters), to lead urchins to remain largely passive feeders. </w:t>
      </w:r>
    </w:p>
    <w:p w14:paraId="3AABAB4F" w14:textId="5D6DCFB9"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r w:rsidR="003F6B2F">
        <w:t>leading to the transect-level variability</w:t>
      </w:r>
      <w:r w:rsidR="0034083C">
        <w:t xml:space="preserve"> </w:t>
      </w:r>
      <w:r w:rsidR="00CB309A">
        <w:fldChar w:fldCharType="begin"/>
      </w:r>
      <w:r w:rsidR="00CB309A">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CB309A">
        <w:fldChar w:fldCharType="separate"/>
      </w:r>
      <w:r w:rsidR="00CB309A">
        <w:rPr>
          <w:noProof/>
        </w:rPr>
        <w:t>(Randell et al. 2022)</w:t>
      </w:r>
      <w:r w:rsidR="00CB309A">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CB309A">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rPr>
          <w:color w:val="000000" w:themeColor="text1"/>
        </w:rPr>
        <w:instrText xml:space="preserve"> ADDIN EN.CITE </w:instrText>
      </w:r>
      <w:r w:rsidR="00CB309A">
        <w:rPr>
          <w:color w:val="000000" w:themeColor="text1"/>
        </w:rPr>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CB309A">
        <w:rPr>
          <w:color w:val="000000" w:themeColor="text1"/>
        </w:rPr>
        <w:instrText xml:space="preserve"> ADDIN EN.CITE.DATA </w:instrText>
      </w:r>
      <w:r w:rsidR="00CB309A">
        <w:rPr>
          <w:color w:val="000000" w:themeColor="text1"/>
        </w:rPr>
      </w:r>
      <w:r w:rsidR="00CB309A">
        <w:rPr>
          <w:color w:val="000000" w:themeColor="text1"/>
        </w:rPr>
        <w:fldChar w:fldCharType="end"/>
      </w:r>
      <w:r w:rsidR="00CB309A">
        <w:rPr>
          <w:color w:val="000000" w:themeColor="text1"/>
        </w:rPr>
      </w:r>
      <w:r w:rsidR="00CB309A">
        <w:rPr>
          <w:color w:val="000000" w:themeColor="text1"/>
        </w:rPr>
        <w:fldChar w:fldCharType="separate"/>
      </w:r>
      <w:r w:rsidR="00CB309A">
        <w:rPr>
          <w:noProof/>
          <w:color w:val="000000" w:themeColor="text1"/>
        </w:rPr>
        <w:t>(Pearse 2006, Kriegisch et al. 2019)</w:t>
      </w:r>
      <w:r w:rsidR="00CB309A">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893C5B">
        <w:rPr>
          <w:color w:val="000000" w:themeColor="text1"/>
        </w:rPr>
        <w:t xml:space="preserve"> </w:t>
      </w:r>
      <w:r w:rsidR="00893C5B" w:rsidRPr="00893C5B">
        <w:t xml:space="preserve">Interestingly, maximum monthly SST was lowest at </w:t>
      </w:r>
      <w:proofErr w:type="spellStart"/>
      <w:r w:rsidR="00893C5B" w:rsidRPr="00893C5B">
        <w:t>Tatoosh</w:t>
      </w:r>
      <w:proofErr w:type="spellEnd"/>
      <w:r w:rsidR="00893C5B" w:rsidRPr="00893C5B">
        <w:t xml:space="preserve"> Island </w:t>
      </w:r>
      <w:r w:rsidR="00893C5B">
        <w:t xml:space="preserve">where increases in purple </w:t>
      </w:r>
      <w:r w:rsidR="00893C5B">
        <w:lastRenderedPageBreak/>
        <w:t>urchin density were strongest</w:t>
      </w:r>
      <w:r w:rsidR="00893C5B" w:rsidRPr="00893C5B">
        <w:t>.</w:t>
      </w:r>
      <w:r w:rsidR="00893C5B">
        <w:t xml:space="preserve"> Purple urchins do show latitudinal variation in recruitment success related to SST</w:t>
      </w:r>
      <w:r w:rsidR="0034083C" w:rsidRPr="00135413">
        <w:rPr>
          <w:color w:val="000000" w:themeColor="text1"/>
        </w:rPr>
        <w:t xml:space="preserve"> </w:t>
      </w:r>
      <w:r w:rsidR="00CB309A">
        <w:rPr>
          <w:color w:val="000000" w:themeColor="text1"/>
        </w:rPr>
        <w:fldChar w:fldCharType="begin"/>
      </w:r>
      <w:r w:rsidR="00CB309A">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CB309A">
        <w:rPr>
          <w:color w:val="000000" w:themeColor="text1"/>
        </w:rPr>
        <w:fldChar w:fldCharType="separate"/>
      </w:r>
      <w:r w:rsidR="00CB309A">
        <w:rPr>
          <w:noProof/>
          <w:color w:val="000000" w:themeColor="text1"/>
        </w:rPr>
        <w:t>(Okamoto et al. 2020)</w:t>
      </w:r>
      <w:r w:rsidR="00CB309A">
        <w:rPr>
          <w:color w:val="000000" w:themeColor="text1"/>
        </w:rPr>
        <w:fldChar w:fldCharType="end"/>
      </w:r>
      <w:r w:rsidR="00893C5B">
        <w:rPr>
          <w:color w:val="000000" w:themeColor="text1"/>
        </w:rPr>
        <w:t>, although previously observed patterns would have predicted higher recruitment with warmer water in more northern latitudes.</w:t>
      </w:r>
    </w:p>
    <w:p w14:paraId="7B8D4C6A" w14:textId="57F6373B"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CB309A">
        <w:fldChar w:fldCharType="begin"/>
      </w:r>
      <w:r w:rsidR="00CB309A">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CB309A">
        <w:fldChar w:fldCharType="separate"/>
      </w:r>
      <w:r w:rsidR="00CB309A">
        <w:rPr>
          <w:noProof/>
        </w:rPr>
        <w:t>(Burt et al. 2018)</w:t>
      </w:r>
      <w:r w:rsidR="00CB309A">
        <w:fldChar w:fldCharType="end"/>
      </w:r>
      <w:r>
        <w:t xml:space="preserve">. The sea star die-off began in 2013 before our data collection commenced </w:t>
      </w:r>
      <w:r w:rsidR="00CB309A">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CB309A">
        <w:instrText xml:space="preserve"> ADDIN EN.CITE </w:instrText>
      </w:r>
      <w:r w:rsidR="00CB309A">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CB309A">
        <w:instrText xml:space="preserve"> ADDIN EN.CITE.DATA </w:instrText>
      </w:r>
      <w:r w:rsidR="00CB309A">
        <w:fldChar w:fldCharType="end"/>
      </w:r>
      <w:r w:rsidR="00CB309A">
        <w:fldChar w:fldCharType="separate"/>
      </w:r>
      <w:r w:rsidR="00CB309A">
        <w:rPr>
          <w:noProof/>
        </w:rPr>
        <w:t>(Montecino-Latorre et al. 2016, Hamilton et al. 2021)</w:t>
      </w:r>
      <w:r w:rsidR="00CB309A">
        <w:fldChar w:fldCharType="end"/>
      </w:r>
      <w:r>
        <w:t xml:space="preserve">, but off the Washington coast </w:t>
      </w:r>
      <w:r w:rsidR="00E63861">
        <w:t xml:space="preserve">populations of </w:t>
      </w:r>
      <w:r>
        <w:t xml:space="preserve">species like </w:t>
      </w:r>
      <w:r>
        <w:rPr>
          <w:i/>
        </w:rPr>
        <w:t xml:space="preserve">Pycnopodia </w:t>
      </w:r>
      <w:r>
        <w:t xml:space="preserve">did </w:t>
      </w:r>
      <w:r w:rsidR="00E63861">
        <w:t>full crash</w:t>
      </w:r>
      <w:r>
        <w:t xml:space="preserve"> </w:t>
      </w:r>
      <w:r w:rsidR="00E63861">
        <w:t>until late 2017</w:t>
      </w:r>
      <w:r>
        <w:t xml:space="preserve"> </w:t>
      </w:r>
      <w:r w:rsidR="00CB309A">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CB309A">
        <w:instrText xml:space="preserve"> ADDIN EN.CITE </w:instrText>
      </w:r>
      <w:r w:rsidR="00CB309A">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CB309A">
        <w:instrText xml:space="preserve"> ADDIN EN.CITE.DATA </w:instrText>
      </w:r>
      <w:r w:rsidR="00CB309A">
        <w:fldChar w:fldCharType="end"/>
      </w:r>
      <w:r w:rsidR="00CB309A">
        <w:fldChar w:fldCharType="separate"/>
      </w:r>
      <w:r w:rsidR="00CB309A">
        <w:rPr>
          <w:noProof/>
        </w:rPr>
        <w:t>(declined to 75% occurrence as defined by Hamilton et al. 2021)</w:t>
      </w:r>
      <w:r w:rsidR="00CB309A">
        <w:fldChar w:fldCharType="end"/>
      </w:r>
      <w:r>
        <w:t xml:space="preserve">. </w:t>
      </w:r>
      <w:r w:rsidR="00F573AF">
        <w:t>With the exception of blood and leather stars, s</w:t>
      </w:r>
      <w:r>
        <w:t>ea stars were uncommon</w:t>
      </w:r>
      <w:r w:rsidR="003D5E2C">
        <w:t>; i</w:t>
      </w:r>
      <w:r>
        <w:t xml:space="preserve">n fact, we saw only eight </w:t>
      </w:r>
      <w:r>
        <w:rPr>
          <w:i/>
        </w:rPr>
        <w:t>Pycnopodia</w:t>
      </w:r>
      <w:r>
        <w:t xml:space="preserve"> over </w:t>
      </w:r>
      <w:r w:rsidR="000A2315">
        <w:t xml:space="preserve">all </w:t>
      </w:r>
      <w:r>
        <w:t>survey</w:t>
      </w:r>
      <w:r w:rsidR="000A2315">
        <w:t>s</w:t>
      </w:r>
      <w:r>
        <w:t xml:space="preserve">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CB309A">
        <w:fldChar w:fldCharType="begin"/>
      </w:r>
      <w:r w:rsidR="00CB309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CB309A">
        <w:fldChar w:fldCharType="separate"/>
      </w:r>
      <w:r w:rsidR="00CB309A">
        <w:rPr>
          <w:noProof/>
        </w:rPr>
        <w:t>(Kvitek et al. 1988)</w:t>
      </w:r>
      <w:r w:rsidR="00CB309A">
        <w:fldChar w:fldCharType="end"/>
      </w:r>
      <w:r w:rsidR="00290F3A">
        <w:t xml:space="preserve">, although recolonization of the Olympic Coast by </w:t>
      </w:r>
      <w:r w:rsidR="00A146DE">
        <w:t xml:space="preserve">sea </w:t>
      </w:r>
      <w:r w:rsidR="00290F3A">
        <w:t xml:space="preserve">otters had large impacts on the benthic </w:t>
      </w:r>
      <w:r w:rsidR="000C6787">
        <w:t>environment</w:t>
      </w:r>
      <w:r w:rsidR="00290F3A">
        <w:t xml:space="preserve">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rsidR="00F573AF">
        <w:t xml:space="preserve">. </w:t>
      </w:r>
      <w:r>
        <w:t xml:space="preserve">The lack of any recovery of </w:t>
      </w:r>
      <w:r w:rsidR="000C6787" w:rsidRPr="000C6787">
        <w:rPr>
          <w:i/>
        </w:rPr>
        <w:t>Py</w:t>
      </w:r>
      <w:r w:rsidR="00A146DE">
        <w:rPr>
          <w:i/>
        </w:rPr>
        <w:t>c</w:t>
      </w:r>
      <w:r w:rsidR="000C6787" w:rsidRPr="000C6787">
        <w:rPr>
          <w:i/>
        </w:rPr>
        <w:t>nopodia</w:t>
      </w:r>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 </w:instrText>
      </w:r>
      <w:r w:rsidR="00CB309A">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CB309A">
        <w:instrText xml:space="preserve"> ADDIN EN.CITE.DATA </w:instrText>
      </w:r>
      <w:r w:rsidR="00CB309A">
        <w:fldChar w:fldCharType="end"/>
      </w:r>
      <w:r w:rsidR="00CB309A">
        <w:fldChar w:fldCharType="separate"/>
      </w:r>
      <w:r w:rsidR="00CB309A">
        <w:rPr>
          <w:noProof/>
        </w:rPr>
        <w:t>(Hamilton et al. 2021)</w:t>
      </w:r>
      <w:r w:rsidR="00CB309A">
        <w:fldChar w:fldCharType="end"/>
      </w:r>
      <w:r w:rsidR="00CA4F65">
        <w:t xml:space="preserve">. For the other invertebrates, </w:t>
      </w:r>
      <w:r w:rsidR="003F6B2F" w:rsidRPr="00CA4F65">
        <w:t xml:space="preserve">which have been characterized by low densities since recolonization of the area by sea otters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rsidR="003F6B2F">
        <w:t xml:space="preserve">, </w:t>
      </w:r>
      <w:r w:rsidR="00CA4F65">
        <w:t xml:space="preserve">otter predation 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2D32CAE6"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lastRenderedPageBreak/>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CB309A">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CB309A">
        <w:instrText xml:space="preserve"> ADDIN EN.CITE </w:instrText>
      </w:r>
      <w:r w:rsidR="00CB309A">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CB309A">
        <w:instrText xml:space="preserve"> ADDIN EN.CITE.DATA </w:instrText>
      </w:r>
      <w:r w:rsidR="00CB309A">
        <w:fldChar w:fldCharType="end"/>
      </w:r>
      <w:r w:rsidR="00CB309A">
        <w:fldChar w:fldCharType="separate"/>
      </w:r>
      <w:r w:rsidR="00CB309A">
        <w:rPr>
          <w:noProof/>
        </w:rPr>
        <w:t>(Arafeh-Dalmau et al. 2019)</w:t>
      </w:r>
      <w:r w:rsidR="00CB309A">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CB309A">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CB309A">
        <w:instrText xml:space="preserve"> ADDIN EN.CITE </w:instrText>
      </w:r>
      <w:r w:rsidR="00CB309A">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Field et al. (2021)</w:t>
      </w:r>
      <w:r w:rsidR="00CB309A">
        <w:fldChar w:fldCharType="end"/>
      </w:r>
      <w:r>
        <w:t xml:space="preserve"> in the northernmost portion of their survey in 2016 </w:t>
      </w:r>
      <w:r w:rsidR="00CB309A">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CB309A">
        <w:instrText xml:space="preserve"> ADDIN EN.CITE </w:instrText>
      </w:r>
      <w:r w:rsidR="00CB309A">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CB309A">
        <w:instrText xml:space="preserve"> ADDIN EN.CITE.DATA </w:instrText>
      </w:r>
      <w:r w:rsidR="00CB309A">
        <w:fldChar w:fldCharType="end"/>
      </w:r>
      <w:r w:rsidR="00CB309A">
        <w:fldChar w:fldCharType="separate"/>
      </w:r>
      <w:r w:rsidR="00CB309A">
        <w:rPr>
          <w:noProof/>
        </w:rPr>
        <w:t>(Figs. 4 &amp; 8 in Field et al. 2021)</w:t>
      </w:r>
      <w:r w:rsidR="00CB309A">
        <w:fldChar w:fldCharType="end"/>
      </w:r>
      <w:r w:rsidR="00154489">
        <w:t xml:space="preserve"> </w:t>
      </w:r>
      <w:r>
        <w:t>indicating the importance of large-scale oceanic processes</w:t>
      </w:r>
      <w:r w:rsidR="00057F18">
        <w:t xml:space="preserve">, especially source water </w:t>
      </w:r>
      <w:r w:rsidR="00CB309A">
        <w:fldChar w:fldCharType="begin"/>
      </w:r>
      <w:r w:rsidR="00CB309A">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CB309A">
        <w:fldChar w:fldCharType="separate"/>
      </w:r>
      <w:r w:rsidR="00CB309A">
        <w:rPr>
          <w:noProof/>
        </w:rPr>
        <w:t>(Schroeder et al. 2019)</w:t>
      </w:r>
      <w:r w:rsidR="00CB309A">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CB309A">
        <w:fldChar w:fldCharType="begin"/>
      </w:r>
      <w:r w:rsidR="00CB309A">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CB309A">
        <w:fldChar w:fldCharType="separate"/>
      </w:r>
      <w:r w:rsidR="00CB309A">
        <w:rPr>
          <w:noProof/>
        </w:rPr>
        <w:t>(Wallace et al. 1999)</w:t>
      </w:r>
      <w:r w:rsidR="00CB309A">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01D9C48C"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w:t>
      </w:r>
      <w:r w:rsidR="00A146DE">
        <w:t xml:space="preserve">critical or </w:t>
      </w:r>
      <w:r>
        <w:t>essential fish habita</w:t>
      </w:r>
      <w:r w:rsidRPr="00E73183">
        <w:t xml:space="preserve">t </w:t>
      </w:r>
      <w:r w:rsidR="00CB309A">
        <w:fldChar w:fldCharType="begin"/>
      </w:r>
      <w:r w:rsidR="00CB309A">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CB309A">
        <w:fldChar w:fldCharType="separate"/>
      </w:r>
      <w:r w:rsidR="00CB309A">
        <w:rPr>
          <w:noProof/>
        </w:rPr>
        <w:t>(NMFS 2014, PFMC 2020)</w:t>
      </w:r>
      <w:r w:rsidR="00CB309A">
        <w:fldChar w:fldCharType="end"/>
      </w:r>
      <w:r w:rsidRPr="00E73183">
        <w:t xml:space="preserve"> fo</w:t>
      </w:r>
      <w:r>
        <w:t xml:space="preserve">r these commercially and recreationally valuable species. In other regions, there are strong relationships between juvenile rockfish and aquatic vegetation as well </w:t>
      </w:r>
      <w:r w:rsidR="00CB309A">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 </w:instrText>
      </w:r>
      <w:r w:rsidR="00CB309A">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CB309A">
        <w:instrText xml:space="preserve"> ADDIN EN.CITE.DATA </w:instrText>
      </w:r>
      <w:r w:rsidR="00CB309A">
        <w:fldChar w:fldCharType="end"/>
      </w:r>
      <w:r w:rsidR="00CB309A">
        <w:fldChar w:fldCharType="separate"/>
      </w:r>
      <w:r w:rsidR="00CB309A">
        <w:rPr>
          <w:noProof/>
        </w:rPr>
        <w:t xml:space="preserve">(Holbrook et al. 1990, Carr 1991, Markel &amp; Shurin </w:t>
      </w:r>
      <w:r w:rsidR="00CB309A">
        <w:rPr>
          <w:noProof/>
        </w:rPr>
        <w:lastRenderedPageBreak/>
        <w:t>2020)</w:t>
      </w:r>
      <w:r w:rsidR="00CB309A">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CB309A">
        <w:fldChar w:fldCharType="begin"/>
      </w:r>
      <w:r w:rsidR="00CB309A">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CB309A">
        <w:fldChar w:fldCharType="separate"/>
      </w:r>
      <w:r w:rsidR="00CB309A">
        <w:rPr>
          <w:noProof/>
        </w:rPr>
        <w:t>(Carr 1991, Andrews &amp; Anderson 2004)</w:t>
      </w:r>
      <w:r w:rsidR="00CB309A">
        <w:fldChar w:fldCharType="end"/>
      </w:r>
      <w:r>
        <w:t>.</w:t>
      </w:r>
    </w:p>
    <w:p w14:paraId="07E07892" w14:textId="78101416"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proofErr w:type="gramStart"/>
      <w:r>
        <w:t>a</w:t>
      </w:r>
      <w:proofErr w:type="gramEnd"/>
      <w:r>
        <w:t xml:space="preserve">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 </w:instrText>
      </w:r>
      <w:r w:rsidR="00CB309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CB309A">
        <w:instrText xml:space="preserve"> ADDIN EN.CITE.DATA </w:instrText>
      </w:r>
      <w:r w:rsidR="00CB309A">
        <w:fldChar w:fldCharType="end"/>
      </w:r>
      <w:r w:rsidR="00CB309A">
        <w:fldChar w:fldCharType="separate"/>
      </w:r>
      <w:r w:rsidR="00CB309A">
        <w:rPr>
          <w:noProof/>
        </w:rPr>
        <w:t>(Shelton et al. 2018)</w:t>
      </w:r>
      <w:r w:rsidR="00CB309A">
        <w:fldChar w:fldCharType="end"/>
      </w:r>
      <w:r>
        <w:t xml:space="preserve">, and affected the patterns we observed relative to those seen in other regions </w:t>
      </w:r>
      <w:r w:rsidR="00CB309A">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CB309A">
        <w:instrText xml:space="preserve"> ADDIN EN.CITE </w:instrText>
      </w:r>
      <w:r w:rsidR="00CB309A">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CB309A">
        <w:instrText xml:space="preserve"> ADDIN EN.CITE.DATA </w:instrText>
      </w:r>
      <w:r w:rsidR="00CB309A">
        <w:fldChar w:fldCharType="end"/>
      </w:r>
      <w:r w:rsidR="00CB309A">
        <w:fldChar w:fldCharType="separate"/>
      </w:r>
      <w:r w:rsidR="00CB309A">
        <w:rPr>
          <w:noProof/>
        </w:rPr>
        <w:t>(Eurich et al. 2014, Beas-Luna et al. 2020, Gregr et al. 2020)</w:t>
      </w:r>
      <w:r w:rsidR="00CB309A">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CB309A">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CB309A">
        <w:instrText xml:space="preserve"> ADDIN EN.CITE </w:instrText>
      </w:r>
      <w:r w:rsidR="00CB309A">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CB309A">
        <w:instrText xml:space="preserve"> ADDIN EN.CITE.DATA </w:instrText>
      </w:r>
      <w:r w:rsidR="00CB309A">
        <w:fldChar w:fldCharType="end"/>
      </w:r>
      <w:r w:rsidR="00CB309A">
        <w:fldChar w:fldCharType="separate"/>
      </w:r>
      <w:r w:rsidR="00CB309A">
        <w:rPr>
          <w:noProof/>
        </w:rPr>
        <w:t>(Schindler et al. 2015, Thorson et al. 2018)</w:t>
      </w:r>
      <w:r w:rsidR="00CB309A">
        <w:fldChar w:fldCharType="end"/>
      </w:r>
      <w:r>
        <w:t xml:space="preserve"> for kelp forests, in which different locations are characterized by a diversity of community types, each of which can afford resilience to different types of shocks</w:t>
      </w:r>
      <w:r w:rsidR="005504D7">
        <w:t xml:space="preserve"> </w:t>
      </w:r>
      <w:r w:rsidR="00CB309A">
        <w:fldChar w:fldCharType="begin"/>
      </w:r>
      <w:r w:rsidR="00CB309A">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CB309A">
        <w:fldChar w:fldCharType="separate"/>
      </w:r>
      <w:r w:rsidR="00CB309A">
        <w:rPr>
          <w:noProof/>
        </w:rPr>
        <w:t>(McNaughton 1977, Carpenter et al. 2009)</w:t>
      </w:r>
      <w:r w:rsidR="00CB309A">
        <w:fldChar w:fldCharType="end"/>
      </w:r>
      <w:r>
        <w:t>. This finding is consistent with recent work suggesting that kelps themselves benefit from spatial portfolio diversification in the face of wave exposure-induced disturbance-recovery dynamics</w:t>
      </w:r>
      <w:r w:rsidR="00770825">
        <w:t xml:space="preserve"> </w:t>
      </w:r>
      <w:r w:rsidR="00CB309A">
        <w:fldChar w:fldCharType="begin"/>
      </w:r>
      <w:r w:rsidR="00CB309A">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CB309A">
        <w:fldChar w:fldCharType="separate"/>
      </w:r>
      <w:r w:rsidR="00CB309A">
        <w:rPr>
          <w:noProof/>
        </w:rPr>
        <w:t>(Walter et al. 2022)</w:t>
      </w:r>
      <w:r w:rsidR="00CB309A">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CB309A">
        <w:fldChar w:fldCharType="begin"/>
      </w:r>
      <w:r w:rsidR="00CB309A">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CB309A">
        <w:fldChar w:fldCharType="separate"/>
      </w:r>
      <w:r w:rsidR="00CB309A">
        <w:rPr>
          <w:noProof/>
        </w:rPr>
        <w:t>(Castorani et al. 2015)</w:t>
      </w:r>
      <w:r w:rsidR="00CB309A">
        <w:fldChar w:fldCharType="end"/>
      </w:r>
      <w:r>
        <w:t xml:space="preserve">. For instance, increasing the probability that kelp densities remain high at </w:t>
      </w:r>
      <w:r w:rsidR="00C62C1A">
        <w:t>multiple locations</w:t>
      </w:r>
      <w:r>
        <w:t xml:space="preserve"> may enhance the </w:t>
      </w:r>
      <w:r>
        <w:lastRenderedPageBreak/>
        <w:t>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251" w:name="_2ckoofy96g8s" w:colFirst="0" w:colLast="0"/>
      <w:bookmarkEnd w:id="251"/>
      <w:r>
        <w:t>Acknowledgements</w:t>
      </w:r>
    </w:p>
    <w:p w14:paraId="30BDF20D" w14:textId="59525B2D" w:rsidR="00471A3D" w:rsidRDefault="00EF0B3C" w:rsidP="00985276">
      <w:r>
        <w:t xml:space="preserve">We thank </w:t>
      </w:r>
      <w:del w:id="252" w:author="Nick.Tolimieri [2]" w:date="2022-09-06T15:20:00Z">
        <w:r w:rsidDel="000E4E61">
          <w:rPr>
            <w:highlight w:val="yellow"/>
          </w:rPr>
          <w:delText>XX</w:delText>
        </w:r>
        <w:r w:rsidDel="000E4E61">
          <w:delText xml:space="preserve"> </w:delText>
        </w:r>
      </w:del>
      <w:ins w:id="253" w:author="Nick.Tolimieri [2]" w:date="2022-09-06T15:20:00Z">
        <w:r w:rsidR="000E4E61">
          <w:t xml:space="preserve">one </w:t>
        </w:r>
      </w:ins>
      <w:r>
        <w:t>anonymous reviewer</w:t>
      </w:r>
      <w:del w:id="254" w:author="Nick.Tolimieri [2]" w:date="2022-09-06T15:20:00Z">
        <w:r w:rsidDel="000E4E61">
          <w:delText>s</w:delText>
        </w:r>
      </w:del>
      <w:r>
        <w:t xml:space="preserve">, </w:t>
      </w:r>
      <w:ins w:id="255" w:author="Nick.Tolimieri [2]" w:date="2022-09-06T15:20:00Z">
        <w:r w:rsidR="000E4E61">
          <w:t xml:space="preserve">J. Byrnes, </w:t>
        </w:r>
      </w:ins>
      <w:r w:rsidR="00B76F1A">
        <w:t>and Z .</w:t>
      </w:r>
      <w:proofErr w:type="spellStart"/>
      <w:r w:rsidR="00B76F1A">
        <w:t>Randell</w:t>
      </w:r>
      <w:proofErr w:type="spellEnd"/>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 xml:space="preserve">A. </w:t>
      </w:r>
      <w:proofErr w:type="spellStart"/>
      <w:r w:rsidR="00561309">
        <w:t>Hallingstad</w:t>
      </w:r>
      <w:proofErr w:type="spellEnd"/>
      <w:r w:rsidR="00561309">
        <w:t xml:space="preserve"> and other Olympic Coast National Marine Sanctuary</w:t>
      </w:r>
      <w:r w:rsidR="002A1224">
        <w:t xml:space="preserve"> staff, </w:t>
      </w:r>
      <w:r>
        <w:t xml:space="preserve">and USCG Station </w:t>
      </w:r>
      <w:proofErr w:type="spellStart"/>
      <w:r>
        <w:t>Neah</w:t>
      </w:r>
      <w:proofErr w:type="spellEnd"/>
      <w:r>
        <w:t xml:space="preserve"> Bay for logistical support. Special thanks to R.C. Wilson and B.J. Wagner. </w:t>
      </w:r>
      <w:bookmarkStart w:id="256" w:name="_tfgwewy7a3j9" w:colFirst="0" w:colLast="0"/>
      <w:bookmarkEnd w:id="256"/>
      <w:r>
        <w:br w:type="page"/>
      </w:r>
    </w:p>
    <w:p w14:paraId="01FBA58F" w14:textId="77777777" w:rsidR="00471A3D" w:rsidRDefault="00EF0B3C">
      <w:pPr>
        <w:pStyle w:val="Heading1"/>
      </w:pPr>
      <w:bookmarkStart w:id="257" w:name="_jyj55lpsprbv" w:colFirst="0" w:colLast="0"/>
      <w:bookmarkEnd w:id="257"/>
      <w:r>
        <w:lastRenderedPageBreak/>
        <w:t>Literature Cited</w:t>
      </w:r>
    </w:p>
    <w:p w14:paraId="773F4EC1" w14:textId="19EC2818" w:rsidR="00471A3D" w:rsidRDefault="00EF0B3C" w:rsidP="005241E2">
      <w:bookmarkStart w:id="258" w:name="_vq7lwaa8xm4l" w:colFirst="0" w:colLast="0"/>
      <w:bookmarkEnd w:id="258"/>
      <w:r>
        <w:br w:type="page"/>
      </w:r>
    </w:p>
    <w:p w14:paraId="52BD4563" w14:textId="77777777" w:rsidR="00471A3D" w:rsidRDefault="00EF0B3C">
      <w:pPr>
        <w:pStyle w:val="Heading1"/>
      </w:pPr>
      <w:bookmarkStart w:id="259" w:name="_x7i6qakwgxpk" w:colFirst="0" w:colLast="0"/>
      <w:bookmarkEnd w:id="259"/>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260" w:name="_xh2yuyi7vi5o" w:colFirst="0" w:colLast="0"/>
      <w:bookmarkEnd w:id="260"/>
      <w:r>
        <w:t>Figure 1. Location of the five study sites with distribution of floating kelp shown in green. Plots on right (2003-2021) are: a) Mean SST of the warmest month averaged across the five sites</w:t>
      </w:r>
      <w:ins w:id="261"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262" w:name="_mtrc7z2fgaa" w:colFirst="0" w:colLast="0"/>
      <w:bookmarkEnd w:id="262"/>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w:t>
      </w:r>
      <w:del w:id="263" w:author="Nick.Tolimieri [2]" w:date="2022-09-02T10:15:00Z">
        <w:r w:rsidR="00481C24" w:rsidDel="00D9376B">
          <w:delText>Table S3</w:delText>
        </w:r>
      </w:del>
      <w:ins w:id="264"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65" w:name="_mt07ceww4l6x" w:colFirst="0" w:colLast="0"/>
      <w:bookmarkEnd w:id="265"/>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266" w:name="_4bme7ouk12lb" w:colFirst="0" w:colLast="0"/>
      <w:bookmarkEnd w:id="266"/>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267" w:name="_7xmf17j1uw2r" w:colFirst="0" w:colLast="0"/>
      <w:bookmarkEnd w:id="267"/>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w:t>
      </w:r>
      <w:r w:rsidR="000F7008">
        <w:t>c)</w:t>
      </w:r>
      <w:r>
        <w:t xml:space="preserve"> </w:t>
      </w:r>
      <w:proofErr w:type="spellStart"/>
      <w:r>
        <w:rPr>
          <w:i/>
        </w:rPr>
        <w:t>Nereocystis</w:t>
      </w:r>
      <w:proofErr w:type="spellEnd"/>
      <w:r>
        <w:rPr>
          <w:i/>
        </w:rPr>
        <w:t xml:space="preserve">, </w:t>
      </w:r>
      <w:r w:rsidR="003E17C6">
        <w:t>d</w:t>
      </w:r>
      <w:r>
        <w:t xml:space="preserve">) </w:t>
      </w:r>
      <w:proofErr w:type="spellStart"/>
      <w:r>
        <w:rPr>
          <w:i/>
        </w:rPr>
        <w:t>Pterygophora</w:t>
      </w:r>
      <w:proofErr w:type="spellEnd"/>
      <w:r>
        <w:rPr>
          <w:i/>
        </w:rPr>
        <w:t>,</w:t>
      </w:r>
      <w:r w:rsidR="003E17C6">
        <w:t>, e</w:t>
      </w:r>
      <w:r w:rsidR="00652986">
        <w:t xml:space="preserve">) other </w:t>
      </w:r>
      <w:proofErr w:type="spellStart"/>
      <w:r w:rsidR="00237057">
        <w:t>stipitate</w:t>
      </w:r>
      <w:proofErr w:type="spellEnd"/>
      <w:r w:rsidR="00237057">
        <w:t xml:space="preserve"> kelps</w:t>
      </w:r>
      <w:r w:rsidR="003E17C6">
        <w:t xml:space="preserve">, and f) for </w:t>
      </w:r>
      <w:proofErr w:type="spellStart"/>
      <w:r w:rsidR="003E17C6" w:rsidRPr="003E17C6">
        <w:rPr>
          <w:i/>
        </w:rPr>
        <w:t>Macrocystis</w:t>
      </w:r>
      <w:proofErr w:type="spellEnd"/>
      <w:r w:rsidR="003E17C6">
        <w:t xml:space="preserve"> and </w:t>
      </w:r>
      <w:proofErr w:type="spellStart"/>
      <w:r w:rsidR="003E17C6" w:rsidRPr="003E17C6">
        <w:rPr>
          <w:i/>
        </w:rPr>
        <w:t>Pterygophora</w:t>
      </w:r>
      <w:proofErr w:type="spellEnd"/>
      <w:r w:rsidR="003E17C6">
        <w:t xml:space="preserve"> at </w:t>
      </w:r>
      <w:proofErr w:type="spellStart"/>
      <w:r w:rsidR="003E17C6">
        <w:t>Neah</w:t>
      </w:r>
      <w:proofErr w:type="spellEnd"/>
      <w:r w:rsidR="003E17C6">
        <w:t xml:space="preserve"> Bay</w:t>
      </w:r>
      <w:r w:rsidR="00CA0DE2">
        <w:t xml:space="preserve"> to show pattern obscured by the scale in other panes</w:t>
      </w:r>
      <w:r w:rsidR="003E17C6">
        <w:t>;</w:t>
      </w:r>
      <w:r w:rsidR="00652986">
        <w:t xml:space="preserve"> and </w:t>
      </w:r>
      <w:r>
        <w:t xml:space="preserve">at the transect level at </w:t>
      </w:r>
      <w:proofErr w:type="spellStart"/>
      <w:r>
        <w:t>Tatoosh</w:t>
      </w:r>
      <w:proofErr w:type="spellEnd"/>
      <w:r>
        <w:t xml:space="preserve"> Island for </w:t>
      </w:r>
      <w:r w:rsidR="000F7008">
        <w:t>g</w:t>
      </w:r>
      <w:r>
        <w:t xml:space="preserve">) </w:t>
      </w:r>
      <w:proofErr w:type="spellStart"/>
      <w:r w:rsidR="00652986">
        <w:rPr>
          <w:i/>
        </w:rPr>
        <w:t>Nereocystis</w:t>
      </w:r>
      <w:proofErr w:type="spellEnd"/>
      <w:r w:rsidR="00652986">
        <w:rPr>
          <w:i/>
        </w:rPr>
        <w:t xml:space="preserve">, </w:t>
      </w:r>
      <w:r w:rsidR="000F7008">
        <w:t>h</w:t>
      </w:r>
      <w:r>
        <w:t xml:space="preserve">) </w:t>
      </w:r>
      <w:proofErr w:type="spellStart"/>
      <w:r>
        <w:rPr>
          <w:i/>
        </w:rPr>
        <w:t>Pterygophora</w:t>
      </w:r>
      <w:proofErr w:type="spellEnd"/>
      <w:r w:rsidR="00652986">
        <w:t xml:space="preserve">, and </w:t>
      </w:r>
      <w:r w:rsidR="000F7008">
        <w:t>ii</w:t>
      </w:r>
      <w:r w:rsidR="00652986">
        <w:t xml:space="preserve">)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w:t>
      </w:r>
      <w:proofErr w:type="gramStart"/>
      <w:r>
        <w:t>log</w:t>
      </w:r>
      <w:r w:rsidR="00CA0DE2" w:rsidRPr="00CA0DE2">
        <w:rPr>
          <w:vertAlign w:val="subscript"/>
        </w:rPr>
        <w:t>e</w:t>
      </w:r>
      <w:r>
        <w:t>(</w:t>
      </w:r>
      <w:proofErr w:type="spellStart"/>
      <w:proofErr w:type="gramEnd"/>
      <w:r w:rsidR="00CA0DE2">
        <w:t>Nereo</w:t>
      </w:r>
      <w:proofErr w:type="spellEnd"/>
      <w:r w:rsidR="00CA0DE2">
        <w:t xml:space="preserve"> stipes</w:t>
      </w:r>
      <w:r>
        <w:t>) = Urchin den</w:t>
      </w:r>
      <w:r w:rsidR="00A77CCD">
        <w:t xml:space="preserve">sity. </w:t>
      </w:r>
      <w:r>
        <w:t xml:space="preserve">In </w:t>
      </w:r>
      <w:proofErr w:type="gramStart"/>
      <w:r>
        <w:t>panels</w:t>
      </w:r>
      <w:proofErr w:type="gramEnd"/>
      <w:r>
        <w:t xml:space="preserve"> b</w:t>
      </w:r>
      <w:r w:rsidR="005C3E95">
        <w:t>-</w:t>
      </w:r>
      <w:proofErr w:type="spellStart"/>
      <w:r w:rsidR="00152D91">
        <w:t>i</w:t>
      </w:r>
      <w:proofErr w:type="spellEnd"/>
      <w:r>
        <w:t>, numbered points refer to the year of data collection: 5 = 2015; 6 = 2016; 7 =2017; 8 = 2018; 9 =2019; 1=2021.</w:t>
      </w:r>
    </w:p>
    <w:p w14:paraId="245A100F" w14:textId="33410A3F" w:rsidR="00471A3D" w:rsidDel="00E41B65" w:rsidRDefault="00471A3D">
      <w:pPr>
        <w:rPr>
          <w:del w:id="268"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269" w:name="_eftbkgdry3s2" w:colFirst="0" w:colLast="0"/>
      <w:bookmarkEnd w:id="26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05AAC468" w14:textId="77777777" w:rsidR="00CB309A" w:rsidRDefault="00CB309A">
      <w:pPr>
        <w:spacing w:line="240" w:lineRule="auto"/>
        <w:ind w:firstLine="0"/>
      </w:pPr>
    </w:p>
    <w:p w14:paraId="66CA97DD" w14:textId="77777777" w:rsidR="00CB309A" w:rsidRDefault="00CB309A">
      <w:pPr>
        <w:spacing w:line="240" w:lineRule="auto"/>
        <w:ind w:firstLine="0"/>
      </w:pPr>
    </w:p>
    <w:p w14:paraId="6AE69A53" w14:textId="77777777" w:rsidR="005A7C0A" w:rsidRPr="005A7C0A" w:rsidRDefault="00CB309A" w:rsidP="005A7C0A">
      <w:pPr>
        <w:pStyle w:val="EndNoteBibliography"/>
        <w:ind w:left="720" w:hanging="720"/>
      </w:pPr>
      <w:r>
        <w:fldChar w:fldCharType="begin"/>
      </w:r>
      <w:r>
        <w:instrText xml:space="preserve"> ADDIN EN.REFLIST </w:instrText>
      </w:r>
      <w:r>
        <w:fldChar w:fldCharType="separate"/>
      </w:r>
      <w:r w:rsidR="005A7C0A" w:rsidRPr="005A7C0A">
        <w:t>Ammann AJ (2004) SMURFs: standard monitoring unts for the recruitment of temperate reef fishes. J Exp Mar Biol Ecol 299:135-154</w:t>
      </w:r>
    </w:p>
    <w:p w14:paraId="4F208A26" w14:textId="77777777" w:rsidR="005A7C0A" w:rsidRPr="005A7C0A" w:rsidRDefault="005A7C0A" w:rsidP="005A7C0A">
      <w:pPr>
        <w:pStyle w:val="EndNoteBibliography"/>
        <w:ind w:left="720" w:hanging="720"/>
      </w:pPr>
      <w:r w:rsidRPr="005A7C0A">
        <w:t>Anderson MJ (2001) A new method for non-parametric multivariate analysis of variance. Austral Ecology 26:32-46</w:t>
      </w:r>
    </w:p>
    <w:p w14:paraId="2BACD17B" w14:textId="77777777" w:rsidR="005A7C0A" w:rsidRPr="005A7C0A" w:rsidRDefault="005A7C0A" w:rsidP="005A7C0A">
      <w:pPr>
        <w:pStyle w:val="EndNoteBibliography"/>
        <w:ind w:left="720" w:hanging="720"/>
      </w:pPr>
      <w:r w:rsidRPr="005A7C0A">
        <w:t>Anderson MJ, Willis TJ (2003) Canonical analysis of principal coordinates: A useful method of constrained ordination for ecology. Ecology 84:511-525</w:t>
      </w:r>
    </w:p>
    <w:p w14:paraId="0D726543" w14:textId="77777777" w:rsidR="005A7C0A" w:rsidRPr="005A7C0A" w:rsidRDefault="005A7C0A" w:rsidP="005A7C0A">
      <w:pPr>
        <w:pStyle w:val="EndNoteBibliography"/>
        <w:ind w:left="720" w:hanging="720"/>
      </w:pPr>
      <w:r w:rsidRPr="005A7C0A">
        <w:lastRenderedPageBreak/>
        <w:t>Andrews KS, Anderson TW (2004) Habitat-dependent recruitment of two temperate reef fishes at multiple spatial scales. Marine Ecology-Progress Series 277:231-244</w:t>
      </w:r>
    </w:p>
    <w:p w14:paraId="2F720A06" w14:textId="77777777" w:rsidR="005A7C0A" w:rsidRPr="005A7C0A" w:rsidRDefault="005A7C0A" w:rsidP="005A7C0A">
      <w:pPr>
        <w:pStyle w:val="EndNoteBibliography"/>
        <w:ind w:left="720" w:hanging="720"/>
      </w:pPr>
      <w:r w:rsidRPr="005A7C0A">
        <w:t>Arafeh-Dalmau N, Montano-Moctezuma G, Martinez JA, Beas-Luna R, Schoeman DS, Torres-Moye G (2019) Extreme Marine Heatwaves Alter Kelp Forest Community Near Its Equatorward Distribution Limit. Front Mar Sci 6</w:t>
      </w:r>
    </w:p>
    <w:p w14:paraId="0DAA2795" w14:textId="77777777" w:rsidR="005A7C0A" w:rsidRPr="005A7C0A" w:rsidRDefault="005A7C0A" w:rsidP="005A7C0A">
      <w:pPr>
        <w:pStyle w:val="EndNoteBibliography"/>
        <w:ind w:left="720" w:hanging="720"/>
      </w:pPr>
      <w:r w:rsidRPr="005A7C0A">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1BAA3D3A" w14:textId="77777777" w:rsidR="005A7C0A" w:rsidRPr="005A7C0A" w:rsidRDefault="005A7C0A" w:rsidP="005A7C0A">
      <w:pPr>
        <w:pStyle w:val="EndNoteBibliography"/>
        <w:ind w:left="720" w:hanging="720"/>
      </w:pPr>
      <w:r w:rsidRPr="005A7C0A">
        <w:t>Bond NA, Cronin MF, Freeland H, Mantua N (2015) Causes and impacts of the 2014 warm anomaly in the NE Pacific. Geophysical Research Letters 42:3414-3420</w:t>
      </w:r>
    </w:p>
    <w:p w14:paraId="52D7DF94" w14:textId="77777777" w:rsidR="005A7C0A" w:rsidRPr="005A7C0A" w:rsidRDefault="005A7C0A" w:rsidP="005A7C0A">
      <w:pPr>
        <w:pStyle w:val="EndNoteBibliography"/>
        <w:ind w:left="720" w:hanging="720"/>
      </w:pPr>
      <w:r w:rsidRPr="005A7C0A">
        <w:t>Burnham KP, Anderson DR (1998) Model selection and inference: a practical information-theoretic approach. Springer-Verlag, New York, NY</w:t>
      </w:r>
    </w:p>
    <w:p w14:paraId="5025556D" w14:textId="77777777" w:rsidR="005A7C0A" w:rsidRPr="005A7C0A" w:rsidRDefault="005A7C0A" w:rsidP="005A7C0A">
      <w:pPr>
        <w:pStyle w:val="EndNoteBibliography"/>
        <w:ind w:left="720" w:hanging="720"/>
      </w:pPr>
      <w:r w:rsidRPr="005A7C0A">
        <w:t>Burt JM, Tinker MT, Okamoto DK, Demes KW, Holmes K, Salomon AK (2018) Sudden collapse of a mesopredator reveals its complementary role in mediating rocky reef regime shifts. P Roy Soc B-Biol Sci 285</w:t>
      </w:r>
    </w:p>
    <w:p w14:paraId="336057BD" w14:textId="77777777" w:rsidR="005A7C0A" w:rsidRPr="005A7C0A" w:rsidRDefault="005A7C0A" w:rsidP="005A7C0A">
      <w:pPr>
        <w:pStyle w:val="EndNoteBibliography"/>
        <w:ind w:left="720" w:hanging="720"/>
      </w:pPr>
      <w:r w:rsidRPr="005A7C0A">
        <w:t>Camus C, Buschmann AH (2017) Macrocystis pyrifera aquafarming: Production optimization of rope-seeded juvenile sporophytes. Aquaculture 468:107-114</w:t>
      </w:r>
    </w:p>
    <w:p w14:paraId="44B2EF45" w14:textId="77777777" w:rsidR="005A7C0A" w:rsidRPr="005A7C0A" w:rsidRDefault="005A7C0A" w:rsidP="005A7C0A">
      <w:pPr>
        <w:pStyle w:val="EndNoteBibliography"/>
        <w:ind w:left="720" w:hanging="720"/>
      </w:pPr>
      <w:r w:rsidRPr="005A7C0A">
        <w:t>Carpenter SR, Folke C, Scheffer M, F.R. W (2009) Resilience: accounting for the noncomputable. . Ecology and Society 14:13</w:t>
      </w:r>
    </w:p>
    <w:p w14:paraId="4161994C" w14:textId="77777777" w:rsidR="005A7C0A" w:rsidRPr="005A7C0A" w:rsidRDefault="005A7C0A" w:rsidP="005A7C0A">
      <w:pPr>
        <w:pStyle w:val="EndNoteBibliography"/>
        <w:ind w:left="720" w:hanging="720"/>
      </w:pPr>
      <w:r w:rsidRPr="005A7C0A">
        <w:t>Carr MH (1991) Habitat selection and recruitment of an assemblage of temperate zone reef fishes. J Exp Mar Biol Ecol 146:113-137</w:t>
      </w:r>
    </w:p>
    <w:p w14:paraId="469BB731" w14:textId="77777777" w:rsidR="005A7C0A" w:rsidRPr="005A7C0A" w:rsidRDefault="005A7C0A" w:rsidP="005A7C0A">
      <w:pPr>
        <w:pStyle w:val="EndNoteBibliography"/>
        <w:ind w:left="720" w:hanging="720"/>
      </w:pPr>
      <w:r w:rsidRPr="005A7C0A">
        <w:t>Castorani MCN, Reed DC, Alberto F, Bell TW, Simons RD, Cavanaugh KC, Siegel DA, Raimondi PT (2015) Connectivity structures local population dynamics: a long-term empirical test in a large metapopulation system. Ecology 96:3141-3152</w:t>
      </w:r>
    </w:p>
    <w:p w14:paraId="2D6DC3C0" w14:textId="77777777" w:rsidR="005A7C0A" w:rsidRPr="005A7C0A" w:rsidRDefault="005A7C0A" w:rsidP="005A7C0A">
      <w:pPr>
        <w:pStyle w:val="EndNoteBibliography"/>
        <w:ind w:left="720" w:hanging="720"/>
      </w:pPr>
      <w:r w:rsidRPr="005A7C0A">
        <w:t>Cavanaugh KC, Reed DC, Bell TW, Castorani MN, Beas-Luna R (2019) Spatial Variability in the Resistance and Resilience of Giant Kelp in Southern and Baja California to a Multiyear Heatwave. Front Mar Sci 6</w:t>
      </w:r>
    </w:p>
    <w:p w14:paraId="5978F5ED" w14:textId="77777777" w:rsidR="005A7C0A" w:rsidRPr="005A7C0A" w:rsidRDefault="005A7C0A" w:rsidP="005A7C0A">
      <w:pPr>
        <w:pStyle w:val="EndNoteBibliography"/>
        <w:ind w:left="720" w:hanging="720"/>
      </w:pPr>
      <w:r w:rsidRPr="005A7C0A">
        <w:t>Cavanaugh KC, Siegel DA, Reed DC, Dennison PE (2011) Environmental controls of giant-kelp biomass in the Santa Barbara Channel, California. Mar Ecol Prog Ser 429:1-17</w:t>
      </w:r>
    </w:p>
    <w:p w14:paraId="10F7D1C5" w14:textId="77777777" w:rsidR="005A7C0A" w:rsidRPr="005A7C0A" w:rsidRDefault="005A7C0A" w:rsidP="005A7C0A">
      <w:pPr>
        <w:pStyle w:val="EndNoteBibliography"/>
        <w:ind w:left="720" w:hanging="720"/>
      </w:pPr>
      <w:r w:rsidRPr="005A7C0A">
        <w:t>Cavole LM, Demko AM, Diner RE, Giddings A, Koester I, Pagniello CMLS, Paulsen ML, Ramirez-Valdez A, Schwenck SM, Yen NK, Zill ME, Franks PJS (2016) Biological Impacts of the 2013-2015 Warm-Water Anomaly in the Northeast Pacific. Oceanography 29:273-285</w:t>
      </w:r>
    </w:p>
    <w:p w14:paraId="76DD8419" w14:textId="77777777" w:rsidR="005A7C0A" w:rsidRPr="005A7C0A" w:rsidRDefault="005A7C0A" w:rsidP="005A7C0A">
      <w:pPr>
        <w:pStyle w:val="EndNoteBibliography"/>
        <w:ind w:left="720" w:hanging="720"/>
      </w:pPr>
      <w:r w:rsidRPr="005A7C0A">
        <w:t>Cheung WWL, Frölicher TL (2020) Marine heatwaves exacerbate climate change impacts for fisheries in the northeast Pacific. Sci Rep-Uk 10:6678</w:t>
      </w:r>
    </w:p>
    <w:p w14:paraId="1A7290C8" w14:textId="77777777" w:rsidR="005A7C0A" w:rsidRPr="005A7C0A" w:rsidRDefault="005A7C0A" w:rsidP="005A7C0A">
      <w:pPr>
        <w:pStyle w:val="EndNoteBibliography"/>
        <w:ind w:left="720" w:hanging="720"/>
      </w:pPr>
      <w:r w:rsidRPr="005A7C0A">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2E7A26DB" w14:textId="77777777" w:rsidR="005A7C0A" w:rsidRPr="005A7C0A" w:rsidRDefault="005A7C0A" w:rsidP="005A7C0A">
      <w:pPr>
        <w:pStyle w:val="EndNoteBibliography"/>
        <w:ind w:left="720" w:hanging="720"/>
      </w:pPr>
      <w:r w:rsidRPr="005A7C0A">
        <w:t>Connell SD (2005) Assembly and maintenance of subtidal habitat heterogeneity: synergistic effects of light penetration and sedimentation. Mar Ecol Prog Ser 289:53-61</w:t>
      </w:r>
    </w:p>
    <w:p w14:paraId="2CB7F550" w14:textId="77777777" w:rsidR="005A7C0A" w:rsidRPr="005A7C0A" w:rsidRDefault="005A7C0A" w:rsidP="005A7C0A">
      <w:pPr>
        <w:pStyle w:val="EndNoteBibliography"/>
        <w:ind w:left="720" w:hanging="720"/>
      </w:pPr>
      <w:r w:rsidRPr="005A7C0A">
        <w:t>Dayton PK, Currie V, Gerrodette T, Keller BD, Rosenthal R, Tresca DV (1984) Patch dynamics and stability of some California kelp communities. Ecological monographs 54:253-289</w:t>
      </w:r>
    </w:p>
    <w:p w14:paraId="5A1B8CA8" w14:textId="77777777" w:rsidR="005A7C0A" w:rsidRPr="005A7C0A" w:rsidRDefault="005A7C0A" w:rsidP="005A7C0A">
      <w:pPr>
        <w:pStyle w:val="EndNoteBibliography"/>
        <w:ind w:left="720" w:hanging="720"/>
      </w:pPr>
      <w:r w:rsidRPr="005A7C0A">
        <w:lastRenderedPageBreak/>
        <w:t>Dayton PK, Tegner MJ (1984) Catastrophic Storms, El-Nino, and Patch Stability in a Southern-California Kelp Community. Science 224:283-285</w:t>
      </w:r>
    </w:p>
    <w:p w14:paraId="509F0D62" w14:textId="77777777" w:rsidR="005A7C0A" w:rsidRPr="005A7C0A" w:rsidRDefault="005A7C0A" w:rsidP="005A7C0A">
      <w:pPr>
        <w:pStyle w:val="EndNoteBibliography"/>
        <w:ind w:left="720" w:hanging="720"/>
      </w:pPr>
      <w:r w:rsidRPr="005A7C0A">
        <w:t>Deysher LE, Dean TA (1986a) In situ recruitment of sporophytes of the giant kelp, Macrocystis pyrifera (L.) C.A. Agardh: Effects of physical factors. J Exp Mar Biol Ecol 103:41-63</w:t>
      </w:r>
    </w:p>
    <w:p w14:paraId="02395D97" w14:textId="77777777" w:rsidR="005A7C0A" w:rsidRPr="005A7C0A" w:rsidRDefault="005A7C0A" w:rsidP="005A7C0A">
      <w:pPr>
        <w:pStyle w:val="EndNoteBibliography"/>
        <w:ind w:left="720" w:hanging="720"/>
      </w:pPr>
      <w:r w:rsidRPr="005A7C0A">
        <w:t>Deysher LE, Dean TA (1986b) Interactive effects of light and temperature on sporophyte production in the giant kelp Macrocystis pyrifera. Marine Biology 93:17-20</w:t>
      </w:r>
    </w:p>
    <w:p w14:paraId="3205CCF3" w14:textId="77777777" w:rsidR="005A7C0A" w:rsidRPr="005A7C0A" w:rsidRDefault="005A7C0A" w:rsidP="005A7C0A">
      <w:pPr>
        <w:pStyle w:val="EndNoteBibliography"/>
        <w:ind w:left="720" w:hanging="720"/>
      </w:pPr>
      <w:r w:rsidRPr="005A7C0A">
        <w:t>Duggins DO (1983) Starfish Predation and the Creation of Mosaic Patterns in a Kelp-Dominated Community. Ecology 64:1610-1619</w:t>
      </w:r>
    </w:p>
    <w:p w14:paraId="5DDDD6AC" w14:textId="77777777" w:rsidR="005A7C0A" w:rsidRPr="005A7C0A" w:rsidRDefault="005A7C0A" w:rsidP="005A7C0A">
      <w:pPr>
        <w:pStyle w:val="EndNoteBibliography"/>
        <w:ind w:left="720" w:hanging="720"/>
      </w:pPr>
      <w:r w:rsidRPr="005A7C0A">
        <w:t>Duggins DO, Simenstad CA, Estes JA (1989) Magnification of Secondary Production by Kelp Detritus in Coastal Marine Ecosystems. Science 245:170-173</w:t>
      </w:r>
    </w:p>
    <w:p w14:paraId="5B849FDC" w14:textId="77777777" w:rsidR="005A7C0A" w:rsidRPr="005A7C0A" w:rsidRDefault="005A7C0A" w:rsidP="005A7C0A">
      <w:pPr>
        <w:pStyle w:val="EndNoteBibliography"/>
        <w:ind w:left="720" w:hanging="720"/>
      </w:pPr>
      <w:r w:rsidRPr="005A7C0A">
        <w:t>Dunn RP, Samhouri JF, Baskett ML (2021) Transient dynamics during kelp forest recovery from fishing across multiple trophic levels. Ecol Appl 31</w:t>
      </w:r>
    </w:p>
    <w:p w14:paraId="14E9AA7B" w14:textId="77777777" w:rsidR="005A7C0A" w:rsidRPr="005A7C0A" w:rsidRDefault="005A7C0A" w:rsidP="005A7C0A">
      <w:pPr>
        <w:pStyle w:val="EndNoteBibliography"/>
        <w:ind w:left="720" w:hanging="720"/>
      </w:pPr>
      <w:r w:rsidRPr="005A7C0A">
        <w:t xml:space="preserve">Ebert TA (2010) Demographic patterns of the purple sea urchin </w:t>
      </w:r>
      <w:r w:rsidRPr="005A7C0A">
        <w:rPr>
          <w:i/>
        </w:rPr>
        <w:t>Strongylocentrotus purpuratus</w:t>
      </w:r>
      <w:r w:rsidRPr="005A7C0A">
        <w:t xml:space="preserve"> along a latitudinal gradient, 1985–1987. Mar Ecol Prog Ser 406:105-120</w:t>
      </w:r>
    </w:p>
    <w:p w14:paraId="29144075" w14:textId="77777777" w:rsidR="005A7C0A" w:rsidRPr="005A7C0A" w:rsidRDefault="005A7C0A" w:rsidP="005A7C0A">
      <w:pPr>
        <w:pStyle w:val="EndNoteBibliography"/>
        <w:ind w:left="720" w:hanging="720"/>
      </w:pPr>
      <w:r w:rsidRPr="005A7C0A">
        <w:t>Estes JA, Danner EM, Doak DF, Konar B, Springer AM, Steinberg PD, Tinker MT, Williams TM (2004) Complex trophic interactions in kelp forest ecosystems. B Mar Sci 74:621-638</w:t>
      </w:r>
    </w:p>
    <w:p w14:paraId="66697A1A" w14:textId="77777777" w:rsidR="005A7C0A" w:rsidRPr="005A7C0A" w:rsidRDefault="005A7C0A" w:rsidP="005A7C0A">
      <w:pPr>
        <w:pStyle w:val="EndNoteBibliography"/>
        <w:ind w:left="720" w:hanging="720"/>
      </w:pPr>
      <w:r w:rsidRPr="005A7C0A">
        <w:t>Eurich JG, Selden RL, Warner RR (2014) California spiny lobster preference for urchins from kelp forests: implications for urchin barren persistence. Mar Ecol Prog Ser 498:217-225</w:t>
      </w:r>
    </w:p>
    <w:p w14:paraId="19FCE965" w14:textId="77777777" w:rsidR="005A7C0A" w:rsidRPr="005A7C0A" w:rsidRDefault="005A7C0A" w:rsidP="005A7C0A">
      <w:pPr>
        <w:pStyle w:val="EndNoteBibliography"/>
        <w:ind w:left="720" w:hanging="720"/>
      </w:pPr>
      <w:r w:rsidRPr="005A7C0A">
        <w:t>Feehan CJ, Scheibling RE (2014) Effects of sea urchin disease on coastal marine ecosystems. Marine Biology 161:1467-1485</w:t>
      </w:r>
    </w:p>
    <w:p w14:paraId="483CB4F8" w14:textId="77777777" w:rsidR="005A7C0A" w:rsidRPr="005A7C0A" w:rsidRDefault="005A7C0A" w:rsidP="005A7C0A">
      <w:pPr>
        <w:pStyle w:val="EndNoteBibliography"/>
        <w:ind w:left="720" w:hanging="720"/>
      </w:pPr>
      <w:r w:rsidRPr="005A7C0A">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3CE252EE" w14:textId="77777777" w:rsidR="005A7C0A" w:rsidRPr="005A7C0A" w:rsidRDefault="005A7C0A" w:rsidP="005A7C0A">
      <w:pPr>
        <w:pStyle w:val="EndNoteBibliography"/>
        <w:ind w:left="720" w:hanging="720"/>
      </w:pPr>
      <w:r w:rsidRPr="005A7C0A">
        <w:t>Gabara SS, Konar BH, Edwards MS (2021) Biodiversity loss leads to reductions in community-wide trophic complexity. Ecosphere 12:e03361</w:t>
      </w:r>
    </w:p>
    <w:p w14:paraId="071DFC53" w14:textId="77777777" w:rsidR="005A7C0A" w:rsidRPr="005A7C0A" w:rsidRDefault="005A7C0A" w:rsidP="005A7C0A">
      <w:pPr>
        <w:pStyle w:val="EndNoteBibliography"/>
        <w:ind w:left="720" w:hanging="720"/>
      </w:pPr>
      <w:r w:rsidRPr="005A7C0A">
        <w:t>Gallagher JB, Shelamoff V, Layton C (2022) Seaweed ecosystems may not mitigate CO2 emissions. ICES Journal of Marine Science</w:t>
      </w:r>
    </w:p>
    <w:p w14:paraId="6D31D819" w14:textId="77777777" w:rsidR="005A7C0A" w:rsidRPr="005A7C0A" w:rsidRDefault="005A7C0A" w:rsidP="005A7C0A">
      <w:pPr>
        <w:pStyle w:val="EndNoteBibliography"/>
        <w:ind w:left="720" w:hanging="720"/>
      </w:pPr>
      <w:r w:rsidRPr="005A7C0A">
        <w:t>Graham MH (2004) Effects of Local Deforestation on the Diversity and Structure of Southern California Giant Kelp Forest Food Webs. Ecosystems 7:341-357</w:t>
      </w:r>
    </w:p>
    <w:p w14:paraId="3B1D3026" w14:textId="77777777" w:rsidR="005A7C0A" w:rsidRPr="005A7C0A" w:rsidRDefault="005A7C0A" w:rsidP="005A7C0A">
      <w:pPr>
        <w:pStyle w:val="EndNoteBibliography"/>
        <w:ind w:left="720" w:hanging="720"/>
      </w:pPr>
      <w:r w:rsidRPr="005A7C0A">
        <w:t>Gregr EJ, Christensen V, Nichol L, Martone RG, Markel RW, Watson JC, Harley CDG, Pakhomov EA, Shurin JB, Chan KMA (2020) Cascading social-ecological costs and benefits triggered by a recovering keystone predator. Science 368:1243-+</w:t>
      </w:r>
    </w:p>
    <w:p w14:paraId="7B6B2C95" w14:textId="77777777" w:rsidR="005A7C0A" w:rsidRPr="005A7C0A" w:rsidRDefault="005A7C0A" w:rsidP="005A7C0A">
      <w:pPr>
        <w:pStyle w:val="EndNoteBibliography"/>
        <w:ind w:left="720" w:hanging="720"/>
      </w:pPr>
      <w:r w:rsidRPr="005A7C0A">
        <w:t>Hamilton SL, Bell TW, Watson JR, Grorud-Colvert KA, Menge BA (2020) Remote sensing: generation of long-term kelp bed data sets for evaluation of impacts of climatic variation. Ecology 101</w:t>
      </w:r>
    </w:p>
    <w:p w14:paraId="2A50E81A" w14:textId="77777777" w:rsidR="005A7C0A" w:rsidRPr="005A7C0A" w:rsidRDefault="005A7C0A" w:rsidP="005A7C0A">
      <w:pPr>
        <w:pStyle w:val="EndNoteBibliography"/>
        <w:ind w:left="720" w:hanging="720"/>
      </w:pPr>
      <w:r w:rsidRPr="005A7C0A">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43552346" w14:textId="77777777" w:rsidR="005A7C0A" w:rsidRPr="005A7C0A" w:rsidRDefault="005A7C0A" w:rsidP="005A7C0A">
      <w:pPr>
        <w:pStyle w:val="EndNoteBibliography"/>
        <w:ind w:left="720" w:hanging="720"/>
      </w:pPr>
      <w:r w:rsidRPr="005A7C0A">
        <w:t>Harvey CJ, Garfield T, Williams G, Tolimieri N (eds) (2022) 2021-2022 California Current ecosystem status report: A report of the NOAA California Current Integrated Ecosystem Assessment Team (CCIEA) to the Pacific Fishery Management Council, March 13, 2022</w:t>
      </w:r>
    </w:p>
    <w:p w14:paraId="5F60345D" w14:textId="77777777" w:rsidR="005A7C0A" w:rsidRPr="005A7C0A" w:rsidRDefault="005A7C0A" w:rsidP="005A7C0A">
      <w:pPr>
        <w:pStyle w:val="EndNoteBibliography"/>
        <w:ind w:left="720" w:hanging="720"/>
      </w:pPr>
      <w:r w:rsidRPr="005A7C0A">
        <w:lastRenderedPageBreak/>
        <w:t>Hewson I, Bistolas KSI, Quijano Cardé EM, Button JB, Foster PJ, Flanzenbaum JM, Kocian J, Lewis CK (2018) Investigating the Complex Association Between Viral Ecology, Environment, and Northeast Pacific Sea Star Wasting. Front Mar Sci 5</w:t>
      </w:r>
    </w:p>
    <w:p w14:paraId="66DB8503" w14:textId="77777777" w:rsidR="005A7C0A" w:rsidRPr="005A7C0A" w:rsidRDefault="005A7C0A" w:rsidP="005A7C0A">
      <w:pPr>
        <w:pStyle w:val="EndNoteBibliography"/>
        <w:ind w:left="720" w:hanging="720"/>
      </w:pPr>
      <w:r w:rsidRPr="005A7C0A">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53D5CD16" w14:textId="77777777" w:rsidR="005A7C0A" w:rsidRPr="005A7C0A" w:rsidRDefault="005A7C0A" w:rsidP="005A7C0A">
      <w:pPr>
        <w:pStyle w:val="EndNoteBibliography"/>
        <w:ind w:left="720" w:hanging="720"/>
      </w:pPr>
      <w:r w:rsidRPr="005A7C0A">
        <w:t>Hobday AJ, Alexander LV, Perkins SE, Smale DA, Straub SC, Oliver ECJ, Benthuysen JA, Burrows MT, Donat MG, Peng M, Holbrook NJ, Moore PJ, Scannell HA, Sen Gupta A, Wernberg T (2016) A hierarchical approach to defining marine heatwaves. Prog Oceanogr 141:227-238</w:t>
      </w:r>
    </w:p>
    <w:p w14:paraId="354ECD80" w14:textId="77777777" w:rsidR="005A7C0A" w:rsidRPr="005A7C0A" w:rsidRDefault="005A7C0A" w:rsidP="005A7C0A">
      <w:pPr>
        <w:pStyle w:val="EndNoteBibliography"/>
        <w:ind w:left="720" w:hanging="720"/>
      </w:pPr>
      <w:r w:rsidRPr="005A7C0A">
        <w:t>Holbrook SJ, Carr MH, Schmitt RJ, Coyer JA (1990) Effect of Giant Kelp on Local Abundance of Reef Fishes: The Importance of Ontogenetic Resource Requirements. B Mar Sci 47:104-114</w:t>
      </w:r>
    </w:p>
    <w:p w14:paraId="327AF466" w14:textId="77777777" w:rsidR="005A7C0A" w:rsidRPr="005A7C0A" w:rsidRDefault="005A7C0A" w:rsidP="005A7C0A">
      <w:pPr>
        <w:pStyle w:val="EndNoteBibliography"/>
        <w:ind w:left="720" w:hanging="720"/>
      </w:pPr>
      <w:r w:rsidRPr="005A7C0A">
        <w:t>Huang B, Liu C, Banzon V, Freeman E, Graham G, Hankins B, Smith T, Zhang H-M (2021) Improvements of the Daily Optimum Interpolation Sea Surface Temperature (DOISST) Version 2.1. Journal of Climate 34:2923-2939</w:t>
      </w:r>
    </w:p>
    <w:p w14:paraId="5C8F24CB" w14:textId="77777777" w:rsidR="005A7C0A" w:rsidRPr="005A7C0A" w:rsidRDefault="005A7C0A" w:rsidP="005A7C0A">
      <w:pPr>
        <w:pStyle w:val="EndNoteBibliography"/>
        <w:ind w:left="720" w:hanging="720"/>
      </w:pPr>
      <w:r w:rsidRPr="005A7C0A">
        <w:t>IPCC (2022) Climate change 2022: Impacts, adaptation and vulnerability. Summary for policy makers. Sixth assessment report. Intergovernmental panel on clmate change</w:t>
      </w:r>
    </w:p>
    <w:p w14:paraId="2500E650" w14:textId="77777777" w:rsidR="005A7C0A" w:rsidRPr="005A7C0A" w:rsidRDefault="005A7C0A" w:rsidP="005A7C0A">
      <w:pPr>
        <w:pStyle w:val="EndNoteBibliography"/>
        <w:ind w:left="720" w:hanging="720"/>
      </w:pPr>
      <w:r w:rsidRPr="005A7C0A">
        <w:t>Jacox MG, Alexander MA, Mantua NJ, Scott JD, Hervieux G, Webb RS, Werner FE (2018) Forcing of Multiyear Extreme Ocean Temperatures That Impacted California Current Living Marine Resources in 2016. B Am Meteorol Soc 99:S27-S33</w:t>
      </w:r>
    </w:p>
    <w:p w14:paraId="71A4844E" w14:textId="77777777" w:rsidR="005A7C0A" w:rsidRPr="005A7C0A" w:rsidRDefault="005A7C0A" w:rsidP="005A7C0A">
      <w:pPr>
        <w:pStyle w:val="EndNoteBibliography"/>
        <w:ind w:left="720" w:hanging="720"/>
      </w:pPr>
      <w:r w:rsidRPr="005A7C0A">
        <w:t>Johnson DW (2006) Predation, habitat complexity, and variation in density-dependent mortality of temperate reef fishes. Ecology 87:1179-1188</w:t>
      </w:r>
    </w:p>
    <w:p w14:paraId="683AC7EE" w14:textId="77777777" w:rsidR="005A7C0A" w:rsidRPr="005A7C0A" w:rsidRDefault="005A7C0A" w:rsidP="005A7C0A">
      <w:pPr>
        <w:pStyle w:val="EndNoteBibliography"/>
        <w:ind w:left="720" w:hanging="720"/>
      </w:pPr>
      <w:r w:rsidRPr="005A7C0A">
        <w:t>Kriegisch N, Reeves SE, Flukes EB, Johnson CR, Ling SD (2019) Drift-kelp suppresses foraging movement of overgrazing sea urchins. Oecologia 190:665-677</w:t>
      </w:r>
    </w:p>
    <w:p w14:paraId="7EEDD7CE" w14:textId="77777777" w:rsidR="005A7C0A" w:rsidRPr="005A7C0A" w:rsidRDefault="005A7C0A" w:rsidP="005A7C0A">
      <w:pPr>
        <w:pStyle w:val="EndNoteBibliography"/>
        <w:ind w:left="720" w:hanging="720"/>
      </w:pPr>
      <w:r w:rsidRPr="005A7C0A">
        <w:t>Kvitek RG, Iampietro P, Bowlby CE (1998) Sea Otters and Benthic Prey Communities: A Direct Test of the Sea Otter as Keystone Predator in Washington State. Marine Mammal Science 14:895-902</w:t>
      </w:r>
    </w:p>
    <w:p w14:paraId="5212BBC5" w14:textId="77777777" w:rsidR="005A7C0A" w:rsidRPr="005A7C0A" w:rsidRDefault="005A7C0A" w:rsidP="005A7C0A">
      <w:pPr>
        <w:pStyle w:val="EndNoteBibliography"/>
        <w:ind w:left="720" w:hanging="720"/>
      </w:pPr>
      <w:r w:rsidRPr="005A7C0A">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200B2801" w14:textId="77777777" w:rsidR="005A7C0A" w:rsidRPr="005A7C0A" w:rsidRDefault="005A7C0A" w:rsidP="005A7C0A">
      <w:pPr>
        <w:pStyle w:val="EndNoteBibliography"/>
        <w:ind w:left="720" w:hanging="720"/>
      </w:pPr>
      <w:r w:rsidRPr="005A7C0A">
        <w:t>Kvitek RG, Shull D, Canestro D, Bowlby EC, Troutman BL (1989) Sea Otters and Benthic Prey Communities in Washington State. Marine Mammal Science 5:266-280</w:t>
      </w:r>
    </w:p>
    <w:p w14:paraId="16FBC863" w14:textId="77777777" w:rsidR="005A7C0A" w:rsidRPr="005A7C0A" w:rsidRDefault="005A7C0A" w:rsidP="005A7C0A">
      <w:pPr>
        <w:pStyle w:val="EndNoteBibliography"/>
        <w:ind w:left="720" w:hanging="720"/>
      </w:pPr>
      <w:r w:rsidRPr="005A7C0A">
        <w:t>Lamy T, Koenigs C, Holbrook SJ, Miller RJ, Stier AC, Reed DC (2020) Foundation species promote community stability by increasing diversity in a giant kelp forest. Ecology 101:e02987</w:t>
      </w:r>
    </w:p>
    <w:p w14:paraId="513163F0" w14:textId="77777777" w:rsidR="005A7C0A" w:rsidRPr="005A7C0A" w:rsidRDefault="005A7C0A" w:rsidP="005A7C0A">
      <w:pPr>
        <w:pStyle w:val="EndNoteBibliography"/>
        <w:ind w:left="720" w:hanging="720"/>
      </w:pPr>
      <w:r w:rsidRPr="005A7C0A">
        <w:t>Ling SD, Johnson CR, Frusher SD, Ridgway KR (2009) Overfishing reduces resilience of kelp beds to climate-driven catastrophic phase shift. Proceedings of the National Academy of Sciences 106:22341-22345</w:t>
      </w:r>
    </w:p>
    <w:p w14:paraId="43DF49F9" w14:textId="77777777" w:rsidR="005A7C0A" w:rsidRPr="005A7C0A" w:rsidRDefault="005A7C0A" w:rsidP="005A7C0A">
      <w:pPr>
        <w:pStyle w:val="EndNoteBibliography"/>
        <w:ind w:left="720" w:hanging="720"/>
      </w:pPr>
      <w:r w:rsidRPr="005A7C0A">
        <w:t>Lonhart SI, Jeppesen R, Beas-Luna R, Crooks JA, Lorda J (2019) Shifts in the distribution and abundance of coastal marine species along the eastern Pacific Ocean during marine heatwaves from 2013 to 2018. Marine Biodiversity Records 12:13</w:t>
      </w:r>
    </w:p>
    <w:p w14:paraId="3F8F3577" w14:textId="77777777" w:rsidR="005A7C0A" w:rsidRPr="005A7C0A" w:rsidRDefault="005A7C0A" w:rsidP="005A7C0A">
      <w:pPr>
        <w:pStyle w:val="EndNoteBibliography"/>
        <w:ind w:left="720" w:hanging="720"/>
      </w:pPr>
      <w:r w:rsidRPr="005A7C0A">
        <w:lastRenderedPageBreak/>
        <w:t>Love MS, Yoklavich M, Thorsteinson L (2002) The rockfishes of the Northeast Pacific. University of California Press, Berkley and Los Angeles</w:t>
      </w:r>
    </w:p>
    <w:p w14:paraId="131891B7" w14:textId="77777777" w:rsidR="005A7C0A" w:rsidRPr="005A7C0A" w:rsidRDefault="005A7C0A" w:rsidP="005A7C0A">
      <w:pPr>
        <w:pStyle w:val="EndNoteBibliography"/>
        <w:ind w:left="720" w:hanging="720"/>
      </w:pPr>
      <w:r w:rsidRPr="005A7C0A">
        <w:t>Malone DP, Davis K, Lonhart SI, Parsons-Field A, Caselle JE, Carr MH (2022) Large scale, multi-decade monitoring data from kelp forest ecosystems in California and Oregon (USA). Ecology n/a:e3630</w:t>
      </w:r>
    </w:p>
    <w:p w14:paraId="3F0035CE" w14:textId="77777777" w:rsidR="005A7C0A" w:rsidRPr="005A7C0A" w:rsidRDefault="005A7C0A" w:rsidP="005A7C0A">
      <w:pPr>
        <w:pStyle w:val="EndNoteBibliography"/>
        <w:ind w:left="720" w:hanging="720"/>
      </w:pPr>
      <w:r w:rsidRPr="005A7C0A">
        <w:t>Markel RW, Shurin JB (2020) Contrasting effects of coastal upwelling on growth and recruitment of nearshore Pacific rockfishes (genus Sebastes). Canadian Journal of Fisheries and Aquatic Sciences 77:950-962</w:t>
      </w:r>
    </w:p>
    <w:p w14:paraId="228CF527" w14:textId="77777777" w:rsidR="005A7C0A" w:rsidRPr="005A7C0A" w:rsidRDefault="005A7C0A" w:rsidP="005A7C0A">
      <w:pPr>
        <w:pStyle w:val="EndNoteBibliography"/>
        <w:ind w:left="720" w:hanging="720"/>
      </w:pPr>
      <w:r w:rsidRPr="005A7C0A">
        <w:t>Maunder MN, Punt AE (2004) Standardizing catch and effort data: a review of recent approaches. Fisheries Research 70:141-159</w:t>
      </w:r>
    </w:p>
    <w:p w14:paraId="33136DEF" w14:textId="77777777" w:rsidR="005A7C0A" w:rsidRPr="005A7C0A" w:rsidRDefault="005A7C0A" w:rsidP="005A7C0A">
      <w:pPr>
        <w:pStyle w:val="EndNoteBibliography"/>
        <w:ind w:left="720" w:hanging="720"/>
      </w:pPr>
      <w:r w:rsidRPr="005A7C0A">
        <w:t>McNaughton SJ (1977) Diversity and Stability of Ecological Communities: A Comment on the Role of Empiricism in Ecology. The American Naturalist 111:515-525</w:t>
      </w:r>
    </w:p>
    <w:p w14:paraId="0269BAFB" w14:textId="77777777" w:rsidR="005A7C0A" w:rsidRPr="005A7C0A" w:rsidRDefault="005A7C0A" w:rsidP="005A7C0A">
      <w:pPr>
        <w:pStyle w:val="EndNoteBibliography"/>
        <w:ind w:left="720" w:hanging="720"/>
      </w:pPr>
      <w:r w:rsidRPr="005A7C0A">
        <w:t>McPherson ML, Finger DJI, Houskeeper HF, Bell TW, Carr MH, Rogers-Bennett L, Kudela RM (2021) Large-scale shift in the structure of a kelp forest ecosystem co-occurs with an epizootic and marine heatwave. Communications Biology 4:298</w:t>
      </w:r>
    </w:p>
    <w:p w14:paraId="1501668B" w14:textId="77777777" w:rsidR="005A7C0A" w:rsidRPr="005A7C0A" w:rsidRDefault="005A7C0A" w:rsidP="005A7C0A">
      <w:pPr>
        <w:pStyle w:val="EndNoteBibliography"/>
        <w:ind w:left="720" w:hanging="720"/>
      </w:pPr>
      <w:r w:rsidRPr="005A7C0A">
        <w:t>Moitoza DJ, Phillips DW (1979) Prey defense, predator preference, and nonrandom diet: The interactions between Pycnopodia helianthoides and two species of sea urchins. Marine Biology 53:299-304</w:t>
      </w:r>
    </w:p>
    <w:p w14:paraId="76621B67" w14:textId="77777777" w:rsidR="005A7C0A" w:rsidRPr="005A7C0A" w:rsidRDefault="005A7C0A" w:rsidP="005A7C0A">
      <w:pPr>
        <w:pStyle w:val="EndNoteBibliography"/>
        <w:ind w:left="720" w:hanging="720"/>
      </w:pPr>
      <w:r w:rsidRPr="005A7C0A">
        <w:t>Montecino-Latorre D, Eisenlord ME, Turner M, Yoshioka R, Harvell CD, Pattengill-Semmens CV, Nichols JD, Gaydos JK (2016) Devastating Transboundary Impacts of Sea Star Wasting Disease on Subtidal Asteroids. Plos One 11:e0163190</w:t>
      </w:r>
    </w:p>
    <w:p w14:paraId="6B286291" w14:textId="77777777" w:rsidR="005A7C0A" w:rsidRPr="005A7C0A" w:rsidRDefault="005A7C0A" w:rsidP="005A7C0A">
      <w:pPr>
        <w:pStyle w:val="EndNoteBibliography"/>
        <w:ind w:left="720" w:hanging="720"/>
      </w:pPr>
      <w:r w:rsidRPr="005A7C0A">
        <w:t>Morgan CA, Beckman BR, Weitkamp LA, Fresh KL (2019) Recent Ecosystem Disturbance in the Northern California Current. Fisheries 44:465-474</w:t>
      </w:r>
    </w:p>
    <w:p w14:paraId="2DDEDFDA" w14:textId="77777777" w:rsidR="005A7C0A" w:rsidRPr="005A7C0A" w:rsidRDefault="005A7C0A" w:rsidP="005A7C0A">
      <w:pPr>
        <w:pStyle w:val="EndNoteBibliography"/>
        <w:ind w:left="720" w:hanging="720"/>
      </w:pPr>
      <w:r w:rsidRPr="005A7C0A">
        <w:t>Muth AF, Graham MH, Lane CE, Harley CD (2019a) Recruitment tolerance to increased temperature present across multiple kelp clades. Wiley Online Library</w:t>
      </w:r>
    </w:p>
    <w:p w14:paraId="73EEFB31" w14:textId="77777777" w:rsidR="005A7C0A" w:rsidRPr="005A7C0A" w:rsidRDefault="005A7C0A" w:rsidP="005A7C0A">
      <w:pPr>
        <w:pStyle w:val="EndNoteBibliography"/>
        <w:ind w:left="720" w:hanging="720"/>
      </w:pPr>
      <w:r w:rsidRPr="005A7C0A">
        <w:t>Muth AF, Graham MH, Lane CE, Harley CDG (2019b) Recruitment tolerance to increased temperature present across multiple kelp clades. Ecology 100</w:t>
      </w:r>
    </w:p>
    <w:p w14:paraId="267047CF" w14:textId="77777777" w:rsidR="005A7C0A" w:rsidRPr="005A7C0A" w:rsidRDefault="005A7C0A" w:rsidP="005A7C0A">
      <w:pPr>
        <w:pStyle w:val="EndNoteBibliography"/>
        <w:ind w:left="720" w:hanging="720"/>
      </w:pPr>
      <w:r w:rsidRPr="005A7C0A">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06C82909" w14:textId="77777777" w:rsidR="005A7C0A" w:rsidRPr="005A7C0A" w:rsidRDefault="005A7C0A" w:rsidP="005A7C0A">
      <w:pPr>
        <w:pStyle w:val="EndNoteBibliography"/>
        <w:ind w:left="720" w:hanging="720"/>
      </w:pPr>
      <w:r w:rsidRPr="005A7C0A">
        <w:t>Okamoto DK, Schroeter SC, Reed DC (2020) Effects of ocean climate on spatiotemporal variation in sea urchin settlement and recruitment. Limnology and Oceanography 65:2076-2091</w:t>
      </w:r>
    </w:p>
    <w:p w14:paraId="3EAAD0DF" w14:textId="77777777" w:rsidR="005A7C0A" w:rsidRPr="005A7C0A" w:rsidRDefault="005A7C0A" w:rsidP="005A7C0A">
      <w:pPr>
        <w:pStyle w:val="EndNoteBibliography"/>
        <w:ind w:left="720" w:hanging="720"/>
      </w:pPr>
      <w:r w:rsidRPr="005A7C0A">
        <w:t>Pearse JS (2006) Ecological role of purple sea urchins. Science 314:940-941</w:t>
      </w:r>
    </w:p>
    <w:p w14:paraId="5806A946" w14:textId="77777777" w:rsidR="005A7C0A" w:rsidRPr="005A7C0A" w:rsidRDefault="005A7C0A" w:rsidP="005A7C0A">
      <w:pPr>
        <w:pStyle w:val="EndNoteBibliography"/>
        <w:ind w:left="720" w:hanging="720"/>
      </w:pPr>
      <w:r w:rsidRPr="005A7C0A">
        <w:t>Pearse JS, Hines AH (1987) Long-Term Population-Dynamics of Sea-Urchins in a Central California Kelp Forest - Rare Recruitment and Rapid Decline. Mar Ecol Prog Ser 39:275-283</w:t>
      </w:r>
    </w:p>
    <w:p w14:paraId="0D1A1BB1" w14:textId="77777777" w:rsidR="005A7C0A" w:rsidRPr="005A7C0A" w:rsidRDefault="005A7C0A" w:rsidP="005A7C0A">
      <w:pPr>
        <w:pStyle w:val="EndNoteBibliography"/>
        <w:ind w:left="720" w:hanging="720"/>
      </w:pPr>
      <w:r w:rsidRPr="005A7C0A">
        <w:t>Pfister CA, Berry HD, Mumford T, Randall Hughes A (2018) The dynamics of Kelp Forests in the Northeast Pacific Ocean and the relationship with environmental drivers. Journal of Ecology 106:1520-1533</w:t>
      </w:r>
    </w:p>
    <w:p w14:paraId="7CED0149" w14:textId="77777777" w:rsidR="005A7C0A" w:rsidRPr="005A7C0A" w:rsidRDefault="005A7C0A" w:rsidP="005A7C0A">
      <w:pPr>
        <w:pStyle w:val="EndNoteBibliography"/>
        <w:ind w:left="720" w:hanging="720"/>
      </w:pPr>
      <w:r w:rsidRPr="005A7C0A">
        <w:t>PFMC (2020) Pacific coast groundifhs fishery management plan: for the California, Oregon, and Washington groundfish fishery. Pacific Fishery Management Council, 7700 NE Ambnassador Place, Suite 101, Portland, OR, 97220</w:t>
      </w:r>
    </w:p>
    <w:p w14:paraId="63F44504" w14:textId="77777777" w:rsidR="005A7C0A" w:rsidRPr="005A7C0A" w:rsidRDefault="005A7C0A" w:rsidP="005A7C0A">
      <w:pPr>
        <w:pStyle w:val="EndNoteBibliography"/>
        <w:ind w:left="720" w:hanging="720"/>
      </w:pPr>
      <w:r w:rsidRPr="005A7C0A">
        <w:t>Pinsky ML, Guannel G, Arkema KK (2013) Quantifying wave attenuation to inform coastal habitat conservation. Ecosphere 4:art95</w:t>
      </w:r>
    </w:p>
    <w:p w14:paraId="3FC4497F" w14:textId="77777777" w:rsidR="005A7C0A" w:rsidRPr="005A7C0A" w:rsidRDefault="005A7C0A" w:rsidP="005A7C0A">
      <w:pPr>
        <w:pStyle w:val="EndNoteBibliography"/>
        <w:ind w:left="720" w:hanging="720"/>
      </w:pPr>
      <w:r w:rsidRPr="005A7C0A">
        <w:lastRenderedPageBreak/>
        <w:t>Potts JM, Elith J (2006) Comparing species abundance models. Ecological Modelling 199:153-163</w:t>
      </w:r>
    </w:p>
    <w:p w14:paraId="075804C4" w14:textId="3A9A3BAF" w:rsidR="005A7C0A" w:rsidRPr="005A7C0A" w:rsidRDefault="005A7C0A" w:rsidP="005A7C0A">
      <w:pPr>
        <w:pStyle w:val="EndNoteBibliography"/>
        <w:ind w:left="720" w:hanging="720"/>
      </w:pPr>
      <w:r w:rsidRPr="005A7C0A">
        <w:t xml:space="preserve">R Core Team (2021) R: A language and environment for statistical computing. R Foundation for Statistical Computing, Vienna, Austria. URL </w:t>
      </w:r>
      <w:hyperlink r:id="rId16" w:history="1">
        <w:r w:rsidRPr="005A7C0A">
          <w:rPr>
            <w:rStyle w:val="Hyperlink"/>
          </w:rPr>
          <w:t>https://www.R-project.org/</w:t>
        </w:r>
      </w:hyperlink>
      <w:r w:rsidRPr="005A7C0A">
        <w:t xml:space="preserve">. </w:t>
      </w:r>
    </w:p>
    <w:p w14:paraId="74192825" w14:textId="77777777" w:rsidR="005A7C0A" w:rsidRPr="005A7C0A" w:rsidRDefault="005A7C0A" w:rsidP="005A7C0A">
      <w:pPr>
        <w:pStyle w:val="EndNoteBibliography"/>
        <w:ind w:left="720" w:hanging="720"/>
      </w:pPr>
      <w:r w:rsidRPr="005A7C0A">
        <w:t>Randell Z, Kenner M, Tomoleoni J, Yee J, Novak M (2022) Kelp-forest dynamics controlled by substrate complexity. Proceedings of the National Academy of Sciences 119:e2103483119</w:t>
      </w:r>
    </w:p>
    <w:p w14:paraId="05831862" w14:textId="77777777" w:rsidR="005A7C0A" w:rsidRPr="005A7C0A" w:rsidRDefault="005A7C0A" w:rsidP="005A7C0A">
      <w:pPr>
        <w:pStyle w:val="EndNoteBibliography"/>
        <w:ind w:left="720" w:hanging="720"/>
      </w:pPr>
      <w:r w:rsidRPr="005A7C0A">
        <w:t>Reed D, Washburn L, Rassweiler A, Miller R, Bell T, Harrer S (2016) Extreme warming challenges sentinel status of kelp forests as indicators of climate change. Nat Commun 7</w:t>
      </w:r>
    </w:p>
    <w:p w14:paraId="60F6FC4C" w14:textId="77777777" w:rsidR="005A7C0A" w:rsidRPr="005A7C0A" w:rsidRDefault="005A7C0A" w:rsidP="005A7C0A">
      <w:pPr>
        <w:pStyle w:val="EndNoteBibliography"/>
        <w:ind w:left="720" w:hanging="720"/>
      </w:pPr>
      <w:r w:rsidRPr="005A7C0A">
        <w:t>Reed DC, Rassweiler A, Carr MH, Cavanaugh KC, Malone DP, Siegel DA (2011) Wave disturbance overwhelms top-down and bottom-up control of primary production in California kelp forests. Ecology 92:2108-2116</w:t>
      </w:r>
    </w:p>
    <w:p w14:paraId="09E3B319" w14:textId="77777777" w:rsidR="005A7C0A" w:rsidRPr="005A7C0A" w:rsidRDefault="005A7C0A" w:rsidP="005A7C0A">
      <w:pPr>
        <w:pStyle w:val="EndNoteBibliography"/>
        <w:ind w:left="720" w:hanging="720"/>
      </w:pPr>
      <w:r w:rsidRPr="005A7C0A">
        <w:t>Reynolds RW, Smith TM, Liu C, Chelton DB, Casey KS, Schlax MG (2007) Daily High-Resolution-Blended Analyses for Sea Surface Temperature. Journal of Climate 20:5473-5496</w:t>
      </w:r>
    </w:p>
    <w:p w14:paraId="6A913FA1" w14:textId="77777777" w:rsidR="005A7C0A" w:rsidRPr="005A7C0A" w:rsidRDefault="005A7C0A" w:rsidP="005A7C0A">
      <w:pPr>
        <w:pStyle w:val="EndNoteBibliography"/>
        <w:ind w:left="720" w:hanging="720"/>
      </w:pPr>
      <w:r w:rsidRPr="005A7C0A">
        <w:t>Rogers-Bennett L, Catton CA (2019) Marine heat wave and multiple stressors tip bull kelp forest to sea urchin barrens. Sci Rep 9:15050</w:t>
      </w:r>
    </w:p>
    <w:p w14:paraId="7F701320" w14:textId="77777777" w:rsidR="005A7C0A" w:rsidRPr="005A7C0A" w:rsidRDefault="005A7C0A" w:rsidP="005A7C0A">
      <w:pPr>
        <w:pStyle w:val="EndNoteBibliography"/>
        <w:ind w:left="720" w:hanging="720"/>
      </w:pPr>
      <w:r w:rsidRPr="005A7C0A">
        <w:t>Sanford E, Sones JL, García-Reyes M, Goddard JHR, Largier JL (2019) Widespread shifts in the coastal biota of northern California during the 2014–2016 marine heatwaves. Sci Rep-Uk 9:4216</w:t>
      </w:r>
    </w:p>
    <w:p w14:paraId="10E7A874" w14:textId="77777777" w:rsidR="005A7C0A" w:rsidRPr="005A7C0A" w:rsidRDefault="005A7C0A" w:rsidP="005A7C0A">
      <w:pPr>
        <w:pStyle w:val="EndNoteBibliography"/>
        <w:ind w:left="720" w:hanging="720"/>
      </w:pPr>
      <w:r w:rsidRPr="005A7C0A">
        <w:t>Scannell HA, Johnson GC, Thompson L, Lyman JM, Riser SC (2020) Subsurface Evolution and Persistence of Marine Heatwaves in the Northeast Pacific. Geophysical Research Letters 47:e2020GL090548</w:t>
      </w:r>
    </w:p>
    <w:p w14:paraId="3B7E135A" w14:textId="77777777" w:rsidR="005A7C0A" w:rsidRPr="005A7C0A" w:rsidRDefault="005A7C0A" w:rsidP="005A7C0A">
      <w:pPr>
        <w:pStyle w:val="EndNoteBibliography"/>
        <w:ind w:left="720" w:hanging="720"/>
      </w:pPr>
      <w:r w:rsidRPr="005A7C0A">
        <w:t>Schiel DR, Foster MS (2015) The Biology and Ecology of Giant Kelp Forests. University of California Press, Berkeley, CA</w:t>
      </w:r>
    </w:p>
    <w:p w14:paraId="51021EE4" w14:textId="77777777" w:rsidR="005A7C0A" w:rsidRPr="005A7C0A" w:rsidRDefault="005A7C0A" w:rsidP="005A7C0A">
      <w:pPr>
        <w:pStyle w:val="EndNoteBibliography"/>
        <w:ind w:left="720" w:hanging="720"/>
      </w:pPr>
      <w:r w:rsidRPr="005A7C0A">
        <w:t>Schindler DE, Armstrong JB, Reed TE (2015) The portfolio concept in ecology and evolution. Frontiers in Ecology and the Environment 15:257-263</w:t>
      </w:r>
    </w:p>
    <w:p w14:paraId="05456927" w14:textId="77777777" w:rsidR="005A7C0A" w:rsidRPr="005A7C0A" w:rsidRDefault="005A7C0A" w:rsidP="005A7C0A">
      <w:pPr>
        <w:pStyle w:val="EndNoteBibliography"/>
        <w:ind w:left="720" w:hanging="720"/>
      </w:pPr>
      <w:r w:rsidRPr="005A7C0A">
        <w:t>Schlegel RW, Smit AJ (2018) heatwaveR: A central algorithm for the detection of heatwaves and cold-spells. Journal of Open Source Software 3:821</w:t>
      </w:r>
    </w:p>
    <w:p w14:paraId="6982E761" w14:textId="77777777" w:rsidR="005A7C0A" w:rsidRPr="005A7C0A" w:rsidRDefault="005A7C0A" w:rsidP="005A7C0A">
      <w:pPr>
        <w:pStyle w:val="EndNoteBibliography"/>
        <w:ind w:left="720" w:hanging="720"/>
      </w:pPr>
      <w:r w:rsidRPr="005A7C0A">
        <w:t>Schmitt RJ, Holbrook SJ (1990) Contrasting effects of giant kelp on dynamics of surfperch populations. Oecologia 84:419-429</w:t>
      </w:r>
    </w:p>
    <w:p w14:paraId="14F7E146" w14:textId="77777777" w:rsidR="005A7C0A" w:rsidRPr="005A7C0A" w:rsidRDefault="005A7C0A" w:rsidP="005A7C0A">
      <w:pPr>
        <w:pStyle w:val="EndNoteBibliography"/>
        <w:ind w:left="720" w:hanging="720"/>
      </w:pPr>
      <w:r w:rsidRPr="005A7C0A">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051B6498" w14:textId="77777777" w:rsidR="005A7C0A" w:rsidRPr="005A7C0A" w:rsidRDefault="005A7C0A" w:rsidP="005A7C0A">
      <w:pPr>
        <w:pStyle w:val="EndNoteBibliography"/>
        <w:ind w:left="720" w:hanging="720"/>
      </w:pPr>
      <w:r w:rsidRPr="005A7C0A">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14C6B9F5" w14:textId="77777777" w:rsidR="005A7C0A" w:rsidRPr="005A7C0A" w:rsidRDefault="005A7C0A" w:rsidP="005A7C0A">
      <w:pPr>
        <w:pStyle w:val="EndNoteBibliography"/>
        <w:ind w:left="720" w:hanging="720"/>
      </w:pPr>
      <w:r w:rsidRPr="005A7C0A">
        <w:t>Smale DA (2020) Impacts of ocean warming on kelp forest ecosystems. New Phytologist 225:1447-1454</w:t>
      </w:r>
    </w:p>
    <w:p w14:paraId="05E04B4C" w14:textId="77777777" w:rsidR="005A7C0A" w:rsidRPr="005A7C0A" w:rsidRDefault="005A7C0A" w:rsidP="005A7C0A">
      <w:pPr>
        <w:pStyle w:val="EndNoteBibliography"/>
        <w:ind w:left="720" w:hanging="720"/>
      </w:pPr>
      <w:r w:rsidRPr="005A7C0A">
        <w:t>Smith EAE, Fox MD (2021) Characterizing energy flow in kelp forest food webs: a geochemical review and call for additional research. Ecography</w:t>
      </w:r>
    </w:p>
    <w:p w14:paraId="3018F724" w14:textId="77777777" w:rsidR="005A7C0A" w:rsidRPr="005A7C0A" w:rsidRDefault="005A7C0A" w:rsidP="005A7C0A">
      <w:pPr>
        <w:pStyle w:val="EndNoteBibliography"/>
        <w:ind w:left="720" w:hanging="720"/>
      </w:pPr>
      <w:r w:rsidRPr="005A7C0A">
        <w:t>Smith EAE, Fox MD (2022) Characterizing energy flow in kelp forest food webs: a geochemical review and call for additional research. Ecography 2022:e05566</w:t>
      </w:r>
    </w:p>
    <w:p w14:paraId="77BFE292" w14:textId="77777777" w:rsidR="005A7C0A" w:rsidRPr="005A7C0A" w:rsidRDefault="005A7C0A" w:rsidP="005A7C0A">
      <w:pPr>
        <w:pStyle w:val="EndNoteBibliography"/>
        <w:ind w:left="720" w:hanging="720"/>
      </w:pPr>
      <w:r w:rsidRPr="005A7C0A">
        <w:lastRenderedPageBreak/>
        <w:t>Smith JG, Tomoleoni J, Staedler M, Lyon S, Fujii J, Tinker MT (2021) Behavioral responses across a mosaic of ecosystem states restructure a sea otter-urchin trophic cascade. Proc Natl Acad Sci U S A 118</w:t>
      </w:r>
    </w:p>
    <w:p w14:paraId="5A888B63" w14:textId="77777777" w:rsidR="005A7C0A" w:rsidRPr="005A7C0A" w:rsidRDefault="005A7C0A" w:rsidP="005A7C0A">
      <w:pPr>
        <w:pStyle w:val="EndNoteBibliography"/>
        <w:ind w:left="720" w:hanging="720"/>
      </w:pPr>
      <w:r w:rsidRPr="005A7C0A">
        <w:t>Straub SC, Wernberg T, Thomsen MS, Moore PJ, Burrows MT, Harvey BP, Smale DA (2019) Resistance, Extinction, and Everything in Between – The Diverse Responses of Seaweeds to Marine Heatwaves. Front Mar Sci 6</w:t>
      </w:r>
    </w:p>
    <w:p w14:paraId="49707E72" w14:textId="77777777" w:rsidR="005A7C0A" w:rsidRPr="005A7C0A" w:rsidRDefault="005A7C0A" w:rsidP="005A7C0A">
      <w:pPr>
        <w:pStyle w:val="EndNoteBibliography"/>
        <w:ind w:left="720" w:hanging="720"/>
      </w:pPr>
      <w:r w:rsidRPr="005A7C0A">
        <w:t>Supratya VP, Coleman LJM, Martone PT (2020) Elevated Temperature Affects Phenotypic Plasticity in the Bull Kelp (Nereocystis luetkeana, Phaeophyceae). Journal of Phycology 56:1534-1541</w:t>
      </w:r>
    </w:p>
    <w:p w14:paraId="57C427FE" w14:textId="77777777" w:rsidR="005A7C0A" w:rsidRPr="005A7C0A" w:rsidRDefault="005A7C0A" w:rsidP="005A7C0A">
      <w:pPr>
        <w:pStyle w:val="EndNoteBibliography"/>
        <w:ind w:left="720" w:hanging="720"/>
      </w:pPr>
      <w:r w:rsidRPr="005A7C0A">
        <w:t>Thorson JT, Scheuerell MD, Olden JD, Schindler DE (2018) Spatial heterogeneity contributes more to portfolio effects than species variability in bottom-associated marine fishes. Proceedings of the Royal Society B: Biological Sciences 285:20180915</w:t>
      </w:r>
    </w:p>
    <w:p w14:paraId="5EA0E521" w14:textId="77777777" w:rsidR="005A7C0A" w:rsidRPr="005A7C0A" w:rsidRDefault="005A7C0A" w:rsidP="005A7C0A">
      <w:pPr>
        <w:pStyle w:val="EndNoteBibliography"/>
        <w:ind w:left="720" w:hanging="720"/>
      </w:pPr>
      <w:r w:rsidRPr="005A7C0A">
        <w:t>Uthicke S, Schaffelke B, Byrne M (2009) A boom–bust phylum? Ecological and evolutionary consequences of density variations in echinoderms. Ecological Monographs 79:3-24</w:t>
      </w:r>
    </w:p>
    <w:p w14:paraId="61FAC0B7" w14:textId="77777777" w:rsidR="005A7C0A" w:rsidRPr="005A7C0A" w:rsidRDefault="005A7C0A" w:rsidP="005A7C0A">
      <w:pPr>
        <w:pStyle w:val="EndNoteBibliography"/>
        <w:ind w:left="720" w:hanging="720"/>
      </w:pPr>
      <w:r w:rsidRPr="005A7C0A">
        <w:t xml:space="preserve">Van Wagenen RF (2015) Washington Coastal kelp resources—port townsend to the Columbia River, summer 2014. Washington Department of Natural Resources, Olympia. </w:t>
      </w:r>
    </w:p>
    <w:p w14:paraId="09019B2D" w14:textId="14CB560B" w:rsidR="005A7C0A" w:rsidRPr="005A7C0A" w:rsidRDefault="005A7C0A" w:rsidP="005A7C0A">
      <w:pPr>
        <w:pStyle w:val="EndNoteBibliography"/>
        <w:ind w:left="720" w:hanging="720"/>
      </w:pPr>
      <w:r w:rsidRPr="005A7C0A">
        <w:t xml:space="preserve">WADNR (2017) Kelp monitoring—Olympic Peninsula,  Washington State Department of Natural Resources, Olympia, WA. </w:t>
      </w:r>
      <w:hyperlink r:id="rId17" w:history="1">
        <w:r w:rsidRPr="005A7C0A">
          <w:rPr>
            <w:rStyle w:val="Hyperlink"/>
          </w:rPr>
          <w:t>http://data-wadnr</w:t>
        </w:r>
      </w:hyperlink>
      <w:r w:rsidRPr="005A7C0A">
        <w:t xml:space="preserve"> .opend ata.arcgi s.com/datas ets/kelp-monit oring -olympic-penin sula Accessed: 1 Sept 2017. </w:t>
      </w:r>
    </w:p>
    <w:p w14:paraId="38CE662E" w14:textId="77777777" w:rsidR="005A7C0A" w:rsidRPr="005A7C0A" w:rsidRDefault="005A7C0A" w:rsidP="005A7C0A">
      <w:pPr>
        <w:pStyle w:val="EndNoteBibliography"/>
        <w:ind w:left="720" w:hanging="720"/>
      </w:pPr>
      <w:r w:rsidRPr="005A7C0A">
        <w:t>Wallace FR, Hoffmann A, Tagart J (1999) Status of the black rockfish resource in 1999. Pacific Fishery Management Council</w:t>
      </w:r>
    </w:p>
    <w:p w14:paraId="78027299" w14:textId="77777777" w:rsidR="005A7C0A" w:rsidRPr="005A7C0A" w:rsidRDefault="005A7C0A" w:rsidP="005A7C0A">
      <w:pPr>
        <w:pStyle w:val="EndNoteBibliography"/>
        <w:ind w:left="720" w:hanging="720"/>
      </w:pPr>
      <w:r w:rsidRPr="005A7C0A">
        <w:t>Walter JA, Castorani MCN, Bell TW, Sheppard Lawrence W, Cavanaugh KC, Reuman DC (2022) Tail-dependent spatial synchrony arises from nonlinear driver–response relationships. Ecology Letters 00:1-13</w:t>
      </w:r>
    </w:p>
    <w:p w14:paraId="7E29A75C" w14:textId="77777777" w:rsidR="005A7C0A" w:rsidRPr="005A7C0A" w:rsidRDefault="005A7C0A" w:rsidP="005A7C0A">
      <w:pPr>
        <w:pStyle w:val="EndNoteBibliography"/>
        <w:ind w:left="720" w:hanging="720"/>
      </w:pPr>
      <w:r w:rsidRPr="005A7C0A">
        <w:t>Watson J, Estes JA (2011) Stability, resilience, and phase shifts in rocky subtidal communities along the west coast of Vancouver Island, Canada. Ecological Monographs 81:215-239</w:t>
      </w:r>
    </w:p>
    <w:p w14:paraId="53C0C660" w14:textId="77777777" w:rsidR="005A7C0A" w:rsidRPr="005A7C0A" w:rsidRDefault="005A7C0A" w:rsidP="005A7C0A">
      <w:pPr>
        <w:pStyle w:val="EndNoteBibliography"/>
        <w:ind w:left="720" w:hanging="720"/>
      </w:pPr>
      <w:r w:rsidRPr="005A7C0A">
        <w:t>Weigel BL, Pfister CA (2021) The dynamics and stoichiometry of dissolved organic carbon release by kelp. Ecology 102:e03221</w:t>
      </w:r>
    </w:p>
    <w:p w14:paraId="737FD351" w14:textId="77777777" w:rsidR="005A7C0A" w:rsidRPr="005A7C0A" w:rsidRDefault="005A7C0A" w:rsidP="005A7C0A">
      <w:pPr>
        <w:pStyle w:val="EndNoteBibliography"/>
        <w:ind w:left="720" w:hanging="720"/>
      </w:pPr>
      <w:r w:rsidRPr="005A7C0A">
        <w:t>Wernberg T, Bennett S, Babcock RC, De Bettignies T, Cure K, Depczynski M, Dufois F, Fromont J, Fulton CJ, Hovey RK (2016) Climate-driven regime shift of a temperate marine ecosystem. Science 353:169-172</w:t>
      </w:r>
    </w:p>
    <w:p w14:paraId="49E535F0" w14:textId="77777777" w:rsidR="005A7C0A" w:rsidRPr="005A7C0A" w:rsidRDefault="005A7C0A" w:rsidP="005A7C0A">
      <w:pPr>
        <w:pStyle w:val="EndNoteBibliography"/>
        <w:ind w:left="720" w:hanging="720"/>
      </w:pPr>
      <w:r w:rsidRPr="005A7C0A">
        <w:t>Wernberg T, Smale DA, Tuya F, Thomsen MS, Langlois TJ, De Bettignies T, Bennett S, Rousseaux CS (2013) An extreme climatic event alters marine ecosystem structure in a global biodiversity hotspot. Nature Climate Change 3:78-82</w:t>
      </w:r>
    </w:p>
    <w:p w14:paraId="5B932563" w14:textId="77777777" w:rsidR="005A7C0A" w:rsidRPr="005A7C0A" w:rsidRDefault="005A7C0A" w:rsidP="005A7C0A">
      <w:pPr>
        <w:pStyle w:val="EndNoteBibliography"/>
        <w:ind w:left="720" w:hanging="720"/>
      </w:pPr>
      <w:r w:rsidRPr="005A7C0A">
        <w:t>Williams JP, Claisse JT, Pondella DJ, II, Williams CM, Robart MJ, Scholz Z, Jaco EM, Ford T, Burdick H, Witting D (2021) Sea urchin mass mortality rapidly restores kelp forest communities. Mar Ecol Prog Ser 664:117-131</w:t>
      </w:r>
    </w:p>
    <w:p w14:paraId="30AEF0D1" w14:textId="77777777" w:rsidR="005A7C0A" w:rsidRPr="005A7C0A" w:rsidRDefault="005A7C0A" w:rsidP="005A7C0A">
      <w:pPr>
        <w:pStyle w:val="EndNoteBibliography"/>
        <w:ind w:left="720" w:hanging="720"/>
      </w:pPr>
      <w:r w:rsidRPr="005A7C0A">
        <w:t>Wilmers CC, Estes JA, Edwards M, Laidre KL, Konar B (2012) Do trophic cascades affect the storage and flux of atmospheric carbon? An analysis of sea otters and kelp forests. Frontiers in Ecology and the Environment 10:409-415</w:t>
      </w:r>
    </w:p>
    <w:p w14:paraId="77FA2D31" w14:textId="77777777" w:rsidR="005A7C0A" w:rsidRPr="005A7C0A" w:rsidRDefault="005A7C0A" w:rsidP="005A7C0A">
      <w:pPr>
        <w:pStyle w:val="EndNoteBibliography"/>
        <w:ind w:left="720" w:hanging="720"/>
      </w:pPr>
      <w:r w:rsidRPr="005A7C0A">
        <w:t>Zimmerman RC, Kremer JN (1984) Episodic nutrient supply to a kelp forest ecosystem in Southern California. Journal of Marine Research 42:591-604</w:t>
      </w:r>
    </w:p>
    <w:p w14:paraId="54E23655" w14:textId="4259540C" w:rsidR="00471A3D" w:rsidRDefault="00CB309A">
      <w:pPr>
        <w:spacing w:line="240" w:lineRule="auto"/>
        <w:ind w:firstLine="0"/>
      </w:pPr>
      <w:r>
        <w:fldChar w:fldCharType="end"/>
      </w:r>
    </w:p>
    <w:sectPr w:rsidR="00471A3D" w:rsidSect="001E59A3">
      <w:headerReference w:type="default" r:id="rId18"/>
      <w:footerReference w:type="default" r:id="rId19"/>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81" w:author="Nick.Tolimieri [2]" w:date="2022-09-02T10:12:00Z" w:initials="N">
    <w:p w14:paraId="3EF41979" w14:textId="77777777" w:rsidR="00477F34" w:rsidRDefault="00477F34">
      <w:pPr>
        <w:pStyle w:val="CommentText"/>
      </w:pPr>
      <w:r>
        <w:rPr>
          <w:rStyle w:val="CommentReference"/>
        </w:rPr>
        <w:annotationRef/>
      </w:r>
      <w:r>
        <w:t>MHW is Fig. S4</w:t>
      </w:r>
    </w:p>
    <w:p w14:paraId="05B343BD" w14:textId="5EB2DF31" w:rsidR="00477F34" w:rsidRDefault="00477F34">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28B758" w14:textId="77777777" w:rsidR="004A29D3" w:rsidRDefault="004A29D3">
      <w:pPr>
        <w:spacing w:line="240" w:lineRule="auto"/>
      </w:pPr>
      <w:r>
        <w:separator/>
      </w:r>
    </w:p>
  </w:endnote>
  <w:endnote w:type="continuationSeparator" w:id="0">
    <w:p w14:paraId="5C2C1DCF" w14:textId="77777777" w:rsidR="004A29D3" w:rsidRDefault="004A29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1483AAA0" w:rsidR="00477F34" w:rsidRDefault="00477F34">
        <w:pPr>
          <w:pStyle w:val="Footer"/>
          <w:jc w:val="center"/>
        </w:pPr>
        <w:r>
          <w:fldChar w:fldCharType="begin"/>
        </w:r>
        <w:r>
          <w:instrText xml:space="preserve"> PAGE   \* MERGEFORMAT </w:instrText>
        </w:r>
        <w:r>
          <w:fldChar w:fldCharType="separate"/>
        </w:r>
        <w:r w:rsidR="00C2572C">
          <w:rPr>
            <w:noProof/>
          </w:rPr>
          <w:t>21</w:t>
        </w:r>
        <w:r>
          <w:rPr>
            <w:noProof/>
          </w:rPr>
          <w:fldChar w:fldCharType="end"/>
        </w:r>
      </w:p>
    </w:sdtContent>
  </w:sdt>
  <w:p w14:paraId="06AEA31B" w14:textId="629E2D02" w:rsidR="00477F34" w:rsidRDefault="00477F3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4416EF" w14:textId="77777777" w:rsidR="004A29D3" w:rsidRDefault="004A29D3">
      <w:pPr>
        <w:spacing w:line="240" w:lineRule="auto"/>
      </w:pPr>
      <w:r>
        <w:separator/>
      </w:r>
    </w:p>
  </w:footnote>
  <w:footnote w:type="continuationSeparator" w:id="0">
    <w:p w14:paraId="46AC28F4" w14:textId="77777777" w:rsidR="004A29D3" w:rsidRDefault="004A29D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477F34" w:rsidRDefault="00477F34">
    <w:pPr>
      <w:pStyle w:val="Header"/>
    </w:pPr>
    <w:r>
      <w:t>MHW, SSWS, and Washington Kelp Forests</w:t>
    </w:r>
  </w:p>
  <w:p w14:paraId="74E2BB90" w14:textId="77777777" w:rsidR="00477F34" w:rsidRDefault="00477F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6"/>
  </w:num>
  <w:num w:numId="2">
    <w:abstractNumId w:val="4"/>
  </w:num>
  <w:num w:numId="3">
    <w:abstractNumId w:val="2"/>
  </w:num>
  <w:num w:numId="4">
    <w:abstractNumId w:val="0"/>
  </w:num>
  <w:num w:numId="5">
    <w:abstractNumId w:val="5"/>
  </w:num>
  <w:num w:numId="6">
    <w:abstractNumId w:val="1"/>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3&lt;/item&gt;&lt;item&gt;9114&lt;/item&gt;&lt;item&gt;9115&lt;/item&gt;&lt;item&gt;9118&lt;/item&gt;&lt;item&gt;9119&lt;/item&gt;&lt;item&gt;9121&lt;/item&gt;&lt;item&gt;9122&lt;/item&gt;&lt;item&gt;9128&lt;/item&gt;&lt;item&gt;9130&lt;/item&gt;&lt;item&gt;9167&lt;/item&gt;&lt;item&gt;9259&lt;/item&gt;&lt;item&gt;9263&lt;/item&gt;&lt;item&gt;9265&lt;/item&gt;&lt;item&gt;9266&lt;/item&gt;&lt;item&gt;9267&lt;/item&gt;&lt;item&gt;9270&lt;/item&gt;&lt;item&gt;9271&lt;/item&gt;&lt;item&gt;9272&lt;/item&gt;&lt;item&gt;9273&lt;/item&gt;&lt;item&gt;9283&lt;/item&gt;&lt;item&gt;9284&lt;/item&gt;&lt;item&gt;9285&lt;/item&gt;&lt;/record-ids&gt;&lt;/item&gt;&lt;/Libraries&gt;"/>
  </w:docVars>
  <w:rsids>
    <w:rsidRoot w:val="00471A3D"/>
    <w:rsid w:val="00004A8C"/>
    <w:rsid w:val="00006FBC"/>
    <w:rsid w:val="000115E0"/>
    <w:rsid w:val="0001282F"/>
    <w:rsid w:val="0002194D"/>
    <w:rsid w:val="00033261"/>
    <w:rsid w:val="00034ABC"/>
    <w:rsid w:val="000351C5"/>
    <w:rsid w:val="000422F1"/>
    <w:rsid w:val="000436A3"/>
    <w:rsid w:val="00043C06"/>
    <w:rsid w:val="00045994"/>
    <w:rsid w:val="0005668D"/>
    <w:rsid w:val="00057F18"/>
    <w:rsid w:val="0006296C"/>
    <w:rsid w:val="00062C9E"/>
    <w:rsid w:val="0006327B"/>
    <w:rsid w:val="00073FAF"/>
    <w:rsid w:val="00075AD8"/>
    <w:rsid w:val="00084171"/>
    <w:rsid w:val="000919F8"/>
    <w:rsid w:val="00095645"/>
    <w:rsid w:val="00095CEE"/>
    <w:rsid w:val="00096130"/>
    <w:rsid w:val="000A11D3"/>
    <w:rsid w:val="000A2315"/>
    <w:rsid w:val="000A6A46"/>
    <w:rsid w:val="000B28CF"/>
    <w:rsid w:val="000B7309"/>
    <w:rsid w:val="000B76E4"/>
    <w:rsid w:val="000C02D6"/>
    <w:rsid w:val="000C215D"/>
    <w:rsid w:val="000C6787"/>
    <w:rsid w:val="000C7508"/>
    <w:rsid w:val="000D0F83"/>
    <w:rsid w:val="000D41D1"/>
    <w:rsid w:val="000D6AFE"/>
    <w:rsid w:val="000E01A0"/>
    <w:rsid w:val="000E2E98"/>
    <w:rsid w:val="000E4E61"/>
    <w:rsid w:val="000E51C6"/>
    <w:rsid w:val="000F010D"/>
    <w:rsid w:val="000F1A32"/>
    <w:rsid w:val="000F1A73"/>
    <w:rsid w:val="000F3616"/>
    <w:rsid w:val="000F7008"/>
    <w:rsid w:val="000F7BB3"/>
    <w:rsid w:val="001024DD"/>
    <w:rsid w:val="00102626"/>
    <w:rsid w:val="00103823"/>
    <w:rsid w:val="00106C7E"/>
    <w:rsid w:val="00115A96"/>
    <w:rsid w:val="00115CEB"/>
    <w:rsid w:val="0011717F"/>
    <w:rsid w:val="00125963"/>
    <w:rsid w:val="001302B4"/>
    <w:rsid w:val="001328F7"/>
    <w:rsid w:val="00133996"/>
    <w:rsid w:val="00135413"/>
    <w:rsid w:val="0013601F"/>
    <w:rsid w:val="00142332"/>
    <w:rsid w:val="001501BB"/>
    <w:rsid w:val="00151934"/>
    <w:rsid w:val="00152D91"/>
    <w:rsid w:val="00154489"/>
    <w:rsid w:val="001557F4"/>
    <w:rsid w:val="00164689"/>
    <w:rsid w:val="00165D15"/>
    <w:rsid w:val="00175D23"/>
    <w:rsid w:val="001817D2"/>
    <w:rsid w:val="001822E9"/>
    <w:rsid w:val="00186AB2"/>
    <w:rsid w:val="00191063"/>
    <w:rsid w:val="001A060D"/>
    <w:rsid w:val="001A5B6F"/>
    <w:rsid w:val="001B10DB"/>
    <w:rsid w:val="001B278A"/>
    <w:rsid w:val="001B570F"/>
    <w:rsid w:val="001B6D8C"/>
    <w:rsid w:val="001D1AE1"/>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518C"/>
    <w:rsid w:val="0025742D"/>
    <w:rsid w:val="00257AFB"/>
    <w:rsid w:val="002623AD"/>
    <w:rsid w:val="00262741"/>
    <w:rsid w:val="00270453"/>
    <w:rsid w:val="0027091A"/>
    <w:rsid w:val="00270E92"/>
    <w:rsid w:val="002717DA"/>
    <w:rsid w:val="0027250C"/>
    <w:rsid w:val="00275138"/>
    <w:rsid w:val="0028520A"/>
    <w:rsid w:val="00286336"/>
    <w:rsid w:val="00286DD0"/>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E4B5F"/>
    <w:rsid w:val="00301A54"/>
    <w:rsid w:val="003117B2"/>
    <w:rsid w:val="00320E4D"/>
    <w:rsid w:val="00326AC8"/>
    <w:rsid w:val="00327290"/>
    <w:rsid w:val="00333EE7"/>
    <w:rsid w:val="0034083C"/>
    <w:rsid w:val="003419A0"/>
    <w:rsid w:val="0034358B"/>
    <w:rsid w:val="00344F88"/>
    <w:rsid w:val="003456D1"/>
    <w:rsid w:val="003505EB"/>
    <w:rsid w:val="00360F82"/>
    <w:rsid w:val="00361D1E"/>
    <w:rsid w:val="003656D8"/>
    <w:rsid w:val="00371E0C"/>
    <w:rsid w:val="00372D5E"/>
    <w:rsid w:val="003736F9"/>
    <w:rsid w:val="0037379F"/>
    <w:rsid w:val="0038005C"/>
    <w:rsid w:val="00393849"/>
    <w:rsid w:val="003A393C"/>
    <w:rsid w:val="003A4E83"/>
    <w:rsid w:val="003A5C38"/>
    <w:rsid w:val="003A6A42"/>
    <w:rsid w:val="003B02C5"/>
    <w:rsid w:val="003B037B"/>
    <w:rsid w:val="003B0D69"/>
    <w:rsid w:val="003B7A21"/>
    <w:rsid w:val="003C29B4"/>
    <w:rsid w:val="003C3808"/>
    <w:rsid w:val="003C579D"/>
    <w:rsid w:val="003C74F5"/>
    <w:rsid w:val="003D0579"/>
    <w:rsid w:val="003D0690"/>
    <w:rsid w:val="003D5E2C"/>
    <w:rsid w:val="003D644E"/>
    <w:rsid w:val="003D6C33"/>
    <w:rsid w:val="003E05C2"/>
    <w:rsid w:val="003E17C6"/>
    <w:rsid w:val="003E1880"/>
    <w:rsid w:val="003E198D"/>
    <w:rsid w:val="003E1F7A"/>
    <w:rsid w:val="003F63BB"/>
    <w:rsid w:val="003F6B2F"/>
    <w:rsid w:val="003F7E84"/>
    <w:rsid w:val="004003B8"/>
    <w:rsid w:val="0040085F"/>
    <w:rsid w:val="004030AF"/>
    <w:rsid w:val="0040758B"/>
    <w:rsid w:val="0041101E"/>
    <w:rsid w:val="00414B8B"/>
    <w:rsid w:val="004205CB"/>
    <w:rsid w:val="004215CA"/>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42D3"/>
    <w:rsid w:val="00465080"/>
    <w:rsid w:val="00466117"/>
    <w:rsid w:val="00466F04"/>
    <w:rsid w:val="00467226"/>
    <w:rsid w:val="00467BC9"/>
    <w:rsid w:val="0047033A"/>
    <w:rsid w:val="00471A3D"/>
    <w:rsid w:val="00475DE3"/>
    <w:rsid w:val="00476399"/>
    <w:rsid w:val="00477399"/>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D2E10"/>
    <w:rsid w:val="004D744C"/>
    <w:rsid w:val="004D7452"/>
    <w:rsid w:val="004E1CD8"/>
    <w:rsid w:val="004F06A1"/>
    <w:rsid w:val="004F1234"/>
    <w:rsid w:val="004F4C42"/>
    <w:rsid w:val="004F69BD"/>
    <w:rsid w:val="004F7179"/>
    <w:rsid w:val="00500A49"/>
    <w:rsid w:val="005032AD"/>
    <w:rsid w:val="005056B6"/>
    <w:rsid w:val="00505DA7"/>
    <w:rsid w:val="005132B4"/>
    <w:rsid w:val="00513BEC"/>
    <w:rsid w:val="00517E1A"/>
    <w:rsid w:val="00521161"/>
    <w:rsid w:val="00524003"/>
    <w:rsid w:val="005241E2"/>
    <w:rsid w:val="005272B1"/>
    <w:rsid w:val="00537065"/>
    <w:rsid w:val="005450F5"/>
    <w:rsid w:val="005474ED"/>
    <w:rsid w:val="005504D7"/>
    <w:rsid w:val="00550F8A"/>
    <w:rsid w:val="0055342A"/>
    <w:rsid w:val="005550E0"/>
    <w:rsid w:val="00561309"/>
    <w:rsid w:val="005635FF"/>
    <w:rsid w:val="00570B15"/>
    <w:rsid w:val="00577222"/>
    <w:rsid w:val="00582DAD"/>
    <w:rsid w:val="00583812"/>
    <w:rsid w:val="00587473"/>
    <w:rsid w:val="00587703"/>
    <w:rsid w:val="0059317D"/>
    <w:rsid w:val="00594E7A"/>
    <w:rsid w:val="005A08BC"/>
    <w:rsid w:val="005A3E26"/>
    <w:rsid w:val="005A7C0A"/>
    <w:rsid w:val="005B0D8C"/>
    <w:rsid w:val="005B2728"/>
    <w:rsid w:val="005B4A45"/>
    <w:rsid w:val="005B6AA6"/>
    <w:rsid w:val="005B6EAD"/>
    <w:rsid w:val="005C2065"/>
    <w:rsid w:val="005C3E95"/>
    <w:rsid w:val="005C65FB"/>
    <w:rsid w:val="005D032B"/>
    <w:rsid w:val="005D6020"/>
    <w:rsid w:val="005E1C8A"/>
    <w:rsid w:val="005E63CE"/>
    <w:rsid w:val="005F1899"/>
    <w:rsid w:val="005F4119"/>
    <w:rsid w:val="005F616E"/>
    <w:rsid w:val="00602104"/>
    <w:rsid w:val="00611D29"/>
    <w:rsid w:val="00616A4B"/>
    <w:rsid w:val="0062649E"/>
    <w:rsid w:val="00626871"/>
    <w:rsid w:val="00626D51"/>
    <w:rsid w:val="0063643D"/>
    <w:rsid w:val="00640B60"/>
    <w:rsid w:val="00640FF9"/>
    <w:rsid w:val="00643C4E"/>
    <w:rsid w:val="006470AE"/>
    <w:rsid w:val="00647485"/>
    <w:rsid w:val="006511C6"/>
    <w:rsid w:val="00652986"/>
    <w:rsid w:val="0065749D"/>
    <w:rsid w:val="0066097C"/>
    <w:rsid w:val="00666426"/>
    <w:rsid w:val="00666EBE"/>
    <w:rsid w:val="00667945"/>
    <w:rsid w:val="00671639"/>
    <w:rsid w:val="00676567"/>
    <w:rsid w:val="00692A28"/>
    <w:rsid w:val="0069323A"/>
    <w:rsid w:val="0069335A"/>
    <w:rsid w:val="0069524C"/>
    <w:rsid w:val="006A1D38"/>
    <w:rsid w:val="006A2A4A"/>
    <w:rsid w:val="006A6394"/>
    <w:rsid w:val="006B539D"/>
    <w:rsid w:val="006B75F2"/>
    <w:rsid w:val="006C0AD9"/>
    <w:rsid w:val="006C1C82"/>
    <w:rsid w:val="006D4C32"/>
    <w:rsid w:val="006D4D83"/>
    <w:rsid w:val="006D519B"/>
    <w:rsid w:val="006E3F57"/>
    <w:rsid w:val="006F1D2E"/>
    <w:rsid w:val="006F63C4"/>
    <w:rsid w:val="007010A2"/>
    <w:rsid w:val="007060A5"/>
    <w:rsid w:val="00716428"/>
    <w:rsid w:val="00721A8E"/>
    <w:rsid w:val="007304FA"/>
    <w:rsid w:val="00735927"/>
    <w:rsid w:val="00736D87"/>
    <w:rsid w:val="007407D7"/>
    <w:rsid w:val="00743D61"/>
    <w:rsid w:val="00755196"/>
    <w:rsid w:val="007666CF"/>
    <w:rsid w:val="00770825"/>
    <w:rsid w:val="0077562B"/>
    <w:rsid w:val="007949C2"/>
    <w:rsid w:val="00794E2C"/>
    <w:rsid w:val="00796CA6"/>
    <w:rsid w:val="007A3B77"/>
    <w:rsid w:val="007A6007"/>
    <w:rsid w:val="007A6A6B"/>
    <w:rsid w:val="007E4ED9"/>
    <w:rsid w:val="007E6972"/>
    <w:rsid w:val="007F2C93"/>
    <w:rsid w:val="007F34E7"/>
    <w:rsid w:val="007F3AF4"/>
    <w:rsid w:val="007F7459"/>
    <w:rsid w:val="00800B7B"/>
    <w:rsid w:val="00804E20"/>
    <w:rsid w:val="00811BC4"/>
    <w:rsid w:val="00811C1B"/>
    <w:rsid w:val="00821116"/>
    <w:rsid w:val="008245DB"/>
    <w:rsid w:val="00824D88"/>
    <w:rsid w:val="0083232F"/>
    <w:rsid w:val="008339DF"/>
    <w:rsid w:val="00840D86"/>
    <w:rsid w:val="00840E54"/>
    <w:rsid w:val="008445A1"/>
    <w:rsid w:val="00851108"/>
    <w:rsid w:val="00854208"/>
    <w:rsid w:val="008543FE"/>
    <w:rsid w:val="00857780"/>
    <w:rsid w:val="0086479B"/>
    <w:rsid w:val="00866A69"/>
    <w:rsid w:val="008713DC"/>
    <w:rsid w:val="008717AD"/>
    <w:rsid w:val="008750BB"/>
    <w:rsid w:val="0087702D"/>
    <w:rsid w:val="00882E30"/>
    <w:rsid w:val="00883BF0"/>
    <w:rsid w:val="00893A3F"/>
    <w:rsid w:val="00893C5B"/>
    <w:rsid w:val="008A0DCE"/>
    <w:rsid w:val="008A15FF"/>
    <w:rsid w:val="008A1F00"/>
    <w:rsid w:val="008A3F3E"/>
    <w:rsid w:val="008A527E"/>
    <w:rsid w:val="008A5528"/>
    <w:rsid w:val="008A6B3E"/>
    <w:rsid w:val="008C26AB"/>
    <w:rsid w:val="008C3B33"/>
    <w:rsid w:val="008C4C74"/>
    <w:rsid w:val="008C568A"/>
    <w:rsid w:val="008C68EF"/>
    <w:rsid w:val="008D19A5"/>
    <w:rsid w:val="008D6D2E"/>
    <w:rsid w:val="008E1E15"/>
    <w:rsid w:val="008E2735"/>
    <w:rsid w:val="008E5B60"/>
    <w:rsid w:val="008F18DB"/>
    <w:rsid w:val="009024E2"/>
    <w:rsid w:val="00902D95"/>
    <w:rsid w:val="00903F4B"/>
    <w:rsid w:val="00912CF7"/>
    <w:rsid w:val="009131C3"/>
    <w:rsid w:val="00917ACC"/>
    <w:rsid w:val="00921661"/>
    <w:rsid w:val="0093026C"/>
    <w:rsid w:val="00940588"/>
    <w:rsid w:val="00944C2E"/>
    <w:rsid w:val="009473A6"/>
    <w:rsid w:val="009567DC"/>
    <w:rsid w:val="00961FEF"/>
    <w:rsid w:val="0097011C"/>
    <w:rsid w:val="009712B6"/>
    <w:rsid w:val="00975DE3"/>
    <w:rsid w:val="009809AE"/>
    <w:rsid w:val="00982E5D"/>
    <w:rsid w:val="00985276"/>
    <w:rsid w:val="00987E2B"/>
    <w:rsid w:val="009908C3"/>
    <w:rsid w:val="00990D2E"/>
    <w:rsid w:val="009A0781"/>
    <w:rsid w:val="009A0ACF"/>
    <w:rsid w:val="009A42A8"/>
    <w:rsid w:val="009A4C23"/>
    <w:rsid w:val="009A515E"/>
    <w:rsid w:val="009B05CA"/>
    <w:rsid w:val="009B32D9"/>
    <w:rsid w:val="009B3D18"/>
    <w:rsid w:val="009B6679"/>
    <w:rsid w:val="009C7329"/>
    <w:rsid w:val="009C7CEF"/>
    <w:rsid w:val="009D1439"/>
    <w:rsid w:val="009E4B3C"/>
    <w:rsid w:val="009E6810"/>
    <w:rsid w:val="009F593A"/>
    <w:rsid w:val="00A02F6D"/>
    <w:rsid w:val="00A03DC6"/>
    <w:rsid w:val="00A049DA"/>
    <w:rsid w:val="00A0644F"/>
    <w:rsid w:val="00A11158"/>
    <w:rsid w:val="00A12D1D"/>
    <w:rsid w:val="00A146DE"/>
    <w:rsid w:val="00A16D7B"/>
    <w:rsid w:val="00A206C5"/>
    <w:rsid w:val="00A21D96"/>
    <w:rsid w:val="00A34A83"/>
    <w:rsid w:val="00A359DC"/>
    <w:rsid w:val="00A36136"/>
    <w:rsid w:val="00A377BE"/>
    <w:rsid w:val="00A408D2"/>
    <w:rsid w:val="00A50E93"/>
    <w:rsid w:val="00A5249A"/>
    <w:rsid w:val="00A6055A"/>
    <w:rsid w:val="00A6292B"/>
    <w:rsid w:val="00A62E96"/>
    <w:rsid w:val="00A633DB"/>
    <w:rsid w:val="00A637B7"/>
    <w:rsid w:val="00A74561"/>
    <w:rsid w:val="00A77569"/>
    <w:rsid w:val="00A77CCD"/>
    <w:rsid w:val="00A943B6"/>
    <w:rsid w:val="00A95862"/>
    <w:rsid w:val="00A960F3"/>
    <w:rsid w:val="00AA4B62"/>
    <w:rsid w:val="00AA695C"/>
    <w:rsid w:val="00AC1C0B"/>
    <w:rsid w:val="00AC1EC9"/>
    <w:rsid w:val="00AC7582"/>
    <w:rsid w:val="00AD0B4B"/>
    <w:rsid w:val="00AD50E7"/>
    <w:rsid w:val="00AD6474"/>
    <w:rsid w:val="00AE532B"/>
    <w:rsid w:val="00AF7326"/>
    <w:rsid w:val="00B0213D"/>
    <w:rsid w:val="00B03655"/>
    <w:rsid w:val="00B1443C"/>
    <w:rsid w:val="00B33C73"/>
    <w:rsid w:val="00B3658B"/>
    <w:rsid w:val="00B3666E"/>
    <w:rsid w:val="00B52794"/>
    <w:rsid w:val="00B52E81"/>
    <w:rsid w:val="00B556E5"/>
    <w:rsid w:val="00B620B8"/>
    <w:rsid w:val="00B76F1A"/>
    <w:rsid w:val="00B81532"/>
    <w:rsid w:val="00B816D1"/>
    <w:rsid w:val="00B86221"/>
    <w:rsid w:val="00B87680"/>
    <w:rsid w:val="00B91C6D"/>
    <w:rsid w:val="00B959D8"/>
    <w:rsid w:val="00BA56C3"/>
    <w:rsid w:val="00BA6E61"/>
    <w:rsid w:val="00BB49FB"/>
    <w:rsid w:val="00BC2B2F"/>
    <w:rsid w:val="00BD073A"/>
    <w:rsid w:val="00BD2B37"/>
    <w:rsid w:val="00BD4B94"/>
    <w:rsid w:val="00BD4D25"/>
    <w:rsid w:val="00BD54EB"/>
    <w:rsid w:val="00BE0413"/>
    <w:rsid w:val="00BE6862"/>
    <w:rsid w:val="00BE7D5F"/>
    <w:rsid w:val="00BF4A17"/>
    <w:rsid w:val="00BF62B6"/>
    <w:rsid w:val="00C02F33"/>
    <w:rsid w:val="00C1461A"/>
    <w:rsid w:val="00C15F20"/>
    <w:rsid w:val="00C178EF"/>
    <w:rsid w:val="00C21FFF"/>
    <w:rsid w:val="00C2572C"/>
    <w:rsid w:val="00C27E60"/>
    <w:rsid w:val="00C31BC4"/>
    <w:rsid w:val="00C35C31"/>
    <w:rsid w:val="00C40551"/>
    <w:rsid w:val="00C41CAD"/>
    <w:rsid w:val="00C42A9D"/>
    <w:rsid w:val="00C44F74"/>
    <w:rsid w:val="00C60367"/>
    <w:rsid w:val="00C62C1A"/>
    <w:rsid w:val="00C71F51"/>
    <w:rsid w:val="00C727E4"/>
    <w:rsid w:val="00C730A2"/>
    <w:rsid w:val="00C74761"/>
    <w:rsid w:val="00C749B3"/>
    <w:rsid w:val="00C751B5"/>
    <w:rsid w:val="00C81551"/>
    <w:rsid w:val="00C870D3"/>
    <w:rsid w:val="00C92BD2"/>
    <w:rsid w:val="00C97E75"/>
    <w:rsid w:val="00CA0DE2"/>
    <w:rsid w:val="00CA40F1"/>
    <w:rsid w:val="00CA4F65"/>
    <w:rsid w:val="00CB309A"/>
    <w:rsid w:val="00CB3CB8"/>
    <w:rsid w:val="00CB5830"/>
    <w:rsid w:val="00CC6507"/>
    <w:rsid w:val="00CD14A9"/>
    <w:rsid w:val="00CE183E"/>
    <w:rsid w:val="00CE37D1"/>
    <w:rsid w:val="00CF1D39"/>
    <w:rsid w:val="00CF55DA"/>
    <w:rsid w:val="00D02148"/>
    <w:rsid w:val="00D03DD5"/>
    <w:rsid w:val="00D056AD"/>
    <w:rsid w:val="00D140AA"/>
    <w:rsid w:val="00D21F00"/>
    <w:rsid w:val="00D32FEB"/>
    <w:rsid w:val="00D37C89"/>
    <w:rsid w:val="00D43572"/>
    <w:rsid w:val="00D44AD3"/>
    <w:rsid w:val="00D45A0C"/>
    <w:rsid w:val="00D46EA9"/>
    <w:rsid w:val="00D471EF"/>
    <w:rsid w:val="00D51BF1"/>
    <w:rsid w:val="00D54E3C"/>
    <w:rsid w:val="00D56BFF"/>
    <w:rsid w:val="00D60B7A"/>
    <w:rsid w:val="00D6342E"/>
    <w:rsid w:val="00D7682F"/>
    <w:rsid w:val="00D844E2"/>
    <w:rsid w:val="00D84856"/>
    <w:rsid w:val="00D86E80"/>
    <w:rsid w:val="00D9376B"/>
    <w:rsid w:val="00D976F6"/>
    <w:rsid w:val="00D97A8B"/>
    <w:rsid w:val="00DB5A47"/>
    <w:rsid w:val="00DB66C3"/>
    <w:rsid w:val="00DB700E"/>
    <w:rsid w:val="00DC6165"/>
    <w:rsid w:val="00DD18BE"/>
    <w:rsid w:val="00DD1DFC"/>
    <w:rsid w:val="00DF3406"/>
    <w:rsid w:val="00E00989"/>
    <w:rsid w:val="00E03642"/>
    <w:rsid w:val="00E04C2B"/>
    <w:rsid w:val="00E06DBE"/>
    <w:rsid w:val="00E0712B"/>
    <w:rsid w:val="00E17915"/>
    <w:rsid w:val="00E213AA"/>
    <w:rsid w:val="00E24698"/>
    <w:rsid w:val="00E258D6"/>
    <w:rsid w:val="00E27D6D"/>
    <w:rsid w:val="00E41B65"/>
    <w:rsid w:val="00E458B4"/>
    <w:rsid w:val="00E51E24"/>
    <w:rsid w:val="00E556B3"/>
    <w:rsid w:val="00E56E01"/>
    <w:rsid w:val="00E63861"/>
    <w:rsid w:val="00E73183"/>
    <w:rsid w:val="00E73D1A"/>
    <w:rsid w:val="00E77DA9"/>
    <w:rsid w:val="00E8796A"/>
    <w:rsid w:val="00E879BD"/>
    <w:rsid w:val="00E9023B"/>
    <w:rsid w:val="00E91813"/>
    <w:rsid w:val="00E96492"/>
    <w:rsid w:val="00E96752"/>
    <w:rsid w:val="00EA0563"/>
    <w:rsid w:val="00EA3A4A"/>
    <w:rsid w:val="00EA5F2A"/>
    <w:rsid w:val="00EB252F"/>
    <w:rsid w:val="00EB6CBF"/>
    <w:rsid w:val="00EB73DE"/>
    <w:rsid w:val="00EC23C2"/>
    <w:rsid w:val="00EC31C5"/>
    <w:rsid w:val="00EC7E12"/>
    <w:rsid w:val="00ED1426"/>
    <w:rsid w:val="00ED2149"/>
    <w:rsid w:val="00ED35BC"/>
    <w:rsid w:val="00ED494A"/>
    <w:rsid w:val="00ED78A5"/>
    <w:rsid w:val="00EE7141"/>
    <w:rsid w:val="00EE7664"/>
    <w:rsid w:val="00EF0B3C"/>
    <w:rsid w:val="00EF12E2"/>
    <w:rsid w:val="00F07C30"/>
    <w:rsid w:val="00F10156"/>
    <w:rsid w:val="00F108CB"/>
    <w:rsid w:val="00F10EDC"/>
    <w:rsid w:val="00F1166A"/>
    <w:rsid w:val="00F15CF5"/>
    <w:rsid w:val="00F171DC"/>
    <w:rsid w:val="00F221A9"/>
    <w:rsid w:val="00F30EF5"/>
    <w:rsid w:val="00F341C1"/>
    <w:rsid w:val="00F362EC"/>
    <w:rsid w:val="00F40F67"/>
    <w:rsid w:val="00F53AC3"/>
    <w:rsid w:val="00F57261"/>
    <w:rsid w:val="00F573AF"/>
    <w:rsid w:val="00F65871"/>
    <w:rsid w:val="00F677A9"/>
    <w:rsid w:val="00F86D6F"/>
    <w:rsid w:val="00F94355"/>
    <w:rsid w:val="00F9663A"/>
    <w:rsid w:val="00FA2496"/>
    <w:rsid w:val="00FB5F01"/>
    <w:rsid w:val="00FB6C29"/>
    <w:rsid w:val="00FC26FD"/>
    <w:rsid w:val="00FC2DA4"/>
    <w:rsid w:val="00FD1045"/>
    <w:rsid w:val="00FD4247"/>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ata-wadnr" TargetMode="Externa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www.R-project.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B77F1-CAFE-45AC-82E4-3AE3D25C8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43</Pages>
  <Words>19762</Words>
  <Characters>112647</Characters>
  <Application>Microsoft Office Word</Application>
  <DocSecurity>0</DocSecurity>
  <Lines>938</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91</cp:revision>
  <dcterms:created xsi:type="dcterms:W3CDTF">2022-08-26T18:39:00Z</dcterms:created>
  <dcterms:modified xsi:type="dcterms:W3CDTF">2022-09-09T22:30:00Z</dcterms:modified>
</cp:coreProperties>
</file>