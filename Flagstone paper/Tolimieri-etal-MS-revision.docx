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4C283A84"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w:t>
      </w:r>
      <w:del w:id="5" w:author="Nick.Tolimieri" w:date="2022-08-26T11:40:00Z">
        <w:r w:rsidDel="00E41B65">
          <w:delText xml:space="preserve">kelp </w:delText>
        </w:r>
      </w:del>
      <w:ins w:id="6" w:author="Nick.Tolimieri" w:date="2022-08-26T11:40:00Z">
        <w:r w:rsidR="00E41B65">
          <w:t>kelp</w:t>
        </w:r>
        <w:r w:rsidR="00E41B65">
          <w:t>-</w:t>
        </w:r>
      </w:ins>
      <w:r w:rsidR="003A6A42">
        <w:t xml:space="preserve">dominated </w:t>
      </w:r>
      <w:r>
        <w:t xml:space="preserve">to </w:t>
      </w:r>
      <w:del w:id="7" w:author="Nick.Tolimieri" w:date="2022-08-26T11:41:00Z">
        <w:r w:rsidDel="00E41B65">
          <w:delText xml:space="preserve">urchin </w:delText>
        </w:r>
      </w:del>
      <w:ins w:id="8" w:author="Nick.Tolimieri" w:date="2022-08-26T11:41:00Z">
        <w:r w:rsidR="00E41B65">
          <w:t>urchin</w:t>
        </w:r>
        <w:r w:rsidR="00E41B65">
          <w:t>-</w:t>
        </w:r>
      </w:ins>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aXRlPjxDaXRlPjxBdXRob3I+QmVhcy1MdW5hPC9BdXRob3I+PFllYXI+MjAyMDwvWWVhcj48UmVj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==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aXRlPjxDaXRlPjxBdXRob3I+QmVhcy1MdW5hPC9BdXRob3I+PFllYXI+MjAyMDwvWWVhcj48UmVj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==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0D0F83">
        <w:instrText xml:space="preserve"> ADDIN EN.CITE &lt;EndNote&gt;&lt;Cite&gt;&lt;Author&gt;Pearse&lt;/Author&gt;&lt;Year&gt;1987&lt;/Year&gt;&lt;RecNum&gt;9086&lt;/RecNum&gt;&lt;DisplayText&gt;(Pearse &amp;amp;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0D0F83">
        <w:rPr>
          <w:noProof/>
        </w:rPr>
        <w:t>(Pearse &amp;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EN.CITE.DATA </w:instrText>
      </w:r>
      <w:r w:rsidR="000D0F83">
        <w:fldChar w:fldCharType="end"/>
      </w:r>
      <w:r w:rsidR="00735927">
        <w:fldChar w:fldCharType="separate"/>
      </w:r>
      <w:r w:rsidR="000D0F83">
        <w:rPr>
          <w:noProof/>
        </w:rPr>
        <w:t>(Watson &amp; Estes 2011, Feehan &amp;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r>
      <w:r w:rsidR="000D0F83">
        <w:instrText xml:space="preserve"> ADDIN EN.CITE &lt;EndNote&gt;&lt;Cite&gt;&lt;Author&gt;Smith&lt;/Author&gt;&lt;Year&gt;2021&lt;/Year&gt;&lt;RecNum&gt;8987&lt;/RecNum&gt;&lt;DisplayText&gt;(Smith &amp;amp; Fox 2021)&lt;/DisplayText&gt;&lt;record&gt;&lt;rec-number&gt;8987&lt;/rec-number&gt;&lt;foreign-keys&gt;&lt;key app="EN" db-id="prxrzzvdy0x2s4ee00qpxptadsswa02rwx0p" timestamp="1647357865"&gt;8987&lt;/key&gt;&lt;/foreign-keys&gt;&lt;ref-type name="Journal Article"&gt;17&lt;/ref-type&gt;&lt;contributors&gt;&lt;authors&gt;&lt;author&gt;Smith, E. A. E.&lt;/author&gt;&lt;author&gt;Fox, M. D.&lt;/author&gt;&lt;/authors&gt;&lt;/contributors&gt;&lt;auth-address&gt;Smithsonian Inst, Dept Anthropol, Washington, DC 20560 USA&amp;#xD;Oceanog Inst, Woods Hole, MA USA&lt;/auth-address&gt;&lt;titles&gt;&lt;title&gt;Characterizing energy flow in kelp forest food webs: a geochemical review and call for additional research&lt;/title&gt;&lt;secondary-title&gt;Ecography&lt;/secondary-title&gt;&lt;alt-title&gt;Ecography&lt;/alt-title&gt;&lt;/titles&gt;&lt;periodical&gt;&lt;full-title&gt;Ecography&lt;/full-title&gt;&lt;/periodical&gt;&lt;alt-periodical&gt;&lt;full-title&gt;Ecography&lt;/full-title&gt;&lt;/alt-periodical&gt;&lt;keywords&gt;&lt;keyword&gt;c-13&lt;/keyword&gt;&lt;keyword&gt;bulk tissue stable isotope analysis&lt;/keyword&gt;&lt;keyword&gt;compound-specific stable isotope analysis&lt;/keyword&gt;&lt;keyword&gt;energetic subsidies&lt;/keyword&gt;&lt;keyword&gt;macroalgae&lt;/keyword&gt;&lt;keyword&gt;nearshore consumers&lt;/keyword&gt;&lt;keyword&gt;stable-isotope analyses&lt;/keyword&gt;&lt;keyword&gt;giant-kelp&lt;/keyword&gt;&lt;keyword&gt;trophic relationships&lt;/keyword&gt;&lt;keyword&gt;organic-matter&lt;/keyword&gt;&lt;keyword&gt;west-coast&lt;/keyword&gt;&lt;keyword&gt;sea otters&lt;/keyword&gt;&lt;keyword&gt;intertidal communities&lt;/keyword&gt;&lt;keyword&gt;laminaria-solidungula&lt;/keyword&gt;&lt;keyword&gt;suspension feeders&lt;/keyword&gt;&lt;keyword&gt;fatty-acid&lt;/keyword&gt;&lt;/keywords&gt;&lt;dates&gt;&lt;year&gt;2021&lt;/year&gt;&lt;pub-dates&gt;&lt;date&gt;Sep 1&lt;/date&gt;&lt;/pub-dates&gt;&lt;/dates&gt;&lt;isbn&gt;0906-7590&lt;/isbn&gt;&lt;accession-num&gt;WOS:000691454000001&lt;/accession-num&gt;&lt;urls&gt;&lt;related-urls&gt;&lt;url&gt;&amp;lt;Go to ISI&amp;gt;://WOS:000691454000001&lt;/url&gt;&lt;/related-urls&gt;&lt;/urls&gt;&lt;electronic-resource-num&gt;10.1111/ecog.05566&lt;/electronic-resource-num&gt;&lt;language&gt;English&lt;/language&gt;&lt;/record&gt;&lt;/Cite&gt;&lt;/EndNote&gt;</w:instrText>
      </w:r>
      <w:r w:rsidR="00735927">
        <w:fldChar w:fldCharType="separate"/>
      </w:r>
      <w:r w:rsidR="000D0F83">
        <w:rPr>
          <w:noProof/>
        </w:rPr>
        <w:t>(Smith &amp; Fox 2021)</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PEVuZE5vdGU+PENpdGU+PEF1dGhvcj5TbWl0aDwvQXV0aG9yPjxZZWFyPjIwMjE8L1llYXI+PFJl
Y051bT44OTg3PC9SZWNOdW0+PERpc3BsYXlUZXh0PihEdWdnaW5zIGV0IGFsLiAxOTg5LCBTbWl0
aCAmYW1wOyBGb3ggMjAyMSk8L0Rpc3BsYXlUZXh0PjxyZWNvcmQ+PHJlYy1udW1iZXI+ODk4Nzwv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PHllYXI+MjAyMTwveWVhcj48cHViLWRhdGVzPjxkYXRlPlNlcCAxPC9kYXRlPjwvcHViLWRhdGVz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</w:fldData>
        </w:fldChar>
      </w:r>
      <w:r w:rsidR="000D0F83">
        <w:instrText xml:space="preserve"> ADDIN EN.CITE </w:instrText>
      </w:r>
      <w:r w:rsidR="000D0F83">
        <w:fldChar w:fldCharType="begin">
          <w:fldData xml:space="preserve">PEVuZE5vdGU+PENpdGU+PEF1dGhvcj5TbWl0aDwvQXV0aG9yPjxZZWFyPjIwMjE8L1llYXI+PFJl
Y051bT44OTg3PC9SZWNOdW0+PERpc3BsYXlUZXh0PihEdWdnaW5zIGV0IGFsLiAxOTg5LCBTbWl0
aCAmYW1wOyBGb3ggMjAyMSk8L0Rpc3BsYXlUZXh0PjxyZWNvcmQ+PHJlYy1udW1iZXI+ODk4Nzwv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PHllYXI+MjAyMTwveWVhcj48cHViLWRhdGVzPjxkYXRlPlNlcCAxPC9kYXRlPjwvcHViLWRhdGVz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</w:fldData>
        </w:fldChar>
      </w:r>
      <w:r w:rsidR="000D0F83">
        <w:instrText xml:space="preserve"> ADDIN EN.CITE.DATA </w:instrText>
      </w:r>
      <w:r w:rsidR="000D0F83">
        <w:fldChar w:fldCharType="end"/>
      </w:r>
      <w:r w:rsidR="00735927">
        <w:fldChar w:fldCharType="separate"/>
      </w:r>
      <w:r w:rsidR="000D0F83">
        <w:rPr>
          <w:noProof/>
        </w:rPr>
        <w:t>(Duggins et al. 1989, Smith &amp; Fox 2021)</w:t>
      </w:r>
      <w:r w:rsidR="00735927">
        <w:fldChar w:fldCharType="end"/>
      </w:r>
      <w:r>
        <w:t xml:space="preserve">, support for highly diverse and complex food webs </w:t>
      </w:r>
      <w:r w:rsidR="00735927">
        <w:fldChar w:fldCharType="begin"/>
      </w:r>
      <w:r w:rsidR="00735927">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735927">
        <w:rPr>
          <w:noProof/>
        </w:rPr>
        <w:t>(Gabara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735927">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735927">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 </w:instrText>
      </w:r>
      <w:r w:rsidR="000D0F83">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EN.CITE.DATA </w:instrText>
      </w:r>
      <w:r w:rsidR="000D0F83">
        <w:fldChar w:fldCharType="end"/>
      </w:r>
      <w:r w:rsidR="00735927">
        <w:fldChar w:fldCharType="separate"/>
      </w:r>
      <w:r w:rsidR="000D0F83">
        <w:rPr>
          <w:noProof/>
        </w:rPr>
        <w:t>(Wilmers et al. 2012, Weigel &amp; Pfister 2021, but see Gallagher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0D0F83">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0D0F83">
        <w:rPr>
          <w:noProof/>
        </w:rPr>
        <w:t>(Graham 2004, Schiel &amp;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697D5F3E"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lastRenderedPageBreak/>
        <w:t>experienced a massive and prolonged marine heatwave (MHW),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EN.CITE.DATA </w:instrText>
      </w:r>
      <w:r w:rsidR="00735927">
        <w:fldChar w:fldCharType="end"/>
      </w:r>
      <w:r w:rsidR="00735927">
        <w:fldChar w:fldCharType="separate"/>
      </w:r>
      <w:r w:rsidR="00735927">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ZWNvbmRhcnktdGl0bGU+PC90aXRsZXM+PHBhZ2VzPjY2Nzg8L3BhZ2VzPjx2b2x1bWU+MTA8L3Zv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=
</w:fldData>
        </w:fldChar>
      </w:r>
      <w:r w:rsidR="000D0F83">
        <w:instrText xml:space="preserve"> ADDIN EN.CITE </w:instrText>
      </w:r>
      <w:r w:rsidR="000D0F83">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ZWNvbmRhcnktdGl0bGU+PC90aXRsZXM+PHBhZ2VzPjY2Nzg8L3BhZ2VzPjx2b2x1bWU+MTA8L3Zv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=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(Cavole et al. 2016, Lonhart et al. 2019, Morgan et al. 2019, Sanford et al. 2019, Cheung &amp;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(Bond et al. 2015, Scannell et al. 2020, Harvey et al. 2022)</w:t>
      </w:r>
      <w:r w:rsidR="00735927">
        <w:fldChar w:fldCharType="end"/>
      </w:r>
      <w:r>
        <w:t xml:space="preserve">. </w:t>
      </w:r>
    </w:p>
    <w:p w14:paraId="1648E18D" w14:textId="0804ECB3"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 xml:space="preserve">populations of at least 20 species of sea stars from California to Alaska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Y2UtbnVtPmh0dHBzOi8vZG9pLm9yZy8xMC4xODkwLzA3LTIxMzYuMTwvZWxlY3Ryb25pYy1yZXNv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==
</w:fldData>
        </w:fldChar>
      </w:r>
      <w:r w:rsidR="000D0F83">
        <w:instrText xml:space="preserve"> ADDIN EN.CITE </w:instrText>
      </w:r>
      <w:r w:rsidR="000D0F83">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Y2UtbnVtPmh0dHBzOi8vZG9pLm9yZy8xMC4xODkwLzA3LTIxMzYuMTwvZWxlY3Ryb25pYy1yZXNv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==
</w:fldData>
        </w:fldChar>
      </w:r>
      <w:r w:rsidR="000D0F83">
        <w:instrText xml:space="preserve"> ADDIN EN.CITE.DATA </w:instrText>
      </w:r>
      <w:r w:rsidR="000D0F83">
        <w:fldChar w:fldCharType="end"/>
      </w:r>
      <w:r w:rsidR="00735927">
        <w:fldChar w:fldCharType="separate"/>
      </w:r>
      <w:r w:rsidR="000D0F83">
        <w:rPr>
          <w:noProof/>
        </w:rPr>
        <w:t>(Pearse &amp; Hines 1987, Uthicke et al. 2009, Ebert 2010)</w:t>
      </w:r>
      <w:r w:rsidR="00735927">
        <w:fldChar w:fldCharType="end"/>
      </w:r>
      <w:r>
        <w:t xml:space="preserve">, and the dramatic increase </w:t>
      </w:r>
      <w:r w:rsidR="00034ABC">
        <w:t>of</w:t>
      </w:r>
      <w:r>
        <w:t xml:space="preserve"> purple urchin populations in the early 2010s, which </w:t>
      </w:r>
      <w:r w:rsidR="00034ABC">
        <w:t>wa</w:t>
      </w:r>
      <w:r>
        <w:t xml:space="preserve">s temporally and spatially </w:t>
      </w:r>
      <w:proofErr w:type="spellStart"/>
      <w:r>
        <w:t>disjunct</w:t>
      </w:r>
      <w:proofErr w:type="spellEnd"/>
      <w:r>
        <w:t xml:space="preserve">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 </w:instrText>
      </w:r>
      <w:r w:rsidR="000C678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EN.CITE.DATA </w:instrText>
      </w:r>
      <w:r w:rsidR="000C6787">
        <w:fldChar w:fldCharType="end"/>
      </w:r>
      <w:r w:rsidR="00735927">
        <w:fldChar w:fldCharType="separate"/>
      </w:r>
      <w:r w:rsidR="000C6787">
        <w:rPr>
          <w:noProof/>
        </w:rPr>
        <w:t xml:space="preserve">(sea stars, </w:t>
      </w:r>
      <w:r w:rsidR="000C6787">
        <w:rPr>
          <w:noProof/>
        </w:rPr>
        <w:lastRenderedPageBreak/>
        <w:t xml:space="preserve">especially </w:t>
      </w:r>
      <w:r w:rsidR="000C6787" w:rsidRPr="000C6787">
        <w:rPr>
          <w:i/>
          <w:noProof/>
        </w:rPr>
        <w:t>Pycnopodia</w:t>
      </w:r>
      <w:r w:rsidR="000C6787">
        <w:rPr>
          <w:noProof/>
        </w:rPr>
        <w:t>; Hamilton et al. 2021)</w:t>
      </w:r>
      <w:r w:rsidR="00735927">
        <w:fldChar w:fldCharType="end"/>
      </w:r>
      <w:r>
        <w:t xml:space="preserve">, a change in foraging behavior due to a SST-driven decrease in available drift kelp </w:t>
      </w:r>
      <w:r w:rsidR="00735927">
        <w:fldChar w:fldCharType="begin"/>
      </w:r>
      <w:r w:rsidR="00735927">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735927">
        <w:rPr>
          <w:noProof/>
        </w:rPr>
        <w:t>(Kriegisch et al. 2019)</w:t>
      </w:r>
      <w:r w:rsidR="00735927">
        <w:fldChar w:fldCharType="end"/>
      </w:r>
      <w:r>
        <w:t>, and a numeric increase due to successful recruitment and settlement of urchin larvae.</w:t>
      </w:r>
    </w:p>
    <w:p w14:paraId="05019B11" w14:textId="2951DBC5"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dWFnZT5FbmdsaXNoPC9sYW5ndWFnZT48L3JlY29yZD48L0NpdGU+PENpdGU+PEF1dGhvcj5NY1Bo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dWFnZT5FbmdsaXNoPC9sYW5ndWFnZT48L3JlY29yZD48L0NpdGU+PENpdGU+PEF1dGhvcj5NY1Bo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</w:fldData>
        </w:fldChar>
      </w:r>
      <w:r w:rsidR="000D0F83">
        <w:instrText xml:space="preserve"> ADDIN EN.CITE.DATA </w:instrText>
      </w:r>
      <w:r w:rsidR="000D0F83">
        <w:fldChar w:fldCharType="end"/>
      </w:r>
      <w:r w:rsidR="00735927">
        <w:fldChar w:fldCharType="separate"/>
      </w:r>
      <w:r w:rsidR="000D0F83">
        <w:rPr>
          <w:noProof/>
        </w:rPr>
        <w:t>(Rogers-Bennett &amp;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PC9DaXRlPjxDaXRlPjxBdXRob3I+Q2F2YW5hdWdoPC9BdXRob3I+PFllYXI+MjAxOTwvWWVhcj48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dW0+PGxhbmd1YWdlPkVuZ2xpc2g8L2xhbmd1YWdlPjwvcmVjb3JkPjwvQ2l0ZT48Q2l0ZT48QXV0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PC9DaXRlPjxDaXRlPjxBdXRob3I+Q2F2YW5hdWdoPC9BdXRob3I+PFllYXI+MjAxOTwvWWVhcj48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dW0+PGxhbmd1YWdlPkVuZ2xpc2g8L2xhbmd1YWdlPjwvcmVjb3JkPjwvQ2l0ZT48Q2l0ZT48QXV0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</w:fldData>
        </w:fldChar>
      </w:r>
      <w:r w:rsidR="000D0F83">
        <w:instrText xml:space="preserve"> ADDIN EN.CITE.DATA </w:instrText>
      </w:r>
      <w:r w:rsidR="000D0F83">
        <w:fldChar w:fldCharType="end"/>
      </w:r>
      <w:r w:rsidR="00735927">
        <w:fldChar w:fldCharType="separate"/>
      </w:r>
      <w:r w:rsidR="000D0F83">
        <w:rPr>
          <w:noProof/>
        </w:rPr>
        <w:t>(Reed et al. 2016, Cavanaugh et al. 2019, Rogers-Bennett &amp; Catton 2019, Beas-Luna et al. 2020, Hamilton et al. 2021, Smith et al. 2021)</w:t>
      </w:r>
      <w:r w:rsidR="00735927">
        <w:fldChar w:fldCharType="end"/>
      </w:r>
      <w:r w:rsidR="00EF0B3C">
        <w:t xml:space="preserve">. </w:t>
      </w:r>
    </w:p>
    <w:p w14:paraId="29A6A189" w14:textId="255A3A71"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ZT48L3JlY29yZD48L0NpdGU+PC9FbmROb3RlPn==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EN.CITE.DATA </w:instrText>
      </w:r>
      <w:r w:rsidR="00735927">
        <w:fldChar w:fldCharType="end"/>
      </w:r>
      <w:r w:rsidR="00735927">
        <w:fldChar w:fldCharType="separate"/>
      </w:r>
      <w:r w:rsidR="00735927">
        <w:rPr>
          <w:noProof/>
        </w:rPr>
        <w:t>(Kvitek et al. 1989, Kvitek et al. 1998, Shelton et al. 2018)</w:t>
      </w:r>
      <w:r w:rsidR="00735927">
        <w:fldChar w:fldCharType="end"/>
      </w:r>
      <w:r w:rsidR="00EF0B3C">
        <w:t xml:space="preserve">. Less is known about </w:t>
      </w:r>
      <w:proofErr w:type="spellStart"/>
      <w:r w:rsidR="00EF0B3C">
        <w:lastRenderedPageBreak/>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735927">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735927">
        <w:rPr>
          <w:noProof/>
        </w:rPr>
        <w:t>(Love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dGxlPjwvdGl0bGVzPjxwYWdlcz4xMDQtMTE0PC9wYWdlcz48dm9sdW1lPjQ3PC92b2x1bWU+PG51
bWJlcj4xPC9udW1iZXI+PGRhdGVzPjx5ZWFyPjE5OTA8L3llYXI+PHB1Yi1kYXRlcz48ZGF0ZT4v
LzwvZGF0ZT48L3B1Yi1kYXRlcz48L2RhdGVzPjx1cmxzPjxyZWxhdGVkLXVybHM+PHVybD5odHRw
czovL3d3dy5pbmdlbnRhY29ubmVjdC5jb20vY29udGVudC91bXJzbWFzL2J1bGxtYXIvMTk5MC8w
MDAwMDA0Ny8wMDAwMDAwMS9hcnQwMDAxMjwvdXJsPjwvcmVsYXRlZC11cmxzPjwvdXJscz48L3Jl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 </w:instrText>
      </w:r>
      <w:r w:rsidR="000D0F83">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dGxlPjwvdGl0bGVzPjxwYWdlcz4xMDQtMTE0PC9wYWdlcz48dm9sdW1lPjQ3PC92b2x1bWU+PG51
bWJlcj4xPC9udW1iZXI+PGRhdGVzPjx5ZWFyPjE5OTA8L3llYXI+PHB1Yi1kYXRlcz48ZGF0ZT4v
LzwvZGF0ZT48L3B1Yi1kYXRlcz48L2RhdGVzPjx1cmxzPjxyZWxhdGVkLXVybHM+PHVybD5odHRw
czovL3d3dy5pbmdlbnRhY29ubmVjdC5jb20vY29udGVudC91bXJzbWFzL2J1bGxtYXIvMTk5MC8w
MDAwMDA0Ny8wMDAwMDAwMS9hcnQwMDAxMjwvdXJsPjwvcmVsYXRlZC11cmxzPjwvdXJscz48L3Jl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EN.CITE.DATA </w:instrText>
      </w:r>
      <w:r w:rsidR="000D0F83">
        <w:fldChar w:fldCharType="end"/>
      </w:r>
      <w:r w:rsidR="00735927">
        <w:fldChar w:fldCharType="separate"/>
      </w:r>
      <w:r w:rsidR="000D0F83">
        <w:rPr>
          <w:noProof/>
        </w:rPr>
        <w:t>(Holbrook et al. 1990, Carr 1991, Markel &amp; Shurin 2020)</w:t>
      </w:r>
      <w:r w:rsidR="00735927">
        <w:fldChar w:fldCharType="end"/>
      </w:r>
      <w:r w:rsidR="00EF0B3C">
        <w:t>.</w:t>
      </w:r>
    </w:p>
    <w:p w14:paraId="788FCDBF" w14:textId="59692329" w:rsidR="00471A3D" w:rsidRDefault="00EF0B3C">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w:t>
      </w:r>
      <w:r w:rsidR="0069335A">
        <w:lastRenderedPageBreak/>
        <w:t xml:space="preserve">conditions, which are difficult to disentangle </w:t>
      </w:r>
      <w:r w:rsidR="00C1461A">
        <w:fldChar w:fldCharType="begin"/>
      </w:r>
      <w:r w:rsidR="00C1461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C1461A">
        <w:rPr>
          <w:noProof/>
        </w:rPr>
        <w:t>(Straub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 </w:instrTex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EN.CITE.DATA </w:instrText>
      </w:r>
      <w:r w:rsidR="00C1461A">
        <w:fldChar w:fldCharType="end"/>
      </w:r>
      <w:r w:rsidR="00C1461A">
        <w:fldChar w:fldCharType="separate"/>
      </w:r>
      <w:r w:rsidR="00C1461A">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 </w:instrTex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EN.CITE.DATA </w:instrText>
      </w:r>
      <w:r w:rsidR="00C1461A">
        <w:fldChar w:fldCharType="end"/>
      </w:r>
      <w:r w:rsidR="00C1461A">
        <w:fldChar w:fldCharType="separate"/>
      </w:r>
      <w:r w:rsidR="00C1461A">
        <w:rPr>
          <w:noProof/>
        </w:rPr>
        <w:t>(Muth et al. 2019, Hamilton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9" w:name="_t0t7vqvdf4ti" w:colFirst="0" w:colLast="0"/>
      <w:bookmarkEnd w:id="9"/>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10" w:name="_igkfmf7a0x3h" w:colFirst="0" w:colLast="0"/>
      <w:bookmarkEnd w:id="10"/>
      <w:r>
        <w:rPr>
          <w:sz w:val="34"/>
          <w:szCs w:val="34"/>
        </w:rPr>
        <w:t xml:space="preserve">2.1 </w:t>
      </w:r>
      <w:r w:rsidR="00EF0B3C">
        <w:rPr>
          <w:sz w:val="34"/>
          <w:szCs w:val="34"/>
        </w:rPr>
        <w:t>Study sites</w:t>
      </w:r>
    </w:p>
    <w:p w14:paraId="7B6AD6E4" w14:textId="3AD18C2D"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(Fig. S1; Shelton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11" w:name="_qaa02jqwwy36" w:colFirst="0" w:colLast="0"/>
      <w:bookmarkEnd w:id="11"/>
      <w:r>
        <w:rPr>
          <w:sz w:val="34"/>
          <w:szCs w:val="34"/>
        </w:rPr>
        <w:t xml:space="preserve">2.2 </w:t>
      </w:r>
      <w:r w:rsidR="00EF0B3C">
        <w:rPr>
          <w:sz w:val="34"/>
          <w:szCs w:val="34"/>
        </w:rPr>
        <w:t>Survey design</w:t>
      </w:r>
    </w:p>
    <w:p w14:paraId="6D7B1DC1" w14:textId="2048520F"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12" w:name="_imz9yv51qjaf" w:colFirst="0" w:colLast="0"/>
      <w:bookmarkEnd w:id="12"/>
      <w:r>
        <w:t xml:space="preserve">2.3 </w:t>
      </w:r>
      <w:r w:rsidR="00EF0B3C">
        <w:t>Sea surface temperature (SST)</w:t>
      </w:r>
    </w:p>
    <w:p w14:paraId="03CE3B8E" w14:textId="1A172125"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(Reynolds et al. 2007, Huang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EN.CITE.DATA </w:instrText>
      </w:r>
      <w:r w:rsidR="00735927">
        <w:fldChar w:fldCharType="end"/>
      </w:r>
      <w:r w:rsidR="00735927">
        <w:fldChar w:fldCharType="separate"/>
      </w:r>
      <w:r w:rsidR="00735927">
        <w:rPr>
          <w:noProof/>
        </w:rPr>
        <w:t>(Cavanaugh et al. 2019, Hamilton et al. 2020)</w:t>
      </w:r>
      <w:r w:rsidR="00735927">
        <w:fldChar w:fldCharType="end"/>
      </w:r>
      <w:r>
        <w:t>.</w:t>
      </w:r>
    </w:p>
    <w:p w14:paraId="19CF6259" w14:textId="654BA13B" w:rsidR="00471A3D" w:rsidRDefault="009D1439">
      <w:pPr>
        <w:pStyle w:val="Heading2"/>
        <w:spacing w:before="120"/>
      </w:pPr>
      <w:bookmarkStart w:id="13" w:name="_au0wchpbj09l" w:colFirst="0" w:colLast="0"/>
      <w:bookmarkEnd w:id="13"/>
      <w:r>
        <w:lastRenderedPageBreak/>
        <w:t xml:space="preserve">2.4 </w:t>
      </w:r>
      <w:r w:rsidR="00EF0B3C">
        <w:t>Area of canopy kelps</w:t>
      </w:r>
    </w:p>
    <w:p w14:paraId="43FCA6CE" w14:textId="5F71265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EN.CITE.DATA </w:instrText>
      </w:r>
      <w:r w:rsidR="00735927">
        <w:fldChar w:fldCharType="end"/>
      </w:r>
      <w:r w:rsidR="00735927">
        <w:fldChar w:fldCharType="separate"/>
      </w:r>
      <w:r w:rsidR="00735927">
        <w:rPr>
          <w:noProof/>
        </w:rPr>
        <w:t>(Van Wagenen 2015, WADNR 2017, Shelton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14" w:name="_2h658b2af9qi" w:colFirst="0" w:colLast="0"/>
      <w:bookmarkEnd w:id="14"/>
      <w:r>
        <w:t xml:space="preserve">2.5 </w:t>
      </w:r>
      <w:r w:rsidR="00EF0B3C">
        <w:t>Data analysis</w:t>
      </w:r>
    </w:p>
    <w:p w14:paraId="39928907" w14:textId="60108B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t>
      </w:r>
      <w:r w:rsidR="006F1D2E" w:rsidRPr="0022640D">
        <w:lastRenderedPageBreak/>
        <w:t xml:space="preserve">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137CA949"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0D0F83">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0D0F83">
        <w:rPr>
          <w:noProof/>
        </w:rPr>
        <w:t>(CAP, implemented in R using ‘CAPdiscrim’; Anderson &amp;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w:t>
      </w:r>
      <w:r>
        <w:lastRenderedPageBreak/>
        <w:t xml:space="preserve">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3BE94371"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IG9mIE1hcmluZSBTY2llbmNlPC9zZWNvbmRhcnktdGl0bGU+PC90aXRsZXM+PHBhZ2VzPjYyMS02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IG9mIE1hcmluZSBTY2llbmNlPC9zZWNvbmRhcnktdGl0bGU+PC90aXRsZXM+PHBhZ2VzPjYyMS02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</w:fldData>
        </w:fldChar>
      </w:r>
      <w:r w:rsidR="000D0F83">
        <w:instrText xml:space="preserve"> ADDIN EN.CITE.DATA </w:instrText>
      </w:r>
      <w:r w:rsidR="000D0F83">
        <w:fldChar w:fldCharType="end"/>
      </w:r>
      <w:r w:rsidR="00735927">
        <w:fldChar w:fldCharType="separate"/>
      </w:r>
      <w:r w:rsidR="000D0F83">
        <w:rPr>
          <w:noProof/>
        </w:rPr>
        <w:t>(Estes et al. 2004, Watson &amp; Estes 2011)</w:t>
      </w:r>
      <w:r w:rsidR="00735927">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735927">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735927">
        <w:rPr>
          <w:noProof/>
        </w:rPr>
        <w:t>(Holbrook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xml:space="preserve">), the site-scale (average densities within a site in each year), and the within-site scale (average densities within a depth-zone and site in each year). Such comparisons at multiple scales allow us to consider the range of relationships that can be </w:t>
      </w:r>
      <w:r w:rsidR="00EF0B3C">
        <w:lastRenderedPageBreak/>
        <w:t>generated at different spatial scales and enable closer comparisons between our focal communities and those in other regions.</w:t>
      </w:r>
    </w:p>
    <w:p w14:paraId="2D298350" w14:textId="20D1EFDC"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 </w:instrText>
      </w:r>
      <w:r w:rsidR="000D0F83">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(Maunder &amp; Punt 2004, Potts &amp;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4B420FE4"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0D0F83">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0D0F83">
        <w:rPr>
          <w:noProof/>
        </w:rPr>
        <w:t>(Burnham &amp; Anderson 1998)</w:t>
      </w:r>
      <w:r w:rsidR="00735927">
        <w:fldChar w:fldCharType="end"/>
      </w:r>
      <w:r>
        <w:t xml:space="preserve">. </w:t>
      </w:r>
    </w:p>
    <w:p w14:paraId="783A2BC3" w14:textId="5F7B1291" w:rsidR="00471A3D" w:rsidRDefault="009D1439">
      <w:pPr>
        <w:pStyle w:val="Heading1"/>
        <w:spacing w:before="120"/>
      </w:pPr>
      <w:bookmarkStart w:id="15" w:name="_zg3uzw3q29am" w:colFirst="0" w:colLast="0"/>
      <w:bookmarkEnd w:id="15"/>
      <w:r>
        <w:t xml:space="preserve">3. </w:t>
      </w:r>
      <w:r w:rsidR="00EF0B3C">
        <w:t>Results</w:t>
      </w:r>
    </w:p>
    <w:p w14:paraId="6AADDFFB" w14:textId="6E57B3DF" w:rsidR="00471A3D" w:rsidRDefault="009D1439">
      <w:pPr>
        <w:pStyle w:val="Heading2"/>
      </w:pPr>
      <w:bookmarkStart w:id="16" w:name="_f80bb2jl8g29" w:colFirst="0" w:colLast="0"/>
      <w:bookmarkEnd w:id="16"/>
      <w:r>
        <w:t xml:space="preserve">3.1 </w:t>
      </w:r>
      <w:r w:rsidR="00EF0B3C">
        <w:t>Sea surface temperature</w:t>
      </w:r>
    </w:p>
    <w:p w14:paraId="2B76A209" w14:textId="1590DCDD"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735927">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735927">
        <w:rPr>
          <w:noProof/>
        </w:rPr>
        <w:t>(Harvey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p>
    <w:p w14:paraId="013304CC" w14:textId="7BFE8B8F" w:rsidR="00471A3D" w:rsidRDefault="009D1439">
      <w:pPr>
        <w:pStyle w:val="Heading2"/>
      </w:pPr>
      <w:bookmarkStart w:id="17" w:name="_5eofmerod4cl" w:colFirst="0" w:colLast="0"/>
      <w:bookmarkEnd w:id="17"/>
      <w:r>
        <w:lastRenderedPageBreak/>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3B379B5E"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0D0F83">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9112&lt;/RecNum&gt;&lt;record&gt;&lt;rec-number&gt;9112&lt;/rec-number&gt;&lt;foreign-keys&gt;&lt;key app="EN" db-id="prxrzzvdy0x2s4ee00qpxptadsswa02rwx0p" timestamp="1647897428"&gt;9112&lt;/key&gt;&lt;/foreign-keys&gt;&lt;ref-type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0D0F83">
        <w:rPr>
          <w:noProof/>
        </w:rPr>
        <w:t>(Moitoza &amp;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18" w:name="_u6kl6dz0q0ha" w:colFirst="0" w:colLast="0"/>
      <w:bookmarkEnd w:id="18"/>
      <w:r>
        <w:lastRenderedPageBreak/>
        <w:t xml:space="preserve">3.3 </w:t>
      </w:r>
      <w:r w:rsidR="00EF0B3C">
        <w:t xml:space="preserve">Multivariate analyses of kelp forest community guilds </w:t>
      </w:r>
    </w:p>
    <w:p w14:paraId="5F09EF93" w14:textId="19C5ABDF"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S6-S9).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2EF1C5F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respectively; Fig. 4, Table S6), which would be expected as a function of light limitation for autotrophs</w:t>
      </w:r>
      <w:r w:rsidR="004378FD" w:rsidRPr="008A6B3E">
        <w:t xml:space="preserve"> </w:t>
      </w:r>
      <w:r w:rsidR="00735927" w:rsidRPr="008A6B3E">
        <w:fldChar w:fldCharType="begin"/>
      </w:r>
      <w:r w:rsidR="00735927" w:rsidRPr="008A6B3E">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735927" w:rsidRPr="008A6B3E">
        <w:rPr>
          <w:noProof/>
        </w:rPr>
        <w:t>(Dayton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38BEE6B7"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(Table S7).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Table S9)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9" w:name="_8ord3kzb5sb4" w:colFirst="0" w:colLast="0"/>
      <w:bookmarkEnd w:id="19"/>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proofErr w:type="spellStart"/>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20" w:name="_kht2apu2sjj7" w:colFirst="0" w:colLast="0"/>
      <w:bookmarkEnd w:id="20"/>
      <w:r>
        <w:t xml:space="preserve">3.5 </w:t>
      </w:r>
      <w:r w:rsidR="00EF0B3C">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w:t>
      </w:r>
      <w:r>
        <w:lastRenderedPageBreak/>
        <w:t xml:space="preserve">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 xml:space="preserve">2.17 points higher.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21" w:name="_1nzuexzh0v9h" w:colFirst="0" w:colLast="0"/>
      <w:bookmarkEnd w:id="21"/>
      <w:r>
        <w:t xml:space="preserve">4. </w:t>
      </w:r>
      <w:r w:rsidR="00EF0B3C">
        <w:t>Discussion</w:t>
      </w:r>
    </w:p>
    <w:p w14:paraId="039FBBD6" w14:textId="4CDDB94D"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c2g8L2xhbmd1YWdlPjwvcmVjb3JkPjwvQ2l0ZT48Q2l0ZT48QXV0aG9yPkNhdmFuYXVnaDwvQXV0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ZT48QXV0aG9yPk1jUGhlcnNvbjwvQXV0aG9yPjxZZWFyPjIwMjE8L1llYXI+PFJlY051bT45MDc3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c2g8L2xhbmd1YWdlPjwvcmVjb3JkPjwvQ2l0ZT48Q2l0ZT48QXV0aG9yPkNhdmFuYXVnaDwvQXV0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ZT48QXV0aG9yPk1jUGhlcnNvbjwvQXV0aG9yPjxZZWFyPjIwMjE8L1llYXI+PFJlY051bT45MDc3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</w:fldData>
        </w:fldChar>
      </w:r>
      <w:r w:rsidR="000D0F83">
        <w:instrText xml:space="preserve"> ADDIN EN.CITE.DATA </w:instrText>
      </w:r>
      <w:r w:rsidR="000D0F83">
        <w:fldChar w:fldCharType="end"/>
      </w:r>
      <w:r w:rsidR="00735927">
        <w:fldChar w:fldCharType="separate"/>
      </w:r>
      <w:r w:rsidR="000D0F83">
        <w:rPr>
          <w:noProof/>
        </w:rPr>
        <w:t>(Cavanaugh et al. 2019, Rogers-Bennett &amp;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UmVwLVVrPC9hbHQtdGl0bGU+PC90aXRsZXM+PHBhZ2VzPjE1MDUwPC9wYWdlcz48dm9sdW1lPjk8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</w:fldData>
        </w:fldChar>
      </w:r>
      <w:r w:rsidR="000D0F83">
        <w:instrText xml:space="preserve"> ADDIN EN.CITE </w:instrText>
      </w:r>
      <w:r w:rsidR="000D0F83">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UmVwLVVrPC9hbHQtdGl0bGU+PC90aXRsZXM+PHBhZ2VzPjE1MDUwPC9wYWdlcz48dm9sdW1lPjk8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t>
      </w:r>
      <w:r>
        <w:lastRenderedPageBreak/>
        <w:t xml:space="preserve">was consistent with the idea that oceanographic forces influence larval stages of many species </w: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 </w:instrTex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EN.CITE.DATA </w:instrText>
      </w:r>
      <w:r w:rsidR="00735927">
        <w:fldChar w:fldCharType="end"/>
      </w:r>
      <w:r w:rsidR="00735927">
        <w:fldChar w:fldCharType="separate"/>
      </w:r>
      <w:r w:rsidR="00735927">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YW4gSiBGaXNoIEFxdWF0IFNjaTwvYWx0LXRpdGxlPjwvdGl0bGVzPjxwYWdlcz45NTAtOTYyPC9w
YWdlcz48dm9sdW1lPjc3PC92b2x1bWU+PG51bWJlcj42PC9udW1iZXI+PHNlY3Rpb24+OTUwPC9z
ZWN0aW9uPjxkYXRlcz48eWVhcj4yMDIwPC95ZWFyPjxwdWItZGF0ZXM+PGRhdGU+SnVuPC9kYXRl
PjwvcHViLWRhdGVzPjwvZGF0ZXM+PGlzYm4+MDcwNi02NTJYJiN4RDsxMjA1LTc1MzM8L2lzYm4+
PGFjY2Vzc2lvbi1udW0+V09TOjAwMDUzODM5NjgwMDAwMjwvYWNjZXNzaW9uLW51bT48dXJscz48
cmVsYXRlZC11cmxzPjx1cmw+Jmx0O0dvIHRvIElTSSZndDs6Ly9XT1M6MDAwNTM4Mzk2ODAwMDAy
PC91cmw+PC9yZWxhdGVkLXVybHM+PC91cmxzPjxlbGVjdHJvbmljLXJlc291cmNlLW51bT4xMC4x
MTM5L2NqZmFzLTIwMTktMDE3OTwvZWxlY3Ryb25pYy1yZXNvdXJjZS1udW0+PGxhbmd1YWdlPkVu
Z2xpc2g8L2xhbmd1YWdlPjwvcmVjb3JkPjwvQ2l0ZT48L0VuZE5vdGU+AG==
</w:fldData>
        </w:fldChar>
      </w:r>
      <w:r w:rsidR="000D0F83">
        <w:instrText xml:space="preserve"> ADDIN EN.CITE </w:instrText>
      </w:r>
      <w:r w:rsidR="000D0F83">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YW4gSiBGaXNoIEFxdWF0IFNjaTwvYWx0LXRpdGxlPjwvdGl0bGVzPjxwYWdlcz45NTAtOTYyPC9w
YWdlcz48dm9sdW1lPjc3PC92b2x1bWU+PG51bWJlcj42PC9udW1iZXI+PHNlY3Rpb24+OTUwPC9z
ZWN0aW9uPjxkYXRlcz48eWVhcj4yMDIwPC95ZWFyPjxwdWItZGF0ZXM+PGRhdGU+SnVuPC9kYXRl
PjwvcHViLWRhdGVzPjwvZGF0ZXM+PGlzYm4+MDcwNi02NTJYJiN4RDsxMjA1LTc1MzM8L2lzYm4+
PGFjY2Vzc2lvbi1udW0+V09TOjAwMDUzODM5NjgwMDAwMjwvYWNjZXNzaW9uLW51bT48dXJscz48
cmVsYXRlZC11cmxzPjx1cmw+Jmx0O0dvIHRvIElTSSZndDs6Ly9XT1M6MDAwNTM4Mzk2ODAwMDAy
PC91cmw+PC9yZWxhdGVkLXVybHM+PC91cmxzPjxlbGVjdHJvbmljLXJlc291cmNlLW51bT4xMC4x
MTM5L2NqZmFzLTIwMTktMDE3OTwvZWxlY3Ryb25pYy1yZXNvdXJjZS1udW0+PGxhbmd1YWdlPkVu
Z2xpc2g8L2xhbmd1YWdlPjwvcmVjb3JkPjwvQ2l0ZT48L0VuZE5vdGU+AG==
</w:fldData>
        </w:fldChar>
      </w:r>
      <w:r w:rsidR="000D0F83">
        <w:instrText xml:space="preserve"> ADDIN EN.CITE.DATA </w:instrText>
      </w:r>
      <w:r w:rsidR="000D0F83">
        <w:fldChar w:fldCharType="end"/>
      </w:r>
      <w:r w:rsidR="00735927">
        <w:fldChar w:fldCharType="separate"/>
      </w:r>
      <w:r w:rsidR="000D0F83">
        <w:rPr>
          <w:noProof/>
        </w:rPr>
        <w:t>(Schmitt &amp; Holbrook 1990, Carr 1991, Markel &amp;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41621321"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EN.CITE.DATA </w:instrText>
      </w:r>
      <w:r w:rsidR="00735927">
        <w:fldChar w:fldCharType="end"/>
      </w:r>
      <w:r w:rsidR="00735927">
        <w:fldChar w:fldCharType="separate"/>
      </w:r>
      <w:r w:rsidR="00735927">
        <w:rPr>
          <w:noProof/>
        </w:rPr>
        <w:t>(and Oregon; Hamilton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735927">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735927">
        <w:rPr>
          <w:noProof/>
        </w:rPr>
        <w:t>(Lamy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1D762EFC" w:rsidR="00A5249A" w:rsidRPr="009C7329" w:rsidRDefault="008D6D2E" w:rsidP="009C7329">
      <w:r>
        <w:lastRenderedPageBreak/>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735927">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735927">
        <w:rPr>
          <w:noProof/>
        </w:rPr>
        <w:t>(Pfister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 </w:instrTex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EN.CITE.DATA </w:instrText>
      </w:r>
      <w:r w:rsidR="009C7329">
        <w:fldChar w:fldCharType="end"/>
      </w:r>
      <w:r w:rsidR="009C7329">
        <w:fldChar w:fldCharType="separate"/>
      </w:r>
      <w:r w:rsidR="009C7329">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2ABDE09A"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735927">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735927">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w:t>
      </w:r>
      <w:r w:rsidR="002B7487">
        <w:lastRenderedPageBreak/>
        <w:t>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 </w:instrText>
      </w:r>
      <w:r w:rsidR="009C7329">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EN.CITE.DATA </w:instrText>
      </w:r>
      <w:r w:rsidR="009C7329">
        <w:rPr>
          <w:color w:val="000000" w:themeColor="text1"/>
        </w:rPr>
      </w:r>
      <w:r w:rsidR="009C7329">
        <w:rPr>
          <w:color w:val="000000" w:themeColor="text1"/>
        </w:rPr>
        <w:fldChar w:fldCharType="end"/>
      </w:r>
      <w:r w:rsidR="00735927">
        <w:rPr>
          <w:color w:val="000000" w:themeColor="text1"/>
        </w:rPr>
      </w:r>
      <w:r w:rsidR="00735927">
        <w:rPr>
          <w:color w:val="000000" w:themeColor="text1"/>
        </w:rPr>
        <w:fldChar w:fldCharType="separate"/>
      </w:r>
      <w:r w:rsidR="009C7329">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893C5B">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893C5B">
        <w:rPr>
          <w:noProof/>
          <w:color w:val="000000" w:themeColor="text1"/>
        </w:rPr>
        <w:t>(Okamoto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402C5B30"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735927">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735927">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(Montecino-Latorre et al. 2016, Hamilton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 </w:instrText>
      </w:r>
      <w:r w:rsidR="00E63861">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EN.CITE.DATA </w:instrText>
      </w:r>
      <w:r w:rsidR="00E63861">
        <w:fldChar w:fldCharType="end"/>
      </w:r>
      <w:r w:rsidR="00735927">
        <w:fldChar w:fldCharType="separate"/>
      </w:r>
      <w:r w:rsidR="00E63861">
        <w:rPr>
          <w:noProof/>
        </w:rPr>
        <w:t>(declined to 75% occurrence as defined by Hamilton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290F3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290F3A">
        <w:rPr>
          <w:noProof/>
        </w:rPr>
        <w:t>(Kvitek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 </w:instrTex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EN.CITE.DATA </w:instrText>
      </w:r>
      <w:r w:rsidR="00290F3A">
        <w:fldChar w:fldCharType="end"/>
      </w:r>
      <w:r w:rsidR="00290F3A">
        <w:fldChar w:fldCharType="separate"/>
      </w:r>
      <w:r w:rsidR="00290F3A">
        <w:rPr>
          <w:noProof/>
        </w:rPr>
        <w:t>(Shelton et al. 2018)</w:t>
      </w:r>
      <w:r w:rsidR="00290F3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rsidR="00CA4F65">
        <w:t xml:space="preserve">. For the other invertebrates, </w:t>
      </w:r>
      <w:r w:rsidR="003F6B2F" w:rsidRPr="00CA4F65">
        <w:t xml:space="preserve">which have been characterized by </w:t>
      </w:r>
      <w:r w:rsidR="003F6B2F" w:rsidRPr="00CA4F65">
        <w:lastRenderedPageBreak/>
        <w:t xml:space="preserve">low densities since recolonization of the area by sea otters </w: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 </w:instrTex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EN.CITE.DATA </w:instrText>
      </w:r>
      <w:r w:rsidR="003F6B2F">
        <w:fldChar w:fldCharType="end"/>
      </w:r>
      <w:r w:rsidR="003F6B2F">
        <w:fldChar w:fldCharType="separate"/>
      </w:r>
      <w:r w:rsidR="003F6B2F">
        <w:rPr>
          <w:noProof/>
        </w:rPr>
        <w:t>(Shelton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0A3B10CE"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 </w:instrTex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 </w:instrTex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EN.CITE.DATA </w:instrText>
      </w:r>
      <w:r w:rsidR="00735927">
        <w:fldChar w:fldCharType="end"/>
      </w:r>
      <w:r w:rsidR="00735927">
        <w:fldChar w:fldCharType="separate"/>
      </w:r>
      <w:r w:rsidR="00735927">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735927">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735927">
        <w:rPr>
          <w:noProof/>
        </w:rPr>
        <w:t>(Schroeder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735927">
        <w:fldChar w:fldCharType="begin"/>
      </w:r>
      <w:r w:rsidR="00735927">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735927">
        <w:rPr>
          <w:noProof/>
        </w:rPr>
        <w:t>(Wallace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0D33C71D" w:rsidR="00471A3D" w:rsidRDefault="00EF0B3C">
      <w:r>
        <w:lastRenderedPageBreak/>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cGFnZXM+MTA0LTExNDwvcGFnZXM+PHZvbHVtZT40Nzwvdm9sdW1lPjxudW1iZXI+MTwvbnVtYmVy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 </w:instrText>
      </w:r>
      <w:r w:rsidR="000D0F83">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cGFnZXM+MTA0LTExNDwvcGFnZXM+PHZvbHVtZT40Nzwvdm9sdW1lPjxudW1iZXI+MTwvbnVtYmVy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EN.CITE.DATA </w:instrText>
      </w:r>
      <w:r w:rsidR="000D0F83">
        <w:fldChar w:fldCharType="end"/>
      </w:r>
      <w:r w:rsidR="00735927">
        <w:fldChar w:fldCharType="separate"/>
      </w:r>
      <w:r w:rsidR="000D0F83">
        <w:rPr>
          <w:noProof/>
        </w:rPr>
        <w:t>(Holbrook et al. 1990, Carr 1991, Markel &amp;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0D0F83">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0D0F83">
        <w:rPr>
          <w:noProof/>
        </w:rPr>
        <w:t>(Carr 1991, Andrews &amp; Anderson 2004)</w:t>
      </w:r>
      <w:r w:rsidR="00735927">
        <w:fldChar w:fldCharType="end"/>
      </w:r>
      <w:r>
        <w:t>.</w:t>
      </w:r>
    </w:p>
    <w:p w14:paraId="07E07892" w14:textId="21A762C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EN.CITE.DATA </w:instrText>
      </w:r>
      <w:r w:rsidR="00735927">
        <w:fldChar w:fldCharType="end"/>
      </w:r>
      <w:r w:rsidR="00735927">
        <w:fldChar w:fldCharType="separate"/>
      </w:r>
      <w:r w:rsidR="00735927">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 </w:instrTex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 xml:space="preserve">(Schindler et al. 2015, Thorson et al. </w:t>
      </w:r>
      <w:r w:rsidR="00735927">
        <w:rPr>
          <w:noProof/>
        </w:rPr>
        <w:lastRenderedPageBreak/>
        <w:t>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735927">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735927">
        <w:rPr>
          <w:noProof/>
        </w:rPr>
        <w:t>(McNaughton 1977, Carpenter et al. 2009)</w:t>
      </w:r>
      <w:r w:rsidR="00735927">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735927">
        <w:fldChar w:fldCharType="begin"/>
      </w:r>
      <w:r w:rsidR="00735927">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735927">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735927">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735927">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22" w:name="_2ckoofy96g8s" w:colFirst="0" w:colLast="0"/>
      <w:bookmarkEnd w:id="22"/>
      <w:r>
        <w:t>Acknowledgements</w:t>
      </w:r>
    </w:p>
    <w:p w14:paraId="30BDF20D" w14:textId="384CECC3"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23" w:name="_tfgwewy7a3j9" w:colFirst="0" w:colLast="0"/>
      <w:bookmarkEnd w:id="23"/>
      <w:r>
        <w:br w:type="page"/>
      </w:r>
    </w:p>
    <w:p w14:paraId="01FBA58F" w14:textId="77777777" w:rsidR="00471A3D" w:rsidRDefault="00EF0B3C">
      <w:pPr>
        <w:pStyle w:val="Heading1"/>
      </w:pPr>
      <w:bookmarkStart w:id="24" w:name="_jyj55lpsprbv" w:colFirst="0" w:colLast="0"/>
      <w:bookmarkEnd w:id="24"/>
      <w:r>
        <w:lastRenderedPageBreak/>
        <w:t>Literature Cited</w:t>
      </w:r>
    </w:p>
    <w:bookmarkStart w:id="25" w:name="_vq7lwaa8xm4l" w:colFirst="0" w:colLast="0"/>
    <w:bookmarkEnd w:id="25"/>
    <w:p w14:paraId="5B1DB6FE" w14:textId="77777777" w:rsidR="000D0F83" w:rsidRPr="000D0F83" w:rsidRDefault="00985276" w:rsidP="005241E2">
      <w:pPr>
        <w:pStyle w:val="EndNoteBibliography"/>
        <w:spacing w:line="480" w:lineRule="auto"/>
        <w:ind w:left="720" w:hanging="720"/>
      </w:pPr>
      <w:r>
        <w:fldChar w:fldCharType="begin"/>
      </w:r>
      <w:r>
        <w:instrText xml:space="preserve"> ADDIN EN.REFLIST </w:instrText>
      </w:r>
      <w:r>
        <w:fldChar w:fldCharType="separate"/>
      </w:r>
      <w:r w:rsidR="000D0F83" w:rsidRPr="000D0F83">
        <w:t>Ammann AJ (2004) SMURFs: standard monitoring unts for the recruitment of temperate reef fishes. Journal of Experimental Marine Biology and Ecology 299:135-154</w:t>
      </w:r>
    </w:p>
    <w:p w14:paraId="4484523F" w14:textId="77777777" w:rsidR="000D0F83" w:rsidRPr="000D0F83" w:rsidRDefault="000D0F83" w:rsidP="005241E2">
      <w:pPr>
        <w:pStyle w:val="EndNoteBibliography"/>
        <w:spacing w:line="480" w:lineRule="auto"/>
        <w:ind w:left="720" w:hanging="720"/>
      </w:pPr>
      <w:r w:rsidRPr="000D0F83">
        <w:t>Anderson MJ (2001) A new method for non-parametric multivariate analysis of variance. Austral Ecology 26:32-46</w:t>
      </w:r>
    </w:p>
    <w:p w14:paraId="6E0A79F4" w14:textId="77777777" w:rsidR="000D0F83" w:rsidRPr="000D0F83" w:rsidRDefault="000D0F83" w:rsidP="005241E2">
      <w:pPr>
        <w:pStyle w:val="EndNoteBibliography"/>
        <w:spacing w:line="480" w:lineRule="auto"/>
        <w:ind w:left="720" w:hanging="720"/>
      </w:pPr>
      <w:r w:rsidRPr="000D0F83">
        <w:t>Anderson MJ, Willis TJ (2003) Canonical analysis of principal coordinates: A useful method of constrained ordination for ecology. Ecology 84:511-525</w:t>
      </w:r>
    </w:p>
    <w:p w14:paraId="27219369" w14:textId="77777777" w:rsidR="000D0F83" w:rsidRPr="000D0F83" w:rsidRDefault="000D0F83" w:rsidP="005241E2">
      <w:pPr>
        <w:pStyle w:val="EndNoteBibliography"/>
        <w:spacing w:line="480" w:lineRule="auto"/>
        <w:ind w:left="720" w:hanging="720"/>
      </w:pPr>
      <w:r w:rsidRPr="000D0F83">
        <w:t>Andrews KS, Anderson TW (2004) Habitat-dependent recruitment of two temperate reef fishes at multiple spatial scales. Marine Ecology-Progress Series 277:231-244</w:t>
      </w:r>
    </w:p>
    <w:p w14:paraId="3726CD70" w14:textId="77777777" w:rsidR="000D0F83" w:rsidRPr="000D0F83" w:rsidRDefault="000D0F83" w:rsidP="005241E2">
      <w:pPr>
        <w:pStyle w:val="EndNoteBibliography"/>
        <w:spacing w:line="480" w:lineRule="auto"/>
        <w:ind w:left="720" w:hanging="720"/>
      </w:pPr>
      <w:r w:rsidRPr="000D0F83">
        <w:t>Arafeh-Dalmau N, Montano-Moctezuma G, Martinez JA, Beas-Luna R, Schoeman DS, Torres-Moye G (2019) Extreme Marine Heatwaves Alter Kelp Forest Community Near Its Equatorward Distribution Limit. Frontiers in Marine Science 6</w:t>
      </w:r>
    </w:p>
    <w:p w14:paraId="3D8EB56C" w14:textId="77777777" w:rsidR="000D0F83" w:rsidRPr="000D0F83" w:rsidRDefault="000D0F83" w:rsidP="005241E2">
      <w:pPr>
        <w:pStyle w:val="EndNoteBibliography"/>
        <w:spacing w:line="480" w:lineRule="auto"/>
        <w:ind w:left="720" w:hanging="720"/>
      </w:pPr>
      <w:r w:rsidRPr="000D0F83">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2D64BA7B" w14:textId="77777777" w:rsidR="000D0F83" w:rsidRPr="000D0F83" w:rsidRDefault="000D0F83" w:rsidP="005241E2">
      <w:pPr>
        <w:pStyle w:val="EndNoteBibliography"/>
        <w:spacing w:line="480" w:lineRule="auto"/>
        <w:ind w:left="720" w:hanging="720"/>
      </w:pPr>
      <w:r w:rsidRPr="000D0F83">
        <w:t>Bond NA, Cronin MF, Freeland H, Mantua N (2015) Causes and impacts of the 2014 warm anomaly in the NE Pacific. Geophysical Research Letters 42:3414-3420</w:t>
      </w:r>
    </w:p>
    <w:p w14:paraId="5CF00DE4" w14:textId="77777777" w:rsidR="000D0F83" w:rsidRPr="000D0F83" w:rsidRDefault="000D0F83" w:rsidP="005241E2">
      <w:pPr>
        <w:pStyle w:val="EndNoteBibliography"/>
        <w:spacing w:line="480" w:lineRule="auto"/>
        <w:ind w:left="720" w:hanging="720"/>
      </w:pPr>
      <w:r w:rsidRPr="000D0F83">
        <w:t>Burnham KP, Anderson DR (1998) Model selection and inference: a practical information-theoretic approach. Springer-Verlag, New York, NY</w:t>
      </w:r>
    </w:p>
    <w:p w14:paraId="71885555" w14:textId="77777777" w:rsidR="000D0F83" w:rsidRPr="000D0F83" w:rsidRDefault="000D0F83" w:rsidP="005241E2">
      <w:pPr>
        <w:pStyle w:val="EndNoteBibliography"/>
        <w:spacing w:line="480" w:lineRule="auto"/>
        <w:ind w:left="720" w:hanging="720"/>
      </w:pPr>
      <w:r w:rsidRPr="000D0F83">
        <w:lastRenderedPageBreak/>
        <w:t>Burt JM, Tinker MT, Okamoto DK, Demes KW, Holmes K, Salomon AK (2018) Sudden collapse of a mesopredator reveals its complementary role in mediating rocky reef regime shifts. Proceedings of the Royal Society B-Biological Sciences 285</w:t>
      </w:r>
    </w:p>
    <w:p w14:paraId="78A1393D" w14:textId="77777777" w:rsidR="000D0F83" w:rsidRPr="000D0F83" w:rsidRDefault="000D0F83" w:rsidP="005241E2">
      <w:pPr>
        <w:pStyle w:val="EndNoteBibliography"/>
        <w:spacing w:line="480" w:lineRule="auto"/>
        <w:ind w:left="720" w:hanging="720"/>
      </w:pPr>
      <w:r w:rsidRPr="000D0F83">
        <w:t>Carpenter SR, Folke C, Scheffer M, F.R. W (2009) Resilience: accounting for the noncomputable. . Ecology and Society 14:13</w:t>
      </w:r>
    </w:p>
    <w:p w14:paraId="7DC731F2" w14:textId="77777777" w:rsidR="000D0F83" w:rsidRPr="000D0F83" w:rsidRDefault="000D0F83" w:rsidP="005241E2">
      <w:pPr>
        <w:pStyle w:val="EndNoteBibliography"/>
        <w:spacing w:line="480" w:lineRule="auto"/>
        <w:ind w:left="720" w:hanging="720"/>
      </w:pPr>
      <w:r w:rsidRPr="000D0F83">
        <w:t>Carr MH (1991) Habitat selection and recruitment of an assemblage of temperate zone reef fishes. Journal of Experimental Marine Biology and Ecology 146:113-137</w:t>
      </w:r>
    </w:p>
    <w:p w14:paraId="6F66E457" w14:textId="77777777" w:rsidR="000D0F83" w:rsidRPr="000D0F83" w:rsidRDefault="000D0F83" w:rsidP="005241E2">
      <w:pPr>
        <w:pStyle w:val="EndNoteBibliography"/>
        <w:spacing w:line="480" w:lineRule="auto"/>
        <w:ind w:left="720" w:hanging="720"/>
      </w:pPr>
      <w:r w:rsidRPr="000D0F83">
        <w:t>Castorani MCN, Reed DC, Alberto F, Bell TW, Simons RD, Cavanaugh KC, Siegel DA, Raimondi PT (2015) Connectivity structures local population dynamics: a long-term empirical test in a large metapopulation system. Ecology 96:3141-3152</w:t>
      </w:r>
    </w:p>
    <w:p w14:paraId="1154D01A" w14:textId="77777777" w:rsidR="000D0F83" w:rsidRPr="000D0F83" w:rsidRDefault="000D0F83" w:rsidP="005241E2">
      <w:pPr>
        <w:pStyle w:val="EndNoteBibliography"/>
        <w:spacing w:line="480" w:lineRule="auto"/>
        <w:ind w:left="720" w:hanging="720"/>
      </w:pPr>
      <w:r w:rsidRPr="000D0F83">
        <w:t>Cavanaugh KC, Reed DC, Bell TW, Castorani MN, Beas-Luna R (2019) Spatial Variability in the Resistance and Resilience of Giant Kelp in Southern and Baja California to a Multiyear Heatwave. Frontiers in Marine Science 6</w:t>
      </w:r>
    </w:p>
    <w:p w14:paraId="4E830185" w14:textId="77777777" w:rsidR="000D0F83" w:rsidRPr="000D0F83" w:rsidRDefault="000D0F83" w:rsidP="005241E2">
      <w:pPr>
        <w:pStyle w:val="EndNoteBibliography"/>
        <w:spacing w:line="480" w:lineRule="auto"/>
        <w:ind w:left="720" w:hanging="720"/>
      </w:pPr>
      <w:r w:rsidRPr="000D0F83">
        <w:t>Cavanaugh KC, Siegel DA, Reed DC, Dennison PE (2011) Environmental controls of giant-kelp biomass in the Santa Barbara Channel, California. Marine Ecology Progress Series 429:1-17</w:t>
      </w:r>
    </w:p>
    <w:p w14:paraId="01262FD5" w14:textId="77777777" w:rsidR="000D0F83" w:rsidRPr="000D0F83" w:rsidRDefault="000D0F83" w:rsidP="005241E2">
      <w:pPr>
        <w:pStyle w:val="EndNoteBibliography"/>
        <w:spacing w:line="480" w:lineRule="auto"/>
        <w:ind w:left="720" w:hanging="720"/>
      </w:pPr>
      <w:r w:rsidRPr="000D0F83">
        <w:t>Cavole LM, Demko AM, Diner RE, Giddings A, Koester I, Pagniello CMLS, Paulsen ML, Ramirez-Valdez A, Schwenck SM, Yen NK, Zill ME, Franks PJS (2016) Biological Impacts of the 2013-2015 Warm-Water Anomaly in the Northeast Pacific. Oceanography 29:273-285</w:t>
      </w:r>
    </w:p>
    <w:p w14:paraId="407F8783" w14:textId="77777777" w:rsidR="000D0F83" w:rsidRPr="000D0F83" w:rsidRDefault="000D0F83" w:rsidP="005241E2">
      <w:pPr>
        <w:pStyle w:val="EndNoteBibliography"/>
        <w:spacing w:line="480" w:lineRule="auto"/>
        <w:ind w:left="720" w:hanging="720"/>
      </w:pPr>
      <w:r w:rsidRPr="000D0F83">
        <w:t>Cheung WWL, Frölicher TL (2020) Marine heatwaves exacerbate climate change impacts for fisheries in the northeast Pacific. Scientific Reports 10:6678</w:t>
      </w:r>
    </w:p>
    <w:p w14:paraId="178C1F3A" w14:textId="77777777" w:rsidR="000D0F83" w:rsidRPr="000D0F83" w:rsidRDefault="000D0F83" w:rsidP="005241E2">
      <w:pPr>
        <w:pStyle w:val="EndNoteBibliography"/>
        <w:spacing w:line="480" w:lineRule="auto"/>
        <w:ind w:left="720" w:hanging="720"/>
      </w:pPr>
      <w:r w:rsidRPr="000D0F83">
        <w:lastRenderedPageBreak/>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47664D1C" w14:textId="77777777" w:rsidR="000D0F83" w:rsidRPr="000D0F83" w:rsidRDefault="000D0F83" w:rsidP="005241E2">
      <w:pPr>
        <w:pStyle w:val="EndNoteBibliography"/>
        <w:spacing w:line="480" w:lineRule="auto"/>
        <w:ind w:left="720" w:hanging="720"/>
      </w:pPr>
      <w:r w:rsidRPr="000D0F83">
        <w:t>Connell SD (2005) Assembly and maintenance of subtidal habitat heterogeneity: synergistic effects of light penetration and sedimentation. Marine Ecology Progress Series 289:53-61</w:t>
      </w:r>
    </w:p>
    <w:p w14:paraId="7B417A2F" w14:textId="77777777" w:rsidR="000D0F83" w:rsidRPr="000D0F83" w:rsidRDefault="000D0F83" w:rsidP="005241E2">
      <w:pPr>
        <w:pStyle w:val="EndNoteBibliography"/>
        <w:spacing w:line="480" w:lineRule="auto"/>
        <w:ind w:left="720" w:hanging="720"/>
      </w:pPr>
      <w:r w:rsidRPr="000D0F83">
        <w:t>Dayton PK, Currie V, Gerrodette T, Keller BD, Rosenthal R, Tresca DV (1984) Patch dynamics and stability of some California kelp communities. Ecological Monographs 54:253-289</w:t>
      </w:r>
    </w:p>
    <w:p w14:paraId="0CAAAA6C" w14:textId="77777777" w:rsidR="000D0F83" w:rsidRPr="000D0F83" w:rsidRDefault="000D0F83" w:rsidP="005241E2">
      <w:pPr>
        <w:pStyle w:val="EndNoteBibliography"/>
        <w:spacing w:line="480" w:lineRule="auto"/>
        <w:ind w:left="720" w:hanging="720"/>
      </w:pPr>
      <w:r w:rsidRPr="000D0F83">
        <w:t>Duggins DO (1983) Starfish Predation and the Creation of Mosaic Patterns in a Kelp-Dominated Community. Ecology 64:1610-1619</w:t>
      </w:r>
    </w:p>
    <w:p w14:paraId="608CEB22" w14:textId="77777777" w:rsidR="000D0F83" w:rsidRPr="000D0F83" w:rsidRDefault="000D0F83" w:rsidP="005241E2">
      <w:pPr>
        <w:pStyle w:val="EndNoteBibliography"/>
        <w:spacing w:line="480" w:lineRule="auto"/>
        <w:ind w:left="720" w:hanging="720"/>
      </w:pPr>
      <w:r w:rsidRPr="000D0F83">
        <w:t>Duggins DO, Simenstad CA, Estes JA (1989) Magnification of Secondary Production by Kelp Detritus in Coastal Marine Ecosystems. Science 245:170-173</w:t>
      </w:r>
    </w:p>
    <w:p w14:paraId="4A5A776F" w14:textId="77777777" w:rsidR="000D0F83" w:rsidRPr="000D0F83" w:rsidRDefault="000D0F83" w:rsidP="005241E2">
      <w:pPr>
        <w:pStyle w:val="EndNoteBibliography"/>
        <w:spacing w:line="480" w:lineRule="auto"/>
        <w:ind w:left="720" w:hanging="720"/>
      </w:pPr>
      <w:r w:rsidRPr="000D0F83">
        <w:t>Dunn RP, Samhouri JF, Baskett ML (2021) Transient dynamics during kelp forest recovery from fishing across multiple trophic levels. Ecological Applications 31</w:t>
      </w:r>
    </w:p>
    <w:p w14:paraId="38E03743" w14:textId="77777777" w:rsidR="000D0F83" w:rsidRPr="000D0F83" w:rsidRDefault="000D0F83" w:rsidP="005241E2">
      <w:pPr>
        <w:pStyle w:val="EndNoteBibliography"/>
        <w:spacing w:line="480" w:lineRule="auto"/>
        <w:ind w:left="720" w:hanging="720"/>
      </w:pPr>
      <w:r w:rsidRPr="000D0F83">
        <w:t xml:space="preserve">Ebert TA (2010) Demographic patterns of the purple sea urchin </w:t>
      </w:r>
      <w:r w:rsidRPr="000D0F83">
        <w:rPr>
          <w:i/>
        </w:rPr>
        <w:t>Strongylocentrotus purpuratus</w:t>
      </w:r>
      <w:r w:rsidRPr="000D0F83">
        <w:t xml:space="preserve"> along a latitudinal gradient, 1985–1987. Marine Ecology Progress Series 406:105-120</w:t>
      </w:r>
    </w:p>
    <w:p w14:paraId="3E4012F8" w14:textId="77777777" w:rsidR="000D0F83" w:rsidRPr="000D0F83" w:rsidRDefault="000D0F83" w:rsidP="005241E2">
      <w:pPr>
        <w:pStyle w:val="EndNoteBibliography"/>
        <w:spacing w:line="480" w:lineRule="auto"/>
        <w:ind w:left="720" w:hanging="720"/>
      </w:pPr>
      <w:r w:rsidRPr="000D0F83">
        <w:t>Estes JA, Danner EM, Doak DF, Konar B, Springer AM, Steinberg PD, Tinker MT, Williams TM (2004) Complex trophic interactions in kelp forest ecosystems. Bulletin of Marine Science 74:621-638</w:t>
      </w:r>
    </w:p>
    <w:p w14:paraId="153E8C69" w14:textId="77777777" w:rsidR="000D0F83" w:rsidRPr="000D0F83" w:rsidRDefault="000D0F83" w:rsidP="005241E2">
      <w:pPr>
        <w:pStyle w:val="EndNoteBibliography"/>
        <w:spacing w:line="480" w:lineRule="auto"/>
        <w:ind w:left="720" w:hanging="720"/>
      </w:pPr>
      <w:r w:rsidRPr="000D0F83">
        <w:t>Eurich JG, Selden RL, Warner RR (2014) California spiny lobster preference for urchins from kelp forests: implications for urchin barren persistence. Marine Ecology Progress Series 498:217-225</w:t>
      </w:r>
    </w:p>
    <w:p w14:paraId="7F4223B6" w14:textId="77777777" w:rsidR="000D0F83" w:rsidRPr="000D0F83" w:rsidRDefault="000D0F83" w:rsidP="005241E2">
      <w:pPr>
        <w:pStyle w:val="EndNoteBibliography"/>
        <w:spacing w:line="480" w:lineRule="auto"/>
        <w:ind w:left="720" w:hanging="720"/>
      </w:pPr>
      <w:r w:rsidRPr="000D0F83">
        <w:lastRenderedPageBreak/>
        <w:t>Feehan CJ, Scheibling RE (2014) Effects of sea urchin disease on coastal marine ecosystems. Marine Biology 161:1467-1485</w:t>
      </w:r>
    </w:p>
    <w:p w14:paraId="2D869C9B" w14:textId="77777777" w:rsidR="000D0F83" w:rsidRPr="000D0F83" w:rsidRDefault="000D0F83" w:rsidP="005241E2">
      <w:pPr>
        <w:pStyle w:val="EndNoteBibliography"/>
        <w:spacing w:line="480" w:lineRule="auto"/>
        <w:ind w:left="720" w:hanging="720"/>
      </w:pPr>
      <w:r w:rsidRPr="000D0F83">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2A6D06BC" w14:textId="77777777" w:rsidR="000D0F83" w:rsidRPr="000D0F83" w:rsidRDefault="000D0F83" w:rsidP="005241E2">
      <w:pPr>
        <w:pStyle w:val="EndNoteBibliography"/>
        <w:spacing w:line="480" w:lineRule="auto"/>
        <w:ind w:left="720" w:hanging="720"/>
      </w:pPr>
      <w:r w:rsidRPr="000D0F83">
        <w:t>Gabara SS, Konar BH, Edwards MS (2021) Biodiversity loss leads to reductions in community-wide trophic complexity. Ecosphere 12:e03361</w:t>
      </w:r>
    </w:p>
    <w:p w14:paraId="534A3DE6" w14:textId="77777777" w:rsidR="000D0F83" w:rsidRPr="000D0F83" w:rsidRDefault="000D0F83" w:rsidP="005241E2">
      <w:pPr>
        <w:pStyle w:val="EndNoteBibliography"/>
        <w:spacing w:line="480" w:lineRule="auto"/>
        <w:ind w:left="720" w:hanging="720"/>
      </w:pPr>
      <w:r w:rsidRPr="000D0F83">
        <w:t>Gallagher JB, Shelamoff V, Layton C (2022) Seaweed ecosystems may not mitigate CO2 emissions. ICES Journal of Marine Science</w:t>
      </w:r>
    </w:p>
    <w:p w14:paraId="07D2E6D4" w14:textId="77777777" w:rsidR="000D0F83" w:rsidRPr="000D0F83" w:rsidRDefault="000D0F83" w:rsidP="005241E2">
      <w:pPr>
        <w:pStyle w:val="EndNoteBibliography"/>
        <w:spacing w:line="480" w:lineRule="auto"/>
        <w:ind w:left="720" w:hanging="720"/>
      </w:pPr>
      <w:r w:rsidRPr="000D0F83">
        <w:t>Graham MH (2004) Effects of Local Deforestation on the Diversity and Structure of Southern California Giant Kelp Forest Food Webs. Ecosystems 7:341-357</w:t>
      </w:r>
    </w:p>
    <w:p w14:paraId="0CAB6CF7" w14:textId="77777777" w:rsidR="000D0F83" w:rsidRPr="000D0F83" w:rsidRDefault="000D0F83" w:rsidP="005241E2">
      <w:pPr>
        <w:pStyle w:val="EndNoteBibliography"/>
        <w:spacing w:line="480" w:lineRule="auto"/>
        <w:ind w:left="720" w:hanging="720"/>
      </w:pPr>
      <w:r w:rsidRPr="000D0F83">
        <w:t>Gregr EJ, Christensen V, Nichol L, Martone RG, Markel RW, Watson JC, Harley CDG, Pakhomov EA, Shurin JB, Chan KMA (2020) Cascading social-ecological costs and benefits triggered by a recovering keystone predator. Science 368:1243-+</w:t>
      </w:r>
    </w:p>
    <w:p w14:paraId="725A2D28" w14:textId="77777777" w:rsidR="000D0F83" w:rsidRPr="000D0F83" w:rsidRDefault="000D0F83" w:rsidP="005241E2">
      <w:pPr>
        <w:pStyle w:val="EndNoteBibliography"/>
        <w:spacing w:line="480" w:lineRule="auto"/>
        <w:ind w:left="720" w:hanging="720"/>
      </w:pPr>
      <w:r w:rsidRPr="000D0F83">
        <w:t>Hamilton SL, Bell TW, Watson JR, Grorud-Colvert KA, Menge BA (2020) Remote sensing: generation of long-term kelp bed data sets for evaluation of impacts of climatic variation. Ecology 101</w:t>
      </w:r>
    </w:p>
    <w:p w14:paraId="1674806A" w14:textId="77777777" w:rsidR="000D0F83" w:rsidRPr="000D0F83" w:rsidRDefault="000D0F83" w:rsidP="005241E2">
      <w:pPr>
        <w:pStyle w:val="EndNoteBibliography"/>
        <w:spacing w:line="480" w:lineRule="auto"/>
        <w:ind w:left="720" w:hanging="720"/>
      </w:pPr>
      <w:r w:rsidRPr="000D0F83">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 Biological Sciences 288:20211195</w:t>
      </w:r>
    </w:p>
    <w:p w14:paraId="5211FFCF" w14:textId="77777777" w:rsidR="000D0F83" w:rsidRPr="000D0F83" w:rsidRDefault="000D0F83" w:rsidP="005241E2">
      <w:pPr>
        <w:pStyle w:val="EndNoteBibliography"/>
        <w:spacing w:line="480" w:lineRule="auto"/>
        <w:ind w:left="720" w:hanging="720"/>
      </w:pPr>
      <w:r w:rsidRPr="000D0F83">
        <w:lastRenderedPageBreak/>
        <w:t>Harvey CJ, Garfield T, Williams G, Tolimieri N (eds) (2022) 2021-2022 California Current ecosystem status report: A report of the NOAA California Current Integrated Ecosystem Assessment Team (CCIEA) to the Pacific Fishery Management Council, March 13, 2022</w:t>
      </w:r>
    </w:p>
    <w:p w14:paraId="5C096814" w14:textId="77777777" w:rsidR="000D0F83" w:rsidRPr="000D0F83" w:rsidRDefault="000D0F83" w:rsidP="005241E2">
      <w:pPr>
        <w:pStyle w:val="EndNoteBibliography"/>
        <w:spacing w:line="480" w:lineRule="auto"/>
        <w:ind w:left="720" w:hanging="720"/>
      </w:pPr>
      <w:r w:rsidRPr="000D0F83">
        <w:t>Hewson I, Bistolas KSI, Quijano Cardé EM, Button JB, Foster PJ, Flanzenbaum JM, Kocian J, Lewis CK (2018) Investigating the Complex Association Between Viral Ecology, Environment, and Northeast Pacific Sea Star Wasting. Frontiers in Marine Science 5</w:t>
      </w:r>
    </w:p>
    <w:p w14:paraId="047193CB" w14:textId="77777777" w:rsidR="000D0F83" w:rsidRPr="000D0F83" w:rsidRDefault="000D0F83" w:rsidP="005241E2">
      <w:pPr>
        <w:pStyle w:val="EndNoteBibliography"/>
        <w:spacing w:line="480" w:lineRule="auto"/>
        <w:ind w:left="720" w:hanging="720"/>
      </w:pPr>
      <w:r w:rsidRPr="000D0F83">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7E900F0E" w14:textId="77777777" w:rsidR="000D0F83" w:rsidRPr="000D0F83" w:rsidRDefault="000D0F83" w:rsidP="005241E2">
      <w:pPr>
        <w:pStyle w:val="EndNoteBibliography"/>
        <w:spacing w:line="480" w:lineRule="auto"/>
        <w:ind w:left="720" w:hanging="720"/>
      </w:pPr>
      <w:r w:rsidRPr="000D0F83">
        <w:t>Holbrook SJ, Carr MH, Schmitt RJ, Coyer JA (1990) Effect of Giant Kelp on Local Abundance of Reef Fishes: The Importance of Ontogenetic Resource Requirements. Bulletin of Marine Science 47:104-114</w:t>
      </w:r>
    </w:p>
    <w:p w14:paraId="15FEBBFA" w14:textId="77777777" w:rsidR="000D0F83" w:rsidRPr="000D0F83" w:rsidRDefault="000D0F83" w:rsidP="005241E2">
      <w:pPr>
        <w:pStyle w:val="EndNoteBibliography"/>
        <w:spacing w:line="480" w:lineRule="auto"/>
        <w:ind w:left="720" w:hanging="720"/>
      </w:pPr>
      <w:r w:rsidRPr="000D0F83">
        <w:t>Huang B, Liu C, Banzon V, Freeman E, Graham G, Hankins B, Smith T, Zhang H-M (2021) Improvements of the Daily Optimum Interpolation Sea Surface Temperature (DOISST) Version 2.1. Journal of Climate 34:2923-2939</w:t>
      </w:r>
    </w:p>
    <w:p w14:paraId="66F11BA7" w14:textId="77777777" w:rsidR="000D0F83" w:rsidRPr="000D0F83" w:rsidRDefault="000D0F83" w:rsidP="005241E2">
      <w:pPr>
        <w:pStyle w:val="EndNoteBibliography"/>
        <w:spacing w:line="480" w:lineRule="auto"/>
        <w:ind w:left="720" w:hanging="720"/>
      </w:pPr>
      <w:r w:rsidRPr="000D0F83">
        <w:t>IPCC (2022) Climate change 2022: Impacts, adaptation and vulnerability. Summary for policy makers. Sixth assessment report. Intergovernmental panel on clmate change</w:t>
      </w:r>
    </w:p>
    <w:p w14:paraId="69EEED75" w14:textId="77777777" w:rsidR="000D0F83" w:rsidRPr="000D0F83" w:rsidRDefault="000D0F83" w:rsidP="005241E2">
      <w:pPr>
        <w:pStyle w:val="EndNoteBibliography"/>
        <w:spacing w:line="480" w:lineRule="auto"/>
        <w:ind w:left="720" w:hanging="720"/>
      </w:pPr>
      <w:r w:rsidRPr="000D0F83">
        <w:t>Jacox MG, Alexander MA, Mantua NJ, Scott JD, Hervieux G, Webb RS, Werner FE (2018) Forcing of Multiyear Extreme Ocean Temperatures That Impacted California Current Living Marine Resources in 2016. Bulletin of the American Meteorological Society 99:S27-S33</w:t>
      </w:r>
    </w:p>
    <w:p w14:paraId="5D0707B7" w14:textId="77777777" w:rsidR="000D0F83" w:rsidRPr="000D0F83" w:rsidRDefault="000D0F83" w:rsidP="005241E2">
      <w:pPr>
        <w:pStyle w:val="EndNoteBibliography"/>
        <w:spacing w:line="480" w:lineRule="auto"/>
        <w:ind w:left="720" w:hanging="720"/>
      </w:pPr>
      <w:r w:rsidRPr="000D0F83">
        <w:lastRenderedPageBreak/>
        <w:t>Johnson DW (2006) Predation, habitat complexity, and variation in density-dependent mortality of temperate reef fishes. Ecology 87:1179-1188</w:t>
      </w:r>
    </w:p>
    <w:p w14:paraId="1C4B7614" w14:textId="77777777" w:rsidR="000D0F83" w:rsidRPr="000D0F83" w:rsidRDefault="000D0F83" w:rsidP="005241E2">
      <w:pPr>
        <w:pStyle w:val="EndNoteBibliography"/>
        <w:spacing w:line="480" w:lineRule="auto"/>
        <w:ind w:left="720" w:hanging="720"/>
      </w:pPr>
      <w:r w:rsidRPr="000D0F83">
        <w:t>Kriegisch N, Reeves SE, Flukes EB, Johnson CR, Ling SD (2019) Drift-kelp suppresses foraging movement of overgrazing sea urchins. Oecologia 190:665-677</w:t>
      </w:r>
    </w:p>
    <w:p w14:paraId="12885F86" w14:textId="77777777" w:rsidR="000D0F83" w:rsidRPr="000D0F83" w:rsidRDefault="000D0F83" w:rsidP="005241E2">
      <w:pPr>
        <w:pStyle w:val="EndNoteBibliography"/>
        <w:spacing w:line="480" w:lineRule="auto"/>
        <w:ind w:left="720" w:hanging="720"/>
      </w:pPr>
      <w:r w:rsidRPr="000D0F83">
        <w:t>Kvitek RG, Iampietro P, Bowlby CE (1998) Sea Otters and Benthic Prey Communities: A Direct Test of the Sea Otter as Keystone Predator in Washington State. Marine Mammal Science 14:895-902</w:t>
      </w:r>
    </w:p>
    <w:p w14:paraId="11EE2783" w14:textId="77777777" w:rsidR="000D0F83" w:rsidRPr="000D0F83" w:rsidRDefault="000D0F83" w:rsidP="005241E2">
      <w:pPr>
        <w:pStyle w:val="EndNoteBibliography"/>
        <w:spacing w:line="480" w:lineRule="auto"/>
        <w:ind w:left="720" w:hanging="720"/>
      </w:pPr>
      <w:r w:rsidRPr="000D0F83">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C20B54F" w14:textId="77777777" w:rsidR="000D0F83" w:rsidRPr="000D0F83" w:rsidRDefault="000D0F83" w:rsidP="005241E2">
      <w:pPr>
        <w:pStyle w:val="EndNoteBibliography"/>
        <w:spacing w:line="480" w:lineRule="auto"/>
        <w:ind w:left="720" w:hanging="720"/>
      </w:pPr>
      <w:r w:rsidRPr="000D0F83">
        <w:t>Kvitek RG, Shull D, Canestro D, Bowlby EC, Troutman BL (1989) Sea Otters and Benthic Prey Communities in Washington State. Marine Mammal Science 5:266-280</w:t>
      </w:r>
    </w:p>
    <w:p w14:paraId="490BED75" w14:textId="77777777" w:rsidR="000D0F83" w:rsidRPr="000D0F83" w:rsidRDefault="000D0F83" w:rsidP="005241E2">
      <w:pPr>
        <w:pStyle w:val="EndNoteBibliography"/>
        <w:spacing w:line="480" w:lineRule="auto"/>
        <w:ind w:left="720" w:hanging="720"/>
      </w:pPr>
      <w:r w:rsidRPr="000D0F83">
        <w:t>Lamy T, Koenigs C, Holbrook SJ, Miller RJ, Stier AC, Reed DC (2020) Foundation species promote community stability by increasing diversity in a giant kelp forest. Ecology 101:e02987</w:t>
      </w:r>
    </w:p>
    <w:p w14:paraId="270D38F2" w14:textId="77777777" w:rsidR="000D0F83" w:rsidRPr="000D0F83" w:rsidRDefault="000D0F83" w:rsidP="005241E2">
      <w:pPr>
        <w:pStyle w:val="EndNoteBibliography"/>
        <w:spacing w:line="480" w:lineRule="auto"/>
        <w:ind w:left="720" w:hanging="720"/>
      </w:pPr>
      <w:r w:rsidRPr="000D0F83">
        <w:t>Lonhart SI, Jeppesen R, Beas-Luna R, Crooks JA, Lorda J (2019) Shifts in the distribution and abundance of coastal marine species along the eastern Pacific Ocean during marine heatwaves from 2013 to 2018. Marine Biodiversity Records 12:13</w:t>
      </w:r>
    </w:p>
    <w:p w14:paraId="13F53D48" w14:textId="77777777" w:rsidR="000D0F83" w:rsidRPr="000D0F83" w:rsidRDefault="000D0F83" w:rsidP="005241E2">
      <w:pPr>
        <w:pStyle w:val="EndNoteBibliography"/>
        <w:spacing w:line="480" w:lineRule="auto"/>
        <w:ind w:left="720" w:hanging="720"/>
      </w:pPr>
      <w:r w:rsidRPr="000D0F83">
        <w:t>Love MS, Yoklavich M, Thorsteinson L (2002) The rockfishes of the Northeast Pacific. University of California Press, Berkley and Los Angeles</w:t>
      </w:r>
    </w:p>
    <w:p w14:paraId="7399934B" w14:textId="77777777" w:rsidR="000D0F83" w:rsidRPr="000D0F83" w:rsidRDefault="000D0F83" w:rsidP="005241E2">
      <w:pPr>
        <w:pStyle w:val="EndNoteBibliography"/>
        <w:spacing w:line="480" w:lineRule="auto"/>
        <w:ind w:left="720" w:hanging="720"/>
      </w:pPr>
      <w:r w:rsidRPr="000D0F83">
        <w:lastRenderedPageBreak/>
        <w:t>Malone DP, Davis K, Lonhart SI, Parsons-Field A, Caselle JE, Carr MH (2022) Large scale, multi-decade monitoring data from kelp forest ecosystems in California and Oregon (USA). Ecology n/a:e3630</w:t>
      </w:r>
    </w:p>
    <w:p w14:paraId="5B835F37" w14:textId="77777777" w:rsidR="000D0F83" w:rsidRPr="000D0F83" w:rsidRDefault="000D0F83" w:rsidP="005241E2">
      <w:pPr>
        <w:pStyle w:val="EndNoteBibliography"/>
        <w:spacing w:line="480" w:lineRule="auto"/>
        <w:ind w:left="720" w:hanging="720"/>
      </w:pPr>
      <w:r w:rsidRPr="000D0F83">
        <w:t>Markel RW, Shurin JB (2020) Contrasting effects of coastal upwelling on growth and recruitment of nearshore Pacific rockfishes (genus Sebastes). Canadian Journal of Fisheries and Aquatic Sciences 77:950-962</w:t>
      </w:r>
    </w:p>
    <w:p w14:paraId="7F90CE7D" w14:textId="77777777" w:rsidR="000D0F83" w:rsidRPr="000D0F83" w:rsidRDefault="000D0F83" w:rsidP="005241E2">
      <w:pPr>
        <w:pStyle w:val="EndNoteBibliography"/>
        <w:spacing w:line="480" w:lineRule="auto"/>
        <w:ind w:left="720" w:hanging="720"/>
      </w:pPr>
      <w:r w:rsidRPr="000D0F83">
        <w:t>Maunder MN, Punt AE (2004) Standardizing catch and effort data: a review of recent approaches. Fisheries Research 70:141-159</w:t>
      </w:r>
    </w:p>
    <w:p w14:paraId="6B1029FE" w14:textId="77777777" w:rsidR="000D0F83" w:rsidRPr="000D0F83" w:rsidRDefault="000D0F83" w:rsidP="005241E2">
      <w:pPr>
        <w:pStyle w:val="EndNoteBibliography"/>
        <w:spacing w:line="480" w:lineRule="auto"/>
        <w:ind w:left="720" w:hanging="720"/>
      </w:pPr>
      <w:r w:rsidRPr="000D0F83">
        <w:t>McNaughton SJ (1977) Diversity and Stability of Ecological Communities: A Comment on the Role of Empiricism in Ecology. The American Naturalist 111:515-525</w:t>
      </w:r>
    </w:p>
    <w:p w14:paraId="29D96585" w14:textId="77777777" w:rsidR="000D0F83" w:rsidRPr="000D0F83" w:rsidRDefault="000D0F83" w:rsidP="005241E2">
      <w:pPr>
        <w:pStyle w:val="EndNoteBibliography"/>
        <w:spacing w:line="480" w:lineRule="auto"/>
        <w:ind w:left="720" w:hanging="720"/>
      </w:pPr>
      <w:r w:rsidRPr="000D0F83">
        <w:t>McPherson ML, Finger DJI, Houskeeper HF, Bell TW, Carr MH, Rogers-Bennett L, Kudela RM (2021) Large-scale shift in the structure of a kelp forest ecosystem co-occurs with an epizootic and marine heatwave. Communications Biology 4:298</w:t>
      </w:r>
    </w:p>
    <w:p w14:paraId="08C84A40" w14:textId="77777777" w:rsidR="000D0F83" w:rsidRPr="000D0F83" w:rsidRDefault="000D0F83" w:rsidP="005241E2">
      <w:pPr>
        <w:pStyle w:val="EndNoteBibliography"/>
        <w:spacing w:line="480" w:lineRule="auto"/>
        <w:ind w:left="720" w:hanging="720"/>
      </w:pPr>
      <w:r w:rsidRPr="000D0F83">
        <w:t>Moitoza DJ, Phillips DW (1979) Prey defense, predator preference, and nonrandom diet: The interactions between Pycnopodia helianthoides and two species of sea urchins. Marine Biology 53:299-304</w:t>
      </w:r>
    </w:p>
    <w:p w14:paraId="416C10B5" w14:textId="77777777" w:rsidR="000D0F83" w:rsidRPr="000D0F83" w:rsidRDefault="000D0F83" w:rsidP="005241E2">
      <w:pPr>
        <w:pStyle w:val="EndNoteBibliography"/>
        <w:spacing w:line="480" w:lineRule="auto"/>
        <w:ind w:left="720" w:hanging="720"/>
      </w:pPr>
      <w:r w:rsidRPr="000D0F83">
        <w:t>Montecino-Latorre D, Eisenlord ME, Turner M, Yoshioka R, Harvell CD, Pattengill-Semmens CV, Nichols JD, Gaydos JK (2016) Devastating Transboundary Impacts of Sea Star Wasting Disease on Subtidal Asteroids. PLoS One 11:e0163190</w:t>
      </w:r>
    </w:p>
    <w:p w14:paraId="60CF1B28" w14:textId="77777777" w:rsidR="000D0F83" w:rsidRPr="000D0F83" w:rsidRDefault="000D0F83" w:rsidP="005241E2">
      <w:pPr>
        <w:pStyle w:val="EndNoteBibliography"/>
        <w:spacing w:line="480" w:lineRule="auto"/>
        <w:ind w:left="720" w:hanging="720"/>
      </w:pPr>
      <w:r w:rsidRPr="000D0F83">
        <w:t>Morgan CA, Beckman BR, Weitkamp LA, Fresh KL (2019) Recent Ecosystem Disturbance in the Northern California Current. Fisheries 44:465-474</w:t>
      </w:r>
    </w:p>
    <w:p w14:paraId="4EFE519C" w14:textId="77777777" w:rsidR="000D0F83" w:rsidRPr="000D0F83" w:rsidRDefault="000D0F83" w:rsidP="005241E2">
      <w:pPr>
        <w:pStyle w:val="EndNoteBibliography"/>
        <w:spacing w:line="480" w:lineRule="auto"/>
        <w:ind w:left="720" w:hanging="720"/>
      </w:pPr>
      <w:r w:rsidRPr="000D0F83">
        <w:t>Muth AF, Graham MH, Lane CE, Harley CDG (2019) Recruitment tolerance to increased temperature present across multiple kelp clades. Ecology 100</w:t>
      </w:r>
    </w:p>
    <w:p w14:paraId="70F69B2B" w14:textId="77777777" w:rsidR="000D0F83" w:rsidRPr="000D0F83" w:rsidRDefault="000D0F83" w:rsidP="005241E2">
      <w:pPr>
        <w:pStyle w:val="EndNoteBibliography"/>
        <w:spacing w:line="480" w:lineRule="auto"/>
        <w:ind w:left="720" w:hanging="720"/>
      </w:pPr>
      <w:r w:rsidRPr="000D0F83">
        <w:lastRenderedPageBreak/>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0685EBAC" w14:textId="77777777" w:rsidR="000D0F83" w:rsidRPr="000D0F83" w:rsidRDefault="000D0F83" w:rsidP="005241E2">
      <w:pPr>
        <w:pStyle w:val="EndNoteBibliography"/>
        <w:spacing w:line="480" w:lineRule="auto"/>
        <w:ind w:left="720" w:hanging="720"/>
      </w:pPr>
      <w:r w:rsidRPr="000D0F83">
        <w:t>Okamoto DK, Schroeter SC, Reed DC (2020) Effects of ocean climate on spatiotemporal variation in sea urchin settlement and recruitment. Limnology and Oceanography 65:2076-2091</w:t>
      </w:r>
    </w:p>
    <w:p w14:paraId="016CDF8B" w14:textId="77777777" w:rsidR="000D0F83" w:rsidRPr="000D0F83" w:rsidRDefault="000D0F83" w:rsidP="005241E2">
      <w:pPr>
        <w:pStyle w:val="EndNoteBibliography"/>
        <w:spacing w:line="480" w:lineRule="auto"/>
        <w:ind w:left="720" w:hanging="720"/>
      </w:pPr>
      <w:r w:rsidRPr="000D0F83">
        <w:t>Pearse JS (2006a) Ecological role of purple sea urchins. Science 314:940-941</w:t>
      </w:r>
    </w:p>
    <w:p w14:paraId="4F23D42A" w14:textId="77777777" w:rsidR="000D0F83" w:rsidRPr="000D0F83" w:rsidRDefault="000D0F83" w:rsidP="005241E2">
      <w:pPr>
        <w:pStyle w:val="EndNoteBibliography"/>
        <w:spacing w:line="480" w:lineRule="auto"/>
        <w:ind w:left="720" w:hanging="720"/>
      </w:pPr>
      <w:r w:rsidRPr="000D0F83">
        <w:t>Pearse JS (2006b) Perspective - Ecological role of purple sea urchins. Science 314:940-941</w:t>
      </w:r>
    </w:p>
    <w:p w14:paraId="21C4EA80" w14:textId="77777777" w:rsidR="000D0F83" w:rsidRPr="000D0F83" w:rsidRDefault="000D0F83" w:rsidP="005241E2">
      <w:pPr>
        <w:pStyle w:val="EndNoteBibliography"/>
        <w:spacing w:line="480" w:lineRule="auto"/>
        <w:ind w:left="720" w:hanging="720"/>
      </w:pPr>
      <w:r w:rsidRPr="000D0F83">
        <w:t>Pearse JS, Hines AH (1987) Long-Term Population-Dynamics of Sea-Urchins in a Central California Kelp Forest - Rare Recruitment and Rapid Decline. Marine Ecology Progress Series 39:275-283</w:t>
      </w:r>
    </w:p>
    <w:p w14:paraId="7C4CA50D" w14:textId="77777777" w:rsidR="000D0F83" w:rsidRPr="000D0F83" w:rsidRDefault="000D0F83" w:rsidP="005241E2">
      <w:pPr>
        <w:pStyle w:val="EndNoteBibliography"/>
        <w:spacing w:line="480" w:lineRule="auto"/>
        <w:ind w:left="720" w:hanging="720"/>
      </w:pPr>
      <w:r w:rsidRPr="000D0F83">
        <w:t>Pfister CA, Berry HD, Mumford T, Randall Hughes A (2018) The dynamics of Kelp Forests in the Northeast Pacific Ocean and the relationship with environmental drivers. Journal of Ecology 106:1520-1533</w:t>
      </w:r>
    </w:p>
    <w:p w14:paraId="284CE046" w14:textId="77777777" w:rsidR="000D0F83" w:rsidRPr="000D0F83" w:rsidRDefault="000D0F83" w:rsidP="005241E2">
      <w:pPr>
        <w:pStyle w:val="EndNoteBibliography"/>
        <w:spacing w:line="480" w:lineRule="auto"/>
        <w:ind w:left="720" w:hanging="720"/>
      </w:pPr>
      <w:r w:rsidRPr="000D0F83">
        <w:t>PFMC (2020) Pacific coast groundifhs fishery management plan: for the California, Oregon, and Washington groundfish fishery. Pacific Fishery Management Council, 7700 NE Ambnassador Place, Suite 101, Portland, OR, 97220</w:t>
      </w:r>
    </w:p>
    <w:p w14:paraId="6C9CC1BD" w14:textId="77777777" w:rsidR="000D0F83" w:rsidRPr="000D0F83" w:rsidRDefault="000D0F83" w:rsidP="005241E2">
      <w:pPr>
        <w:pStyle w:val="EndNoteBibliography"/>
        <w:spacing w:line="480" w:lineRule="auto"/>
        <w:ind w:left="720" w:hanging="720"/>
      </w:pPr>
      <w:r w:rsidRPr="000D0F83">
        <w:t>Pinsky ML, Guannel G, Arkema KK (2013) Quantifying wave attenuation to inform coastal habitat conservation. Ecosphere 4:art95</w:t>
      </w:r>
    </w:p>
    <w:p w14:paraId="278A634C" w14:textId="77777777" w:rsidR="000D0F83" w:rsidRPr="000D0F83" w:rsidRDefault="000D0F83" w:rsidP="005241E2">
      <w:pPr>
        <w:pStyle w:val="EndNoteBibliography"/>
        <w:spacing w:line="480" w:lineRule="auto"/>
        <w:ind w:left="720" w:hanging="720"/>
      </w:pPr>
      <w:r w:rsidRPr="000D0F83">
        <w:t>Potts JM, Elith J (2006) Comparing species abundance models. Ecological Modelling 199:153-163</w:t>
      </w:r>
    </w:p>
    <w:p w14:paraId="1AC82A5B" w14:textId="266074B4" w:rsidR="000D0F83" w:rsidRPr="000D0F83" w:rsidRDefault="000D0F83" w:rsidP="005241E2">
      <w:pPr>
        <w:pStyle w:val="EndNoteBibliography"/>
        <w:spacing w:line="480" w:lineRule="auto"/>
        <w:ind w:left="720" w:hanging="720"/>
      </w:pPr>
      <w:r w:rsidRPr="000D0F83">
        <w:lastRenderedPageBreak/>
        <w:t xml:space="preserve">R Core Team (2021) R: A language and environment for statistical computing. R Foundation for Statistical Computing, Vienna, Austria. URL </w:t>
      </w:r>
      <w:hyperlink r:id="rId8" w:history="1">
        <w:r w:rsidRPr="000D0F83">
          <w:rPr>
            <w:rStyle w:val="Hyperlink"/>
          </w:rPr>
          <w:t>https://www.R-project.org/</w:t>
        </w:r>
      </w:hyperlink>
      <w:r w:rsidRPr="000D0F83">
        <w:t xml:space="preserve">. </w:t>
      </w:r>
    </w:p>
    <w:p w14:paraId="5489B386" w14:textId="77777777" w:rsidR="000D0F83" w:rsidRPr="000D0F83" w:rsidRDefault="000D0F83" w:rsidP="005241E2">
      <w:pPr>
        <w:pStyle w:val="EndNoteBibliography"/>
        <w:spacing w:line="480" w:lineRule="auto"/>
        <w:ind w:left="720" w:hanging="720"/>
      </w:pPr>
      <w:r w:rsidRPr="000D0F83">
        <w:t>Randell Z, Kenner M, Tomoleoni J, Yee J, Novak M (2022) Kelp-forest dynamics controlled by substrate complexity. Proceedings of the National Academy of Sciences 119:e2103483119</w:t>
      </w:r>
    </w:p>
    <w:p w14:paraId="32578041" w14:textId="77777777" w:rsidR="000D0F83" w:rsidRPr="000D0F83" w:rsidRDefault="000D0F83" w:rsidP="005241E2">
      <w:pPr>
        <w:pStyle w:val="EndNoteBibliography"/>
        <w:spacing w:line="480" w:lineRule="auto"/>
        <w:ind w:left="720" w:hanging="720"/>
      </w:pPr>
      <w:r w:rsidRPr="000D0F83">
        <w:t>Reed D, Washburn L, Rassweiler A, Miller R, Bell T, Harrer S (2016) Extreme warming challenges sentinel status of kelp forests as indicators of climate change. Nature Communications 7</w:t>
      </w:r>
    </w:p>
    <w:p w14:paraId="6B02250E" w14:textId="77777777" w:rsidR="000D0F83" w:rsidRPr="000D0F83" w:rsidRDefault="000D0F83" w:rsidP="005241E2">
      <w:pPr>
        <w:pStyle w:val="EndNoteBibliography"/>
        <w:spacing w:line="480" w:lineRule="auto"/>
        <w:ind w:left="720" w:hanging="720"/>
      </w:pPr>
      <w:r w:rsidRPr="000D0F83">
        <w:t>Reynolds RW, Smith TM, Liu C, Chelton DB, Casey KS, Schlax MG (2007) Daily High-Resolution-Blended Analyses for Sea Surface Temperature. Journal of Climate 20:5473-5496</w:t>
      </w:r>
    </w:p>
    <w:p w14:paraId="46294CCE" w14:textId="77777777" w:rsidR="000D0F83" w:rsidRPr="000D0F83" w:rsidRDefault="000D0F83" w:rsidP="005241E2">
      <w:pPr>
        <w:pStyle w:val="EndNoteBibliography"/>
        <w:spacing w:line="480" w:lineRule="auto"/>
        <w:ind w:left="720" w:hanging="720"/>
      </w:pPr>
      <w:r w:rsidRPr="000D0F83">
        <w:t>Rogers-Bennett L, Catton CA (2019) Marine heat wave and multiple stressors tip bull kelp forest to sea urchin barrens. Sci Rep 9:15050</w:t>
      </w:r>
    </w:p>
    <w:p w14:paraId="6EA78E84" w14:textId="77777777" w:rsidR="000D0F83" w:rsidRPr="000D0F83" w:rsidRDefault="000D0F83" w:rsidP="005241E2">
      <w:pPr>
        <w:pStyle w:val="EndNoteBibliography"/>
        <w:spacing w:line="480" w:lineRule="auto"/>
        <w:ind w:left="720" w:hanging="720"/>
      </w:pPr>
      <w:r w:rsidRPr="000D0F83">
        <w:t>Sanford E, Sones JL, García-Reyes M, Goddard JHR, Largier JL (2019) Widespread shifts in the coastal biota of northern California during the 2014–2016 marine heatwaves. Scientific Reports 9:4216</w:t>
      </w:r>
    </w:p>
    <w:p w14:paraId="56DA06B3" w14:textId="77777777" w:rsidR="000D0F83" w:rsidRPr="000D0F83" w:rsidRDefault="000D0F83" w:rsidP="005241E2">
      <w:pPr>
        <w:pStyle w:val="EndNoteBibliography"/>
        <w:spacing w:line="480" w:lineRule="auto"/>
        <w:ind w:left="720" w:hanging="720"/>
      </w:pPr>
      <w:r w:rsidRPr="000D0F83">
        <w:t>Scannell HA, Johnson GC, Thompson L, Lyman JM, Riser SC (2020) Subsurface Evolution and Persistence of Marine Heatwaves in the Northeast Pacific. Geophysical Research Letters 47:e2020GL090548</w:t>
      </w:r>
    </w:p>
    <w:p w14:paraId="1B6AC9FC" w14:textId="77777777" w:rsidR="000D0F83" w:rsidRPr="000D0F83" w:rsidRDefault="000D0F83" w:rsidP="005241E2">
      <w:pPr>
        <w:pStyle w:val="EndNoteBibliography"/>
        <w:spacing w:line="480" w:lineRule="auto"/>
        <w:ind w:left="720" w:hanging="720"/>
      </w:pPr>
      <w:r w:rsidRPr="000D0F83">
        <w:t>Schiel DR, Foster MS (2015) The Biology and Ecology of Giant Kelp Forests. University of California Press, Berkeley, CA</w:t>
      </w:r>
    </w:p>
    <w:p w14:paraId="0E9EF0AD" w14:textId="77777777" w:rsidR="000D0F83" w:rsidRPr="000D0F83" w:rsidRDefault="000D0F83" w:rsidP="005241E2">
      <w:pPr>
        <w:pStyle w:val="EndNoteBibliography"/>
        <w:spacing w:line="480" w:lineRule="auto"/>
        <w:ind w:left="720" w:hanging="720"/>
      </w:pPr>
      <w:r w:rsidRPr="000D0F83">
        <w:t>Schindler DE, Armstrong JB, Reed TE (2015) The portfolio concept in ecology and evolution. Frontiers in Ecology and the Environment 15:257-263</w:t>
      </w:r>
    </w:p>
    <w:p w14:paraId="17C75BB6" w14:textId="77777777" w:rsidR="000D0F83" w:rsidRPr="000D0F83" w:rsidRDefault="000D0F83" w:rsidP="005241E2">
      <w:pPr>
        <w:pStyle w:val="EndNoteBibliography"/>
        <w:spacing w:line="480" w:lineRule="auto"/>
        <w:ind w:left="720" w:hanging="720"/>
      </w:pPr>
      <w:r w:rsidRPr="000D0F83">
        <w:lastRenderedPageBreak/>
        <w:t>Schmitt RJ, Holbrook SJ (1990) Contrasting effects of giant kelp on dynamics of surfperch populations. Oecologia 84:419-429</w:t>
      </w:r>
    </w:p>
    <w:p w14:paraId="23851BDB" w14:textId="77777777" w:rsidR="000D0F83" w:rsidRPr="000D0F83" w:rsidRDefault="000D0F83" w:rsidP="005241E2">
      <w:pPr>
        <w:pStyle w:val="EndNoteBibliography"/>
        <w:spacing w:line="480" w:lineRule="auto"/>
        <w:ind w:left="720" w:hanging="720"/>
      </w:pPr>
      <w:r w:rsidRPr="000D0F83">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46E4A959" w14:textId="77777777" w:rsidR="000D0F83" w:rsidRPr="000D0F83" w:rsidRDefault="000D0F83" w:rsidP="005241E2">
      <w:pPr>
        <w:pStyle w:val="EndNoteBibliography"/>
        <w:spacing w:line="480" w:lineRule="auto"/>
        <w:ind w:left="720" w:hanging="720"/>
      </w:pPr>
      <w:r w:rsidRPr="000D0F83">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3CD35953" w14:textId="77777777" w:rsidR="000D0F83" w:rsidRPr="000D0F83" w:rsidRDefault="000D0F83" w:rsidP="005241E2">
      <w:pPr>
        <w:pStyle w:val="EndNoteBibliography"/>
        <w:spacing w:line="480" w:lineRule="auto"/>
        <w:ind w:left="720" w:hanging="720"/>
      </w:pPr>
      <w:r w:rsidRPr="000D0F83">
        <w:t>Smith EAE, Fox MD (2021) Characterizing energy flow in kelp forest food webs: a geochemical review and call for additional research. Ecography</w:t>
      </w:r>
    </w:p>
    <w:p w14:paraId="3D6487C8" w14:textId="77777777" w:rsidR="000D0F83" w:rsidRPr="000D0F83" w:rsidRDefault="000D0F83" w:rsidP="005241E2">
      <w:pPr>
        <w:pStyle w:val="EndNoteBibliography"/>
        <w:spacing w:line="480" w:lineRule="auto"/>
        <w:ind w:left="720" w:hanging="720"/>
      </w:pPr>
      <w:r w:rsidRPr="000D0F83">
        <w:t>Smith JG, Tomoleoni J, Staedler M, Lyon S, Fujii J, Tinker MT (2021) Behavioral responses across a mosaic of ecosystem states restructure a sea otter-urchin trophic cascade. Proc Natl Acad Sci U S A 118</w:t>
      </w:r>
    </w:p>
    <w:p w14:paraId="4FA0C8F4" w14:textId="77777777" w:rsidR="000D0F83" w:rsidRPr="000D0F83" w:rsidRDefault="000D0F83" w:rsidP="005241E2">
      <w:pPr>
        <w:pStyle w:val="EndNoteBibliography"/>
        <w:spacing w:line="480" w:lineRule="auto"/>
        <w:ind w:left="720" w:hanging="720"/>
      </w:pPr>
      <w:r w:rsidRPr="000D0F83">
        <w:t>Straub SC, Wernberg T, Thomsen MS, Moore PJ, Burrows MT, Harvey BP, Smale DA (2019) Resistance, Extinction, and Everything in Between – The Diverse Responses of Seaweeds to Marine Heatwaves. Frontiers in Marine Science 6</w:t>
      </w:r>
    </w:p>
    <w:p w14:paraId="4F72552A" w14:textId="77777777" w:rsidR="000D0F83" w:rsidRPr="000D0F83" w:rsidRDefault="000D0F83" w:rsidP="005241E2">
      <w:pPr>
        <w:pStyle w:val="EndNoteBibliography"/>
        <w:spacing w:line="480" w:lineRule="auto"/>
        <w:ind w:left="720" w:hanging="720"/>
      </w:pPr>
      <w:r w:rsidRPr="000D0F83">
        <w:t>Thorson JT, Scheuerell MD, Olden JD, Schindler DE (2018) Spatial heterogeneity contributes more to portfolio effects than species variability in bottom-associated marine fishes. Proceedings of the Royal Society B: Biological Sciences 285:20180915</w:t>
      </w:r>
    </w:p>
    <w:p w14:paraId="7B8A6FF3" w14:textId="77777777" w:rsidR="000D0F83" w:rsidRPr="000D0F83" w:rsidRDefault="000D0F83" w:rsidP="005241E2">
      <w:pPr>
        <w:pStyle w:val="EndNoteBibliography"/>
        <w:spacing w:line="480" w:lineRule="auto"/>
        <w:ind w:left="720" w:hanging="720"/>
      </w:pPr>
      <w:r w:rsidRPr="000D0F83">
        <w:t>Uthicke S, Schaffelke B, Byrne M (2009) A boom–bust phylum? Ecological and evolutionary consequences of density variations in echinoderms. Ecological Monographs 79:3-24</w:t>
      </w:r>
    </w:p>
    <w:p w14:paraId="3C80BDCB" w14:textId="77777777" w:rsidR="000D0F83" w:rsidRPr="000D0F83" w:rsidRDefault="000D0F83" w:rsidP="005241E2">
      <w:pPr>
        <w:pStyle w:val="EndNoteBibliography"/>
        <w:spacing w:line="480" w:lineRule="auto"/>
        <w:ind w:left="720" w:hanging="720"/>
      </w:pPr>
      <w:r w:rsidRPr="000D0F83">
        <w:lastRenderedPageBreak/>
        <w:t xml:space="preserve">Van Wagenen RF (2015) Washington Coastal kelp resources—port townsend to the Columbia River, summer 2014. Washington Department of Natural Resources, Olympia. </w:t>
      </w:r>
    </w:p>
    <w:p w14:paraId="53F6A7F5" w14:textId="635E7F6C" w:rsidR="000D0F83" w:rsidRPr="000D0F83" w:rsidRDefault="000D0F83" w:rsidP="005241E2">
      <w:pPr>
        <w:pStyle w:val="EndNoteBibliography"/>
        <w:spacing w:line="480" w:lineRule="auto"/>
        <w:ind w:left="720" w:hanging="720"/>
      </w:pPr>
      <w:r w:rsidRPr="000D0F83">
        <w:t xml:space="preserve">WADNR (2017) Kelp monitoring—Olympic Peninsula,  Washington State Department of Natural Resources, Olympia, WA. </w:t>
      </w:r>
      <w:hyperlink r:id="rId9" w:history="1">
        <w:r w:rsidRPr="000D0F83">
          <w:rPr>
            <w:rStyle w:val="Hyperlink"/>
          </w:rPr>
          <w:t>http://data-wadnr</w:t>
        </w:r>
      </w:hyperlink>
      <w:r w:rsidRPr="000D0F83">
        <w:t xml:space="preserve"> .opend ata.arcgi s.com/datas ets/kelp-monit oring -olympic-penin sula Accessed: 1 Sept 2017. </w:t>
      </w:r>
    </w:p>
    <w:p w14:paraId="79DB3899" w14:textId="77777777" w:rsidR="000D0F83" w:rsidRPr="000D0F83" w:rsidRDefault="000D0F83" w:rsidP="005241E2">
      <w:pPr>
        <w:pStyle w:val="EndNoteBibliography"/>
        <w:spacing w:line="480" w:lineRule="auto"/>
        <w:ind w:left="720" w:hanging="720"/>
      </w:pPr>
      <w:r w:rsidRPr="000D0F83">
        <w:t>Wallace FR, Hoffmann A, Tagart J (1999) Status of the black rockfish resource in 1999. Pacific Fishery Management Council</w:t>
      </w:r>
    </w:p>
    <w:p w14:paraId="234CA5E0" w14:textId="77777777" w:rsidR="000D0F83" w:rsidRPr="000D0F83" w:rsidRDefault="000D0F83" w:rsidP="005241E2">
      <w:pPr>
        <w:pStyle w:val="EndNoteBibliography"/>
        <w:spacing w:line="480" w:lineRule="auto"/>
        <w:ind w:left="720" w:hanging="720"/>
      </w:pPr>
      <w:r w:rsidRPr="000D0F83">
        <w:t>Walter JA, Castorani MCN, Bell TW, Sheppard Lawrence W, Cavanaugh KC, Reuman DC (2022) Tail-dependent spatial synchrony arises from nonlinear driver–response relationships. Ecology Letters 00:1-13</w:t>
      </w:r>
    </w:p>
    <w:p w14:paraId="459AE094" w14:textId="77777777" w:rsidR="000D0F83" w:rsidRPr="000D0F83" w:rsidRDefault="000D0F83" w:rsidP="005241E2">
      <w:pPr>
        <w:pStyle w:val="EndNoteBibliography"/>
        <w:spacing w:line="480" w:lineRule="auto"/>
        <w:ind w:left="720" w:hanging="720"/>
      </w:pPr>
      <w:r w:rsidRPr="000D0F83">
        <w:t>Watson J, Estes JA (2011) Stability, resilience, and phase shifts in rocky subtidal communities along the west coast of Vancouver Island, Canada. Ecological Monographs 81:215-239</w:t>
      </w:r>
    </w:p>
    <w:p w14:paraId="483A92F9" w14:textId="77777777" w:rsidR="000D0F83" w:rsidRPr="000D0F83" w:rsidRDefault="000D0F83" w:rsidP="005241E2">
      <w:pPr>
        <w:pStyle w:val="EndNoteBibliography"/>
        <w:spacing w:line="480" w:lineRule="auto"/>
        <w:ind w:left="720" w:hanging="720"/>
      </w:pPr>
      <w:r w:rsidRPr="000D0F83">
        <w:t>Weigel BL, Pfister CA (2021) The dynamics and stoichiometry of dissolved organic carbon release by kelp. Ecology 102:e03221</w:t>
      </w:r>
    </w:p>
    <w:p w14:paraId="633855AE" w14:textId="77777777" w:rsidR="000D0F83" w:rsidRPr="000D0F83" w:rsidRDefault="000D0F83" w:rsidP="005241E2">
      <w:pPr>
        <w:pStyle w:val="EndNoteBibliography"/>
        <w:spacing w:line="480" w:lineRule="auto"/>
        <w:ind w:left="720" w:hanging="720"/>
      </w:pPr>
      <w:r w:rsidRPr="000D0F83">
        <w:t>Williams JP, Claisse JT, Pondella DJ, II, Williams CM, Robart MJ, Scholz Z, Jaco EM, Ford T, Burdick H, Witting D (2021) Sea urchin mass mortality rapidly restores kelp forest communities. Marine Ecology Progress Series 664:117-131</w:t>
      </w:r>
    </w:p>
    <w:p w14:paraId="6DF572BD" w14:textId="77777777" w:rsidR="000D0F83" w:rsidRPr="000D0F83" w:rsidRDefault="000D0F83" w:rsidP="005241E2">
      <w:pPr>
        <w:pStyle w:val="EndNoteBibliography"/>
        <w:spacing w:line="480" w:lineRule="auto"/>
        <w:ind w:left="720" w:hanging="720"/>
      </w:pPr>
      <w:r w:rsidRPr="000D0F83">
        <w:t>Wilmers CC, Estes JA, Edwards M, Laidre KL, Konar B (2012) Do trophic cascades affect the storage and flux of atmospheric carbon? An analysis of sea otters and kelp forests. Frontiers in Ecology and the Environment 10:409-415</w:t>
      </w:r>
    </w:p>
    <w:p w14:paraId="773F4EC1" w14:textId="284B5B2C" w:rsidR="00471A3D" w:rsidRDefault="00985276" w:rsidP="005241E2">
      <w:r>
        <w:fldChar w:fldCharType="end"/>
      </w:r>
      <w:r w:rsidR="00EF0B3C">
        <w:br w:type="page"/>
      </w:r>
    </w:p>
    <w:p w14:paraId="52BD4563" w14:textId="77777777" w:rsidR="00471A3D" w:rsidRDefault="00EF0B3C">
      <w:pPr>
        <w:pStyle w:val="Heading1"/>
      </w:pPr>
      <w:bookmarkStart w:id="26" w:name="_x7i6qakwgxpk" w:colFirst="0" w:colLast="0"/>
      <w:bookmarkEnd w:id="26"/>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27" w:name="_xh2yuyi7vi5o" w:colFirst="0" w:colLast="0"/>
      <w:bookmarkEnd w:id="27"/>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068B2187" w:rsidR="00471A3D" w:rsidRDefault="00EF0B3C">
      <w:pPr>
        <w:pStyle w:val="Heading5"/>
      </w:pPr>
      <w:bookmarkStart w:id="28" w:name="_mtrc7z2fgaa" w:colFirst="0" w:colLast="0"/>
      <w:bookmarkEnd w:id="28"/>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9" w:name="_mt07ceww4l6x" w:colFirst="0" w:colLast="0"/>
      <w:bookmarkEnd w:id="29"/>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30" w:name="_4bme7ouk12lb" w:colFirst="0" w:colLast="0"/>
      <w:bookmarkEnd w:id="30"/>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31" w:name="_7xmf17j1uw2r" w:colFirst="0" w:colLast="0"/>
      <w:bookmarkEnd w:id="31"/>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32" w:author="Nick.Tolimieri" w:date="2022-08-26T11:47:00Z"/>
        </w:rPr>
      </w:pPr>
    </w:p>
    <w:p w14:paraId="2E26C3C0" w14:textId="77777777" w:rsidR="00471A3D" w:rsidRDefault="00EF0B3C">
      <w:bookmarkStart w:id="33" w:name="_GoBack"/>
      <w:bookmarkEnd w:id="33"/>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34" w:name="_eftbkgdry3s2" w:colFirst="0" w:colLast="0"/>
      <w:bookmarkEnd w:id="34"/>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2F893652" w:rsidR="00471A3D" w:rsidRDefault="00471A3D">
      <w:pPr>
        <w:spacing w:line="240" w:lineRule="auto"/>
        <w:ind w:firstLine="0"/>
      </w:pPr>
    </w:p>
    <w:sectPr w:rsidR="00471A3D"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05E06" w14:textId="77777777" w:rsidR="00851108" w:rsidRDefault="00851108">
      <w:pPr>
        <w:spacing w:line="240" w:lineRule="auto"/>
      </w:pPr>
      <w:r>
        <w:separator/>
      </w:r>
    </w:p>
  </w:endnote>
  <w:endnote w:type="continuationSeparator" w:id="0">
    <w:p w14:paraId="1BF7A0E0" w14:textId="77777777" w:rsidR="00851108" w:rsidRDefault="008511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55F9F808" w:rsidR="00903F4B" w:rsidRDefault="00903F4B">
        <w:pPr>
          <w:pStyle w:val="Footer"/>
          <w:jc w:val="center"/>
        </w:pPr>
        <w:r>
          <w:fldChar w:fldCharType="begin"/>
        </w:r>
        <w:r>
          <w:instrText xml:space="preserve"> PAGE   \* MERGEFORMAT </w:instrText>
        </w:r>
        <w:r>
          <w:fldChar w:fldCharType="separate"/>
        </w:r>
        <w:r w:rsidR="00E41B65">
          <w:rPr>
            <w:noProof/>
          </w:rPr>
          <w:t>44</w:t>
        </w:r>
        <w:r>
          <w:rPr>
            <w:noProof/>
          </w:rPr>
          <w:fldChar w:fldCharType="end"/>
        </w:r>
      </w:p>
    </w:sdtContent>
  </w:sdt>
  <w:p w14:paraId="06AEA31B" w14:textId="629E2D02" w:rsidR="00903F4B" w:rsidRDefault="00903F4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183D1" w14:textId="77777777" w:rsidR="00851108" w:rsidRDefault="00851108">
      <w:pPr>
        <w:spacing w:line="240" w:lineRule="auto"/>
      </w:pPr>
      <w:r>
        <w:separator/>
      </w:r>
    </w:p>
  </w:footnote>
  <w:footnote w:type="continuationSeparator" w:id="0">
    <w:p w14:paraId="2F0470C5" w14:textId="77777777" w:rsidR="00851108" w:rsidRDefault="008511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4003B8" w:rsidRDefault="004003B8">
    <w:pPr>
      <w:pStyle w:val="Header"/>
    </w:pPr>
    <w:r>
      <w:t>M</w:t>
    </w:r>
    <w:r w:rsidR="00E458B4">
      <w:t>H</w:t>
    </w:r>
    <w:r>
      <w:t>W, SSWS, and Washington Kelp Forests</w:t>
    </w:r>
  </w:p>
  <w:p w14:paraId="74E2BB90" w14:textId="77777777" w:rsidR="004003B8" w:rsidRDefault="00400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3&lt;/item&gt;&lt;item&gt;8521&lt;/item&gt;&lt;item&gt;8522&lt;/item&gt;&lt;item&gt;8527&lt;/item&gt;&lt;item&gt;8529&lt;/item&gt;&lt;item&gt;8531&lt;/item&gt;&lt;item&gt;8539&lt;/item&gt;&lt;item&gt;8675&lt;/item&gt;&lt;item&gt;8680&lt;/item&gt;&lt;item&gt;8681&lt;/item&gt;&lt;item&gt;8682&lt;/item&gt;&lt;item&gt;8683&lt;/item&gt;&lt;item&gt;8684&lt;/item&gt;&lt;item&gt;8691&lt;/item&gt;&lt;item&gt;8693&lt;/item&gt;&lt;item&gt;8694&lt;/item&gt;&lt;item&gt;8701&lt;/item&gt;&lt;item&gt;8703&lt;/item&gt;&lt;item&gt;8708&lt;/item&gt;&lt;item&gt;8711&lt;/item&gt;&lt;item&gt;8978&lt;/item&gt;&lt;item&gt;8987&lt;/item&gt;&lt;item&gt;9062&lt;/item&gt;&lt;item&gt;9063&lt;/item&gt;&lt;item&gt;9067&lt;/item&gt;&lt;item&gt;9069&lt;/item&gt;&lt;item&gt;9074&lt;/item&gt;&lt;item&gt;9076&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2&lt;/item&gt;&lt;item&gt;9113&lt;/item&gt;&lt;item&gt;9114&lt;/item&gt;&lt;item&gt;9115&lt;/item&gt;&lt;item&gt;9118&lt;/item&gt;&lt;item&gt;9121&lt;/item&gt;&lt;item&gt;9122&lt;/item&gt;&lt;item&gt;9128&lt;/item&gt;&lt;item&gt;9130&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36F9"/>
    <w:rsid w:val="0037379F"/>
    <w:rsid w:val="0038005C"/>
    <w:rsid w:val="00393849"/>
    <w:rsid w:val="003A4E83"/>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69BD"/>
    <w:rsid w:val="004F7179"/>
    <w:rsid w:val="00500A49"/>
    <w:rsid w:val="005032AD"/>
    <w:rsid w:val="005056B6"/>
    <w:rsid w:val="00505DA7"/>
    <w:rsid w:val="005132B4"/>
    <w:rsid w:val="00513BEC"/>
    <w:rsid w:val="00517E1A"/>
    <w:rsid w:val="005241E2"/>
    <w:rsid w:val="005272B1"/>
    <w:rsid w:val="00537065"/>
    <w:rsid w:val="005450F5"/>
    <w:rsid w:val="005504D7"/>
    <w:rsid w:val="00550F8A"/>
    <w:rsid w:val="0055342A"/>
    <w:rsid w:val="005550E0"/>
    <w:rsid w:val="00561309"/>
    <w:rsid w:val="005635FF"/>
    <w:rsid w:val="00577222"/>
    <w:rsid w:val="00582DAD"/>
    <w:rsid w:val="00583812"/>
    <w:rsid w:val="00587473"/>
    <w:rsid w:val="00587703"/>
    <w:rsid w:val="0059317D"/>
    <w:rsid w:val="00594E7A"/>
    <w:rsid w:val="005A08BC"/>
    <w:rsid w:val="005A3E26"/>
    <w:rsid w:val="005B0D8C"/>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3C4E"/>
    <w:rsid w:val="006470AE"/>
    <w:rsid w:val="00647485"/>
    <w:rsid w:val="006511C6"/>
    <w:rsid w:val="00652986"/>
    <w:rsid w:val="0066097C"/>
    <w:rsid w:val="00666426"/>
    <w:rsid w:val="00667945"/>
    <w:rsid w:val="00676567"/>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1108"/>
    <w:rsid w:val="00854208"/>
    <w:rsid w:val="008543FE"/>
    <w:rsid w:val="00857780"/>
    <w:rsid w:val="00866A69"/>
    <w:rsid w:val="008713DC"/>
    <w:rsid w:val="008717AD"/>
    <w:rsid w:val="0087702D"/>
    <w:rsid w:val="00882E30"/>
    <w:rsid w:val="00883BF0"/>
    <w:rsid w:val="00893A3F"/>
    <w:rsid w:val="00893C5B"/>
    <w:rsid w:val="008A0DCE"/>
    <w:rsid w:val="008A15FF"/>
    <w:rsid w:val="008A3F3E"/>
    <w:rsid w:val="008A527E"/>
    <w:rsid w:val="008A5528"/>
    <w:rsid w:val="008A6B3E"/>
    <w:rsid w:val="008C26AB"/>
    <w:rsid w:val="008C4C74"/>
    <w:rsid w:val="008C568A"/>
    <w:rsid w:val="008C68EF"/>
    <w:rsid w:val="008D19A5"/>
    <w:rsid w:val="008D6D2E"/>
    <w:rsid w:val="008E1E15"/>
    <w:rsid w:val="008E2735"/>
    <w:rsid w:val="008E5B60"/>
    <w:rsid w:val="00902D95"/>
    <w:rsid w:val="00903F4B"/>
    <w:rsid w:val="00912CF7"/>
    <w:rsid w:val="009131C3"/>
    <w:rsid w:val="00917ACC"/>
    <w:rsid w:val="0093026C"/>
    <w:rsid w:val="009473A6"/>
    <w:rsid w:val="00961FEF"/>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B6679"/>
    <w:rsid w:val="009C7329"/>
    <w:rsid w:val="009C7CEF"/>
    <w:rsid w:val="009D1439"/>
    <w:rsid w:val="009E4B3C"/>
    <w:rsid w:val="009F593A"/>
    <w:rsid w:val="00A03DC6"/>
    <w:rsid w:val="00A049DA"/>
    <w:rsid w:val="00A0644F"/>
    <w:rsid w:val="00A11158"/>
    <w:rsid w:val="00A12D1D"/>
    <w:rsid w:val="00A146DE"/>
    <w:rsid w:val="00A16D7B"/>
    <w:rsid w:val="00A21D96"/>
    <w:rsid w:val="00A34A83"/>
    <w:rsid w:val="00A359DC"/>
    <w:rsid w:val="00A36136"/>
    <w:rsid w:val="00A377BE"/>
    <w:rsid w:val="00A408D2"/>
    <w:rsid w:val="00A50E93"/>
    <w:rsid w:val="00A5249A"/>
    <w:rsid w:val="00A6055A"/>
    <w:rsid w:val="00A6292B"/>
    <w:rsid w:val="00A62E96"/>
    <w:rsid w:val="00A633DB"/>
    <w:rsid w:val="00A74561"/>
    <w:rsid w:val="00A77569"/>
    <w:rsid w:val="00A77CCD"/>
    <w:rsid w:val="00A95862"/>
    <w:rsid w:val="00A960F3"/>
    <w:rsid w:val="00AA4B62"/>
    <w:rsid w:val="00AC1C0B"/>
    <w:rsid w:val="00AC1EC9"/>
    <w:rsid w:val="00AD0B4B"/>
    <w:rsid w:val="00AD50E7"/>
    <w:rsid w:val="00AE532B"/>
    <w:rsid w:val="00AF7326"/>
    <w:rsid w:val="00B03655"/>
    <w:rsid w:val="00B1443C"/>
    <w:rsid w:val="00B33C73"/>
    <w:rsid w:val="00B3658B"/>
    <w:rsid w:val="00B3666E"/>
    <w:rsid w:val="00B52794"/>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E6862"/>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5A0C"/>
    <w:rsid w:val="00D46EA9"/>
    <w:rsid w:val="00D471EF"/>
    <w:rsid w:val="00D51BF1"/>
    <w:rsid w:val="00D60B7A"/>
    <w:rsid w:val="00D6342E"/>
    <w:rsid w:val="00D7682F"/>
    <w:rsid w:val="00D844E2"/>
    <w:rsid w:val="00D86E80"/>
    <w:rsid w:val="00D976F6"/>
    <w:rsid w:val="00D97A8B"/>
    <w:rsid w:val="00DB5A47"/>
    <w:rsid w:val="00DB66C3"/>
    <w:rsid w:val="00DC6165"/>
    <w:rsid w:val="00DD1DFC"/>
    <w:rsid w:val="00DF3406"/>
    <w:rsid w:val="00E03642"/>
    <w:rsid w:val="00E04C2B"/>
    <w:rsid w:val="00E0712B"/>
    <w:rsid w:val="00E17915"/>
    <w:rsid w:val="00E213AA"/>
    <w:rsid w:val="00E24698"/>
    <w:rsid w:val="00E258D6"/>
    <w:rsid w:val="00E41B65"/>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B252F"/>
    <w:rsid w:val="00EB6CBF"/>
    <w:rsid w:val="00EB73DE"/>
    <w:rsid w:val="00EC23C2"/>
    <w:rsid w:val="00EC31C5"/>
    <w:rsid w:val="00EC7E12"/>
    <w:rsid w:val="00ED1426"/>
    <w:rsid w:val="00ED2149"/>
    <w:rsid w:val="00ED494A"/>
    <w:rsid w:val="00ED78A5"/>
    <w:rsid w:val="00EE7141"/>
    <w:rsid w:val="00EE7664"/>
    <w:rsid w:val="00EF0B3C"/>
    <w:rsid w:val="00F10156"/>
    <w:rsid w:val="00F108CB"/>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F17BB-58BC-4CCC-BFFA-F1ADCA06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18457</Words>
  <Characters>105208</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cp:revision>
  <dcterms:created xsi:type="dcterms:W3CDTF">2022-08-26T18:39:00Z</dcterms:created>
  <dcterms:modified xsi:type="dcterms:W3CDTF">2022-08-26T18:47:00Z</dcterms:modified>
</cp:coreProperties>
</file>