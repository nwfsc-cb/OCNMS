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7342B0B8"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ins>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L1llYXI+PFJlY051bT44NDI0PC9SZWNOdW0+PERpc3BsYXlUZXh0PihSb2dlcnMtQmVubmV0dCBh
bmQgQ2F0dG9uIDIwMTksIEJlYXMtTHVuYSwgTWljaGVsaSBldCBhbC4gMjAyMCwgV2lsbGlhbXMs
IENsYWlzc2UgZXQgYWwuIDIwMjEpPC9EaXNwbGF5VGV4dD48cmVjb3JkPjxyZWMtbnVtYmVyPjg0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cj5XaWxsaWFtczwvQXV0aG9yPjxZZWFyPjIwMjE8L1llYXI+PFJlY051bT44NDQ5PC9SZWNOdW0+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==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bmQgQ2F0dG9uIDIwMTksIEJlYXMtTHVuYSwgTWljaGVsaSBldCBhbC4gMjAyMCwgV2lsbGlhbXMs
IENsYWlzc2UgZXQgYWwuIDIwMjEpPC9EaXNwbGF5VGV4dD48cmVjb3JkPjxyZWMtbnVtYmVyPjg0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cj5XaWxsaWFtczwvQXV0aG9yPjxZZWFyPjIwMjE8L1llYXI+PFJlY051bT44NDQ5PC9SZWNOdW0+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==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 Williams, Claisse et al. 2021)</w:t>
      </w:r>
      <w:r w:rsidR="00735927">
        <w:fldChar w:fldCharType="end"/>
      </w:r>
      <w:r>
        <w:t>. These state changes can be precipitated by climate and oceanographic variability</w:t>
      </w:r>
      <w:r w:rsidR="001302B4">
        <w:t xml:space="preserve"> </w:t>
      </w:r>
      <w:r w:rsidR="00735927">
        <w:fldChar w:fldCharType="begin"/>
      </w:r>
      <w:r w:rsidR="00A637B7">
        <w:instrText xml:space="preserve"> ADDIN EN.CITE &lt;EndNote&gt;&lt;Cite&gt;&lt;Author&gt;Pearse&lt;/Author&gt;&lt;Year&gt;1987&lt;/Year&gt;&lt;RecNum&gt;9086&lt;/RecNum&gt;&lt;DisplayText&gt;(Pearse and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A637B7">
        <w:rPr>
          <w:noProof/>
        </w:rPr>
        <w:t>(Pearse and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ZWNOdW0+ODQ5NzwvUmVjTnVtPjxEaXNwbGF5VGV4dD4oV2F0c29uIGFuZCBFc3RlcyAyMDExLCBG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PjwvcmVjb3JkPjwvQ2l0ZT48Q2l0ZT48QXV0aG9yPkR1bm48L0F1dGhvcj48WWVhcj4yMDIxPC9Z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</w:fldData>
        </w:fldChar>
      </w:r>
      <w:r w:rsidR="00A637B7">
        <w:instrText xml:space="preserve"> ADDIN EN.CITE </w:instrText>
      </w:r>
      <w:r w:rsidR="00A637B7">
        <w:fldChar w:fldCharType="begin">
          <w:fldData xml:space="preserve">PEVuZE5vdGU+PENpdGU+PEF1dGhvcj5XYXRzb248L0F1dGhvcj48WWVhcj4yMDExPC9ZZWFyPjxS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PjwvcmVjb3JkPjwvQ2l0ZT48Q2l0ZT48QXV0aG9yPkR1bm48L0F1dGhvcj48WWVhcj4yMDIxPC9Z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</w:fldData>
        </w:fldChar>
      </w:r>
      <w:r w:rsidR="00A637B7">
        <w:instrText xml:space="preserve"> ADDIN EN.CITE.DATA </w:instrText>
      </w:r>
      <w:r w:rsidR="00A637B7">
        <w:fldChar w:fldCharType="end"/>
      </w:r>
      <w:r w:rsidR="00735927">
        <w:fldChar w:fldCharType="separate"/>
      </w:r>
      <w:r w:rsidR="00A637B7">
        <w:rPr>
          <w:noProof/>
        </w:rPr>
        <w:t>(Watson and Estes 2011, Feehan and Scheibling 2014, Shelton, Harvey et al. 2018, Dunn, Samhouri et al. 2021)</w:t>
      </w:r>
      <w:r w:rsidR="00735927">
        <w:fldChar w:fldCharType="end"/>
      </w:r>
      <w:r>
        <w:t xml:space="preserve">. Such sudden changes pose a risk to the wide range of valuable ecosystem functions provided by kelp forests </w:t>
      </w:r>
      <w:r w:rsidR="00735927">
        <w:fldChar w:fldCharType="begin">
          <w:fldData xml:space="preserve">PEVuZE5vdGU+PENpdGU+PEF1dGhvcj5TbWl0aDwvQXV0aG9yPjxZZWFyPjIwMjE8L1llYXI+PFJl
Y051bT44OTg3PC9SZWNOdW0+PERpc3BsYXlUZXh0PihTbWl0aCBhbmQgRm94IDIwMjEsIFNtaXRo
IGFuZCBGb3ggMjAyMik8L0Rpc3BsYXlUZXh0PjxyZWNvcmQ+PHJlYy1udW1iZXI+ODk4NzwvcmVj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aWNhbD48a2V5d29yZHM+PGtleXdvcmQ+Yy0xMzwva2V5d29yZD48a2V5d29yZD5idWxrIHRpc3N1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</w:fldData>
        </w:fldChar>
      </w:r>
      <w:r w:rsidR="00A637B7">
        <w:instrText xml:space="preserve"> ADDIN EN.CITE </w:instrText>
      </w:r>
      <w:r w:rsidR="00A637B7">
        <w:fldChar w:fldCharType="begin">
          <w:fldData xml:space="preserve">PEVuZE5vdGU+PENpdGU+PEF1dGhvcj5TbWl0aDwvQXV0aG9yPjxZZWFyPjIwMjE8L1llYXI+PFJl
Y051bT44OTg3PC9SZWNOdW0+PERpc3BsYXlUZXh0PihTbWl0aCBhbmQgRm94IDIwMjEsIFNtaXRo
IGFuZCBGb3ggMjAyMik8L0Rpc3BsYXlUZXh0PjxyZWNvcmQ+PHJlYy1udW1iZXI+ODk4NzwvcmVj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aWNhbD48a2V5d29yZHM+PGtleXdvcmQ+Yy0xMzwva2V5d29yZD48a2V5d29yZD5idWxrIHRpc3N1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(Smith and Fox 2021, Smith and Fox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PEVuZE5vdGU+PENpdGU+PEF1dGhvcj5EdWdnaW5zPC9BdXRob3I+PFllYXI+MTk4OTwvWWVhcj48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bGFuZ3VhZ2U+RW5nbGlzaDwvbGFuZ3VhZ2U+PC9yZWNvcmQ+PC9DaXRlPjwvRW5kTm90ZT4A
</w:fldData>
        </w:fldChar>
      </w:r>
      <w:r w:rsidR="00A637B7">
        <w:instrText xml:space="preserve"> ADDIN EN.CITE </w:instrText>
      </w:r>
      <w:r w:rsidR="00A637B7">
        <w:fldChar w:fldCharType="begin">
          <w:fldData xml:space="preserve">PEVuZE5vdGU+PENpdGU+PEF1dGhvcj5EdWdnaW5zPC9BdXRob3I+PFllYXI+MTk4OTwvWWVhcj48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bGFuZ3VhZ2U+RW5nbGlzaDwvbGFuZ3VhZ2U+PC9yZWNvcmQ+PC9DaXRlPjwvRW5kTm90ZT4A
</w:fldData>
        </w:fldChar>
      </w:r>
      <w:r w:rsidR="00A637B7">
        <w:instrText xml:space="preserve"> ADDIN EN.CITE.DATA </w:instrText>
      </w:r>
      <w:r w:rsidR="00A637B7">
        <w:fldChar w:fldCharType="end"/>
      </w:r>
      <w:r w:rsidR="00735927">
        <w:fldChar w:fldCharType="separate"/>
      </w:r>
      <w:r w:rsidR="00A637B7">
        <w:rPr>
          <w:noProof/>
        </w:rPr>
        <w:t>(Duggins, Simenstad et al. 1989, Smith and Fox 2022)</w:t>
      </w:r>
      <w:r w:rsidR="00735927">
        <w:fldChar w:fldCharType="end"/>
      </w:r>
      <w:r>
        <w:t xml:space="preserve">, support for highly diverse and complex food webs </w:t>
      </w:r>
      <w:r w:rsidR="00735927">
        <w:fldChar w:fldCharType="begin"/>
      </w:r>
      <w:r w:rsidR="00A637B7">
        <w:instrText xml:space="preserve"> ADDIN EN.CITE &lt;EndNote&gt;&lt;Cite&gt;&lt;Author&gt;Gabara&lt;/Author&gt;&lt;Year&gt;2021&lt;/Year&gt;&lt;RecNum&gt;8680&lt;/RecNum&gt;&lt;DisplayText&gt;(Gabara, Konar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A637B7">
        <w:rPr>
          <w:noProof/>
        </w:rPr>
        <w:t>(Gabara, Konar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A637B7">
        <w:instrText xml:space="preserve"> ADDIN EN.CITE &lt;EndNote&gt;&lt;Cite&gt;&lt;Author&gt;Pinsky&lt;/Author&gt;&lt;Year&gt;2013&lt;/Year&gt;&lt;RecNum&gt;8495&lt;/RecNum&gt;&lt;DisplayText&gt;(Pinsky, Guannel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A637B7">
        <w:rPr>
          <w:noProof/>
        </w:rPr>
        <w:t>(Pinsky, Guannel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UmVjTnVtPjg0OTY8L1JlY051bT48RGlzcGxheVRleHQ+KFdpbG1lcnMsIEVzdGVzIGV0IGFsLiAy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</w:fldData>
        </w:fldChar>
      </w:r>
      <w:r w:rsidR="00A637B7">
        <w:instrText xml:space="preserve"> ADDIN EN.CITE </w:instrText>
      </w:r>
      <w:r w:rsidR="00A637B7">
        <w:fldChar w:fldCharType="begin">
          <w:fldData xml:space="preserve">PEVuZE5vdGU+PENpdGU+PEF1dGhvcj5XaWxtZXJzPC9BdXRob3I+PFllYXI+MjAxMjwvWWVhcj48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</w:fldData>
        </w:fldChar>
      </w:r>
      <w:r w:rsidR="00A637B7">
        <w:instrText xml:space="preserve"> ADDIN EN.CITE.DATA </w:instrText>
      </w:r>
      <w:r w:rsidR="00A637B7">
        <w:fldChar w:fldCharType="end"/>
      </w:r>
      <w:r w:rsidR="00735927">
        <w:fldChar w:fldCharType="separate"/>
      </w:r>
      <w:r w:rsidR="00A637B7">
        <w:rPr>
          <w:noProof/>
        </w:rPr>
        <w:t>(Wilmers, Estes et al. 2012, Weigel and Pfister 2021, but see Gallagher, Shelamoff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A637B7">
        <w:instrText xml:space="preserve"> ADDIN EN.CITE &lt;EndNote&gt;&lt;Cite&gt;&lt;Author&gt;Graham&lt;/Author&gt;&lt;Year&gt;2004&lt;/Year&gt;&lt;RecNum&gt;8681&lt;/RecNum&gt;&lt;DisplayText&gt;(Graham 2004, Schiel and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A637B7">
        <w:rPr>
          <w:noProof/>
        </w:rPr>
        <w:t>(Graham 2004, Schiel and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(Rogers-Bennett and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59B896F6" w:rsidR="00DB5A47" w:rsidRDefault="00EF0B3C">
      <w:r>
        <w:lastRenderedPageBreak/>
        <w:t xml:space="preserve">Kelp forests along the west coast of North America have experienced several major perturbations in the last decade. The northeast Pacific Ocean </w:t>
      </w:r>
      <w:r w:rsidR="00BD2B37">
        <w:t xml:space="preserve">(Baja California to Alaska) </w:t>
      </w:r>
      <w:r>
        <w:t>experienced a massive and prolonged marine heatwave (MHW</w:t>
      </w:r>
      <w:ins w:id="9" w:author="Nick.Tolimieri [2]" w:date="2022-09-01T15:03:00Z">
        <w:r w:rsidR="00A637B7">
          <w:t xml:space="preserve">, </w:t>
        </w:r>
        <w:r w:rsidR="00A637B7" w:rsidRPr="00A637B7">
          <w:rPr>
            <w:rPrChange w:id="10" w:author="Nick.Tolimieri [2]" w:date="2022-09-01T15:04:00Z">
              <w:rPr>
                <w:rFonts w:ascii="AdvGulliv-R" w:hAnsi="AdvGulliv-R" w:cs="AdvGulliv-R"/>
                <w:sz w:val="14"/>
                <w:szCs w:val="14"/>
                <w:lang w:val="en-US"/>
              </w:rPr>
            </w:rPrChange>
          </w:rPr>
          <w:t>a prolonged discrete anomalously warm water event</w:t>
        </w:r>
      </w:ins>
      <w:ins w:id="11" w:author="Nick.Tolimieri [2]" w:date="2022-09-01T15:04:00Z">
        <w:r w:rsidR="00A637B7">
          <w:t xml:space="preserve">, </w:t>
        </w:r>
      </w:ins>
      <w:r w:rsidR="00A637B7">
        <w:fldChar w:fldCharType="begin">
          <w:fldData xml:space="preserve">PEVuZE5vdGU+PENpdGU+PEF1dGhvcj5Ib2JkYXk8L0F1dGhvcj48WWVhcj4yMDE2PC9ZZWFyPjxS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</w:fldData>
        </w:fldChar>
      </w:r>
      <w:r w:rsidR="00A637B7">
        <w:instrText xml:space="preserve"> ADDIN EN.CITE </w:instrText>
      </w:r>
      <w:r w:rsidR="00A637B7">
        <w:fldChar w:fldCharType="begin">
          <w:fldData xml:space="preserve">PEVuZE5vdGU+PENpdGU+PEF1dGhvcj5Ib2JkYXk8L0F1dGhvcj48WWVhcj4yMDE2PC9ZZWFyPjxS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</w:fldData>
        </w:fldChar>
      </w:r>
      <w:r w:rsidR="00A637B7">
        <w:instrText xml:space="preserve"> ADDIN EN.CITE.DATA </w:instrText>
      </w:r>
      <w:r w:rsidR="00A637B7">
        <w:fldChar w:fldCharType="end"/>
      </w:r>
      <w:r w:rsidR="00A637B7">
        <w:fldChar w:fldCharType="separate"/>
      </w:r>
      <w:r w:rsidR="00A637B7">
        <w:rPr>
          <w:noProof/>
        </w:rPr>
        <w:t>(Hobday, Alexander et al. 2016)</w:t>
      </w:r>
      <w:r w:rsidR="00A637B7">
        <w:fldChar w:fldCharType="end"/>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TnVtPjg1MDM8L1JlY051bT48RGlzcGxheVRleHQ+KEJvbmQsIENyb25pbiBldCBhbC4gMjAxNSwg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</w:fldData>
        </w:fldChar>
      </w:r>
      <w:r w:rsidR="00A637B7">
        <w:instrText xml:space="preserve"> ADDIN EN.CITE </w:instrText>
      </w:r>
      <w:r w:rsidR="00A637B7">
        <w:fldChar w:fldCharType="begin">
          <w:fldData xml:space="preserve">PEVuZE5vdGU+PENpdGU+PEF1dGhvcj5Cb25kPC9BdXRob3I+PFllYXI+MjAxNTwvWWVhcj48UmVj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</w:fldData>
        </w:fldChar>
      </w:r>
      <w:r w:rsidR="00A637B7">
        <w:instrText xml:space="preserve"> ADDIN EN.CITE.DATA </w:instrText>
      </w:r>
      <w:r w:rsidR="00A637B7">
        <w:fldChar w:fldCharType="end"/>
      </w:r>
      <w:r w:rsidR="00735927">
        <w:fldChar w:fldCharType="separate"/>
      </w:r>
      <w:r w:rsidR="00A637B7">
        <w:rPr>
          <w:noProof/>
        </w:rPr>
        <w:t>(Bond, Cronin et al. 2015, Cheung, Frolicher et al. 2016, Jacox, Alexander et al. 2018, Scannell, Johnson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ZWNOdW0+ODY5NDwvUmVjTnVtPjxEaXNwbGF5VGV4dD4oQ2F2b2xlLCBEZW1rbyBldCBhbC4gMjAx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</w:fldData>
        </w:fldChar>
      </w:r>
      <w:r w:rsidR="00A637B7">
        <w:instrText xml:space="preserve"> ADDIN EN.CITE </w:instrText>
      </w:r>
      <w:r w:rsidR="00A637B7">
        <w:fldChar w:fldCharType="begin">
          <w:fldData xml:space="preserve">PEVuZE5vdGU+PENpdGU+PEF1dGhvcj5DaGV1bmc8L0F1dGhvcj48WWVhcj4yMDIwPC9ZZWFyPjxS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</w:fldData>
        </w:fldChar>
      </w:r>
      <w:r w:rsidR="00A637B7">
        <w:instrText xml:space="preserve"> ADDIN EN.CITE.DATA </w:instrText>
      </w:r>
      <w:r w:rsidR="00A637B7">
        <w:fldChar w:fldCharType="end"/>
      </w:r>
      <w:r w:rsidR="00735927">
        <w:fldChar w:fldCharType="separate"/>
      </w:r>
      <w:r w:rsidR="00A637B7">
        <w:rPr>
          <w:noProof/>
        </w:rPr>
        <w:t>(Cavole, Demko et al. 2016, Lonhart, Jeppesen et al. 2019, Morgan, Beckman et al. 2019, Sanford, Sones et al. 2019, Cheung and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PjxSZWNOdW0+OTA2NzwvUmVjTnVtPjxEaXNwbGF5VGV4dD4oQ2F2YW5hdWdoLCBSZWVkIGV0IGFs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PjxSZWNOdW0+OTA2NzwvUmVjTnVtPjxEaXNwbGF5VGV4dD4oQ2F2YW5hdWdoLCBSZWVkIGV0IGFs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(Cavanaugh, Reed et al. 2019, Beas-Luna, Micheli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TnVtPjg1MDM8L1JlY051bT48RGlzcGxheVRleHQ+KEJvbmQsIENyb25pbiBldCBhbC4gMjAxNSwg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</w:fldData>
        </w:fldChar>
      </w:r>
      <w:r w:rsidR="00A637B7">
        <w:instrText xml:space="preserve"> ADDIN EN.CITE </w:instrText>
      </w:r>
      <w:r w:rsidR="00A637B7">
        <w:fldChar w:fldCharType="begin">
          <w:fldData xml:space="preserve">PEVuZE5vdGU+PENpdGU+PEF1dGhvcj5Cb25kPC9BdXRob3I+PFllYXI+MjAxNTwvWWVhcj48UmVj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</w:fldData>
        </w:fldChar>
      </w:r>
      <w:r w:rsidR="00A637B7">
        <w:instrText xml:space="preserve"> ADDIN EN.CITE.DATA </w:instrText>
      </w:r>
      <w:r w:rsidR="00A637B7">
        <w:fldChar w:fldCharType="end"/>
      </w:r>
      <w:r w:rsidR="00735927">
        <w:fldChar w:fldCharType="separate"/>
      </w:r>
      <w:r w:rsidR="00A637B7">
        <w:rPr>
          <w:noProof/>
        </w:rPr>
        <w:t>(Bond, Cronin et al. 2015, Scannell, Johnson et al. 2020, Harvey, Garfield et al. 2022)</w:t>
      </w:r>
      <w:r w:rsidR="00735927">
        <w:fldChar w:fldCharType="end"/>
      </w:r>
      <w:r>
        <w:t xml:space="preserve">. </w:t>
      </w:r>
    </w:p>
    <w:p w14:paraId="1648E18D" w14:textId="3A74159C"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populations of at least 20 species of sea stars from California to Alaska</w:t>
      </w:r>
      <w:ins w:id="12" w:author="Nick.Tolimieri" w:date="2022-08-31T16:02:00Z">
        <w:r w:rsidR="00DB700E">
          <w:t>, including the Salish Sea</w:t>
        </w:r>
      </w:ins>
      <w:r>
        <w:t xml:space="preserve"> </w:t>
      </w:r>
      <w:r w:rsidR="00735927">
        <w:fldChar w:fldCharType="begin">
          <w:fldData xml:space="preserve">PEVuZE5vdGU+PENpdGU+PEF1dGhvcj5IZXdzb248L0F1dGhvcj48WWVhcj4yMDE0PC9ZZWFyPjxS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</w:fldData>
        </w:fldChar>
      </w:r>
      <w:r w:rsidR="00A637B7">
        <w:instrText xml:space="preserve"> ADDIN EN.CITE </w:instrText>
      </w:r>
      <w:r w:rsidR="00A637B7">
        <w:fldChar w:fldCharType="begin">
          <w:fldData xml:space="preserve">PEVuZE5vdGU+PENpdGU+PEF1dGhvcj5IZXdzb248L0F1dGhvcj48WWVhcj4yMDE0PC9ZZWFyPjxS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(Hewson, Button et al. 2014, Montecino-Latorre, Eisenlord et al. 2016, Hewson, Bistolas et al. 2018, Hamilton, Saccomanno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 </w:instrText>
      </w:r>
      <w:r w:rsidR="00A637B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w:t>
      </w:r>
      <w:r w:rsidR="00A637B7">
        <w:rPr>
          <w:noProof/>
        </w:rPr>
        <w:lastRenderedPageBreak/>
        <w:t>Bennett and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ZWNOdW0+OTA4NjwvUmVjTnVtPjxEaXNwbGF5VGV4dD4oUGVhcnNlIGFuZCBIaW5lcyAxOTg3LCBV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==
</w:fldData>
        </w:fldChar>
      </w:r>
      <w:r w:rsidR="00A637B7">
        <w:instrText xml:space="preserve"> ADDIN EN.CITE </w:instrText>
      </w:r>
      <w:r w:rsidR="00A637B7">
        <w:fldChar w:fldCharType="begin">
          <w:fldData xml:space="preserve">PEVuZE5vdGU+PENpdGU+PEF1dGhvcj5QZWFyc2U8L0F1dGhvcj48WWVhcj4xOTg3PC9ZZWFyPjxS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==
</w:fldData>
        </w:fldChar>
      </w:r>
      <w:r w:rsidR="00A637B7">
        <w:instrText xml:space="preserve"> ADDIN EN.CITE.DATA </w:instrText>
      </w:r>
      <w:r w:rsidR="00A637B7">
        <w:fldChar w:fldCharType="end"/>
      </w:r>
      <w:r w:rsidR="00735927">
        <w:fldChar w:fldCharType="separate"/>
      </w:r>
      <w:r w:rsidR="00A637B7">
        <w:rPr>
          <w:noProof/>
        </w:rPr>
        <w:t>(Pearse and Hines 1987, Uthicke, Schaffelke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b3BvZGlhOyBIYW1pbHRvbiwgU2FjY29tYW5ubyBldCBhbC4gMjAyMSk8L0Rpc3BsYXlUZXh0Pjxy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A637B7">
        <w:instrText xml:space="preserve"> ADDIN EN.CITE </w:instrText>
      </w:r>
      <w:r w:rsidR="00A637B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b3BvZGlhOyBIYW1pbHRvbiwgU2FjY29tYW5ubyBldCBhbC4gMjAyMSk8L0Rpc3BsYXlUZXh0Pjxy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A637B7">
        <w:instrText xml:space="preserve"> ADDIN EN.CITE.DATA </w:instrText>
      </w:r>
      <w:r w:rsidR="00A637B7">
        <w:fldChar w:fldCharType="end"/>
      </w:r>
      <w:r w:rsidR="00735927">
        <w:fldChar w:fldCharType="separate"/>
      </w:r>
      <w:r w:rsidR="00A637B7">
        <w:rPr>
          <w:noProof/>
        </w:rPr>
        <w:t>(sea stars, especially Pycnopodia; Hamilton, Saccomanno et al. 2021)</w:t>
      </w:r>
      <w:r w:rsidR="00735927">
        <w:fldChar w:fldCharType="end"/>
      </w:r>
      <w:r>
        <w:t xml:space="preserve">, a change in foraging behavior due to a SST-driven decrease in available drift kelp </w:t>
      </w:r>
      <w:r w:rsidR="00735927">
        <w:fldChar w:fldCharType="begin"/>
      </w:r>
      <w:r w:rsidR="00A637B7">
        <w:instrText xml:space="preserve"> ADDIN EN.CITE &lt;EndNote&gt;&lt;Cite&gt;&lt;Author&gt;Kriegisch&lt;/Author&gt;&lt;Year&gt;2019&lt;/Year&gt;&lt;RecNum&gt;8410&lt;/RecNum&gt;&lt;DisplayText&gt;(Kriegisch, Reeves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A637B7">
        <w:rPr>
          <w:noProof/>
        </w:rPr>
        <w:t>(Kriegisch, Reeves et al. 2019)</w:t>
      </w:r>
      <w:r w:rsidR="00735927">
        <w:fldChar w:fldCharType="end"/>
      </w:r>
      <w:r>
        <w:t>, and a numeric increase due to successful recruitment and settlement of urchin larvae.</w:t>
      </w:r>
    </w:p>
    <w:p w14:paraId="05019B11" w14:textId="7385F85C"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(Hamilton, Bell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L1llYXI+PFJlY051bT44NDI0PC9SZWNOdW0+PERpc3BsYXlUZXh0PihSb2dlcnMtQmVubmV0dCBh
bmQgQ2F0dG9uIDIwMTksIE1jUGhlcnNvbiwgRmluZ2VyIGV0IGFsLiAyMDIxKTwvRGlzcGxheVRl
eHQ+PHJlY29yZD48cmVjLW51bWJlcj44NDI0PC9yZWMtbnVtYmVyPjxmb3JlaWduLWtleXM+PGtl
eSBhcHA9IkVOIiBkYi1pZD0icHJ4cnp6dmR5MHgyczRlZTAwcXB4cHRhZHNzd2EwMnJ3eDBwIiB0
aW1lc3RhbXA9IjAiPjg0MjQ8L2tleT48L2ZvcmVpZ24ta2V5cz48cmVmLXR5cGUgbmFtZT0iSm91
cm5hbCBBcnRpY2xlIj4xNzwvcmVmLXR5cGU+PGNvbnRyaWJ1dG9ycz48YXV0aG9ycz48YXV0aG9y
PlJvZ2Vycy1CZW5uZXR0LCBMLjwvYXV0aG9yPjxhdXRob3I+Q2F0dG9uLCBDLiBBLjwvYXV0aG9y
PjwvYXV0aG9ycz48L2NvbnRyaWJ1dG9ycz48YXV0aC1hZGRyZXNzPkNvYXN0YWwgTWFyaW5lIFNj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dHNpZGUgUmQuLCBCb2RlZ2EgQmF5LCBDQSwgOTQ5MjMtMDI0NywgVVNBLiByb2dlcnNiZW5uZXR0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bmQgQ2F0dG9uIDIwMTksIE1jUGhlcnNvbiwgRmluZ2VyIGV0IGFsLiAyMDIxKTwvRGlzcGxheVRl
eHQ+PHJlY29yZD48cmVjLW51bWJlcj44NDI0PC9yZWMtbnVtYmVyPjxmb3JlaWduLWtleXM+PGtl
eSBhcHA9IkVOIiBkYi1pZD0icHJ4cnp6dmR5MHgyczRlZTAwcXB4cHRhZHNzd2EwMnJ3eDBwIiB0
aW1lc3RhbXA9IjAiPjg0MjQ8L2tleT48L2ZvcmVpZ24ta2V5cz48cmVmLXR5cGUgbmFtZT0iSm91
cm5hbCBBcnRpY2xlIj4xNzwvcmVmLXR5cGU+PGNvbnRyaWJ1dG9ycz48YXV0aG9ycz48YXV0aG9y
PlJvZ2Vycy1CZW5uZXR0LCBMLjwvYXV0aG9yPjxhdXRob3I+Q2F0dG9uLCBDLiBBLjwvYXV0aG9y
PjwvYXV0aG9ycz48L2NvbnRyaWJ1dG9ycz48YXV0aC1hZGRyZXNzPkNvYXN0YWwgTWFyaW5lIFNj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dHNpZGUgUmQuLCBCb2RlZ2EgQmF5LCBDQSwgOTQ5MjMtMDI0NywgVVNBLiByb2dlcnNiZW5uZXR0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</w:fldData>
        </w:fldChar>
      </w:r>
      <w:r w:rsidR="00A637B7">
        <w:instrText xml:space="preserve"> ADDIN EN.CITE.DATA </w:instrText>
      </w:r>
      <w:r w:rsidR="00A637B7">
        <w:fldChar w:fldCharType="end"/>
      </w:r>
      <w:r w:rsidR="00735927">
        <w:fldChar w:fldCharType="separate"/>
      </w:r>
      <w:r w:rsidR="00A637B7">
        <w:rPr>
          <w:noProof/>
        </w:rPr>
        <w:t>(Rogers-Bennett and Catton 2019, McPherson, Finger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(Beas-Luna, Micheli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PjxSZWNOdW0+ODUyMjwvUmVjTnVtPjxEaXNwbGF5VGV4dD4oQ2F2YW5hdWdoLCBSZWVkIGV0IGFs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PEVuZE5vdGU+PENpdGU+PEF1dGhvcj5DYXZhbmF1Z2g8L0F1dGhvcj48WWVhcj4yMDE5PC9ZZWFy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(Cavanaugh, Reed et al. 2019, Beas-Luna, Micheli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L1llYXI+PFJlY051bT44NDI0PC9SZWNOdW0+PERpc3BsYXlUZXh0PihSZWVkLCBXYXNoYnVybiBl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MjA5OSBXZXN0c2lkZSBSZC4sIEJvZGVnYSBCYXksIENBLCA5NDkyMy0wMjQ3LCBVU0EuIHJvZ2Vy
c2Jlbm5ldHRAdWNkYXZpcy5lZHUuJiN4RDtDb2FzdGFsIE1hcmluZSBTY2llbmNlIEluc3RpdHV0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ZWdhIEJheSwgQ0EsIDk0OTIzLTAyNDcsIFVTQS48L2F1dGgtYWRkcmVzcz48dGl0bGVzPjx0aXRs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bGFuZ3VhZ2U+PC9yZWNvcmQ+PC9DaXRlPjxDaXRlPjxBdXRob3I+SGFtaWx0b248L0F1dGhvcj48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L1llYXI+PFJlY051bT44NDI0PC9SZWNOdW0+PERpc3BsYXlUZXh0PihSZWVkLCBXYXNoYnVybiBl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MjA5OSBXZXN0c2lkZSBSZC4sIEJvZGVnYSBCYXksIENBLCA5NDkyMy0wMjQ3LCBVU0EuIHJvZ2Vy
c2Jlbm5ldHRAdWNkYXZpcy5lZHUuJiN4RDtDb2FzdGFsIE1hcmluZSBTY2llbmNlIEluc3RpdHV0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ZWdhIEJheSwgQ0EsIDk0OTIzLTAyNDcsIFVTQS48L2F1dGgtYWRkcmVzcz48dGl0bGVzPjx0aXRs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bGFuZ3VhZ2U+PC9yZWNvcmQ+PC9DaXRlPjxDaXRlPjxBdXRob3I+SGFtaWx0b248L0F1dGhvcj48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</w:fldData>
        </w:fldChar>
      </w:r>
      <w:r w:rsidR="00A637B7">
        <w:instrText xml:space="preserve"> ADDIN EN.CITE.DATA </w:instrText>
      </w:r>
      <w:r w:rsidR="00A637B7">
        <w:fldChar w:fldCharType="end"/>
      </w:r>
      <w:r w:rsidR="00735927">
        <w:fldChar w:fldCharType="separate"/>
      </w:r>
      <w:r w:rsidR="00A637B7">
        <w:rPr>
          <w:noProof/>
        </w:rPr>
        <w:t>(Reed, Washburn et al. 2016, Cavanaugh, Reed et al. 2019, Rogers-Bennett and Catton 2019, Beas-Luna, Micheli et al. 2020, Hamilton, Saccomanno et al. 2021, Smith, Tomoleoni et al. 2021)</w:t>
      </w:r>
      <w:r w:rsidR="00735927">
        <w:fldChar w:fldCharType="end"/>
      </w:r>
      <w:r w:rsidR="00EF0B3C">
        <w:t xml:space="preserve">. </w:t>
      </w:r>
    </w:p>
    <w:p w14:paraId="29A6A189" w14:textId="4EC847E3" w:rsidR="00471A3D" w:rsidRDefault="006D4C32">
      <w:r>
        <w:lastRenderedPageBreak/>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L1llYXI+PFJlY051bT44NDI0PC9SZWNOdW0+PERpc3BsYXlUZXh0PihSb2dlcnMtQmVubmV0dCBh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cmVjb3JkPjwvQ2l0ZT48L0VuZE5vdGU+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bmQgQ2F0dG9uIDIwMTksIEJlYXMtTHVuYSwgTWljaGVsaSBldCBhbC4gMjAyMCk8L0Rpc3BsYXlU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cmVjb3JkPjwvQ2l0ZT48L0VuZE5vdGU+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UmVjTnVtPjkyMTY8L1JlY051bT48RGlzcGxheVRleHQ+KEt2aXRlaywgU2h1bGwgZXQgYWwuIDE5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UmVjTnVtPjkyMTY8L1JlY051bT48RGlzcGxheVRleHQ+KEt2aXRlaywgU2h1bGwgZXQgYWwuIDE5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</w:fldData>
        </w:fldChar>
      </w:r>
      <w:r w:rsidR="00A637B7">
        <w:instrText xml:space="preserve"> ADDIN EN.CITE.DATA </w:instrText>
      </w:r>
      <w:r w:rsidR="00A637B7">
        <w:fldChar w:fldCharType="end"/>
      </w:r>
      <w:r w:rsidR="00735927">
        <w:fldChar w:fldCharType="separate"/>
      </w:r>
      <w:r w:rsidR="00A637B7">
        <w:rPr>
          <w:noProof/>
        </w:rPr>
        <w:t>(Kvitek, Shull et al. 1989, Kvitek, Iampietro et al. 1998, Shelton, Harvey et al. 2018)</w:t>
      </w:r>
      <w:r w:rsidR="00735927">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A637B7">
        <w:instrText xml:space="preserve"> ADDIN EN.CITE &lt;EndNote&gt;&lt;Cite&gt;&lt;Author&gt;Love&lt;/Author&gt;&lt;Year&gt;2002&lt;/Year&gt;&lt;RecNum&gt;4646&lt;/RecNum&gt;&lt;DisplayText&gt;(Love, Yoklavich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A637B7">
        <w:rPr>
          <w:noProof/>
        </w:rPr>
        <w:t>(Love, Yoklavich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TnVtPjQ0NzwvUmVjTnVtPjxEaXNwbGF5VGV4dD4oSG9sYnJvb2ssIENhcnIgZXQgYWwuIDE5OTAs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 </w:instrText>
      </w:r>
      <w:r w:rsidR="00A637B7">
        <w:fldChar w:fldCharType="begin">
          <w:fldData xml:space="preserve">PEVuZE5vdGU+PENpdGU+PEF1dGhvcj5DYXJyPC9BdXRob3I+PFllYXI+MTk5MTwvWWVhcj48UmVj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(Holbrook, Carr et al. 1990, Carr 1991, Markel and Shurin 2020)</w:t>
      </w:r>
      <w:r w:rsidR="00735927">
        <w:fldChar w:fldCharType="end"/>
      </w:r>
      <w:r w:rsidR="00EF0B3C">
        <w:t>.</w:t>
      </w:r>
    </w:p>
    <w:p w14:paraId="788FCDBF" w14:textId="097E2AEA" w:rsidR="00471A3D" w:rsidRDefault="00EF0B3C">
      <w:r>
        <w:t xml:space="preserve">Here, we examine recent kelp community dynamics at five sites along the </w:t>
      </w:r>
      <w:r w:rsidR="00A377BE">
        <w:t>Olympic C</w:t>
      </w:r>
      <w:r>
        <w:t xml:space="preserve">oast of Washington, </w:t>
      </w:r>
      <w:r w:rsidR="00D60B7A">
        <w:t>USA</w:t>
      </w:r>
      <w:r>
        <w:t xml:space="preserve">, using diver surveys of kelp density and abundances of associated </w:t>
      </w:r>
      <w:r>
        <w:lastRenderedPageBreak/>
        <w:t>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conditions, which are difficult to disentangle </w:t>
      </w:r>
      <w:r w:rsidR="00C1461A">
        <w:fldChar w:fldCharType="begin"/>
      </w:r>
      <w:r w:rsidR="00A637B7">
        <w:instrText xml:space="preserve"> ADDIN EN.CITE &lt;EndNote&gt;&lt;Cite&gt;&lt;Author&gt;Straub&lt;/Author&gt;&lt;Year&gt;2019&lt;/Year&gt;&lt;RecNum&gt;9128&lt;/RecNum&gt;&lt;DisplayText&gt;(Straub, Wernberg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A637B7">
        <w:rPr>
          <w:noProof/>
        </w:rPr>
        <w:t>(Straub, Wernberg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KGUuZy4sIENhdmFuYXVnaCwgU2llZ2VsIGV0IGFsLiAyMDExLCBQZmlzdGVyLCBCZXJyeSBldCBh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</w:fldData>
        </w:fldChar>
      </w:r>
      <w:r w:rsidR="00A637B7">
        <w:instrText xml:space="preserve"> ADDIN EN.CITE </w:instrText>
      </w:r>
      <w:r w:rsidR="00A637B7">
        <w:fldChar w:fldCharType="begin">
          <w:fldData xml:space="preserve">PEVuZE5vdGU+PENpdGU+PEF1dGhvcj5QZmlzdGVyPC9BdXRob3I+PFllYXI+MjAxODwvWWVhcj48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</w:fldData>
        </w:fldChar>
      </w:r>
      <w:r w:rsidR="00A637B7">
        <w:instrText xml:space="preserve"> ADDIN EN.CITE.DATA </w:instrText>
      </w:r>
      <w:r w:rsidR="00A637B7">
        <w:fldChar w:fldCharType="end"/>
      </w:r>
      <w:r w:rsidR="00C1461A">
        <w:fldChar w:fldCharType="separate"/>
      </w:r>
      <w:r w:rsidR="00A637B7">
        <w:rPr>
          <w:noProof/>
        </w:rPr>
        <w:t>(e.g., Cavanaugh, Siegel et al. 2011, Pfister, Berry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PFJlY051bT45MDY5PC9SZWNOdW0+PERpc3BsYXlUZXh0PihNdXRoLCBHcmFoYW0gZXQgYWwuIDIw
MTksIEhhbWlsdG9uLCBCZWxsIGV0IGFsLiAyMDIwKTwvRGlzcGxheVRleHQ+PHJlY29yZD48cmVj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ZT48QXV0aG9yPk11dGg8L0F1dGhvcj48WWVhcj4yMDE5PC9ZZWFyPjxSZWNOdW0+OTEyMjwvUmVj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L2Z1bGwtdGl0bGU+PC9hbHQtcGVyaW9kaWNhbD48dm9sdW1lPjEwMDwvdm9sdW1lPjxudW1iZXI+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PFJlY051bT45MDY5PC9SZWNOdW0+PERpc3BsYXlUZXh0PihNdXRoLCBHcmFoYW0gZXQgYWwuIDIw
MTksIEhhbWlsdG9uLCBCZWxsIGV0IGFsLiAyMDIwKTwvRGlzcGxheVRleHQ+PHJlY29yZD48cmVj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ZT48QXV0aG9yPk11dGg8L0F1dGhvcj48WWVhcj4yMDE5PC9ZZWFyPjxSZWNOdW0+OTEyMjwvUmVj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L2Z1bGwtdGl0bGU+PC9hbHQtcGVyaW9kaWNhbD48dm9sdW1lPjEwMDwvdm9sdW1lPjxudW1iZXI+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</w:fldData>
        </w:fldChar>
      </w:r>
      <w:r w:rsidR="00A637B7">
        <w:instrText xml:space="preserve"> ADDIN EN.CITE.DATA </w:instrText>
      </w:r>
      <w:r w:rsidR="00A637B7">
        <w:fldChar w:fldCharType="end"/>
      </w:r>
      <w:r w:rsidR="00C1461A">
        <w:fldChar w:fldCharType="separate"/>
      </w:r>
      <w:r w:rsidR="00A637B7">
        <w:rPr>
          <w:noProof/>
        </w:rPr>
        <w:t>(Muth, Graham et al. 2019, Hamilton, Bell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13" w:name="_t0t7vqvdf4ti" w:colFirst="0" w:colLast="0"/>
      <w:bookmarkEnd w:id="13"/>
      <w:r>
        <w:rPr>
          <w:sz w:val="46"/>
          <w:szCs w:val="46"/>
        </w:rPr>
        <w:lastRenderedPageBreak/>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4" w:name="_igkfmf7a0x3h" w:colFirst="0" w:colLast="0"/>
      <w:bookmarkEnd w:id="14"/>
      <w:r>
        <w:rPr>
          <w:sz w:val="34"/>
          <w:szCs w:val="34"/>
        </w:rPr>
        <w:t xml:space="preserve">2.1 </w:t>
      </w:r>
      <w:r w:rsidR="00EF0B3C">
        <w:rPr>
          <w:sz w:val="34"/>
          <w:szCs w:val="34"/>
        </w:rPr>
        <w:t>Study sites</w:t>
      </w:r>
    </w:p>
    <w:p w14:paraId="7B6AD6E4" w14:textId="1B305C91"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UmVjTnVtPjkyMTY8L1JlY051bT48UHJlZml4PkZpZy4gUzFgOyA8L1ByZWZpeD48RGlzcGxheVRl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UmVjTnVtPjkyMTY8L1JlY051bT48UHJlZml4PkZpZy4gUzFgOyA8L1ByZWZpeD48RGlzcGxheVRl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</w:fldData>
        </w:fldChar>
      </w:r>
      <w:r w:rsidR="00A637B7">
        <w:instrText xml:space="preserve"> ADDIN EN.CITE.DATA </w:instrText>
      </w:r>
      <w:r w:rsidR="00A637B7">
        <w:fldChar w:fldCharType="end"/>
      </w:r>
      <w:r w:rsidR="00735927">
        <w:fldChar w:fldCharType="separate"/>
      </w:r>
      <w:r w:rsidR="00A637B7">
        <w:rPr>
          <w:noProof/>
        </w:rPr>
        <w:t>(Fig. S1; Shelton, Harvey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5" w:name="_qaa02jqwwy36" w:colFirst="0" w:colLast="0"/>
      <w:bookmarkEnd w:id="15"/>
      <w:r>
        <w:rPr>
          <w:sz w:val="34"/>
          <w:szCs w:val="34"/>
        </w:rPr>
        <w:t xml:space="preserve">2.2 </w:t>
      </w:r>
      <w:r w:rsidR="00EF0B3C">
        <w:rPr>
          <w:sz w:val="34"/>
          <w:szCs w:val="34"/>
        </w:rPr>
        <w:t>Survey design</w:t>
      </w:r>
    </w:p>
    <w:p w14:paraId="6D7B1DC1" w14:textId="3D45DFB7"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A637B7">
        <w:instrText xml:space="preserve"> ADDIN EN.CITE &lt;EndNote&gt;&lt;Cite AuthorYear="1"&gt;&lt;Author&gt;Malone&lt;/Author&gt;&lt;Year&gt;2022&lt;/Year&gt;&lt;RecNum&gt;8682&lt;/RecNum&gt;&lt;DisplayText&gt;Malone, Davis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A637B7">
        <w:rPr>
          <w:noProof/>
        </w:rPr>
        <w:t>Malone, Davis et al. (2022)</w:t>
      </w:r>
      <w:r w:rsidR="00735927">
        <w:fldChar w:fldCharType="end"/>
      </w:r>
      <w:r>
        <w:t xml:space="preserve">. At each of the five sites (Fig. 1), we sampled two locations, separated by </w:t>
      </w:r>
      <w:r>
        <w:lastRenderedPageBreak/>
        <w:t xml:space="preserve">&gt;100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16" w:name="_imz9yv51qjaf" w:colFirst="0" w:colLast="0"/>
      <w:bookmarkEnd w:id="16"/>
      <w:r>
        <w:lastRenderedPageBreak/>
        <w:t xml:space="preserve">2.3 </w:t>
      </w:r>
      <w:r w:rsidR="00EF0B3C">
        <w:t>Sea surface temperature (SST)</w:t>
      </w:r>
    </w:p>
    <w:p w14:paraId="03CE3B8E" w14:textId="7A81485B"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Y051bT45MDk5PC9SZWNOdW0+PERpc3BsYXlUZXh0PihSZXlub2xkcywgU21pdGggZXQgYWwuIDIw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</w:fldData>
        </w:fldChar>
      </w:r>
      <w:r w:rsidR="00A637B7">
        <w:instrText xml:space="preserve"> ADDIN EN.CITE </w:instrText>
      </w:r>
      <w:r w:rsidR="00A637B7">
        <w:fldChar w:fldCharType="begin">
          <w:fldData xml:space="preserve">PEVuZE5vdGU+PENpdGU+PEF1dGhvcj5IdWFuZzwvQXV0aG9yPjxZZWFyPjIwMjE8L1llYXI+PFJl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</w:fldData>
        </w:fldChar>
      </w:r>
      <w:r w:rsidR="00A637B7">
        <w:instrText xml:space="preserve"> ADDIN EN.CITE.DATA </w:instrText>
      </w:r>
      <w:r w:rsidR="00A637B7">
        <w:fldChar w:fldCharType="end"/>
      </w:r>
      <w:r w:rsidR="00735927">
        <w:fldChar w:fldCharType="separate"/>
      </w:r>
      <w:r w:rsidR="00A637B7">
        <w:rPr>
          <w:noProof/>
        </w:rPr>
        <w:t>(Reynolds, Smith et al. 2007, Huang, Liu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PjxSZWNOdW0+ODUyMjwvUmVjTnVtPjxEaXNwbGF5VGV4dD4oQ2F2YW5hdWdoLCBSZWVkIGV0IGFs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dGU+PC9FbmROb3RlPn==
</w:fldData>
        </w:fldChar>
      </w:r>
      <w:r w:rsidR="00A637B7">
        <w:instrText xml:space="preserve"> ADDIN EN.CITE </w:instrText>
      </w:r>
      <w:r w:rsidR="00A637B7">
        <w:fldChar w:fldCharType="begin">
          <w:fldData xml:space="preserve">PEVuZE5vdGU+PENpdGU+PEF1dGhvcj5DYXZhbmF1Z2g8L0F1dGhvcj48WWVhcj4yMDE5PC9ZZWFy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dGU+PC9FbmROb3RlPn==
</w:fldData>
        </w:fldChar>
      </w:r>
      <w:r w:rsidR="00A637B7">
        <w:instrText xml:space="preserve"> ADDIN EN.CITE.DATA </w:instrText>
      </w:r>
      <w:r w:rsidR="00A637B7">
        <w:fldChar w:fldCharType="end"/>
      </w:r>
      <w:r w:rsidR="00735927">
        <w:fldChar w:fldCharType="separate"/>
      </w:r>
      <w:r w:rsidR="00A637B7">
        <w:rPr>
          <w:noProof/>
        </w:rPr>
        <w:t>(Cavanaugh, Reed et al. 2019, Hamilton, Bell et al. 2020)</w:t>
      </w:r>
      <w:r w:rsidR="00735927">
        <w:fldChar w:fldCharType="end"/>
      </w:r>
      <w:r>
        <w:t>.</w:t>
      </w:r>
    </w:p>
    <w:p w14:paraId="19CF6259" w14:textId="654BA13B" w:rsidR="00471A3D" w:rsidRDefault="009D1439">
      <w:pPr>
        <w:pStyle w:val="Heading2"/>
        <w:spacing w:before="120"/>
      </w:pPr>
      <w:bookmarkStart w:id="17" w:name="_au0wchpbj09l" w:colFirst="0" w:colLast="0"/>
      <w:bookmarkEnd w:id="17"/>
      <w:r>
        <w:t xml:space="preserve">2.4 </w:t>
      </w:r>
      <w:r w:rsidR="00EF0B3C">
        <w:t>Area of canopy kelps</w:t>
      </w:r>
    </w:p>
    <w:p w14:paraId="43FCA6CE" w14:textId="4763B7F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UmVjTnVtPjkyMTY8L1JlY051bT48RGlzcGxheVRleHQ+KFZhbiBXYWdlbmVuIDIwMTUsIFdBRE5S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ZXJpb2RpY2FsPjxwYWdlcz4xMTA1LTExMTk8L3BhZ2VzPjx2b2x1bWU+MTg4PC92b2x1bWU+PG51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UmVjTnVtPjkyMTY8L1JlY051bT48RGlzcGxheVRleHQ+KFZhbiBXYWdlbmVuIDIwMTUsIFdBRE5S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ZXJpb2RpY2FsPjxwYWdlcz4xMTA1LTExMTk8L3BhZ2VzPjx2b2x1bWU+MTg4PC92b2x1bWU+PG51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</w:fldData>
        </w:fldChar>
      </w:r>
      <w:r w:rsidR="00A637B7">
        <w:instrText xml:space="preserve"> ADDIN EN.CITE.DATA </w:instrText>
      </w:r>
      <w:r w:rsidR="00A637B7">
        <w:fldChar w:fldCharType="end"/>
      </w:r>
      <w:r w:rsidR="00735927">
        <w:fldChar w:fldCharType="separate"/>
      </w:r>
      <w:r w:rsidR="00A637B7">
        <w:rPr>
          <w:noProof/>
        </w:rPr>
        <w:t>(Van Wagenen 2015, WADNR 2017, Shelton, Harvey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8" w:name="_2h658b2af9qi" w:colFirst="0" w:colLast="0"/>
      <w:bookmarkEnd w:id="18"/>
      <w:r>
        <w:lastRenderedPageBreak/>
        <w:t xml:space="preserve">2.5 </w:t>
      </w:r>
      <w:r w:rsidR="00EF0B3C">
        <w:t>Data analysis</w:t>
      </w:r>
    </w:p>
    <w:p w14:paraId="39928907" w14:textId="28D795DB"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UmVjTnVtPjkyMTY8L1JlY051bT48RGlzcGxheVRleHQ+KFBmaXN0ZXIsIEJlcnJ5IGV0IGFsLiAy
MDE4LCBTaGVsdG9uLCBIYXJ2ZXkgZXQgYWwuIDIwMTgpPC9EaXNwbGF5VGV4dD48cmVjb3JkPjxy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ZWNvcmQ+PC9DaXRlPjxDaXRlPjxBdXRob3I+UGZpc3RlcjwvQXV0aG9yPjxZZWFyPjIwMTg8L1ll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UmVjTnVtPjkyMTY8L1JlY051bT48RGlzcGxheVRleHQ+KFBmaXN0ZXIsIEJlcnJ5IGV0IGFsLiAy
MDE4LCBTaGVsdG9uLCBIYXJ2ZXkgZXQgYWwuIDIwMTgpPC9EaXNwbGF5VGV4dD48cmVjb3JkPjxy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ZWNvcmQ+PC9DaXRlPjxDaXRlPjxBdXRob3I+UGZpc3RlcjwvQXV0aG9yPjxZZWFyPjIwMTg8L1ll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</w:fldData>
        </w:fldChar>
      </w:r>
      <w:r w:rsidR="00A637B7">
        <w:instrText xml:space="preserve"> ADDIN EN.CITE.DATA </w:instrText>
      </w:r>
      <w:r w:rsidR="00A637B7">
        <w:fldChar w:fldCharType="end"/>
      </w:r>
      <w:r w:rsidR="00735927">
        <w:fldChar w:fldCharType="separate"/>
      </w:r>
      <w:r w:rsidR="00A637B7">
        <w:rPr>
          <w:noProof/>
        </w:rPr>
        <w:t>(Pfister, Berry et al. 2018, Shelton, Harvey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BBFE28"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w:t>
      </w:r>
      <w:r>
        <w:lastRenderedPageBreak/>
        <w:t xml:space="preserve">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A637B7">
        <w:instrText xml:space="preserve"> ADDIN EN.CITE &lt;EndNote&gt;&lt;Cite&gt;&lt;Author&gt;Anderson&lt;/Author&gt;&lt;Year&gt;2003&lt;/Year&gt;&lt;RecNum&gt;4716&lt;/RecNum&gt;&lt;Prefix&gt;CAP`, implemented in R using ‘CAPdiscrim’`; &lt;/Prefix&gt;&lt;DisplayText&gt;(CAP, implemented in R using ‘CAPdiscrim’; Anderson and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A637B7">
        <w:rPr>
          <w:noProof/>
        </w:rPr>
        <w:t>(CAP, implemented in R using ‘CAPdiscrim’; Anderson and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6836E2C3"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ZWNOdW0+ODQ5NzwvUmVjTnVtPjxEaXNwbGF5VGV4dD4oRXN0ZXMsIERhbm5lciBldCBhbC4gMjAw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</w:fldData>
        </w:fldChar>
      </w:r>
      <w:r w:rsidR="00A637B7">
        <w:instrText xml:space="preserve"> ADDIN EN.CITE </w:instrText>
      </w:r>
      <w:r w:rsidR="00A637B7">
        <w:fldChar w:fldCharType="begin">
          <w:fldData xml:space="preserve">PEVuZE5vdGU+PENpdGU+PEF1dGhvcj5XYXRzb248L0F1dGhvcj48WWVhcj4yMDExPC9ZZWFyPjxS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</w:fldData>
        </w:fldChar>
      </w:r>
      <w:r w:rsidR="00A637B7">
        <w:instrText xml:space="preserve"> ADDIN EN.CITE.DATA </w:instrText>
      </w:r>
      <w:r w:rsidR="00A637B7">
        <w:fldChar w:fldCharType="end"/>
      </w:r>
      <w:r w:rsidR="00735927">
        <w:fldChar w:fldCharType="separate"/>
      </w:r>
      <w:r w:rsidR="00A637B7">
        <w:rPr>
          <w:noProof/>
        </w:rPr>
        <w:t>(Estes, Danner et al. 2004, Watson and Estes 2011)</w:t>
      </w:r>
      <w:r w:rsidR="00735927">
        <w:fldChar w:fldCharType="end"/>
      </w:r>
      <w:r>
        <w:t>. Second, we assess</w:t>
      </w:r>
      <w:r w:rsidR="00D60B7A">
        <w:t>ed</w:t>
      </w:r>
      <w:r>
        <w:t xml:space="preserve"> the role kelp forests play in providing vital </w:t>
      </w:r>
      <w:r>
        <w:lastRenderedPageBreak/>
        <w:t xml:space="preserve">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A637B7">
        <w:instrText xml:space="preserve"> ADDIN EN.CITE &lt;EndNote&gt;&lt;Cite&gt;&lt;Author&gt;Carr&lt;/Author&gt;&lt;Year&gt;1991&lt;/Year&gt;&lt;RecNum&gt;447&lt;/RecNum&gt;&lt;DisplayText&gt;(Holbrook, Carr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A637B7">
        <w:rPr>
          <w:noProof/>
        </w:rPr>
        <w:t>(Holbrook, Carr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291F6115"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A637B7">
        <w:instrText xml:space="preserve"> ADDIN EN.CITE </w:instrText>
      </w:r>
      <w:r w:rsidR="00A637B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(Maunder and Punt 2004, Potts and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w:t>
      </w:r>
      <w:r>
        <w:lastRenderedPageBreak/>
        <w:t xml:space="preserve">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23F88EE9"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A637B7">
        <w:instrText xml:space="preserve"> ADDIN EN.CITE &lt;EndNote&gt;&lt;Cite&gt;&lt;Author&gt;Burnham&lt;/Author&gt;&lt;Year&gt;1998&lt;/Year&gt;&lt;RecNum&gt;5190&lt;/RecNum&gt;&lt;DisplayText&gt;(Burnham and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A637B7">
        <w:rPr>
          <w:noProof/>
        </w:rPr>
        <w:t>(Burnham and Anderson 1998)</w:t>
      </w:r>
      <w:r w:rsidR="00735927">
        <w:fldChar w:fldCharType="end"/>
      </w:r>
      <w:r>
        <w:t xml:space="preserve">. </w:t>
      </w:r>
    </w:p>
    <w:p w14:paraId="783A2BC3" w14:textId="5F7B1291" w:rsidR="00471A3D" w:rsidRDefault="009D1439">
      <w:pPr>
        <w:pStyle w:val="Heading1"/>
        <w:spacing w:before="120"/>
      </w:pPr>
      <w:bookmarkStart w:id="19" w:name="_zg3uzw3q29am" w:colFirst="0" w:colLast="0"/>
      <w:bookmarkEnd w:id="19"/>
      <w:r>
        <w:lastRenderedPageBreak/>
        <w:t xml:space="preserve">3. </w:t>
      </w:r>
      <w:r w:rsidR="00EF0B3C">
        <w:t>Results</w:t>
      </w:r>
    </w:p>
    <w:p w14:paraId="6AADDFFB" w14:textId="6E57B3DF" w:rsidR="00471A3D" w:rsidRDefault="009D1439">
      <w:pPr>
        <w:pStyle w:val="Heading2"/>
      </w:pPr>
      <w:bookmarkStart w:id="20" w:name="_f80bb2jl8g29" w:colFirst="0" w:colLast="0"/>
      <w:bookmarkEnd w:id="20"/>
      <w:r>
        <w:t xml:space="preserve">3.1 </w:t>
      </w:r>
      <w:r w:rsidR="00EF0B3C">
        <w:t>Sea surface temperature</w:t>
      </w:r>
    </w:p>
    <w:p w14:paraId="2B76A209" w14:textId="50CEA3F9" w:rsidR="00471A3D" w:rsidRDefault="00EF0B3C">
      <w:r>
        <w:t>The warmest mean monthly SST at our sites (between 2003 and 2021) occurred in 2013 (Fig. 1a) with anomalously warm temperatures in both July and September (</w:t>
      </w:r>
      <w:r w:rsidRPr="00D9376B">
        <w:rPr>
          <w:highlight w:val="yellow"/>
          <w:rPrChange w:id="21" w:author="Nick.Tolimieri" w:date="2022-09-02T10:12:00Z">
            <w:rPr/>
          </w:rPrChange>
        </w:rPr>
        <w:t xml:space="preserve">Figs. S2 &amp; </w:t>
      </w:r>
      <w:commentRangeStart w:id="22"/>
      <w:r w:rsidRPr="00D9376B">
        <w:rPr>
          <w:highlight w:val="yellow"/>
          <w:rPrChange w:id="23" w:author="Nick.Tolimieri" w:date="2022-09-02T10:12:00Z">
            <w:rPr/>
          </w:rPrChange>
        </w:rPr>
        <w:t>S3</w:t>
      </w:r>
      <w:commentRangeEnd w:id="22"/>
      <w:r w:rsidR="00D9376B">
        <w:rPr>
          <w:rStyle w:val="CommentReference"/>
        </w:rPr>
        <w:commentReference w:id="22"/>
      </w:r>
      <w:r w:rsidRPr="00D9376B">
        <w:rPr>
          <w:highlight w:val="yellow"/>
          <w:rPrChange w:id="24" w:author="Nick.Tolimieri" w:date="2022-09-02T10:12:00Z">
            <w:rPr/>
          </w:rPrChange>
        </w:rPr>
        <w:t>)</w:t>
      </w:r>
      <w:r>
        <w:t xml:space="preserve">,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A637B7">
        <w:instrText xml:space="preserve"> ADDIN EN.CITE &lt;EndNote&gt;&lt;Cite&gt;&lt;Author&gt;Harvey&lt;/Author&gt;&lt;Year&gt;2022&lt;/Year&gt;&lt;RecNum&gt;9094&lt;/RecNum&gt;&lt;DisplayText&gt;(Harvey, Garfield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A637B7">
        <w:rPr>
          <w:noProof/>
        </w:rPr>
        <w:t>(Harvey, Garfield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25" w:name="_5eofmerod4cl" w:colFirst="0" w:colLast="0"/>
      <w:bookmarkEnd w:id="25"/>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lastRenderedPageBreak/>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76BDA37E" w:rsidR="00471A3D" w:rsidRDefault="00FD1045">
      <w:r w:rsidRPr="00FD1045">
        <w:lastRenderedPageBreak/>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LCBTYWNjb21hbm5vIGV0IGFsLiAoMjAyMSk8L0Rpc3BsYXlUZXh0PjxyZWNvcmQ+PHJlYy1udW1i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U2NpZW5jZXM8L2Z1bGwtdGl0bGU+PC9wZXJpb2RpY2FsPjxwYWdlcz4yMDIxMTE5NTwvcGFnZXM+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</w:fldData>
        </w:fldChar>
      </w:r>
      <w:r w:rsidR="00A637B7">
        <w:instrText xml:space="preserve"> ADDIN EN.CITE </w:instrText>
      </w:r>
      <w:r w:rsidR="00A637B7">
        <w:fldChar w:fldCharType="begin">
          <w:fldData xml:space="preserve">PEVuZE5vdGU+PENpdGUgQXV0aG9yWWVhcj0iMSI+PEF1dGhvcj5IYW1pbHRvbjwvQXV0aG9yPjxZ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U2NpZW5jZXM8L2Z1bGwtdGl0bGU+PC9wZXJpb2RpY2FsPjxwYWdlcz4yMDIxMTE5NTwvcGFnZXM+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A637B7">
        <w:instrText xml:space="preserve"> ADDIN EN.CITE &lt;EndNote&gt;&lt;Cite&gt;&lt;Author&gt;Duggins&lt;/Author&gt;&lt;Year&gt;1983&lt;/Year&gt;&lt;RecNum&gt;9111&lt;/RecNum&gt;&lt;DisplayText&gt;(Moitoza and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A637B7">
        <w:rPr>
          <w:noProof/>
        </w:rPr>
        <w:t>(Moitoza and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26" w:name="_u6kl6dz0q0ha" w:colFirst="0" w:colLast="0"/>
      <w:bookmarkEnd w:id="26"/>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27" w:author="Nick.Tolimieri" w:date="2022-09-02T10:22:00Z">
        <w:r w:rsidDel="00D9376B">
          <w:delText>S6</w:delText>
        </w:r>
      </w:del>
      <w:ins w:id="28" w:author="Nick.Tolimieri" w:date="2022-09-02T10:22:00Z">
        <w:r w:rsidR="00D9376B">
          <w:t>S7</w:t>
        </w:r>
      </w:ins>
      <w:r>
        <w:t>-</w:t>
      </w:r>
      <w:del w:id="29" w:author="Nick.Tolimieri" w:date="2022-09-02T10:22:00Z">
        <w:r w:rsidDel="00D9376B">
          <w:delText>S9</w:delText>
        </w:r>
      </w:del>
      <w:ins w:id="30" w:author="Nick.Tolimieri"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067BF11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31" w:author="Nick.Tolimieri" w:date="2022-09-02T10:18:00Z">
        <w:r w:rsidRPr="008A6B3E" w:rsidDel="00D9376B">
          <w:delText>Table S6</w:delText>
        </w:r>
      </w:del>
      <w:ins w:id="32" w:author="Nick.Tolimieri" w:date="2022-09-02T10:18:00Z">
        <w:r w:rsidR="00D9376B">
          <w:t>Table S7</w:t>
        </w:r>
      </w:ins>
      <w:r w:rsidRPr="008A6B3E">
        <w:t>), which would be expected as a function of light limitation for autotrophs</w:t>
      </w:r>
      <w:r w:rsidR="004378FD" w:rsidRPr="008A6B3E">
        <w:t xml:space="preserve"> </w:t>
      </w:r>
      <w:r w:rsidR="00735927" w:rsidRPr="008A6B3E">
        <w:fldChar w:fldCharType="begin"/>
      </w:r>
      <w:r w:rsidR="00A637B7">
        <w:instrText xml:space="preserve"> ADDIN EN.CITE &lt;EndNote&gt;&lt;Cite&gt;&lt;Author&gt;Dayton&lt;/Author&gt;&lt;Year&gt;1984&lt;/Year&gt;&lt;RecNum&gt;9113&lt;/RecNum&gt;&lt;DisplayText&gt;(Dayton, Currie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A637B7">
        <w:rPr>
          <w:noProof/>
        </w:rPr>
        <w:t>(Dayton, Currie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33" w:author="Nick.Tolimieri" w:date="2022-09-02T10:18:00Z">
        <w:r w:rsidDel="00D9376B">
          <w:delText>Table S7</w:delText>
        </w:r>
      </w:del>
      <w:ins w:id="34" w:author="Nick.Tolimieri" w:date="2022-09-02T10:18:00Z">
        <w:r w:rsidR="00D9376B">
          <w:t>Table S8</w:t>
        </w:r>
      </w:ins>
      <w:r>
        <w:t xml:space="preserve">). Leather stars, </w:t>
      </w:r>
      <w:proofErr w:type="spellStart"/>
      <w:r>
        <w:rPr>
          <w:i/>
        </w:rPr>
        <w:lastRenderedPageBreak/>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35" w:author="Nick.Tolimieri" w:date="2022-09-02T10:24:00Z">
        <w:r w:rsidDel="004205CB">
          <w:delText>s</w:delText>
        </w:r>
      </w:del>
      <w:r>
        <w:t xml:space="preserve"> </w:t>
      </w:r>
      <w:del w:id="36" w:author="Nick.Tolimieri" w:date="2022-09-02T10:24:00Z">
        <w:r w:rsidDel="004205CB">
          <w:delText>S8</w:delText>
        </w:r>
      </w:del>
      <w:ins w:id="37" w:author="Nick.Tolimieri" w:date="2022-09-02T10:24:00Z">
        <w:r w:rsidR="004205CB">
          <w:t>S</w:t>
        </w:r>
        <w:r w:rsidR="004205CB">
          <w:t>9</w:t>
        </w:r>
      </w:ins>
      <w:r>
        <w:t>).</w:t>
      </w:r>
    </w:p>
    <w:p w14:paraId="0DC917B1" w14:textId="37230DDB"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del w:id="38" w:author="Nick.Tolimieri" w:date="2022-09-02T10:17:00Z">
        <w:r w:rsidDel="00D9376B">
          <w:delText>Table S9</w:delText>
        </w:r>
      </w:del>
      <w:ins w:id="39" w:author="Nick.Tolimieri"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40" w:name="_8ord3kzb5sb4" w:colFirst="0" w:colLast="0"/>
      <w:bookmarkEnd w:id="40"/>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w:t>
      </w:r>
      <w:r>
        <w:lastRenderedPageBreak/>
        <w:t xml:space="preserve">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lastRenderedPageBreak/>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41" w:name="_kht2apu2sjj7" w:colFirst="0" w:colLast="0"/>
      <w:bookmarkEnd w:id="41"/>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42" w:author="Nick.Tolimieri" w:date="2022-09-02T10:17:00Z">
        <w:r w:rsidR="00212809" w:rsidDel="00D9376B">
          <w:delText>Table S10</w:delText>
        </w:r>
      </w:del>
      <w:ins w:id="43" w:author="Nick.Tolimieri"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44" w:author="Nick.Tolimieri" w:date="2022-09-02T10:17:00Z">
        <w:r w:rsidDel="00D9376B">
          <w:delText xml:space="preserve">Table </w:delText>
        </w:r>
        <w:r w:rsidR="008A3F3E" w:rsidDel="00D9376B">
          <w:delText>S10</w:delText>
        </w:r>
      </w:del>
      <w:ins w:id="45" w:author="Nick.Tolimieri" w:date="2022-09-02T10:17:00Z">
        <w:r w:rsidR="00D9376B">
          <w:t>Table S11</w:t>
        </w:r>
      </w:ins>
      <w:r w:rsidR="008A3F3E">
        <w:t xml:space="preserve"> &amp; </w:t>
      </w:r>
      <w:del w:id="46" w:author="Nick.Tolimieri" w:date="2022-09-02T10:17:00Z">
        <w:r w:rsidDel="00D9376B">
          <w:delText>S11</w:delText>
        </w:r>
      </w:del>
      <w:ins w:id="47" w:author="Nick.Tolimieri" w:date="2022-09-02T10:17:00Z">
        <w:r w:rsidR="00D9376B">
          <w:t>S12</w:t>
        </w:r>
      </w:ins>
      <w:r>
        <w:t>). For the random effects</w:t>
      </w:r>
      <w:r w:rsidR="00270E92">
        <w:t xml:space="preserve"> (</w:t>
      </w:r>
      <w:del w:id="48" w:author="Nick.Tolimieri" w:date="2022-09-02T10:17:00Z">
        <w:r w:rsidR="00270E92" w:rsidDel="00D9376B">
          <w:delText>Table S11</w:delText>
        </w:r>
      </w:del>
      <w:ins w:id="49" w:author="Nick.Tolimieri"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ins w:id="50" w:author="Nick.Tolimieri" w:date="2022-09-02T10:26:00Z">
        <w:r w:rsidR="001A5B6F">
          <w:t xml:space="preserve"> (Table S13)</w:t>
        </w:r>
      </w:ins>
      <w:bookmarkStart w:id="51" w:name="_GoBack"/>
      <w:bookmarkEnd w:id="51"/>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52" w:name="_1nzuexzh0v9h" w:colFirst="0" w:colLast="0"/>
      <w:bookmarkEnd w:id="52"/>
      <w:r>
        <w:lastRenderedPageBreak/>
        <w:t xml:space="preserve">4. </w:t>
      </w:r>
      <w:r w:rsidR="00EF0B3C">
        <w:t>Discussion</w:t>
      </w:r>
    </w:p>
    <w:p w14:paraId="039FBBD6" w14:textId="5F3A09D6"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L1llYXI+PFJlY051bT44NDI0PC9SZWNOdW0+PERpc3BsYXlUZXh0PihDYXZhbmF1Z2gsIFJlZWQg
ZXQgYWwuIDIwMTksIFJvZ2Vycy1CZW5uZXR0IGFuZCBDYXR0b24gMjAxOSwgQmVhcy1MdW5hLCBN
aWNoZWxpIGV0IGFsLiAyMDIwLCBIYW1pbHRvbiwgQmVsbCBldCBhbC4gMjAyMCwgTWNQaGVyc29u
LCBGaW5nZXIgZXQgYWwuIDIwMjEpPC9EaXNwbGF5VGV4dD48cmVjb3JkPjxyZWMtbnVtYmVyPjg0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MS0wMTgyNy02PC9lbGVjdHJvbmljLXJlc291cmNlLW51bT48L3JlY29yZD48L0NpdGU+PC9FbmRO
b3RlPn==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L1llYXI+PFJlY051bT44NDI0PC9SZWNOdW0+PERpc3BsYXlUZXh0PihDYXZhbmF1Z2gsIFJlZWQg
ZXQgYWwuIDIwMTksIFJvZ2Vycy1CZW5uZXR0IGFuZCBDYXR0b24gMjAxOSwgQmVhcy1MdW5hLCBN
aWNoZWxpIGV0IGFsLiAyMDIwLCBIYW1pbHRvbiwgQmVsbCBldCBhbC4gMjAyMCwgTWNQaGVyc29u
LCBGaW5nZXIgZXQgYWwuIDIwMjEpPC9EaXNwbGF5VGV4dD48cmVjb3JkPjxyZWMtbnVtYmVyPjg0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MS0wMTgyNy02PC9lbGVjdHJvbmljLXJlc291cmNlLW51bT48L3JlY29yZD48L0NpdGU+PC9FbmRO
b3RlPn==
</w:fldData>
        </w:fldChar>
      </w:r>
      <w:r w:rsidR="00A637B7">
        <w:instrText xml:space="preserve"> ADDIN EN.CITE.DATA </w:instrText>
      </w:r>
      <w:r w:rsidR="00A637B7">
        <w:fldChar w:fldCharType="end"/>
      </w:r>
      <w:r w:rsidR="00735927">
        <w:fldChar w:fldCharType="separate"/>
      </w:r>
      <w:r w:rsidR="00A637B7">
        <w:rPr>
          <w:noProof/>
        </w:rPr>
        <w:t>(Cavanaugh, Reed et al. 2019, Rogers-Bennett and Catton 2019, Beas-Luna, Micheli et al. 2020, Hamilton, Bell et al. 2020, McPherson, Finger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PjxSZWNOdW0+OTA2NzwvUmVjTnVtPjxEaXNwbGF5VGV4dD4oUm9nZXJzLUJlbm5ldHQgYW5kIENh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Z3VhZ2U+PC9yZWNvcmQ+PC9DaXRlPjxDaXRlPjxBdXRob3I+Um9nZXJzLUJlbm5ldHQ8L0F1dGhv
cj48WWVhcj4yMDE5PC9ZZWFyPjxSZWNOdW0+ODQyNDwvUmVjTnVtPjxyZWNvcmQ+PHJlYy1udW1i
ZXI+ODQyNDwvcmVjLW51bWJlcj48Zm9yZWlnbi1rZXlzPjxrZXkgYXBwPSJFTiIgZGItaWQ9InBy
eHJ6enZkeTB4MnM0ZWUwMHFweHB0YWRzc3dhMDJyd3gwcCIgdGltZXN0YW1wPSIwIj44NDI0PC9r
ZXk+PC9mb3JlaWduLWtleXM+PHJlZi10eXBlIG5hbWU9IkpvdXJuYWwgQXJ0aWNsZSI+MTc8L3Jl
Zi10eXBlPjxjb250cmlidXRvcnM+PGF1dGhvcnM+PGF1dGhvcj5Sb2dlcnMtQmVubmV0dCwgTC48
L2F1dGhvcj48YXV0aG9yPkNhdHRvbiwgQy4gQS48L2F1dGhvcj48L2F1dGhvcnM+PC9jb250cmli
dXRvcnM+PGF1dGgtYWRkcmVzcz5Db2FzdGFsIE1hcmluZSBTY2llbmNlIEluc3RpdHV0ZSwgS2Fy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eSwgQ0EsIDk0OTIzLTAyNDcsIFVTQS4gcm9nZXJzYmVubmV0dEB1Y2RhdmlzLmVkdS4mI3hEO0Nv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PjxSZWNOdW0+OTA2NzwvUmVjTnVtPjxEaXNwbGF5VGV4dD4oUm9nZXJzLUJlbm5ldHQgYW5kIENh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Z3VhZ2U+PC9yZWNvcmQ+PC9DaXRlPjxDaXRlPjxBdXRob3I+Um9nZXJzLUJlbm5ldHQ8L0F1dGhv
cj48WWVhcj4yMDE5PC9ZZWFyPjxSZWNOdW0+ODQyNDwvUmVjTnVtPjxyZWNvcmQ+PHJlYy1udW1i
ZXI+ODQyNDwvcmVjLW51bWJlcj48Zm9yZWlnbi1rZXlzPjxrZXkgYXBwPSJFTiIgZGItaWQ9InBy
eHJ6enZkeTB4MnM0ZWUwMHFweHB0YWRzc3dhMDJyd3gwcCIgdGltZXN0YW1wPSIwIj44NDI0PC9r
ZXk+PC9mb3JlaWduLWtleXM+PHJlZi10eXBlIG5hbWU9IkpvdXJuYWwgQXJ0aWNsZSI+MTc8L3Jl
Zi10eXBlPjxjb250cmlidXRvcnM+PGF1dGhvcnM+PGF1dGhvcj5Sb2dlcnMtQmVubmV0dCwgTC48
L2F1dGhvcj48YXV0aG9yPkNhdHRvbiwgQy4gQS48L2F1dGhvcj48L2F1dGhvcnM+PC9jb250cmli
dXRvcnM+PGF1dGgtYWRkcmVzcz5Db2FzdGFsIE1hcmluZSBTY2llbmNlIEluc3RpdHV0ZSwgS2Fy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eSwgQ0EsIDk0OTIzLTAyNDcsIFVTQS4gcm9nZXJzYmVubmV0dEB1Y2RhdmlzLmVkdS4mI3hEO0Nv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735927">
        <w:fldChar w:fldCharType="begin">
          <w:fldData xml:space="preserve">PEVuZE5vdGU+PENpdGU+PEF1dGhvcj5GaWVsZDwvQXV0aG9yPjxZZWFyPjIwMjE8L1llYXI+PFJl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</w:fldData>
        </w:fldChar>
      </w:r>
      <w:r w:rsidR="00A637B7">
        <w:instrText xml:space="preserve"> ADDIN EN.CITE </w:instrText>
      </w:r>
      <w:r w:rsidR="00A637B7">
        <w:fldChar w:fldCharType="begin">
          <w:fldData xml:space="preserve">PEVuZE5vdGU+PENpdGU+PEF1dGhvcj5GaWVsZDwvQXV0aG9yPjxZZWFyPjIwMjE8L1llYXI+PFJl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</w:fldData>
        </w:fldChar>
      </w:r>
      <w:r w:rsidR="00A637B7">
        <w:instrText xml:space="preserve"> ADDIN EN.CITE.DATA </w:instrText>
      </w:r>
      <w:r w:rsidR="00A637B7">
        <w:fldChar w:fldCharType="end"/>
      </w:r>
      <w:r w:rsidR="00735927">
        <w:fldChar w:fldCharType="separate"/>
      </w:r>
      <w:r w:rsidR="00A637B7">
        <w:rPr>
          <w:noProof/>
        </w:rPr>
        <w:t>(Schroeder, Santora et al. 2019, Field, Miller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IEZpc2ggQXF1YXQgU2NpPC9hbHQtdGl0bGU+PC90aXRsZXM+PHBlcmlvZGljYWw+PGZ1bGwtdGl0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</w:fldData>
        </w:fldChar>
      </w:r>
      <w:r w:rsidR="00A637B7">
        <w:instrText xml:space="preserve"> ADDIN EN.CITE </w:instrText>
      </w:r>
      <w:r w:rsidR="00A637B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IEZpc2ggQXF1YXQgU2NpPC9hbHQtdGl0bGU+PC90aXRsZXM+PHBlcmlvZGljYWw+PGZ1bGwtdGl0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</w:fldData>
        </w:fldChar>
      </w:r>
      <w:r w:rsidR="00A637B7">
        <w:instrText xml:space="preserve"> ADDIN EN.CITE.DATA </w:instrText>
      </w:r>
      <w:r w:rsidR="00A637B7">
        <w:fldChar w:fldCharType="end"/>
      </w:r>
      <w:r w:rsidR="00735927">
        <w:fldChar w:fldCharType="separate"/>
      </w:r>
      <w:r w:rsidR="00A637B7">
        <w:rPr>
          <w:noProof/>
        </w:rPr>
        <w:t>(Schmitt and Holbrook 1990, Carr 1991, Markel and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 xml:space="preserve">communities in the eastern Pacific and California Current ecosystem in </w:t>
      </w:r>
      <w:r>
        <w:lastRenderedPageBreak/>
        <w:t>particular and suggests paths forward for conservation and management of these important habitats and the valuable fisheries species they contain.</w:t>
      </w:r>
    </w:p>
    <w:p w14:paraId="21F5B066" w14:textId="444D29D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(Beas-Luna, Micheli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YXlUZXh0PihhbmQgT3JlZ29uOyBIYW1pbHRvbiwgQmVsbCBldCBhbC4gMjAyMCk8L0Rpc3BsYXlU
ZXh0PjxyZWNvcmQ+PHJlYy1udW1iZXI+OTA2OTwvcmVjLW51bWJlcj48Zm9yZWlnbi1rZXlzPjxr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PFJlY051bT45MDY5PC9SZWNOdW0+PFByZWZpeD5hbmQgT3JlZ29uYDsgPC9QcmVmaXg+PERpc3Bs
YXlUZXh0PihhbmQgT3JlZ29uOyBIYW1pbHRvbiwgQmVsbCBldCBhbC4gMjAyMCk8L0Rpc3BsYXlU
ZXh0PjxyZWNvcmQ+PHJlYy1udW1iZXI+OTA2OTwvcmVjLW51bWJlcj48Zm9yZWlnbi1rZXlzPjxr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Y29yZD48L0NpdGU+PC9FbmROb3RlPgB=
</w:fldData>
        </w:fldChar>
      </w:r>
      <w:r w:rsidR="00A637B7">
        <w:instrText xml:space="preserve"> ADDIN EN.CITE.DATA </w:instrText>
      </w:r>
      <w:r w:rsidR="00A637B7">
        <w:fldChar w:fldCharType="end"/>
      </w:r>
      <w:r w:rsidR="00735927">
        <w:fldChar w:fldCharType="separate"/>
      </w:r>
      <w:r w:rsidR="00A637B7">
        <w:rPr>
          <w:noProof/>
        </w:rPr>
        <w:t>(and Oregon; Hamilton, Bell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(Hamilton, Bell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A637B7">
        <w:instrText xml:space="preserve"> ADDIN EN.CITE &lt;EndNote&gt;&lt;Cite&gt;&lt;Author&gt;Lamy&lt;/Author&gt;&lt;Year&gt;2020&lt;/Year&gt;&lt;RecNum&gt;8703&lt;/RecNum&gt;&lt;DisplayText&gt;(Lamy, Koenigs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A637B7">
        <w:rPr>
          <w:noProof/>
        </w:rPr>
        <w:t>(Lamy, Koenigs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7AACB7E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A637B7">
        <w:instrText xml:space="preserve"> ADDIN EN.CITE &lt;EndNote&gt;&lt;Cite&gt;&lt;Author&gt;Pfister&lt;/Author&gt;&lt;Year&gt;2018&lt;/Year&gt;&lt;RecNum&gt;8408&lt;/RecNum&gt;&lt;DisplayText&gt;(Pfister, Berry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A637B7">
        <w:rPr>
          <w:noProof/>
        </w:rPr>
        <w:t>(Pfister, Berry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rsidR="0034083C">
        <w:t xml:space="preserve">, </w:t>
      </w:r>
      <w:r w:rsidR="00640B60">
        <w:t>and o</w:t>
      </w:r>
      <w:r>
        <w:t xml:space="preserve">verall density was lower than </w:t>
      </w:r>
      <w:r>
        <w:lastRenderedPageBreak/>
        <w:t xml:space="preserve">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(Rogers-Bennett and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ZWNOdW0+ODM4NjwvUmVjTnVtPjxEaXNwbGF5VGV4dD4oUGVhcnNlIDIwMDYsIEtyaWVnaXNjaCwg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</w:fldData>
        </w:fldChar>
      </w:r>
      <w:r w:rsidR="00A637B7">
        <w:instrText xml:space="preserve"> ADDIN EN.CITE </w:instrText>
      </w:r>
      <w:r w:rsidR="00A637B7">
        <w:fldChar w:fldCharType="begin">
          <w:fldData xml:space="preserve">PEVuZE5vdGU+PENpdGU+PEF1dGhvcj5QZWFyc2U8L0F1dGhvcj48WWVhcj4yMDA2PC9ZZWFyPjxS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</w:fldData>
        </w:fldChar>
      </w:r>
      <w:r w:rsidR="00A637B7">
        <w:instrText xml:space="preserve"> ADDIN EN.CITE.DATA </w:instrText>
      </w:r>
      <w:r w:rsidR="00A637B7">
        <w:fldChar w:fldCharType="end"/>
      </w:r>
      <w:r w:rsidR="009C7329">
        <w:fldChar w:fldCharType="separate"/>
      </w:r>
      <w:r w:rsidR="00A637B7">
        <w:rPr>
          <w:noProof/>
        </w:rPr>
        <w:t>(Pearse 2006, Kriegisch, Reeves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554AAF20"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A637B7">
        <w:instrText xml:space="preserve"> ADDIN EN.CITE &lt;EndNote&gt;&lt;Cite&gt;&lt;Author&gt;Randell&lt;/Author&gt;&lt;Year&gt;2022&lt;/Year&gt;&lt;RecNum&gt;8683&lt;/RecNum&gt;&lt;DisplayText&gt;(Randell, Kenner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A637B7">
        <w:rPr>
          <w:noProof/>
        </w:rPr>
        <w:t>(Randell, Kenner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ZWNOdW0+OTExNzwvUmVjTnVtPjxEaXNwbGF5VGV4dD4oUGVhcnNlIDIwMDYsIEtyaWVnaXNjaCwg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</w:fldData>
        </w:fldChar>
      </w:r>
      <w:r w:rsidR="00A637B7">
        <w:rPr>
          <w:color w:val="000000" w:themeColor="text1"/>
        </w:rPr>
        <w:instrText xml:space="preserve"> ADDIN EN.CITE </w:instrText>
      </w:r>
      <w:r w:rsidR="00A637B7">
        <w:rPr>
          <w:color w:val="000000" w:themeColor="text1"/>
        </w:rPr>
        <w:fldChar w:fldCharType="begin">
          <w:fldData xml:space="preserve">PEVuZE5vdGU+PENpdGU+PEF1dGhvcj5QZWFyc2U8L0F1dGhvcj48WWVhcj4yMDA2PC9ZZWFyPjxS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</w:fldData>
        </w:fldChar>
      </w:r>
      <w:r w:rsidR="00A637B7">
        <w:rPr>
          <w:color w:val="000000" w:themeColor="text1"/>
        </w:rPr>
        <w:instrText xml:space="preserve"> ADDIN EN.CITE.DATA </w:instrText>
      </w:r>
      <w:r w:rsidR="00A637B7">
        <w:rPr>
          <w:color w:val="000000" w:themeColor="text1"/>
        </w:rPr>
      </w:r>
      <w:r w:rsidR="00A637B7">
        <w:rPr>
          <w:color w:val="000000" w:themeColor="text1"/>
        </w:rPr>
        <w:fldChar w:fldCharType="end"/>
      </w:r>
      <w:r w:rsidR="00735927">
        <w:rPr>
          <w:color w:val="000000" w:themeColor="text1"/>
        </w:rPr>
      </w:r>
      <w:r w:rsidR="00735927">
        <w:rPr>
          <w:color w:val="000000" w:themeColor="text1"/>
        </w:rPr>
        <w:fldChar w:fldCharType="separate"/>
      </w:r>
      <w:r w:rsidR="00A637B7">
        <w:rPr>
          <w:noProof/>
          <w:color w:val="000000" w:themeColor="text1"/>
        </w:rPr>
        <w:t>(Pearse 2006, Kriegisch, Reeves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w:t>
      </w:r>
      <w:r w:rsidR="0034083C" w:rsidRPr="00135413">
        <w:rPr>
          <w:color w:val="000000" w:themeColor="text1"/>
        </w:rPr>
        <w:lastRenderedPageBreak/>
        <w:t xml:space="preserve">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A637B7">
        <w:rPr>
          <w:color w:val="000000" w:themeColor="text1"/>
        </w:rPr>
        <w:instrText xml:space="preserve"> ADDIN EN.CITE &lt;EndNote&gt;&lt;Cite&gt;&lt;Author&gt;Okamoto&lt;/Author&gt;&lt;Year&gt;2020&lt;/Year&gt;&lt;RecNum&gt;8452&lt;/RecNum&gt;&lt;DisplayText&gt;(Okamoto, Schroeter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A637B7">
        <w:rPr>
          <w:noProof/>
          <w:color w:val="000000" w:themeColor="text1"/>
        </w:rPr>
        <w:t>(Okamoto, Schroeter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F20B94E"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A637B7">
        <w:instrText xml:space="preserve"> ADDIN EN.CITE &lt;EndNote&gt;&lt;Cite&gt;&lt;Author&gt;Burt&lt;/Author&gt;&lt;Year&gt;2018&lt;/Year&gt;&lt;RecNum&gt;8527&lt;/RecNum&gt;&lt;DisplayText&gt;(Burt, Tinker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A637B7">
        <w:rPr>
          <w:noProof/>
        </w:rPr>
        <w:t>(Burt, Tinker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b3JyZSwgRWlzZW5sb3JkIGV0IGFsLiAyMDE2LCBIYW1pbHRvbiwgU2FjY29tYW5ubyBldCBhbC4g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ZT48YWJici0xPlBsb3MgT25lPC9hYmJyLTE+PC9hbHQtcGVyaW9kaWNhbD48cGFnZXM+ZTAxNjMx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</w:fldData>
        </w:fldChar>
      </w:r>
      <w:r w:rsidR="00A637B7">
        <w:instrText xml:space="preserve"> ADDIN EN.CITE </w:instrText>
      </w:r>
      <w:r w:rsidR="00A637B7">
        <w:fldChar w:fldCharType="begin">
          <w:fldData xml:space="preserve">PEVuZE5vdGU+PENpdGU+PEF1dGhvcj5Nb250ZWNpbm8tTGF0b3JyZTwvQXV0aG9yPjxZZWFyPjIw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ZT48YWJici0xPlBsb3MgT25lPC9hYmJyLTE+PC9hbHQtcGVyaW9kaWNhbD48cGFnZXM+ZTAxNjMx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</w:fldData>
        </w:fldChar>
      </w:r>
      <w:r w:rsidR="00A637B7">
        <w:instrText xml:space="preserve"> ADDIN EN.CITE.DATA </w:instrText>
      </w:r>
      <w:r w:rsidR="00A637B7">
        <w:fldChar w:fldCharType="end"/>
      </w:r>
      <w:r w:rsidR="00735927">
        <w:fldChar w:fldCharType="separate"/>
      </w:r>
      <w:r w:rsidR="00A637B7">
        <w:rPr>
          <w:noProof/>
        </w:rPr>
        <w:t>(Montecino-Latorre, Eisenlord et al. 2016, Hamilton, Saccomanno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cmVuY2UgYXMgZGVmaW5lZCBieSBIYW1pbHRvbiwgU2FjY29tYW5ubyBldCBhbC4gMjAyMSk8L0Rp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Y2FsPjxwYWdlcz4yMDIxMTE5NTwvcGFnZXM+PHZvbHVtZT4yODg8L3ZvbHVtZT48bnVtYmVyPjE5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</w:fldData>
        </w:fldChar>
      </w:r>
      <w:r w:rsidR="00A637B7">
        <w:instrText xml:space="preserve"> ADDIN EN.CITE </w:instrText>
      </w:r>
      <w:r w:rsidR="00A637B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cmVuY2UgYXMgZGVmaW5lZCBieSBIYW1pbHRvbiwgU2FjY29tYW5ubyBldCBhbC4gMjAyMSk8L0Rp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Y2FsPjxwYWdlcz4yMDIxMTE5NTwvcGFnZXM+PHZvbHVtZT4yODg8L3ZvbHVtZT48bnVtYmVyPjE5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</w:fldData>
        </w:fldChar>
      </w:r>
      <w:r w:rsidR="00A637B7">
        <w:instrText xml:space="preserve"> ADDIN EN.CITE.DATA </w:instrText>
      </w:r>
      <w:r w:rsidR="00A637B7">
        <w:fldChar w:fldCharType="end"/>
      </w:r>
      <w:r w:rsidR="00735927">
        <w:fldChar w:fldCharType="separate"/>
      </w:r>
      <w:r w:rsidR="00A637B7">
        <w:rPr>
          <w:noProof/>
        </w:rPr>
        <w:t>(declined to 75% occurrence as defined by Hamilton, Saccomanno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A637B7">
        <w:instrText xml:space="preserve"> ADDIN EN.CITE &lt;EndNote&gt;&lt;Cite&gt;&lt;Author&gt;Kvitek&lt;/Author&gt;&lt;Year&gt;1988&lt;/Year&gt;&lt;RecNum&gt;9118&lt;/RecNum&gt;&lt;DisplayText&gt;(Kvitek, Shull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A637B7">
        <w:rPr>
          <w:noProof/>
        </w:rPr>
        <w:t>(Kvitek, Shull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290F3A">
        <w:fldChar w:fldCharType="separate"/>
      </w:r>
      <w:r w:rsidR="00A637B7">
        <w:rPr>
          <w:noProof/>
        </w:rPr>
        <w:t>(Shelton, Harvey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 </w:instrText>
      </w:r>
      <w:r w:rsidR="00A637B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rsidR="00CA4F65">
        <w:t xml:space="preserve">. For the other invertebrates, </w:t>
      </w:r>
      <w:r w:rsidR="003F6B2F" w:rsidRPr="00CA4F65">
        <w:t xml:space="preserve">which have been characterized by low densities since recolonization of the area by sea otters </w:t>
      </w:r>
      <w:r w:rsidR="003F6B2F">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3F6B2F">
        <w:fldChar w:fldCharType="separate"/>
      </w:r>
      <w:r w:rsidR="00A637B7">
        <w:rPr>
          <w:noProof/>
        </w:rPr>
        <w:t>(Shelton, Harvey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39E396E9" w:rsidR="00471A3D" w:rsidRDefault="00EF0B3C">
      <w:r>
        <w:lastRenderedPageBreak/>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WWVhcj48UmVjTnVtPjkwODA8L1JlY051bT48RGlzcGxheVRleHQ+KEFyYWZlaC1EYWxtYXUsIE1v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</w:fldData>
        </w:fldChar>
      </w:r>
      <w:r w:rsidR="00A637B7">
        <w:instrText xml:space="preserve"> ADDIN EN.CITE </w:instrText>
      </w:r>
      <w:r w:rsidR="00A637B7">
        <w:fldChar w:fldCharType="begin">
          <w:fldData xml:space="preserve">PEVuZE5vdGU+PENpdGU+PEF1dGhvcj5BcmFmZWgtRGFsbWF1PC9BdXRob3I+PFllYXI+MjAxOTwv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</w:fldData>
        </w:fldChar>
      </w:r>
      <w:r w:rsidR="00A637B7">
        <w:instrText xml:space="preserve"> ADDIN EN.CITE.DATA </w:instrText>
      </w:r>
      <w:r w:rsidR="00A637B7">
        <w:fldChar w:fldCharType="end"/>
      </w:r>
      <w:r w:rsidR="00735927">
        <w:fldChar w:fldCharType="separate"/>
      </w:r>
      <w:r w:rsidR="00A637B7">
        <w:rPr>
          <w:noProof/>
        </w:rPr>
        <w:t>(Arafeh-Dalmau, Montano-Moctezuma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PjIwMjE8L1llYXI+PFJlY051bT45MjEwPC9SZWNOdW0+PERpc3BsYXlUZXh0PkZpZWxkLCBNaWxs
ZXIgZXQgYWwuICgyMDIxKTwvRGlzcGxheVRleHQ+PHJlY29yZD48cmVjLW51bWJlcj45MjEwPC9y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LW51bT48bGFuZ3VhZ2U+RW5nbGlzaDwvbGFuZ3VhZ2U+PC9yZWNvcmQ+PC9DaXRlPjwvRW5kTm90
ZT4A
</w:fldData>
        </w:fldChar>
      </w:r>
      <w:r w:rsidR="00A637B7">
        <w:instrText xml:space="preserve"> ADDIN EN.CITE </w:instrText>
      </w:r>
      <w:r w:rsidR="00A637B7">
        <w:fldChar w:fldCharType="begin">
          <w:fldData xml:space="preserve">PEVuZE5vdGU+PENpdGUgQXV0aG9yWWVhcj0iMSI+PEF1dGhvcj5GaWVsZDwvQXV0aG9yPjxZZWFy
PjIwMjE8L1llYXI+PFJlY051bT45MjEwPC9SZWNOdW0+PERpc3BsYXlUZXh0PkZpZWxkLCBNaWxs
ZXIgZXQgYWwuICgyMDIxKTwvRGlzcGxheVRleHQ+PHJlY29yZD48cmVjLW51bWJlcj45MjEwPC9y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LW51bT48bGFuZ3VhZ2U+RW5nbGlzaDwvbGFuZ3VhZ2U+PC9yZWNvcmQ+PC9DaXRlPjwvRW5kTm90
ZT4A
</w:fldData>
        </w:fldChar>
      </w:r>
      <w:r w:rsidR="00A637B7">
        <w:instrText xml:space="preserve"> ADDIN EN.CITE.DATA </w:instrText>
      </w:r>
      <w:r w:rsidR="00A637B7">
        <w:fldChar w:fldCharType="end"/>
      </w:r>
      <w:r w:rsidR="00735927">
        <w:fldChar w:fldCharType="separate"/>
      </w:r>
      <w:r w:rsidR="00A637B7">
        <w:rPr>
          <w:noProof/>
        </w:rPr>
        <w:t>Field, Miller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Y051bT45MjEwPC9SZWNOdW0+PFByZWZpeD5GaWdzLiA0ICZhbXA7IDggaW4gPC9QcmVmaXg+PERp
c3BsYXlUZXh0PihGaWdzLiA0ICZhbXA7IDggaW4gRmllbGQsIE1pbGxlciBldCBhbC4gMjAyMSk8
L0Rpc3BsYXlUZXh0PjxyZWNvcmQ+PHJlYy1udW1iZXI+OTIxMDwvcmVjLW51bWJlcj48Zm9yZWln
bi1rZXlzPjxrZXkgYXBwPSJFTiIgZGItaWQ9InByeHJ6enZkeTB4MnM0ZWUwMHFweHB0YWRzc3dh
MDJyd3gwcCIgdGltZXN0YW1wPSIxNjU4NzEzMTc0Ij45MjEwPC9rZXk+PC9mb3JlaWduLWtleXM+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bnVtYmVyPjxrZXl3b3Jkcz48a2V5d29yZD51cyB3ZXN0LWNvYXN0PC9rZXl3b3JkPjxrZXl3b3Jk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</w:fldData>
        </w:fldChar>
      </w:r>
      <w:r w:rsidR="00A637B7">
        <w:instrText xml:space="preserve"> ADDIN EN.CITE </w:instrText>
      </w:r>
      <w:r w:rsidR="00A637B7">
        <w:fldChar w:fldCharType="begin">
          <w:fldData xml:space="preserve">PEVuZE5vdGU+PENpdGU+PEF1dGhvcj5GaWVsZDwvQXV0aG9yPjxZZWFyPjIwMjE8L1llYXI+PFJl
Y051bT45MjEwPC9SZWNOdW0+PFByZWZpeD5GaWdzLiA0ICZhbXA7IDggaW4gPC9QcmVmaXg+PERp
c3BsYXlUZXh0PihGaWdzLiA0ICZhbXA7IDggaW4gRmllbGQsIE1pbGxlciBldCBhbC4gMjAyMSk8
L0Rpc3BsYXlUZXh0PjxyZWNvcmQ+PHJlYy1udW1iZXI+OTIxMDwvcmVjLW51bWJlcj48Zm9yZWln
bi1rZXlzPjxrZXkgYXBwPSJFTiIgZGItaWQ9InByeHJ6enZkeTB4MnM0ZWUwMHFweHB0YWRzc3dh
MDJyd3gwcCIgdGltZXN0YW1wPSIxNjU4NzEzMTc0Ij45MjEwPC9rZXk+PC9mb3JlaWduLWtleXM+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bnVtYmVyPjxrZXl3b3Jkcz48a2V5d29yZD51cyB3ZXN0LWNvYXN0PC9rZXl3b3JkPjxrZXl3b3Jk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(Figs. 4 &amp; 8 in Field, Miller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A637B7">
        <w:instrText xml:space="preserve"> ADDIN EN.CITE &lt;EndNote&gt;&lt;Cite&gt;&lt;Author&gt;Schroeder&lt;/Author&gt;&lt;Year&gt;2019&lt;/Year&gt;&lt;RecNum&gt;7229&lt;/RecNum&gt;&lt;DisplayText&gt;(Schroeder, Santora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A637B7">
        <w:rPr>
          <w:noProof/>
        </w:rPr>
        <w:t>(Schroeder, Santora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735927">
        <w:fldChar w:fldCharType="begin"/>
      </w:r>
      <w:r w:rsidR="00A637B7">
        <w:instrText xml:space="preserve"> ADDIN EN.CITE &lt;EndNote&gt;&lt;Cite&gt;&lt;Author&gt;Wallace&lt;/Author&gt;&lt;Year&gt;1999&lt;/Year&gt;&lt;RecNum&gt;9115&lt;/RecNum&gt;&lt;DisplayText&gt;(Wallace, Hoffmann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A637B7">
        <w:rPr>
          <w:noProof/>
        </w:rPr>
        <w:t>(Wallace, Hoffmann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305750"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PFJlY051bT44NTI5PC9SZWNOdW0+PERpc3BsYXlUZXh0PihIb2xicm9vaywgQ2FyciBldCBhbC4g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bCBFY29sPC9hYmJyLTE+PC9wZXJpb2RpY2FsPjxwYWdlcz4xMTMtMTM3PC9wYWdlcz48dm9sdW1l
PjE0Njwvdm9sdW1lPjxrZXl3b3Jkcz48a2V5d29yZD5yZWNydWl0bWVudCwgc2V0dGxlbWVudCwg
aGFiaXRhdCBzZWxlY3Rpb248L2tleXdvcmQ+PC9rZXl3b3Jkcz48ZGF0ZXM+PHllYXI+MTk5MTwv
eWVhcj48L2RhdGVzPjxsYWJlbD5ub2FhPC9sYWJlbD48dXJscz48L3VybHM+PC9yZWNvcmQ+PC9D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 </w:instrText>
      </w:r>
      <w:r w:rsidR="00A637B7">
        <w:fldChar w:fldCharType="begin">
          <w:fldData xml:space="preserve">PEVuZE5vdGU+PENpdGU+PEF1dGhvcj5Ib2xicm9vazwvQXV0aG9yPjxZZWFyPjE5OTA8L1llYXI+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bCBFY29sPC9hYmJyLTE+PC9wZXJpb2RpY2FsPjxwYWdlcz4xMTMtMTM3PC9wYWdlcz48dm9sdW1l
PjE0Njwvdm9sdW1lPjxrZXl3b3Jkcz48a2V5d29yZD5yZWNydWl0bWVudCwgc2V0dGxlbWVudCwg
aGFiaXRhdCBzZWxlY3Rpb248L2tleXdvcmQ+PC9rZXl3b3Jkcz48ZGF0ZXM+PHllYXI+MTk5MTwv
eWVhcj48L2RhdGVzPjxsYWJlbD5ub2FhPC9sYWJlbD48dXJscz48L3VybHM+PC9yZWNvcmQ+PC9D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(Holbrook, Carr et al. 1990, Carr 1991, Markel and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A637B7">
        <w:instrText xml:space="preserve"> ADDIN EN.CITE &lt;EndNote&gt;&lt;Cite&gt;&lt;Author&gt;Carr&lt;/Author&gt;&lt;Year&gt;1991&lt;/Year&gt;&lt;RecNum&gt;447&lt;/RecNum&gt;&lt;DisplayText&gt;(Carr 1991, Andrews and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A637B7">
        <w:rPr>
          <w:noProof/>
        </w:rPr>
        <w:t>(Carr 1991, Andrews and Anderson 2004)</w:t>
      </w:r>
      <w:r w:rsidR="00735927">
        <w:fldChar w:fldCharType="end"/>
      </w:r>
      <w:r>
        <w:t>.</w:t>
      </w:r>
    </w:p>
    <w:p w14:paraId="07E07892" w14:textId="5DC321FD"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PjxSZWNOdW0+OTA2NzwvUmVjTnVtPjxEaXNwbGF5VGV4dD4oRXVyaWNoLCBTZWxkZW4gZXQgYWwu
IDIwMTQsIEJlYXMtTHVuYSwgTWljaGVsaSBldCBhbC4gMjAyMCwgR3JlZ3IsIENocmlzdGVuc2Vu
IGV0IGFsLiAyMDIwKTwvRGlzcGxheVRleHQ+PHJlY29yZD48cmVjLW51bWJlcj45MDY3PC9yZWMt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QXV0aG9yPkdyZWdyPC9BdXRob3I+PFllYXI+MjAyMDwvWWVhcj48UmVjTnVtPjgyNDY8L1JlY051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PjxSZWNOdW0+OTA2NzwvUmVjTnVtPjxEaXNwbGF5VGV4dD4oRXVyaWNoLCBTZWxkZW4gZXQgYWwu
IDIwMTQsIEJlYXMtTHVuYSwgTWljaGVsaSBldCBhbC4gMjAyMCwgR3JlZ3IsIENocmlzdGVuc2Vu
IGV0IGFsLiAyMDIwKTwvRGlzcGxheVRleHQ+PHJlY29yZD48cmVjLW51bWJlcj45MDY3PC9yZWMt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QXV0aG9yPkdyZWdyPC9BdXRob3I+PFllYXI+MjAyMDwvWWVhcj48UmVjTnVtPjgyNDY8L1JlY051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</w:fldData>
        </w:fldChar>
      </w:r>
      <w:r w:rsidR="00A637B7">
        <w:instrText xml:space="preserve"> ADDIN EN.CITE.DATA </w:instrText>
      </w:r>
      <w:r w:rsidR="00A637B7">
        <w:fldChar w:fldCharType="end"/>
      </w:r>
      <w:r w:rsidR="00735927">
        <w:fldChar w:fldCharType="separate"/>
      </w:r>
      <w:r w:rsidR="00A637B7">
        <w:rPr>
          <w:noProof/>
        </w:rPr>
        <w:t>(Eurich, Selden et al. 2014, Beas-Luna, Micheli et al. 2020, Gregr, Christensen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PjxSZWNOdW0+NjA5MDwvUmVjTnVtPjxEaXNwbGF5VGV4dD4oU2NoaW5kbGVyLCBBcm1zdHJvbmcg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</w:fldData>
        </w:fldChar>
      </w:r>
      <w:r w:rsidR="00A637B7">
        <w:instrText xml:space="preserve"> ADDIN EN.CITE </w:instrText>
      </w:r>
      <w:r w:rsidR="00A637B7">
        <w:fldChar w:fldCharType="begin">
          <w:fldData xml:space="preserve">PEVuZE5vdGU+PENpdGU+PEF1dGhvcj5TY2hpbmRsZXI8L0F1dGhvcj48WWVhcj4yMDE1PC9ZZWFy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</w:fldData>
        </w:fldChar>
      </w:r>
      <w:r w:rsidR="00A637B7">
        <w:instrText xml:space="preserve"> ADDIN EN.CITE.DATA </w:instrText>
      </w:r>
      <w:r w:rsidR="00A637B7">
        <w:fldChar w:fldCharType="end"/>
      </w:r>
      <w:r w:rsidR="00735927">
        <w:fldChar w:fldCharType="separate"/>
      </w:r>
      <w:r w:rsidR="00A637B7">
        <w:rPr>
          <w:noProof/>
        </w:rPr>
        <w:t>(Schindler, Armstrong et al. 2015, Thorson, Scheuerell et al. 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A637B7">
        <w:instrText xml:space="preserve"> ADDIN EN.CITE &lt;EndNote&gt;&lt;Cite&gt;&lt;Author&gt;McNaughton&lt;/Author&gt;&lt;Year&gt;1977&lt;/Year&gt;&lt;RecNum&gt;9085&lt;/RecNum&gt;&lt;DisplayText&gt;(McNaughton 1977, Carpenter, Folke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A637B7">
        <w:rPr>
          <w:noProof/>
        </w:rPr>
        <w:t>(McNaughton 1977, Carpenter, Folke et al. 2009)</w:t>
      </w:r>
      <w:r w:rsidR="00735927">
        <w:fldChar w:fldCharType="end"/>
      </w:r>
      <w:r>
        <w:t xml:space="preserve">. This finding is consistent with recent work suggesting that kelps themselves benefit </w:t>
      </w:r>
      <w:r>
        <w:lastRenderedPageBreak/>
        <w:t>from spatial portfolio diversification in the face of wave exposure-induced disturbance-recovery dynamics</w:t>
      </w:r>
      <w:r w:rsidR="00770825">
        <w:t xml:space="preserve"> </w:t>
      </w:r>
      <w:r w:rsidR="00735927">
        <w:fldChar w:fldCharType="begin"/>
      </w:r>
      <w:r w:rsidR="00A637B7">
        <w:instrText xml:space="preserve"> ADDIN EN.CITE &lt;EndNote&gt;&lt;Cite&gt;&lt;Author&gt;Walter&lt;/Author&gt;&lt;Year&gt;2022&lt;/Year&gt;&lt;RecNum&gt;9083&lt;/RecNum&gt;&lt;DisplayText&gt;(Walter, Castorani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A637B7">
        <w:rPr>
          <w:noProof/>
        </w:rPr>
        <w:t>(Walter, Castorani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A637B7">
        <w:instrText xml:space="preserve"> ADDIN EN.CITE &lt;EndNote&gt;&lt;Cite&gt;&lt;Author&gt;Castorani&lt;/Author&gt;&lt;Year&gt;2015&lt;/Year&gt;&lt;RecNum&gt;9114&lt;/RecNum&gt;&lt;DisplayText&gt;(Castorani, Reed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A637B7">
        <w:rPr>
          <w:noProof/>
        </w:rPr>
        <w:t>(Castorani, Reed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53" w:name="_2ckoofy96g8s" w:colFirst="0" w:colLast="0"/>
      <w:bookmarkEnd w:id="53"/>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54" w:name="_tfgwewy7a3j9" w:colFirst="0" w:colLast="0"/>
      <w:bookmarkEnd w:id="54"/>
      <w:r>
        <w:br w:type="page"/>
      </w:r>
    </w:p>
    <w:p w14:paraId="01FBA58F" w14:textId="77777777" w:rsidR="00471A3D" w:rsidRDefault="00EF0B3C">
      <w:pPr>
        <w:pStyle w:val="Heading1"/>
      </w:pPr>
      <w:bookmarkStart w:id="55" w:name="_jyj55lpsprbv" w:colFirst="0" w:colLast="0"/>
      <w:bookmarkEnd w:id="55"/>
      <w:r>
        <w:lastRenderedPageBreak/>
        <w:t>Literature Cited</w:t>
      </w:r>
    </w:p>
    <w:bookmarkStart w:id="56" w:name="_vq7lwaa8xm4l" w:colFirst="0" w:colLast="0"/>
    <w:bookmarkEnd w:id="56"/>
    <w:p w14:paraId="5BCF0843" w14:textId="77777777" w:rsidR="00A637B7" w:rsidRPr="00A637B7" w:rsidRDefault="00985276" w:rsidP="00A637B7">
      <w:pPr>
        <w:pStyle w:val="EndNoteBibliography"/>
        <w:ind w:firstLine="0"/>
      </w:pPr>
      <w:r>
        <w:fldChar w:fldCharType="begin"/>
      </w:r>
      <w:r>
        <w:instrText xml:space="preserve"> ADDIN EN.REFLIST </w:instrText>
      </w:r>
      <w:r>
        <w:fldChar w:fldCharType="separate"/>
      </w:r>
      <w:r w:rsidR="00A637B7" w:rsidRPr="00A637B7">
        <w:t xml:space="preserve">Ammann, A. J. (2004). "SMURFs: standard monitoring unts for the recruitment of temperate reef fishes." </w:t>
      </w:r>
      <w:r w:rsidR="00A637B7" w:rsidRPr="00A637B7">
        <w:rPr>
          <w:u w:val="single"/>
        </w:rPr>
        <w:t>Journal of Experimental Marine Biology and Ecology</w:t>
      </w:r>
      <w:r w:rsidR="00A637B7" w:rsidRPr="00A637B7">
        <w:t xml:space="preserve"> </w:t>
      </w:r>
      <w:r w:rsidR="00A637B7" w:rsidRPr="00A637B7">
        <w:rPr>
          <w:b/>
        </w:rPr>
        <w:t>299</w:t>
      </w:r>
      <w:r w:rsidR="00A637B7" w:rsidRPr="00A637B7">
        <w:t>: 135-154.</w:t>
      </w:r>
    </w:p>
    <w:p w14:paraId="5082646B" w14:textId="77777777" w:rsidR="00A637B7" w:rsidRPr="00A637B7" w:rsidRDefault="00A637B7" w:rsidP="00A637B7">
      <w:pPr>
        <w:pStyle w:val="EndNoteBibliography"/>
        <w:ind w:firstLine="0"/>
      </w:pPr>
      <w:r w:rsidRPr="00A637B7">
        <w:t xml:space="preserve">Anderson, M. J. (2001). "A new method for non-parametric multivariate analysis of variance." </w:t>
      </w:r>
      <w:r w:rsidRPr="00A637B7">
        <w:rPr>
          <w:u w:val="single"/>
        </w:rPr>
        <w:t>Austral Ecology</w:t>
      </w:r>
      <w:r w:rsidRPr="00A637B7">
        <w:t xml:space="preserve"> </w:t>
      </w:r>
      <w:r w:rsidRPr="00A637B7">
        <w:rPr>
          <w:b/>
        </w:rPr>
        <w:t>26</w:t>
      </w:r>
      <w:r w:rsidRPr="00A637B7">
        <w:t>: 32-46.</w:t>
      </w:r>
    </w:p>
    <w:p w14:paraId="535E41B0" w14:textId="77777777" w:rsidR="00A637B7" w:rsidRPr="00A637B7" w:rsidRDefault="00A637B7" w:rsidP="00A637B7">
      <w:pPr>
        <w:pStyle w:val="EndNoteBibliography"/>
        <w:ind w:firstLine="0"/>
      </w:pPr>
      <w:r w:rsidRPr="00A637B7">
        <w:t xml:space="preserve">Anderson, M. J. and T. J. Willis (2003). "Canonical analysis of principal coordinates: A useful method of constrained ordination for ecology." </w:t>
      </w:r>
      <w:r w:rsidRPr="00A637B7">
        <w:rPr>
          <w:u w:val="single"/>
        </w:rPr>
        <w:t>Ecology</w:t>
      </w:r>
      <w:r w:rsidRPr="00A637B7">
        <w:t xml:space="preserve"> </w:t>
      </w:r>
      <w:r w:rsidRPr="00A637B7">
        <w:rPr>
          <w:b/>
        </w:rPr>
        <w:t>84</w:t>
      </w:r>
      <w:r w:rsidRPr="00A637B7">
        <w:t>(2): 511-525.</w:t>
      </w:r>
    </w:p>
    <w:p w14:paraId="0439CD57" w14:textId="77777777" w:rsidR="00A637B7" w:rsidRPr="00A637B7" w:rsidRDefault="00A637B7" w:rsidP="00A637B7">
      <w:pPr>
        <w:pStyle w:val="EndNoteBibliography"/>
        <w:ind w:firstLine="0"/>
      </w:pPr>
      <w:r w:rsidRPr="00A637B7">
        <w:t xml:space="preserve">Andrews, K. S. and T. W. Anderson (2004). "Habitat-dependent recruitment of two temperate reef fishes at multiple spatial scales." </w:t>
      </w:r>
      <w:r w:rsidRPr="00A637B7">
        <w:rPr>
          <w:u w:val="single"/>
        </w:rPr>
        <w:t>Marine Ecology-Progress Series</w:t>
      </w:r>
      <w:r w:rsidRPr="00A637B7">
        <w:t xml:space="preserve"> </w:t>
      </w:r>
      <w:r w:rsidRPr="00A637B7">
        <w:rPr>
          <w:b/>
        </w:rPr>
        <w:t>277</w:t>
      </w:r>
      <w:r w:rsidRPr="00A637B7">
        <w:t>: 231-244.</w:t>
      </w:r>
    </w:p>
    <w:p w14:paraId="6F03AF68" w14:textId="77777777" w:rsidR="00A637B7" w:rsidRPr="00A637B7" w:rsidRDefault="00A637B7" w:rsidP="00A637B7">
      <w:pPr>
        <w:pStyle w:val="EndNoteBibliography"/>
        <w:ind w:firstLine="0"/>
      </w:pPr>
      <w:r w:rsidRPr="00A637B7">
        <w:t xml:space="preserve">Arafeh-Dalmau, N., G. Montano-Moctezuma, J. A. Martinez, R. Beas-Luna, D. S. Schoeman and G. Torres-Moye (2019). "Extreme Marine Heatwaves Alter Kelp Forest Community Near Its Equatorward Distribution Limit." </w:t>
      </w:r>
      <w:r w:rsidRPr="00A637B7">
        <w:rPr>
          <w:u w:val="single"/>
        </w:rPr>
        <w:t>Frontiers in Marine Science</w:t>
      </w:r>
      <w:r w:rsidRPr="00A637B7">
        <w:t xml:space="preserve"> </w:t>
      </w:r>
      <w:r w:rsidRPr="00A637B7">
        <w:rPr>
          <w:b/>
        </w:rPr>
        <w:t>6</w:t>
      </w:r>
      <w:r w:rsidRPr="00A637B7">
        <w:t>.</w:t>
      </w:r>
    </w:p>
    <w:p w14:paraId="385260DE" w14:textId="77777777" w:rsidR="00A637B7" w:rsidRPr="00A637B7" w:rsidRDefault="00A637B7" w:rsidP="00A637B7">
      <w:pPr>
        <w:pStyle w:val="EndNoteBibliography"/>
        <w:ind w:firstLine="0"/>
      </w:pPr>
      <w:r w:rsidRPr="00A637B7">
        <w:t xml:space="preserve">Beas-Luna, R., F. Micheli, C. B. Woodson, M. Carr, D. Malone, J. Torre, C. Boch, J. E. Caselle, M. Edwards, J. Freiwald, S. L. Hamilton, A. Hernandez, B. Konar, K. J. Kroeker, J. Lorda, G. Montano-Moctezuma and G. Torres-Moye (2020). "Geographic variation in responses of kelp forest communities of the California Current to recent climatic changes." </w:t>
      </w:r>
      <w:r w:rsidRPr="00A637B7">
        <w:rPr>
          <w:u w:val="single"/>
        </w:rPr>
        <w:t>Global Change Biology</w:t>
      </w:r>
      <w:r w:rsidRPr="00A637B7">
        <w:t xml:space="preserve"> </w:t>
      </w:r>
      <w:r w:rsidRPr="00A637B7">
        <w:rPr>
          <w:b/>
        </w:rPr>
        <w:t>26</w:t>
      </w:r>
      <w:r w:rsidRPr="00A637B7">
        <w:t>(11): 6457-6473.</w:t>
      </w:r>
    </w:p>
    <w:p w14:paraId="04BBE3C0" w14:textId="77777777" w:rsidR="00A637B7" w:rsidRPr="00A637B7" w:rsidRDefault="00A637B7" w:rsidP="00A637B7">
      <w:pPr>
        <w:pStyle w:val="EndNoteBibliography"/>
        <w:ind w:firstLine="0"/>
      </w:pPr>
      <w:r w:rsidRPr="00A637B7">
        <w:t xml:space="preserve">Bond, N. A., M. F. Cronin, H. Freeland and N. Mantua (2015). "Causes and impacts of the 2014 warm anomaly in the NE Pacific." </w:t>
      </w:r>
      <w:r w:rsidRPr="00A637B7">
        <w:rPr>
          <w:u w:val="single"/>
        </w:rPr>
        <w:t>Geophysical Research Letters</w:t>
      </w:r>
      <w:r w:rsidRPr="00A637B7">
        <w:t xml:space="preserve"> </w:t>
      </w:r>
      <w:r w:rsidRPr="00A637B7">
        <w:rPr>
          <w:b/>
        </w:rPr>
        <w:t>42</w:t>
      </w:r>
      <w:r w:rsidRPr="00A637B7">
        <w:t>(9): 3414-3420.</w:t>
      </w:r>
    </w:p>
    <w:p w14:paraId="4AC4A408" w14:textId="77777777" w:rsidR="00A637B7" w:rsidRPr="00A637B7" w:rsidRDefault="00A637B7" w:rsidP="00A637B7">
      <w:pPr>
        <w:pStyle w:val="EndNoteBibliography"/>
        <w:ind w:firstLine="0"/>
      </w:pPr>
      <w:r w:rsidRPr="00A637B7">
        <w:t xml:space="preserve">Burnham, K. P. and D. R. Anderson (1998). </w:t>
      </w:r>
      <w:r w:rsidRPr="00A637B7">
        <w:rPr>
          <w:u w:val="single"/>
        </w:rPr>
        <w:t>Model selection and inference: a practical information-theoretic approach</w:t>
      </w:r>
      <w:r w:rsidRPr="00A637B7">
        <w:t>. New York, NY, Springer-Verlag.</w:t>
      </w:r>
    </w:p>
    <w:p w14:paraId="0EB47EFD" w14:textId="77777777" w:rsidR="00A637B7" w:rsidRPr="00A637B7" w:rsidRDefault="00A637B7" w:rsidP="00A637B7">
      <w:pPr>
        <w:pStyle w:val="EndNoteBibliography"/>
        <w:ind w:firstLine="0"/>
      </w:pPr>
      <w:r w:rsidRPr="00A637B7">
        <w:t xml:space="preserve">Burt, J. M., M. T. Tinker, D. K. Okamoto, K. W. Demes, K. Holmes and A. K. Salomon (2018). "Sudden collapse of a mesopredator reveals its complementary role in mediating rocky reef regime shifts." </w:t>
      </w:r>
      <w:r w:rsidRPr="00A637B7">
        <w:rPr>
          <w:u w:val="single"/>
        </w:rPr>
        <w:t>Proceedings of the Royal Society B-Biological Sciences</w:t>
      </w:r>
      <w:r w:rsidRPr="00A637B7">
        <w:t xml:space="preserve"> </w:t>
      </w:r>
      <w:r w:rsidRPr="00A637B7">
        <w:rPr>
          <w:b/>
        </w:rPr>
        <w:t>285</w:t>
      </w:r>
      <w:r w:rsidRPr="00A637B7">
        <w:t>(1883).</w:t>
      </w:r>
    </w:p>
    <w:p w14:paraId="4D7E4AAA" w14:textId="77777777" w:rsidR="00A637B7" w:rsidRPr="00A637B7" w:rsidRDefault="00A637B7" w:rsidP="00A637B7">
      <w:pPr>
        <w:pStyle w:val="EndNoteBibliography"/>
        <w:ind w:firstLine="0"/>
      </w:pPr>
      <w:r w:rsidRPr="00A637B7">
        <w:t xml:space="preserve">Carpenter, S. R., C. Folke, M. Scheffer and W. F.R. (2009). "Resilience: accounting for the noncomputable. ." </w:t>
      </w:r>
      <w:r w:rsidRPr="00A637B7">
        <w:rPr>
          <w:u w:val="single"/>
        </w:rPr>
        <w:t>Ecology and Society</w:t>
      </w:r>
      <w:r w:rsidRPr="00A637B7">
        <w:t xml:space="preserve"> </w:t>
      </w:r>
      <w:r w:rsidRPr="00A637B7">
        <w:rPr>
          <w:b/>
        </w:rPr>
        <w:t>14</w:t>
      </w:r>
      <w:r w:rsidRPr="00A637B7">
        <w:t>(1): 13.</w:t>
      </w:r>
    </w:p>
    <w:p w14:paraId="3D0C0A35" w14:textId="77777777" w:rsidR="00A637B7" w:rsidRPr="00A637B7" w:rsidRDefault="00A637B7" w:rsidP="00A637B7">
      <w:pPr>
        <w:pStyle w:val="EndNoteBibliography"/>
        <w:ind w:firstLine="0"/>
      </w:pPr>
      <w:r w:rsidRPr="00A637B7">
        <w:t xml:space="preserve">Carr, M. H. (1991). "Habitat selection and recruitment of an assemblage of temperate zone reef fishes." </w:t>
      </w:r>
      <w:r w:rsidRPr="00A637B7">
        <w:rPr>
          <w:u w:val="single"/>
        </w:rPr>
        <w:t>Journal of Experimental Marine Biology and Ecology</w:t>
      </w:r>
      <w:r w:rsidRPr="00A637B7">
        <w:t xml:space="preserve"> </w:t>
      </w:r>
      <w:r w:rsidRPr="00A637B7">
        <w:rPr>
          <w:b/>
        </w:rPr>
        <w:t>146</w:t>
      </w:r>
      <w:r w:rsidRPr="00A637B7">
        <w:t>: 113-137.</w:t>
      </w:r>
    </w:p>
    <w:p w14:paraId="29A5C2D8" w14:textId="77777777" w:rsidR="00A637B7" w:rsidRPr="00A637B7" w:rsidRDefault="00A637B7" w:rsidP="00A637B7">
      <w:pPr>
        <w:pStyle w:val="EndNoteBibliography"/>
        <w:ind w:firstLine="0"/>
      </w:pPr>
      <w:r w:rsidRPr="00A637B7">
        <w:t xml:space="preserve">Castorani, M. C. N., D. C. Reed, F. Alberto, T. W. Bell, R. D. Simons, K. C. Cavanaugh, D. A. Siegel and P. T. Raimondi (2015). "Connectivity structures local population dynamics: a long-term empirical test in a large metapopulation system." </w:t>
      </w:r>
      <w:r w:rsidRPr="00A637B7">
        <w:rPr>
          <w:u w:val="single"/>
        </w:rPr>
        <w:t>Ecology</w:t>
      </w:r>
      <w:r w:rsidRPr="00A637B7">
        <w:t xml:space="preserve"> </w:t>
      </w:r>
      <w:r w:rsidRPr="00A637B7">
        <w:rPr>
          <w:b/>
        </w:rPr>
        <w:t>96</w:t>
      </w:r>
      <w:r w:rsidRPr="00A637B7">
        <w:t>(12): 3141-3152.</w:t>
      </w:r>
    </w:p>
    <w:p w14:paraId="70FFF176" w14:textId="77777777" w:rsidR="00A637B7" w:rsidRPr="00A637B7" w:rsidRDefault="00A637B7" w:rsidP="00A637B7">
      <w:pPr>
        <w:pStyle w:val="EndNoteBibliography"/>
        <w:ind w:firstLine="0"/>
      </w:pPr>
      <w:r w:rsidRPr="00A637B7">
        <w:t xml:space="preserve">Cavanaugh, K. C., D. C. Reed, T. W. Bell, M. N. Castorani and R. Beas-Luna (2019). "Spatial Variability in the Resistance and Resilience of Giant Kelp in Southern and Baja California to a Multiyear Heatwave." </w:t>
      </w:r>
      <w:r w:rsidRPr="00A637B7">
        <w:rPr>
          <w:u w:val="single"/>
        </w:rPr>
        <w:t>Frontiers in Marine Science</w:t>
      </w:r>
      <w:r w:rsidRPr="00A637B7">
        <w:t xml:space="preserve"> </w:t>
      </w:r>
      <w:r w:rsidRPr="00A637B7">
        <w:rPr>
          <w:b/>
        </w:rPr>
        <w:t>6</w:t>
      </w:r>
      <w:r w:rsidRPr="00A637B7">
        <w:t>.</w:t>
      </w:r>
    </w:p>
    <w:p w14:paraId="6FE10F7D" w14:textId="77777777" w:rsidR="00A637B7" w:rsidRPr="00A637B7" w:rsidRDefault="00A637B7" w:rsidP="00A637B7">
      <w:pPr>
        <w:pStyle w:val="EndNoteBibliography"/>
        <w:ind w:firstLine="0"/>
      </w:pPr>
      <w:r w:rsidRPr="00A637B7">
        <w:t xml:space="preserve">Cavanaugh, K. C., D. A. Siegel, D. C. Reed and P. E. Dennison (2011). "Environmental controls of giant-kelp biomass in the Santa Barbara Channel, California." </w:t>
      </w:r>
      <w:r w:rsidRPr="00A637B7">
        <w:rPr>
          <w:u w:val="single"/>
        </w:rPr>
        <w:t>Marine Ecology Progress Series</w:t>
      </w:r>
      <w:r w:rsidRPr="00A637B7">
        <w:t xml:space="preserve"> </w:t>
      </w:r>
      <w:r w:rsidRPr="00A637B7">
        <w:rPr>
          <w:b/>
        </w:rPr>
        <w:t>429</w:t>
      </w:r>
      <w:r w:rsidRPr="00A637B7">
        <w:t>: 1-17.</w:t>
      </w:r>
    </w:p>
    <w:p w14:paraId="76B726E2" w14:textId="77777777" w:rsidR="00A637B7" w:rsidRPr="00A637B7" w:rsidRDefault="00A637B7" w:rsidP="00A637B7">
      <w:pPr>
        <w:pStyle w:val="EndNoteBibliography"/>
        <w:ind w:firstLine="0"/>
      </w:pPr>
      <w:r w:rsidRPr="00A637B7">
        <w:t xml:space="preserve">Cavole, L. M., A. M. Demko, R. E. Diner, A. Giddings, I. Koester, C. M. L. S. Pagniello, M. L. Paulsen, A. Ramirez-Valdez, S. M. Schwenck, N. K. Yen, M. E. Zill and P. J. S. Franks (2016). "Biological Impacts of the 2013-2015 Warm-Water Anomaly in the Northeast Pacific." </w:t>
      </w:r>
      <w:r w:rsidRPr="00A637B7">
        <w:rPr>
          <w:u w:val="single"/>
        </w:rPr>
        <w:t>Oceanography</w:t>
      </w:r>
      <w:r w:rsidRPr="00A637B7">
        <w:t xml:space="preserve"> </w:t>
      </w:r>
      <w:r w:rsidRPr="00A637B7">
        <w:rPr>
          <w:b/>
        </w:rPr>
        <w:t>29</w:t>
      </w:r>
      <w:r w:rsidRPr="00A637B7">
        <w:t>(2): 273-285.</w:t>
      </w:r>
    </w:p>
    <w:p w14:paraId="67454E67" w14:textId="77777777" w:rsidR="00A637B7" w:rsidRPr="00A637B7" w:rsidRDefault="00A637B7" w:rsidP="00A637B7">
      <w:pPr>
        <w:pStyle w:val="EndNoteBibliography"/>
        <w:ind w:firstLine="0"/>
      </w:pPr>
      <w:r w:rsidRPr="00A637B7">
        <w:t xml:space="preserve">Cheung, W. W. L. and T. L. Frölicher (2020). "Marine heatwaves exacerbate climate change impacts for fisheries in the northeast Pacific." </w:t>
      </w:r>
      <w:r w:rsidRPr="00A637B7">
        <w:rPr>
          <w:u w:val="single"/>
        </w:rPr>
        <w:t>Scientific Reports</w:t>
      </w:r>
      <w:r w:rsidRPr="00A637B7">
        <w:t xml:space="preserve"> </w:t>
      </w:r>
      <w:r w:rsidRPr="00A637B7">
        <w:rPr>
          <w:b/>
        </w:rPr>
        <w:t>10</w:t>
      </w:r>
      <w:r w:rsidRPr="00A637B7">
        <w:t>(1): 6678.</w:t>
      </w:r>
    </w:p>
    <w:p w14:paraId="2189C037" w14:textId="77777777" w:rsidR="00A637B7" w:rsidRPr="00A637B7" w:rsidRDefault="00A637B7" w:rsidP="00A637B7">
      <w:pPr>
        <w:pStyle w:val="EndNoteBibliography"/>
        <w:ind w:firstLine="0"/>
      </w:pPr>
      <w:r w:rsidRPr="00A637B7">
        <w:lastRenderedPageBreak/>
        <w:t xml:space="preserve">Cheung, W. W. L., T. L. Frolicher, R. G. Asch, M. C. Jones, M. L. Pinsky, G. Reygondeau, K. B. Rodgers, R. R. Rykaczewski, J. L. Sarmiento, C. Stock and J. R. Watson (2016). "Building confidence in projections of the responses of living marine resources to climate change." </w:t>
      </w:r>
      <w:r w:rsidRPr="00A637B7">
        <w:rPr>
          <w:u w:val="single"/>
        </w:rPr>
        <w:t>Ices Journal of Marine Science</w:t>
      </w:r>
      <w:r w:rsidRPr="00A637B7">
        <w:t xml:space="preserve"> </w:t>
      </w:r>
      <w:r w:rsidRPr="00A637B7">
        <w:rPr>
          <w:b/>
        </w:rPr>
        <w:t>73</w:t>
      </w:r>
      <w:r w:rsidRPr="00A637B7">
        <w:t>(5): 1283-1296.</w:t>
      </w:r>
    </w:p>
    <w:p w14:paraId="664A4E48" w14:textId="77777777" w:rsidR="00A637B7" w:rsidRPr="00A637B7" w:rsidRDefault="00A637B7" w:rsidP="00A637B7">
      <w:pPr>
        <w:pStyle w:val="EndNoteBibliography"/>
        <w:ind w:firstLine="0"/>
      </w:pPr>
      <w:r w:rsidRPr="00A637B7">
        <w:t xml:space="preserve">Connell, S. D. (2005). "Assembly and maintenance of subtidal habitat heterogeneity: synergistic effects of light penetration and sedimentation." </w:t>
      </w:r>
      <w:r w:rsidRPr="00A637B7">
        <w:rPr>
          <w:u w:val="single"/>
        </w:rPr>
        <w:t>Marine Ecology Progress Series</w:t>
      </w:r>
      <w:r w:rsidRPr="00A637B7">
        <w:t xml:space="preserve"> </w:t>
      </w:r>
      <w:r w:rsidRPr="00A637B7">
        <w:rPr>
          <w:b/>
        </w:rPr>
        <w:t>289</w:t>
      </w:r>
      <w:r w:rsidRPr="00A637B7">
        <w:t>: 53-61.</w:t>
      </w:r>
    </w:p>
    <w:p w14:paraId="54B188BF" w14:textId="77777777" w:rsidR="00A637B7" w:rsidRPr="00A637B7" w:rsidRDefault="00A637B7" w:rsidP="00A637B7">
      <w:pPr>
        <w:pStyle w:val="EndNoteBibliography"/>
        <w:ind w:firstLine="0"/>
      </w:pPr>
      <w:r w:rsidRPr="00A637B7">
        <w:t xml:space="preserve">Dayton, P. K., V. Currie, T. Gerrodette, B. D. Keller, R. Rosenthal and D. V. Tresca (1984). "Patch dynamics and stability of some California kelp communities." </w:t>
      </w:r>
      <w:r w:rsidRPr="00A637B7">
        <w:rPr>
          <w:u w:val="single"/>
        </w:rPr>
        <w:t>Ecological monographs</w:t>
      </w:r>
      <w:r w:rsidRPr="00A637B7">
        <w:t xml:space="preserve"> </w:t>
      </w:r>
      <w:r w:rsidRPr="00A637B7">
        <w:rPr>
          <w:b/>
        </w:rPr>
        <w:t>54</w:t>
      </w:r>
      <w:r w:rsidRPr="00A637B7">
        <w:t>(3): 253-289.</w:t>
      </w:r>
    </w:p>
    <w:p w14:paraId="0EF4C48E" w14:textId="77777777" w:rsidR="00A637B7" w:rsidRPr="00A637B7" w:rsidRDefault="00A637B7" w:rsidP="00A637B7">
      <w:pPr>
        <w:pStyle w:val="EndNoteBibliography"/>
        <w:ind w:firstLine="0"/>
      </w:pPr>
      <w:r w:rsidRPr="00A637B7">
        <w:t xml:space="preserve">Duggins, D. O. (1983). "Starfish Predation and the Creation of Mosaic Patterns in a Kelp-Dominated Community." </w:t>
      </w:r>
      <w:r w:rsidRPr="00A637B7">
        <w:rPr>
          <w:u w:val="single"/>
        </w:rPr>
        <w:t>Ecology</w:t>
      </w:r>
      <w:r w:rsidRPr="00A637B7">
        <w:t xml:space="preserve"> </w:t>
      </w:r>
      <w:r w:rsidRPr="00A637B7">
        <w:rPr>
          <w:b/>
        </w:rPr>
        <w:t>64</w:t>
      </w:r>
      <w:r w:rsidRPr="00A637B7">
        <w:t>(6): 1610-1619.</w:t>
      </w:r>
    </w:p>
    <w:p w14:paraId="7843C718" w14:textId="77777777" w:rsidR="00A637B7" w:rsidRPr="00A637B7" w:rsidRDefault="00A637B7" w:rsidP="00A637B7">
      <w:pPr>
        <w:pStyle w:val="EndNoteBibliography"/>
        <w:ind w:firstLine="0"/>
      </w:pPr>
      <w:r w:rsidRPr="00A637B7">
        <w:t xml:space="preserve">Duggins, D. O., C. A. Simenstad and J. A. Estes (1989). "Magnification of Secondary Production by Kelp Detritus in Coastal Marine Ecosystems." </w:t>
      </w:r>
      <w:r w:rsidRPr="00A637B7">
        <w:rPr>
          <w:u w:val="single"/>
        </w:rPr>
        <w:t>Science</w:t>
      </w:r>
      <w:r w:rsidRPr="00A637B7">
        <w:t xml:space="preserve"> </w:t>
      </w:r>
      <w:r w:rsidRPr="00A637B7">
        <w:rPr>
          <w:b/>
        </w:rPr>
        <w:t>245</w:t>
      </w:r>
      <w:r w:rsidRPr="00A637B7">
        <w:t>(4914): 170-173.</w:t>
      </w:r>
    </w:p>
    <w:p w14:paraId="5645CDED" w14:textId="77777777" w:rsidR="00A637B7" w:rsidRPr="00A637B7" w:rsidRDefault="00A637B7" w:rsidP="00A637B7">
      <w:pPr>
        <w:pStyle w:val="EndNoteBibliography"/>
        <w:ind w:firstLine="0"/>
      </w:pPr>
      <w:r w:rsidRPr="00A637B7">
        <w:t xml:space="preserve">Dunn, R. P., J. F. Samhouri and M. L. Baskett (2021). "Transient dynamics during kelp forest recovery from fishing across multiple trophic levels." </w:t>
      </w:r>
      <w:r w:rsidRPr="00A637B7">
        <w:rPr>
          <w:u w:val="single"/>
        </w:rPr>
        <w:t>Ecological Applications</w:t>
      </w:r>
      <w:r w:rsidRPr="00A637B7">
        <w:t xml:space="preserve"> </w:t>
      </w:r>
      <w:r w:rsidRPr="00A637B7">
        <w:rPr>
          <w:b/>
        </w:rPr>
        <w:t>31</w:t>
      </w:r>
      <w:r w:rsidRPr="00A637B7">
        <w:t>(6).</w:t>
      </w:r>
    </w:p>
    <w:p w14:paraId="059402BF" w14:textId="77777777" w:rsidR="00A637B7" w:rsidRPr="00A637B7" w:rsidRDefault="00A637B7" w:rsidP="00A637B7">
      <w:pPr>
        <w:pStyle w:val="EndNoteBibliography"/>
        <w:ind w:firstLine="0"/>
      </w:pPr>
      <w:r w:rsidRPr="00A637B7">
        <w:t xml:space="preserve">Ebert, T. A. (2010). "Demographic patterns of the purple sea urchin </w:t>
      </w:r>
      <w:r w:rsidRPr="00A637B7">
        <w:rPr>
          <w:i/>
        </w:rPr>
        <w:t>Strongylocentrotus purpuratus</w:t>
      </w:r>
      <w:r w:rsidRPr="00A637B7">
        <w:t xml:space="preserve"> along a latitudinal gradient, 1985–1987." </w:t>
      </w:r>
      <w:r w:rsidRPr="00A637B7">
        <w:rPr>
          <w:u w:val="single"/>
        </w:rPr>
        <w:t>Marine Ecology Progress Series</w:t>
      </w:r>
      <w:r w:rsidRPr="00A637B7">
        <w:t xml:space="preserve"> </w:t>
      </w:r>
      <w:r w:rsidRPr="00A637B7">
        <w:rPr>
          <w:b/>
        </w:rPr>
        <w:t>406</w:t>
      </w:r>
      <w:r w:rsidRPr="00A637B7">
        <w:t>: 105-120.</w:t>
      </w:r>
    </w:p>
    <w:p w14:paraId="34B1B375" w14:textId="77777777" w:rsidR="00A637B7" w:rsidRPr="00A637B7" w:rsidRDefault="00A637B7" w:rsidP="00A637B7">
      <w:pPr>
        <w:pStyle w:val="EndNoteBibliography"/>
        <w:ind w:firstLine="0"/>
      </w:pPr>
      <w:r w:rsidRPr="00A637B7">
        <w:t xml:space="preserve">Estes, J. A., E. M. Danner, D. F. Doak, B. Konar, A. M. Springer, P. D. Steinberg, M. T. Tinker and T. M. Williams (2004). "Complex trophic interactions in kelp forest ecosystems." </w:t>
      </w:r>
      <w:r w:rsidRPr="00A637B7">
        <w:rPr>
          <w:u w:val="single"/>
        </w:rPr>
        <w:t>Bulletin of Marine Science</w:t>
      </w:r>
      <w:r w:rsidRPr="00A637B7">
        <w:t xml:space="preserve"> </w:t>
      </w:r>
      <w:r w:rsidRPr="00A637B7">
        <w:rPr>
          <w:b/>
        </w:rPr>
        <w:t>74</w:t>
      </w:r>
      <w:r w:rsidRPr="00A637B7">
        <w:t>(3): 621-638.</w:t>
      </w:r>
    </w:p>
    <w:p w14:paraId="5023923C" w14:textId="77777777" w:rsidR="00A637B7" w:rsidRPr="00A637B7" w:rsidRDefault="00A637B7" w:rsidP="00A637B7">
      <w:pPr>
        <w:pStyle w:val="EndNoteBibliography"/>
        <w:ind w:firstLine="0"/>
      </w:pPr>
      <w:r w:rsidRPr="00A637B7">
        <w:t xml:space="preserve">Eurich, J. G., R. L. Selden and R. R. Warner (2014). "California spiny lobster preference for urchins from kelp forests: implications for urchin barren persistence." </w:t>
      </w:r>
      <w:r w:rsidRPr="00A637B7">
        <w:rPr>
          <w:u w:val="single"/>
        </w:rPr>
        <w:t>Marine Ecology Progress Series</w:t>
      </w:r>
      <w:r w:rsidRPr="00A637B7">
        <w:t xml:space="preserve"> </w:t>
      </w:r>
      <w:r w:rsidRPr="00A637B7">
        <w:rPr>
          <w:b/>
        </w:rPr>
        <w:t>498</w:t>
      </w:r>
      <w:r w:rsidRPr="00A637B7">
        <w:t>: 217-225.</w:t>
      </w:r>
    </w:p>
    <w:p w14:paraId="4C5FBFC4" w14:textId="77777777" w:rsidR="00A637B7" w:rsidRPr="00A637B7" w:rsidRDefault="00A637B7" w:rsidP="00A637B7">
      <w:pPr>
        <w:pStyle w:val="EndNoteBibliography"/>
        <w:ind w:firstLine="0"/>
      </w:pPr>
      <w:r w:rsidRPr="00A637B7">
        <w:t xml:space="preserve">Feehan, C. J. and R. E. Scheibling (2014). "Effects of sea urchin disease on coastal marine ecosystems." </w:t>
      </w:r>
      <w:r w:rsidRPr="00A637B7">
        <w:rPr>
          <w:u w:val="single"/>
        </w:rPr>
        <w:t>Marine Biology</w:t>
      </w:r>
      <w:r w:rsidRPr="00A637B7">
        <w:t xml:space="preserve"> </w:t>
      </w:r>
      <w:r w:rsidRPr="00A637B7">
        <w:rPr>
          <w:b/>
        </w:rPr>
        <w:t>161</w:t>
      </w:r>
      <w:r w:rsidRPr="00A637B7">
        <w:t>(7): 1467-1485.</w:t>
      </w:r>
    </w:p>
    <w:p w14:paraId="06D7B5B8" w14:textId="77777777" w:rsidR="00A637B7" w:rsidRPr="00A637B7" w:rsidRDefault="00A637B7" w:rsidP="00A637B7">
      <w:pPr>
        <w:pStyle w:val="EndNoteBibliography"/>
        <w:ind w:firstLine="0"/>
      </w:pPr>
      <w:r w:rsidRPr="00A637B7">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w:t>
      </w:r>
      <w:r w:rsidRPr="00A637B7">
        <w:rPr>
          <w:u w:val="single"/>
        </w:rPr>
        <w:t>Plos One</w:t>
      </w:r>
      <w:r w:rsidRPr="00A637B7">
        <w:t xml:space="preserve"> </w:t>
      </w:r>
      <w:r w:rsidRPr="00A637B7">
        <w:rPr>
          <w:b/>
        </w:rPr>
        <w:t>16</w:t>
      </w:r>
      <w:r w:rsidRPr="00A637B7">
        <w:t>(5).</w:t>
      </w:r>
    </w:p>
    <w:p w14:paraId="1C7EB916" w14:textId="77777777" w:rsidR="00A637B7" w:rsidRPr="00A637B7" w:rsidRDefault="00A637B7" w:rsidP="00A637B7">
      <w:pPr>
        <w:pStyle w:val="EndNoteBibliography"/>
        <w:ind w:firstLine="0"/>
      </w:pPr>
      <w:r w:rsidRPr="00A637B7">
        <w:t xml:space="preserve">Gabara, S. S., B. H. Konar and M. S. Edwards (2021). "Biodiversity loss leads to reductions in community-wide trophic complexity." </w:t>
      </w:r>
      <w:r w:rsidRPr="00A637B7">
        <w:rPr>
          <w:u w:val="single"/>
        </w:rPr>
        <w:t>Ecosphere</w:t>
      </w:r>
      <w:r w:rsidRPr="00A637B7">
        <w:t xml:space="preserve"> </w:t>
      </w:r>
      <w:r w:rsidRPr="00A637B7">
        <w:rPr>
          <w:b/>
        </w:rPr>
        <w:t>12</w:t>
      </w:r>
      <w:r w:rsidRPr="00A637B7">
        <w:t>(2): e03361.</w:t>
      </w:r>
    </w:p>
    <w:p w14:paraId="2DE62182" w14:textId="77777777" w:rsidR="00A637B7" w:rsidRPr="00A637B7" w:rsidRDefault="00A637B7" w:rsidP="00A637B7">
      <w:pPr>
        <w:pStyle w:val="EndNoteBibliography"/>
        <w:ind w:firstLine="0"/>
      </w:pPr>
      <w:r w:rsidRPr="00A637B7">
        <w:t xml:space="preserve">Gallagher, J. B., V. Shelamoff and C. Layton (2022). "Seaweed ecosystems may not mitigate CO2 emissions." </w:t>
      </w:r>
      <w:r w:rsidRPr="00A637B7">
        <w:rPr>
          <w:u w:val="single"/>
        </w:rPr>
        <w:t>ICES Journal of Marine Science</w:t>
      </w:r>
      <w:r w:rsidRPr="00A637B7">
        <w:t>.</w:t>
      </w:r>
    </w:p>
    <w:p w14:paraId="515F4903" w14:textId="77777777" w:rsidR="00A637B7" w:rsidRPr="00A637B7" w:rsidRDefault="00A637B7" w:rsidP="00A637B7">
      <w:pPr>
        <w:pStyle w:val="EndNoteBibliography"/>
        <w:ind w:firstLine="0"/>
      </w:pPr>
      <w:r w:rsidRPr="00A637B7">
        <w:t xml:space="preserve">Graham, M. H. (2004). "Effects of Local Deforestation on the Diversity and Structure of Southern California Giant Kelp Forest Food Webs." </w:t>
      </w:r>
      <w:r w:rsidRPr="00A637B7">
        <w:rPr>
          <w:u w:val="single"/>
        </w:rPr>
        <w:t>Ecosystems</w:t>
      </w:r>
      <w:r w:rsidRPr="00A637B7">
        <w:t xml:space="preserve"> </w:t>
      </w:r>
      <w:r w:rsidRPr="00A637B7">
        <w:rPr>
          <w:b/>
        </w:rPr>
        <w:t>7</w:t>
      </w:r>
      <w:r w:rsidRPr="00A637B7">
        <w:t>(4): 341-357.</w:t>
      </w:r>
    </w:p>
    <w:p w14:paraId="297AFD26" w14:textId="77777777" w:rsidR="00A637B7" w:rsidRPr="00A637B7" w:rsidRDefault="00A637B7" w:rsidP="00A637B7">
      <w:pPr>
        <w:pStyle w:val="EndNoteBibliography"/>
        <w:ind w:firstLine="0"/>
      </w:pPr>
      <w:r w:rsidRPr="00A637B7">
        <w:t xml:space="preserve">Gregr, E. J., V. Christensen, L. Nichol, R. G. Martone, R. W. Markel, J. C. Watson, C. D. G. Harley, E. A. Pakhomov, J. B. Shurin and K. M. A. Chan (2020). "Cascading social-ecological costs and benefits triggered by a recovering keystone predator." </w:t>
      </w:r>
      <w:r w:rsidRPr="00A637B7">
        <w:rPr>
          <w:u w:val="single"/>
        </w:rPr>
        <w:t>Science</w:t>
      </w:r>
      <w:r w:rsidRPr="00A637B7">
        <w:t xml:space="preserve"> </w:t>
      </w:r>
      <w:r w:rsidRPr="00A637B7">
        <w:rPr>
          <w:b/>
        </w:rPr>
        <w:t>368</w:t>
      </w:r>
      <w:r w:rsidRPr="00A637B7">
        <w:t>(6496): 1243-+.</w:t>
      </w:r>
    </w:p>
    <w:p w14:paraId="76C35679" w14:textId="77777777" w:rsidR="00A637B7" w:rsidRPr="00A637B7" w:rsidRDefault="00A637B7" w:rsidP="00A637B7">
      <w:pPr>
        <w:pStyle w:val="EndNoteBibliography"/>
        <w:ind w:firstLine="0"/>
      </w:pPr>
      <w:r w:rsidRPr="00A637B7">
        <w:t xml:space="preserve">Hamilton, S. L., T. W. Bell, J. R. Watson, K. A. Grorud-Colvert and B. A. Menge (2020). "Remote sensing: generation of long-term kelp bed data sets for evaluation of impacts of climatic variation." </w:t>
      </w:r>
      <w:r w:rsidRPr="00A637B7">
        <w:rPr>
          <w:u w:val="single"/>
        </w:rPr>
        <w:t>Ecology</w:t>
      </w:r>
      <w:r w:rsidRPr="00A637B7">
        <w:t xml:space="preserve"> </w:t>
      </w:r>
      <w:r w:rsidRPr="00A637B7">
        <w:rPr>
          <w:b/>
        </w:rPr>
        <w:t>101</w:t>
      </w:r>
      <w:r w:rsidRPr="00A637B7">
        <w:t>(7).</w:t>
      </w:r>
    </w:p>
    <w:p w14:paraId="64216ACB" w14:textId="77777777" w:rsidR="00A637B7" w:rsidRPr="00A637B7" w:rsidRDefault="00A637B7" w:rsidP="00A637B7">
      <w:pPr>
        <w:pStyle w:val="EndNoteBibliography"/>
        <w:ind w:firstLine="0"/>
      </w:pPr>
      <w:r w:rsidRPr="00A637B7">
        <w:t xml:space="preserve">Hamilton, S. L., V. R. Saccomanno, W. N. Heady, A. L. Gehman, S. I. Lonhart, R. Beas-Luna, F. T. Francis, L. Lee, L. Rogers-Bennett, A. K. Salomon and S. A. Gravem (2021). "Disease-driven mass mortality event leads to widespread extirpation and variable recovery potential of a </w:t>
      </w:r>
      <w:r w:rsidRPr="00A637B7">
        <w:lastRenderedPageBreak/>
        <w:t xml:space="preserve">marine predator across the eastern Pacific." </w:t>
      </w:r>
      <w:r w:rsidRPr="00A637B7">
        <w:rPr>
          <w:u w:val="single"/>
        </w:rPr>
        <w:t>Proceedings of the Royal Society B: Biological Sciences</w:t>
      </w:r>
      <w:r w:rsidRPr="00A637B7">
        <w:t xml:space="preserve"> </w:t>
      </w:r>
      <w:r w:rsidRPr="00A637B7">
        <w:rPr>
          <w:b/>
        </w:rPr>
        <w:t>288</w:t>
      </w:r>
      <w:r w:rsidRPr="00A637B7">
        <w:t>(1957): 20211195.</w:t>
      </w:r>
    </w:p>
    <w:p w14:paraId="080F4443" w14:textId="77777777" w:rsidR="00A637B7" w:rsidRPr="00A637B7" w:rsidRDefault="00A637B7" w:rsidP="00A637B7">
      <w:pPr>
        <w:pStyle w:val="EndNoteBibliography"/>
        <w:ind w:firstLine="0"/>
      </w:pPr>
      <w:r w:rsidRPr="00A637B7">
        <w:t xml:space="preserve">Harvey, C. J., T. Garfield, G. Williams and N. Tolimieri, Eds. (2022). </w:t>
      </w:r>
      <w:r w:rsidRPr="00A637B7">
        <w:rPr>
          <w:u w:val="single"/>
        </w:rPr>
        <w:t>2021-2022 California Current ecosystem status report: A report of the NOAA California Current Integrated Ecosystem Assessment Team (CCIEA) to the Pacific Fishery Management Council, March 13, 2022</w:t>
      </w:r>
      <w:r w:rsidRPr="00A637B7">
        <w:t>.</w:t>
      </w:r>
    </w:p>
    <w:p w14:paraId="7B7F0052" w14:textId="77777777" w:rsidR="00A637B7" w:rsidRPr="00A637B7" w:rsidRDefault="00A637B7" w:rsidP="00A637B7">
      <w:pPr>
        <w:pStyle w:val="EndNoteBibliography"/>
        <w:ind w:firstLine="0"/>
      </w:pPr>
      <w:r w:rsidRPr="00A637B7">
        <w:t xml:space="preserve">Hewson, I., K. S. I. Bistolas, E. M. Quijano Cardé, J. B. Button, P. J. Foster, J. M. Flanzenbaum, J. Kocian and C. K. Lewis (2018). "Investigating the Complex Association Between Viral Ecology, Environment, and Northeast Pacific Sea Star Wasting." </w:t>
      </w:r>
      <w:r w:rsidRPr="00A637B7">
        <w:rPr>
          <w:u w:val="single"/>
        </w:rPr>
        <w:t>Frontiers in Marine Science</w:t>
      </w:r>
      <w:r w:rsidRPr="00A637B7">
        <w:t xml:space="preserve"> </w:t>
      </w:r>
      <w:r w:rsidRPr="00A637B7">
        <w:rPr>
          <w:b/>
        </w:rPr>
        <w:t>5</w:t>
      </w:r>
      <w:r w:rsidRPr="00A637B7">
        <w:t>.</w:t>
      </w:r>
    </w:p>
    <w:p w14:paraId="2904845C" w14:textId="77777777" w:rsidR="00A637B7" w:rsidRPr="00A637B7" w:rsidRDefault="00A637B7" w:rsidP="00A637B7">
      <w:pPr>
        <w:pStyle w:val="EndNoteBibliography"/>
        <w:ind w:firstLine="0"/>
      </w:pPr>
      <w:r w:rsidRPr="00A637B7">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w:t>
      </w:r>
      <w:r w:rsidRPr="00A637B7">
        <w:rPr>
          <w:u w:val="single"/>
        </w:rPr>
        <w:t>Proc Natl Acad Sci U S A</w:t>
      </w:r>
      <w:r w:rsidRPr="00A637B7">
        <w:t xml:space="preserve"> </w:t>
      </w:r>
      <w:r w:rsidRPr="00A637B7">
        <w:rPr>
          <w:b/>
        </w:rPr>
        <w:t>111</w:t>
      </w:r>
      <w:r w:rsidRPr="00A637B7">
        <w:t>(48): 17278-17283.</w:t>
      </w:r>
    </w:p>
    <w:p w14:paraId="267D82E5" w14:textId="77777777" w:rsidR="00A637B7" w:rsidRPr="00A637B7" w:rsidRDefault="00A637B7" w:rsidP="00A637B7">
      <w:pPr>
        <w:pStyle w:val="EndNoteBibliography"/>
        <w:ind w:firstLine="0"/>
      </w:pPr>
      <w:r w:rsidRPr="00A637B7">
        <w:t xml:space="preserve">Hobday, A. J., L. V. Alexander, S. E. Perkins, D. A. Smale, S. C. Straub, E. C. J. Oliver, J. A. Benthuysen, M. T. Burrows, M. G. Donat, M. Peng, N. J. Holbrook, P. J. Moore, H. A. Scannell, A. Sen Gupta and T. Wernberg (2016). "A hierarchical approach to defining marine heatwaves." </w:t>
      </w:r>
      <w:r w:rsidRPr="00A637B7">
        <w:rPr>
          <w:u w:val="single"/>
        </w:rPr>
        <w:t>Progress in Oceanography</w:t>
      </w:r>
      <w:r w:rsidRPr="00A637B7">
        <w:t xml:space="preserve"> </w:t>
      </w:r>
      <w:r w:rsidRPr="00A637B7">
        <w:rPr>
          <w:b/>
        </w:rPr>
        <w:t>141</w:t>
      </w:r>
      <w:r w:rsidRPr="00A637B7">
        <w:t>: 227-238.</w:t>
      </w:r>
    </w:p>
    <w:p w14:paraId="2CB0E433" w14:textId="77777777" w:rsidR="00A637B7" w:rsidRPr="00A637B7" w:rsidRDefault="00A637B7" w:rsidP="00A637B7">
      <w:pPr>
        <w:pStyle w:val="EndNoteBibliography"/>
        <w:ind w:firstLine="0"/>
      </w:pPr>
      <w:r w:rsidRPr="00A637B7">
        <w:t xml:space="preserve">Holbrook, S. J., M. H. Carr, R. J. Schmitt and J. A. Coyer (1990). "Effect of Giant Kelp on Local Abundance of Reef Fishes: The Importance of Ontogenetic Resource Requirements." </w:t>
      </w:r>
      <w:r w:rsidRPr="00A637B7">
        <w:rPr>
          <w:u w:val="single"/>
        </w:rPr>
        <w:t>Bulletin of Marine Science</w:t>
      </w:r>
      <w:r w:rsidRPr="00A637B7">
        <w:t xml:space="preserve"> </w:t>
      </w:r>
      <w:r w:rsidRPr="00A637B7">
        <w:rPr>
          <w:b/>
        </w:rPr>
        <w:t>47</w:t>
      </w:r>
      <w:r w:rsidRPr="00A637B7">
        <w:t>(1): 104-114.</w:t>
      </w:r>
    </w:p>
    <w:p w14:paraId="1ACDF5F3" w14:textId="77777777" w:rsidR="00A637B7" w:rsidRPr="00A637B7" w:rsidRDefault="00A637B7" w:rsidP="00A637B7">
      <w:pPr>
        <w:pStyle w:val="EndNoteBibliography"/>
        <w:ind w:firstLine="0"/>
      </w:pPr>
      <w:r w:rsidRPr="00A637B7">
        <w:t xml:space="preserve">Huang, B., C. Liu, V. Banzon, E. Freeman, G. Graham, B. Hankins, T. Smith and H.-M. Zhang (2021). "Improvements of the Daily Optimum Interpolation Sea Surface Temperature (DOISST) Version 2.1." </w:t>
      </w:r>
      <w:r w:rsidRPr="00A637B7">
        <w:rPr>
          <w:u w:val="single"/>
        </w:rPr>
        <w:t>Journal of Climate</w:t>
      </w:r>
      <w:r w:rsidRPr="00A637B7">
        <w:t xml:space="preserve"> </w:t>
      </w:r>
      <w:r w:rsidRPr="00A637B7">
        <w:rPr>
          <w:b/>
        </w:rPr>
        <w:t>34</w:t>
      </w:r>
      <w:r w:rsidRPr="00A637B7">
        <w:t>(8): 2923-2939.</w:t>
      </w:r>
    </w:p>
    <w:p w14:paraId="5A88C6B0" w14:textId="77777777" w:rsidR="00A637B7" w:rsidRPr="00A637B7" w:rsidRDefault="00A637B7" w:rsidP="00A637B7">
      <w:pPr>
        <w:pStyle w:val="EndNoteBibliography"/>
        <w:ind w:firstLine="0"/>
      </w:pPr>
      <w:r w:rsidRPr="00A637B7">
        <w:t>IPCC (2022). Climate change 2022: Impacts, adaptation and vulnerability. Summary for policy makers. Sixth assessment report., Intergovernmental panel on clmate change.</w:t>
      </w:r>
    </w:p>
    <w:p w14:paraId="180D527D" w14:textId="77777777" w:rsidR="00A637B7" w:rsidRPr="00A637B7" w:rsidRDefault="00A637B7" w:rsidP="00A637B7">
      <w:pPr>
        <w:pStyle w:val="EndNoteBibliography"/>
        <w:ind w:firstLine="0"/>
      </w:pPr>
      <w:r w:rsidRPr="00A637B7">
        <w:t xml:space="preserve">Jacox, M. G., M. A. Alexander, N. J. Mantua, J. D. Scott, G. Hervieux, R. S. Webb and F. E. Werner (2018). "Forcing of Multiyear Extreme Ocean Temperatures That Impacted California Current Living Marine Resources in 2016." </w:t>
      </w:r>
      <w:r w:rsidRPr="00A637B7">
        <w:rPr>
          <w:u w:val="single"/>
        </w:rPr>
        <w:t>Bulletin of the American Meteorological Society</w:t>
      </w:r>
      <w:r w:rsidRPr="00A637B7">
        <w:t xml:space="preserve"> </w:t>
      </w:r>
      <w:r w:rsidRPr="00A637B7">
        <w:rPr>
          <w:b/>
        </w:rPr>
        <w:t>99</w:t>
      </w:r>
      <w:r w:rsidRPr="00A637B7">
        <w:t>(1): S27-S33.</w:t>
      </w:r>
    </w:p>
    <w:p w14:paraId="0A0EFE8C" w14:textId="77777777" w:rsidR="00A637B7" w:rsidRPr="00A637B7" w:rsidRDefault="00A637B7" w:rsidP="00A637B7">
      <w:pPr>
        <w:pStyle w:val="EndNoteBibliography"/>
        <w:ind w:firstLine="0"/>
      </w:pPr>
      <w:r w:rsidRPr="00A637B7">
        <w:t xml:space="preserve">Johnson, D. W. (2006). "Predation, habitat complexity, and variation in density-dependent mortality of temperate reef fishes." </w:t>
      </w:r>
      <w:r w:rsidRPr="00A637B7">
        <w:rPr>
          <w:u w:val="single"/>
        </w:rPr>
        <w:t>Ecology</w:t>
      </w:r>
      <w:r w:rsidRPr="00A637B7">
        <w:t xml:space="preserve"> </w:t>
      </w:r>
      <w:r w:rsidRPr="00A637B7">
        <w:rPr>
          <w:b/>
        </w:rPr>
        <w:t>87</w:t>
      </w:r>
      <w:r w:rsidRPr="00A637B7">
        <w:t>(5): 1179-1188.</w:t>
      </w:r>
    </w:p>
    <w:p w14:paraId="503DACD0" w14:textId="77777777" w:rsidR="00A637B7" w:rsidRPr="00A637B7" w:rsidRDefault="00A637B7" w:rsidP="00A637B7">
      <w:pPr>
        <w:pStyle w:val="EndNoteBibliography"/>
        <w:ind w:firstLine="0"/>
      </w:pPr>
      <w:r w:rsidRPr="00A637B7">
        <w:t xml:space="preserve">Kriegisch, N., S. E. Reeves, E. B. Flukes, C. R. Johnson and S. D. Ling (2019). "Drift-kelp suppresses foraging movement of overgrazing sea urchins." </w:t>
      </w:r>
      <w:r w:rsidRPr="00A637B7">
        <w:rPr>
          <w:u w:val="single"/>
        </w:rPr>
        <w:t>Oecologia</w:t>
      </w:r>
      <w:r w:rsidRPr="00A637B7">
        <w:t xml:space="preserve"> </w:t>
      </w:r>
      <w:r w:rsidRPr="00A637B7">
        <w:rPr>
          <w:b/>
        </w:rPr>
        <w:t>190</w:t>
      </w:r>
      <w:r w:rsidRPr="00A637B7">
        <w:t>(3): 665-677.</w:t>
      </w:r>
    </w:p>
    <w:p w14:paraId="479BE29F" w14:textId="77777777" w:rsidR="00A637B7" w:rsidRPr="00A637B7" w:rsidRDefault="00A637B7" w:rsidP="00A637B7">
      <w:pPr>
        <w:pStyle w:val="EndNoteBibliography"/>
        <w:ind w:firstLine="0"/>
      </w:pPr>
      <w:r w:rsidRPr="00A637B7">
        <w:t xml:space="preserve">Kvitek, R. G., P. Iampietro and C. E. Bowlby (1998). "Sea Otters and Benthic Prey Communities: A Direct Test of the Sea Otter as Keystone Predator in Washington State." </w:t>
      </w:r>
      <w:r w:rsidRPr="00A637B7">
        <w:rPr>
          <w:u w:val="single"/>
        </w:rPr>
        <w:t>Marine Mammal Science</w:t>
      </w:r>
      <w:r w:rsidRPr="00A637B7">
        <w:t xml:space="preserve"> </w:t>
      </w:r>
      <w:r w:rsidRPr="00A637B7">
        <w:rPr>
          <w:b/>
        </w:rPr>
        <w:t>14</w:t>
      </w:r>
      <w:r w:rsidRPr="00A637B7">
        <w:t>(4): 895-902.</w:t>
      </w:r>
    </w:p>
    <w:p w14:paraId="36AA4E1C" w14:textId="77777777" w:rsidR="00A637B7" w:rsidRPr="00A637B7" w:rsidRDefault="00A637B7" w:rsidP="00A637B7">
      <w:pPr>
        <w:pStyle w:val="EndNoteBibliography"/>
        <w:ind w:firstLine="0"/>
      </w:pPr>
      <w:r w:rsidRPr="00A637B7">
        <w:t>Kvitek, R. G., D. Shull, D. Canestro, E. Bowlby and B. Troutman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w:t>
      </w:r>
    </w:p>
    <w:p w14:paraId="706DDFD1" w14:textId="77777777" w:rsidR="00A637B7" w:rsidRPr="00A637B7" w:rsidRDefault="00A637B7" w:rsidP="00A637B7">
      <w:pPr>
        <w:pStyle w:val="EndNoteBibliography"/>
        <w:ind w:firstLine="0"/>
      </w:pPr>
      <w:r w:rsidRPr="00A637B7">
        <w:t xml:space="preserve">Kvitek, R. G., D. Shull, D. Canestro, E. C. Bowlby and B. L. Troutman (1989). "Sea Otters and Benthic Prey Communities in Washington State." </w:t>
      </w:r>
      <w:r w:rsidRPr="00A637B7">
        <w:rPr>
          <w:u w:val="single"/>
        </w:rPr>
        <w:t>Marine Mammal Science</w:t>
      </w:r>
      <w:r w:rsidRPr="00A637B7">
        <w:t xml:space="preserve"> </w:t>
      </w:r>
      <w:r w:rsidRPr="00A637B7">
        <w:rPr>
          <w:b/>
        </w:rPr>
        <w:t>5</w:t>
      </w:r>
      <w:r w:rsidRPr="00A637B7">
        <w:t>(3): 266-280.</w:t>
      </w:r>
    </w:p>
    <w:p w14:paraId="1FAFF171" w14:textId="77777777" w:rsidR="00A637B7" w:rsidRPr="00A637B7" w:rsidRDefault="00A637B7" w:rsidP="00A637B7">
      <w:pPr>
        <w:pStyle w:val="EndNoteBibliography"/>
        <w:ind w:firstLine="0"/>
      </w:pPr>
      <w:r w:rsidRPr="00A637B7">
        <w:t xml:space="preserve">Lamy, T., C. Koenigs, S. J. Holbrook, R. J. Miller, A. C. Stier and D. C. Reed (2020). "Foundation species promote community stability by increasing diversity in a giant kelp forest." </w:t>
      </w:r>
      <w:r w:rsidRPr="00A637B7">
        <w:rPr>
          <w:u w:val="single"/>
        </w:rPr>
        <w:t>Ecology</w:t>
      </w:r>
      <w:r w:rsidRPr="00A637B7">
        <w:t xml:space="preserve"> </w:t>
      </w:r>
      <w:r w:rsidRPr="00A637B7">
        <w:rPr>
          <w:b/>
        </w:rPr>
        <w:t>101</w:t>
      </w:r>
      <w:r w:rsidRPr="00A637B7">
        <w:t>(5): e02987.</w:t>
      </w:r>
    </w:p>
    <w:p w14:paraId="0033787C" w14:textId="77777777" w:rsidR="00A637B7" w:rsidRPr="00A637B7" w:rsidRDefault="00A637B7" w:rsidP="00A637B7">
      <w:pPr>
        <w:pStyle w:val="EndNoteBibliography"/>
        <w:ind w:firstLine="0"/>
      </w:pPr>
      <w:r w:rsidRPr="00A637B7">
        <w:lastRenderedPageBreak/>
        <w:t xml:space="preserve">Lonhart, S. I., R. Jeppesen, R. Beas-Luna, J. A. Crooks and J. Lorda (2019). "Shifts in the distribution and abundance of coastal marine species along the eastern Pacific Ocean during marine heatwaves from 2013 to 2018." </w:t>
      </w:r>
      <w:r w:rsidRPr="00A637B7">
        <w:rPr>
          <w:u w:val="single"/>
        </w:rPr>
        <w:t>Marine Biodiversity Records</w:t>
      </w:r>
      <w:r w:rsidRPr="00A637B7">
        <w:t xml:space="preserve"> </w:t>
      </w:r>
      <w:r w:rsidRPr="00A637B7">
        <w:rPr>
          <w:b/>
        </w:rPr>
        <w:t>12</w:t>
      </w:r>
      <w:r w:rsidRPr="00A637B7">
        <w:t>(1): 13.</w:t>
      </w:r>
    </w:p>
    <w:p w14:paraId="4840DC99" w14:textId="77777777" w:rsidR="00A637B7" w:rsidRPr="00A637B7" w:rsidRDefault="00A637B7" w:rsidP="00A637B7">
      <w:pPr>
        <w:pStyle w:val="EndNoteBibliography"/>
        <w:ind w:firstLine="0"/>
      </w:pPr>
      <w:r w:rsidRPr="00A637B7">
        <w:t xml:space="preserve">Love, M. S., M. Yoklavich and L. Thorsteinson (2002). </w:t>
      </w:r>
      <w:r w:rsidRPr="00A637B7">
        <w:rPr>
          <w:u w:val="single"/>
        </w:rPr>
        <w:t>The rockfishes of the Northeast Pacific</w:t>
      </w:r>
      <w:r w:rsidRPr="00A637B7">
        <w:t>. Berkley and Los Angeles, University of California Press.</w:t>
      </w:r>
    </w:p>
    <w:p w14:paraId="0B513DA4" w14:textId="77777777" w:rsidR="00A637B7" w:rsidRPr="00A637B7" w:rsidRDefault="00A637B7" w:rsidP="00A637B7">
      <w:pPr>
        <w:pStyle w:val="EndNoteBibliography"/>
        <w:ind w:firstLine="0"/>
      </w:pPr>
      <w:r w:rsidRPr="00A637B7">
        <w:t xml:space="preserve">Malone, D. P., K. Davis, S. I. Lonhart, A. Parsons-Field, J. E. Caselle and M. H. Carr (2022). "Large scale, multi-decade monitoring data from kelp forest ecosystems in California and Oregon (USA)." </w:t>
      </w:r>
      <w:r w:rsidRPr="00A637B7">
        <w:rPr>
          <w:u w:val="single"/>
        </w:rPr>
        <w:t>Ecology</w:t>
      </w:r>
      <w:r w:rsidRPr="00A637B7">
        <w:t xml:space="preserve"> </w:t>
      </w:r>
      <w:r w:rsidRPr="00A637B7">
        <w:rPr>
          <w:b/>
        </w:rPr>
        <w:t>n/a</w:t>
      </w:r>
      <w:r w:rsidRPr="00A637B7">
        <w:t>(n/a): e3630.</w:t>
      </w:r>
    </w:p>
    <w:p w14:paraId="17AAF1AA" w14:textId="77777777" w:rsidR="00A637B7" w:rsidRPr="00A637B7" w:rsidRDefault="00A637B7" w:rsidP="00A637B7">
      <w:pPr>
        <w:pStyle w:val="EndNoteBibliography"/>
        <w:ind w:firstLine="0"/>
      </w:pPr>
      <w:r w:rsidRPr="00A637B7">
        <w:t xml:space="preserve">Markel, R. W. and J. B. Shurin (2020). "Contrasting effects of coastal upwelling on growth and recruitment of nearshore Pacific rockfishes (genus Sebastes)." </w:t>
      </w:r>
      <w:r w:rsidRPr="00A637B7">
        <w:rPr>
          <w:u w:val="single"/>
        </w:rPr>
        <w:t>Canadian Journal of Fisheries and Aquatic Sciences</w:t>
      </w:r>
      <w:r w:rsidRPr="00A637B7">
        <w:t xml:space="preserve"> </w:t>
      </w:r>
      <w:r w:rsidRPr="00A637B7">
        <w:rPr>
          <w:b/>
        </w:rPr>
        <w:t>77</w:t>
      </w:r>
      <w:r w:rsidRPr="00A637B7">
        <w:t>(6): 950-962.</w:t>
      </w:r>
    </w:p>
    <w:p w14:paraId="08E41FEE" w14:textId="77777777" w:rsidR="00A637B7" w:rsidRPr="00A637B7" w:rsidRDefault="00A637B7" w:rsidP="00A637B7">
      <w:pPr>
        <w:pStyle w:val="EndNoteBibliography"/>
        <w:ind w:firstLine="0"/>
      </w:pPr>
      <w:r w:rsidRPr="00A637B7">
        <w:t xml:space="preserve">Maunder, M. N. and A. E. Punt (2004). "Standardizing catch and effort data: a review of recent approaches." </w:t>
      </w:r>
      <w:r w:rsidRPr="00A637B7">
        <w:rPr>
          <w:u w:val="single"/>
        </w:rPr>
        <w:t>Fisheries Research</w:t>
      </w:r>
      <w:r w:rsidRPr="00A637B7">
        <w:t xml:space="preserve"> </w:t>
      </w:r>
      <w:r w:rsidRPr="00A637B7">
        <w:rPr>
          <w:b/>
        </w:rPr>
        <w:t>70</w:t>
      </w:r>
      <w:r w:rsidRPr="00A637B7">
        <w:t>(2): 141-159.</w:t>
      </w:r>
    </w:p>
    <w:p w14:paraId="2E3CE3A2" w14:textId="77777777" w:rsidR="00A637B7" w:rsidRPr="00A637B7" w:rsidRDefault="00A637B7" w:rsidP="00A637B7">
      <w:pPr>
        <w:pStyle w:val="EndNoteBibliography"/>
        <w:ind w:firstLine="0"/>
      </w:pPr>
      <w:r w:rsidRPr="00A637B7">
        <w:t xml:space="preserve">McNaughton, S. J. (1977). "Diversity and Stability of Ecological Communities: A Comment on the Role of Empiricism in Ecology." </w:t>
      </w:r>
      <w:r w:rsidRPr="00A637B7">
        <w:rPr>
          <w:u w:val="single"/>
        </w:rPr>
        <w:t>The American Naturalist</w:t>
      </w:r>
      <w:r w:rsidRPr="00A637B7">
        <w:t xml:space="preserve"> </w:t>
      </w:r>
      <w:r w:rsidRPr="00A637B7">
        <w:rPr>
          <w:b/>
        </w:rPr>
        <w:t>111</w:t>
      </w:r>
      <w:r w:rsidRPr="00A637B7">
        <w:t>(979): 515-525.</w:t>
      </w:r>
    </w:p>
    <w:p w14:paraId="76831D53" w14:textId="77777777" w:rsidR="00A637B7" w:rsidRPr="00A637B7" w:rsidRDefault="00A637B7" w:rsidP="00A637B7">
      <w:pPr>
        <w:pStyle w:val="EndNoteBibliography"/>
        <w:ind w:firstLine="0"/>
      </w:pPr>
      <w:r w:rsidRPr="00A637B7">
        <w:t xml:space="preserve">McPherson, M. L., D. J. I. Finger, H. F. Houskeeper, T. W. Bell, M. H. Carr, L. Rogers-Bennett and R. M. Kudela (2021). "Large-scale shift in the structure of a kelp forest ecosystem co-occurs with an epizootic and marine heatwave." </w:t>
      </w:r>
      <w:r w:rsidRPr="00A637B7">
        <w:rPr>
          <w:u w:val="single"/>
        </w:rPr>
        <w:t>Communications Biology</w:t>
      </w:r>
      <w:r w:rsidRPr="00A637B7">
        <w:t xml:space="preserve"> </w:t>
      </w:r>
      <w:r w:rsidRPr="00A637B7">
        <w:rPr>
          <w:b/>
        </w:rPr>
        <w:t>4</w:t>
      </w:r>
      <w:r w:rsidRPr="00A637B7">
        <w:t>(1): 298.</w:t>
      </w:r>
    </w:p>
    <w:p w14:paraId="1423EE37" w14:textId="77777777" w:rsidR="00A637B7" w:rsidRPr="00A637B7" w:rsidRDefault="00A637B7" w:rsidP="00A637B7">
      <w:pPr>
        <w:pStyle w:val="EndNoteBibliography"/>
        <w:ind w:firstLine="0"/>
      </w:pPr>
      <w:r w:rsidRPr="00A637B7">
        <w:t xml:space="preserve">Moitoza, D. J. and D. W. Phillips (1979). "Prey defense, predator preference, and nonrandom diet: The interactions between Pycnopodia helianthoides and two species of sea urchins." </w:t>
      </w:r>
      <w:r w:rsidRPr="00A637B7">
        <w:rPr>
          <w:u w:val="single"/>
        </w:rPr>
        <w:t>Marine Biology</w:t>
      </w:r>
      <w:r w:rsidRPr="00A637B7">
        <w:t xml:space="preserve"> </w:t>
      </w:r>
      <w:r w:rsidRPr="00A637B7">
        <w:rPr>
          <w:b/>
        </w:rPr>
        <w:t>53</w:t>
      </w:r>
      <w:r w:rsidRPr="00A637B7">
        <w:t>(4): 299-304.</w:t>
      </w:r>
    </w:p>
    <w:p w14:paraId="0F09E529" w14:textId="77777777" w:rsidR="00A637B7" w:rsidRPr="00A637B7" w:rsidRDefault="00A637B7" w:rsidP="00A637B7">
      <w:pPr>
        <w:pStyle w:val="EndNoteBibliography"/>
        <w:ind w:firstLine="0"/>
      </w:pPr>
      <w:r w:rsidRPr="00A637B7">
        <w:t xml:space="preserve">Montecino-Latorre, D., M. E. Eisenlord, M. Turner, R. Yoshioka, C. D. Harvell, C. V. Pattengill-Semmens, J. D. Nichols and J. K. Gaydos (2016). "Devastating Transboundary Impacts of Sea Star Wasting Disease on Subtidal Asteroids." </w:t>
      </w:r>
      <w:r w:rsidRPr="00A637B7">
        <w:rPr>
          <w:u w:val="single"/>
        </w:rPr>
        <w:t>PLoS One</w:t>
      </w:r>
      <w:r w:rsidRPr="00A637B7">
        <w:t xml:space="preserve"> </w:t>
      </w:r>
      <w:r w:rsidRPr="00A637B7">
        <w:rPr>
          <w:b/>
        </w:rPr>
        <w:t>11</w:t>
      </w:r>
      <w:r w:rsidRPr="00A637B7">
        <w:t>(10): e0163190.</w:t>
      </w:r>
    </w:p>
    <w:p w14:paraId="415AAE58" w14:textId="77777777" w:rsidR="00A637B7" w:rsidRPr="00A637B7" w:rsidRDefault="00A637B7" w:rsidP="00A637B7">
      <w:pPr>
        <w:pStyle w:val="EndNoteBibliography"/>
        <w:ind w:firstLine="0"/>
      </w:pPr>
      <w:r w:rsidRPr="00A637B7">
        <w:t xml:space="preserve">Morgan, C. A., B. R. Beckman, L. A. Weitkamp and K. L. Fresh (2019). "Recent Ecosystem Disturbance in the Northern California Current." </w:t>
      </w:r>
      <w:r w:rsidRPr="00A637B7">
        <w:rPr>
          <w:u w:val="single"/>
        </w:rPr>
        <w:t>Fisheries</w:t>
      </w:r>
      <w:r w:rsidRPr="00A637B7">
        <w:t xml:space="preserve"> </w:t>
      </w:r>
      <w:r w:rsidRPr="00A637B7">
        <w:rPr>
          <w:b/>
        </w:rPr>
        <w:t>44</w:t>
      </w:r>
      <w:r w:rsidRPr="00A637B7">
        <w:t>(10): 465-474.</w:t>
      </w:r>
    </w:p>
    <w:p w14:paraId="64DF2289" w14:textId="77777777" w:rsidR="00A637B7" w:rsidRPr="00A637B7" w:rsidRDefault="00A637B7" w:rsidP="00A637B7">
      <w:pPr>
        <w:pStyle w:val="EndNoteBibliography"/>
        <w:ind w:firstLine="0"/>
      </w:pPr>
      <w:r w:rsidRPr="00A637B7">
        <w:t xml:space="preserve">Muth, A. F., M. H. Graham, C. E. Lane and C. D. G. Harley (2019). "Recruitment tolerance to increased temperature present across multiple kelp clades." </w:t>
      </w:r>
      <w:r w:rsidRPr="00A637B7">
        <w:rPr>
          <w:u w:val="single"/>
        </w:rPr>
        <w:t>Ecology</w:t>
      </w:r>
      <w:r w:rsidRPr="00A637B7">
        <w:t xml:space="preserve"> </w:t>
      </w:r>
      <w:r w:rsidRPr="00A637B7">
        <w:rPr>
          <w:b/>
        </w:rPr>
        <w:t>100</w:t>
      </w:r>
      <w:r w:rsidRPr="00A637B7">
        <w:t>(3).</w:t>
      </w:r>
    </w:p>
    <w:p w14:paraId="648B51F8" w14:textId="77777777" w:rsidR="00A637B7" w:rsidRPr="00A637B7" w:rsidRDefault="00A637B7" w:rsidP="00A637B7">
      <w:pPr>
        <w:pStyle w:val="EndNoteBibliography"/>
        <w:ind w:firstLine="0"/>
      </w:pPr>
      <w:r w:rsidRPr="00A637B7">
        <w:t>NMFS (2014). "Endangered and Threatened Species: Designation of Critical Habitat for thePuget Sound/Georgia Basin Distinct Population Segments of Yelloweye Rockfish, Canary Rockfish and Bocaccio. National Marine Fisheries Service ,Federal Register 79 FR 68041."</w:t>
      </w:r>
    </w:p>
    <w:p w14:paraId="2057088A" w14:textId="77777777" w:rsidR="00A637B7" w:rsidRPr="00A637B7" w:rsidRDefault="00A637B7" w:rsidP="00A637B7">
      <w:pPr>
        <w:pStyle w:val="EndNoteBibliography"/>
        <w:ind w:firstLine="0"/>
      </w:pPr>
      <w:r w:rsidRPr="00A637B7">
        <w:t xml:space="preserve">Okamoto, D. K., S. C. Schroeter and D. C. Reed (2020). "Effects of ocean climate on spatiotemporal variation in sea urchin settlement and recruitment." </w:t>
      </w:r>
      <w:r w:rsidRPr="00A637B7">
        <w:rPr>
          <w:u w:val="single"/>
        </w:rPr>
        <w:t>Limnology and Oceanography</w:t>
      </w:r>
      <w:r w:rsidRPr="00A637B7">
        <w:t xml:space="preserve"> </w:t>
      </w:r>
      <w:r w:rsidRPr="00A637B7">
        <w:rPr>
          <w:b/>
        </w:rPr>
        <w:t>65</w:t>
      </w:r>
      <w:r w:rsidRPr="00A637B7">
        <w:t>(9): 2076-2091.</w:t>
      </w:r>
    </w:p>
    <w:p w14:paraId="393DA854" w14:textId="77777777" w:rsidR="00A637B7" w:rsidRPr="00A637B7" w:rsidRDefault="00A637B7" w:rsidP="00A637B7">
      <w:pPr>
        <w:pStyle w:val="EndNoteBibliography"/>
        <w:ind w:firstLine="0"/>
      </w:pPr>
      <w:r w:rsidRPr="00A637B7">
        <w:t xml:space="preserve">Pearse, J. S. (2006). "Ecological role of purple sea urchins." </w:t>
      </w:r>
      <w:r w:rsidRPr="00A637B7">
        <w:rPr>
          <w:u w:val="single"/>
        </w:rPr>
        <w:t>Science</w:t>
      </w:r>
      <w:r w:rsidRPr="00A637B7">
        <w:t xml:space="preserve"> </w:t>
      </w:r>
      <w:r w:rsidRPr="00A637B7">
        <w:rPr>
          <w:b/>
        </w:rPr>
        <w:t>314</w:t>
      </w:r>
      <w:r w:rsidRPr="00A637B7">
        <w:t>(5801): 940-941.</w:t>
      </w:r>
    </w:p>
    <w:p w14:paraId="074F5968" w14:textId="77777777" w:rsidR="00A637B7" w:rsidRPr="00A637B7" w:rsidRDefault="00A637B7" w:rsidP="00A637B7">
      <w:pPr>
        <w:pStyle w:val="EndNoteBibliography"/>
        <w:ind w:firstLine="0"/>
      </w:pPr>
      <w:r w:rsidRPr="00A637B7">
        <w:t xml:space="preserve">Pearse, J. S. (2006). "Perspective - Ecological role of purple sea urchins." </w:t>
      </w:r>
      <w:r w:rsidRPr="00A637B7">
        <w:rPr>
          <w:u w:val="single"/>
        </w:rPr>
        <w:t>Science</w:t>
      </w:r>
      <w:r w:rsidRPr="00A637B7">
        <w:t xml:space="preserve"> </w:t>
      </w:r>
      <w:r w:rsidRPr="00A637B7">
        <w:rPr>
          <w:b/>
        </w:rPr>
        <w:t>314</w:t>
      </w:r>
      <w:r w:rsidRPr="00A637B7">
        <w:t>(5801): 940-941.</w:t>
      </w:r>
    </w:p>
    <w:p w14:paraId="290FBBD5" w14:textId="77777777" w:rsidR="00A637B7" w:rsidRPr="00A637B7" w:rsidRDefault="00A637B7" w:rsidP="00A637B7">
      <w:pPr>
        <w:pStyle w:val="EndNoteBibliography"/>
        <w:ind w:firstLine="0"/>
      </w:pPr>
      <w:r w:rsidRPr="00A637B7">
        <w:t xml:space="preserve">Pearse, J. S. and A. H. Hines (1987). "Long-Term Population-Dynamics of Sea-Urchins in a Central California Kelp Forest - Rare Recruitment and Rapid Decline." </w:t>
      </w:r>
      <w:r w:rsidRPr="00A637B7">
        <w:rPr>
          <w:u w:val="single"/>
        </w:rPr>
        <w:t>Marine Ecology Progress Series</w:t>
      </w:r>
      <w:r w:rsidRPr="00A637B7">
        <w:t xml:space="preserve"> </w:t>
      </w:r>
      <w:r w:rsidRPr="00A637B7">
        <w:rPr>
          <w:b/>
        </w:rPr>
        <w:t>39</w:t>
      </w:r>
      <w:r w:rsidRPr="00A637B7">
        <w:t>(3): 275-283.</w:t>
      </w:r>
    </w:p>
    <w:p w14:paraId="5EB8EF68" w14:textId="77777777" w:rsidR="00A637B7" w:rsidRPr="00A637B7" w:rsidRDefault="00A637B7" w:rsidP="00A637B7">
      <w:pPr>
        <w:pStyle w:val="EndNoteBibliography"/>
        <w:ind w:firstLine="0"/>
      </w:pPr>
      <w:r w:rsidRPr="00A637B7">
        <w:t xml:space="preserve">Pfister, C. A., H. D. Berry, T. Mumford and A. Randall Hughes (2018). "The dynamics of Kelp Forests in the Northeast Pacific Ocean and the relationship with environmental drivers." </w:t>
      </w:r>
      <w:r w:rsidRPr="00A637B7">
        <w:rPr>
          <w:u w:val="single"/>
        </w:rPr>
        <w:t>Journal of Ecology</w:t>
      </w:r>
      <w:r w:rsidRPr="00A637B7">
        <w:t xml:space="preserve"> </w:t>
      </w:r>
      <w:r w:rsidRPr="00A637B7">
        <w:rPr>
          <w:b/>
        </w:rPr>
        <w:t>106</w:t>
      </w:r>
      <w:r w:rsidRPr="00A637B7">
        <w:t>(4): 1520-1533.</w:t>
      </w:r>
    </w:p>
    <w:p w14:paraId="0C86CA7E" w14:textId="77777777" w:rsidR="00A637B7" w:rsidRPr="00A637B7" w:rsidRDefault="00A637B7" w:rsidP="00A637B7">
      <w:pPr>
        <w:pStyle w:val="EndNoteBibliography"/>
        <w:ind w:firstLine="0"/>
      </w:pPr>
      <w:r w:rsidRPr="00A637B7">
        <w:t>PFMC (2020). Pacific coast groundifhs fishery management plan: for the California, Oregon, and Washington groundfish fishery. 7700 NE Ambnassador Place, Suite 101, Portland, OR, 97220, Pacific Fishery Management Council.</w:t>
      </w:r>
    </w:p>
    <w:p w14:paraId="373C260C" w14:textId="77777777" w:rsidR="00A637B7" w:rsidRPr="00A637B7" w:rsidRDefault="00A637B7" w:rsidP="00A637B7">
      <w:pPr>
        <w:pStyle w:val="EndNoteBibliography"/>
        <w:ind w:firstLine="0"/>
      </w:pPr>
      <w:r w:rsidRPr="00A637B7">
        <w:lastRenderedPageBreak/>
        <w:t xml:space="preserve">Pinsky, M. L., G. Guannel and K. K. Arkema (2013). "Quantifying wave attenuation to inform coastal habitat conservation." </w:t>
      </w:r>
      <w:r w:rsidRPr="00A637B7">
        <w:rPr>
          <w:u w:val="single"/>
        </w:rPr>
        <w:t>Ecosphere</w:t>
      </w:r>
      <w:r w:rsidRPr="00A637B7">
        <w:t xml:space="preserve"> </w:t>
      </w:r>
      <w:r w:rsidRPr="00A637B7">
        <w:rPr>
          <w:b/>
        </w:rPr>
        <w:t>4</w:t>
      </w:r>
      <w:r w:rsidRPr="00A637B7">
        <w:t>(8): art95.</w:t>
      </w:r>
    </w:p>
    <w:p w14:paraId="1E6D4030" w14:textId="77777777" w:rsidR="00A637B7" w:rsidRPr="00A637B7" w:rsidRDefault="00A637B7" w:rsidP="00A637B7">
      <w:pPr>
        <w:pStyle w:val="EndNoteBibliography"/>
        <w:ind w:firstLine="0"/>
      </w:pPr>
      <w:r w:rsidRPr="00A637B7">
        <w:t xml:space="preserve">Potts, J. M. and J. Elith (2006). "Comparing species abundance models." </w:t>
      </w:r>
      <w:r w:rsidRPr="00A637B7">
        <w:rPr>
          <w:u w:val="single"/>
        </w:rPr>
        <w:t>Ecological Modelling</w:t>
      </w:r>
      <w:r w:rsidRPr="00A637B7">
        <w:t xml:space="preserve"> </w:t>
      </w:r>
      <w:r w:rsidRPr="00A637B7">
        <w:rPr>
          <w:b/>
        </w:rPr>
        <w:t>199</w:t>
      </w:r>
      <w:r w:rsidRPr="00A637B7">
        <w:t>(2): 153-163.</w:t>
      </w:r>
    </w:p>
    <w:p w14:paraId="348A912D" w14:textId="05F42FE1" w:rsidR="00A637B7" w:rsidRPr="00A637B7" w:rsidRDefault="00A637B7" w:rsidP="00A637B7">
      <w:pPr>
        <w:pStyle w:val="EndNoteBibliography"/>
        <w:ind w:firstLine="0"/>
      </w:pPr>
      <w:r w:rsidRPr="00A637B7">
        <w:t xml:space="preserve">R Core Team (2021). " R: A language and environment for statistical computing. R Foundation for Statistical Computing, Vienna, Austria. URL </w:t>
      </w:r>
      <w:hyperlink r:id="rId10" w:history="1">
        <w:r w:rsidRPr="00A637B7">
          <w:rPr>
            <w:rStyle w:val="Hyperlink"/>
          </w:rPr>
          <w:t>https://www.R-project.org/</w:t>
        </w:r>
      </w:hyperlink>
      <w:r w:rsidRPr="00A637B7">
        <w:t>.".</w:t>
      </w:r>
    </w:p>
    <w:p w14:paraId="274490BF" w14:textId="77777777" w:rsidR="00A637B7" w:rsidRPr="00A637B7" w:rsidRDefault="00A637B7" w:rsidP="00A637B7">
      <w:pPr>
        <w:pStyle w:val="EndNoteBibliography"/>
        <w:ind w:firstLine="0"/>
      </w:pPr>
      <w:r w:rsidRPr="00A637B7">
        <w:t xml:space="preserve">Randell, Z., M. Kenner, J. Tomoleoni, J. Yee and M. Novak (2022). "Kelp-forest dynamics controlled by substrate complexity." </w:t>
      </w:r>
      <w:r w:rsidRPr="00A637B7">
        <w:rPr>
          <w:u w:val="single"/>
        </w:rPr>
        <w:t>Proceedings of the National Academy of Sciences</w:t>
      </w:r>
      <w:r w:rsidRPr="00A637B7">
        <w:t xml:space="preserve"> </w:t>
      </w:r>
      <w:r w:rsidRPr="00A637B7">
        <w:rPr>
          <w:b/>
        </w:rPr>
        <w:t>119</w:t>
      </w:r>
      <w:r w:rsidRPr="00A637B7">
        <w:t>: e2103483119.</w:t>
      </w:r>
    </w:p>
    <w:p w14:paraId="3DAD4E4D" w14:textId="77777777" w:rsidR="00A637B7" w:rsidRPr="00A637B7" w:rsidRDefault="00A637B7" w:rsidP="00A637B7">
      <w:pPr>
        <w:pStyle w:val="EndNoteBibliography"/>
        <w:ind w:firstLine="0"/>
      </w:pPr>
      <w:r w:rsidRPr="00A637B7">
        <w:t xml:space="preserve">Reed, D., L. Washburn, A. Rassweiler, R. Miller, T. Bell and S. Harrer (2016). "Extreme warming challenges sentinel status of kelp forests as indicators of climate change." </w:t>
      </w:r>
      <w:r w:rsidRPr="00A637B7">
        <w:rPr>
          <w:u w:val="single"/>
        </w:rPr>
        <w:t>Nature Communications</w:t>
      </w:r>
      <w:r w:rsidRPr="00A637B7">
        <w:t xml:space="preserve"> </w:t>
      </w:r>
      <w:r w:rsidRPr="00A637B7">
        <w:rPr>
          <w:b/>
        </w:rPr>
        <w:t>7</w:t>
      </w:r>
      <w:r w:rsidRPr="00A637B7">
        <w:t>.</w:t>
      </w:r>
    </w:p>
    <w:p w14:paraId="20BB6099" w14:textId="77777777" w:rsidR="00A637B7" w:rsidRPr="00A637B7" w:rsidRDefault="00A637B7" w:rsidP="00A637B7">
      <w:pPr>
        <w:pStyle w:val="EndNoteBibliography"/>
        <w:ind w:firstLine="0"/>
      </w:pPr>
      <w:r w:rsidRPr="00A637B7">
        <w:t xml:space="preserve">Reynolds, R. W., T. M. Smith, C. Liu, D. B. Chelton, K. S. Casey and M. G. Schlax (2007). "Daily High-Resolution-Blended Analyses for Sea Surface Temperature." </w:t>
      </w:r>
      <w:r w:rsidRPr="00A637B7">
        <w:rPr>
          <w:u w:val="single"/>
        </w:rPr>
        <w:t>Journal of Climate</w:t>
      </w:r>
      <w:r w:rsidRPr="00A637B7">
        <w:t xml:space="preserve"> </w:t>
      </w:r>
      <w:r w:rsidRPr="00A637B7">
        <w:rPr>
          <w:b/>
        </w:rPr>
        <w:t>20</w:t>
      </w:r>
      <w:r w:rsidRPr="00A637B7">
        <w:t>(22): 5473-5496.</w:t>
      </w:r>
    </w:p>
    <w:p w14:paraId="6A830702" w14:textId="77777777" w:rsidR="00A637B7" w:rsidRPr="00A637B7" w:rsidRDefault="00A637B7" w:rsidP="00A637B7">
      <w:pPr>
        <w:pStyle w:val="EndNoteBibliography"/>
        <w:ind w:firstLine="0"/>
      </w:pPr>
      <w:r w:rsidRPr="00A637B7">
        <w:t xml:space="preserve">Rogers-Bennett, L. and C. A. Catton (2019). "Marine heat wave and multiple stressors tip bull kelp forest to sea urchin barrens." </w:t>
      </w:r>
      <w:r w:rsidRPr="00A637B7">
        <w:rPr>
          <w:u w:val="single"/>
        </w:rPr>
        <w:t>Sci Rep</w:t>
      </w:r>
      <w:r w:rsidRPr="00A637B7">
        <w:t xml:space="preserve"> </w:t>
      </w:r>
      <w:r w:rsidRPr="00A637B7">
        <w:rPr>
          <w:b/>
        </w:rPr>
        <w:t>9</w:t>
      </w:r>
      <w:r w:rsidRPr="00A637B7">
        <w:t>(1): 15050.</w:t>
      </w:r>
    </w:p>
    <w:p w14:paraId="441DFA3D" w14:textId="77777777" w:rsidR="00A637B7" w:rsidRPr="00A637B7" w:rsidRDefault="00A637B7" w:rsidP="00A637B7">
      <w:pPr>
        <w:pStyle w:val="EndNoteBibliography"/>
        <w:ind w:firstLine="0"/>
      </w:pPr>
      <w:r w:rsidRPr="00A637B7">
        <w:t xml:space="preserve">Sanford, E., J. L. Sones, M. García-Reyes, J. H. R. Goddard and J. L. Largier (2019). "Widespread shifts in the coastal biota of northern California during the 2014–2016 marine heatwaves." </w:t>
      </w:r>
      <w:r w:rsidRPr="00A637B7">
        <w:rPr>
          <w:u w:val="single"/>
        </w:rPr>
        <w:t>Scientific Reports</w:t>
      </w:r>
      <w:r w:rsidRPr="00A637B7">
        <w:t xml:space="preserve"> </w:t>
      </w:r>
      <w:r w:rsidRPr="00A637B7">
        <w:rPr>
          <w:b/>
        </w:rPr>
        <w:t>9</w:t>
      </w:r>
      <w:r w:rsidRPr="00A637B7">
        <w:t>(1): 4216.</w:t>
      </w:r>
    </w:p>
    <w:p w14:paraId="0CD25F31" w14:textId="77777777" w:rsidR="00A637B7" w:rsidRPr="00A637B7" w:rsidRDefault="00A637B7" w:rsidP="00A637B7">
      <w:pPr>
        <w:pStyle w:val="EndNoteBibliography"/>
        <w:ind w:firstLine="0"/>
      </w:pPr>
      <w:r w:rsidRPr="00A637B7">
        <w:t xml:space="preserve">Scannell, H. A., G. C. Johnson, L. Thompson, J. M. Lyman and S. C. Riser (2020). "Subsurface Evolution and Persistence of Marine Heatwaves in the Northeast Pacific." </w:t>
      </w:r>
      <w:r w:rsidRPr="00A637B7">
        <w:rPr>
          <w:u w:val="single"/>
        </w:rPr>
        <w:t>Geophysical Research Letters</w:t>
      </w:r>
      <w:r w:rsidRPr="00A637B7">
        <w:t xml:space="preserve"> </w:t>
      </w:r>
      <w:r w:rsidRPr="00A637B7">
        <w:rPr>
          <w:b/>
        </w:rPr>
        <w:t>47</w:t>
      </w:r>
      <w:r w:rsidRPr="00A637B7">
        <w:t>(23): e2020GL090548.</w:t>
      </w:r>
    </w:p>
    <w:p w14:paraId="2E7EDDE3" w14:textId="77777777" w:rsidR="00A637B7" w:rsidRPr="00A637B7" w:rsidRDefault="00A637B7" w:rsidP="00A637B7">
      <w:pPr>
        <w:pStyle w:val="EndNoteBibliography"/>
        <w:ind w:firstLine="0"/>
      </w:pPr>
      <w:r w:rsidRPr="00A637B7">
        <w:t xml:space="preserve">Schiel, D. R. and M. S. Foster (2015). </w:t>
      </w:r>
      <w:r w:rsidRPr="00A637B7">
        <w:rPr>
          <w:u w:val="single"/>
        </w:rPr>
        <w:t>The Biology and Ecology of Giant Kelp Forests</w:t>
      </w:r>
      <w:r w:rsidRPr="00A637B7">
        <w:t>. Berkeley, CA, University of California Press.</w:t>
      </w:r>
    </w:p>
    <w:p w14:paraId="155FC74D" w14:textId="77777777" w:rsidR="00A637B7" w:rsidRPr="00A637B7" w:rsidRDefault="00A637B7" w:rsidP="00A637B7">
      <w:pPr>
        <w:pStyle w:val="EndNoteBibliography"/>
        <w:ind w:firstLine="0"/>
      </w:pPr>
      <w:r w:rsidRPr="00A637B7">
        <w:t xml:space="preserve">Schindler, D. E., J. B. Armstrong and T. E. Reed (2015). "The portfolio concept in ecology and evolution." </w:t>
      </w:r>
      <w:r w:rsidRPr="00A637B7">
        <w:rPr>
          <w:u w:val="single"/>
        </w:rPr>
        <w:t>Frontiers in Ecology and the Environment</w:t>
      </w:r>
      <w:r w:rsidRPr="00A637B7">
        <w:t xml:space="preserve"> </w:t>
      </w:r>
      <w:r w:rsidRPr="00A637B7">
        <w:rPr>
          <w:b/>
        </w:rPr>
        <w:t>15</w:t>
      </w:r>
      <w:r w:rsidRPr="00A637B7">
        <w:t>(5): 257-263.</w:t>
      </w:r>
    </w:p>
    <w:p w14:paraId="5C205BF4" w14:textId="77777777" w:rsidR="00A637B7" w:rsidRPr="00A637B7" w:rsidRDefault="00A637B7" w:rsidP="00A637B7">
      <w:pPr>
        <w:pStyle w:val="EndNoteBibliography"/>
        <w:ind w:firstLine="0"/>
      </w:pPr>
      <w:r w:rsidRPr="00A637B7">
        <w:t xml:space="preserve">Schmitt, R. J. and S. J. Holbrook (1990). "Contrasting effects of giant kelp on dynamics of surfperch populations." </w:t>
      </w:r>
      <w:r w:rsidRPr="00A637B7">
        <w:rPr>
          <w:u w:val="single"/>
        </w:rPr>
        <w:t>Oecologia</w:t>
      </w:r>
      <w:r w:rsidRPr="00A637B7">
        <w:t xml:space="preserve"> </w:t>
      </w:r>
      <w:r w:rsidRPr="00A637B7">
        <w:rPr>
          <w:b/>
        </w:rPr>
        <w:t>84</w:t>
      </w:r>
      <w:r w:rsidRPr="00A637B7">
        <w:t>: 419-429.</w:t>
      </w:r>
    </w:p>
    <w:p w14:paraId="460FB54F" w14:textId="77777777" w:rsidR="00A637B7" w:rsidRPr="00A637B7" w:rsidRDefault="00A637B7" w:rsidP="00A637B7">
      <w:pPr>
        <w:pStyle w:val="EndNoteBibliography"/>
        <w:ind w:firstLine="0"/>
      </w:pPr>
      <w:r w:rsidRPr="00A637B7">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w:t>
      </w:r>
      <w:r w:rsidRPr="00A637B7">
        <w:rPr>
          <w:u w:val="single"/>
        </w:rPr>
        <w:t>Canadian Journal of Fisheries and Aquatic Sciences</w:t>
      </w:r>
      <w:r w:rsidRPr="00A637B7">
        <w:t xml:space="preserve"> </w:t>
      </w:r>
      <w:r w:rsidRPr="00A637B7">
        <w:rPr>
          <w:b/>
        </w:rPr>
        <w:t>76</w:t>
      </w:r>
      <w:r w:rsidRPr="00A637B7">
        <w:t>(6): 950-960.</w:t>
      </w:r>
    </w:p>
    <w:p w14:paraId="30364E78" w14:textId="77777777" w:rsidR="00A637B7" w:rsidRPr="00A637B7" w:rsidRDefault="00A637B7" w:rsidP="00A637B7">
      <w:pPr>
        <w:pStyle w:val="EndNoteBibliography"/>
        <w:ind w:firstLine="0"/>
      </w:pPr>
      <w:r w:rsidRPr="00A637B7">
        <w:t xml:space="preserve">Shelton, A. O., C. J. Harvey, J. F. Samhouri, K. S. Andrews, B. E. Feist, K. E. Frick, N. Tolimieri, G. D. Williams, L. D. Antrim and H. D. Berry (2018). "From the predictable to the unexpected: kelp forest and benthic invertebrate community dynamics following decades of sea otter expansion." </w:t>
      </w:r>
      <w:r w:rsidRPr="00A637B7">
        <w:rPr>
          <w:u w:val="single"/>
        </w:rPr>
        <w:t>Oecologia</w:t>
      </w:r>
      <w:r w:rsidRPr="00A637B7">
        <w:t xml:space="preserve"> </w:t>
      </w:r>
      <w:r w:rsidRPr="00A637B7">
        <w:rPr>
          <w:b/>
        </w:rPr>
        <w:t>188</w:t>
      </w:r>
      <w:r w:rsidRPr="00A637B7">
        <w:t>(4): 1105-1119.</w:t>
      </w:r>
    </w:p>
    <w:p w14:paraId="6062B037" w14:textId="77777777" w:rsidR="00A637B7" w:rsidRPr="00A637B7" w:rsidRDefault="00A637B7" w:rsidP="00A637B7">
      <w:pPr>
        <w:pStyle w:val="EndNoteBibliography"/>
        <w:ind w:firstLine="0"/>
      </w:pPr>
      <w:r w:rsidRPr="00A637B7">
        <w:t xml:space="preserve">Smith, E. A. E. and M. D. Fox (2021). "Characterizing energy flow in kelp forest food webs: a geochemical review and call for additional research." </w:t>
      </w:r>
      <w:r w:rsidRPr="00A637B7">
        <w:rPr>
          <w:u w:val="single"/>
        </w:rPr>
        <w:t>Ecography</w:t>
      </w:r>
      <w:r w:rsidRPr="00A637B7">
        <w:t>.</w:t>
      </w:r>
    </w:p>
    <w:p w14:paraId="1C8C2CBD" w14:textId="77777777" w:rsidR="00A637B7" w:rsidRPr="00A637B7" w:rsidRDefault="00A637B7" w:rsidP="00A637B7">
      <w:pPr>
        <w:pStyle w:val="EndNoteBibliography"/>
        <w:ind w:firstLine="0"/>
      </w:pPr>
      <w:r w:rsidRPr="00A637B7">
        <w:t xml:space="preserve">Smith, E. A. E. and M. D. Fox (2022). "Characterizing energy flow in kelp forest food webs: a geochemical review and call for additional research." </w:t>
      </w:r>
      <w:r w:rsidRPr="00A637B7">
        <w:rPr>
          <w:u w:val="single"/>
        </w:rPr>
        <w:t>Ecography</w:t>
      </w:r>
      <w:r w:rsidRPr="00A637B7">
        <w:t xml:space="preserve"> </w:t>
      </w:r>
      <w:r w:rsidRPr="00A637B7">
        <w:rPr>
          <w:b/>
        </w:rPr>
        <w:t>2022</w:t>
      </w:r>
      <w:r w:rsidRPr="00A637B7">
        <w:t>(6): e05566.</w:t>
      </w:r>
    </w:p>
    <w:p w14:paraId="4A8A48D6" w14:textId="77777777" w:rsidR="00A637B7" w:rsidRPr="00A637B7" w:rsidRDefault="00A637B7" w:rsidP="00A637B7">
      <w:pPr>
        <w:pStyle w:val="EndNoteBibliography"/>
        <w:ind w:firstLine="0"/>
      </w:pPr>
      <w:r w:rsidRPr="00A637B7">
        <w:t xml:space="preserve">Smith, J. G., J. Tomoleoni, M. Staedler, S. Lyon, J. Fujii and M. T. Tinker (2021). "Behavioral responses across a mosaic of ecosystem states restructure a sea otter-urchin trophic cascade." </w:t>
      </w:r>
      <w:r w:rsidRPr="00A637B7">
        <w:rPr>
          <w:u w:val="single"/>
        </w:rPr>
        <w:t>Proc Natl Acad Sci U S A</w:t>
      </w:r>
      <w:r w:rsidRPr="00A637B7">
        <w:t xml:space="preserve"> </w:t>
      </w:r>
      <w:r w:rsidRPr="00A637B7">
        <w:rPr>
          <w:b/>
        </w:rPr>
        <w:t>118</w:t>
      </w:r>
      <w:r w:rsidRPr="00A637B7">
        <w:t>(11).</w:t>
      </w:r>
    </w:p>
    <w:p w14:paraId="01C93AB4" w14:textId="77777777" w:rsidR="00A637B7" w:rsidRPr="00A637B7" w:rsidRDefault="00A637B7" w:rsidP="00A637B7">
      <w:pPr>
        <w:pStyle w:val="EndNoteBibliography"/>
        <w:ind w:firstLine="0"/>
      </w:pPr>
      <w:r w:rsidRPr="00A637B7">
        <w:lastRenderedPageBreak/>
        <w:t xml:space="preserve">Straub, S. C., T. Wernberg, M. S. Thomsen, P. J. Moore, M. T. Burrows, B. P. Harvey and D. A. Smale (2019). "Resistance, Extinction, and Everything in Between – The Diverse Responses of Seaweeds to Marine Heatwaves." </w:t>
      </w:r>
      <w:r w:rsidRPr="00A637B7">
        <w:rPr>
          <w:u w:val="single"/>
        </w:rPr>
        <w:t>Frontiers in Marine Science</w:t>
      </w:r>
      <w:r w:rsidRPr="00A637B7">
        <w:t xml:space="preserve"> </w:t>
      </w:r>
      <w:r w:rsidRPr="00A637B7">
        <w:rPr>
          <w:b/>
        </w:rPr>
        <w:t>6</w:t>
      </w:r>
      <w:r w:rsidRPr="00A637B7">
        <w:t>.</w:t>
      </w:r>
    </w:p>
    <w:p w14:paraId="61FCC33F" w14:textId="77777777" w:rsidR="00A637B7" w:rsidRPr="00A637B7" w:rsidRDefault="00A637B7" w:rsidP="00A637B7">
      <w:pPr>
        <w:pStyle w:val="EndNoteBibliography"/>
        <w:ind w:firstLine="0"/>
      </w:pPr>
      <w:r w:rsidRPr="00A637B7">
        <w:t xml:space="preserve">Thorson, J. T., M. D. Scheuerell, J. D. Olden and D. E. Schindler (2018). "Spatial heterogeneity contributes more to portfolio effects than species variability in bottom-associated marine fishes." </w:t>
      </w:r>
      <w:r w:rsidRPr="00A637B7">
        <w:rPr>
          <w:u w:val="single"/>
        </w:rPr>
        <w:t>Proceedings of the Royal Society B: Biological Sciences</w:t>
      </w:r>
      <w:r w:rsidRPr="00A637B7">
        <w:t xml:space="preserve"> </w:t>
      </w:r>
      <w:r w:rsidRPr="00A637B7">
        <w:rPr>
          <w:b/>
        </w:rPr>
        <w:t>285</w:t>
      </w:r>
      <w:r w:rsidRPr="00A637B7">
        <w:t>(1888): 20180915.</w:t>
      </w:r>
    </w:p>
    <w:p w14:paraId="0B2B016D" w14:textId="77777777" w:rsidR="00A637B7" w:rsidRPr="00A637B7" w:rsidRDefault="00A637B7" w:rsidP="00A637B7">
      <w:pPr>
        <w:pStyle w:val="EndNoteBibliography"/>
        <w:ind w:firstLine="0"/>
      </w:pPr>
      <w:r w:rsidRPr="00A637B7">
        <w:t xml:space="preserve">Uthicke, S., B. Schaffelke and M. Byrne (2009). "A boom–bust phylum? Ecological and evolutionary consequences of density variations in echinoderms." </w:t>
      </w:r>
      <w:r w:rsidRPr="00A637B7">
        <w:rPr>
          <w:u w:val="single"/>
        </w:rPr>
        <w:t>Ecological Monographs</w:t>
      </w:r>
      <w:r w:rsidRPr="00A637B7">
        <w:t xml:space="preserve"> </w:t>
      </w:r>
      <w:r w:rsidRPr="00A637B7">
        <w:rPr>
          <w:b/>
        </w:rPr>
        <w:t>79</w:t>
      </w:r>
      <w:r w:rsidRPr="00A637B7">
        <w:t>(1): 3-24.</w:t>
      </w:r>
    </w:p>
    <w:p w14:paraId="6CE5513E" w14:textId="77777777" w:rsidR="00A637B7" w:rsidRPr="00A637B7" w:rsidRDefault="00A637B7" w:rsidP="00A637B7">
      <w:pPr>
        <w:pStyle w:val="EndNoteBibliography"/>
        <w:ind w:firstLine="0"/>
      </w:pPr>
      <w:r w:rsidRPr="00A637B7">
        <w:t>Van Wagenen, R. F. (2015). "Washington Coastal kelp resources—port townsend to the Columbia River, summer 2014. Washington Department of Natural Resources, Olympia."</w:t>
      </w:r>
    </w:p>
    <w:p w14:paraId="2545DCFD" w14:textId="44ED2AF0" w:rsidR="00A637B7" w:rsidRPr="00A637B7" w:rsidRDefault="00A637B7" w:rsidP="00A637B7">
      <w:pPr>
        <w:pStyle w:val="EndNoteBibliography"/>
        <w:ind w:firstLine="0"/>
      </w:pPr>
      <w:r w:rsidRPr="00A637B7">
        <w:t xml:space="preserve">WADNR (2017). "Kelp monitoring—Olympic Peninsula,  Washington State Department of Natural Resources, Olympia, WA. </w:t>
      </w:r>
      <w:hyperlink r:id="rId11" w:history="1">
        <w:r w:rsidRPr="00A637B7">
          <w:rPr>
            <w:rStyle w:val="Hyperlink"/>
          </w:rPr>
          <w:t>http://data-wadnr</w:t>
        </w:r>
      </w:hyperlink>
      <w:r w:rsidRPr="00A637B7">
        <w:t xml:space="preserve"> .opend ata.arcgi s.com/datas ets/kelp-monit oring -olympic-penin sula Accessed: 1 Sept 2017."</w:t>
      </w:r>
    </w:p>
    <w:p w14:paraId="7C31DFB3" w14:textId="77777777" w:rsidR="00A637B7" w:rsidRPr="00A637B7" w:rsidRDefault="00A637B7" w:rsidP="00A637B7">
      <w:pPr>
        <w:pStyle w:val="EndNoteBibliography"/>
        <w:ind w:firstLine="0"/>
      </w:pPr>
      <w:r w:rsidRPr="00A637B7">
        <w:t xml:space="preserve">Wallace, F. R., A. Hoffmann and J. Tagart (1999). </w:t>
      </w:r>
      <w:r w:rsidRPr="00A637B7">
        <w:rPr>
          <w:u w:val="single"/>
        </w:rPr>
        <w:t>Status of the black rockfish resource in 1999</w:t>
      </w:r>
      <w:r w:rsidRPr="00A637B7">
        <w:t>, Pacific Fishery Management Council.</w:t>
      </w:r>
    </w:p>
    <w:p w14:paraId="45ED4E4B" w14:textId="77777777" w:rsidR="00A637B7" w:rsidRPr="00A637B7" w:rsidRDefault="00A637B7" w:rsidP="00A637B7">
      <w:pPr>
        <w:pStyle w:val="EndNoteBibliography"/>
        <w:ind w:firstLine="0"/>
      </w:pPr>
      <w:r w:rsidRPr="00A637B7">
        <w:t xml:space="preserve">Walter, J. A., M. C. N. Castorani, T. W. Bell, Lawrence W. Sheppard, K. C. Cavanaugh and D. C. Reuman (2022). "Tail-dependent spatial synchrony arises from nonlinear driver–response relationships." </w:t>
      </w:r>
      <w:r w:rsidRPr="00A637B7">
        <w:rPr>
          <w:u w:val="single"/>
        </w:rPr>
        <w:t>Ecology Letters</w:t>
      </w:r>
      <w:r w:rsidRPr="00A637B7">
        <w:t xml:space="preserve"> </w:t>
      </w:r>
      <w:r w:rsidRPr="00A637B7">
        <w:rPr>
          <w:b/>
        </w:rPr>
        <w:t>00</w:t>
      </w:r>
      <w:r w:rsidRPr="00A637B7">
        <w:t>: 1-13.</w:t>
      </w:r>
    </w:p>
    <w:p w14:paraId="77786334" w14:textId="77777777" w:rsidR="00A637B7" w:rsidRPr="00A637B7" w:rsidRDefault="00A637B7" w:rsidP="00A637B7">
      <w:pPr>
        <w:pStyle w:val="EndNoteBibliography"/>
        <w:ind w:firstLine="0"/>
      </w:pPr>
      <w:r w:rsidRPr="00A637B7">
        <w:t xml:space="preserve">Watson, J. and J. A. Estes (2011). "Stability, resilience, and phase shifts in rocky subtidal communities along the west coast of Vancouver Island, Canada." </w:t>
      </w:r>
      <w:r w:rsidRPr="00A637B7">
        <w:rPr>
          <w:u w:val="single"/>
        </w:rPr>
        <w:t>Ecological Monographs</w:t>
      </w:r>
      <w:r w:rsidRPr="00A637B7">
        <w:t xml:space="preserve"> </w:t>
      </w:r>
      <w:r w:rsidRPr="00A637B7">
        <w:rPr>
          <w:b/>
        </w:rPr>
        <w:t>81</w:t>
      </w:r>
      <w:r w:rsidRPr="00A637B7">
        <w:t>(2): 215-239.</w:t>
      </w:r>
    </w:p>
    <w:p w14:paraId="1234D1B7" w14:textId="77777777" w:rsidR="00A637B7" w:rsidRPr="00A637B7" w:rsidRDefault="00A637B7" w:rsidP="00A637B7">
      <w:pPr>
        <w:pStyle w:val="EndNoteBibliography"/>
        <w:ind w:firstLine="0"/>
      </w:pPr>
      <w:r w:rsidRPr="00A637B7">
        <w:t xml:space="preserve">Weigel, B. L. and C. A. Pfister (2021). "The dynamics and stoichiometry of dissolved organic carbon release by kelp." </w:t>
      </w:r>
      <w:r w:rsidRPr="00A637B7">
        <w:rPr>
          <w:u w:val="single"/>
        </w:rPr>
        <w:t>Ecology</w:t>
      </w:r>
      <w:r w:rsidRPr="00A637B7">
        <w:t xml:space="preserve"> </w:t>
      </w:r>
      <w:r w:rsidRPr="00A637B7">
        <w:rPr>
          <w:b/>
        </w:rPr>
        <w:t>102</w:t>
      </w:r>
      <w:r w:rsidRPr="00A637B7">
        <w:t>(2): e03221.</w:t>
      </w:r>
    </w:p>
    <w:p w14:paraId="6B75C548" w14:textId="77777777" w:rsidR="00A637B7" w:rsidRPr="00A637B7" w:rsidRDefault="00A637B7" w:rsidP="00A637B7">
      <w:pPr>
        <w:pStyle w:val="EndNoteBibliography"/>
        <w:ind w:firstLine="0"/>
      </w:pPr>
      <w:r w:rsidRPr="00A637B7">
        <w:t xml:space="preserve">Williams, J. P., J. T. Claisse, D. J. Pondella, II, C. M. Williams, M. J. Robart, Z. Scholz, E. M. Jaco, T. Ford, H. Burdick and D. Witting (2021). "Sea urchin mass mortality rapidly restores kelp forest communities." </w:t>
      </w:r>
      <w:r w:rsidRPr="00A637B7">
        <w:rPr>
          <w:u w:val="single"/>
        </w:rPr>
        <w:t>Marine Ecology Progress Series</w:t>
      </w:r>
      <w:r w:rsidRPr="00A637B7">
        <w:t xml:space="preserve"> </w:t>
      </w:r>
      <w:r w:rsidRPr="00A637B7">
        <w:rPr>
          <w:b/>
        </w:rPr>
        <w:t>664</w:t>
      </w:r>
      <w:r w:rsidRPr="00A637B7">
        <w:t>: 117-131.</w:t>
      </w:r>
    </w:p>
    <w:p w14:paraId="4F43CE2A" w14:textId="77777777" w:rsidR="00A637B7" w:rsidRPr="00A637B7" w:rsidRDefault="00A637B7" w:rsidP="00A637B7">
      <w:pPr>
        <w:pStyle w:val="EndNoteBibliography"/>
        <w:ind w:firstLine="0"/>
      </w:pPr>
      <w:r w:rsidRPr="00A637B7">
        <w:t xml:space="preserve">Wilmers, C. C., J. A. Estes, M. Edwards, K. L. Laidre and B. Konar (2012). "Do trophic cascades affect the storage and flux of atmospheric carbon? An analysis of sea otters and kelp forests." </w:t>
      </w:r>
      <w:r w:rsidRPr="00A637B7">
        <w:rPr>
          <w:u w:val="single"/>
        </w:rPr>
        <w:t>Frontiers in Ecology and the Environment</w:t>
      </w:r>
      <w:r w:rsidRPr="00A637B7">
        <w:t xml:space="preserve"> </w:t>
      </w:r>
      <w:r w:rsidRPr="00A637B7">
        <w:rPr>
          <w:b/>
        </w:rPr>
        <w:t>10</w:t>
      </w:r>
      <w:r w:rsidRPr="00A637B7">
        <w:t>(8): 409-415.</w:t>
      </w:r>
    </w:p>
    <w:p w14:paraId="773F4EC1" w14:textId="476A2CC1" w:rsidR="00471A3D" w:rsidRDefault="00985276" w:rsidP="005241E2">
      <w:r>
        <w:fldChar w:fldCharType="end"/>
      </w:r>
      <w:r w:rsidR="00EF0B3C">
        <w:br w:type="page"/>
      </w:r>
    </w:p>
    <w:p w14:paraId="52BD4563" w14:textId="77777777" w:rsidR="00471A3D" w:rsidRDefault="00EF0B3C">
      <w:pPr>
        <w:pStyle w:val="Heading1"/>
      </w:pPr>
      <w:bookmarkStart w:id="57" w:name="_x7i6qakwgxpk" w:colFirst="0" w:colLast="0"/>
      <w:bookmarkEnd w:id="57"/>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58" w:name="_xh2yuyi7vi5o" w:colFirst="0" w:colLast="0"/>
      <w:bookmarkEnd w:id="58"/>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59" w:name="_mtrc7z2fgaa" w:colFirst="0" w:colLast="0"/>
      <w:bookmarkEnd w:id="59"/>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60" w:author="Nick.Tolimieri" w:date="2022-09-02T10:15:00Z">
        <w:r w:rsidR="00481C24" w:rsidDel="00D9376B">
          <w:delText>Table S3</w:delText>
        </w:r>
      </w:del>
      <w:ins w:id="61"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62" w:name="_mt07ceww4l6x" w:colFirst="0" w:colLast="0"/>
      <w:bookmarkEnd w:id="62"/>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63" w:name="_4bme7ouk12lb" w:colFirst="0" w:colLast="0"/>
      <w:bookmarkEnd w:id="63"/>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64" w:name="_7xmf17j1uw2r" w:colFirst="0" w:colLast="0"/>
      <w:bookmarkEnd w:id="64"/>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65" w:author="Nick.Tolimieri"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66" w:name="_eftbkgdry3s2" w:colFirst="0" w:colLast="0"/>
      <w:bookmarkEnd w:id="66"/>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5BA369D8" w:rsidR="00471A3D" w:rsidRDefault="00471A3D">
      <w:pPr>
        <w:spacing w:line="240" w:lineRule="auto"/>
        <w:ind w:firstLine="0"/>
      </w:pPr>
    </w:p>
    <w:sectPr w:rsidR="00471A3D"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Nick.Tolimieri" w:date="2022-09-02T10:12:00Z" w:initials="N">
    <w:p w14:paraId="3EF41979" w14:textId="77777777" w:rsidR="00D9376B" w:rsidRDefault="00D9376B">
      <w:pPr>
        <w:pStyle w:val="CommentText"/>
      </w:pPr>
      <w:r>
        <w:rPr>
          <w:rStyle w:val="CommentReference"/>
        </w:rPr>
        <w:annotationRef/>
      </w:r>
      <w:r>
        <w:t>MHW is Fig. S4</w:t>
      </w:r>
    </w:p>
    <w:p w14:paraId="05B343BD" w14:textId="5EB2DF31" w:rsidR="00D9376B" w:rsidRDefault="00D9376B">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FB175" w14:textId="77777777" w:rsidR="00E00989" w:rsidRDefault="00E00989">
      <w:pPr>
        <w:spacing w:line="240" w:lineRule="auto"/>
      </w:pPr>
      <w:r>
        <w:separator/>
      </w:r>
    </w:p>
  </w:endnote>
  <w:endnote w:type="continuationSeparator" w:id="0">
    <w:p w14:paraId="4FA7D5FD" w14:textId="77777777" w:rsidR="00E00989" w:rsidRDefault="00E009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809AFA0" w:rsidR="00D9376B" w:rsidRDefault="00D9376B">
        <w:pPr>
          <w:pStyle w:val="Footer"/>
          <w:jc w:val="center"/>
        </w:pPr>
        <w:r>
          <w:fldChar w:fldCharType="begin"/>
        </w:r>
        <w:r>
          <w:instrText xml:space="preserve"> PAGE   \* MERGEFORMAT </w:instrText>
        </w:r>
        <w:r>
          <w:fldChar w:fldCharType="separate"/>
        </w:r>
        <w:r w:rsidR="001A5B6F">
          <w:rPr>
            <w:noProof/>
          </w:rPr>
          <w:t>24</w:t>
        </w:r>
        <w:r>
          <w:rPr>
            <w:noProof/>
          </w:rPr>
          <w:fldChar w:fldCharType="end"/>
        </w:r>
      </w:p>
    </w:sdtContent>
  </w:sdt>
  <w:p w14:paraId="06AEA31B" w14:textId="629E2D02" w:rsidR="00D9376B" w:rsidRDefault="00D9376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9050C" w14:textId="77777777" w:rsidR="00E00989" w:rsidRDefault="00E00989">
      <w:pPr>
        <w:spacing w:line="240" w:lineRule="auto"/>
      </w:pPr>
      <w:r>
        <w:separator/>
      </w:r>
    </w:p>
  </w:footnote>
  <w:footnote w:type="continuationSeparator" w:id="0">
    <w:p w14:paraId="2190437A" w14:textId="77777777" w:rsidR="00E00989" w:rsidRDefault="00E009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D9376B" w:rsidRDefault="00D9376B">
    <w:pPr>
      <w:pStyle w:val="Header"/>
    </w:pPr>
    <w:r>
      <w:t>MHW, SSWS, and Washington Kelp Forests</w:t>
    </w:r>
  </w:p>
  <w:p w14:paraId="74E2BB90" w14:textId="77777777" w:rsidR="00D9376B" w:rsidRDefault="00D93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675&lt;/item&gt;&lt;item&gt;8680&lt;/item&gt;&lt;item&gt;8681&lt;/item&gt;&lt;item&gt;8682&lt;/item&gt;&lt;item&gt;8683&lt;/item&gt;&lt;item&gt;8684&lt;/item&gt;&lt;item&gt;8685&lt;/item&gt;&lt;item&gt;8686&lt;/item&gt;&lt;item&gt;8691&lt;/item&gt;&lt;item&gt;8693&lt;/item&gt;&lt;item&gt;8694&lt;/item&gt;&lt;item&gt;8701&lt;/item&gt;&lt;item&gt;8703&lt;/item&gt;&lt;item&gt;8708&lt;/item&gt;&lt;item&gt;8711&lt;/item&gt;&lt;item&gt;8978&lt;/item&gt;&lt;item&gt;9062&lt;/item&gt;&lt;item&gt;9063&lt;/item&gt;&lt;item&gt;9067&lt;/item&gt;&lt;item&gt;9069&lt;/item&gt;&lt;item&gt;9074&lt;/item&gt;&lt;item&gt;9077&lt;/item&gt;&lt;item&gt;9078&lt;/item&gt;&lt;item&gt;9080&lt;/item&gt;&lt;item&gt;9082&lt;/item&gt;&lt;item&gt;9083&lt;/item&gt;&lt;item&gt;9084&lt;/item&gt;&lt;item&gt;9085&lt;/item&gt;&lt;item&gt;9086&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2&lt;/item&gt;&lt;item&gt;9128&lt;/item&gt;&lt;item&gt;9130&lt;/item&gt;&lt;item&gt;9167&lt;/item&gt;&lt;item&gt;9210&lt;/item&gt;&lt;item&gt;9216&lt;/item&gt;&lt;item&gt;9258&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A5B6F"/>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05CB"/>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4C42"/>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E26"/>
    <w:rsid w:val="005B0D8C"/>
    <w:rsid w:val="005B4A45"/>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1108"/>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0588"/>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5862"/>
    <w:rsid w:val="00A960F3"/>
    <w:rsid w:val="00AA4B62"/>
    <w:rsid w:val="00AC1C0B"/>
    <w:rsid w:val="00AC1EC9"/>
    <w:rsid w:val="00AD0B4B"/>
    <w:rsid w:val="00AD50E7"/>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56BFF"/>
    <w:rsid w:val="00D60B7A"/>
    <w:rsid w:val="00D6342E"/>
    <w:rsid w:val="00D7682F"/>
    <w:rsid w:val="00D844E2"/>
    <w:rsid w:val="00D86E80"/>
    <w:rsid w:val="00D9376B"/>
    <w:rsid w:val="00D976F6"/>
    <w:rsid w:val="00D97A8B"/>
    <w:rsid w:val="00DB5A47"/>
    <w:rsid w:val="00DB66C3"/>
    <w:rsid w:val="00DB700E"/>
    <w:rsid w:val="00DC6165"/>
    <w:rsid w:val="00DD1DFC"/>
    <w:rsid w:val="00DF3406"/>
    <w:rsid w:val="00E00989"/>
    <w:rsid w:val="00E03642"/>
    <w:rsid w:val="00E04C2B"/>
    <w:rsid w:val="00E0712B"/>
    <w:rsid w:val="00E17915"/>
    <w:rsid w:val="00E213AA"/>
    <w:rsid w:val="00E24698"/>
    <w:rsid w:val="00E258D6"/>
    <w:rsid w:val="00E41B65"/>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51243-04D4-4742-892B-818837A1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40</Pages>
  <Words>18850</Words>
  <Characters>107450</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7</cp:revision>
  <dcterms:created xsi:type="dcterms:W3CDTF">2022-08-26T18:39:00Z</dcterms:created>
  <dcterms:modified xsi:type="dcterms:W3CDTF">2022-09-02T17:26:00Z</dcterms:modified>
</cp:coreProperties>
</file>