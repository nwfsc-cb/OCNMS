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6E736FDF"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w:t>
      </w:r>
      <w:del w:id="5" w:author="Nick.Tolimieri" w:date="2022-08-26T11:40:00Z">
        <w:r w:rsidDel="00E41B65">
          <w:delText xml:space="preserve">kelp </w:delText>
        </w:r>
      </w:del>
      <w:ins w:id="6" w:author="Nick.Tolimieri" w:date="2022-08-26T11:40:00Z">
        <w:r w:rsidR="00E41B65">
          <w:t>kelp-</w:t>
        </w:r>
      </w:ins>
      <w:r w:rsidR="003A6A42">
        <w:t xml:space="preserve">dominated </w:t>
      </w:r>
      <w:r>
        <w:t xml:space="preserve">to </w:t>
      </w:r>
      <w:del w:id="7" w:author="Nick.Tolimieri" w:date="2022-08-26T11:41:00Z">
        <w:r w:rsidDel="00E41B65">
          <w:delText xml:space="preserve">urchin </w:delText>
        </w:r>
      </w:del>
      <w:ins w:id="8" w:author="Nick.Tolimieri" w:date="2022-08-26T11:41:00Z">
        <w:r w:rsidR="00E41B65">
          <w:t>urchin-</w:t>
        </w:r>
      </w:ins>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8C3B33">
        <w:instrText xml:space="preserve"> ADDIN EN.CITE </w:instrText>
      </w:r>
      <w:r w:rsidR="008C3B33">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8C3B33">
        <w:instrText xml:space="preserve"> ADDIN EN.CITE.DATA </w:instrText>
      </w:r>
      <w:r w:rsidR="008C3B33">
        <w:fldChar w:fldCharType="end"/>
      </w:r>
      <w:r w:rsidR="00735927">
        <w:fldChar w:fldCharType="separate"/>
      </w:r>
      <w:r w:rsidR="008C3B3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8C3B3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8C3B3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WWVhcj4yMDE4PC9ZZWFyPjxSZWNOdW0+OTIxNjwvUmVjTnVtPjxyZWNvcmQ+PHJlYy1udW1iZXI+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</w:fldData>
        </w:fldChar>
      </w:r>
      <w:r w:rsidR="008C3B33">
        <w:instrText xml:space="preserve"> ADDIN EN.CITE </w:instrText>
      </w:r>
      <w:r w:rsidR="008C3B3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WWVhcj4yMDE4PC9ZZWFyPjxSZWNOdW0+OTIxNjwvUmVjTnVtPjxyZWNvcmQ+PHJlYy1udW1iZXI+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</w:fldData>
        </w:fldChar>
      </w:r>
      <w:r w:rsidR="008C3B33">
        <w:instrText xml:space="preserve"> ADDIN EN.CITE.DATA </w:instrText>
      </w:r>
      <w:r w:rsidR="008C3B33">
        <w:fldChar w:fldCharType="end"/>
      </w:r>
      <w:r w:rsidR="00735927">
        <w:fldChar w:fldCharType="separate"/>
      </w:r>
      <w:r w:rsidR="008C3B3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fldData xml:space="preserve">PEVuZE5vdGU+PENpdGU+PEF1dGhvcj5TbWl0aDwvQXV0aG9yPjxZZWFyPjIwMjE8L1llYXI+PFJl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b3JkPmZhdHR5LWFjaWQ8L2tleXdvcmQ+PC9rZXl3b3Jkcz48ZGF0ZXM+PHllYXI+MjAyMTwveWVh
cj48cHViLWRhdGVzPjxkYXRlPlNlcCAxPC9kYXRlPjwvcHViLWRhdGVzPjwvZGF0ZXM+PGlzYm4+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bGFuZ3VhZ2U+RW5nbGlzaDwvbGFuZ3VhZ2U+PC9yZWNvcmQ+PC9DaXRlPjxDaXRlPjxBdXRob3I+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</w:fldData>
        </w:fldChar>
      </w:r>
      <w:r w:rsidR="008C3B33">
        <w:instrText xml:space="preserve"> ADDIN EN.CITE </w:instrText>
      </w:r>
      <w:r w:rsidR="008C3B33">
        <w:fldChar w:fldCharType="begin">
          <w:fldData xml:space="preserve">PEVuZE5vdGU+PENpdGU+PEF1dGhvcj5TbWl0aDwvQXV0aG9yPjxZZWFyPjIwMjE8L1llYXI+PFJl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b3JkPmZhdHR5LWFjaWQ8L2tleXdvcmQ+PC9rZXl3b3Jkcz48ZGF0ZXM+PHllYXI+MjAyMTwveWVh
cj48cHViLWRhdGVzPjxkYXRlPlNlcCAxPC9kYXRlPjwvcHViLWRhdGVzPjwvZGF0ZXM+PGlzYm4+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bGFuZ3VhZ2U+RW5nbGlzaDwvbGFuZ3VhZ2U+PC9yZWNvcmQ+PC9DaXRlPjxDaXRlPjxBdXRob3I+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</w:fldData>
        </w:fldChar>
      </w:r>
      <w:r w:rsidR="008C3B33">
        <w:instrText xml:space="preserve"> ADDIN EN.CITE.DATA </w:instrText>
      </w:r>
      <w:r w:rsidR="008C3B33">
        <w:fldChar w:fldCharType="end"/>
      </w:r>
      <w:r w:rsidR="00735927">
        <w:fldChar w:fldCharType="separate"/>
      </w:r>
      <w:r w:rsidR="008C3B33">
        <w:rPr>
          <w:noProof/>
        </w:rPr>
        <w:t>(Smith &amp; Fox 2021, 2022)</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dGU+PEF1dGhvcj5TbWl0aDwvQXV0aG9yPjxZZWFyPjIwMjI8L1llYXI+PFJlY051bT45MjU4PC9S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</w:fldData>
        </w:fldChar>
      </w:r>
      <w:r w:rsidR="008C3B33">
        <w:instrText xml:space="preserve"> ADDIN EN.CITE </w:instrText>
      </w:r>
      <w:r w:rsidR="008C3B33">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dGU+PEF1dGhvcj5TbWl0aDwvQXV0aG9yPjxZZWFyPjIwMjI8L1llYXI+PFJlY051bT45MjU4PC9S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</w:fldData>
        </w:fldChar>
      </w:r>
      <w:r w:rsidR="008C3B33">
        <w:instrText xml:space="preserve"> ADDIN EN.CITE.DATA </w:instrText>
      </w:r>
      <w:r w:rsidR="008C3B33">
        <w:fldChar w:fldCharType="end"/>
      </w:r>
      <w:r w:rsidR="00735927">
        <w:fldChar w:fldCharType="separate"/>
      </w:r>
      <w:r w:rsidR="008C3B33">
        <w:rPr>
          <w:noProof/>
        </w:rPr>
        <w:t>(Duggins et al. 1989, Smith &amp; Fox 2022)</w:t>
      </w:r>
      <w:r w:rsidR="00735927">
        <w:fldChar w:fldCharType="end"/>
      </w:r>
      <w:r>
        <w:t xml:space="preserve">, support for highly diverse and complex food webs </w:t>
      </w:r>
      <w:r w:rsidR="00735927">
        <w:fldChar w:fldCharType="begin"/>
      </w:r>
      <w:r w:rsidR="008C3B33">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8C3B33">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8C3B33">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8C3B33">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8C3B33">
        <w:instrText xml:space="preserve"> ADDIN EN.CITE </w:instrText>
      </w:r>
      <w:r w:rsidR="008C3B3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8C3B33">
        <w:instrText xml:space="preserve"> ADDIN EN.CITE.DATA </w:instrText>
      </w:r>
      <w:r w:rsidR="008C3B33">
        <w:fldChar w:fldCharType="end"/>
      </w:r>
      <w:r w:rsidR="00735927">
        <w:fldChar w:fldCharType="separate"/>
      </w:r>
      <w:r w:rsidR="008C3B3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8C3B3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8C3B3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8C3B3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8C3B3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333E1AEF"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w:t>
      </w:r>
      <w:ins w:id="9" w:author="Nick.Tolimieri [2]" w:date="2022-09-01T15:03:00Z">
        <w:r w:rsidR="00A637B7">
          <w:t xml:space="preserve">, </w:t>
        </w:r>
        <w:r w:rsidR="00A637B7" w:rsidRPr="00A637B7">
          <w:rPr>
            <w:rPrChange w:id="10" w:author="Nick.Tolimieri [2]" w:date="2022-09-01T15:04:00Z">
              <w:rPr>
                <w:rFonts w:ascii="AdvGulliv-R" w:hAnsi="AdvGulliv-R" w:cs="AdvGulliv-R"/>
                <w:sz w:val="14"/>
                <w:szCs w:val="14"/>
                <w:lang w:val="en-US"/>
              </w:rPr>
            </w:rPrChange>
          </w:rPr>
          <w:t>a prolonged discrete anomalously warm water event</w:t>
        </w:r>
      </w:ins>
      <w:ins w:id="11" w:author="Nick.Tolimieri [2]" w:date="2022-09-01T15:04:00Z">
        <w:r w:rsidR="00A637B7">
          <w:t xml:space="preserve">, </w:t>
        </w:r>
      </w:ins>
      <w:r w:rsidR="00A637B7">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8C3B33">
        <w:instrText xml:space="preserve"> ADDIN EN.CITE </w:instrText>
      </w:r>
      <w:r w:rsidR="008C3B33">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8C3B33">
        <w:instrText xml:space="preserve"> ADDIN EN.CITE.DATA </w:instrText>
      </w:r>
      <w:r w:rsidR="008C3B33">
        <w:fldChar w:fldCharType="end"/>
      </w:r>
      <w:r w:rsidR="00A637B7">
        <w:fldChar w:fldCharType="separate"/>
      </w:r>
      <w:r w:rsidR="008C3B33">
        <w:rPr>
          <w:noProof/>
        </w:rPr>
        <w:t>(Hobday et al. 2016)</w:t>
      </w:r>
      <w:r w:rsidR="00A637B7">
        <w:fldChar w:fldCharType="end"/>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8C3B33">
        <w:instrText xml:space="preserve"> ADDIN EN.CITE </w:instrText>
      </w:r>
      <w:r w:rsidR="008C3B33">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8C3B33">
        <w:instrText xml:space="preserve"> ADDIN EN.CITE.DATA </w:instrText>
      </w:r>
      <w:r w:rsidR="008C3B33">
        <w:fldChar w:fldCharType="end"/>
      </w:r>
      <w:r w:rsidR="00735927">
        <w:fldChar w:fldCharType="separate"/>
      </w:r>
      <w:r w:rsidR="008C3B33">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8C3B33">
        <w:instrText xml:space="preserve"> ADDIN EN.CITE </w:instrText>
      </w:r>
      <w:r w:rsidR="008C3B33">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8C3B33">
        <w:instrText xml:space="preserve"> ADDIN EN.CITE.DATA </w:instrText>
      </w:r>
      <w:r w:rsidR="008C3B33">
        <w:fldChar w:fldCharType="end"/>
      </w:r>
      <w:r w:rsidR="00735927">
        <w:fldChar w:fldCharType="separate"/>
      </w:r>
      <w:r w:rsidR="008C3B3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8C3B33">
        <w:instrText xml:space="preserve"> ADDIN EN.CITE </w:instrText>
      </w:r>
      <w:r w:rsidR="008C3B3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8C3B33">
        <w:instrText xml:space="preserve"> ADDIN EN.CITE.DATA </w:instrText>
      </w:r>
      <w:r w:rsidR="008C3B33">
        <w:fldChar w:fldCharType="end"/>
      </w:r>
      <w:r w:rsidR="00735927">
        <w:fldChar w:fldCharType="separate"/>
      </w:r>
      <w:r w:rsidR="008C3B33">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8C3B33">
        <w:instrText xml:space="preserve"> ADDIN EN.CITE </w:instrText>
      </w:r>
      <w:r w:rsidR="008C3B33">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8C3B33">
        <w:instrText xml:space="preserve"> ADDIN EN.CITE.DATA </w:instrText>
      </w:r>
      <w:r w:rsidR="008C3B33">
        <w:fldChar w:fldCharType="end"/>
      </w:r>
      <w:r w:rsidR="00735927">
        <w:fldChar w:fldCharType="separate"/>
      </w:r>
      <w:r w:rsidR="008C3B33">
        <w:rPr>
          <w:noProof/>
        </w:rPr>
        <w:t>(Bond et al. 2015, Scannell et al. 2020, Harvey et al. 2022)</w:t>
      </w:r>
      <w:r w:rsidR="00735927">
        <w:fldChar w:fldCharType="end"/>
      </w:r>
      <w:r>
        <w:t xml:space="preserve">. </w:t>
      </w:r>
    </w:p>
    <w:p w14:paraId="1648E18D" w14:textId="2A6B1834"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populations of at least 20 species of sea stars from California to Alaska</w:t>
      </w:r>
      <w:ins w:id="12" w:author="Nick.Tolimieri" w:date="2022-08-31T16:02:00Z">
        <w:r w:rsidR="00DB700E">
          <w:t>, including the Salish Sea</w:t>
        </w:r>
      </w:ins>
      <w:r>
        <w:t xml:space="preserve">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8C3B33">
        <w:instrText xml:space="preserve"> ADDIN EN.CITE </w:instrText>
      </w:r>
      <w:r w:rsidR="008C3B33">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8C3B33">
        <w:instrText xml:space="preserve"> ADDIN EN.CITE.DATA </w:instrText>
      </w:r>
      <w:r w:rsidR="008C3B33">
        <w:fldChar w:fldCharType="end"/>
      </w:r>
      <w:r w:rsidR="00735927">
        <w:fldChar w:fldCharType="separate"/>
      </w:r>
      <w:r w:rsidR="008C3B33">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8C3B33">
        <w:instrText xml:space="preserve"> ADDIN EN.CITE </w:instrText>
      </w:r>
      <w:r w:rsidR="008C3B33">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8C3B33">
        <w:instrText xml:space="preserve"> ADDIN EN.CITE.DATA </w:instrText>
      </w:r>
      <w:r w:rsidR="008C3B33">
        <w:fldChar w:fldCharType="end"/>
      </w:r>
      <w:r w:rsidR="00735927">
        <w:fldChar w:fldCharType="separate"/>
      </w:r>
      <w:r w:rsidR="008C3B33">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8C3B3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8C3B3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aG9yPlV0aGlja2U8L0F1dGhvcj48WWVhcj4yMDA5PC9ZZWFyPjxSZWNOdW0+ODY4NTwvUmVjTnVt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</w:fldData>
        </w:fldChar>
      </w:r>
      <w:r w:rsidR="008C3B33">
        <w:instrText xml:space="preserve"> ADDIN EN.CITE </w:instrText>
      </w:r>
      <w:r w:rsidR="008C3B33">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aG9yPlV0aGlja2U8L0F1dGhvcj48WWVhcj4yMDA5PC9ZZWFyPjxSZWNOdW0+ODY4NTwvUmVjTnVt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</w:fldData>
        </w:fldChar>
      </w:r>
      <w:r w:rsidR="008C3B33">
        <w:instrText xml:space="preserve"> ADDIN EN.CITE.DATA </w:instrText>
      </w:r>
      <w:r w:rsidR="008C3B33">
        <w:fldChar w:fldCharType="end"/>
      </w:r>
      <w:r w:rsidR="00735927">
        <w:fldChar w:fldCharType="separate"/>
      </w:r>
      <w:r w:rsidR="008C3B3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w:t>
      </w:r>
      <w:r>
        <w:lastRenderedPageBreak/>
        <w:t>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8C3B33">
        <w:instrText xml:space="preserve"> ADDIN EN.CITE </w:instrText>
      </w:r>
      <w:r w:rsidR="008C3B33">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8C3B33">
        <w:instrText xml:space="preserve"> ADDIN EN.CITE.DATA </w:instrText>
      </w:r>
      <w:r w:rsidR="008C3B33">
        <w:fldChar w:fldCharType="end"/>
      </w:r>
      <w:r w:rsidR="00735927">
        <w:fldChar w:fldCharType="separate"/>
      </w:r>
      <w:r w:rsidR="008C3B33">
        <w:rPr>
          <w:noProof/>
        </w:rPr>
        <w:t>(sea stars, especially Pycnopodia; Hamilton et al. 2021)</w:t>
      </w:r>
      <w:r w:rsidR="00735927">
        <w:fldChar w:fldCharType="end"/>
      </w:r>
      <w:r>
        <w:t xml:space="preserve">, a change in foraging behavior due to a SST-driven decrease in available drift kelp </w:t>
      </w:r>
      <w:r w:rsidR="00735927">
        <w:fldChar w:fldCharType="begin"/>
      </w:r>
      <w:r w:rsidR="008C3B33">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8C3B33">
        <w:rPr>
          <w:noProof/>
        </w:rPr>
        <w:t>(Kriegisch et al. 2019)</w:t>
      </w:r>
      <w:r w:rsidR="00735927">
        <w:fldChar w:fldCharType="end"/>
      </w:r>
      <w:r>
        <w:t>, and a numeric increase due to successful recruitment and settlement of urchin larvae.</w:t>
      </w:r>
    </w:p>
    <w:p w14:paraId="05019B11" w14:textId="48FB0D31"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8C3B33">
        <w:instrText xml:space="preserve"> ADDIN EN.CITE </w:instrText>
      </w:r>
      <w:r w:rsidR="008C3B33">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8C3B33">
        <w:instrText xml:space="preserve"> ADDIN EN.CITE.DATA </w:instrText>
      </w:r>
      <w:r w:rsidR="008C3B33">
        <w:fldChar w:fldCharType="end"/>
      </w:r>
      <w:r w:rsidR="00735927">
        <w:fldChar w:fldCharType="separate"/>
      </w:r>
      <w:r w:rsidR="008C3B33">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8C3B33">
        <w:instrText xml:space="preserve"> ADDIN EN.CITE </w:instrText>
      </w:r>
      <w:r w:rsidR="008C3B33">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8C3B33">
        <w:instrText xml:space="preserve"> ADDIN EN.CITE.DATA </w:instrText>
      </w:r>
      <w:r w:rsidR="008C3B33">
        <w:fldChar w:fldCharType="end"/>
      </w:r>
      <w:r w:rsidR="00735927">
        <w:fldChar w:fldCharType="separate"/>
      </w:r>
      <w:r w:rsidR="008C3B3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8C3B33">
        <w:instrText xml:space="preserve"> ADDIN EN.CITE </w:instrText>
      </w:r>
      <w:r w:rsidR="008C3B33">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8C3B33">
        <w:instrText xml:space="preserve"> ADDIN EN.CITE.DATA </w:instrText>
      </w:r>
      <w:r w:rsidR="008C3B33">
        <w:fldChar w:fldCharType="end"/>
      </w:r>
      <w:r w:rsidR="00735927">
        <w:fldChar w:fldCharType="separate"/>
      </w:r>
      <w:r w:rsidR="008C3B33">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8C3B33">
        <w:instrText xml:space="preserve"> ADDIN EN.CITE </w:instrText>
      </w:r>
      <w:r w:rsidR="008C3B33">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8C3B33">
        <w:instrText xml:space="preserve"> ADDIN EN.CITE.DATA </w:instrText>
      </w:r>
      <w:r w:rsidR="008C3B33">
        <w:fldChar w:fldCharType="end"/>
      </w:r>
      <w:r w:rsidR="00735927">
        <w:fldChar w:fldCharType="separate"/>
      </w:r>
      <w:r w:rsidR="008C3B33">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YmVyPjExPC9udW1iZXI+PGVkaXRpb24+MjAyMS8wNC8xMTwvZWRpdGlvbj48ZGF0ZXM+PHllYXI+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</w:fldData>
        </w:fldChar>
      </w:r>
      <w:r w:rsidR="008C3B33">
        <w:instrText xml:space="preserve"> ADDIN EN.CITE </w:instrText>
      </w:r>
      <w:r w:rsidR="008C3B33">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YmVyPjExPC9udW1iZXI+PGVkaXRpb24+MjAyMS8wNC8xMTwvZWRpdGlvbj48ZGF0ZXM+PHllYXI+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</w:fldData>
        </w:fldChar>
      </w:r>
      <w:r w:rsidR="008C3B33">
        <w:instrText xml:space="preserve"> ADDIN EN.CITE.DATA </w:instrText>
      </w:r>
      <w:r w:rsidR="008C3B33">
        <w:fldChar w:fldCharType="end"/>
      </w:r>
      <w:r w:rsidR="00735927">
        <w:fldChar w:fldCharType="separate"/>
      </w:r>
      <w:r w:rsidR="008C3B33">
        <w:rPr>
          <w:noProof/>
        </w:rPr>
        <w:t>(Reed et al. 2016, Cavanaugh et al. 2019, Rogers-Bennett &amp; Catton 2019, Beas-Luna et al. 2020, Hamilton et al. 2021, Smith et al. 2021)</w:t>
      </w:r>
      <w:r w:rsidR="00735927">
        <w:fldChar w:fldCharType="end"/>
      </w:r>
      <w:r w:rsidR="00EF0B3C">
        <w:t xml:space="preserve">. </w:t>
      </w:r>
    </w:p>
    <w:p w14:paraId="29A6A189" w14:textId="122A6745"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8C3B33">
        <w:instrText xml:space="preserve"> ADDIN EN.CITE </w:instrText>
      </w:r>
      <w:r w:rsidR="008C3B33">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8C3B33">
        <w:instrText xml:space="preserve"> ADDIN EN.CITE.DATA </w:instrText>
      </w:r>
      <w:r w:rsidR="008C3B33">
        <w:fldChar w:fldCharType="end"/>
      </w:r>
      <w:r w:rsidR="00735927">
        <w:fldChar w:fldCharType="separate"/>
      </w:r>
      <w:r w:rsidR="008C3B3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w:t>
      </w:r>
      <w:r w:rsidR="00EF0B3C">
        <w:lastRenderedPageBreak/>
        <w:t xml:space="preserve">coast </w:t>
      </w:r>
      <w:r w:rsidR="00735927">
        <w:fldChar w:fldCharType="begin">
          <w:fldData xml:space="preserve">PEVuZE5vdGU+PENpdGU+PEF1dGhvcj5TaGVsdG9uPC9BdXRob3I+PFllYXI+MjAxODwvWWVhcj48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UmVjTnVtPjkyMTY8L1JlY051bT48RGlzcGxheVRleHQ+KEt2aXRlayBldCBhbC4gMTk4OSwgS3Zp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8C3B33">
        <w:instrText xml:space="preserve"> ADDIN EN.CITE.DATA </w:instrText>
      </w:r>
      <w:r w:rsidR="008C3B33">
        <w:fldChar w:fldCharType="end"/>
      </w:r>
      <w:r w:rsidR="00735927">
        <w:fldChar w:fldCharType="separate"/>
      </w:r>
      <w:r w:rsidR="008C3B33">
        <w:rPr>
          <w:noProof/>
        </w:rPr>
        <w:t>(Kvitek et al. 1989, Kvitek et al. 1998, Shelton et al. 2018)</w:t>
      </w:r>
      <w:r w:rsidR="00735927">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8C3B33">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8C3B33">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8C3B33">
        <w:instrText xml:space="preserve"> ADDIN EN.CITE </w:instrText>
      </w:r>
      <w:r w:rsidR="008C3B33">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8C3B33">
        <w:instrText xml:space="preserve"> ADDIN EN.CITE.DATA </w:instrText>
      </w:r>
      <w:r w:rsidR="008C3B33">
        <w:fldChar w:fldCharType="end"/>
      </w:r>
      <w:r w:rsidR="00735927">
        <w:fldChar w:fldCharType="separate"/>
      </w:r>
      <w:r w:rsidR="008C3B33">
        <w:rPr>
          <w:noProof/>
        </w:rPr>
        <w:t>(Holbrook et al. 1990, Carr 1991, Markel &amp; Shurin 2020)</w:t>
      </w:r>
      <w:r w:rsidR="00735927">
        <w:fldChar w:fldCharType="end"/>
      </w:r>
      <w:r w:rsidR="00EF0B3C">
        <w:t>.</w:t>
      </w:r>
    </w:p>
    <w:p w14:paraId="788FCDBF" w14:textId="1D9AFDF0"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w:t>
      </w:r>
      <w:r w:rsidR="0069335A">
        <w:lastRenderedPageBreak/>
        <w:t xml:space="preserve">of MHWs, and temperature extremes co-occur with changes in many interacting environmental conditions, which are difficult to disentangle </w:t>
      </w:r>
      <w:r w:rsidR="00C1461A">
        <w:fldChar w:fldCharType="begin"/>
      </w:r>
      <w:r w:rsidR="008C3B33">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8C3B33">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8C3B33">
        <w:instrText xml:space="preserve"> ADDIN EN.CITE </w:instrText>
      </w:r>
      <w:r w:rsidR="008C3B33">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8C3B33">
        <w:instrText xml:space="preserve"> ADDIN EN.CITE.DATA </w:instrText>
      </w:r>
      <w:r w:rsidR="008C3B33">
        <w:fldChar w:fldCharType="end"/>
      </w:r>
      <w:r w:rsidR="00C1461A">
        <w:fldChar w:fldCharType="separate"/>
      </w:r>
      <w:r w:rsidR="008C3B33">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8C3B33">
        <w:instrText xml:space="preserve"> ADDIN EN.CITE </w:instrText>
      </w:r>
      <w:r w:rsidR="008C3B33">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8C3B33">
        <w:instrText xml:space="preserve"> ADDIN EN.CITE.DATA </w:instrText>
      </w:r>
      <w:r w:rsidR="008C3B33">
        <w:fldChar w:fldCharType="end"/>
      </w:r>
      <w:r w:rsidR="00C1461A">
        <w:fldChar w:fldCharType="separate"/>
      </w:r>
      <w:r w:rsidR="008C3B33">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13" w:name="_t0t7vqvdf4ti" w:colFirst="0" w:colLast="0"/>
      <w:bookmarkEnd w:id="13"/>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14" w:name="_igkfmf7a0x3h" w:colFirst="0" w:colLast="0"/>
      <w:bookmarkEnd w:id="14"/>
      <w:r>
        <w:rPr>
          <w:sz w:val="34"/>
          <w:szCs w:val="34"/>
        </w:rPr>
        <w:t xml:space="preserve">2.1 </w:t>
      </w:r>
      <w:r w:rsidR="00EF0B3C">
        <w:rPr>
          <w:sz w:val="34"/>
          <w:szCs w:val="34"/>
        </w:rPr>
        <w:t>Study sites</w:t>
      </w:r>
    </w:p>
    <w:p w14:paraId="7B6AD6E4" w14:textId="3A7DE8E3"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w:t>
      </w:r>
      <w:r>
        <w:lastRenderedPageBreak/>
        <w:t xml:space="preserve">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UmVjTnVtPjkyMTY8L1JlY051bT48UHJlZml4PkZpZy4gUzFgOyA8L1ByZWZpeD48RGlzcGxheVRl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ZXI+NDwvbnVtYmVyPjxrZXl3b3Jkcz48a2V5d29yZD5zZWEgb3R0ZXJzPC9rZXl3b3JkPjxrZXl3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</w:fldData>
        </w:fldChar>
      </w:r>
      <w:r w:rsidR="008C3B33">
        <w:instrText xml:space="preserve"> ADDIN EN.CITE </w:instrText>
      </w:r>
      <w:r w:rsidR="008C3B33">
        <w:fldChar w:fldCharType="begin">
          <w:fldData xml:space="preserve">PEVuZE5vdGU+PENpdGU+PEF1dGhvcj5TaGVsdG9uPC9BdXRob3I+PFllYXI+MjAxODwvWWVhcj48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ZXI+NDwvbnVtYmVyPjxrZXl3b3Jkcz48a2V5d29yZD5zZWEgb3R0ZXJzPC9rZXl3b3JkPjxrZXl3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</w:fldData>
        </w:fldChar>
      </w:r>
      <w:r w:rsidR="008C3B33">
        <w:instrText xml:space="preserve"> ADDIN EN.CITE.DATA </w:instrText>
      </w:r>
      <w:r w:rsidR="008C3B33">
        <w:fldChar w:fldCharType="end"/>
      </w:r>
      <w:r w:rsidR="00735927">
        <w:fldChar w:fldCharType="separate"/>
      </w:r>
      <w:r w:rsidR="008C3B33">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EN.CITE.DATA </w:instrText>
      </w:r>
      <w:r w:rsidR="008C3B33">
        <w:fldChar w:fldCharType="end"/>
      </w:r>
      <w:r w:rsidR="00735927">
        <w:fldChar w:fldCharType="separate"/>
      </w:r>
      <w:r w:rsidR="008C3B33">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15" w:name="_qaa02jqwwy36" w:colFirst="0" w:colLast="0"/>
      <w:bookmarkEnd w:id="15"/>
      <w:r>
        <w:rPr>
          <w:sz w:val="34"/>
          <w:szCs w:val="34"/>
        </w:rPr>
        <w:t xml:space="preserve">2.2 </w:t>
      </w:r>
      <w:r w:rsidR="00EF0B3C">
        <w:rPr>
          <w:sz w:val="34"/>
          <w:szCs w:val="34"/>
        </w:rPr>
        <w:t>Survey design</w:t>
      </w:r>
    </w:p>
    <w:p w14:paraId="6D7B1DC1" w14:textId="47B3662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8C3B3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8C3B33">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w:t>
      </w:r>
      <w:r w:rsidR="0083232F">
        <w:lastRenderedPageBreak/>
        <w:t>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16" w:name="_imz9yv51qjaf" w:colFirst="0" w:colLast="0"/>
      <w:bookmarkEnd w:id="16"/>
      <w:r>
        <w:t xml:space="preserve">2.3 </w:t>
      </w:r>
      <w:r w:rsidR="00EF0B3C">
        <w:t>Sea surface temperature (SST)</w:t>
      </w:r>
    </w:p>
    <w:p w14:paraId="23BD66C0" w14:textId="7C52A05C" w:rsidR="008C3B33" w:rsidRDefault="00EF0B3C">
      <w:pPr>
        <w:rPr>
          <w:ins w:id="17" w:author="Nick.Tolimieri" w:date="2022-09-06T11:45:00Z"/>
        </w:rPr>
      </w:pPr>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instrText xml:space="preserve"> ADDIN EN.CITE </w:instrText>
      </w:r>
      <w:r w:rsidR="008C3B33">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instrText xml:space="preserve"> ADDIN EN.CITE.DATA </w:instrText>
      </w:r>
      <w:r w:rsidR="008C3B33">
        <w:fldChar w:fldCharType="end"/>
      </w:r>
      <w:r w:rsidR="00735927">
        <w:fldChar w:fldCharType="separate"/>
      </w:r>
      <w:r w:rsidR="008C3B33">
        <w:rPr>
          <w:noProof/>
        </w:rPr>
        <w:t>(Reynolds et al. 2007, Huang et al. 2021)</w:t>
      </w:r>
      <w:r w:rsidR="00735927">
        <w:fldChar w:fldCharType="end"/>
      </w:r>
      <w:r w:rsidR="00DD1DFC">
        <w:t xml:space="preserve"> </w:t>
      </w:r>
      <w:r>
        <w:t xml:space="preserve">for </w:t>
      </w:r>
      <w:del w:id="18" w:author="Nick.Tolimieri" w:date="2022-09-06T11:39:00Z">
        <w:r w:rsidDel="008C3B33">
          <w:delText>2003</w:delText>
        </w:r>
      </w:del>
      <w:ins w:id="19" w:author="Nick.Tolimieri" w:date="2022-09-06T11:39:00Z">
        <w:r w:rsidR="008C3B33">
          <w:t>1992</w:t>
        </w:r>
      </w:ins>
      <w:r>
        <w:t>-2021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8C3B33">
        <w:instrText xml:space="preserve"> ADDIN EN.CITE </w:instrText>
      </w:r>
      <w:r w:rsidR="008C3B33">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8C3B33">
        <w:instrText xml:space="preserve"> ADDIN EN.CITE.DATA </w:instrText>
      </w:r>
      <w:r w:rsidR="008C3B33">
        <w:fldChar w:fldCharType="end"/>
      </w:r>
      <w:r w:rsidR="00735927">
        <w:fldChar w:fldCharType="separate"/>
      </w:r>
      <w:r w:rsidR="008C3B33">
        <w:rPr>
          <w:noProof/>
        </w:rPr>
        <w:t xml:space="preserve">(Cavanaugh et al. </w:t>
      </w:r>
      <w:r w:rsidR="008C3B33">
        <w:rPr>
          <w:noProof/>
        </w:rPr>
        <w:lastRenderedPageBreak/>
        <w:t>2019, Hamilton et al. 2020)</w:t>
      </w:r>
      <w:r w:rsidR="00735927">
        <w:fldChar w:fldCharType="end"/>
      </w:r>
      <w:ins w:id="20" w:author="Nick.Tolimieri" w:date="2022-09-06T11:39:00Z">
        <w:r w:rsidR="008C3B33">
          <w:t xml:space="preserve">. </w:t>
        </w:r>
      </w:ins>
      <w:ins w:id="21" w:author="Nick.Tolimieri" w:date="2022-09-06T11:40:00Z">
        <w:r w:rsidR="008C3B33">
          <w:t xml:space="preserve">We </w:t>
        </w:r>
      </w:ins>
      <w:ins w:id="22" w:author="Nick.Tolimieri" w:date="2022-09-06T11:54:00Z">
        <w:r w:rsidR="00570B15">
          <w:t>use</w:t>
        </w:r>
      </w:ins>
      <w:ins w:id="23" w:author="Nick.Tolimieri" w:date="2022-09-06T11:40:00Z">
        <w:r w:rsidR="008C3B33">
          <w:t xml:space="preserve"> maximum monthly mean SST because prior work </w:t>
        </w:r>
      </w:ins>
      <w:ins w:id="24" w:author="Nick.Tolimieri" w:date="2022-09-06T11:44:00Z">
        <w:r w:rsidR="008C3B33">
          <w:t xml:space="preserve">has </w:t>
        </w:r>
      </w:ins>
      <w:ins w:id="25" w:author="Nick.Tolimieri" w:date="2022-09-06T11:55:00Z">
        <w:r w:rsidR="00570B15">
          <w:t>identified</w:t>
        </w:r>
      </w:ins>
      <w:ins w:id="26" w:author="Nick.Tolimieri" w:date="2022-09-06T11:44:00Z">
        <w:r w:rsidR="008C3B33">
          <w:t xml:space="preserve"> it is a predictor of kelp cover</w:t>
        </w:r>
      </w:ins>
      <w:ins w:id="27" w:author="Nick.Tolimieri" w:date="2022-09-06T11:55:00Z">
        <w:r w:rsidR="00570B15">
          <w:t xml:space="preserve"> dynamics</w:t>
        </w:r>
      </w:ins>
      <w:ins w:id="28" w:author="Nick.Tolimieri" w:date="2022-09-06T11:44:00Z">
        <w:r w:rsidR="008C3B33">
          <w:t xml:space="preserve"> in other areas along the West Coast</w:t>
        </w:r>
      </w:ins>
      <w:ins w:id="29" w:author="Nick.Tolimieri" w:date="2022-09-06T11:47:00Z">
        <w:r w:rsidR="00AC7582">
          <w:t xml:space="preserve"> </w:t>
        </w:r>
      </w:ins>
      <w:r w:rsidR="00AC7582">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instrText xml:space="preserve"> ADDIN EN.CITE </w:instrText>
      </w:r>
      <w:r w:rsidR="00AC7582">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instrText xml:space="preserve"> ADDIN EN.CITE.DATA </w:instrText>
      </w:r>
      <w:r w:rsidR="00AC7582">
        <w:fldChar w:fldCharType="end"/>
      </w:r>
      <w:r w:rsidR="00AC7582">
        <w:fldChar w:fldCharType="separate"/>
      </w:r>
      <w:r w:rsidR="00AC7582">
        <w:rPr>
          <w:noProof/>
        </w:rPr>
        <w:t>(Cavanaugh et al. 2019, Beas-Luna et al. 2020)</w:t>
      </w:r>
      <w:r w:rsidR="00AC7582">
        <w:fldChar w:fldCharType="end"/>
      </w:r>
      <w:ins w:id="30" w:author="Nick.Tolimieri" w:date="2022-09-06T11:46:00Z">
        <w:r w:rsidR="00AC7582">
          <w:t>.</w:t>
        </w:r>
      </w:ins>
      <w:ins w:id="31" w:author="Nick.Tolimieri" w:date="2022-09-06T11:50:00Z">
        <w:r w:rsidR="00BD54EB">
          <w:t xml:space="preserve"> </w:t>
        </w:r>
      </w:ins>
      <w:ins w:id="32" w:author="Nick.Tolimieri" w:date="2022-09-06T15:22:00Z">
        <w:r w:rsidR="00062C9E" w:rsidRPr="00062C9E">
          <w:t xml:space="preserve">Growth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above 15° C </w:t>
        </w:r>
        <w:r w:rsidR="00062C9E" w:rsidRPr="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R="00062C9E" w:rsidRPr="00062C9E">
          <w:instrText xml:space="preserve"> ADDIN EN.CITE </w:instrText>
        </w:r>
        <w:r w:rsidR="00062C9E" w:rsidRPr="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R="00062C9E" w:rsidRPr="00062C9E">
          <w:instrText xml:space="preserve"> ADDIN EN.CITE.DATA </w:instrText>
        </w:r>
        <w:r w:rsidR="00062C9E" w:rsidRPr="00062C9E">
          <w:fldChar w:fldCharType="end"/>
        </w:r>
        <w:r w:rsidR="00062C9E" w:rsidRPr="00062C9E">
          <w:fldChar w:fldCharType="separate"/>
        </w:r>
        <w:r w:rsidR="00062C9E" w:rsidRPr="00062C9E">
          <w:t xml:space="preserve">(Camus &amp; </w:t>
        </w:r>
        <w:proofErr w:type="spellStart"/>
        <w:r w:rsidR="00062C9E" w:rsidRPr="00062C9E">
          <w:t>Buschmann</w:t>
        </w:r>
        <w:proofErr w:type="spellEnd"/>
        <w:r w:rsidR="00062C9E" w:rsidRPr="00062C9E">
          <w:t xml:space="preserve"> 2017, </w:t>
        </w:r>
        <w:proofErr w:type="spellStart"/>
        <w:r w:rsidR="00062C9E" w:rsidRPr="00062C9E">
          <w:t>Supratya</w:t>
        </w:r>
        <w:proofErr w:type="spellEnd"/>
        <w:r w:rsidR="00062C9E" w:rsidRPr="00062C9E">
          <w:t xml:space="preserve"> et al. 2020)</w:t>
        </w:r>
        <w:r w:rsidR="00062C9E" w:rsidRPr="00062C9E">
          <w:fldChar w:fldCharType="end"/>
        </w:r>
        <w:r w:rsidR="00062C9E" w:rsidRPr="00062C9E">
          <w:t>. Therefore, we also calculated the number of days above 15° C for each site by year</w:t>
        </w:r>
        <w:r w:rsidR="00062C9E">
          <w:t xml:space="preserve">. </w:t>
        </w:r>
      </w:ins>
      <w:ins w:id="33" w:author="Nick.Tolimieri" w:date="2022-09-06T11:50:00Z">
        <w:r w:rsidR="00BD54EB">
          <w:t>While</w:t>
        </w:r>
      </w:ins>
      <w:ins w:id="34" w:author="Nick.Tolimieri" w:date="2022-09-06T11:49:00Z">
        <w:r w:rsidR="00BD54EB">
          <w:t xml:space="preserve"> </w:t>
        </w:r>
      </w:ins>
      <w:ins w:id="35" w:author="Nick.Tolimieri" w:date="2022-09-06T11:50:00Z">
        <w:r w:rsidR="00BD54EB">
          <w:t>m</w:t>
        </w:r>
      </w:ins>
      <w:ins w:id="36" w:author="Nick.Tolimieri" w:date="2022-09-06T11:49:00Z">
        <w:r w:rsidR="00BD54EB">
          <w:t xml:space="preserve">ore </w:t>
        </w:r>
      </w:ins>
      <w:ins w:id="37" w:author="Nick.Tolimieri" w:date="2022-09-06T11:55:00Z">
        <w:r w:rsidR="00570B15">
          <w:t>MHW-</w:t>
        </w:r>
      </w:ins>
      <w:ins w:id="38" w:author="Nick.Tolimieri" w:date="2022-09-06T11:49:00Z">
        <w:r w:rsidR="00BD54EB">
          <w:t>specific metrics</w:t>
        </w:r>
      </w:ins>
      <w:del w:id="39" w:author="Nick.Tolimieri" w:date="2022-09-06T11:53:00Z">
        <w:r w:rsidR="00095645" w:rsidDel="00466F04">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Del="00466F04">
          <w:delInstrText xml:space="preserve"> ADDIN EN.CITE </w:delInstrText>
        </w:r>
        <w:r w:rsidR="00095645" w:rsidDel="00466F04">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Del="00466F04">
          <w:delInstrText xml:space="preserve"> ADDIN EN.CITE.DATA </w:delInstrText>
        </w:r>
        <w:r w:rsidR="00095645" w:rsidDel="00466F04">
          <w:fldChar w:fldCharType="end"/>
        </w:r>
        <w:r w:rsidR="00095645" w:rsidDel="00466F04">
          <w:fldChar w:fldCharType="separate"/>
        </w:r>
        <w:r w:rsidR="00095645" w:rsidDel="00466F04">
          <w:rPr>
            <w:noProof/>
          </w:rPr>
          <w:delText>(Hobday et al. 2016)</w:delText>
        </w:r>
        <w:r w:rsidR="00095645" w:rsidDel="00466F04">
          <w:fldChar w:fldCharType="end"/>
        </w:r>
      </w:del>
      <w:ins w:id="40" w:author="Nick.Tolimieri" w:date="2022-09-06T11:49:00Z">
        <w:r w:rsidR="00BD54EB">
          <w:t>, such as the number of 5+ day periods when SST is above the 90% percentile of the 30-year climatology</w:t>
        </w:r>
      </w:ins>
      <w:ins w:id="41" w:author="Nick.Tolimieri" w:date="2022-09-06T11:53:00Z">
        <w:r w:rsidR="00466F04">
          <w:t xml:space="preserve"> </w:t>
        </w:r>
        <w:r w:rsidR="00466F04">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466F04">
          <w:instrText xml:space="preserve"> ADDIN EN.CITE </w:instrText>
        </w:r>
        <w:r w:rsidR="00466F04">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466F04">
          <w:instrText xml:space="preserve"> ADDIN EN.CITE.DATA </w:instrText>
        </w:r>
        <w:r w:rsidR="00466F04">
          <w:fldChar w:fldCharType="end"/>
        </w:r>
        <w:r w:rsidR="00466F04">
          <w:fldChar w:fldCharType="separate"/>
        </w:r>
        <w:r w:rsidR="00466F04">
          <w:rPr>
            <w:noProof/>
          </w:rPr>
          <w:t>(Hobday et al. 2016)</w:t>
        </w:r>
        <w:r w:rsidR="00466F04">
          <w:fldChar w:fldCharType="end"/>
        </w:r>
      </w:ins>
      <w:ins w:id="42" w:author="Nick.Tolimieri" w:date="2022-09-06T11:50:00Z">
        <w:r w:rsidR="00BD54EB">
          <w:t>, do not predict kelp dynamics as well</w:t>
        </w:r>
      </w:ins>
      <w:ins w:id="43" w:author="Nick.Tolimieri" w:date="2022-09-06T11:51:00Z">
        <w:r w:rsidR="00095645">
          <w:t xml:space="preserve"> </w:t>
        </w:r>
        <w:r w:rsidR="00095645" w:rsidRPr="00095645">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095645" w:rsidRPr="00095645">
          <w:instrText xml:space="preserve"> ADDIN EN.CITE </w:instrText>
        </w:r>
        <w:r w:rsidR="00095645" w:rsidRPr="00095645">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095645" w:rsidRPr="00095645">
          <w:instrText xml:space="preserve"> ADDIN EN.CITE.DATA </w:instrText>
        </w:r>
        <w:r w:rsidR="00095645" w:rsidRPr="00095645">
          <w:fldChar w:fldCharType="end"/>
        </w:r>
        <w:r w:rsidR="00095645" w:rsidRPr="00095645">
          <w:fldChar w:fldCharType="separate"/>
        </w:r>
        <w:r w:rsidR="00095645" w:rsidRPr="00095645">
          <w:t>(Cavanaugh et al. 2019, Beas-Luna et al. 2020)</w:t>
        </w:r>
        <w:r w:rsidR="00095645" w:rsidRPr="00095645">
          <w:fldChar w:fldCharType="end"/>
        </w:r>
      </w:ins>
      <w:ins w:id="44" w:author="Nick.Tolimieri" w:date="2022-09-06T11:50:00Z">
        <w:r w:rsidR="00BD54EB">
          <w:t xml:space="preserve">, we include them in the </w:t>
        </w:r>
      </w:ins>
      <w:ins w:id="45" w:author="Nick.Tolimieri" w:date="2022-09-06T11:54:00Z">
        <w:r w:rsidR="00466F04">
          <w:t>S</w:t>
        </w:r>
      </w:ins>
      <w:ins w:id="46" w:author="Nick.Tolimieri" w:date="2022-09-06T11:50:00Z">
        <w:r w:rsidR="00BD54EB">
          <w:t>upplement for reference</w:t>
        </w:r>
      </w:ins>
      <w:ins w:id="47" w:author="Nick.Tolimieri" w:date="2022-09-06T11:51:00Z">
        <w:r w:rsidR="00BD54EB">
          <w:t>.</w:t>
        </w:r>
      </w:ins>
    </w:p>
    <w:p w14:paraId="03CE3B8E" w14:textId="2B55538B" w:rsidR="00471A3D" w:rsidRDefault="008C3B33">
      <w:ins w:id="48" w:author="Nick.Tolimieri" w:date="2022-09-06T11:44:00Z">
        <w:r>
          <w:t xml:space="preserve"> </w:t>
        </w:r>
      </w:ins>
      <w:del w:id="49" w:author="Nick.Tolimieri" w:date="2022-09-06T11:39:00Z">
        <w:r w:rsidR="00EF0B3C" w:rsidDel="008C3B33">
          <w:delText>.</w:delText>
        </w:r>
      </w:del>
    </w:p>
    <w:p w14:paraId="19CF6259" w14:textId="654BA13B" w:rsidR="00471A3D" w:rsidRDefault="009D1439">
      <w:pPr>
        <w:pStyle w:val="Heading2"/>
        <w:spacing w:before="120"/>
      </w:pPr>
      <w:bookmarkStart w:id="50" w:name="_au0wchpbj09l" w:colFirst="0" w:colLast="0"/>
      <w:bookmarkEnd w:id="50"/>
      <w:r>
        <w:t xml:space="preserve">2.4 </w:t>
      </w:r>
      <w:r w:rsidR="00EF0B3C">
        <w:t>Area of canopy kelps</w:t>
      </w:r>
    </w:p>
    <w:p w14:paraId="43FCA6CE" w14:textId="02FA57B7"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UmVjTnVtPjkyMTY8L1JlY051bT48RGlzcGxheVRleHQ+KFZhbiBXYWdlbmVuIDIwMTUsIFdBRE5S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bD48cGFnZXM+MTEwNS0xMTE5PC9wYWdlcz48dm9sdW1lPjE4ODwvdm9sdW1lPjxudW1iZXI+NDwv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==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UmVjTnVtPjkyMTY8L1JlY051bT48RGlzcGxheVRleHQ+KFZhbiBXYWdlbmVuIDIwMTUsIFdBRE5S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bD48cGFnZXM+MTEwNS0xMTE5PC9wYWdlcz48dm9sdW1lPjE4ODwvdm9sdW1lPjxudW1iZXI+NDwv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==
</w:fldData>
        </w:fldChar>
      </w:r>
      <w:r w:rsidR="008C3B33">
        <w:instrText xml:space="preserve"> ADDIN EN.CITE.DATA </w:instrText>
      </w:r>
      <w:r w:rsidR="008C3B33">
        <w:fldChar w:fldCharType="end"/>
      </w:r>
      <w:r w:rsidR="00735927">
        <w:fldChar w:fldCharType="separate"/>
      </w:r>
      <w:r w:rsidR="008C3B33">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51" w:name="_2h658b2af9qi" w:colFirst="0" w:colLast="0"/>
      <w:bookmarkEnd w:id="51"/>
      <w:r>
        <w:t xml:space="preserve">2.5 </w:t>
      </w:r>
      <w:r w:rsidR="00EF0B3C">
        <w:t>Data analysis</w:t>
      </w:r>
    </w:p>
    <w:p w14:paraId="39928907" w14:textId="0903509D"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w:t>
      </w:r>
      <w:r>
        <w:lastRenderedPageBreak/>
        <w:t xml:space="preserve">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UmVjTnVtPjkyMTY8L1JlY051bT48RGlzcGxheVRleHQ+KFBmaXN0ZXIgZXQgYWwuIDIwMTgsIFNo
ZWx0b24gZXQgYWwuIDIwMTgpPC9EaXNwbGF5VGV4dD48cmVjb3JkPjxyZWMtbnVtYmVyPjkyMTY8
L3JlYy1udW1iZXI+PGZvcmVpZ24ta2V5cz48a2V5IGFwcD0iRU4iIGRiLWlkPSJwcnhyenp2ZHkw
eDJzNGVlMDBxcHhwdGFkc3N3YTAycnd4MHAiIHRpbWVzdGFtcD0iMTY1ODcxMzE3NCI+OTIxNjwv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cz48L2NvbnRyaWJ1dG9ycz48YXV0aC1hZGRyZXNzPk5PQUEsIENvbnNlcnZhdCBCaW9sIERpdiwg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MTEwNS0xMTE5PC9wYWdlcz48dm9sdW1lPjE4ODwvdm9sdW1lPjxudW1iZXI+NDwvbnVtYmVyPjxr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UmVjTnVtPjkyMTY8L1JlY051bT48RGlzcGxheVRleHQ+KFBmaXN0ZXIgZXQgYWwuIDIwMTgsIFNo
ZWx0b24gZXQgYWwuIDIwMTgpPC9EaXNwbGF5VGV4dD48cmVjb3JkPjxyZWMtbnVtYmVyPjkyMTY8
L3JlYy1udW1iZXI+PGZvcmVpZ24ta2V5cz48a2V5IGFwcD0iRU4iIGRiLWlkPSJwcnhyenp2ZHkw
eDJzNGVlMDBxcHhwdGFkc3N3YTAycnd4MHAiIHRpbWVzdGFtcD0iMTY1ODcxMzE3NCI+OTIxNjwv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cz48L2NvbnRyaWJ1dG9ycz48YXV0aC1hZGRyZXNzPk5PQUEsIENvbnNlcnZhdCBCaW9sIERpdiwg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MTEwNS0xMTE5PC9wYWdlcz48dm9sdW1lPjE4ODwvdm9sdW1lPjxudW1iZXI+NDwvbnVtYmVyPjxr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</w:fldData>
        </w:fldChar>
      </w:r>
      <w:r w:rsidR="008C3B33">
        <w:instrText xml:space="preserve"> ADDIN EN.CITE.DATA </w:instrText>
      </w:r>
      <w:r w:rsidR="008C3B33">
        <w:fldChar w:fldCharType="end"/>
      </w:r>
      <w:r w:rsidR="00735927">
        <w:fldChar w:fldCharType="separate"/>
      </w:r>
      <w:r w:rsidR="008C3B33">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243FFC6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xml:space="preserve">) was structured with respect to the three </w:t>
      </w:r>
      <w:r>
        <w:lastRenderedPageBreak/>
        <w:t>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8C3B3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8C3B3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1A45CE98"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8C3B33">
        <w:instrText xml:space="preserve"> ADDIN EN.CITE </w:instrText>
      </w:r>
      <w:r w:rsidR="008C3B33">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8C3B33">
        <w:instrText xml:space="preserve"> ADDIN EN.CITE.DATA </w:instrText>
      </w:r>
      <w:r w:rsidR="008C3B33">
        <w:fldChar w:fldCharType="end"/>
      </w:r>
      <w:r w:rsidR="00735927">
        <w:fldChar w:fldCharType="separate"/>
      </w:r>
      <w:r w:rsidR="008C3B3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8C3B33">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8C3B33">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w:t>
      </w:r>
      <w:r w:rsidR="00EF0B3C">
        <w:lastRenderedPageBreak/>
        <w:t xml:space="preserve">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701973D0"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8C3B33">
        <w:instrText xml:space="preserve"> ADDIN EN.CITE </w:instrText>
      </w:r>
      <w:r w:rsidR="008C3B3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8C3B33">
        <w:instrText xml:space="preserve"> ADDIN EN.CITE.DATA </w:instrText>
      </w:r>
      <w:r w:rsidR="008C3B33">
        <w:fldChar w:fldCharType="end"/>
      </w:r>
      <w:r w:rsidR="00735927">
        <w:fldChar w:fldCharType="separate"/>
      </w:r>
      <w:r w:rsidR="008C3B3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xml:space="preserve">’ package R). We considered a range of covariates as independent predictors (see next </w:t>
      </w:r>
      <w:r>
        <w:lastRenderedPageBreak/>
        <w:t>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157597D3"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8C3B3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8C3B33">
        <w:rPr>
          <w:noProof/>
        </w:rPr>
        <w:t>(Burnham &amp; Anderson 1998)</w:t>
      </w:r>
      <w:r w:rsidR="00735927">
        <w:fldChar w:fldCharType="end"/>
      </w:r>
      <w:r>
        <w:t xml:space="preserve">. </w:t>
      </w:r>
    </w:p>
    <w:p w14:paraId="783A2BC3" w14:textId="5F7B1291" w:rsidR="00471A3D" w:rsidRDefault="009D1439">
      <w:pPr>
        <w:pStyle w:val="Heading1"/>
        <w:spacing w:before="120"/>
      </w:pPr>
      <w:bookmarkStart w:id="52" w:name="_zg3uzw3q29am" w:colFirst="0" w:colLast="0"/>
      <w:bookmarkEnd w:id="52"/>
      <w:r>
        <w:t xml:space="preserve">3. </w:t>
      </w:r>
      <w:r w:rsidR="00EF0B3C">
        <w:t>Results</w:t>
      </w:r>
    </w:p>
    <w:p w14:paraId="6AADDFFB" w14:textId="6E57B3DF" w:rsidR="00471A3D" w:rsidRDefault="009D1439">
      <w:pPr>
        <w:pStyle w:val="Heading2"/>
      </w:pPr>
      <w:bookmarkStart w:id="53" w:name="_f80bb2jl8g29" w:colFirst="0" w:colLast="0"/>
      <w:bookmarkEnd w:id="53"/>
      <w:r>
        <w:t xml:space="preserve">3.1 </w:t>
      </w:r>
      <w:r w:rsidR="00EF0B3C">
        <w:t>Sea surface temperature</w:t>
      </w:r>
    </w:p>
    <w:p w14:paraId="2B76A209" w14:textId="1F931090" w:rsidR="00471A3D" w:rsidRDefault="00EF0B3C" w:rsidP="003A393C">
      <w:pPr>
        <w:rPr>
          <w:ins w:id="54" w:author="Nick.Tolimieri" w:date="2022-09-06T14:15:00Z"/>
        </w:rPr>
      </w:pPr>
      <w:r>
        <w:t xml:space="preserve">The warmest mean monthly SST at our sites (between 2003 and 2021) occurred in 2013 (Fig. 1a) with anomalously warm temperatures </w:t>
      </w:r>
      <w:ins w:id="55" w:author="Nick.Tolimieri" w:date="2022-09-06T14:02:00Z">
        <w:r w:rsidR="00755196">
          <w:t>(</w:t>
        </w:r>
      </w:ins>
      <w:ins w:id="56" w:author="Nick.Tolimieri" w:date="2022-09-06T14:03:00Z">
        <w:r w:rsidR="00755196">
          <w:t xml:space="preserve">&gt; 1.0 </w:t>
        </w:r>
        <w:proofErr w:type="spellStart"/>
        <w:r w:rsidR="00755196">
          <w:t>s.d.</w:t>
        </w:r>
        <w:proofErr w:type="spellEnd"/>
        <w:r w:rsidR="00755196">
          <w:t xml:space="preserve"> above the long-term average</w:t>
        </w:r>
      </w:ins>
      <w:ins w:id="57" w:author="Nick.Tolimieri" w:date="2022-09-06T14:09:00Z">
        <w:r w:rsidR="0005668D">
          <w:t xml:space="preserve"> in Fig. S3</w:t>
        </w:r>
      </w:ins>
      <w:ins w:id="58" w:author="Nick.Tolimieri" w:date="2022-09-06T14:03:00Z">
        <w:r w:rsidR="00755196">
          <w:t xml:space="preserve">) </w:t>
        </w:r>
      </w:ins>
      <w:r>
        <w:t>in both July and September (</w:t>
      </w:r>
      <w:r w:rsidRPr="00D9376B">
        <w:rPr>
          <w:highlight w:val="yellow"/>
          <w:rPrChange w:id="59" w:author="Nick.Tolimieri" w:date="2022-09-02T10:12:00Z">
            <w:rPr/>
          </w:rPrChange>
        </w:rPr>
        <w:t xml:space="preserve">Figs. S2 &amp; </w:t>
      </w:r>
      <w:commentRangeStart w:id="60"/>
      <w:r w:rsidRPr="00D9376B">
        <w:rPr>
          <w:highlight w:val="yellow"/>
          <w:rPrChange w:id="61" w:author="Nick.Tolimieri" w:date="2022-09-02T10:12:00Z">
            <w:rPr/>
          </w:rPrChange>
        </w:rPr>
        <w:t>S3</w:t>
      </w:r>
      <w:commentRangeEnd w:id="60"/>
      <w:r w:rsidR="00D9376B">
        <w:rPr>
          <w:rStyle w:val="CommentReference"/>
        </w:rPr>
        <w:commentReference w:id="60"/>
      </w:r>
      <w:r w:rsidRPr="00D9376B">
        <w:rPr>
          <w:highlight w:val="yellow"/>
          <w:rPrChange w:id="62" w:author="Nick.Tolimieri" w:date="2022-09-02T10:12:00Z">
            <w:rPr/>
          </w:rPrChange>
        </w:rPr>
        <w:t>)</w:t>
      </w:r>
      <w:r>
        <w:t xml:space="preserve">, before the development of the MHW in the </w:t>
      </w:r>
      <w:r>
        <w:lastRenderedPageBreak/>
        <w:t>boreal winter of 2013-2014 (Bond et al 2014).</w:t>
      </w:r>
      <w:ins w:id="63" w:author="Nick.Tolimieri" w:date="2022-09-06T11:57:00Z">
        <w:r w:rsidR="00B0213D">
          <w:t xml:space="preserve"> </w:t>
        </w:r>
      </w:ins>
      <w:del w:id="64" w:author="Nick.Tolimieri"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65" w:author="Nick.Tolimieri" w:date="2022-09-06T15:23:00Z">
        <w:r w:rsidRPr="0005668D" w:rsidDel="00D03DD5">
          <w:rPr>
            <w:color w:val="000000" w:themeColor="text1"/>
            <w:highlight w:val="yellow"/>
            <w:rPrChange w:id="66" w:author="Nick.Tolimieri" w:date="2022-09-06T14:09:00Z">
              <w:rPr/>
            </w:rPrChange>
          </w:rPr>
          <w:delText>Thus the 2014-2016 MHW was not the predominant temperature pattern in the coastal region of our study sites.</w:delText>
        </w:r>
        <w:r w:rsidRPr="0005668D" w:rsidDel="00D03DD5">
          <w:rPr>
            <w:color w:val="000000" w:themeColor="text1"/>
            <w:rPrChange w:id="67" w:author="Nick.Tolimieri" w:date="2022-09-06T14:09:00Z">
              <w:rPr/>
            </w:rPrChange>
          </w:rPr>
          <w:delText xml:space="preserve"> </w:delText>
        </w:r>
      </w:del>
      <w:r>
        <w:t>However, warm SST in 2019 does align with a 2019 MH</w:t>
      </w:r>
      <w:r w:rsidRPr="00DD1DFC">
        <w:t xml:space="preserve">W </w:t>
      </w:r>
      <w:r w:rsidR="00735927">
        <w:fldChar w:fldCharType="begin"/>
      </w:r>
      <w:r w:rsidR="008C3B33">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8C3B33">
        <w:rPr>
          <w:noProof/>
        </w:rPr>
        <w:t>(Harvey et al. 2022)</w:t>
      </w:r>
      <w:r w:rsidR="00735927">
        <w:fldChar w:fldCharType="end"/>
      </w:r>
      <w:r>
        <w:t>.</w:t>
      </w:r>
      <w:r w:rsidR="0025518C">
        <w:t xml:space="preserve"> </w:t>
      </w:r>
      <w:r>
        <w:t xml:space="preserve">There were </w:t>
      </w:r>
      <w:r w:rsidR="00FB5F01">
        <w:t xml:space="preserve">also </w:t>
      </w:r>
      <w:r>
        <w:t>warm periods in both 2020 and 2021</w:t>
      </w:r>
      <w:ins w:id="68" w:author="Nick.Tolimieri" w:date="2022-09-06T14:08:00Z">
        <w:r w:rsidR="0005668D">
          <w:t>, but</w:t>
        </w:r>
      </w:ins>
      <w:del w:id="69" w:author="Nick.Tolimieri" w:date="2022-09-06T14:08:00Z">
        <w:r w:rsidDel="0005668D">
          <w:delText>; however</w:delText>
        </w:r>
      </w:del>
      <w:r>
        <w:t xml:space="preserve"> these periods were short enough that they did not register as high when averaged by month (Fig</w:t>
      </w:r>
      <w:del w:id="70" w:author="Nick.Tolimieri" w:date="2022-09-06T14:08:00Z">
        <w:r w:rsidDel="0005668D">
          <w:delText>s. S2 &amp;</w:delText>
        </w:r>
      </w:del>
      <w:ins w:id="71" w:author="Nick.Tolimieri"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72" w:author="Nick.Tolimieri" w:date="2022-09-06T11:58:00Z">
        <w:r w:rsidR="00B0213D">
          <w:t xml:space="preserve"> </w:t>
        </w:r>
      </w:ins>
      <w:ins w:id="73" w:author="Nick.Tolimieri" w:date="2022-09-06T11:59:00Z">
        <w:r w:rsidR="00FD4247">
          <w:t xml:space="preserve">While 2013 and 2019 mark the highest recent SST, temperatures were actually higher in 1994 and 1997 </w:t>
        </w:r>
      </w:ins>
      <w:ins w:id="74" w:author="Nick.Tolimieri" w:date="2022-09-06T12:00:00Z">
        <w:r w:rsidR="00FD4247">
          <w:t>(Fig. S2)</w:t>
        </w:r>
        <w:r w:rsidR="003A393C">
          <w:t>, approaching and exceeding 16</w:t>
        </w:r>
      </w:ins>
      <w:ins w:id="75" w:author="Nick.Tolimieri" w:date="2022-09-06T12:02:00Z">
        <w:r w:rsidR="003A393C">
          <w:t>°</w:t>
        </w:r>
      </w:ins>
      <w:ins w:id="76" w:author="Nick.Tolimieri" w:date="2022-09-06T12:01:00Z">
        <w:r w:rsidR="003A393C">
          <w:t xml:space="preserve"> </w:t>
        </w:r>
      </w:ins>
      <w:ins w:id="77" w:author="Nick.Tolimieri" w:date="2022-09-06T12:00:00Z">
        <w:r w:rsidR="003A393C">
          <w:t>C in the</w:t>
        </w:r>
      </w:ins>
      <w:ins w:id="78" w:author="Nick.Tolimieri" w:date="2022-09-06T14:15:00Z">
        <w:r w:rsidR="0005668D">
          <w:t>se</w:t>
        </w:r>
      </w:ins>
      <w:ins w:id="79" w:author="Nick.Tolimieri" w:date="2022-09-06T12:00:00Z">
        <w:r w:rsidR="003A393C">
          <w:t xml:space="preserve"> El Nino years.</w:t>
        </w:r>
        <w:r w:rsidR="00FD4247">
          <w:t xml:space="preserve"> </w:t>
        </w:r>
      </w:ins>
    </w:p>
    <w:p w14:paraId="73619E41" w14:textId="6B9AE7D3" w:rsidR="008750BB" w:rsidRDefault="008245DB" w:rsidP="00640FF9">
      <w:pPr>
        <w:pPrChange w:id="80" w:author="Nick.Tolimieri" w:date="2022-09-06T15:23:00Z">
          <w:pPr/>
        </w:pPrChange>
      </w:pPr>
      <w:del w:id="81" w:author="Nick.Tolimieri"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82" w:author="Nick.Tolimieri"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 C</w:t>
        </w:r>
      </w:ins>
      <w:ins w:id="83" w:author="Nick.Tolimieri" w:date="2022-09-06T15:23:00Z">
        <w:r w:rsidR="00640FF9">
          <w:t xml:space="preserve"> </w:t>
        </w:r>
      </w:ins>
      <w:ins w:id="84" w:author="Nick.Tolimieri" w:date="2022-09-06T15:10:00Z">
        <w:r w:rsidR="009E6810">
          <w:t>from 2014-2016 (</w:t>
        </w:r>
      </w:ins>
      <w:ins w:id="85" w:author="Nick.Tolimieri" w:date="2022-09-06T15:11:00Z">
        <w:r w:rsidR="009E6810">
          <w:t xml:space="preserve">two and six days respectively, Table S6). Cape Johnson had 6-15 days per year above </w:t>
        </w:r>
        <w:r w:rsidR="009E6810" w:rsidRPr="009E6810">
          <w:t>15° C</w:t>
        </w:r>
        <w:r w:rsidR="009E6810">
          <w:t xml:space="preserve"> (</w:t>
        </w:r>
      </w:ins>
      <w:ins w:id="86" w:author="Nick.Tolimieri" w:date="2022-09-06T15:12:00Z">
        <w:r w:rsidR="009E6810">
          <w:t xml:space="preserve">29 total) from 2014-2016, while Destruction Island was the warmest with 101 days (27-39 days) above </w:t>
        </w:r>
        <w:r w:rsidR="009E6810" w:rsidRPr="009E6810">
          <w:t>15° C</w:t>
        </w:r>
        <w:r w:rsidR="009E6810">
          <w:t xml:space="preserve">.  </w:t>
        </w:r>
      </w:ins>
      <w:ins w:id="87" w:author="Nick.Tolimieri" w:date="2022-09-06T15:13:00Z">
        <w:r w:rsidR="009E6810">
          <w:t xml:space="preserve">Sites tended to be warmer in 2013 with 25 or more days above </w:t>
        </w:r>
        <w:r w:rsidR="009E6810" w:rsidRPr="009E6810">
          <w:t>15° C</w:t>
        </w:r>
        <w:r w:rsidR="009E6810">
          <w:t xml:space="preserve">, except for  </w:t>
        </w:r>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88" w:author="Nick.Tolimieri" w:date="2022-09-06T15:14:00Z">
        <w:r w:rsidR="00671639" w:rsidRPr="00671639">
          <w:t>15° C</w:t>
        </w:r>
        <w:r w:rsidR="00084171">
          <w:t xml:space="preserve"> (Table S6)</w:t>
        </w:r>
        <w:r w:rsidR="00671639">
          <w:t>.</w:t>
        </w:r>
        <w:r w:rsidR="00F10EDC">
          <w:t xml:space="preserve"> </w:t>
        </w:r>
      </w:ins>
      <w:ins w:id="89" w:author="Nick.Tolimieri" w:date="2022-09-06T15:15:00Z">
        <w:r w:rsidR="00BE7D5F">
          <w:t xml:space="preserve">The 2014-2016 years do stand out for all sites in terms of increased MHW statistics with more events and longer durations for all sites </w:t>
        </w:r>
      </w:ins>
      <w:ins w:id="90" w:author="Nick.Tolimieri" w:date="2022-09-06T15:16:00Z">
        <w:r w:rsidR="00BE7D5F">
          <w:t>(Fig. S4, Table S6).</w:t>
        </w:r>
        <w:r w:rsidR="00B816D1">
          <w:t xml:space="preserve"> However, </w:t>
        </w:r>
      </w:ins>
      <w:ins w:id="91" w:author="Nick.Tolimieri" w:date="2022-09-06T15:17:00Z">
        <w:r w:rsidR="00B816D1">
          <w:t>many of the MHW events, defined in terms of anomalies, occur in the</w:t>
        </w:r>
      </w:ins>
      <w:ins w:id="92" w:author="Nick.Tolimieri" w:date="2022-09-06T15:18:00Z">
        <w:r w:rsidR="00B816D1">
          <w:t xml:space="preserve"> moderate</w:t>
        </w:r>
      </w:ins>
      <w:ins w:id="93" w:author="Nick.Tolimieri" w:date="2022-09-06T15:17:00Z">
        <w:r w:rsidR="00B816D1">
          <w:t xml:space="preserve"> portions of the year</w:t>
        </w:r>
      </w:ins>
      <w:ins w:id="94" w:author="Nick.Tolimieri" w:date="2022-09-06T15:18:00Z">
        <w:r w:rsidR="00B816D1">
          <w:t xml:space="preserve"> in terms of temperature</w:t>
        </w:r>
      </w:ins>
      <w:ins w:id="95" w:author="Nick.Tolimieri" w:date="2022-09-06T15:17:00Z">
        <w:r w:rsidR="00B816D1">
          <w:t xml:space="preserve"> (early summer or </w:t>
        </w:r>
      </w:ins>
      <w:ins w:id="96" w:author="Nick.Tolimieri" w:date="2022-09-06T15:18:00Z">
        <w:r w:rsidR="00B816D1">
          <w:t>autumn, Fig. S2 &amp; S4), and thus may have not exceeded the kelp temperature thresholds locally.</w:t>
        </w:r>
      </w:ins>
      <w:bookmarkStart w:id="97" w:name="_GoBack"/>
      <w:bookmarkEnd w:id="97"/>
    </w:p>
    <w:p w14:paraId="013304CC" w14:textId="7BFE8B8F" w:rsidR="00471A3D" w:rsidRDefault="009D1439">
      <w:pPr>
        <w:pStyle w:val="Heading2"/>
      </w:pPr>
      <w:bookmarkStart w:id="98" w:name="_5eofmerod4cl" w:colFirst="0" w:colLast="0"/>
      <w:bookmarkEnd w:id="98"/>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t>
      </w:r>
      <w:r>
        <w:lastRenderedPageBreak/>
        <w:t xml:space="preserve">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lastRenderedPageBreak/>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6DB3F046"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8C3B33">
        <w:instrText xml:space="preserve"> ADDIN EN.CITE </w:instrText>
      </w:r>
      <w:r w:rsidR="008C3B33">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8C3B33">
        <w:instrText xml:space="preserve"> ADDIN EN.CITE.DATA </w:instrText>
      </w:r>
      <w:r w:rsidR="008C3B33">
        <w:fldChar w:fldCharType="end"/>
      </w:r>
      <w:r w:rsidR="00735927">
        <w:fldChar w:fldCharType="separate"/>
      </w:r>
      <w:r w:rsidR="008C3B33">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8C3B33">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8C3B3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9" w:name="_u6kl6dz0q0ha" w:colFirst="0" w:colLast="0"/>
      <w:bookmarkEnd w:id="99"/>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w:t>
      </w:r>
      <w:r>
        <w:lastRenderedPageBreak/>
        <w:t xml:space="preserve">the </w:t>
      </w:r>
      <w:r w:rsidR="0040085F">
        <w:t xml:space="preserve">first </w:t>
      </w:r>
      <w:r>
        <w:t>three ordinations (CAP, Fig. 3</w:t>
      </w:r>
      <w:r w:rsidR="0040085F">
        <w:t>a-f</w:t>
      </w:r>
      <w:r>
        <w:t xml:space="preserve">) and </w:t>
      </w:r>
      <w:proofErr w:type="spellStart"/>
      <w:r>
        <w:t>PerMANOVA</w:t>
      </w:r>
      <w:proofErr w:type="spellEnd"/>
      <w:r>
        <w:t xml:space="preserve"> (Fig. 4, Tables </w:t>
      </w:r>
      <w:del w:id="100" w:author="Nick.Tolimieri" w:date="2022-09-02T10:22:00Z">
        <w:r w:rsidDel="00D9376B">
          <w:delText>S6</w:delText>
        </w:r>
      </w:del>
      <w:ins w:id="101" w:author="Nick.Tolimieri" w:date="2022-09-02T10:22:00Z">
        <w:r w:rsidR="00D9376B">
          <w:t>S7</w:t>
        </w:r>
      </w:ins>
      <w:r>
        <w:t>-</w:t>
      </w:r>
      <w:del w:id="102" w:author="Nick.Tolimieri" w:date="2022-09-02T10:22:00Z">
        <w:r w:rsidDel="00D9376B">
          <w:delText>S9</w:delText>
        </w:r>
      </w:del>
      <w:ins w:id="103" w:author="Nick.Tolimieri"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139A3A0"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04" w:author="Nick.Tolimieri" w:date="2022-09-02T10:18:00Z">
        <w:r w:rsidRPr="008A6B3E" w:rsidDel="00D9376B">
          <w:delText>Table S6</w:delText>
        </w:r>
      </w:del>
      <w:ins w:id="105" w:author="Nick.Tolimieri" w:date="2022-09-02T10:18:00Z">
        <w:r w:rsidR="00D9376B">
          <w:t>Table S7</w:t>
        </w:r>
      </w:ins>
      <w:r w:rsidRPr="008A6B3E">
        <w:t>), which would be expected as a function of light limitation for autotrophs</w:t>
      </w:r>
      <w:r w:rsidR="004378FD" w:rsidRPr="008A6B3E">
        <w:t xml:space="preserve"> </w:t>
      </w:r>
      <w:r w:rsidR="00735927" w:rsidRPr="008A6B3E">
        <w:fldChar w:fldCharType="begin"/>
      </w:r>
      <w:r w:rsidR="008C3B33">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8C3B33">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w:t>
      </w:r>
      <w:r>
        <w:lastRenderedPageBreak/>
        <w:t xml:space="preserve">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106" w:author="Nick.Tolimieri" w:date="2022-09-02T10:18:00Z">
        <w:r w:rsidDel="00D9376B">
          <w:delText>Table S7</w:delText>
        </w:r>
      </w:del>
      <w:ins w:id="107" w:author="Nick.Tolimieri" w:date="2022-09-02T10:18:00Z">
        <w:r w:rsidR="00D9376B">
          <w:t>Table S8</w:t>
        </w:r>
      </w:ins>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08" w:author="Nick.Tolimieri" w:date="2022-09-02T10:24:00Z">
        <w:r w:rsidDel="004205CB">
          <w:delText>s</w:delText>
        </w:r>
      </w:del>
      <w:r>
        <w:t xml:space="preserve"> </w:t>
      </w:r>
      <w:del w:id="109" w:author="Nick.Tolimieri" w:date="2022-09-02T10:24:00Z">
        <w:r w:rsidDel="004205CB">
          <w:delText>S8</w:delText>
        </w:r>
      </w:del>
      <w:ins w:id="110" w:author="Nick.Tolimieri" w:date="2022-09-02T10:24:00Z">
        <w:r w:rsidR="004205CB">
          <w:t>S9</w:t>
        </w:r>
      </w:ins>
      <w:r>
        <w:t>).</w:t>
      </w:r>
    </w:p>
    <w:p w14:paraId="0DC917B1" w14:textId="37230DDB"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del w:id="111" w:author="Nick.Tolimieri" w:date="2022-09-02T10:17:00Z">
        <w:r w:rsidDel="00D9376B">
          <w:delText>Table S9</w:delText>
        </w:r>
      </w:del>
      <w:ins w:id="112" w:author="Nick.Tolimieri"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13" w:name="_8ord3kzb5sb4" w:colFirst="0" w:colLast="0"/>
      <w:bookmarkEnd w:id="113"/>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whether  </w:t>
      </w:r>
      <w:r>
        <w:lastRenderedPageBreak/>
        <w:t>increased urchin densities resulted in localized kelp loss. There was a negative relationship between urchin density and log</w:t>
      </w:r>
      <w:r w:rsidR="003D6C33" w:rsidRPr="003D6C33">
        <w:rPr>
          <w:vertAlign w:val="subscript"/>
        </w:rPr>
        <w:t>e</w:t>
      </w:r>
      <w:r>
        <w:t>(</w:t>
      </w:r>
      <w:proofErr w:type="spellStart"/>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114" w:name="_kht2apu2sjj7" w:colFirst="0" w:colLast="0"/>
      <w:bookmarkEnd w:id="114"/>
      <w:r>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15" w:author="Nick.Tolimieri" w:date="2022-09-02T10:17:00Z">
        <w:r w:rsidR="00212809" w:rsidDel="00D9376B">
          <w:delText>Table S10</w:delText>
        </w:r>
      </w:del>
      <w:ins w:id="116" w:author="Nick.Tolimieri"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17" w:author="Nick.Tolimieri" w:date="2022-09-02T10:17:00Z">
        <w:r w:rsidDel="00D9376B">
          <w:delText xml:space="preserve">Table </w:delText>
        </w:r>
        <w:r w:rsidR="008A3F3E" w:rsidDel="00D9376B">
          <w:delText>S10</w:delText>
        </w:r>
      </w:del>
      <w:ins w:id="118" w:author="Nick.Tolimieri" w:date="2022-09-02T10:17:00Z">
        <w:r w:rsidR="00D9376B">
          <w:t>Table S11</w:t>
        </w:r>
      </w:ins>
      <w:r w:rsidR="008A3F3E">
        <w:t xml:space="preserve"> &amp; </w:t>
      </w:r>
      <w:del w:id="119" w:author="Nick.Tolimieri" w:date="2022-09-02T10:17:00Z">
        <w:r w:rsidDel="00D9376B">
          <w:delText>S11</w:delText>
        </w:r>
      </w:del>
      <w:ins w:id="120" w:author="Nick.Tolimieri" w:date="2022-09-02T10:17:00Z">
        <w:r w:rsidR="00D9376B">
          <w:t>S12</w:t>
        </w:r>
      </w:ins>
      <w:r>
        <w:t>). For the random effects</w:t>
      </w:r>
      <w:r w:rsidR="00270E92">
        <w:t xml:space="preserve"> (</w:t>
      </w:r>
      <w:del w:id="121" w:author="Nick.Tolimieri" w:date="2022-09-02T10:17:00Z">
        <w:r w:rsidR="00270E92" w:rsidDel="00D9376B">
          <w:delText>Table S11</w:delText>
        </w:r>
      </w:del>
      <w:ins w:id="122" w:author="Nick.Tolimieri"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w:t>
      </w:r>
      <w:r w:rsidR="00275138">
        <w:lastRenderedPageBreak/>
        <w:t xml:space="preserve">the next best model </w:t>
      </w:r>
      <w:r>
        <w:t>2.17 points higher</w:t>
      </w:r>
      <w:ins w:id="123" w:author="Nick.Tolimieri"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24" w:name="_1nzuexzh0v9h" w:colFirst="0" w:colLast="0"/>
      <w:bookmarkEnd w:id="124"/>
      <w:r>
        <w:t xml:space="preserve">4. </w:t>
      </w:r>
      <w:r w:rsidR="00EF0B3C">
        <w:t>Discussion</w:t>
      </w:r>
    </w:p>
    <w:p w14:paraId="039FBBD6" w14:textId="1D672BAF"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8C3B33">
        <w:instrText xml:space="preserve"> ADDIN EN.CITE </w:instrText>
      </w:r>
      <w:r w:rsidR="008C3B33">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8C3B33">
        <w:instrText xml:space="preserve"> ADDIN EN.CITE.DATA </w:instrText>
      </w:r>
      <w:r w:rsidR="008C3B33">
        <w:fldChar w:fldCharType="end"/>
      </w:r>
      <w:r w:rsidR="00735927">
        <w:fldChar w:fldCharType="separate"/>
      </w:r>
      <w:r w:rsidR="008C3B3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8C3B33">
        <w:instrText xml:space="preserve"> ADDIN EN.CITE </w:instrText>
      </w:r>
      <w:r w:rsidR="008C3B33">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8C3B33">
        <w:instrText xml:space="preserve"> ADDIN EN.CITE.DATA </w:instrText>
      </w:r>
      <w:r w:rsidR="008C3B33">
        <w:fldChar w:fldCharType="end"/>
      </w:r>
      <w:r w:rsidR="00735927">
        <w:fldChar w:fldCharType="separate"/>
      </w:r>
      <w:r w:rsidR="008C3B3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735927">
        <w:fldChar w:fldCharType="begin">
          <w:fldData xml:space="preserve">PEVuZE5vdGU+PENpdGU+PEF1dGhvcj5GaWVsZDwvQXV0aG9yPjxZZWFyPjIwMjE8L1llYXI+PFJl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ZT48YWJici0xPlBsb3MgT25lPC9hYmJyLTE+PC9hbHQtcGVyaW9kaWNhbD48dm9sdW1lPjE2PC92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ZXM8L3NlY29uZGFyeS10aXRsZT48L3RpdGxlcz48cGVyaW9kaWNhbD48ZnVsbC10aXRsZT5DYW5h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</w:fldData>
        </w:fldChar>
      </w:r>
      <w:r w:rsidR="008C3B33">
        <w:instrText xml:space="preserve"> ADDIN EN.CITE </w:instrText>
      </w:r>
      <w:r w:rsidR="008C3B33">
        <w:fldChar w:fldCharType="begin">
          <w:fldData xml:space="preserve">PEVuZE5vdGU+PENpdGU+PEF1dGhvcj5GaWVsZDwvQXV0aG9yPjxZZWFyPjIwMjE8L1llYXI+PFJl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ZT48YWJici0xPlBsb3MgT25lPC9hYmJyLTE+PC9hbHQtcGVyaW9kaWNhbD48dm9sdW1lPjE2PC92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ZXM8L3NlY29uZGFyeS10aXRsZT48L3RpdGxlcz48cGVyaW9kaWNhbD48ZnVsbC10aXRsZT5DYW5h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</w:fldData>
        </w:fldChar>
      </w:r>
      <w:r w:rsidR="008C3B33">
        <w:instrText xml:space="preserve"> ADDIN EN.CITE.DATA </w:instrText>
      </w:r>
      <w:r w:rsidR="008C3B33">
        <w:fldChar w:fldCharType="end"/>
      </w:r>
      <w:r w:rsidR="00735927">
        <w:fldChar w:fldCharType="separate"/>
      </w:r>
      <w:r w:rsidR="008C3B33">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8C3B33">
        <w:instrText xml:space="preserve"> ADDIN EN.CITE </w:instrText>
      </w:r>
      <w:r w:rsidR="008C3B33">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8C3B33">
        <w:instrText xml:space="preserve"> ADDIN EN.CITE.DATA </w:instrText>
      </w:r>
      <w:r w:rsidR="008C3B33">
        <w:fldChar w:fldCharType="end"/>
      </w:r>
      <w:r w:rsidR="00735927">
        <w:fldChar w:fldCharType="separate"/>
      </w:r>
      <w:r w:rsidR="008C3B33">
        <w:rPr>
          <w:noProof/>
        </w:rPr>
        <w:t>(Schmitt &amp; Holbrook 1990, Carr 1991, Markel &amp; Shurin 2020)</w:t>
      </w:r>
      <w:r w:rsidR="00735927">
        <w:fldChar w:fldCharType="end"/>
      </w:r>
      <w:r>
        <w:t xml:space="preserve">. Filling in the gap in our knowledge along the Washington </w:t>
      </w:r>
      <w:r>
        <w:lastRenderedPageBreak/>
        <w:t>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2A7163E4"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8C3B33">
        <w:instrText xml:space="preserve"> ADDIN EN.CITE </w:instrText>
      </w:r>
      <w:r w:rsidR="008C3B33">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8C3B33">
        <w:instrText xml:space="preserve"> ADDIN EN.CITE.DATA </w:instrText>
      </w:r>
      <w:r w:rsidR="008C3B33">
        <w:fldChar w:fldCharType="end"/>
      </w:r>
      <w:r w:rsidR="00735927">
        <w:fldChar w:fldCharType="separate"/>
      </w:r>
      <w:r w:rsidR="008C3B33">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8C3B33">
        <w:instrText xml:space="preserve"> ADDIN EN.CITE </w:instrText>
      </w:r>
      <w:r w:rsidR="008C3B33">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8C3B33">
        <w:instrText xml:space="preserve"> ADDIN EN.CITE.DATA </w:instrText>
      </w:r>
      <w:r w:rsidR="008C3B33">
        <w:fldChar w:fldCharType="end"/>
      </w:r>
      <w:r w:rsidR="00735927">
        <w:fldChar w:fldCharType="separate"/>
      </w:r>
      <w:r w:rsidR="008C3B33">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8C3B33">
        <w:instrText xml:space="preserve"> ADDIN EN.CITE </w:instrText>
      </w:r>
      <w:r w:rsidR="008C3B33">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8C3B33">
        <w:instrText xml:space="preserve"> ADDIN EN.CITE.DATA </w:instrText>
      </w:r>
      <w:r w:rsidR="008C3B33">
        <w:fldChar w:fldCharType="end"/>
      </w:r>
      <w:r w:rsidR="00735927">
        <w:fldChar w:fldCharType="separate"/>
      </w:r>
      <w:r w:rsidR="008C3B33">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8C3B33">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8C3B33">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2C15D0F8"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8C3B33">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8C3B33">
        <w:rPr>
          <w:noProof/>
        </w:rPr>
        <w:t>(Pfister et al. 2018)</w:t>
      </w:r>
      <w:r w:rsidR="00735927">
        <w:fldChar w:fldCharType="end"/>
      </w:r>
      <w:r w:rsidR="00EF0B3C">
        <w:t xml:space="preserve">. </w:t>
      </w:r>
      <w:r>
        <w:t>U</w:t>
      </w:r>
      <w:r w:rsidR="00A5249A">
        <w:t xml:space="preserve">rchins were rare at most of our sites, likely due in </w:t>
      </w:r>
      <w:r w:rsidR="00A5249A">
        <w:lastRenderedPageBreak/>
        <w:t xml:space="preserve">part to otter predation </w:t>
      </w:r>
      <w:r w:rsidR="00735927">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EN.CITE.DATA </w:instrText>
      </w:r>
      <w:r w:rsidR="008C3B33">
        <w:fldChar w:fldCharType="end"/>
      </w:r>
      <w:r w:rsidR="00735927">
        <w:fldChar w:fldCharType="separate"/>
      </w:r>
      <w:r w:rsidR="008C3B33">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8C3B3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8C3B3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8C3B33">
        <w:instrText xml:space="preserve"> ADDIN EN.CITE </w:instrText>
      </w:r>
      <w:r w:rsidR="008C3B33">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8C3B33">
        <w:instrText xml:space="preserve"> ADDIN EN.CITE.DATA </w:instrText>
      </w:r>
      <w:r w:rsidR="008C3B33">
        <w:fldChar w:fldCharType="end"/>
      </w:r>
      <w:r w:rsidR="009C7329">
        <w:fldChar w:fldCharType="separate"/>
      </w:r>
      <w:r w:rsidR="008C3B33">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652835BC"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8C3B33">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8C3B33">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8C3B33">
        <w:rPr>
          <w:color w:val="000000" w:themeColor="text1"/>
        </w:rPr>
        <w:instrText xml:space="preserve"> ADDIN EN.CITE </w:instrText>
      </w:r>
      <w:r w:rsidR="008C3B33">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8C3B33">
        <w:rPr>
          <w:color w:val="000000" w:themeColor="text1"/>
        </w:rPr>
        <w:instrText xml:space="preserve"> ADDIN EN.CITE.DATA </w:instrText>
      </w:r>
      <w:r w:rsidR="008C3B33">
        <w:rPr>
          <w:color w:val="000000" w:themeColor="text1"/>
        </w:rPr>
      </w:r>
      <w:r w:rsidR="008C3B33">
        <w:rPr>
          <w:color w:val="000000" w:themeColor="text1"/>
        </w:rPr>
        <w:fldChar w:fldCharType="end"/>
      </w:r>
      <w:r w:rsidR="00735927">
        <w:rPr>
          <w:color w:val="000000" w:themeColor="text1"/>
        </w:rPr>
        <w:fldChar w:fldCharType="separate"/>
      </w:r>
      <w:r w:rsidR="008C3B33">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w:t>
      </w:r>
      <w:r w:rsidR="0034083C" w:rsidRPr="00135413">
        <w:rPr>
          <w:color w:val="000000" w:themeColor="text1"/>
        </w:rPr>
        <w:lastRenderedPageBreak/>
        <w:t xml:space="preserve">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C3B33">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C3B33">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59ECA639"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8C3B33">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8C3B33">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8C3B33">
        <w:instrText xml:space="preserve"> ADDIN EN.CITE </w:instrText>
      </w:r>
      <w:r w:rsidR="008C3B33">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8C3B33">
        <w:instrText xml:space="preserve"> ADDIN EN.CITE.DATA </w:instrText>
      </w:r>
      <w:r w:rsidR="008C3B33">
        <w:fldChar w:fldCharType="end"/>
      </w:r>
      <w:r w:rsidR="00735927">
        <w:fldChar w:fldCharType="separate"/>
      </w:r>
      <w:r w:rsidR="008C3B33">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8C3B33">
        <w:instrText xml:space="preserve"> ADDIN EN.CITE </w:instrText>
      </w:r>
      <w:r w:rsidR="008C3B33">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8C3B33">
        <w:instrText xml:space="preserve"> ADDIN EN.CITE.DATA </w:instrText>
      </w:r>
      <w:r w:rsidR="008C3B33">
        <w:fldChar w:fldCharType="end"/>
      </w:r>
      <w:r w:rsidR="00735927">
        <w:fldChar w:fldCharType="separate"/>
      </w:r>
      <w:r w:rsidR="008C3B33">
        <w:rPr>
          <w:noProof/>
        </w:rPr>
        <w:t>(declined to 75% occurrence as defined by 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8C3B33">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8C3B33">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EN.CITE.DATA </w:instrText>
      </w:r>
      <w:r w:rsidR="008C3B33">
        <w:fldChar w:fldCharType="end"/>
      </w:r>
      <w:r w:rsidR="00290F3A">
        <w:fldChar w:fldCharType="separate"/>
      </w:r>
      <w:r w:rsidR="008C3B33">
        <w:rPr>
          <w:noProof/>
        </w:rPr>
        <w:t>(Shelton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8C3B33">
        <w:instrText xml:space="preserve"> ADDIN EN.CITE </w:instrText>
      </w:r>
      <w:r w:rsidR="008C3B33">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8C3B33">
        <w:instrText xml:space="preserve"> ADDIN EN.CITE.DATA </w:instrText>
      </w:r>
      <w:r w:rsidR="008C3B33">
        <w:fldChar w:fldCharType="end"/>
      </w:r>
      <w:r w:rsidR="00735927">
        <w:fldChar w:fldCharType="separate"/>
      </w:r>
      <w:r w:rsidR="008C3B33">
        <w:rPr>
          <w:noProof/>
        </w:rPr>
        <w:t>(Hamilton et al. 2021)</w:t>
      </w:r>
      <w:r w:rsidR="00735927">
        <w:fldChar w:fldCharType="end"/>
      </w:r>
      <w:r w:rsidR="00CA4F65">
        <w:t xml:space="preserve">. For the other invertebrates, </w:t>
      </w:r>
      <w:r w:rsidR="003F6B2F" w:rsidRPr="00CA4F65">
        <w:t xml:space="preserve">which have been characterized by low densities since recolonization of the area by sea otters </w:t>
      </w:r>
      <w:r w:rsidR="003F6B2F">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EN.CITE.DATA </w:instrText>
      </w:r>
      <w:r w:rsidR="008C3B33">
        <w:fldChar w:fldCharType="end"/>
      </w:r>
      <w:r w:rsidR="003F6B2F">
        <w:fldChar w:fldCharType="separate"/>
      </w:r>
      <w:r w:rsidR="008C3B33">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67080E9C" w:rsidR="00471A3D" w:rsidRDefault="00EF0B3C">
      <w:r>
        <w:lastRenderedPageBreak/>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8C3B33">
        <w:instrText xml:space="preserve"> ADDIN EN.CITE </w:instrText>
      </w:r>
      <w:r w:rsidR="008C3B33">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8C3B33">
        <w:instrText xml:space="preserve"> ADDIN EN.CITE.DATA </w:instrText>
      </w:r>
      <w:r w:rsidR="008C3B33">
        <w:fldChar w:fldCharType="end"/>
      </w:r>
      <w:r w:rsidR="00735927">
        <w:fldChar w:fldCharType="separate"/>
      </w:r>
      <w:r w:rsidR="008C3B33">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PjIwMjE8L1llYXI+PFJlY051bT45MjEwPC9SZWNOdW0+PERpc3BsYXlUZXh0PkZpZWxkIGV0IGFs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8C3B33">
        <w:instrText xml:space="preserve"> ADDIN EN.CITE </w:instrText>
      </w:r>
      <w:r w:rsidR="008C3B33">
        <w:fldChar w:fldCharType="begin">
          <w:fldData xml:space="preserve">PEVuZE5vdGU+PENpdGUgQXV0aG9yWWVhcj0iMSI+PEF1dGhvcj5GaWVsZDwvQXV0aG9yPjxZZWFy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8C3B33">
        <w:instrText xml:space="preserve"> ADDIN EN.CITE.DATA </w:instrText>
      </w:r>
      <w:r w:rsidR="008C3B33">
        <w:fldChar w:fldCharType="end"/>
      </w:r>
      <w:r w:rsidR="00735927">
        <w:fldChar w:fldCharType="separate"/>
      </w:r>
      <w:r w:rsidR="008C3B33">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Y051bT45MjEwPC9SZWNOdW0+PFByZWZpeD5GaWdzLiA0ICZhbXA7IDggaW4gPC9QcmVmaXg+PERp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8C3B33">
        <w:instrText xml:space="preserve"> ADDIN EN.CITE </w:instrText>
      </w:r>
      <w:r w:rsidR="008C3B33">
        <w:fldChar w:fldCharType="begin">
          <w:fldData xml:space="preserve">PEVuZE5vdGU+PENpdGU+PEF1dGhvcj5GaWVsZDwvQXV0aG9yPjxZZWFyPjIwMjE8L1llYXI+PFJl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8C3B33">
        <w:instrText xml:space="preserve"> ADDIN EN.CITE.DATA </w:instrText>
      </w:r>
      <w:r w:rsidR="008C3B33">
        <w:fldChar w:fldCharType="end"/>
      </w:r>
      <w:r w:rsidR="00735927">
        <w:fldChar w:fldCharType="separate"/>
      </w:r>
      <w:r w:rsidR="008C3B33">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8C3B33">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8C3B33">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735927">
        <w:fldChar w:fldCharType="begin"/>
      </w:r>
      <w:r w:rsidR="008C3B33">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8C3B33">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11FCD1C7"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8C3B33">
        <w:instrText xml:space="preserve"> ADDIN EN.CITE </w:instrText>
      </w:r>
      <w:r w:rsidR="008C3B33">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8C3B33">
        <w:instrText xml:space="preserve"> ADDIN EN.CITE.DATA </w:instrText>
      </w:r>
      <w:r w:rsidR="008C3B33">
        <w:fldChar w:fldCharType="end"/>
      </w:r>
      <w:r w:rsidR="00735927">
        <w:fldChar w:fldCharType="separate"/>
      </w:r>
      <w:r w:rsidR="008C3B3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8C3B3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8C3B33">
        <w:rPr>
          <w:noProof/>
        </w:rPr>
        <w:t>(Carr 1991, Andrews &amp; Anderson 2004)</w:t>
      </w:r>
      <w:r w:rsidR="00735927">
        <w:fldChar w:fldCharType="end"/>
      </w:r>
      <w:r>
        <w:t>.</w:t>
      </w:r>
    </w:p>
    <w:p w14:paraId="07E07892" w14:textId="5627E7C0"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 </w:instrText>
      </w:r>
      <w:r w:rsidR="008C3B33">
        <w:fldChar w:fldCharType="begin">
          <w:fldData xml:space="preserve">PEVuZE5vdGU+PENpdGU+PEF1dGhvcj5TaGVsdG9uPC9BdXRob3I+PFllYXI+MjAxODwvWWVhcj48
UmVjTnVtPjkyMTY8L1JlY051bT48RGlzcGxheVRleHQ+KFNoZWx0b24gZXQgYWwuIDIwMTgpPC9E
aXNwbGF5VGV4dD48cmVjb3JkPjxyZWMtbnVtYmVyPjkyMTY8L3JlYy1udW1iZXI+PGZvcmVpZ24t
a2V5cz48a2V5IGFwcD0iRU4iIGRiLWlkPSJwcnhyenp2ZHkweDJzNGVlMDBxcHhwdGFkc3N3YTAy
cnd4MHAiIHRpbWVzdGFtcD0iMTY1ODcxMzE3NCI+OTIxNjwva2V5PjwvZm9yZWlnbi1rZXlzPjxy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ZnVsbC10aXRsZT48YWJici0xPk9lY29sb2dpYTwvYWJici0xPjwvcGVyaW9kaWNhbD48YWx0LXBl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</w:fldData>
        </w:fldChar>
      </w:r>
      <w:r w:rsidR="008C3B33">
        <w:instrText xml:space="preserve"> ADDIN EN.CITE.DATA </w:instrText>
      </w:r>
      <w:r w:rsidR="008C3B33">
        <w:fldChar w:fldCharType="end"/>
      </w:r>
      <w:r w:rsidR="00735927">
        <w:fldChar w:fldCharType="separate"/>
      </w:r>
      <w:r w:rsidR="008C3B33">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8C3B33">
        <w:instrText xml:space="preserve"> ADDIN EN.CITE </w:instrText>
      </w:r>
      <w:r w:rsidR="008C3B33">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8C3B33">
        <w:instrText xml:space="preserve"> ADDIN EN.CITE.DATA </w:instrText>
      </w:r>
      <w:r w:rsidR="008C3B33">
        <w:fldChar w:fldCharType="end"/>
      </w:r>
      <w:r w:rsidR="00735927">
        <w:fldChar w:fldCharType="separate"/>
      </w:r>
      <w:r w:rsidR="008C3B33">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8C3B33">
        <w:instrText xml:space="preserve"> ADDIN EN.CITE </w:instrText>
      </w:r>
      <w:r w:rsidR="008C3B33">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8C3B33">
        <w:instrText xml:space="preserve"> ADDIN EN.CITE.DATA </w:instrText>
      </w:r>
      <w:r w:rsidR="008C3B33">
        <w:fldChar w:fldCharType="end"/>
      </w:r>
      <w:r w:rsidR="00735927">
        <w:fldChar w:fldCharType="separate"/>
      </w:r>
      <w:r w:rsidR="008C3B33">
        <w:rPr>
          <w:noProof/>
        </w:rPr>
        <w:t>(Schindler et al. 2015, Thorson et al. 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8C3B33">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8C3B33">
        <w:rPr>
          <w:noProof/>
        </w:rPr>
        <w:t>(McNaughton 1977, Carpenter et al. 2009)</w:t>
      </w:r>
      <w:r w:rsidR="00735927">
        <w:fldChar w:fldCharType="end"/>
      </w:r>
      <w:r>
        <w:t xml:space="preserve">. This finding is consistent with recent work suggesting that kelps themselves benefit from spatial portfolio diversification in the face of wave exposure-induced </w:t>
      </w:r>
      <w:r>
        <w:lastRenderedPageBreak/>
        <w:t>disturbance-recovery dynamics</w:t>
      </w:r>
      <w:r w:rsidR="00770825">
        <w:t xml:space="preserve"> </w:t>
      </w:r>
      <w:r w:rsidR="00735927">
        <w:fldChar w:fldCharType="begin"/>
      </w:r>
      <w:r w:rsidR="008C3B33">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8C3B33">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8C3B33">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8C3B33">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5" w:name="_2ckoofy96g8s" w:colFirst="0" w:colLast="0"/>
      <w:bookmarkEnd w:id="125"/>
      <w:r>
        <w:t>Acknowledgements</w:t>
      </w:r>
    </w:p>
    <w:p w14:paraId="30BDF20D" w14:textId="59525B2D" w:rsidR="00471A3D" w:rsidRDefault="00EF0B3C" w:rsidP="00985276">
      <w:r>
        <w:t xml:space="preserve">We thank </w:t>
      </w:r>
      <w:del w:id="126" w:author="Nick.Tolimieri" w:date="2022-09-06T15:20:00Z">
        <w:r w:rsidDel="000E4E61">
          <w:rPr>
            <w:highlight w:val="yellow"/>
          </w:rPr>
          <w:delText>XX</w:delText>
        </w:r>
        <w:r w:rsidDel="000E4E61">
          <w:delText xml:space="preserve"> </w:delText>
        </w:r>
      </w:del>
      <w:ins w:id="127" w:author="Nick.Tolimieri" w:date="2022-09-06T15:20:00Z">
        <w:r w:rsidR="000E4E61">
          <w:t>one</w:t>
        </w:r>
        <w:r w:rsidR="000E4E61">
          <w:t xml:space="preserve"> </w:t>
        </w:r>
      </w:ins>
      <w:r>
        <w:t>anonymous reviewer</w:t>
      </w:r>
      <w:del w:id="128" w:author="Nick.Tolimieri" w:date="2022-09-06T15:20:00Z">
        <w:r w:rsidDel="000E4E61">
          <w:delText>s</w:delText>
        </w:r>
      </w:del>
      <w:r>
        <w:t xml:space="preserve">, </w:t>
      </w:r>
      <w:ins w:id="129" w:author="Nick.Tolimieri"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130" w:name="_tfgwewy7a3j9" w:colFirst="0" w:colLast="0"/>
      <w:bookmarkEnd w:id="130"/>
      <w:r>
        <w:br w:type="page"/>
      </w:r>
    </w:p>
    <w:p w14:paraId="01FBA58F" w14:textId="77777777" w:rsidR="00471A3D" w:rsidRDefault="00EF0B3C">
      <w:pPr>
        <w:pStyle w:val="Heading1"/>
      </w:pPr>
      <w:bookmarkStart w:id="131" w:name="_jyj55lpsprbv" w:colFirst="0" w:colLast="0"/>
      <w:bookmarkEnd w:id="131"/>
      <w:r>
        <w:lastRenderedPageBreak/>
        <w:t>Literature Cited</w:t>
      </w:r>
    </w:p>
    <w:bookmarkStart w:id="132" w:name="_vq7lwaa8xm4l" w:colFirst="0" w:colLast="0"/>
    <w:bookmarkEnd w:id="132"/>
    <w:p w14:paraId="067DAF16" w14:textId="77777777" w:rsidR="00062C9E" w:rsidRPr="00062C9E" w:rsidRDefault="00985276" w:rsidP="00062C9E">
      <w:pPr>
        <w:pStyle w:val="EndNoteBibliography"/>
        <w:ind w:left="720" w:hanging="720"/>
      </w:pPr>
      <w:r>
        <w:fldChar w:fldCharType="begin"/>
      </w:r>
      <w:r>
        <w:instrText xml:space="preserve"> ADDIN EN.REFLIST </w:instrText>
      </w:r>
      <w:r>
        <w:fldChar w:fldCharType="separate"/>
      </w:r>
      <w:r w:rsidR="00062C9E" w:rsidRPr="00062C9E">
        <w:t>Ammann AJ (2004) SMURFs: standard monitoring unts for the recruitment of temperate reef fishes. Journal of Experimental Marine Biology and Ecology 299:135-154</w:t>
      </w:r>
    </w:p>
    <w:p w14:paraId="2CB99AA3" w14:textId="77777777" w:rsidR="00062C9E" w:rsidRPr="00062C9E" w:rsidRDefault="00062C9E" w:rsidP="00062C9E">
      <w:pPr>
        <w:pStyle w:val="EndNoteBibliography"/>
        <w:ind w:left="720" w:hanging="720"/>
      </w:pPr>
      <w:r w:rsidRPr="00062C9E">
        <w:t>Anderson MJ (2001) A new method for non-parametric multivariate analysis of variance. Austral Ecology 26:32-46</w:t>
      </w:r>
    </w:p>
    <w:p w14:paraId="0AB21E36" w14:textId="77777777" w:rsidR="00062C9E" w:rsidRPr="00062C9E" w:rsidRDefault="00062C9E" w:rsidP="00062C9E">
      <w:pPr>
        <w:pStyle w:val="EndNoteBibliography"/>
        <w:ind w:left="720" w:hanging="720"/>
      </w:pPr>
      <w:r w:rsidRPr="00062C9E">
        <w:t>Anderson MJ, Willis TJ (2003) Canonical analysis of principal coordinates: A useful method of constrained ordination for ecology. Ecology 84:511-525</w:t>
      </w:r>
    </w:p>
    <w:p w14:paraId="328F9D8E" w14:textId="77777777" w:rsidR="00062C9E" w:rsidRPr="00062C9E" w:rsidRDefault="00062C9E" w:rsidP="00062C9E">
      <w:pPr>
        <w:pStyle w:val="EndNoteBibliography"/>
        <w:ind w:left="720" w:hanging="720"/>
      </w:pPr>
      <w:r w:rsidRPr="00062C9E">
        <w:t>Andrews KS, Anderson TW (2004) Habitat-dependent recruitment of two temperate reef fishes at multiple spatial scales. Marine Ecology-Progress Series 277:231-244</w:t>
      </w:r>
    </w:p>
    <w:p w14:paraId="235248A2" w14:textId="77777777" w:rsidR="00062C9E" w:rsidRPr="00062C9E" w:rsidRDefault="00062C9E" w:rsidP="00062C9E">
      <w:pPr>
        <w:pStyle w:val="EndNoteBibliography"/>
        <w:ind w:left="720" w:hanging="720"/>
      </w:pPr>
      <w:r w:rsidRPr="00062C9E">
        <w:t>Arafeh-Dalmau N, Montano-Moctezuma G, Martinez JA, Beas-Luna R, Schoeman DS, Torres-Moye G (2019) Extreme Marine Heatwaves Alter Kelp Forest Community Near Its Equatorward Distribution Limit. Frontiers in Marine Science 6</w:t>
      </w:r>
    </w:p>
    <w:p w14:paraId="21B927A8" w14:textId="77777777" w:rsidR="00062C9E" w:rsidRPr="00062C9E" w:rsidRDefault="00062C9E" w:rsidP="00062C9E">
      <w:pPr>
        <w:pStyle w:val="EndNoteBibliography"/>
        <w:ind w:left="720" w:hanging="720"/>
      </w:pPr>
      <w:r w:rsidRPr="00062C9E">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7CDF48F5" w14:textId="77777777" w:rsidR="00062C9E" w:rsidRPr="00062C9E" w:rsidRDefault="00062C9E" w:rsidP="00062C9E">
      <w:pPr>
        <w:pStyle w:val="EndNoteBibliography"/>
        <w:ind w:left="720" w:hanging="720"/>
      </w:pPr>
      <w:r w:rsidRPr="00062C9E">
        <w:t>Bond NA, Cronin MF, Freeland H, Mantua N (2015) Causes and impacts of the 2014 warm anomaly in the NE Pacific. Geophysical Research Letters 42:3414-3420</w:t>
      </w:r>
    </w:p>
    <w:p w14:paraId="77899439" w14:textId="77777777" w:rsidR="00062C9E" w:rsidRPr="00062C9E" w:rsidRDefault="00062C9E" w:rsidP="00062C9E">
      <w:pPr>
        <w:pStyle w:val="EndNoteBibliography"/>
        <w:ind w:left="720" w:hanging="720"/>
      </w:pPr>
      <w:r w:rsidRPr="00062C9E">
        <w:t>Burnham KP, Anderson DR (1998) Model selection and inference: a practical information-theoretic approach. Springer-Verlag, New York, NY</w:t>
      </w:r>
    </w:p>
    <w:p w14:paraId="7B86A1A7" w14:textId="77777777" w:rsidR="00062C9E" w:rsidRPr="00062C9E" w:rsidRDefault="00062C9E" w:rsidP="00062C9E">
      <w:pPr>
        <w:pStyle w:val="EndNoteBibliography"/>
        <w:ind w:left="720" w:hanging="720"/>
      </w:pPr>
      <w:r w:rsidRPr="00062C9E">
        <w:t>Burt JM, Tinker MT, Okamoto DK, Demes KW, Holmes K, Salomon AK (2018) Sudden collapse of a mesopredator reveals its complementary role in mediating rocky reef regime shifts. Proceedings of the Royal Society B-Biological Sciences 285</w:t>
      </w:r>
    </w:p>
    <w:p w14:paraId="2527E468" w14:textId="77777777" w:rsidR="00062C9E" w:rsidRPr="00062C9E" w:rsidRDefault="00062C9E" w:rsidP="00062C9E">
      <w:pPr>
        <w:pStyle w:val="EndNoteBibliography"/>
        <w:ind w:left="720" w:hanging="720"/>
      </w:pPr>
      <w:r w:rsidRPr="00062C9E">
        <w:t>Camus C, Buschmann AH (2017) Macrocystis pyrifera aquafarming: Production optimization of rope-seeded juvenile sporophytes. Aquaculture 468:107-114</w:t>
      </w:r>
    </w:p>
    <w:p w14:paraId="67A4A76D" w14:textId="77777777" w:rsidR="00062C9E" w:rsidRPr="00062C9E" w:rsidRDefault="00062C9E" w:rsidP="00062C9E">
      <w:pPr>
        <w:pStyle w:val="EndNoteBibliography"/>
        <w:ind w:left="720" w:hanging="720"/>
      </w:pPr>
      <w:r w:rsidRPr="00062C9E">
        <w:t>Carpenter SR, Folke C, Scheffer M, F.R. W (2009) Resilience: accounting for the noncomputable. . Ecology and Society 14:13</w:t>
      </w:r>
    </w:p>
    <w:p w14:paraId="54CAFA24" w14:textId="77777777" w:rsidR="00062C9E" w:rsidRPr="00062C9E" w:rsidRDefault="00062C9E" w:rsidP="00062C9E">
      <w:pPr>
        <w:pStyle w:val="EndNoteBibliography"/>
        <w:ind w:left="720" w:hanging="720"/>
      </w:pPr>
      <w:r w:rsidRPr="00062C9E">
        <w:t>Carr MH (1991) Habitat selection and recruitment of an assemblage of temperate zone reef fishes. Journal of Experimental Marine Biology and Ecology 146:113-137</w:t>
      </w:r>
    </w:p>
    <w:p w14:paraId="7E795FFB" w14:textId="77777777" w:rsidR="00062C9E" w:rsidRPr="00062C9E" w:rsidRDefault="00062C9E" w:rsidP="00062C9E">
      <w:pPr>
        <w:pStyle w:val="EndNoteBibliography"/>
        <w:ind w:left="720" w:hanging="720"/>
      </w:pPr>
      <w:r w:rsidRPr="00062C9E">
        <w:t>Castorani MCN, Reed DC, Alberto F, Bell TW, Simons RD, Cavanaugh KC, Siegel DA, Raimondi PT (2015) Connectivity structures local population dynamics: a long-term empirical test in a large metapopulation system. Ecology 96:3141-3152</w:t>
      </w:r>
    </w:p>
    <w:p w14:paraId="43122645" w14:textId="77777777" w:rsidR="00062C9E" w:rsidRPr="00062C9E" w:rsidRDefault="00062C9E" w:rsidP="00062C9E">
      <w:pPr>
        <w:pStyle w:val="EndNoteBibliography"/>
        <w:ind w:left="720" w:hanging="720"/>
      </w:pPr>
      <w:r w:rsidRPr="00062C9E">
        <w:t>Cavanaugh KC, Reed DC, Bell TW, Castorani MN, Beas-Luna R (2019) Spatial Variability in the Resistance and Resilience of Giant Kelp in Southern and Baja California to a Multiyear Heatwave. Frontiers in Marine Science 6</w:t>
      </w:r>
    </w:p>
    <w:p w14:paraId="4EB9088E" w14:textId="77777777" w:rsidR="00062C9E" w:rsidRPr="00062C9E" w:rsidRDefault="00062C9E" w:rsidP="00062C9E">
      <w:pPr>
        <w:pStyle w:val="EndNoteBibliography"/>
        <w:ind w:left="720" w:hanging="720"/>
      </w:pPr>
      <w:r w:rsidRPr="00062C9E">
        <w:t>Cavanaugh KC, Siegel DA, Reed DC, Dennison PE (2011) Environmental controls of giant-kelp biomass in the Santa Barbara Channel, California. Marine Ecology Progress Series 429:1-17</w:t>
      </w:r>
    </w:p>
    <w:p w14:paraId="05E3F375" w14:textId="77777777" w:rsidR="00062C9E" w:rsidRPr="00062C9E" w:rsidRDefault="00062C9E" w:rsidP="00062C9E">
      <w:pPr>
        <w:pStyle w:val="EndNoteBibliography"/>
        <w:ind w:left="720" w:hanging="720"/>
      </w:pPr>
      <w:r w:rsidRPr="00062C9E">
        <w:t>Cavole LM, Demko AM, Diner RE, Giddings A, Koester I, Pagniello CMLS, Paulsen ML, Ramirez-Valdez A, Schwenck SM, Yen NK, Zill ME, Franks PJS (2016) Biological Impacts of the 2013-2015 Warm-Water Anomaly in the Northeast Pacific. Oceanography 29:273-285</w:t>
      </w:r>
    </w:p>
    <w:p w14:paraId="069800E8" w14:textId="77777777" w:rsidR="00062C9E" w:rsidRPr="00062C9E" w:rsidRDefault="00062C9E" w:rsidP="00062C9E">
      <w:pPr>
        <w:pStyle w:val="EndNoteBibliography"/>
        <w:ind w:left="720" w:hanging="720"/>
      </w:pPr>
      <w:r w:rsidRPr="00062C9E">
        <w:lastRenderedPageBreak/>
        <w:t>Cheung WWL, Frölicher TL (2020) Marine heatwaves exacerbate climate change impacts for fisheries in the northeast Pacific. Scientific Reports 10:6678</w:t>
      </w:r>
    </w:p>
    <w:p w14:paraId="2A7A36EA" w14:textId="77777777" w:rsidR="00062C9E" w:rsidRPr="00062C9E" w:rsidRDefault="00062C9E" w:rsidP="00062C9E">
      <w:pPr>
        <w:pStyle w:val="EndNoteBibliography"/>
        <w:ind w:left="720" w:hanging="720"/>
      </w:pPr>
      <w:r w:rsidRPr="00062C9E">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1B368CB1" w14:textId="77777777" w:rsidR="00062C9E" w:rsidRPr="00062C9E" w:rsidRDefault="00062C9E" w:rsidP="00062C9E">
      <w:pPr>
        <w:pStyle w:val="EndNoteBibliography"/>
        <w:ind w:left="720" w:hanging="720"/>
      </w:pPr>
      <w:r w:rsidRPr="00062C9E">
        <w:t>Connell SD (2005) Assembly and maintenance of subtidal habitat heterogeneity: synergistic effects of light penetration and sedimentation. Marine Ecology Progress Series 289:53-61</w:t>
      </w:r>
    </w:p>
    <w:p w14:paraId="65DBD940" w14:textId="77777777" w:rsidR="00062C9E" w:rsidRPr="00062C9E" w:rsidRDefault="00062C9E" w:rsidP="00062C9E">
      <w:pPr>
        <w:pStyle w:val="EndNoteBibliography"/>
        <w:ind w:left="720" w:hanging="720"/>
      </w:pPr>
      <w:r w:rsidRPr="00062C9E">
        <w:t>Dayton PK, Currie V, Gerrodette T, Keller BD, Rosenthal R, Tresca DV (1984) Patch dynamics and stability of some California kelp communities. Ecological Monographs 54:253-289</w:t>
      </w:r>
    </w:p>
    <w:p w14:paraId="00A581E3" w14:textId="77777777" w:rsidR="00062C9E" w:rsidRPr="00062C9E" w:rsidRDefault="00062C9E" w:rsidP="00062C9E">
      <w:pPr>
        <w:pStyle w:val="EndNoteBibliography"/>
        <w:ind w:left="720" w:hanging="720"/>
      </w:pPr>
      <w:r w:rsidRPr="00062C9E">
        <w:t>Duggins DO (1983) Starfish Predation and the Creation of Mosaic Patterns in a Kelp-Dominated Community. Ecology 64:1610-1619</w:t>
      </w:r>
    </w:p>
    <w:p w14:paraId="5C126CC2" w14:textId="77777777" w:rsidR="00062C9E" w:rsidRPr="00062C9E" w:rsidRDefault="00062C9E" w:rsidP="00062C9E">
      <w:pPr>
        <w:pStyle w:val="EndNoteBibliography"/>
        <w:ind w:left="720" w:hanging="720"/>
      </w:pPr>
      <w:r w:rsidRPr="00062C9E">
        <w:t>Duggins DO, Simenstad CA, Estes JA (1989) Magnification of Secondary Production by Kelp Detritus in Coastal Marine Ecosystems. Science 245:170-173</w:t>
      </w:r>
    </w:p>
    <w:p w14:paraId="318E382D" w14:textId="77777777" w:rsidR="00062C9E" w:rsidRPr="00062C9E" w:rsidRDefault="00062C9E" w:rsidP="00062C9E">
      <w:pPr>
        <w:pStyle w:val="EndNoteBibliography"/>
        <w:ind w:left="720" w:hanging="720"/>
      </w:pPr>
      <w:r w:rsidRPr="00062C9E">
        <w:t>Dunn RP, Samhouri JF, Baskett ML (2021) Transient dynamics during kelp forest recovery from fishing across multiple trophic levels. Ecological Applications 31</w:t>
      </w:r>
    </w:p>
    <w:p w14:paraId="65248704" w14:textId="77777777" w:rsidR="00062C9E" w:rsidRPr="00062C9E" w:rsidRDefault="00062C9E" w:rsidP="00062C9E">
      <w:pPr>
        <w:pStyle w:val="EndNoteBibliography"/>
        <w:ind w:left="720" w:hanging="720"/>
      </w:pPr>
      <w:r w:rsidRPr="00062C9E">
        <w:t xml:space="preserve">Ebert TA (2010) Demographic patterns of the purple sea urchin </w:t>
      </w:r>
      <w:r w:rsidRPr="00062C9E">
        <w:rPr>
          <w:i/>
        </w:rPr>
        <w:t>Strongylocentrotus purpuratus</w:t>
      </w:r>
      <w:r w:rsidRPr="00062C9E">
        <w:t xml:space="preserve"> along a latitudinal gradient, 1985–1987. Marine Ecology Progress Series 406:105-120</w:t>
      </w:r>
    </w:p>
    <w:p w14:paraId="08E16F5C" w14:textId="77777777" w:rsidR="00062C9E" w:rsidRPr="00062C9E" w:rsidRDefault="00062C9E" w:rsidP="00062C9E">
      <w:pPr>
        <w:pStyle w:val="EndNoteBibliography"/>
        <w:ind w:left="720" w:hanging="720"/>
      </w:pPr>
      <w:r w:rsidRPr="00062C9E">
        <w:t>Estes JA, Danner EM, Doak DF, Konar B, Springer AM, Steinberg PD, Tinker MT, Williams TM (2004) Complex trophic interactions in kelp forest ecosystems. Bulletin of Marine Science 74:621-638</w:t>
      </w:r>
    </w:p>
    <w:p w14:paraId="0B8BC3CC" w14:textId="77777777" w:rsidR="00062C9E" w:rsidRPr="00062C9E" w:rsidRDefault="00062C9E" w:rsidP="00062C9E">
      <w:pPr>
        <w:pStyle w:val="EndNoteBibliography"/>
        <w:ind w:left="720" w:hanging="720"/>
      </w:pPr>
      <w:r w:rsidRPr="00062C9E">
        <w:t>Eurich JG, Selden RL, Warner RR (2014) California spiny lobster preference for urchins from kelp forests: implications for urchin barren persistence. Marine Ecology Progress Series 498:217-225</w:t>
      </w:r>
    </w:p>
    <w:p w14:paraId="59A1BA40" w14:textId="77777777" w:rsidR="00062C9E" w:rsidRPr="00062C9E" w:rsidRDefault="00062C9E" w:rsidP="00062C9E">
      <w:pPr>
        <w:pStyle w:val="EndNoteBibliography"/>
        <w:ind w:left="720" w:hanging="720"/>
      </w:pPr>
      <w:r w:rsidRPr="00062C9E">
        <w:t>Feehan CJ, Scheibling RE (2014) Effects of sea urchin disease on coastal marine ecosystems. Marine Biology 161:1467-1485</w:t>
      </w:r>
    </w:p>
    <w:p w14:paraId="4A9C3BDD" w14:textId="77777777" w:rsidR="00062C9E" w:rsidRPr="00062C9E" w:rsidRDefault="00062C9E" w:rsidP="00062C9E">
      <w:pPr>
        <w:pStyle w:val="EndNoteBibliography"/>
        <w:ind w:left="720" w:hanging="720"/>
      </w:pPr>
      <w:r w:rsidRPr="00062C9E">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D699855" w14:textId="77777777" w:rsidR="00062C9E" w:rsidRPr="00062C9E" w:rsidRDefault="00062C9E" w:rsidP="00062C9E">
      <w:pPr>
        <w:pStyle w:val="EndNoteBibliography"/>
        <w:ind w:left="720" w:hanging="720"/>
      </w:pPr>
      <w:r w:rsidRPr="00062C9E">
        <w:t>Gabara SS, Konar BH, Edwards MS (2021) Biodiversity loss leads to reductions in community-wide trophic complexity. Ecosphere 12:e03361</w:t>
      </w:r>
    </w:p>
    <w:p w14:paraId="15BF0E12" w14:textId="77777777" w:rsidR="00062C9E" w:rsidRPr="00062C9E" w:rsidRDefault="00062C9E" w:rsidP="00062C9E">
      <w:pPr>
        <w:pStyle w:val="EndNoteBibliography"/>
        <w:ind w:left="720" w:hanging="720"/>
      </w:pPr>
      <w:r w:rsidRPr="00062C9E">
        <w:t>Gallagher JB, Shelamoff V, Layton C (2022) Seaweed ecosystems may not mitigate CO2 emissions. ICES Journal of Marine Science</w:t>
      </w:r>
    </w:p>
    <w:p w14:paraId="4C830738" w14:textId="77777777" w:rsidR="00062C9E" w:rsidRPr="00062C9E" w:rsidRDefault="00062C9E" w:rsidP="00062C9E">
      <w:pPr>
        <w:pStyle w:val="EndNoteBibliography"/>
        <w:ind w:left="720" w:hanging="720"/>
      </w:pPr>
      <w:r w:rsidRPr="00062C9E">
        <w:t>Graham MH (2004) Effects of Local Deforestation on the Diversity and Structure of Southern California Giant Kelp Forest Food Webs. Ecosystems 7:341-357</w:t>
      </w:r>
    </w:p>
    <w:p w14:paraId="2FE1A45A" w14:textId="77777777" w:rsidR="00062C9E" w:rsidRPr="00062C9E" w:rsidRDefault="00062C9E" w:rsidP="00062C9E">
      <w:pPr>
        <w:pStyle w:val="EndNoteBibliography"/>
        <w:ind w:left="720" w:hanging="720"/>
      </w:pPr>
      <w:r w:rsidRPr="00062C9E">
        <w:t>Gregr EJ, Christensen V, Nichol L, Martone RG, Markel RW, Watson JC, Harley CDG, Pakhomov EA, Shurin JB, Chan KMA (2020) Cascading social-ecological costs and benefits triggered by a recovering keystone predator. Science 368:1243-+</w:t>
      </w:r>
    </w:p>
    <w:p w14:paraId="482EAB47" w14:textId="77777777" w:rsidR="00062C9E" w:rsidRPr="00062C9E" w:rsidRDefault="00062C9E" w:rsidP="00062C9E">
      <w:pPr>
        <w:pStyle w:val="EndNoteBibliography"/>
        <w:ind w:left="720" w:hanging="720"/>
      </w:pPr>
      <w:r w:rsidRPr="00062C9E">
        <w:t>Hamilton SL, Bell TW, Watson JR, Grorud-Colvert KA, Menge BA (2020) Remote sensing: generation of long-term kelp bed data sets for evaluation of impacts of climatic variation. Ecology 101</w:t>
      </w:r>
    </w:p>
    <w:p w14:paraId="759CB83B" w14:textId="77777777" w:rsidR="00062C9E" w:rsidRPr="00062C9E" w:rsidRDefault="00062C9E" w:rsidP="00062C9E">
      <w:pPr>
        <w:pStyle w:val="EndNoteBibliography"/>
        <w:ind w:left="720" w:hanging="720"/>
      </w:pPr>
      <w:r w:rsidRPr="00062C9E">
        <w:t xml:space="preserve">Hamilton SL, Saccomanno VR, Heady WN, Gehman AL, Lonhart SI, Beas-Luna R, Francis FT, Lee L, Rogers-Bennett L, Salomon AK, Gravem SA (2021) Disease-driven mass mortality event leads to widespread extirpation and variable recovery potential of a </w:t>
      </w:r>
      <w:r w:rsidRPr="00062C9E">
        <w:lastRenderedPageBreak/>
        <w:t>marine predator across the eastern Pacific. Proceedings of the Royal Society B: Biological Sciences 288:20211195</w:t>
      </w:r>
    </w:p>
    <w:p w14:paraId="06B40C88" w14:textId="77777777" w:rsidR="00062C9E" w:rsidRPr="00062C9E" w:rsidRDefault="00062C9E" w:rsidP="00062C9E">
      <w:pPr>
        <w:pStyle w:val="EndNoteBibliography"/>
        <w:ind w:left="720" w:hanging="720"/>
      </w:pPr>
      <w:r w:rsidRPr="00062C9E">
        <w:t>Harvey CJ, Garfield T, Williams G, Tolimieri N (eds) (2022) 2021-2022 California Current ecosystem status report: A report of the NOAA California Current Integrated Ecosystem Assessment Team (CCIEA) to the Pacific Fishery Management Council, March 13, 2022</w:t>
      </w:r>
    </w:p>
    <w:p w14:paraId="229CA878" w14:textId="77777777" w:rsidR="00062C9E" w:rsidRPr="00062C9E" w:rsidRDefault="00062C9E" w:rsidP="00062C9E">
      <w:pPr>
        <w:pStyle w:val="EndNoteBibliography"/>
        <w:ind w:left="720" w:hanging="720"/>
      </w:pPr>
      <w:r w:rsidRPr="00062C9E">
        <w:t>Hewson I, Bistolas KSI, Quijano Cardé EM, Button JB, Foster PJ, Flanzenbaum JM, Kocian J, Lewis CK (2018) Investigating the Complex Association Between Viral Ecology, Environment, and Northeast Pacific Sea Star Wasting. Frontiers in Marine Science 5</w:t>
      </w:r>
    </w:p>
    <w:p w14:paraId="58BEF752" w14:textId="77777777" w:rsidR="00062C9E" w:rsidRPr="00062C9E" w:rsidRDefault="00062C9E" w:rsidP="00062C9E">
      <w:pPr>
        <w:pStyle w:val="EndNoteBibliography"/>
        <w:ind w:left="720" w:hanging="720"/>
      </w:pPr>
      <w:r w:rsidRPr="00062C9E">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63A533F1" w14:textId="77777777" w:rsidR="00062C9E" w:rsidRPr="00062C9E" w:rsidRDefault="00062C9E" w:rsidP="00062C9E">
      <w:pPr>
        <w:pStyle w:val="EndNoteBibliography"/>
        <w:ind w:left="720" w:hanging="720"/>
      </w:pPr>
      <w:r w:rsidRPr="00062C9E">
        <w:t>Hobday AJ, Alexander LV, Perkins SE, Smale DA, Straub SC, Oliver ECJ, Benthuysen JA, Burrows MT, Donat MG, Peng M, Holbrook NJ, Moore PJ, Scannell HA, Sen Gupta A, Wernberg T (2016) A hierarchical approach to defining marine heatwaves. Progress in Oceanography 141:227-238</w:t>
      </w:r>
    </w:p>
    <w:p w14:paraId="0FBB74A2" w14:textId="77777777" w:rsidR="00062C9E" w:rsidRPr="00062C9E" w:rsidRDefault="00062C9E" w:rsidP="00062C9E">
      <w:pPr>
        <w:pStyle w:val="EndNoteBibliography"/>
        <w:ind w:left="720" w:hanging="720"/>
      </w:pPr>
      <w:r w:rsidRPr="00062C9E">
        <w:t>Holbrook SJ, Carr MH, Schmitt RJ, Coyer JA (1990) Effect of Giant Kelp on Local Abundance of Reef Fishes: The Importance of Ontogenetic Resource Requirements. Bulletin of Marine Science 47:104-114</w:t>
      </w:r>
    </w:p>
    <w:p w14:paraId="2E482840" w14:textId="77777777" w:rsidR="00062C9E" w:rsidRPr="00062C9E" w:rsidRDefault="00062C9E" w:rsidP="00062C9E">
      <w:pPr>
        <w:pStyle w:val="EndNoteBibliography"/>
        <w:ind w:left="720" w:hanging="720"/>
      </w:pPr>
      <w:r w:rsidRPr="00062C9E">
        <w:t>Huang B, Liu C, Banzon V, Freeman E, Graham G, Hankins B, Smith T, Zhang H-M (2021) Improvements of the Daily Optimum Interpolation Sea Surface Temperature (DOISST) Version 2.1. Journal of Climate 34:2923-2939</w:t>
      </w:r>
    </w:p>
    <w:p w14:paraId="3A01C67A" w14:textId="77777777" w:rsidR="00062C9E" w:rsidRPr="00062C9E" w:rsidRDefault="00062C9E" w:rsidP="00062C9E">
      <w:pPr>
        <w:pStyle w:val="EndNoteBibliography"/>
        <w:ind w:left="720" w:hanging="720"/>
      </w:pPr>
      <w:r w:rsidRPr="00062C9E">
        <w:t>IPCC (2022) Climate change 2022: Impacts, adaptation and vulnerability. Summary for policy makers. Sixth assessment report. Intergovernmental panel on clmate change</w:t>
      </w:r>
    </w:p>
    <w:p w14:paraId="705C6D19" w14:textId="77777777" w:rsidR="00062C9E" w:rsidRPr="00062C9E" w:rsidRDefault="00062C9E" w:rsidP="00062C9E">
      <w:pPr>
        <w:pStyle w:val="EndNoteBibliography"/>
        <w:ind w:left="720" w:hanging="720"/>
      </w:pPr>
      <w:r w:rsidRPr="00062C9E">
        <w:t>Jacox MG, Alexander MA, Mantua NJ, Scott JD, Hervieux G, Webb RS, Werner FE (2018) Forcing of Multiyear Extreme Ocean Temperatures That Impacted California Current Living Marine Resources in 2016. Bulletin of the American Meteorological Society 99:S27-S33</w:t>
      </w:r>
    </w:p>
    <w:p w14:paraId="20F63509" w14:textId="77777777" w:rsidR="00062C9E" w:rsidRPr="00062C9E" w:rsidRDefault="00062C9E" w:rsidP="00062C9E">
      <w:pPr>
        <w:pStyle w:val="EndNoteBibliography"/>
        <w:ind w:left="720" w:hanging="720"/>
      </w:pPr>
      <w:r w:rsidRPr="00062C9E">
        <w:t>Johnson DW (2006) Predation, habitat complexity, and variation in density-dependent mortality of temperate reef fishes. Ecology 87:1179-1188</w:t>
      </w:r>
    </w:p>
    <w:p w14:paraId="36542BDF" w14:textId="77777777" w:rsidR="00062C9E" w:rsidRPr="00062C9E" w:rsidRDefault="00062C9E" w:rsidP="00062C9E">
      <w:pPr>
        <w:pStyle w:val="EndNoteBibliography"/>
        <w:ind w:left="720" w:hanging="720"/>
      </w:pPr>
      <w:r w:rsidRPr="00062C9E">
        <w:t>Kriegisch N, Reeves SE, Flukes EB, Johnson CR, Ling SD (2019) Drift-kelp suppresses foraging movement of overgrazing sea urchins. Oecologia 190:665-677</w:t>
      </w:r>
    </w:p>
    <w:p w14:paraId="395CD977" w14:textId="77777777" w:rsidR="00062C9E" w:rsidRPr="00062C9E" w:rsidRDefault="00062C9E" w:rsidP="00062C9E">
      <w:pPr>
        <w:pStyle w:val="EndNoteBibliography"/>
        <w:ind w:left="720" w:hanging="720"/>
      </w:pPr>
      <w:r w:rsidRPr="00062C9E">
        <w:t>Kvitek RG, Iampietro P, Bowlby CE (1998) Sea Otters and Benthic Prey Communities: A Direct Test of the Sea Otter as Keystone Predator in Washington State. Marine Mammal Science 14:895-902</w:t>
      </w:r>
    </w:p>
    <w:p w14:paraId="55A44060" w14:textId="77777777" w:rsidR="00062C9E" w:rsidRPr="00062C9E" w:rsidRDefault="00062C9E" w:rsidP="00062C9E">
      <w:pPr>
        <w:pStyle w:val="EndNoteBibliography"/>
        <w:ind w:left="720" w:hanging="720"/>
      </w:pPr>
      <w:r w:rsidRPr="00062C9E">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4306D934" w14:textId="77777777" w:rsidR="00062C9E" w:rsidRPr="00062C9E" w:rsidRDefault="00062C9E" w:rsidP="00062C9E">
      <w:pPr>
        <w:pStyle w:val="EndNoteBibliography"/>
        <w:ind w:left="720" w:hanging="720"/>
      </w:pPr>
      <w:r w:rsidRPr="00062C9E">
        <w:t>Kvitek RG, Shull D, Canestro D, Bowlby EC, Troutman BL (1989) Sea Otters and Benthic Prey Communities in Washington State. Marine Mammal Science 5:266-280</w:t>
      </w:r>
    </w:p>
    <w:p w14:paraId="0EADB469" w14:textId="77777777" w:rsidR="00062C9E" w:rsidRPr="00062C9E" w:rsidRDefault="00062C9E" w:rsidP="00062C9E">
      <w:pPr>
        <w:pStyle w:val="EndNoteBibliography"/>
        <w:ind w:left="720" w:hanging="720"/>
      </w:pPr>
      <w:r w:rsidRPr="00062C9E">
        <w:t>Lamy T, Koenigs C, Holbrook SJ, Miller RJ, Stier AC, Reed DC (2020) Foundation species promote community stability by increasing diversity in a giant kelp forest. Ecology 101:e02987</w:t>
      </w:r>
    </w:p>
    <w:p w14:paraId="793FEA44" w14:textId="77777777" w:rsidR="00062C9E" w:rsidRPr="00062C9E" w:rsidRDefault="00062C9E" w:rsidP="00062C9E">
      <w:pPr>
        <w:pStyle w:val="EndNoteBibliography"/>
        <w:ind w:left="720" w:hanging="720"/>
      </w:pPr>
      <w:r w:rsidRPr="00062C9E">
        <w:lastRenderedPageBreak/>
        <w:t>Lonhart SI, Jeppesen R, Beas-Luna R, Crooks JA, Lorda J (2019) Shifts in the distribution and abundance of coastal marine species along the eastern Pacific Ocean during marine heatwaves from 2013 to 2018. Marine Biodiversity Records 12:13</w:t>
      </w:r>
    </w:p>
    <w:p w14:paraId="5D873633" w14:textId="77777777" w:rsidR="00062C9E" w:rsidRPr="00062C9E" w:rsidRDefault="00062C9E" w:rsidP="00062C9E">
      <w:pPr>
        <w:pStyle w:val="EndNoteBibliography"/>
        <w:ind w:left="720" w:hanging="720"/>
      </w:pPr>
      <w:r w:rsidRPr="00062C9E">
        <w:t>Love MS, Yoklavich M, Thorsteinson L (2002) The rockfishes of the Northeast Pacific. University of California Press, Berkley and Los Angeles</w:t>
      </w:r>
    </w:p>
    <w:p w14:paraId="1B00765A" w14:textId="77777777" w:rsidR="00062C9E" w:rsidRPr="00062C9E" w:rsidRDefault="00062C9E" w:rsidP="00062C9E">
      <w:pPr>
        <w:pStyle w:val="EndNoteBibliography"/>
        <w:ind w:left="720" w:hanging="720"/>
      </w:pPr>
      <w:r w:rsidRPr="00062C9E">
        <w:t>Malone DP, Davis K, Lonhart SI, Parsons-Field A, Caselle JE, Carr MH (2022) Large scale, multi-decade monitoring data from kelp forest ecosystems in California and Oregon (USA). Ecology n/a:e3630</w:t>
      </w:r>
    </w:p>
    <w:p w14:paraId="234D08E6" w14:textId="77777777" w:rsidR="00062C9E" w:rsidRPr="00062C9E" w:rsidRDefault="00062C9E" w:rsidP="00062C9E">
      <w:pPr>
        <w:pStyle w:val="EndNoteBibliography"/>
        <w:ind w:left="720" w:hanging="720"/>
      </w:pPr>
      <w:r w:rsidRPr="00062C9E">
        <w:t>Markel RW, Shurin JB (2020) Contrasting effects of coastal upwelling on growth and recruitment of nearshore Pacific rockfishes (genus Sebastes). Canadian Journal of Fisheries and Aquatic Sciences 77:950-962</w:t>
      </w:r>
    </w:p>
    <w:p w14:paraId="0DF53D8B" w14:textId="77777777" w:rsidR="00062C9E" w:rsidRPr="00062C9E" w:rsidRDefault="00062C9E" w:rsidP="00062C9E">
      <w:pPr>
        <w:pStyle w:val="EndNoteBibliography"/>
        <w:ind w:left="720" w:hanging="720"/>
      </w:pPr>
      <w:r w:rsidRPr="00062C9E">
        <w:t>Maunder MN, Punt AE (2004) Standardizing catch and effort data: a review of recent approaches. Fisheries Research 70:141-159</w:t>
      </w:r>
    </w:p>
    <w:p w14:paraId="59028F97" w14:textId="77777777" w:rsidR="00062C9E" w:rsidRPr="00062C9E" w:rsidRDefault="00062C9E" w:rsidP="00062C9E">
      <w:pPr>
        <w:pStyle w:val="EndNoteBibliography"/>
        <w:ind w:left="720" w:hanging="720"/>
      </w:pPr>
      <w:r w:rsidRPr="00062C9E">
        <w:t>McNaughton SJ (1977) Diversity and Stability of Ecological Communities: A Comment on the Role of Empiricism in Ecology. The American Naturalist 111:515-525</w:t>
      </w:r>
    </w:p>
    <w:p w14:paraId="395B1794" w14:textId="77777777" w:rsidR="00062C9E" w:rsidRPr="00062C9E" w:rsidRDefault="00062C9E" w:rsidP="00062C9E">
      <w:pPr>
        <w:pStyle w:val="EndNoteBibliography"/>
        <w:ind w:left="720" w:hanging="720"/>
      </w:pPr>
      <w:r w:rsidRPr="00062C9E">
        <w:t>McPherson ML, Finger DJI, Houskeeper HF, Bell TW, Carr MH, Rogers-Bennett L, Kudela RM (2021) Large-scale shift in the structure of a kelp forest ecosystem co-occurs with an epizootic and marine heatwave. Communications Biology 4:298</w:t>
      </w:r>
    </w:p>
    <w:p w14:paraId="6A9CBA49" w14:textId="77777777" w:rsidR="00062C9E" w:rsidRPr="00062C9E" w:rsidRDefault="00062C9E" w:rsidP="00062C9E">
      <w:pPr>
        <w:pStyle w:val="EndNoteBibliography"/>
        <w:ind w:left="720" w:hanging="720"/>
      </w:pPr>
      <w:r w:rsidRPr="00062C9E">
        <w:t>Moitoza DJ, Phillips DW (1979) Prey defense, predator preference, and nonrandom diet: The interactions between Pycnopodia helianthoides and two species of sea urchins. Marine Biology 53:299-304</w:t>
      </w:r>
    </w:p>
    <w:p w14:paraId="780CBD17" w14:textId="77777777" w:rsidR="00062C9E" w:rsidRPr="00062C9E" w:rsidRDefault="00062C9E" w:rsidP="00062C9E">
      <w:pPr>
        <w:pStyle w:val="EndNoteBibliography"/>
        <w:ind w:left="720" w:hanging="720"/>
      </w:pPr>
      <w:r w:rsidRPr="00062C9E">
        <w:t>Montecino-Latorre D, Eisenlord ME, Turner M, Yoshioka R, Harvell CD, Pattengill-Semmens CV, Nichols JD, Gaydos JK (2016) Devastating Transboundary Impacts of Sea Star Wasting Disease on Subtidal Asteroids. Plos One 11:e0163190</w:t>
      </w:r>
    </w:p>
    <w:p w14:paraId="0EE9FF2E" w14:textId="77777777" w:rsidR="00062C9E" w:rsidRPr="00062C9E" w:rsidRDefault="00062C9E" w:rsidP="00062C9E">
      <w:pPr>
        <w:pStyle w:val="EndNoteBibliography"/>
        <w:ind w:left="720" w:hanging="720"/>
      </w:pPr>
      <w:r w:rsidRPr="00062C9E">
        <w:t>Morgan CA, Beckman BR, Weitkamp LA, Fresh KL (2019) Recent Ecosystem Disturbance in the Northern California Current. Fisheries 44:465-474</w:t>
      </w:r>
    </w:p>
    <w:p w14:paraId="6B819BEC" w14:textId="77777777" w:rsidR="00062C9E" w:rsidRPr="00062C9E" w:rsidRDefault="00062C9E" w:rsidP="00062C9E">
      <w:pPr>
        <w:pStyle w:val="EndNoteBibliography"/>
        <w:ind w:left="720" w:hanging="720"/>
      </w:pPr>
      <w:r w:rsidRPr="00062C9E">
        <w:t>Muth AF, Graham MH, Lane CE, Harley CDG (2019) Recruitment tolerance to increased temperature present across multiple kelp clades. Ecology 100</w:t>
      </w:r>
    </w:p>
    <w:p w14:paraId="730F3FEE" w14:textId="77777777" w:rsidR="00062C9E" w:rsidRPr="00062C9E" w:rsidRDefault="00062C9E" w:rsidP="00062C9E">
      <w:pPr>
        <w:pStyle w:val="EndNoteBibliography"/>
        <w:ind w:left="720" w:hanging="720"/>
      </w:pPr>
      <w:r w:rsidRPr="00062C9E">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4EE1C0A0" w14:textId="77777777" w:rsidR="00062C9E" w:rsidRPr="00062C9E" w:rsidRDefault="00062C9E" w:rsidP="00062C9E">
      <w:pPr>
        <w:pStyle w:val="EndNoteBibliography"/>
        <w:ind w:left="720" w:hanging="720"/>
      </w:pPr>
      <w:r w:rsidRPr="00062C9E">
        <w:t>Okamoto DK, Schroeter SC, Reed DC (2020) Effects of ocean climate on spatiotemporal variation in sea urchin settlement and recruitment. Limnology and Oceanography 65:2076-2091</w:t>
      </w:r>
    </w:p>
    <w:p w14:paraId="5580E9C2" w14:textId="77777777" w:rsidR="00062C9E" w:rsidRPr="00062C9E" w:rsidRDefault="00062C9E" w:rsidP="00062C9E">
      <w:pPr>
        <w:pStyle w:val="EndNoteBibliography"/>
        <w:ind w:left="720" w:hanging="720"/>
      </w:pPr>
      <w:r w:rsidRPr="00062C9E">
        <w:t>Pearse JS (2006a) Ecological role of purple sea urchins. Science 314:940-941</w:t>
      </w:r>
    </w:p>
    <w:p w14:paraId="5A15C563" w14:textId="77777777" w:rsidR="00062C9E" w:rsidRPr="00062C9E" w:rsidRDefault="00062C9E" w:rsidP="00062C9E">
      <w:pPr>
        <w:pStyle w:val="EndNoteBibliography"/>
        <w:ind w:left="720" w:hanging="720"/>
      </w:pPr>
      <w:r w:rsidRPr="00062C9E">
        <w:t>Pearse JS (2006b) Perspective - Ecological role of purple sea urchins. Science 314:940-941</w:t>
      </w:r>
    </w:p>
    <w:p w14:paraId="67314CBE" w14:textId="77777777" w:rsidR="00062C9E" w:rsidRPr="00062C9E" w:rsidRDefault="00062C9E" w:rsidP="00062C9E">
      <w:pPr>
        <w:pStyle w:val="EndNoteBibliography"/>
        <w:ind w:left="720" w:hanging="720"/>
      </w:pPr>
      <w:r w:rsidRPr="00062C9E">
        <w:t>Pearse JS, Hines AH (1987) Long-Term Population-Dynamics of Sea-Urchins in a Central California Kelp Forest - Rare Recruitment and Rapid Decline. Marine Ecology Progress Series 39:275-283</w:t>
      </w:r>
    </w:p>
    <w:p w14:paraId="49100CFB" w14:textId="77777777" w:rsidR="00062C9E" w:rsidRPr="00062C9E" w:rsidRDefault="00062C9E" w:rsidP="00062C9E">
      <w:pPr>
        <w:pStyle w:val="EndNoteBibliography"/>
        <w:ind w:left="720" w:hanging="720"/>
      </w:pPr>
      <w:r w:rsidRPr="00062C9E">
        <w:t>Pfister CA, Berry HD, Mumford T, Randall Hughes A (2018) The dynamics of Kelp Forests in the Northeast Pacific Ocean and the relationship with environmental drivers. Journal of Ecology 106:1520-1533</w:t>
      </w:r>
    </w:p>
    <w:p w14:paraId="22C7B2C5" w14:textId="77777777" w:rsidR="00062C9E" w:rsidRPr="00062C9E" w:rsidRDefault="00062C9E" w:rsidP="00062C9E">
      <w:pPr>
        <w:pStyle w:val="EndNoteBibliography"/>
        <w:ind w:left="720" w:hanging="720"/>
      </w:pPr>
      <w:r w:rsidRPr="00062C9E">
        <w:t>PFMC (2020) Pacific coast groundifhs fishery management plan: for the California, Oregon, and Washington groundfish fishery. Pacific Fishery Management Council, 7700 NE Ambnassador Place, Suite 101, Portland, OR, 97220</w:t>
      </w:r>
    </w:p>
    <w:p w14:paraId="2E1471C6" w14:textId="77777777" w:rsidR="00062C9E" w:rsidRPr="00062C9E" w:rsidRDefault="00062C9E" w:rsidP="00062C9E">
      <w:pPr>
        <w:pStyle w:val="EndNoteBibliography"/>
        <w:ind w:left="720" w:hanging="720"/>
      </w:pPr>
      <w:r w:rsidRPr="00062C9E">
        <w:lastRenderedPageBreak/>
        <w:t>Pinsky ML, Guannel G, Arkema KK (2013) Quantifying wave attenuation to inform coastal habitat conservation. Ecosphere 4:art95</w:t>
      </w:r>
    </w:p>
    <w:p w14:paraId="5A1CEC0B" w14:textId="77777777" w:rsidR="00062C9E" w:rsidRPr="00062C9E" w:rsidRDefault="00062C9E" w:rsidP="00062C9E">
      <w:pPr>
        <w:pStyle w:val="EndNoteBibliography"/>
        <w:ind w:left="720" w:hanging="720"/>
      </w:pPr>
      <w:r w:rsidRPr="00062C9E">
        <w:t>Potts JM, Elith J (2006) Comparing species abundance models. Ecological Modelling 199:153-163</w:t>
      </w:r>
    </w:p>
    <w:p w14:paraId="64EFED64" w14:textId="55E3254C" w:rsidR="00062C9E" w:rsidRPr="00062C9E" w:rsidRDefault="00062C9E" w:rsidP="00062C9E">
      <w:pPr>
        <w:pStyle w:val="EndNoteBibliography"/>
        <w:ind w:left="720" w:hanging="720"/>
      </w:pPr>
      <w:r w:rsidRPr="00062C9E">
        <w:t xml:space="preserve">R Core Team (2021) R: A language and environment for statistical computing. R Foundation for Statistical Computing, Vienna, Austria. URL </w:t>
      </w:r>
      <w:hyperlink r:id="rId10" w:history="1">
        <w:r w:rsidRPr="00062C9E">
          <w:rPr>
            <w:rStyle w:val="Hyperlink"/>
          </w:rPr>
          <w:t>https://www.R-project.org/</w:t>
        </w:r>
      </w:hyperlink>
      <w:r w:rsidRPr="00062C9E">
        <w:t xml:space="preserve">. </w:t>
      </w:r>
    </w:p>
    <w:p w14:paraId="19236D05" w14:textId="77777777" w:rsidR="00062C9E" w:rsidRPr="00062C9E" w:rsidRDefault="00062C9E" w:rsidP="00062C9E">
      <w:pPr>
        <w:pStyle w:val="EndNoteBibliography"/>
        <w:ind w:left="720" w:hanging="720"/>
      </w:pPr>
      <w:r w:rsidRPr="00062C9E">
        <w:t>Randell Z, Kenner M, Tomoleoni J, Yee J, Novak M (2022) Kelp-forest dynamics controlled by substrate complexity. Proceedings of the National Academy of Sciences 119:e2103483119</w:t>
      </w:r>
    </w:p>
    <w:p w14:paraId="29F99582" w14:textId="77777777" w:rsidR="00062C9E" w:rsidRPr="00062C9E" w:rsidRDefault="00062C9E" w:rsidP="00062C9E">
      <w:pPr>
        <w:pStyle w:val="EndNoteBibliography"/>
        <w:ind w:left="720" w:hanging="720"/>
      </w:pPr>
      <w:r w:rsidRPr="00062C9E">
        <w:t>Reed D, Washburn L, Rassweiler A, Miller R, Bell T, Harrer S (2016) Extreme warming challenges sentinel status of kelp forests as indicators of climate change. Nature Communications 7</w:t>
      </w:r>
    </w:p>
    <w:p w14:paraId="362C6237" w14:textId="77777777" w:rsidR="00062C9E" w:rsidRPr="00062C9E" w:rsidRDefault="00062C9E" w:rsidP="00062C9E">
      <w:pPr>
        <w:pStyle w:val="EndNoteBibliography"/>
        <w:ind w:left="720" w:hanging="720"/>
      </w:pPr>
      <w:r w:rsidRPr="00062C9E">
        <w:t>Reynolds RW, Smith TM, Liu C, Chelton DB, Casey KS, Schlax MG (2007) Daily High-Resolution-Blended Analyses for Sea Surface Temperature. Journal of Climate 20:5473-5496</w:t>
      </w:r>
    </w:p>
    <w:p w14:paraId="5A0E90B4" w14:textId="77777777" w:rsidR="00062C9E" w:rsidRPr="00062C9E" w:rsidRDefault="00062C9E" w:rsidP="00062C9E">
      <w:pPr>
        <w:pStyle w:val="EndNoteBibliography"/>
        <w:ind w:left="720" w:hanging="720"/>
      </w:pPr>
      <w:r w:rsidRPr="00062C9E">
        <w:t>Rogers-Bennett L, Catton CA (2019) Marine heat wave and multiple stressors tip bull kelp forest to sea urchin barrens. Sci Rep 9:15050</w:t>
      </w:r>
    </w:p>
    <w:p w14:paraId="4C4A2A4E" w14:textId="77777777" w:rsidR="00062C9E" w:rsidRPr="00062C9E" w:rsidRDefault="00062C9E" w:rsidP="00062C9E">
      <w:pPr>
        <w:pStyle w:val="EndNoteBibliography"/>
        <w:ind w:left="720" w:hanging="720"/>
      </w:pPr>
      <w:r w:rsidRPr="00062C9E">
        <w:t>Sanford E, Sones JL, García-Reyes M, Goddard JHR, Largier JL (2019) Widespread shifts in the coastal biota of northern California during the 2014–2016 marine heatwaves. Scientific Reports 9:4216</w:t>
      </w:r>
    </w:p>
    <w:p w14:paraId="71DA9C26" w14:textId="77777777" w:rsidR="00062C9E" w:rsidRPr="00062C9E" w:rsidRDefault="00062C9E" w:rsidP="00062C9E">
      <w:pPr>
        <w:pStyle w:val="EndNoteBibliography"/>
        <w:ind w:left="720" w:hanging="720"/>
      </w:pPr>
      <w:r w:rsidRPr="00062C9E">
        <w:t>Scannell HA, Johnson GC, Thompson L, Lyman JM, Riser SC (2020) Subsurface Evolution and Persistence of Marine Heatwaves in the Northeast Pacific. Geophysical Research Letters 47:e2020GL090548</w:t>
      </w:r>
    </w:p>
    <w:p w14:paraId="75D1CC11" w14:textId="77777777" w:rsidR="00062C9E" w:rsidRPr="00062C9E" w:rsidRDefault="00062C9E" w:rsidP="00062C9E">
      <w:pPr>
        <w:pStyle w:val="EndNoteBibliography"/>
        <w:ind w:left="720" w:hanging="720"/>
      </w:pPr>
      <w:r w:rsidRPr="00062C9E">
        <w:t>Schiel DR, Foster MS (2015) The Biology and Ecology of Giant Kelp Forests. University of California Press, Berkeley, CA</w:t>
      </w:r>
    </w:p>
    <w:p w14:paraId="56B9302D" w14:textId="77777777" w:rsidR="00062C9E" w:rsidRPr="00062C9E" w:rsidRDefault="00062C9E" w:rsidP="00062C9E">
      <w:pPr>
        <w:pStyle w:val="EndNoteBibliography"/>
        <w:ind w:left="720" w:hanging="720"/>
      </w:pPr>
      <w:r w:rsidRPr="00062C9E">
        <w:t>Schindler DE, Armstrong JB, Reed TE (2015) The portfolio concept in ecology and evolution. Frontiers in Ecology and the Environment 15:257-263</w:t>
      </w:r>
    </w:p>
    <w:p w14:paraId="7A614D74" w14:textId="77777777" w:rsidR="00062C9E" w:rsidRPr="00062C9E" w:rsidRDefault="00062C9E" w:rsidP="00062C9E">
      <w:pPr>
        <w:pStyle w:val="EndNoteBibliography"/>
        <w:ind w:left="720" w:hanging="720"/>
      </w:pPr>
      <w:r w:rsidRPr="00062C9E">
        <w:t>Schmitt RJ, Holbrook SJ (1990) Contrasting effects of giant kelp on dynamics of surfperch populations. Oecologia 84:419-429</w:t>
      </w:r>
    </w:p>
    <w:p w14:paraId="107F7A05" w14:textId="77777777" w:rsidR="00062C9E" w:rsidRPr="00062C9E" w:rsidRDefault="00062C9E" w:rsidP="00062C9E">
      <w:pPr>
        <w:pStyle w:val="EndNoteBibliography"/>
        <w:ind w:left="720" w:hanging="720"/>
      </w:pPr>
      <w:r w:rsidRPr="00062C9E">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18D71D17" w14:textId="77777777" w:rsidR="00062C9E" w:rsidRPr="00062C9E" w:rsidRDefault="00062C9E" w:rsidP="00062C9E">
      <w:pPr>
        <w:pStyle w:val="EndNoteBibliography"/>
        <w:ind w:left="720" w:hanging="720"/>
      </w:pPr>
      <w:r w:rsidRPr="00062C9E">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50442CB5" w14:textId="77777777" w:rsidR="00062C9E" w:rsidRPr="00062C9E" w:rsidRDefault="00062C9E" w:rsidP="00062C9E">
      <w:pPr>
        <w:pStyle w:val="EndNoteBibliography"/>
        <w:ind w:left="720" w:hanging="720"/>
      </w:pPr>
      <w:r w:rsidRPr="00062C9E">
        <w:t>Smith EAE, Fox MD (2021) Characterizing energy flow in kelp forest food webs: a geochemical review and call for additional research. Ecography</w:t>
      </w:r>
    </w:p>
    <w:p w14:paraId="15203FB7" w14:textId="77777777" w:rsidR="00062C9E" w:rsidRPr="00062C9E" w:rsidRDefault="00062C9E" w:rsidP="00062C9E">
      <w:pPr>
        <w:pStyle w:val="EndNoteBibliography"/>
        <w:ind w:left="720" w:hanging="720"/>
      </w:pPr>
      <w:r w:rsidRPr="00062C9E">
        <w:t>Smith EAE, Fox MD (2022) Characterizing energy flow in kelp forest food webs: a geochemical review and call for additional research. Ecography 2022:e05566</w:t>
      </w:r>
    </w:p>
    <w:p w14:paraId="3D8A1C30" w14:textId="77777777" w:rsidR="00062C9E" w:rsidRPr="00062C9E" w:rsidRDefault="00062C9E" w:rsidP="00062C9E">
      <w:pPr>
        <w:pStyle w:val="EndNoteBibliography"/>
        <w:ind w:left="720" w:hanging="720"/>
      </w:pPr>
      <w:r w:rsidRPr="00062C9E">
        <w:t>Smith JG, Tomoleoni J, Staedler M, Lyon S, Fujii J, Tinker MT (2021) Behavioral responses across a mosaic of ecosystem states restructure a sea otter-urchin trophic cascade. Proc Natl Acad Sci U S A 118</w:t>
      </w:r>
    </w:p>
    <w:p w14:paraId="287BD556" w14:textId="77777777" w:rsidR="00062C9E" w:rsidRPr="00062C9E" w:rsidRDefault="00062C9E" w:rsidP="00062C9E">
      <w:pPr>
        <w:pStyle w:val="EndNoteBibliography"/>
        <w:ind w:left="720" w:hanging="720"/>
      </w:pPr>
      <w:r w:rsidRPr="00062C9E">
        <w:lastRenderedPageBreak/>
        <w:t>Straub SC, Wernberg T, Thomsen MS, Moore PJ, Burrows MT, Harvey BP, Smale DA (2019) Resistance, Extinction, and Everything in Between – The Diverse Responses of Seaweeds to Marine Heatwaves. Frontiers in Marine Science 6</w:t>
      </w:r>
    </w:p>
    <w:p w14:paraId="668BA8E7" w14:textId="77777777" w:rsidR="00062C9E" w:rsidRPr="00062C9E" w:rsidRDefault="00062C9E" w:rsidP="00062C9E">
      <w:pPr>
        <w:pStyle w:val="EndNoteBibliography"/>
        <w:ind w:left="720" w:hanging="720"/>
      </w:pPr>
      <w:r w:rsidRPr="00062C9E">
        <w:t>Supratya VP, Coleman LJM, Martone PT (2020) Elevated Temperature Affects Phenotypic Plasticity in the Bull Kelp (Nereocystis luetkeana, Phaeophyceae). Journal of Phycology 56:1534-1541</w:t>
      </w:r>
    </w:p>
    <w:p w14:paraId="515877E4" w14:textId="77777777" w:rsidR="00062C9E" w:rsidRPr="00062C9E" w:rsidRDefault="00062C9E" w:rsidP="00062C9E">
      <w:pPr>
        <w:pStyle w:val="EndNoteBibliography"/>
        <w:ind w:left="720" w:hanging="720"/>
      </w:pPr>
      <w:r w:rsidRPr="00062C9E">
        <w:t>Thorson JT, Scheuerell MD, Olden JD, Schindler DE (2018) Spatial heterogeneity contributes more to portfolio effects than species variability in bottom-associated marine fishes. Proceedings of the Royal Society B: Biological Sciences 285:20180915</w:t>
      </w:r>
    </w:p>
    <w:p w14:paraId="6B5A56FE" w14:textId="77777777" w:rsidR="00062C9E" w:rsidRPr="00062C9E" w:rsidRDefault="00062C9E" w:rsidP="00062C9E">
      <w:pPr>
        <w:pStyle w:val="EndNoteBibliography"/>
        <w:ind w:left="720" w:hanging="720"/>
      </w:pPr>
      <w:r w:rsidRPr="00062C9E">
        <w:t>Uthicke S, Schaffelke B, Byrne M (2009) A boom–bust phylum? Ecological and evolutionary consequences of density variations in echinoderms. Ecological Monographs 79:3-24</w:t>
      </w:r>
    </w:p>
    <w:p w14:paraId="121D578A" w14:textId="77777777" w:rsidR="00062C9E" w:rsidRPr="00062C9E" w:rsidRDefault="00062C9E" w:rsidP="00062C9E">
      <w:pPr>
        <w:pStyle w:val="EndNoteBibliography"/>
        <w:ind w:left="720" w:hanging="720"/>
      </w:pPr>
      <w:r w:rsidRPr="00062C9E">
        <w:t xml:space="preserve">Van Wagenen RF (2015) Washington Coastal kelp resources—port townsend to the Columbia River, summer 2014. Washington Department of Natural Resources, Olympia. </w:t>
      </w:r>
    </w:p>
    <w:p w14:paraId="5DCB60C5" w14:textId="0D40E43F" w:rsidR="00062C9E" w:rsidRPr="00062C9E" w:rsidRDefault="00062C9E" w:rsidP="00062C9E">
      <w:pPr>
        <w:pStyle w:val="EndNoteBibliography"/>
        <w:ind w:left="720" w:hanging="720"/>
      </w:pPr>
      <w:r w:rsidRPr="00062C9E">
        <w:t xml:space="preserve">WADNR (2017) Kelp monitoring—Olympic Peninsula,  Washington State Department of Natural Resources, Olympia, WA. </w:t>
      </w:r>
      <w:hyperlink r:id="rId11" w:history="1">
        <w:r w:rsidRPr="00062C9E">
          <w:rPr>
            <w:rStyle w:val="Hyperlink"/>
          </w:rPr>
          <w:t>http://data-wadnr</w:t>
        </w:r>
      </w:hyperlink>
      <w:r w:rsidRPr="00062C9E">
        <w:t xml:space="preserve"> .opend ata.arcgi s.com/datas ets/kelp-monit oring -olympic-penin sula Accessed: 1 Sept 2017. </w:t>
      </w:r>
    </w:p>
    <w:p w14:paraId="303752CA" w14:textId="77777777" w:rsidR="00062C9E" w:rsidRPr="00062C9E" w:rsidRDefault="00062C9E" w:rsidP="00062C9E">
      <w:pPr>
        <w:pStyle w:val="EndNoteBibliography"/>
        <w:ind w:left="720" w:hanging="720"/>
      </w:pPr>
      <w:r w:rsidRPr="00062C9E">
        <w:t>Wallace FR, Hoffmann A, Tagart J (1999) Status of the black rockfish resource in 1999. Pacific Fishery Management Council</w:t>
      </w:r>
    </w:p>
    <w:p w14:paraId="6810DF21" w14:textId="77777777" w:rsidR="00062C9E" w:rsidRPr="00062C9E" w:rsidRDefault="00062C9E" w:rsidP="00062C9E">
      <w:pPr>
        <w:pStyle w:val="EndNoteBibliography"/>
        <w:ind w:left="720" w:hanging="720"/>
      </w:pPr>
      <w:r w:rsidRPr="00062C9E">
        <w:t>Walter JA, Castorani MCN, Bell TW, Sheppard Lawrence W, Cavanaugh KC, Reuman DC (2022) Tail-dependent spatial synchrony arises from nonlinear driver–response relationships. Ecology Letters 00:1-13</w:t>
      </w:r>
    </w:p>
    <w:p w14:paraId="21F715DE" w14:textId="77777777" w:rsidR="00062C9E" w:rsidRPr="00062C9E" w:rsidRDefault="00062C9E" w:rsidP="00062C9E">
      <w:pPr>
        <w:pStyle w:val="EndNoteBibliography"/>
        <w:ind w:left="720" w:hanging="720"/>
      </w:pPr>
      <w:r w:rsidRPr="00062C9E">
        <w:t>Watson J, Estes JA (2011) Stability, resilience, and phase shifts in rocky subtidal communities along the west coast of Vancouver Island, Canada. Ecological Monographs 81:215-239</w:t>
      </w:r>
    </w:p>
    <w:p w14:paraId="10963576" w14:textId="77777777" w:rsidR="00062C9E" w:rsidRPr="00062C9E" w:rsidRDefault="00062C9E" w:rsidP="00062C9E">
      <w:pPr>
        <w:pStyle w:val="EndNoteBibliography"/>
        <w:ind w:left="720" w:hanging="720"/>
      </w:pPr>
      <w:r w:rsidRPr="00062C9E">
        <w:t>Weigel BL, Pfister CA (2021) The dynamics and stoichiometry of dissolved organic carbon release by kelp. Ecology 102:e03221</w:t>
      </w:r>
    </w:p>
    <w:p w14:paraId="54F6CD2F" w14:textId="77777777" w:rsidR="00062C9E" w:rsidRPr="00062C9E" w:rsidRDefault="00062C9E" w:rsidP="00062C9E">
      <w:pPr>
        <w:pStyle w:val="EndNoteBibliography"/>
        <w:ind w:left="720" w:hanging="720"/>
      </w:pPr>
      <w:r w:rsidRPr="00062C9E">
        <w:t>Williams JP, Claisse JT, Pondella DJ, II, Williams CM, Robart MJ, Scholz Z, Jaco EM, Ford T, Burdick H, Witting D (2021) Sea urchin mass mortality rapidly restores kelp forest communities. Marine Ecology Progress Series 664:117-131</w:t>
      </w:r>
    </w:p>
    <w:p w14:paraId="6B9DF8F9" w14:textId="77777777" w:rsidR="00062C9E" w:rsidRPr="00062C9E" w:rsidRDefault="00062C9E" w:rsidP="00062C9E">
      <w:pPr>
        <w:pStyle w:val="EndNoteBibliography"/>
        <w:ind w:left="720" w:hanging="720"/>
      </w:pPr>
      <w:r w:rsidRPr="00062C9E">
        <w:t>Wilmers CC, Estes JA, Edwards M, Laidre KL, Konar B (2012) Do trophic cascades affect the storage and flux of atmospheric carbon? An analysis of sea otters and kelp forests. Frontiers in Ecology and the Environment 10:409-415</w:t>
      </w:r>
    </w:p>
    <w:p w14:paraId="773F4EC1" w14:textId="43A6A893" w:rsidR="00471A3D" w:rsidRDefault="00985276" w:rsidP="005241E2">
      <w:r>
        <w:fldChar w:fldCharType="end"/>
      </w:r>
      <w:r w:rsidR="00EF0B3C">
        <w:br w:type="page"/>
      </w:r>
    </w:p>
    <w:p w14:paraId="52BD4563" w14:textId="77777777" w:rsidR="00471A3D" w:rsidRDefault="00EF0B3C">
      <w:pPr>
        <w:pStyle w:val="Heading1"/>
      </w:pPr>
      <w:bookmarkStart w:id="133" w:name="_x7i6qakwgxpk" w:colFirst="0" w:colLast="0"/>
      <w:bookmarkEnd w:id="13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34" w:name="_xh2yuyi7vi5o" w:colFirst="0" w:colLast="0"/>
      <w:bookmarkEnd w:id="134"/>
      <w:r>
        <w:t>Figure 1. Location of the five study sites with distribution of floating kelp shown in green. Plots on right (2003-2021) are: a) Mean SST of the warmest month averaged across the five sites</w:t>
      </w:r>
      <w:ins w:id="135" w:author="Nick.Tolimieri"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36" w:name="_mtrc7z2fgaa" w:colFirst="0" w:colLast="0"/>
      <w:bookmarkEnd w:id="136"/>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37" w:author="Nick.Tolimieri" w:date="2022-09-02T10:15:00Z">
        <w:r w:rsidR="00481C24" w:rsidDel="00D9376B">
          <w:delText>Table S3</w:delText>
        </w:r>
      </w:del>
      <w:ins w:id="138" w:author="Nick.Tolimieri"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39" w:name="_mt07ceww4l6x" w:colFirst="0" w:colLast="0"/>
      <w:bookmarkEnd w:id="139"/>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40" w:name="_4bme7ouk12lb" w:colFirst="0" w:colLast="0"/>
      <w:bookmarkEnd w:id="140"/>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41" w:name="_7xmf17j1uw2r" w:colFirst="0" w:colLast="0"/>
      <w:bookmarkEnd w:id="141"/>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142" w:author="Nick.Tolimieri"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43" w:name="_eftbkgdry3s2" w:colFirst="0" w:colLast="0"/>
      <w:bookmarkEnd w:id="14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3A334B57" w:rsidR="00471A3D" w:rsidRDefault="00471A3D">
      <w:pPr>
        <w:spacing w:line="240" w:lineRule="auto"/>
        <w:ind w:firstLine="0"/>
      </w:pPr>
    </w:p>
    <w:sectPr w:rsidR="00471A3D"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Nick.Tolimieri" w:date="2022-09-02T10:12:00Z" w:initials="N">
    <w:p w14:paraId="3EF41979" w14:textId="77777777" w:rsidR="00B0213D" w:rsidRDefault="00B0213D">
      <w:pPr>
        <w:pStyle w:val="CommentText"/>
      </w:pPr>
      <w:r>
        <w:rPr>
          <w:rStyle w:val="CommentReference"/>
        </w:rPr>
        <w:annotationRef/>
      </w:r>
      <w:r>
        <w:t>MHW is Fig. S4</w:t>
      </w:r>
    </w:p>
    <w:p w14:paraId="05B343BD" w14:textId="5EB2DF31" w:rsidR="00B0213D" w:rsidRDefault="00B0213D">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BED25A" w14:textId="77777777" w:rsidR="00BD4B94" w:rsidRDefault="00BD4B94">
      <w:pPr>
        <w:spacing w:line="240" w:lineRule="auto"/>
      </w:pPr>
      <w:r>
        <w:separator/>
      </w:r>
    </w:p>
  </w:endnote>
  <w:endnote w:type="continuationSeparator" w:id="0">
    <w:p w14:paraId="1AF3EFAC" w14:textId="77777777" w:rsidR="00BD4B94" w:rsidRDefault="00BD4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61BC66E4" w:rsidR="00B0213D" w:rsidRDefault="00B0213D">
        <w:pPr>
          <w:pStyle w:val="Footer"/>
          <w:jc w:val="center"/>
        </w:pPr>
        <w:r>
          <w:fldChar w:fldCharType="begin"/>
        </w:r>
        <w:r>
          <w:instrText xml:space="preserve"> PAGE   \* MERGEFORMAT </w:instrText>
        </w:r>
        <w:r>
          <w:fldChar w:fldCharType="separate"/>
        </w:r>
        <w:r w:rsidR="00CA40F1">
          <w:rPr>
            <w:noProof/>
          </w:rPr>
          <w:t>16</w:t>
        </w:r>
        <w:r>
          <w:rPr>
            <w:noProof/>
          </w:rPr>
          <w:fldChar w:fldCharType="end"/>
        </w:r>
      </w:p>
    </w:sdtContent>
  </w:sdt>
  <w:p w14:paraId="06AEA31B" w14:textId="629E2D02" w:rsidR="00B0213D" w:rsidRDefault="00B0213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15486" w14:textId="77777777" w:rsidR="00BD4B94" w:rsidRDefault="00BD4B94">
      <w:pPr>
        <w:spacing w:line="240" w:lineRule="auto"/>
      </w:pPr>
      <w:r>
        <w:separator/>
      </w:r>
    </w:p>
  </w:footnote>
  <w:footnote w:type="continuationSeparator" w:id="0">
    <w:p w14:paraId="650D716E" w14:textId="77777777" w:rsidR="00BD4B94" w:rsidRDefault="00BD4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0213D" w:rsidRDefault="00B0213D">
    <w:pPr>
      <w:pStyle w:val="Header"/>
    </w:pPr>
    <w:r>
      <w:t>MHW, SSWS, and Washington Kelp Forests</w:t>
    </w:r>
  </w:p>
  <w:p w14:paraId="74E2BB90" w14:textId="77777777" w:rsidR="00B0213D" w:rsidRDefault="00B02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675&lt;/item&gt;&lt;item&gt;8680&lt;/item&gt;&lt;item&gt;8681&lt;/item&gt;&lt;item&gt;8682&lt;/item&gt;&lt;item&gt;8683&lt;/item&gt;&lt;item&gt;8684&lt;/item&gt;&lt;item&gt;8685&lt;/item&gt;&lt;item&gt;8686&lt;/item&gt;&lt;item&gt;8691&lt;/item&gt;&lt;item&gt;8693&lt;/item&gt;&lt;item&gt;8694&lt;/item&gt;&lt;item&gt;8701&lt;/item&gt;&lt;item&gt;8703&lt;/item&gt;&lt;item&gt;8708&lt;/item&gt;&lt;item&gt;8711&lt;/item&gt;&lt;item&gt;8978&lt;/item&gt;&lt;item&gt;8987&lt;/item&gt;&lt;item&gt;9062&lt;/item&gt;&lt;item&gt;9063&lt;/item&gt;&lt;item&gt;9067&lt;/item&gt;&lt;item&gt;9069&lt;/item&gt;&lt;item&gt;9076&lt;/item&gt;&lt;item&gt;9077&lt;/item&gt;&lt;item&gt;9078&lt;/item&gt;&lt;item&gt;9080&lt;/item&gt;&lt;item&gt;9082&lt;/item&gt;&lt;item&gt;9083&lt;/item&gt;&lt;item&gt;9084&lt;/item&gt;&lt;item&gt;9085&lt;/item&gt;&lt;item&gt;9086&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2&lt;/item&gt;&lt;item&gt;9128&lt;/item&gt;&lt;item&gt;9130&lt;/item&gt;&lt;item&gt;9167&lt;/item&gt;&lt;item&gt;9210&lt;/item&gt;&lt;item&gt;9216&lt;/item&gt;&lt;item&gt;9263&lt;/item&gt;&lt;item&gt;9265&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668D"/>
    <w:rsid w:val="00057F18"/>
    <w:rsid w:val="00062C9E"/>
    <w:rsid w:val="0006327B"/>
    <w:rsid w:val="00073FAF"/>
    <w:rsid w:val="00075AD8"/>
    <w:rsid w:val="00084171"/>
    <w:rsid w:val="000919F8"/>
    <w:rsid w:val="00095645"/>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4E61"/>
    <w:rsid w:val="000E51C6"/>
    <w:rsid w:val="000F010D"/>
    <w:rsid w:val="000F1A32"/>
    <w:rsid w:val="000F1A73"/>
    <w:rsid w:val="000F3616"/>
    <w:rsid w:val="000F7008"/>
    <w:rsid w:val="000F7BB3"/>
    <w:rsid w:val="001024DD"/>
    <w:rsid w:val="00102626"/>
    <w:rsid w:val="00106C7E"/>
    <w:rsid w:val="00115A96"/>
    <w:rsid w:val="00115CEB"/>
    <w:rsid w:val="0011717F"/>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A5B6F"/>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42D"/>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2D5E"/>
    <w:rsid w:val="003736F9"/>
    <w:rsid w:val="0037379F"/>
    <w:rsid w:val="0038005C"/>
    <w:rsid w:val="00393849"/>
    <w:rsid w:val="003A393C"/>
    <w:rsid w:val="003A4E83"/>
    <w:rsid w:val="003A5C38"/>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05CB"/>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6F04"/>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4C42"/>
    <w:rsid w:val="004F69BD"/>
    <w:rsid w:val="004F7179"/>
    <w:rsid w:val="00500A49"/>
    <w:rsid w:val="005032AD"/>
    <w:rsid w:val="005056B6"/>
    <w:rsid w:val="00505DA7"/>
    <w:rsid w:val="005132B4"/>
    <w:rsid w:val="00513BEC"/>
    <w:rsid w:val="00517E1A"/>
    <w:rsid w:val="005241E2"/>
    <w:rsid w:val="005272B1"/>
    <w:rsid w:val="00537065"/>
    <w:rsid w:val="005450F5"/>
    <w:rsid w:val="005474ED"/>
    <w:rsid w:val="005504D7"/>
    <w:rsid w:val="00550F8A"/>
    <w:rsid w:val="0055342A"/>
    <w:rsid w:val="005550E0"/>
    <w:rsid w:val="00561309"/>
    <w:rsid w:val="005635FF"/>
    <w:rsid w:val="00570B15"/>
    <w:rsid w:val="00577222"/>
    <w:rsid w:val="00582DAD"/>
    <w:rsid w:val="00583812"/>
    <w:rsid w:val="00587473"/>
    <w:rsid w:val="00587703"/>
    <w:rsid w:val="0059317D"/>
    <w:rsid w:val="00594E7A"/>
    <w:rsid w:val="005A08BC"/>
    <w:rsid w:val="005A3E26"/>
    <w:rsid w:val="005B0D8C"/>
    <w:rsid w:val="005B4A45"/>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0FF9"/>
    <w:rsid w:val="00643C4E"/>
    <w:rsid w:val="006470AE"/>
    <w:rsid w:val="00647485"/>
    <w:rsid w:val="006511C6"/>
    <w:rsid w:val="00652986"/>
    <w:rsid w:val="0066097C"/>
    <w:rsid w:val="00666426"/>
    <w:rsid w:val="00667945"/>
    <w:rsid w:val="00671639"/>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55196"/>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5DB"/>
    <w:rsid w:val="00824D88"/>
    <w:rsid w:val="0083232F"/>
    <w:rsid w:val="008339DF"/>
    <w:rsid w:val="00840D86"/>
    <w:rsid w:val="00840E54"/>
    <w:rsid w:val="008445A1"/>
    <w:rsid w:val="00851108"/>
    <w:rsid w:val="00854208"/>
    <w:rsid w:val="008543FE"/>
    <w:rsid w:val="00857780"/>
    <w:rsid w:val="00866A69"/>
    <w:rsid w:val="008713DC"/>
    <w:rsid w:val="008717AD"/>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5B60"/>
    <w:rsid w:val="008F18DB"/>
    <w:rsid w:val="00902D95"/>
    <w:rsid w:val="00903F4B"/>
    <w:rsid w:val="00912CF7"/>
    <w:rsid w:val="009131C3"/>
    <w:rsid w:val="00917ACC"/>
    <w:rsid w:val="0093026C"/>
    <w:rsid w:val="00940588"/>
    <w:rsid w:val="009473A6"/>
    <w:rsid w:val="00961FEF"/>
    <w:rsid w:val="0097011C"/>
    <w:rsid w:val="009712B6"/>
    <w:rsid w:val="00975DE3"/>
    <w:rsid w:val="009809AE"/>
    <w:rsid w:val="00985276"/>
    <w:rsid w:val="00987E2B"/>
    <w:rsid w:val="009908C3"/>
    <w:rsid w:val="00990D2E"/>
    <w:rsid w:val="009A0781"/>
    <w:rsid w:val="009A42A8"/>
    <w:rsid w:val="009A4C23"/>
    <w:rsid w:val="009A515E"/>
    <w:rsid w:val="009B05CA"/>
    <w:rsid w:val="009B32D9"/>
    <w:rsid w:val="009B3D18"/>
    <w:rsid w:val="009B6679"/>
    <w:rsid w:val="009C7329"/>
    <w:rsid w:val="009C7CEF"/>
    <w:rsid w:val="009D1439"/>
    <w:rsid w:val="009E4B3C"/>
    <w:rsid w:val="009E6810"/>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637B7"/>
    <w:rsid w:val="00A74561"/>
    <w:rsid w:val="00A77569"/>
    <w:rsid w:val="00A77CCD"/>
    <w:rsid w:val="00A95862"/>
    <w:rsid w:val="00A960F3"/>
    <w:rsid w:val="00AA4B62"/>
    <w:rsid w:val="00AC1C0B"/>
    <w:rsid w:val="00AC1EC9"/>
    <w:rsid w:val="00AC7582"/>
    <w:rsid w:val="00AD0B4B"/>
    <w:rsid w:val="00AD50E7"/>
    <w:rsid w:val="00AE532B"/>
    <w:rsid w:val="00AF7326"/>
    <w:rsid w:val="00B0213D"/>
    <w:rsid w:val="00B03655"/>
    <w:rsid w:val="00B1443C"/>
    <w:rsid w:val="00B33C73"/>
    <w:rsid w:val="00B3658B"/>
    <w:rsid w:val="00B3666E"/>
    <w:rsid w:val="00B52794"/>
    <w:rsid w:val="00B52E81"/>
    <w:rsid w:val="00B620B8"/>
    <w:rsid w:val="00B76F1A"/>
    <w:rsid w:val="00B81532"/>
    <w:rsid w:val="00B816D1"/>
    <w:rsid w:val="00B86221"/>
    <w:rsid w:val="00B87680"/>
    <w:rsid w:val="00B91C6D"/>
    <w:rsid w:val="00B959D8"/>
    <w:rsid w:val="00BA56C3"/>
    <w:rsid w:val="00BA6E61"/>
    <w:rsid w:val="00BB49FB"/>
    <w:rsid w:val="00BC2B2F"/>
    <w:rsid w:val="00BD073A"/>
    <w:rsid w:val="00BD2B37"/>
    <w:rsid w:val="00BD4B94"/>
    <w:rsid w:val="00BD4D25"/>
    <w:rsid w:val="00BD54EB"/>
    <w:rsid w:val="00BE0413"/>
    <w:rsid w:val="00BE6862"/>
    <w:rsid w:val="00BE7D5F"/>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0F1"/>
    <w:rsid w:val="00CA4F65"/>
    <w:rsid w:val="00CB3CB8"/>
    <w:rsid w:val="00CB5830"/>
    <w:rsid w:val="00CC6507"/>
    <w:rsid w:val="00CD14A9"/>
    <w:rsid w:val="00CE183E"/>
    <w:rsid w:val="00CE37D1"/>
    <w:rsid w:val="00CF1D39"/>
    <w:rsid w:val="00CF55DA"/>
    <w:rsid w:val="00D02148"/>
    <w:rsid w:val="00D03DD5"/>
    <w:rsid w:val="00D056AD"/>
    <w:rsid w:val="00D21F00"/>
    <w:rsid w:val="00D32FEB"/>
    <w:rsid w:val="00D37C89"/>
    <w:rsid w:val="00D43572"/>
    <w:rsid w:val="00D44AD3"/>
    <w:rsid w:val="00D45A0C"/>
    <w:rsid w:val="00D46EA9"/>
    <w:rsid w:val="00D471EF"/>
    <w:rsid w:val="00D51BF1"/>
    <w:rsid w:val="00D56BFF"/>
    <w:rsid w:val="00D60B7A"/>
    <w:rsid w:val="00D6342E"/>
    <w:rsid w:val="00D7682F"/>
    <w:rsid w:val="00D844E2"/>
    <w:rsid w:val="00D86E80"/>
    <w:rsid w:val="00D9376B"/>
    <w:rsid w:val="00D976F6"/>
    <w:rsid w:val="00D97A8B"/>
    <w:rsid w:val="00DB5A47"/>
    <w:rsid w:val="00DB66C3"/>
    <w:rsid w:val="00DB700E"/>
    <w:rsid w:val="00DC6165"/>
    <w:rsid w:val="00DD18BE"/>
    <w:rsid w:val="00DD1DFC"/>
    <w:rsid w:val="00DF3406"/>
    <w:rsid w:val="00E00989"/>
    <w:rsid w:val="00E03642"/>
    <w:rsid w:val="00E04C2B"/>
    <w:rsid w:val="00E0712B"/>
    <w:rsid w:val="00E17915"/>
    <w:rsid w:val="00E213AA"/>
    <w:rsid w:val="00E24698"/>
    <w:rsid w:val="00E258D6"/>
    <w:rsid w:val="00E41B65"/>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A5F2A"/>
    <w:rsid w:val="00EB252F"/>
    <w:rsid w:val="00EB6CBF"/>
    <w:rsid w:val="00EB73DE"/>
    <w:rsid w:val="00EC23C2"/>
    <w:rsid w:val="00EC31C5"/>
    <w:rsid w:val="00EC7E12"/>
    <w:rsid w:val="00ED1426"/>
    <w:rsid w:val="00ED2149"/>
    <w:rsid w:val="00ED494A"/>
    <w:rsid w:val="00ED78A5"/>
    <w:rsid w:val="00EE7141"/>
    <w:rsid w:val="00EE7664"/>
    <w:rsid w:val="00EF0B3C"/>
    <w:rsid w:val="00F10156"/>
    <w:rsid w:val="00F108CB"/>
    <w:rsid w:val="00F10EDC"/>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4247"/>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70C15-79EC-41A3-AE26-926F2254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40</Pages>
  <Words>18790</Words>
  <Characters>107103</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40</cp:revision>
  <dcterms:created xsi:type="dcterms:W3CDTF">2022-08-26T18:39:00Z</dcterms:created>
  <dcterms:modified xsi:type="dcterms:W3CDTF">2022-09-06T22:24:00Z</dcterms:modified>
</cp:coreProperties>
</file>