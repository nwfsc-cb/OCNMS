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bookmarkStart w:id="1" w:name="_GoBack"/>
      <w:bookmarkEnd w:id="1"/>
    </w:p>
    <w:p w14:paraId="304E66FD" w14:textId="77777777" w:rsidR="00471A3D" w:rsidRDefault="00EF0B3C">
      <w:pPr>
        <w:pStyle w:val="Heading1"/>
      </w:pPr>
      <w:bookmarkStart w:id="2" w:name="_bhqt7pcerkj" w:colFirst="0" w:colLast="0"/>
      <w:bookmarkEnd w:id="2"/>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3" w:name="_oskcvfm225a6" w:colFirst="0" w:colLast="0"/>
      <w:bookmarkEnd w:id="3"/>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4" w:author="Nick.Tolimieri" w:date="2022-09-09T14:57:00Z"/>
        </w:rPr>
        <w:pPrChange w:id="5" w:author="Nick.Tolimieri" w:date="2022-09-09T14:57:00Z">
          <w:pPr>
            <w:pStyle w:val="Heading1"/>
          </w:pPr>
        </w:pPrChange>
      </w:pPr>
      <w:bookmarkStart w:id="6" w:name="_wxxwabdve5uo" w:colFirst="0" w:colLast="0"/>
      <w:bookmarkEnd w:id="6"/>
      <w:del w:id="7"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8" w:author="Nick.Tolimieri" w:date="2022-09-09T15:14:00Z"/>
          <w:del w:id="9" w:author="Nick.Tolimieri [2]" w:date="2022-09-12T10:03:00Z"/>
        </w:rPr>
        <w:pPrChange w:id="10" w:author="Nick.Tolimieri" w:date="2022-09-09T14:57:00Z">
          <w:pPr>
            <w:pStyle w:val="Heading1"/>
          </w:pPr>
        </w:pPrChange>
      </w:pPr>
      <w:ins w:id="11" w:author="Nick.Tolimieri" w:date="2022-09-09T14:57:00Z">
        <w:del w:id="12" w:author="Nick.Tolimieri [2]" w:date="2022-09-12T10:03:00Z">
          <w:r w:rsidRPr="003C579D" w:rsidDel="00465AF9">
            <w:delText>Krumhansl et al 2016</w:delText>
          </w:r>
        </w:del>
      </w:ins>
      <w:ins w:id="13" w:author="Nick.Tolimieri" w:date="2022-09-09T15:10:00Z">
        <w:del w:id="14" w:author="Nick.Tolimieri [2]" w:date="2022-09-12T10:03:00Z">
          <w:r w:rsidR="00361D1E" w:rsidDel="00465AF9">
            <w:delText>; Ling 2009</w:delText>
          </w:r>
        </w:del>
      </w:ins>
      <w:ins w:id="15" w:author="Nick.Tolimieri" w:date="2022-09-09T15:14:00Z">
        <w:del w:id="16"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7" w:author="Nick.Tolimieri" w:date="2022-09-09T15:19:00Z"/>
          <w:del w:id="18" w:author="Nick.Tolimieri [2]" w:date="2022-09-12T10:03:00Z"/>
        </w:rPr>
        <w:pPrChange w:id="19" w:author="Nick.Tolimieri" w:date="2022-09-09T14:57:00Z">
          <w:pPr>
            <w:pStyle w:val="Heading1"/>
          </w:pPr>
        </w:pPrChange>
      </w:pPr>
      <w:ins w:id="20" w:author="Nick.Tolimieri" w:date="2022-09-09T15:20:00Z">
        <w:del w:id="21" w:author="Nick.Tolimieri [2]" w:date="2022-09-12T10:03:00Z">
          <w:r w:rsidDel="00465AF9">
            <w:delText>From Smale 202</w:delText>
          </w:r>
        </w:del>
        <w:del w:id="22" w:author="Nick.Tolimieri [2]" w:date="2022-09-12T08:40:00Z">
          <w:r w:rsidDel="00E643E3">
            <w:delText>2</w:delText>
          </w:r>
        </w:del>
      </w:ins>
    </w:p>
    <w:p w14:paraId="5EA28280" w14:textId="64863631" w:rsidR="005A7C0A" w:rsidDel="00465AF9" w:rsidRDefault="005A7C0A">
      <w:pPr>
        <w:pStyle w:val="ListParagraph"/>
        <w:numPr>
          <w:ilvl w:val="0"/>
          <w:numId w:val="7"/>
        </w:numPr>
        <w:rPr>
          <w:ins w:id="23" w:author="Nick.Tolimieri" w:date="2022-09-09T15:19:00Z"/>
          <w:del w:id="24" w:author="Nick.Tolimieri [2]" w:date="2022-09-12T10:03:00Z"/>
        </w:rPr>
        <w:pPrChange w:id="25" w:author="Nick.Tolimieri" w:date="2022-09-09T15:21:00Z">
          <w:pPr>
            <w:pStyle w:val="Heading1"/>
          </w:pPr>
        </w:pPrChange>
      </w:pPr>
      <w:ins w:id="26" w:author="Nick.Tolimieri" w:date="2022-09-09T15:20:00Z">
        <w:del w:id="27" w:author="Nick.Tolimieri [2]" w:date="2022-09-12T10:03:00Z">
          <w:r w:rsidDel="00465AF9">
            <w:delText>Tanaka et al 2012</w:delText>
          </w:r>
        </w:del>
      </w:ins>
      <w:ins w:id="28" w:author="Nick.Tolimieri" w:date="2022-09-09T15:21:00Z">
        <w:del w:id="29" w:author="Nick.Tolimieri [2]" w:date="2022-09-12T10:03:00Z">
          <w:r w:rsidDel="00465AF9">
            <w:delText>:</w:delText>
          </w:r>
        </w:del>
      </w:ins>
      <w:ins w:id="30" w:author="Nick.Tolimieri" w:date="2022-09-09T15:20:00Z">
        <w:del w:id="31"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2" w:author="Nick.Tolimieri" w:date="2022-09-09T15:24:00Z"/>
          <w:del w:id="33" w:author="Nick.Tolimieri [2]" w:date="2022-09-12T10:03:00Z"/>
        </w:rPr>
        <w:pPrChange w:id="34" w:author="Nick.Tolimieri" w:date="2022-09-09T15:21:00Z">
          <w:pPr>
            <w:pStyle w:val="Heading1"/>
          </w:pPr>
        </w:pPrChange>
      </w:pPr>
      <w:ins w:id="35" w:author="Nick.Tolimieri" w:date="2022-09-09T15:20:00Z">
        <w:del w:id="36" w:author="Nick.Tolimieri [2]" w:date="2022-09-12T10:03:00Z">
          <w:r w:rsidDel="00465AF9">
            <w:delText xml:space="preserve">Smale &amp; Wernberg 2013, Werberg et al 2016: </w:delText>
          </w:r>
        </w:del>
      </w:ins>
      <w:ins w:id="37" w:author="Nick.Tolimieri" w:date="2022-09-09T15:21:00Z">
        <w:del w:id="38"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9" w:author="Nick.Tolimieri" w:date="2022-09-09T15:26:00Z"/>
          <w:del w:id="40" w:author="Nick.Tolimieri [2]" w:date="2022-09-12T10:03:00Z"/>
        </w:rPr>
        <w:pPrChange w:id="41" w:author="Nick.Tolimieri" w:date="2022-09-09T15:21:00Z">
          <w:pPr>
            <w:pStyle w:val="Heading1"/>
          </w:pPr>
        </w:pPrChange>
      </w:pPr>
      <w:ins w:id="42" w:author="Nick.Tolimieri" w:date="2022-09-09T15:24:00Z">
        <w:del w:id="43" w:author="Nick.Tolimieri [2]" w:date="2022-09-12T10:03:00Z">
          <w:r w:rsidDel="00465AF9">
            <w:delText xml:space="preserve">Thomsen et al 2019. </w:delText>
          </w:r>
        </w:del>
      </w:ins>
      <w:ins w:id="44" w:author="Nick.Tolimieri" w:date="2022-09-09T15:25:00Z">
        <w:del w:id="45" w:author="Nick.Tolimieri [2]" w:date="2022-09-12T10:03:00Z">
          <w:r w:rsidDel="00465AF9">
            <w:delText>New Zealand. MHW -&gt; loss of Durvill</w:delText>
          </w:r>
        </w:del>
      </w:ins>
      <w:ins w:id="46" w:author="Nick.Tolimieri" w:date="2022-09-09T15:26:00Z">
        <w:del w:id="47" w:author="Nick.Tolimieri [2]" w:date="2022-09-12T10:03:00Z">
          <w:r w:rsidDel="00465AF9">
            <w:delText>a</w:delText>
          </w:r>
        </w:del>
      </w:ins>
      <w:ins w:id="48" w:author="Nick.Tolimieri" w:date="2022-09-09T15:25:00Z">
        <w:del w:id="49" w:author="Nick.Tolimieri [2]" w:date="2022-09-12T10:03:00Z">
          <w:r w:rsidDel="00465AF9">
            <w:delText xml:space="preserve">ea </w:delText>
          </w:r>
        </w:del>
      </w:ins>
      <w:ins w:id="50" w:author="Nick.Tolimieri" w:date="2022-09-09T15:26:00Z">
        <w:del w:id="51"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2" w:author="Nick.Tolimieri [2]" w:date="2022-09-12T10:03:00Z"/>
          <w:rPrChange w:id="53" w:author="Nick.Tolimieri" w:date="2022-09-09T14:57:00Z">
            <w:rPr>
              <w:del w:id="54" w:author="Nick.Tolimieri [2]" w:date="2022-09-12T10:03:00Z"/>
              <w:shd w:val="clear" w:color="auto" w:fill="FFF2CC"/>
            </w:rPr>
          </w:rPrChange>
        </w:rPr>
        <w:pPrChange w:id="55" w:author="Nick.Tolimieri" w:date="2022-09-09T15:21:00Z">
          <w:pPr>
            <w:pStyle w:val="Heading1"/>
          </w:pPr>
        </w:pPrChange>
      </w:pPr>
      <w:ins w:id="56" w:author="Nick.Tolimieri" w:date="2022-09-09T15:27:00Z">
        <w:del w:id="57" w:author="Nick.Tolimieri [2]" w:date="2022-09-12T10:03:00Z">
          <w:r w:rsidDel="00465AF9">
            <w:delText>Wernberg 2013. MHW loss of kelp etc.</w:delText>
          </w:r>
        </w:del>
      </w:ins>
    </w:p>
    <w:p w14:paraId="56F3B5B6" w14:textId="6EDBC5E4" w:rsidR="00DC6699" w:rsidRDefault="00713E05">
      <w:pPr>
        <w:rPr>
          <w:ins w:id="58" w:author="Nick.Tolimieri [2]" w:date="2022-09-12T13:51:00Z"/>
        </w:rPr>
      </w:pPr>
      <w:bookmarkStart w:id="59" w:name="_gjdgxs" w:colFirst="0" w:colLast="0"/>
      <w:bookmarkEnd w:id="59"/>
      <w:ins w:id="60" w:author="Nick.Tolimieri [2]" w:date="2022-09-12T08:43:00Z">
        <w:r>
          <w:t>Kelps</w:t>
        </w:r>
      </w:ins>
      <w:ins w:id="61" w:author="Nick.Tolimieri [2]" w:date="2022-09-12T13:48:00Z">
        <w:r w:rsidR="00DD540F">
          <w:t xml:space="preserve"> fores</w:t>
        </w:r>
        <w:r w:rsidR="00DD540F" w:rsidRPr="00556BF1">
          <w:t>ts are</w:t>
        </w:r>
      </w:ins>
      <w:del w:id="62" w:author="Nick.Tolimieri [2]" w:date="2022-09-12T13:37:00Z">
        <w:r w:rsidR="00645DF5" w:rsidRPr="00556BF1" w:rsidDel="00645DF5">
          <w:rPr>
            <w:rPrChange w:id="63" w:author="Nick.Tolimieri [2]" w:date="2022-09-12T13:49:00Z">
              <w:rPr/>
            </w:rPrChange>
          </w:rPr>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556BF1" w:rsidDel="00645DF5">
          <w:rPr>
            <w:rPrChange w:id="64" w:author="Nick.Tolimieri [2]" w:date="2022-09-12T13:49:00Z">
              <w:rPr/>
            </w:rPrChange>
          </w:rPr>
          <w:fldChar w:fldCharType="separate"/>
        </w:r>
        <w:r w:rsidR="00645DF5" w:rsidRPr="00556BF1" w:rsidDel="00645DF5">
          <w:rPr>
            <w:noProof/>
          </w:rPr>
          <w:delText>(Teagle et al. 2017)</w:delText>
        </w:r>
        <w:r w:rsidR="00645DF5" w:rsidRPr="00556BF1" w:rsidDel="00645DF5">
          <w:rPr>
            <w:rPrChange w:id="65" w:author="Nick.Tolimieri [2]" w:date="2022-09-12T13:49:00Z">
              <w:rPr/>
            </w:rPrChange>
          </w:rPr>
          <w:fldChar w:fldCharType="end"/>
        </w:r>
      </w:del>
      <w:ins w:id="66" w:author="Nick.Tolimieri [2]" w:date="2022-09-12T13:29:00Z">
        <w:r w:rsidR="00645DF5" w:rsidRPr="00556BF1">
          <w:t xml:space="preserve"> </w:t>
        </w:r>
      </w:ins>
      <w:ins w:id="67" w:author="Nick.Tolimieri [2]" w:date="2022-09-12T13:23:00Z">
        <w:r w:rsidR="008124B9" w:rsidRPr="00556BF1">
          <w:t>iconic</w:t>
        </w:r>
      </w:ins>
      <w:ins w:id="68" w:author="Nick.Tolimieri [2]" w:date="2022-09-12T13:39:00Z">
        <w:r w:rsidR="00645DF5" w:rsidRPr="00556BF1">
          <w:rPr>
            <w:rPrChange w:id="69" w:author="Nick.Tolimieri [2]" w:date="2022-09-12T13:49:00Z">
              <w:rPr>
                <w:highlight w:val="yellow"/>
              </w:rPr>
            </w:rPrChange>
          </w:rPr>
          <w:t xml:space="preserve"> </w:t>
        </w:r>
      </w:ins>
      <w:ins w:id="70" w:author="Nick.Tolimieri [2]" w:date="2022-09-12T13:23:00Z">
        <w:r w:rsidR="008124B9" w:rsidRPr="00556BF1">
          <w:t xml:space="preserve">nearshore habitats </w:t>
        </w:r>
      </w:ins>
      <w:ins w:id="71" w:author="Nick.Tolimieri [2]" w:date="2022-09-12T13:48:00Z">
        <w:r w:rsidR="00DD540F" w:rsidRPr="00556BF1">
          <w:t>found</w:t>
        </w:r>
      </w:ins>
      <w:ins w:id="72"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73" w:author="Nick.Tolimieri [2]" w:date="2022-09-12T13:48:00Z">
        <w:r w:rsidR="00DD540F">
          <w:t xml:space="preserve"> </w:t>
        </w:r>
      </w:ins>
      <w:ins w:id="74" w:author="Nick.Tolimieri [2]" w:date="2022-09-12T13:49:00Z">
        <w:r w:rsidR="00DD540F">
          <w:t>along approximately a quarter of the world’s shorelines</w:t>
        </w:r>
      </w:ins>
      <w:ins w:id="75"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6" w:author="Nick.Tolimieri [2]" w:date="2022-09-12T13:24:00Z">
        <w:r w:rsidR="008124B9">
          <w:t xml:space="preserve">. </w:t>
        </w:r>
      </w:ins>
      <w:ins w:id="77" w:author="Nick.Tolimieri [2]" w:date="2022-09-12T13:28:00Z">
        <w:r w:rsidR="00FA700E">
          <w:t xml:space="preserve">As foundations </w:t>
        </w:r>
      </w:ins>
      <w:ins w:id="78" w:author="Nick.Tolimieri [2]" w:date="2022-09-12T13:29:00Z">
        <w:r w:rsidR="00FA700E">
          <w:t>s</w:t>
        </w:r>
      </w:ins>
      <w:ins w:id="79" w:author="Nick.Tolimieri [2]" w:date="2022-09-12T13:28:00Z">
        <w:r w:rsidR="00FA700E">
          <w:t>pecies</w:t>
        </w:r>
      </w:ins>
      <w:del w:id="80" w:author="Nick.Tolimieri [2]" w:date="2022-09-12T13:56:00Z">
        <w:r w:rsidR="00764B74" w:rsidDel="00764B74">
          <w:delText>{Wernberg, 2019 #9287}</w:delText>
        </w:r>
      </w:del>
      <w:moveToRangeStart w:id="81" w:author="Nick.Tolimieri [2]" w:date="2022-09-12T13:54:00Z" w:name="move113883267"/>
      <w:moveTo w:id="82" w:author="Nick.Tolimieri [2]" w:date="2022-09-12T13:54:00Z">
        <w:del w:id="83"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4" w:author="Nick.Tolimieri [2]" w:date="2022-09-12T13:54:00Z">
        <w:del w:id="85" w:author="Nick.Tolimieri [2]" w:date="2022-09-12T13:54:00Z"/>
      </w:ins>
      <w:moveTo w:id="86" w:author="Nick.Tolimieri [2]" w:date="2022-09-12T13:54:00Z">
        <w:del w:id="87" w:author="Nick.Tolimieri [2]" w:date="2022-09-12T13:54:00Z">
          <w:r w:rsidR="00764B74" w:rsidDel="00764B74">
            <w:fldChar w:fldCharType="end"/>
          </w:r>
        </w:del>
      </w:moveTo>
      <w:ins w:id="88" w:author="Nick.Tolimieri [2]" w:date="2022-09-12T13:54:00Z">
        <w:del w:id="89" w:author="Nick.Tolimieri [2]" w:date="2022-09-12T13:54:00Z"/>
      </w:ins>
      <w:moveTo w:id="90" w:author="Nick.Tolimieri [2]" w:date="2022-09-12T13:54:00Z">
        <w:del w:id="91"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81"/>
      <w:del w:id="92" w:author="Nick.Tolimieri [2]" w:date="2022-09-12T13:56:00Z">
        <w:r w:rsidR="00764B74" w:rsidDel="00764B74">
          <w:delText>{Teagle, 2017 #9291}</w:delText>
        </w:r>
      </w:del>
      <w:ins w:id="93"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4" w:author="Nick.Tolimieri [2]" w:date="2022-09-12T13:28:00Z">
        <w:r w:rsidR="00FA700E">
          <w:t>,</w:t>
        </w:r>
      </w:ins>
      <w:ins w:id="95" w:author="Nick.Tolimieri [2]" w:date="2022-09-13T09:21:00Z">
        <w:r w:rsidR="00E734D7">
          <w:t xml:space="preserve"> these l</w:t>
        </w:r>
      </w:ins>
      <w:ins w:id="96" w:author="Nick.Tolimieri [2]" w:date="2022-09-12T13:28:00Z">
        <w:r w:rsidR="00FA700E">
          <w:t>arge brown algae</w:t>
        </w:r>
      </w:ins>
      <w:ins w:id="97" w:author="Nick.Tolimieri [2]" w:date="2022-09-13T09:21:00Z">
        <w:r w:rsidR="00E734D7">
          <w:t xml:space="preserve"> (</w:t>
        </w:r>
      </w:ins>
      <w:ins w:id="98" w:author="Nick.Tolimieri [2]" w:date="2022-09-12T13:52:00Z">
        <w:r w:rsidR="00764B74">
          <w:t>primarily</w:t>
        </w:r>
      </w:ins>
      <w:ins w:id="99" w:author="Nick.Tolimieri [2]" w:date="2022-09-12T13:53:00Z">
        <w:r w:rsidR="00764B74">
          <w:t xml:space="preserve"> </w:t>
        </w:r>
      </w:ins>
      <w:ins w:id="100" w:author="Nick.Tolimieri [2]" w:date="2022-09-12T13:52:00Z">
        <w:r w:rsidR="00764B74">
          <w:t>order Laminariales)</w:t>
        </w:r>
      </w:ins>
      <w:ins w:id="101" w:author="Nick.Tolimieri [2]" w:date="2022-09-12T13:53:00Z">
        <w:r w:rsidR="00764B74">
          <w:t xml:space="preserve"> provide </w:t>
        </w:r>
      </w:ins>
      <w:moveToRangeStart w:id="102" w:author="Nick.Tolimieri [2]" w:date="2022-09-12T13:51:00Z" w:name="move113883129"/>
      <w:moveTo w:id="103" w:author="Nick.Tolimieri [2]" w:date="2022-09-12T13:51:00Z">
        <w:del w:id="104" w:author="Nick.Tolimieri [2]" w:date="2022-09-12T14:00:00Z">
          <w:r w:rsidR="00DC6699" w:rsidDel="004775AB">
            <w:delText>including</w:delText>
          </w:r>
        </w:del>
      </w:moveTo>
      <w:ins w:id="105" w:author="Nick.Tolimieri [2]" w:date="2022-09-12T13:59:00Z">
        <w:r w:rsidR="0041566A">
          <w:t>biogenic</w:t>
        </w:r>
      </w:ins>
      <w:moveTo w:id="106" w:author="Nick.Tolimieri [2]" w:date="2022-09-12T13:51:00Z">
        <w:r w:rsidR="00DC6699">
          <w:t xml:space="preserve"> habitat</w:t>
        </w:r>
        <w:del w:id="107" w:author="Nick.Tolimieri [2]" w:date="2022-09-12T13:59:00Z">
          <w:r w:rsidR="00DC6699" w:rsidDel="0041566A">
            <w:delText xml:space="preserve"> provisioning</w:delText>
          </w:r>
        </w:del>
        <w:r w:rsidR="00DC6699">
          <w:t xml:space="preserve"> </w:t>
        </w:r>
      </w:moveTo>
      <w:ins w:id="108" w:author="Nick.Tolimieri [2]" w:date="2022-09-12T14:01:00Z">
        <w:r w:rsidR="004775AB">
          <w:t xml:space="preserve">for many species and </w:t>
        </w:r>
      </w:ins>
      <w:ins w:id="109" w:author="Nick.Tolimieri [2]" w:date="2022-09-12T14:02:00Z">
        <w:r w:rsidR="004775AB">
          <w:t xml:space="preserve">form the basis of </w:t>
        </w:r>
      </w:ins>
      <w:moveTo w:id="110" w:author="Nick.Tolimieri [2]" w:date="2022-09-12T13:51:00Z">
        <w:del w:id="111" w:author="Nick.Tolimieri [2]" w:date="2022-09-12T14:03:00Z">
          <w:r w:rsidR="00DC6699" w:rsidDel="004775AB">
            <w:delText xml:space="preserve">and enhanced </w:delText>
          </w:r>
        </w:del>
      </w:moveTo>
      <w:ins w:id="112" w:author="Nick.Tolimieri [2]" w:date="2022-09-12T14:03:00Z">
        <w:r w:rsidR="004775AB">
          <w:t xml:space="preserve">highly </w:t>
        </w:r>
      </w:ins>
      <w:moveTo w:id="113" w:author="Nick.Tolimieri [2]" w:date="2022-09-12T13:51:00Z">
        <w:r w:rsidR="00DC6699">
          <w:t>productiv</w:t>
        </w:r>
        <w:del w:id="114" w:author="Nick.Tolimieri [2]" w:date="2022-09-12T14:03:00Z">
          <w:r w:rsidR="00DC6699" w:rsidDel="004775AB">
            <w:delText>ity</w:delText>
          </w:r>
        </w:del>
      </w:moveTo>
      <w:ins w:id="115" w:author="Nick.Tolimieri [2]" w:date="2022-09-12T14:03:00Z">
        <w:r w:rsidR="004775AB">
          <w:t>e, diverse and complex</w:t>
        </w:r>
      </w:ins>
      <w:moveTo w:id="116" w:author="Nick.Tolimieri [2]" w:date="2022-09-12T13:51:00Z">
        <w:del w:id="117" w:author="Nick.Tolimieri [2]" w:date="2022-09-12T14:03:00Z">
          <w:r w:rsidR="00DC6699" w:rsidDel="004775AB">
            <w:delText xml:space="preserve"> of</w:delText>
          </w:r>
        </w:del>
        <w:r w:rsidR="00DC6699">
          <w:t xml:space="preserve"> nearshore food web</w:t>
        </w:r>
      </w:moveTo>
      <w:ins w:id="118" w:author="Nick.Tolimieri" w:date="2022-09-14T09:29:00Z">
        <w:r w:rsidR="00D95616">
          <w:t>s</w:t>
        </w:r>
      </w:ins>
      <w:ins w:id="119"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20" w:author="Nick.Tolimieri [2]" w:date="2022-09-12T13:51:00Z">
        <w:del w:id="121" w:author="Nick.Tolimieri [2]" w:date="2022-09-13T09:17:00Z">
          <w:r w:rsidR="00DC6699" w:rsidDel="00260681">
            <w:delText xml:space="preserve">s </w:delText>
          </w:r>
        </w:del>
      </w:moveTo>
      <w:del w:id="122"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23" w:author="Nick.Tolimieri [2]" w:date="2022-09-12T13:51:00Z">
        <w:del w:id="124" w:author="Nick.Tolimieri [2]" w:date="2022-09-12T14:03:00Z">
          <w:r w:rsidR="00DC6699" w:rsidDel="004775AB">
            <w:delText>, support for highly diverse and complex food webs</w:delText>
          </w:r>
        </w:del>
      </w:moveTo>
      <w:del w:id="125"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6" w:author="Nick.Tolimieri [2]" w:date="2022-09-12T13:51:00Z">
        <w:del w:id="127"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8" w:author="Nick.Tolimieri [2]" w:date="2022-09-12T14:03:00Z">
          <w:r w:rsidR="00DC6699" w:rsidDel="004775AB">
            <w:delText>,</w:delText>
          </w:r>
        </w:del>
      </w:moveTo>
      <w:ins w:id="129" w:author="Nick.Tolimieri [2]" w:date="2022-09-12T14:05:00Z">
        <w:r w:rsidR="004775AB">
          <w:t>. Kelps</w:t>
        </w:r>
      </w:ins>
      <w:moveTo w:id="130" w:author="Nick.Tolimieri [2]" w:date="2022-09-12T13:51:00Z">
        <w:del w:id="131" w:author="Nick.Tolimieri [2]" w:date="2022-09-12T14:05:00Z">
          <w:r w:rsidR="00DC6699" w:rsidDel="004775AB">
            <w:delText xml:space="preserve"> </w:delText>
          </w:r>
        </w:del>
      </w:moveTo>
      <w:ins w:id="132" w:author="Nick.Tolimieri [2]" w:date="2022-09-12T14:05:00Z">
        <w:r w:rsidR="004775AB">
          <w:t xml:space="preserve"> </w:t>
        </w:r>
      </w:ins>
      <w:moveTo w:id="133" w:author="Nick.Tolimieri [2]" w:date="2022-09-12T13:51:00Z">
        <w:r w:rsidR="00DC6699">
          <w:t xml:space="preserve">influence </w:t>
        </w:r>
      </w:moveTo>
      <w:ins w:id="134" w:author="Nick.Tolimieri [2]" w:date="2022-09-12T14:05:00Z">
        <w:r w:rsidR="004775AB">
          <w:t>nearshore</w:t>
        </w:r>
      </w:ins>
      <w:moveTo w:id="135" w:author="Nick.Tolimieri [2]" w:date="2022-09-12T13:51:00Z">
        <w:del w:id="136"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7" w:author="Nick.Tolimieri [2]" w:date="2022-09-12T13:51:00Z">
        <w:r w:rsidR="00DC6699">
          <w:t xml:space="preserve">, </w:t>
        </w:r>
      </w:moveTo>
      <w:ins w:id="138" w:author="Nick.Tolimieri [2]" w:date="2022-09-12T14:05:00Z">
        <w:r w:rsidR="004775AB">
          <w:t xml:space="preserve">provide </w:t>
        </w:r>
      </w:ins>
      <w:moveTo w:id="139"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40" w:author="Nick.Tolimieri [2]" w:date="2022-09-12T13:51:00Z">
        <w:r w:rsidR="00DC6699">
          <w:t xml:space="preserve">, and </w:t>
        </w:r>
      </w:moveTo>
      <w:ins w:id="141" w:author="Nick.Tolimieri [2]" w:date="2022-09-12T14:05:00Z">
        <w:r w:rsidR="004775AB">
          <w:t xml:space="preserve">increase </w:t>
        </w:r>
      </w:ins>
      <w:moveTo w:id="142"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43" w:author="Nick.Tolimieri [2]" w:date="2022-09-12T13:51:00Z">
        <w:r w:rsidR="00DC6699">
          <w:t xml:space="preserve">. By fueling nearshore production and providing extensive </w:t>
        </w:r>
        <w:del w:id="144" w:author="Nick.Tolimieri" w:date="2022-09-14T10:00:00Z">
          <w:r w:rsidR="00DC6699" w:rsidDel="005F5A0C">
            <w:delText>adult a</w:delText>
          </w:r>
        </w:del>
      </w:moveTo>
      <w:ins w:id="145" w:author="Nick.Tolimieri" w:date="2022-09-14T10:00:00Z">
        <w:r w:rsidR="005F5A0C">
          <w:t>juvenile a</w:t>
        </w:r>
      </w:ins>
      <w:moveTo w:id="146" w:author="Nick.Tolimieri [2]" w:date="2022-09-12T13:51:00Z">
        <w:r w:rsidR="00DC6699">
          <w:t xml:space="preserve">nd </w:t>
        </w:r>
        <w:del w:id="147" w:author="Nick.Tolimieri" w:date="2022-09-14T10:00:00Z">
          <w:r w:rsidR="00DC6699" w:rsidDel="005F5A0C">
            <w:delText>juvenile</w:delText>
          </w:r>
        </w:del>
      </w:moveTo>
      <w:ins w:id="148" w:author="Nick.Tolimieri" w:date="2022-09-14T10:00:00Z">
        <w:r w:rsidR="005F5A0C">
          <w:t>adult</w:t>
        </w:r>
      </w:ins>
      <w:moveTo w:id="149" w:author="Nick.Tolimieri [2]" w:date="2022-09-12T13:51:00Z">
        <w:r w:rsidR="00DC6699">
          <w:t xml:space="preserve"> fish habitat, kelp forests </w:t>
        </w:r>
        <w:del w:id="150"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51"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52"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53" w:author="Nick.Tolimieri [2]" w:date="2022-09-12T13:51:00Z">
        <w:r w:rsidR="00DC6699">
          <w:t>, maintaining services from kelp forests requires regional</w:t>
        </w:r>
      </w:moveTo>
      <w:ins w:id="154" w:author="Nick.Tolimieri [2]" w:date="2022-09-12T14:09:00Z">
        <w:r w:rsidR="00D6426C">
          <w:t>,</w:t>
        </w:r>
      </w:ins>
      <w:moveTo w:id="155" w:author="Nick.Tolimieri [2]" w:date="2022-09-12T13:51:00Z">
        <w:r w:rsidR="00DC6699">
          <w:t xml:space="preserve"> mechanistic studies to understand dynamic community responses.</w:t>
        </w:r>
      </w:moveTo>
      <w:moveToRangeEnd w:id="102"/>
    </w:p>
    <w:moveFromRangeStart w:id="156" w:author="Nick.Tolimieri [2]" w:date="2022-09-12T13:54:00Z" w:name="move113883267"/>
    <w:p w14:paraId="27B8AE9B" w14:textId="6AB04EF9" w:rsidR="00CB722B" w:rsidRDefault="00645DF5" w:rsidP="0086479B">
      <w:pPr>
        <w:rPr>
          <w:ins w:id="157" w:author="Nick.Tolimieri [2]" w:date="2022-09-12T16:09:00Z"/>
        </w:rPr>
      </w:pPr>
      <w:moveFrom w:id="158" w:author="Nick.Tolimieri [2]" w:date="2022-09-12T13:54:00Z">
        <w:del w:id="159"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60" w:author="Nick.Tolimieri [2]" w:date="2022-09-12T13:54:00Z"/>
      <w:moveFrom w:id="161" w:author="Nick.Tolimieri [2]" w:date="2022-09-12T13:54:00Z">
        <w:del w:id="162" w:author="Nick.Tolimieri [2]" w:date="2022-09-12T13:58:00Z">
          <w:r w:rsidR="00C17FE3" w:rsidDel="00764B74">
            <w:fldChar w:fldCharType="end"/>
          </w:r>
        </w:del>
      </w:moveFrom>
      <w:del w:id="163" w:author="Nick.Tolimieri [2]" w:date="2022-09-12T13:54:00Z"/>
      <w:moveFrom w:id="164" w:author="Nick.Tolimieri [2]" w:date="2022-09-12T13:54:00Z">
        <w:del w:id="165"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6"/>
      <w:del w:id="166"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7" w:author="Nick.Tolimieri [2]" w:date="2022-09-12T13:46:00Z">
        <w:r w:rsidR="00EF0B3C" w:rsidDel="00C17FE3">
          <w:delText>A</w:delText>
        </w:r>
      </w:del>
      <w:ins w:id="168" w:author="Nick.Tolimieri [2]" w:date="2022-09-12T13:46:00Z">
        <w:r w:rsidR="00C17FE3">
          <w:t>K</w:t>
        </w:r>
      </w:ins>
      <w:del w:id="169" w:author="Nick.Tolimieri [2]" w:date="2022-09-12T13:46:00Z">
        <w:r w:rsidR="00EF0B3C" w:rsidDel="00C17FE3">
          <w:delText xml:space="preserve"> rich body of literature and observation indicates that k</w:delText>
        </w:r>
      </w:del>
      <w:r w:rsidR="00EF0B3C">
        <w:t>elp forest</w:t>
      </w:r>
      <w:r w:rsidR="00EF0B3C" w:rsidRPr="00325DFE">
        <w:t>s</w:t>
      </w:r>
      <w:ins w:id="170" w:author="Nick.Tolimieri [2]" w:date="2022-09-12T13:25:00Z">
        <w:r w:rsidR="008124B9">
          <w:t xml:space="preserve"> </w:t>
        </w:r>
      </w:ins>
      <w:del w:id="171"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72" w:author="Nick.Tolimieri [2]" w:date="2022-08-26T11:40:00Z">
        <w:r w:rsidR="00EF0B3C" w:rsidDel="00E41B65">
          <w:delText xml:space="preserve">kelp </w:delText>
        </w:r>
      </w:del>
      <w:ins w:id="173" w:author="Nick.Tolimieri [2]" w:date="2022-08-26T11:40:00Z">
        <w:r w:rsidR="00E41B65">
          <w:t>kelp-</w:t>
        </w:r>
      </w:ins>
      <w:r w:rsidR="003A6A42">
        <w:t xml:space="preserve">dominated </w:t>
      </w:r>
      <w:ins w:id="174" w:author="Nick.Tolimieri [2]" w:date="2022-09-12T15:29:00Z">
        <w:r w:rsidR="004E5F53">
          <w:t xml:space="preserve">(i.e., kelp forests) </w:t>
        </w:r>
      </w:ins>
      <w:r w:rsidR="00EF0B3C">
        <w:t xml:space="preserve">to </w:t>
      </w:r>
      <w:del w:id="175" w:author="Nick.Tolimieri [2]" w:date="2022-08-26T11:41:00Z">
        <w:r w:rsidR="00EF0B3C" w:rsidDel="00E41B65">
          <w:delText xml:space="preserve">urchin </w:delText>
        </w:r>
      </w:del>
      <w:ins w:id="176" w:author="Nick.Tolimieri [2]" w:date="2022-08-26T11:41:00Z">
        <w:r w:rsidR="00E41B65">
          <w:t>urchin-</w:t>
        </w:r>
      </w:ins>
      <w:r w:rsidR="003A6A42">
        <w:t>dominated</w:t>
      </w:r>
      <w:ins w:id="177"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CB722B">
        <w:rPr>
          <w:rPrChange w:id="178"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 </w:instrText>
      </w:r>
      <w:r w:rsidR="00E878A1" w:rsidRPr="00CB722B">
        <w:rPr>
          <w:rPrChange w:id="179"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EN.CITE.DATA </w:instrText>
      </w:r>
      <w:r w:rsidR="00E878A1" w:rsidRPr="00CB722B">
        <w:rPr>
          <w:rPrChange w:id="180" w:author="Nick.Tolimieri [2]" w:date="2022-09-12T16:09:00Z">
            <w:rPr/>
          </w:rPrChange>
        </w:rPr>
      </w:r>
      <w:r w:rsidR="00E878A1" w:rsidRPr="00CB722B">
        <w:rPr>
          <w:rPrChange w:id="181" w:author="Nick.Tolimieri [2]" w:date="2022-09-12T16:09:00Z">
            <w:rPr/>
          </w:rPrChange>
        </w:rPr>
        <w:fldChar w:fldCharType="end"/>
      </w:r>
      <w:r w:rsidR="00E878A1" w:rsidRPr="00CB722B">
        <w:rPr>
          <w:rPrChange w:id="182" w:author="Nick.Tolimieri [2]" w:date="2022-09-12T16:09:00Z">
            <w:rPr/>
          </w:rPrChange>
        </w:rPr>
      </w:r>
      <w:r w:rsidR="00E878A1" w:rsidRPr="00CB722B">
        <w:rPr>
          <w:rPrChange w:id="183" w:author="Nick.Tolimieri [2]" w:date="2022-09-12T16:09:00Z">
            <w:rPr/>
          </w:rPrChange>
        </w:rPr>
        <w:fldChar w:fldCharType="separate"/>
      </w:r>
      <w:r w:rsidR="00E878A1" w:rsidRPr="00CB722B">
        <w:rPr>
          <w:noProof/>
        </w:rPr>
        <w:t>(Ling et al. 2015, Rogers-Bennett &amp; Catton 2019, Beas-Luna et al. 2020)</w:t>
      </w:r>
      <w:r w:rsidR="00E878A1" w:rsidRPr="00CB722B">
        <w:rPr>
          <w:rPrChange w:id="184" w:author="Nick.Tolimieri [2]" w:date="2022-09-12T16:09:00Z">
            <w:rPr/>
          </w:rPrChange>
        </w:rPr>
        <w:fldChar w:fldCharType="end"/>
      </w:r>
      <w:del w:id="185" w:author="Nick.Tolimieri [2]" w:date="2022-09-13T09:22:00Z">
        <w:r w:rsidR="00EF0B3C" w:rsidRPr="00CB722B" w:rsidDel="001A6E4D">
          <w:delText xml:space="preserve">. </w:delText>
        </w:r>
      </w:del>
      <w:ins w:id="186" w:author="Nick.Tolimieri [2]" w:date="2022-09-13T09:22:00Z">
        <w:r w:rsidR="001A6E4D">
          <w:t>, which poses</w:t>
        </w:r>
      </w:ins>
      <w:ins w:id="187" w:author="Nick.Tolimieri [2]" w:date="2022-09-12T16:09:00Z">
        <w:r w:rsidR="00CB722B" w:rsidRPr="00CB722B">
          <w:rPr>
            <w:rPrChange w:id="188" w:author="Nick.Tolimieri [2]" w:date="2022-09-12T16:09:00Z">
              <w:rPr>
                <w:highlight w:val="yellow"/>
              </w:rPr>
            </w:rPrChange>
          </w:rPr>
          <w:t xml:space="preserve"> a risk to the wide range of the valuable ecosystem functions provided by kelp forests </w:t>
        </w:r>
        <w:r w:rsidR="00CB722B" w:rsidRPr="00CB722B">
          <w:rPr>
            <w:rPrChange w:id="189"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90" w:author="Nick.Tolimieri [2]" w:date="2022-09-12T16:09:00Z">
              <w:rPr>
                <w:highlight w:val="yellow"/>
              </w:rPr>
            </w:rPrChange>
          </w:rPr>
          <w:instrText xml:space="preserve"> ADDIN EN.CITE </w:instrText>
        </w:r>
        <w:r w:rsidR="00CB722B" w:rsidRPr="00CB722B">
          <w:rPr>
            <w:rPrChange w:id="191"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92" w:author="Nick.Tolimieri [2]" w:date="2022-09-12T16:09:00Z">
              <w:rPr>
                <w:highlight w:val="yellow"/>
              </w:rPr>
            </w:rPrChange>
          </w:rPr>
          <w:instrText xml:space="preserve"> ADDIN EN.CITE.DATA </w:instrText>
        </w:r>
        <w:r w:rsidR="00CB722B" w:rsidRPr="00CB722B">
          <w:rPr>
            <w:rPrChange w:id="193" w:author="Nick.Tolimieri [2]" w:date="2022-09-12T16:09:00Z">
              <w:rPr/>
            </w:rPrChange>
          </w:rPr>
        </w:r>
        <w:r w:rsidR="00CB722B" w:rsidRPr="00CB722B">
          <w:rPr>
            <w:rPrChange w:id="194" w:author="Nick.Tolimieri [2]" w:date="2022-09-12T16:09:00Z">
              <w:rPr>
                <w:highlight w:val="yellow"/>
              </w:rPr>
            </w:rPrChange>
          </w:rPr>
          <w:fldChar w:fldCharType="end"/>
        </w:r>
        <w:r w:rsidR="00CB722B" w:rsidRPr="00CB722B">
          <w:rPr>
            <w:rPrChange w:id="195" w:author="Nick.Tolimieri [2]" w:date="2022-09-12T16:09:00Z">
              <w:rPr/>
            </w:rPrChange>
          </w:rPr>
        </w:r>
        <w:r w:rsidR="00CB722B" w:rsidRPr="00CB722B">
          <w:rPr>
            <w:rPrChange w:id="196" w:author="Nick.Tolimieri [2]" w:date="2022-09-12T16:09:00Z">
              <w:rPr>
                <w:highlight w:val="yellow"/>
              </w:rPr>
            </w:rPrChange>
          </w:rPr>
          <w:fldChar w:fldCharType="separate"/>
        </w:r>
        <w:r w:rsidR="00CB722B" w:rsidRPr="00CB722B">
          <w:rPr>
            <w:noProof/>
            <w:rPrChange w:id="197" w:author="Nick.Tolimieri [2]" w:date="2022-09-12T16:09:00Z">
              <w:rPr>
                <w:noProof/>
                <w:highlight w:val="yellow"/>
              </w:rPr>
            </w:rPrChange>
          </w:rPr>
          <w:t>(Smith et al. 2021, Smith &amp; Fox 2022)</w:t>
        </w:r>
        <w:r w:rsidR="00CB722B" w:rsidRPr="00CB722B">
          <w:rPr>
            <w:rPrChange w:id="198" w:author="Nick.Tolimieri [2]" w:date="2022-09-12T16:09:00Z">
              <w:rPr>
                <w:highlight w:val="yellow"/>
              </w:rPr>
            </w:rPrChange>
          </w:rPr>
          <w:fldChar w:fldCharType="end"/>
        </w:r>
        <w:r w:rsidR="00CB722B" w:rsidRPr="00CB722B">
          <w:rPr>
            <w:rPrChange w:id="199"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w:t>
      </w:r>
      <w:r w:rsidR="00EF0B3C">
        <w:lastRenderedPageBreak/>
        <w:t xml:space="preserve">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(Ling et al. 2009, Watson &amp; Estes 2011, Feehan &amp; Scheibling 2014, Ling et al. 2015, Shelton et al. 2018, Dunn et al. 2021)</w:t>
      </w:r>
      <w:r w:rsidR="00E878A1">
        <w:fldChar w:fldCharType="end"/>
      </w:r>
      <w:r w:rsidR="00EF0B3C">
        <w:t>.</w:t>
      </w:r>
      <w:ins w:id="200" w:author="Nick.Tolimieri [2]" w:date="2022-09-12T14:15:00Z">
        <w:r w:rsidR="00477568">
          <w:t xml:space="preserve"> </w:t>
        </w:r>
      </w:ins>
    </w:p>
    <w:p w14:paraId="44AE4F20" w14:textId="1417F366" w:rsidR="00BE2B28" w:rsidDel="003D0C71" w:rsidRDefault="00477568" w:rsidP="00BE2B28">
      <w:pPr>
        <w:rPr>
          <w:del w:id="201" w:author="Nick.Tolimieri [2]" w:date="2022-09-13T10:40:00Z"/>
          <w:moveTo w:id="202" w:author="Nick.Tolimieri [2]" w:date="2022-09-13T10:38:00Z"/>
        </w:rPr>
      </w:pPr>
      <w:ins w:id="203"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204" w:author="Nick.Tolimieri" w:date="2022-09-09T13:48:00Z">
        <w:r w:rsidR="00E06DBE">
          <w:t xml:space="preserve"> </w:t>
        </w:r>
      </w:ins>
      <w:ins w:id="205" w:author="Nick.Tolimieri [2]" w:date="2022-09-12T14:17:00Z">
        <w:r>
          <w:t xml:space="preserve">making them susceptible to both long-term </w:t>
        </w:r>
      </w:ins>
      <w:ins w:id="206" w:author="Nick.Tolimieri [2]" w:date="2022-09-12T14:18:00Z">
        <w:r>
          <w:t xml:space="preserve">ocean warming and the </w:t>
        </w:r>
      </w:ins>
      <w:ins w:id="207" w:author="Nick.Tolimieri [2]" w:date="2022-09-12T14:19:00Z">
        <w:r>
          <w:t>more</w:t>
        </w:r>
      </w:ins>
      <w:ins w:id="208" w:author="Nick.Tolimieri [2]" w:date="2022-09-12T14:37:00Z">
        <w:r w:rsidR="00C64A04">
          <w:t xml:space="preserve"> temporally</w:t>
        </w:r>
      </w:ins>
      <w:ins w:id="209"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10" w:author="Nick.Tolimieri [2]" w:date="2022-09-12T14:20:00Z">
        <w:r w:rsidR="00054418">
          <w:t>.</w:t>
        </w:r>
      </w:ins>
      <w:ins w:id="211" w:author="Nick.Tolimieri [2]" w:date="2022-09-13T10:38:00Z">
        <w:r w:rsidR="00BE2B28" w:rsidRPr="00BE2B28">
          <w:t xml:space="preserve"> </w:t>
        </w:r>
      </w:ins>
      <w:ins w:id="212"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13" w:author="Nick.Tolimieri [2]" w:date="2022-09-13T10:38:00Z" w:name="move113957939"/>
      <w:moveTo w:id="214" w:author="Nick.Tolimieri [2]" w:date="2022-09-13T10:38:00Z">
        <w:del w:id="215" w:author="Nick.Tolimieri" w:date="2022-09-14T09:31:00Z">
          <w:r w:rsidR="00BE2B28" w:rsidRPr="00D95616" w:rsidDel="00D95616">
            <w:delText>While</w:delText>
          </w:r>
        </w:del>
      </w:moveTo>
      <w:ins w:id="216" w:author="Nick.Tolimieri [2]" w:date="2022-09-13T10:39:00Z">
        <w:del w:id="217" w:author="Nick.Tolimieri" w:date="2022-09-14T09:31:00Z">
          <w:r w:rsidR="00BE2B28" w:rsidRPr="00D95616" w:rsidDel="00D95616">
            <w:delText xml:space="preserve"> sea surface temperature (</w:delText>
          </w:r>
        </w:del>
      </w:ins>
      <w:moveTo w:id="218" w:author="Nick.Tolimieri [2]" w:date="2022-09-13T10:38:00Z">
        <w:del w:id="219" w:author="Nick.Tolimieri" w:date="2022-09-14T09:31:00Z">
          <w:r w:rsidR="00BE2B28" w:rsidRPr="00D95616" w:rsidDel="00D95616">
            <w:delText xml:space="preserve"> SST</w:delText>
          </w:r>
        </w:del>
      </w:moveTo>
      <w:ins w:id="220" w:author="Nick.Tolimieri [2]" w:date="2022-09-13T10:39:00Z">
        <w:del w:id="221" w:author="Nick.Tolimieri" w:date="2022-09-14T09:31:00Z">
          <w:r w:rsidR="00BE2B28" w:rsidRPr="00D95616" w:rsidDel="00D95616">
            <w:delText>)</w:delText>
          </w:r>
        </w:del>
      </w:ins>
      <w:moveTo w:id="222" w:author="Nick.Tolimieri [2]" w:date="2022-09-13T10:38:00Z">
        <w:del w:id="223"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24" w:author="Nick.Tolimieri [2]" w:date="2022-09-13T10:48:00Z">
        <w:del w:id="225" w:author="Nick.Tolimieri" w:date="2022-09-14T09:31:00Z">
          <w:r w:rsidR="000E2647" w:rsidRPr="00D95616" w:rsidDel="00D95616">
            <w:delText xml:space="preserve"> especially the availability of nutrients</w:delText>
          </w:r>
        </w:del>
      </w:ins>
      <w:moveTo w:id="226" w:author="Nick.Tolimieri [2]" w:date="2022-09-13T10:38:00Z">
        <w:del w:id="227" w:author="Nick.Tolimieri" w:date="2022-09-14T09:31:00Z">
          <w:r w:rsidR="00BE2B28" w:rsidRPr="00D95616" w:rsidDel="00D95616">
            <w:delText xml:space="preserve"> which are difficult to disentangle </w:delText>
          </w:r>
          <w:r w:rsidR="00BE2B28" w:rsidRPr="00D95616" w:rsidDel="00D95616">
            <w:rPr>
              <w:rPrChange w:id="228" w:author="Nick.Tolimieri" w:date="2022-09-14T09:31:00Z">
                <w:rPr/>
              </w:rPrChange>
            </w:rPr>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D95616" w:rsidDel="00D95616">
            <w:rPr>
              <w:rPrChange w:id="229" w:author="Nick.Tolimieri" w:date="2022-09-14T09:31:00Z">
                <w:rPr/>
              </w:rPrChange>
            </w:rPr>
            <w:fldChar w:fldCharType="separate"/>
          </w:r>
          <w:r w:rsidR="00BE2B28" w:rsidRPr="00D95616" w:rsidDel="00D95616">
            <w:rPr>
              <w:noProof/>
            </w:rPr>
            <w:delText>(Straub et al. 2019)</w:delText>
          </w:r>
          <w:r w:rsidR="00BE2B28" w:rsidRPr="00D95616" w:rsidDel="00D95616">
            <w:rPr>
              <w:rPrChange w:id="230" w:author="Nick.Tolimieri" w:date="2022-09-14T09:31:00Z">
                <w:rPr/>
              </w:rPrChange>
            </w:rPr>
            <w:fldChar w:fldCharType="end"/>
          </w:r>
          <w:r w:rsidR="00BE2B28" w:rsidRPr="00D95616" w:rsidDel="00D95616">
            <w:delText xml:space="preserve">. Specific to kelp research, </w:delText>
          </w:r>
        </w:del>
      </w:moveTo>
      <w:ins w:id="231" w:author="Nick.Tolimieri [2]" w:date="2022-09-13T10:48:00Z">
        <w:del w:id="232" w:author="Nick.Tolimieri" w:date="2022-09-14T09:31:00Z">
          <w:r w:rsidR="000E2647" w:rsidRPr="00D95616" w:rsidDel="00D95616">
            <w:delText>H</w:delText>
          </w:r>
        </w:del>
      </w:ins>
      <w:ins w:id="233" w:author="Nick.Tolimieri [2]" w:date="2022-09-13T10:46:00Z">
        <w:del w:id="234" w:author="Nick.Tolimieri" w:date="2022-09-14T09:31:00Z">
          <w:r w:rsidR="000E2647" w:rsidRPr="00D95616" w:rsidDel="00D95616">
            <w:delText xml:space="preserve">igh </w:delText>
          </w:r>
        </w:del>
      </w:ins>
      <w:moveTo w:id="235" w:author="Nick.Tolimieri [2]" w:date="2022-09-13T10:38:00Z">
        <w:del w:id="236" w:author="Nick.Tolimieri" w:date="2022-09-14T09:31:00Z">
          <w:r w:rsidR="00BE2B28" w:rsidRPr="00D95616" w:rsidDel="00D95616">
            <w:delText xml:space="preserve">SST </w:delText>
          </w:r>
        </w:del>
      </w:moveTo>
      <w:ins w:id="237" w:author="Nick.Tolimieri [2]" w:date="2022-09-13T10:46:00Z">
        <w:del w:id="238" w:author="Nick.Tolimieri" w:date="2022-09-14T09:31:00Z">
          <w:r w:rsidR="000E2647" w:rsidRPr="00D95616" w:rsidDel="00D95616">
            <w:delText xml:space="preserve">is often associated with low nutrient conditions, which can contribute to low </w:delText>
          </w:r>
        </w:del>
      </w:ins>
      <w:ins w:id="239" w:author="Nick.Tolimieri [2]" w:date="2022-09-13T10:48:00Z">
        <w:del w:id="240" w:author="Nick.Tolimieri" w:date="2022-09-14T09:31:00Z">
          <w:r w:rsidR="0059678B" w:rsidRPr="00D95616" w:rsidDel="00D95616">
            <w:delText xml:space="preserve">kelp </w:delText>
          </w:r>
        </w:del>
      </w:ins>
      <w:ins w:id="241" w:author="Nick.Tolimieri [2]" w:date="2022-09-13T10:46:00Z">
        <w:del w:id="242" w:author="Nick.Tolimieri" w:date="2022-09-14T09:31:00Z">
          <w:r w:rsidR="000E2647" w:rsidRPr="00D95616" w:rsidDel="00D95616">
            <w:delText>growth or die-offs</w:delText>
          </w:r>
        </w:del>
      </w:ins>
      <w:ins w:id="243" w:author="Nick.Tolimieri [2]" w:date="2022-09-13T10:49:00Z">
        <w:del w:id="244" w:author="Nick.Tolimieri" w:date="2022-09-14T09:31:00Z">
          <w:r w:rsidR="0059678B" w:rsidRPr="00D95616" w:rsidDel="00D95616">
            <w:delText xml:space="preserve"> </w:delText>
          </w:r>
        </w:del>
      </w:ins>
      <w:moveTo w:id="245" w:author="Nick.Tolimieri [2]" w:date="2022-09-13T10:38:00Z">
        <w:del w:id="246" w:author="Nick.Tolimieri" w:date="2022-09-14T09:31:00Z">
          <w:r w:rsidR="00BE2B28" w:rsidRPr="00D95616" w:rsidDel="00D95616">
            <w:delText>has been used as a proxy for nutrient conditions based on experimentally derived relationships</w:delText>
          </w:r>
        </w:del>
      </w:moveTo>
      <w:del w:id="247" w:author="Nick.Tolimieri" w:date="2022-09-14T09:31:00Z">
        <w:r w:rsidR="000E2647" w:rsidRPr="00D95616" w:rsidDel="00D95616">
          <w:rPr>
            <w:rPrChange w:id="248" w:author="Nick.Tolimieri" w:date="2022-09-14T09:31:00Z">
              <w:rPr/>
            </w:rPrChange>
          </w:rPr>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D95616" w:rsidDel="00D95616">
          <w:rPr>
            <w:rPrChange w:id="249" w:author="Nick.Tolimieri" w:date="2022-09-14T09:31:00Z">
              <w:rPr/>
            </w:rPrChange>
          </w:rPr>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D95616" w:rsidDel="00D95616">
          <w:rPr>
            <w:rPrChange w:id="250" w:author="Nick.Tolimieri" w:date="2022-09-14T09:31:00Z">
              <w:rPr/>
            </w:rPrChange>
          </w:rPr>
        </w:r>
        <w:r w:rsidR="000E2647" w:rsidRPr="00D95616" w:rsidDel="00D95616">
          <w:rPr>
            <w:rPrChange w:id="251" w:author="Nick.Tolimieri" w:date="2022-09-14T09:31:00Z">
              <w:rPr/>
            </w:rPrChange>
          </w:rPr>
          <w:fldChar w:fldCharType="end"/>
        </w:r>
        <w:r w:rsidR="000E2647" w:rsidRPr="00D95616" w:rsidDel="00D95616">
          <w:rPr>
            <w:rPrChange w:id="252" w:author="Nick.Tolimieri" w:date="2022-09-14T09:31:00Z">
              <w:rPr/>
            </w:rPrChange>
          </w:rPr>
        </w:r>
        <w:r w:rsidR="000E2647" w:rsidRPr="00D95616" w:rsidDel="00D95616">
          <w:rPr>
            <w:rPrChange w:id="253" w:author="Nick.Tolimieri" w:date="2022-09-14T09:31:00Z">
              <w:rPr/>
            </w:rPrChange>
          </w:rPr>
          <w:fldChar w:fldCharType="separate"/>
        </w:r>
        <w:r w:rsidR="000E2647" w:rsidRPr="00D95616" w:rsidDel="00D95616">
          <w:rPr>
            <w:noProof/>
          </w:rPr>
          <w:delText>(Wernberg et al. 2013, Wernberg et al. 2016)</w:delText>
        </w:r>
        <w:r w:rsidR="000E2647" w:rsidRPr="00D95616" w:rsidDel="00D95616">
          <w:rPr>
            <w:rPrChange w:id="254" w:author="Nick.Tolimieri" w:date="2022-09-14T09:31:00Z">
              <w:rPr/>
            </w:rPrChange>
          </w:rPr>
          <w:fldChar w:fldCharType="end"/>
        </w:r>
      </w:del>
      <w:moveTo w:id="255" w:author="Nick.Tolimieri [2]" w:date="2022-09-13T10:38:00Z">
        <w:del w:id="256" w:author="Nick.Tolimieri" w:date="2022-09-14T09:31:00Z">
          <w:r w:rsidR="00BE2B28" w:rsidRPr="00D95616" w:rsidDel="00D95616">
            <w:delText xml:space="preserve">   </w:delText>
          </w:r>
          <w:r w:rsidR="00BE2B28" w:rsidRPr="00D95616" w:rsidDel="00D95616">
            <w:rPr>
              <w:rPrChange w:id="257" w:author="Nick.Tolimieri" w:date="2022-09-14T09:31:00Z">
                <w:rPr/>
              </w:rPrChange>
            </w:rPr>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58" w:author="Nick.Tolimieri" w:date="2022-09-14T09:31:00Z">
        <w:r w:rsidR="0059678B" w:rsidRPr="00D95616" w:rsidDel="00D95616">
          <w:delInstrText xml:space="preserve"> ADDIN EN.CITE </w:delInstrText>
        </w:r>
        <w:r w:rsidR="0059678B" w:rsidRPr="00D95616" w:rsidDel="00D95616">
          <w:rPr>
            <w:rPrChange w:id="259" w:author="Nick.Tolimieri" w:date="2022-09-14T09:31:00Z">
              <w:rPr/>
            </w:rPrChange>
          </w:rPr>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D95616" w:rsidDel="00D95616">
          <w:rPr>
            <w:rPrChange w:id="260" w:author="Nick.Tolimieri" w:date="2022-09-14T09:31:00Z">
              <w:rPr/>
            </w:rPrChange>
          </w:rPr>
        </w:r>
        <w:r w:rsidR="0059678B" w:rsidRPr="00D95616" w:rsidDel="00D95616">
          <w:rPr>
            <w:rPrChange w:id="261" w:author="Nick.Tolimieri" w:date="2022-09-14T09:31:00Z">
              <w:rPr/>
            </w:rPrChange>
          </w:rPr>
          <w:fldChar w:fldCharType="end"/>
        </w:r>
      </w:del>
      <w:ins w:id="262" w:author="Nick.Tolimieri [2]" w:date="2022-09-13T10:38:00Z">
        <w:del w:id="263" w:author="Nick.Tolimieri" w:date="2022-09-14T09:31:00Z">
          <w:r w:rsidR="00BE2B28" w:rsidRPr="00D95616" w:rsidDel="00D95616">
            <w:rPr>
              <w:rPrChange w:id="264" w:author="Nick.Tolimieri" w:date="2022-09-14T09:31:00Z">
                <w:rPr/>
              </w:rPrChange>
            </w:rPr>
          </w:r>
        </w:del>
      </w:ins>
      <w:moveTo w:id="265" w:author="Nick.Tolimieri [2]" w:date="2022-09-13T10:38:00Z">
        <w:del w:id="266" w:author="Nick.Tolimieri" w:date="2022-09-14T09:31:00Z">
          <w:r w:rsidR="00BE2B28" w:rsidRPr="00D95616" w:rsidDel="00D95616">
            <w:rPr>
              <w:rPrChange w:id="267" w:author="Nick.Tolimieri" w:date="2022-09-14T09:31:00Z">
                <w:rPr/>
              </w:rPrChange>
            </w:rPr>
            <w:fldChar w:fldCharType="separate"/>
          </w:r>
        </w:del>
      </w:moveTo>
      <w:del w:id="268" w:author="Nick.Tolimieri" w:date="2022-09-14T09:31:00Z">
        <w:r w:rsidR="0059678B" w:rsidRPr="00D95616" w:rsidDel="00D95616">
          <w:rPr>
            <w:noProof/>
          </w:rPr>
          <w:delText>(e.g., Cavanaugh et al. 2011, Wernberg et al. 2016, Pfister et al. 2018, Smale 2020)</w:delText>
        </w:r>
      </w:del>
      <w:moveTo w:id="269" w:author="Nick.Tolimieri [2]" w:date="2022-09-13T10:38:00Z">
        <w:del w:id="270" w:author="Nick.Tolimieri" w:date="2022-09-14T09:31:00Z">
          <w:r w:rsidR="00BE2B28" w:rsidRPr="00D95616" w:rsidDel="00D95616">
            <w:rPr>
              <w:rPrChange w:id="271" w:author="Nick.Tolimieri" w:date="2022-09-14T09:31:00Z">
                <w:rPr/>
              </w:rPrChange>
            </w:rPr>
            <w:fldChar w:fldCharType="end"/>
          </w:r>
          <w:r w:rsidR="00BE2B28" w:rsidRPr="00D95616" w:rsidDel="00D95616">
            <w:delText>, while other</w:delText>
          </w:r>
        </w:del>
      </w:moveTo>
      <w:ins w:id="272" w:author="Nick.Tolimieri [2]" w:date="2022-09-13T10:57:00Z">
        <w:del w:id="273" w:author="Nick.Tolimieri" w:date="2022-09-14T09:31:00Z">
          <w:r w:rsidR="00D24EDC" w:rsidRPr="00D95616" w:rsidDel="00D95616">
            <w:delText>some</w:delText>
          </w:r>
        </w:del>
      </w:ins>
      <w:moveTo w:id="274" w:author="Nick.Tolimieri [2]" w:date="2022-09-13T10:38:00Z">
        <w:del w:id="275" w:author="Nick.Tolimieri" w:date="2022-09-14T09:31:00Z">
          <w:r w:rsidR="00BE2B28" w:rsidRPr="00D95616" w:rsidDel="00D95616">
            <w:delText xml:space="preserve"> studies suggest that elevated temperatures have independent physiological impacts  </w:delText>
          </w:r>
          <w:r w:rsidR="00BE2B28" w:rsidRPr="00D95616" w:rsidDel="00D95616">
            <w:rPr>
              <w:rPrChange w:id="276" w:author="Nick.Tolimieri" w:date="2022-09-14T09:31: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D95616" w:rsidDel="00D95616">
            <w:rPr>
              <w:rPrChange w:id="277" w:author="Nick.Tolimieri" w:date="2022-09-14T09:31: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78" w:author="Nick.Tolimieri [2]" w:date="2022-09-13T10:38:00Z">
        <w:del w:id="279" w:author="Nick.Tolimieri" w:date="2022-09-14T09:31:00Z">
          <w:r w:rsidR="00BE2B28" w:rsidRPr="00D95616" w:rsidDel="00D95616">
            <w:rPr>
              <w:rPrChange w:id="280" w:author="Nick.Tolimieri" w:date="2022-09-14T09:31:00Z">
                <w:rPr/>
              </w:rPrChange>
            </w:rPr>
          </w:r>
        </w:del>
      </w:ins>
      <w:moveTo w:id="281" w:author="Nick.Tolimieri [2]" w:date="2022-09-13T10:38:00Z">
        <w:del w:id="282" w:author="Nick.Tolimieri" w:date="2022-09-14T09:31:00Z">
          <w:r w:rsidR="00BE2B28" w:rsidRPr="00D95616" w:rsidDel="00D95616">
            <w:rPr>
              <w:rPrChange w:id="283" w:author="Nick.Tolimieri" w:date="2022-09-14T09:31:00Z">
                <w:rPr/>
              </w:rPrChange>
            </w:rPr>
            <w:fldChar w:fldCharType="end"/>
          </w:r>
        </w:del>
      </w:moveTo>
      <w:ins w:id="284" w:author="Nick.Tolimieri [2]" w:date="2022-09-13T10:38:00Z">
        <w:del w:id="285" w:author="Nick.Tolimieri" w:date="2022-09-14T09:31:00Z">
          <w:r w:rsidR="00BE2B28" w:rsidRPr="00D95616" w:rsidDel="00D95616">
            <w:rPr>
              <w:rPrChange w:id="286" w:author="Nick.Tolimieri" w:date="2022-09-14T09:31:00Z">
                <w:rPr/>
              </w:rPrChange>
            </w:rPr>
          </w:r>
        </w:del>
      </w:ins>
      <w:moveTo w:id="287" w:author="Nick.Tolimieri [2]" w:date="2022-09-13T10:38:00Z">
        <w:del w:id="288" w:author="Nick.Tolimieri" w:date="2022-09-14T09:31:00Z">
          <w:r w:rsidR="00BE2B28" w:rsidRPr="00D95616" w:rsidDel="00D95616">
            <w:rPr>
              <w:rPrChange w:id="289" w:author="Nick.Tolimieri" w:date="2022-09-14T09:31:00Z">
                <w:rPr/>
              </w:rPrChange>
            </w:rPr>
            <w:fldChar w:fldCharType="separate"/>
          </w:r>
          <w:r w:rsidR="00BE2B28" w:rsidRPr="00D95616" w:rsidDel="00D95616">
            <w:rPr>
              <w:noProof/>
            </w:rPr>
            <w:delText>(Muth et al. 2019, Hamilton et al. 2020)</w:delText>
          </w:r>
          <w:r w:rsidR="00BE2B28" w:rsidRPr="00D95616" w:rsidDel="00D95616">
            <w:rPr>
              <w:rPrChange w:id="290" w:author="Nick.Tolimieri" w:date="2022-09-14T09:31:00Z">
                <w:rPr/>
              </w:rPrChange>
            </w:rPr>
            <w:fldChar w:fldCharType="end"/>
          </w:r>
          <w:r w:rsidR="00BE2B28" w:rsidRPr="00D95616" w:rsidDel="00D95616">
            <w:delText>.</w:delText>
          </w:r>
          <w:r w:rsidR="00BE2B28" w:rsidDel="00D95616">
            <w:delText xml:space="preserve"> </w:delText>
          </w:r>
        </w:del>
      </w:moveTo>
    </w:p>
    <w:moveToRangeEnd w:id="213"/>
    <w:p w14:paraId="69526AA1" w14:textId="38EE89F2" w:rsidR="00C45824" w:rsidRDefault="00E878A1" w:rsidP="0086479B">
      <w:pPr>
        <w:rPr>
          <w:ins w:id="291" w:author="Nick.Tolimieri [2]" w:date="2022-09-12T10:33:00Z"/>
        </w:rPr>
      </w:pPr>
      <w:del w:id="292"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93" w:author="Nick.Tolimieri [2]" w:date="2022-09-12T14:37:00Z">
        <w:r w:rsidR="002E2D71">
          <w:t>R</w:t>
        </w:r>
      </w:ins>
      <w:ins w:id="294" w:author="Nick.Tolimieri [2]" w:date="2022-09-12T14:23:00Z">
        <w:r w:rsidR="00C65B06">
          <w:t>apid</w:t>
        </w:r>
      </w:ins>
      <w:ins w:id="295" w:author="Nick.Tolimieri [2]" w:date="2022-09-13T10:57:00Z">
        <w:r w:rsidR="00D24EDC">
          <w:t xml:space="preserve"> loss of </w:t>
        </w:r>
      </w:ins>
      <w:ins w:id="296" w:author="Nick.Tolimieri [2]" w:date="2022-09-12T14:23:00Z">
        <w:r w:rsidR="00C65B06">
          <w:t xml:space="preserve">kelp cover </w:t>
        </w:r>
      </w:ins>
      <w:ins w:id="297"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98" w:author="Nick.Tolimieri [2]" w:date="2022-09-12T14:57:00Z">
        <w:r w:rsidR="00C27952">
          <w:t xml:space="preserve"> </w:t>
        </w:r>
      </w:ins>
      <w:ins w:id="299" w:author="Nick.Tolimieri [2]" w:date="2022-09-12T14:24:00Z">
        <w:r w:rsidR="00C65B06">
          <w:t xml:space="preserve">have been </w:t>
        </w:r>
      </w:ins>
      <w:ins w:id="300" w:author="Nick.Tolimieri [2]" w:date="2022-09-12T14:25:00Z">
        <w:r w:rsidR="00C65B06">
          <w:t xml:space="preserve">documented in </w:t>
        </w:r>
      </w:ins>
      <w:ins w:id="301" w:author="Nick.Tolimieri [2]" w:date="2022-09-12T14:36:00Z">
        <w:r w:rsidR="00FA51A5">
          <w:t>N</w:t>
        </w:r>
      </w:ins>
      <w:ins w:id="302" w:author="Nick.Tolimieri [2]" w:date="2022-09-12T14:25:00Z">
        <w:r w:rsidR="00C65B06">
          <w:t>ew Zealand</w:t>
        </w:r>
      </w:ins>
      <w:ins w:id="303"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304" w:author="Nick.Tolimieri [2]" w:date="2022-09-12T14:25:00Z">
        <w:r w:rsidR="00C65B06">
          <w:t xml:space="preserve">, </w:t>
        </w:r>
      </w:ins>
      <w:ins w:id="305" w:author="Nick.Tolimieri [2]" w:date="2022-09-12T14:32:00Z">
        <w:r w:rsidR="00EC762E">
          <w:t xml:space="preserve">Western </w:t>
        </w:r>
      </w:ins>
      <w:ins w:id="306"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307" w:author="Nick.Tolimieri" w:date="2022-09-14T09:16:00Z">
        <w:r w:rsidR="00955F04">
          <w:t xml:space="preserve">, the North </w:t>
        </w:r>
      </w:ins>
      <w:ins w:id="308"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309" w:author="Nick.Tolimieri [2]" w:date="2022-09-12T14:25:00Z">
        <w:r w:rsidR="00C65B06">
          <w:t xml:space="preserve"> and </w:t>
        </w:r>
      </w:ins>
      <w:ins w:id="310" w:author="Nick.Tolimieri [2]" w:date="2022-09-13T09:24:00Z">
        <w:r w:rsidR="00692601">
          <w:t>some but not all regions of the n</w:t>
        </w:r>
      </w:ins>
      <w:ins w:id="311" w:author="Nick.Tolimieri [2]" w:date="2022-09-12T14:25:00Z">
        <w:r w:rsidR="00C65B06">
          <w:t>ortheast Pacific</w:t>
        </w:r>
      </w:ins>
      <w:ins w:id="312"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313" w:author="Nick.Tolimieri [2]" w:date="2022-09-13T10:49:00Z">
        <w:r w:rsidR="0059678B">
          <w:t>.</w:t>
        </w:r>
      </w:ins>
      <w:ins w:id="314" w:author="Nick.Tolimieri [2]" w:date="2022-09-12T14:25:00Z">
        <w:r w:rsidR="00E103F5">
          <w:t xml:space="preserve"> </w:t>
        </w:r>
      </w:ins>
      <w:ins w:id="315" w:author="Nick.Tolimieri" w:date="2022-09-14T09:31:00Z">
        <w:r w:rsidR="00D95616" w:rsidRPr="006F49BE">
          <w:t xml:space="preserve">While sea surface temperature (SST) is the primary parameter used to identify MHWs (Hobday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7A1E">
          <w:rPr>
            <w:rPrChange w:id="316"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A17A1E">
          <w:rPr>
            <w:rPrChange w:id="317"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A17A1E">
          <w:rPr>
            <w:rPrChange w:id="318" w:author="Nick.Tolimieri" w:date="2022-09-14T09:49:00Z">
              <w:rPr/>
            </w:rPrChange>
          </w:rPr>
        </w:r>
        <w:r w:rsidR="00D95616" w:rsidRPr="00A17A1E">
          <w:rPr>
            <w:rPrChange w:id="319" w:author="Nick.Tolimieri" w:date="2022-09-14T09:49:00Z">
              <w:rPr/>
            </w:rPrChange>
          </w:rPr>
          <w:fldChar w:fldCharType="end"/>
        </w:r>
        <w:r w:rsidR="00D95616" w:rsidRPr="00A17A1E">
          <w:rPr>
            <w:rPrChange w:id="320" w:author="Nick.Tolimieri" w:date="2022-09-14T09:49:00Z">
              <w:rPr/>
            </w:rPrChange>
          </w:rPr>
        </w:r>
        <w:r w:rsidR="00D95616" w:rsidRPr="00A17A1E">
          <w:rPr>
            <w:rPrChange w:id="321" w:author="Nick.Tolimieri" w:date="2022-09-14T09:49:00Z">
              <w:rPr/>
            </w:rPrChange>
          </w:rPr>
          <w:fldChar w:fldCharType="separate"/>
        </w:r>
        <w:r w:rsidR="00D95616" w:rsidRPr="00A17A1E">
          <w:rPr>
            <w:noProof/>
          </w:rPr>
          <w:t>(Muth et al. 2019, Hamilton et al. 2020)</w:t>
        </w:r>
        <w:r w:rsidR="00D95616" w:rsidRPr="00A17A1E">
          <w:rPr>
            <w:rPrChange w:id="322" w:author="Nick.Tolimieri" w:date="2022-09-14T09:49:00Z">
              <w:rPr/>
            </w:rPrChange>
          </w:rPr>
          <w:fldChar w:fldCharType="end"/>
        </w:r>
        <w:r w:rsidR="00D95616" w:rsidRPr="00A17A1E">
          <w:t>.</w:t>
        </w:r>
      </w:ins>
      <w:del w:id="323" w:author="Nick.Tolimieri [2]" w:date="2022-09-13T10:47:00Z">
        <w:r w:rsidRPr="00A17A1E" w:rsidDel="000E2647">
          <w:rPr>
            <w:rPrChange w:id="324" w:author="Nick.Tolimieri" w:date="2022-09-14T09:49:00Z">
              <w:rPr/>
            </w:rPrChange>
          </w:rPr>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A17A1E" w:rsidDel="000E2647">
          <w:rPr>
            <w:rPrChange w:id="325" w:author="Nick.Tolimieri" w:date="2022-09-14T09:49:00Z">
              <w:rPr/>
            </w:rPrChange>
          </w:rPr>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A17A1E" w:rsidDel="000E2647">
          <w:rPr>
            <w:rPrChange w:id="326" w:author="Nick.Tolimieri" w:date="2022-09-14T09:49:00Z">
              <w:rPr/>
            </w:rPrChange>
          </w:rPr>
        </w:r>
        <w:r w:rsidRPr="00A17A1E" w:rsidDel="000E2647">
          <w:rPr>
            <w:rPrChange w:id="327" w:author="Nick.Tolimieri" w:date="2022-09-14T09:49:00Z">
              <w:rPr/>
            </w:rPrChange>
          </w:rPr>
          <w:fldChar w:fldCharType="end"/>
        </w:r>
        <w:r w:rsidRPr="00A17A1E" w:rsidDel="000E2647">
          <w:rPr>
            <w:rPrChange w:id="328" w:author="Nick.Tolimieri" w:date="2022-09-14T09:49:00Z">
              <w:rPr/>
            </w:rPrChange>
          </w:rPr>
        </w:r>
        <w:r w:rsidRPr="00A17A1E" w:rsidDel="000E2647">
          <w:rPr>
            <w:rPrChange w:id="329" w:author="Nick.Tolimieri" w:date="2022-09-14T09:49:00Z">
              <w:rPr/>
            </w:rPrChange>
          </w:rPr>
          <w:fldChar w:fldCharType="separate"/>
        </w:r>
        <w:r w:rsidRPr="00A17A1E" w:rsidDel="000E2647">
          <w:rPr>
            <w:noProof/>
          </w:rPr>
          <w:delText>(Arafeh-Dalmau et al. 2019, Cavanaugh et al. 2019, Rogers-Bennett &amp; Catton 2019, Beas-Luna et al. 2020)</w:delText>
        </w:r>
        <w:r w:rsidRPr="00A17A1E" w:rsidDel="000E2647">
          <w:rPr>
            <w:rPrChange w:id="330" w:author="Nick.Tolimieri" w:date="2022-09-14T09:49:00Z">
              <w:rPr/>
            </w:rPrChange>
          </w:rPr>
          <w:fldChar w:fldCharType="end"/>
        </w:r>
      </w:del>
      <w:ins w:id="331" w:author="Nick.Tolimieri" w:date="2022-09-09T14:07:00Z">
        <w:del w:id="332" w:author="Nick.Tolimieri [2]" w:date="2022-09-12T14:37:00Z">
          <w:r w:rsidR="0062649E" w:rsidRPr="00A17A1E" w:rsidDel="002E2D71">
            <w:delText>W</w:delText>
          </w:r>
        </w:del>
        <w:del w:id="333" w:author="Nick.Tolimieri [2]" w:date="2022-09-13T10:47:00Z">
          <w:r w:rsidR="0062649E" w:rsidRPr="00A17A1E" w:rsidDel="000E2647">
            <w:delText xml:space="preserve">arm water </w:delText>
          </w:r>
        </w:del>
        <w:del w:id="334" w:author="Nick.Tolimieri [2]" w:date="2022-09-12T14:37:00Z">
          <w:r w:rsidR="0062649E" w:rsidRPr="00A17A1E" w:rsidDel="002E2D71">
            <w:delText>and</w:delText>
          </w:r>
        </w:del>
        <w:del w:id="335" w:author="Nick.Tolimieri [2]" w:date="2022-09-13T10:47:00Z">
          <w:r w:rsidR="0062649E" w:rsidRPr="00A17A1E" w:rsidDel="000E2647">
            <w:delText xml:space="preserve"> low nutrient availability lead to kelp loss</w:delText>
          </w:r>
        </w:del>
      </w:ins>
      <w:ins w:id="336" w:author="Nick.Tolimieri" w:date="2022-09-09T14:08:00Z">
        <w:del w:id="337" w:author="Nick.Tolimieri [2]" w:date="2022-09-13T10:47:00Z">
          <w:r w:rsidR="0062649E" w:rsidRPr="00A17A1E" w:rsidDel="000E2647">
            <w:delText xml:space="preserve"> </w:delText>
          </w:r>
        </w:del>
      </w:ins>
      <w:del w:id="338" w:author="Nick.Tolimieri [2]" w:date="2022-09-13T10:47:00Z">
        <w:r w:rsidRPr="00A17A1E" w:rsidDel="000E2647">
          <w:rPr>
            <w:rPrChange w:id="339" w:author="Nick.Tolimieri" w:date="2022-09-14T09:49: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A17A1E" w:rsidDel="000E2647">
          <w:rPr>
            <w:rPrChange w:id="340" w:author="Nick.Tolimieri" w:date="2022-09-14T09:49: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A17A1E" w:rsidDel="000E2647">
          <w:rPr>
            <w:rPrChange w:id="341" w:author="Nick.Tolimieri" w:date="2022-09-14T09:49:00Z">
              <w:rPr/>
            </w:rPrChange>
          </w:rPr>
        </w:r>
        <w:r w:rsidRPr="00A17A1E" w:rsidDel="000E2647">
          <w:rPr>
            <w:rPrChange w:id="342" w:author="Nick.Tolimieri" w:date="2022-09-14T09:49:00Z">
              <w:rPr/>
            </w:rPrChange>
          </w:rPr>
          <w:fldChar w:fldCharType="end"/>
        </w:r>
        <w:r w:rsidRPr="00A17A1E" w:rsidDel="000E2647">
          <w:rPr>
            <w:rPrChange w:id="343" w:author="Nick.Tolimieri" w:date="2022-09-14T09:49:00Z">
              <w:rPr/>
            </w:rPrChange>
          </w:rPr>
        </w:r>
        <w:r w:rsidRPr="00A17A1E" w:rsidDel="000E2647">
          <w:rPr>
            <w:rPrChange w:id="344" w:author="Nick.Tolimieri" w:date="2022-09-14T09:49:00Z">
              <w:rPr/>
            </w:rPrChange>
          </w:rPr>
          <w:fldChar w:fldCharType="separate"/>
        </w:r>
        <w:r w:rsidRPr="00A17A1E" w:rsidDel="000E2647">
          <w:rPr>
            <w:noProof/>
          </w:rPr>
          <w:delText>(Wernberg et al. 2013, Wernberg et al. 2016, Pfister et al. 2018, Smale 2020)</w:delText>
        </w:r>
        <w:r w:rsidRPr="00A17A1E" w:rsidDel="000E2647">
          <w:rPr>
            <w:rPrChange w:id="345" w:author="Nick.Tolimieri" w:date="2022-09-14T09:49:00Z">
              <w:rPr/>
            </w:rPrChange>
          </w:rPr>
          <w:fldChar w:fldCharType="end"/>
        </w:r>
      </w:del>
      <w:ins w:id="346" w:author="Nick.Tolimieri [2]" w:date="2022-09-13T10:43:00Z">
        <w:r w:rsidR="000E2647" w:rsidRPr="00A17A1E">
          <w:rPr>
            <w:rPrChange w:id="347" w:author="Nick.Tolimieri" w:date="2022-09-14T09:49:00Z">
              <w:rPr>
                <w:highlight w:val="yellow"/>
              </w:rPr>
            </w:rPrChange>
          </w:rPr>
          <w:t xml:space="preserve"> </w:t>
        </w:r>
      </w:ins>
      <w:ins w:id="348" w:author="Nick.Tolimieri" w:date="2022-09-09T14:07:00Z">
        <w:del w:id="349" w:author="Nick.Tolimieri [2]" w:date="2022-09-13T10:43:00Z">
          <w:r w:rsidR="0062649E" w:rsidRPr="00A17A1E" w:rsidDel="000E2647">
            <w:delText xml:space="preserve">, </w:delText>
          </w:r>
        </w:del>
      </w:ins>
      <w:ins w:id="350" w:author="Nick.Tolimieri" w:date="2022-09-09T14:08:00Z">
        <w:del w:id="351" w:author="Nick.Tolimieri [2]" w:date="2022-09-13T10:43:00Z">
          <w:r w:rsidR="0062649E" w:rsidRPr="00A17A1E" w:rsidDel="000E2647">
            <w:delText xml:space="preserve">while the effects of wave action can vary with species and species’ life-history </w:delText>
          </w:r>
        </w:del>
      </w:ins>
      <w:ins w:id="352" w:author="Nick.Tolimieri" w:date="2022-09-09T14:09:00Z">
        <w:del w:id="353" w:author="Nick.Tolimieri [2]" w:date="2022-09-13T10:43:00Z">
          <w:r w:rsidR="0062649E" w:rsidRPr="00A17A1E" w:rsidDel="000E2647">
            <w:delText>and the timing of impact</w:delText>
          </w:r>
        </w:del>
      </w:ins>
      <w:ins w:id="354" w:author="Nick.Tolimieri [2]" w:date="2022-09-13T10:43:00Z">
        <w:r w:rsidR="000E2647" w:rsidRPr="00A17A1E">
          <w:rPr>
            <w:rPrChange w:id="355" w:author="Nick.Tolimieri" w:date="2022-09-14T09:49:00Z">
              <w:rPr>
                <w:highlight w:val="yellow"/>
              </w:rPr>
            </w:rPrChange>
          </w:rPr>
          <w:t>Wave action</w:t>
        </w:r>
      </w:ins>
      <w:ins w:id="356" w:author="Nick.Tolimieri" w:date="2022-09-14T09:48:00Z">
        <w:r w:rsidR="00A17A1E" w:rsidRPr="00A17A1E">
          <w:rPr>
            <w:rPrChange w:id="357" w:author="Nick.Tolimieri" w:date="2022-09-14T09:49:00Z">
              <w:rPr>
                <w:highlight w:val="yellow"/>
              </w:rPr>
            </w:rPrChange>
          </w:rPr>
          <w:t xml:space="preserve"> while clearly important can have different impacts based on location and species life history</w:t>
        </w:r>
      </w:ins>
      <w:ins w:id="358" w:author="Nick.Tolimieri" w:date="2022-09-14T09:59:00Z">
        <w:r w:rsidR="00A57AD7">
          <w:t>—</w:t>
        </w:r>
      </w:ins>
      <w:ins w:id="359" w:author="Nick.Tolimieri" w:date="2022-09-14T09:48:00Z">
        <w:r w:rsidR="001B02BF">
          <w:t>both</w:t>
        </w:r>
      </w:ins>
      <w:ins w:id="360" w:author="Nick.Tolimieri" w:date="2022-09-14T09:59:00Z">
        <w:r w:rsidR="00A57AD7">
          <w:t xml:space="preserve"> </w:t>
        </w:r>
      </w:ins>
      <w:ins w:id="361" w:author="Nick.Tolimieri" w:date="2022-09-14T09:48:00Z">
        <w:r w:rsidR="001B02BF">
          <w:t xml:space="preserve">impacting kelps directly and by influencing herbivore behavior </w:t>
        </w:r>
      </w:ins>
      <w:ins w:id="362" w:author="Nick.Tolimieri [2]" w:date="2022-09-13T10:43:00Z">
        <w:del w:id="363" w:author="Nick.Tolimieri" w:date="2022-09-14T09:49:00Z">
          <w:r w:rsidR="000E2647" w:rsidRPr="00A17A1E" w:rsidDel="00A17A1E">
            <w:rPr>
              <w:rPrChange w:id="364" w:author="Nick.Tolimieri" w:date="2022-09-14T09:49:00Z">
                <w:rPr>
                  <w:highlight w:val="yellow"/>
                </w:rPr>
              </w:rPrChange>
            </w:rPr>
            <w:delText>…</w:delText>
          </w:r>
        </w:del>
      </w:ins>
      <w:r w:rsidRPr="00A17A1E">
        <w:rPr>
          <w:rPrChange w:id="365" w:author="Nick.Tolimieri" w:date="2022-09-14T09:49:00Z">
            <w:rPr/>
          </w:rPrChange>
        </w:rPr>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7A1E">
        <w:rPr>
          <w:rPrChange w:id="366" w:author="Nick.Tolimieri" w:date="2022-09-14T09:49:00Z">
            <w:rPr/>
          </w:rPrChange>
        </w:rPr>
      </w:r>
      <w:r w:rsidRPr="00A17A1E">
        <w:rPr>
          <w:rPrChange w:id="367" w:author="Nick.Tolimieri" w:date="2022-09-14T09:49:00Z">
            <w:rPr/>
          </w:rPrChange>
        </w:rPr>
        <w:fldChar w:fldCharType="separate"/>
      </w:r>
      <w:r w:rsidR="001B02BF">
        <w:rPr>
          <w:noProof/>
        </w:rPr>
        <w:t>(Dayton &amp; Tegner 1984, Siddon &amp; Witman 2003, Reed et al. 2011, Hamilton et al. 2020)</w:t>
      </w:r>
      <w:r w:rsidRPr="00A17A1E">
        <w:rPr>
          <w:rPrChange w:id="368" w:author="Nick.Tolimieri" w:date="2022-09-14T09:49:00Z">
            <w:rPr/>
          </w:rPrChange>
        </w:rPr>
        <w:fldChar w:fldCharType="end"/>
      </w:r>
      <w:ins w:id="369" w:author="Nick.Tolimieri" w:date="2022-09-09T14:08:00Z">
        <w:r w:rsidR="0062649E" w:rsidRPr="00A17A1E">
          <w:t>.</w:t>
        </w:r>
      </w:ins>
      <w:ins w:id="370" w:author="Nick.Tolimieri [2]" w:date="2022-09-13T10:32:00Z">
        <w:del w:id="371" w:author="Nick.Tolimieri" w:date="2022-09-14T09:51:00Z">
          <w:r w:rsidR="00CB317F" w:rsidRPr="00B52571" w:rsidDel="001B02BF">
            <w:rPr>
              <w:highlight w:val="yellow"/>
              <w:rPrChange w:id="372" w:author="Nick.Tolimieri [2]" w:date="2022-09-13T10:50:00Z">
                <w:rPr/>
              </w:rPrChange>
            </w:rPr>
            <w:delText>Wave action but not with this MWH (REF</w:delText>
          </w:r>
        </w:del>
      </w:ins>
      <w:ins w:id="373" w:author="Nick.Tolimieri [2]" w:date="2022-09-13T10:40:00Z">
        <w:del w:id="374" w:author="Nick.Tolimieri" w:date="2022-09-14T09:51:00Z">
          <w:r w:rsidR="009755A9" w:rsidRPr="00B52571" w:rsidDel="001B02BF">
            <w:rPr>
              <w:highlight w:val="yellow"/>
              <w:rPrChange w:id="375" w:author="Nick.Tolimieri [2]" w:date="2022-09-13T10:50:00Z">
                <w:rPr/>
              </w:rPrChange>
            </w:rPr>
            <w:delText xml:space="preserve"> Siddon and Witman)</w:delText>
          </w:r>
        </w:del>
      </w:ins>
      <w:ins w:id="376" w:author="Nick.Tolimieri [2]" w:date="2022-09-13T10:50:00Z">
        <w:del w:id="377" w:author="Nick.Tolimieri" w:date="2022-09-14T09:51:00Z">
          <w:r w:rsidR="00B52571" w:rsidRPr="00B52571" w:rsidDel="001B02BF">
            <w:rPr>
              <w:highlight w:val="yellow"/>
              <w:rPrChange w:id="378" w:author="Nick.Tolimieri [2]" w:date="2022-09-13T10:50:00Z">
                <w:rPr/>
              </w:rPrChange>
            </w:rPr>
            <w:delText xml:space="preserve"> Nah. Add comment to discussion. Wave action matters, but our sites are protected.</w:delText>
          </w:r>
        </w:del>
      </w:ins>
      <w:ins w:id="379" w:author="Nick.Tolimieri" w:date="2022-09-14T09:51:00Z">
        <w:r w:rsidR="001B02BF" w:rsidDel="001B02BF">
          <w:rPr>
            <w:highlight w:val="yellow"/>
          </w:rPr>
          <w:t xml:space="preserve"> </w:t>
        </w:r>
      </w:ins>
      <w:del w:id="380"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81" w:author="Nick.Tolimieri" w:date="2022-09-09T14:01:00Z"/>
          <w:del w:id="382" w:author="Nick.Tolimieri [2]" w:date="2022-09-12T15:31:00Z"/>
        </w:rPr>
      </w:pPr>
      <w:ins w:id="383" w:author="Nick.Tolimieri [2]" w:date="2022-09-12T14:46:00Z">
        <w:r>
          <w:t xml:space="preserve">Intense herbivory by urchins when </w:t>
        </w:r>
      </w:ins>
      <w:ins w:id="384"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85" w:author="Nick.Tolimieri [2]" w:date="2022-09-12T14:47:00Z">
        <w:r>
          <w:t>.</w:t>
        </w:r>
      </w:ins>
      <w:del w:id="386"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87" w:author="Nick.Tolimieri [2]" w:date="2022-09-12T14:48:00Z">
        <w:r>
          <w:t xml:space="preserve"> </w:t>
        </w:r>
      </w:ins>
      <w:ins w:id="388" w:author="Nick.Tolimieri [2]" w:date="2022-09-12T14:47:00Z">
        <w:r>
          <w:t>Howev</w:t>
        </w:r>
        <w:r w:rsidRPr="007731E7">
          <w:t>er, k</w:t>
        </w:r>
      </w:ins>
      <w:ins w:id="389" w:author="Nick.Tolimieri" w:date="2022-09-09T14:14:00Z">
        <w:del w:id="390" w:author="Nick.Tolimieri [2]" w:date="2022-09-12T14:38:00Z">
          <w:r w:rsidR="00F07C30" w:rsidRPr="007731E7" w:rsidDel="005A5B62">
            <w:delText>At the same time, k</w:delText>
          </w:r>
        </w:del>
        <w:r w:rsidR="00F07C30" w:rsidRPr="007731E7">
          <w:t>elp forests can be</w:t>
        </w:r>
      </w:ins>
      <w:ins w:id="391" w:author="Nick.Tolimieri [2]" w:date="2022-09-12T14:53:00Z">
        <w:r w:rsidR="00E925A2" w:rsidRPr="007731E7">
          <w:rPr>
            <w:rPrChange w:id="392" w:author="Nick.Tolimieri [2]" w:date="2022-09-12T14:57:00Z">
              <w:rPr>
                <w:highlight w:val="yellow"/>
              </w:rPr>
            </w:rPrChange>
          </w:rPr>
          <w:t xml:space="preserve"> maintained or</w:t>
        </w:r>
      </w:ins>
      <w:ins w:id="393" w:author="Nick.Tolimieri" w:date="2022-09-09T14:14:00Z">
        <w:del w:id="394" w:author="Nick.Tolimieri [2]" w:date="2022-09-12T14:52:00Z">
          <w:r w:rsidR="00F07C30" w:rsidRPr="007731E7" w:rsidDel="006771FC">
            <w:delText xml:space="preserve"> maintained </w:delText>
          </w:r>
        </w:del>
      </w:ins>
      <w:ins w:id="395" w:author="Nick.Tolimieri" w:date="2022-09-09T14:22:00Z">
        <w:del w:id="396" w:author="Nick.Tolimieri [2]" w:date="2022-09-12T14:52:00Z">
          <w:r w:rsidR="00414B8B" w:rsidRPr="007731E7" w:rsidDel="006771FC">
            <w:delText>or</w:delText>
          </w:r>
        </w:del>
        <w:r w:rsidR="00414B8B" w:rsidRPr="007731E7">
          <w:t xml:space="preserve"> promoted </w:t>
        </w:r>
      </w:ins>
      <w:ins w:id="397" w:author="Nick.Tolimieri" w:date="2022-09-09T14:14:00Z">
        <w:r w:rsidR="00F07C30" w:rsidRPr="007731E7">
          <w:t xml:space="preserve">by </w:t>
        </w:r>
        <w:del w:id="398" w:author="Nick.Tolimieri [2]" w:date="2022-09-12T14:48:00Z">
          <w:r w:rsidR="00F07C30" w:rsidRPr="007731E7" w:rsidDel="00EE36D9">
            <w:delText xml:space="preserve">the classic </w:delText>
          </w:r>
        </w:del>
        <w:r w:rsidR="00F07C30" w:rsidRPr="007731E7">
          <w:t>trophic cascade</w:t>
        </w:r>
      </w:ins>
      <w:ins w:id="399" w:author="Nick.Tolimieri [2]" w:date="2022-09-12T14:48:00Z">
        <w:r w:rsidRPr="007731E7">
          <w:rPr>
            <w:rPrChange w:id="400" w:author="Nick.Tolimieri [2]" w:date="2022-09-12T14:57:00Z">
              <w:rPr>
                <w:highlight w:val="yellow"/>
              </w:rPr>
            </w:rPrChange>
          </w:rPr>
          <w:t>s</w:t>
        </w:r>
      </w:ins>
      <w:ins w:id="401" w:author="Nick.Tolimieri" w:date="2022-09-09T14:14:00Z">
        <w:r w:rsidR="00F07C30" w:rsidRPr="007731E7">
          <w:t xml:space="preserve"> in which </w:t>
        </w:r>
        <w:del w:id="402" w:author="Nick.Tolimieri [2]" w:date="2022-09-12T14:48:00Z">
          <w:r w:rsidR="00F07C30" w:rsidRPr="007731E7" w:rsidDel="00EE36D9">
            <w:delText>otter predation</w:delText>
          </w:r>
        </w:del>
      </w:ins>
      <w:ins w:id="403" w:author="Nick.Tolimieri [2]" w:date="2022-09-12T14:48:00Z">
        <w:r w:rsidRPr="007731E7">
          <w:t>urchin predators</w:t>
        </w:r>
      </w:ins>
      <w:ins w:id="404" w:author="Nick.Tolimieri" w:date="2022-09-09T14:14:00Z">
        <w:r w:rsidR="00F07C30" w:rsidRPr="007731E7">
          <w:t xml:space="preserve"> depress</w:t>
        </w:r>
        <w:del w:id="405" w:author="Nick.Tolimieri [2]" w:date="2022-09-13T10:52:00Z">
          <w:r w:rsidR="00F07C30" w:rsidRPr="007731E7" w:rsidDel="00A91510">
            <w:delText>es</w:delText>
          </w:r>
          <w:r w:rsidR="00F07C30" w:rsidDel="00A91510">
            <w:delText xml:space="preserve"> the abundance of </w:delText>
          </w:r>
        </w:del>
      </w:ins>
      <w:ins w:id="406" w:author="Nick.Tolimieri" w:date="2022-09-09T14:15:00Z">
        <w:del w:id="407" w:author="Nick.Tolimieri [2]" w:date="2022-09-13T10:52:00Z">
          <w:r w:rsidR="00F07C30" w:rsidDel="00A91510">
            <w:delText>herbivorous</w:delText>
          </w:r>
        </w:del>
      </w:ins>
      <w:ins w:id="408" w:author="Nick.Tolimieri" w:date="2022-09-09T14:14:00Z">
        <w:del w:id="409" w:author="Nick.Tolimieri [2]" w:date="2022-09-13T10:52:00Z">
          <w:r w:rsidR="00F07C30" w:rsidDel="00A91510">
            <w:delText xml:space="preserve"> urchins</w:delText>
          </w:r>
        </w:del>
      </w:ins>
      <w:ins w:id="410" w:author="Nick.Tolimieri [2]" w:date="2022-09-13T10:52:00Z">
        <w:r w:rsidR="00A91510">
          <w:t xml:space="preserve"> urchin abundance</w:t>
        </w:r>
      </w:ins>
      <w:ins w:id="411" w:author="Nick.Tolimieri" w:date="2022-09-09T14:15:00Z">
        <w:r w:rsidR="00F07C30">
          <w:t xml:space="preserve"> </w:t>
        </w:r>
        <w:r w:rsidR="00F07C30">
          <w:lastRenderedPageBreak/>
          <w:t>allowing dense kelp stands</w:t>
        </w:r>
      </w:ins>
      <w:ins w:id="412" w:author="Nick.Tolimieri [2]" w:date="2022-09-12T14:50:00Z">
        <w:r w:rsidR="00960C6A">
          <w:t>—the</w:t>
        </w:r>
        <w:del w:id="413" w:author="Nick.Tolimieri" w:date="2022-09-14T09:32:00Z">
          <w:r w:rsidR="00960C6A" w:rsidDel="0073420A">
            <w:delText xml:space="preserve"> classic trophic cascade </w:delText>
          </w:r>
        </w:del>
      </w:ins>
      <w:ins w:id="414" w:author="Nick.Tolimieri" w:date="2022-09-14T09:32:00Z">
        <w:r w:rsidR="0073420A">
          <w:t xml:space="preserve"> example </w:t>
        </w:r>
      </w:ins>
      <w:ins w:id="415" w:author="Nick.Tolimieri [2]" w:date="2022-09-12T14:50:00Z">
        <w:r w:rsidR="00960C6A">
          <w:t>being the otter-urchin-kel</w:t>
        </w:r>
        <w:r w:rsidR="006771FC">
          <w:t>p</w:t>
        </w:r>
      </w:ins>
      <w:ins w:id="416" w:author="Nick.Tolimieri [2]" w:date="2022-09-13T09:25:00Z">
        <w:r w:rsidR="001114C4">
          <w:t xml:space="preserve"> </w:t>
        </w:r>
      </w:ins>
      <w:ins w:id="417" w:author="Nick.Tolimieri" w:date="2022-09-14T09:32:00Z">
        <w:r w:rsidR="00070E60">
          <w:t xml:space="preserve">trophic </w:t>
        </w:r>
        <w:r w:rsidR="00D95616">
          <w:t>cascade</w:t>
        </w:r>
      </w:ins>
      <w:ins w:id="418" w:author="Nick.Tolimieri [2]" w:date="2022-09-13T09:25:00Z">
        <w:del w:id="419" w:author="Nick.Tolimieri" w:date="2022-09-14T09:32:00Z">
          <w:r w:rsidR="001114C4" w:rsidDel="00D95616">
            <w:delText>food web</w:delText>
          </w:r>
        </w:del>
      </w:ins>
      <w:ins w:id="420" w:author="Nick.Tolimieri [2]" w:date="2022-09-12T14:50:00Z">
        <w:r w:rsidR="006771FC">
          <w:t xml:space="preserve"> </w:t>
        </w:r>
      </w:ins>
      <w:ins w:id="421" w:author="Nick.Tolimieri [2]" w:date="2022-09-12T14:53:00Z">
        <w:r w:rsidR="00E925A2">
          <w:t>described</w:t>
        </w:r>
      </w:ins>
      <w:ins w:id="422" w:author="Nick.Tolimieri [2]" w:date="2022-09-12T14:50:00Z">
        <w:r w:rsidR="006771FC">
          <w:t xml:space="preserve"> for the northeast </w:t>
        </w:r>
      </w:ins>
      <w:ins w:id="423" w:author="Nick.Tolimieri [2]" w:date="2022-09-12T14:52:00Z">
        <w:r w:rsidR="006771FC">
          <w:t>Pacific</w:t>
        </w:r>
      </w:ins>
      <w:ins w:id="424" w:author="Nick.Tolimieri" w:date="2022-09-09T14:15:00Z">
        <w:del w:id="425"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426" w:author="Nick.Tolimieri [2]" w:date="2022-09-12T14:54:00Z">
        <w:r w:rsidR="005B5B9E">
          <w:t>, although fishes and inverteb</w:t>
        </w:r>
        <w:r w:rsidR="005B5B9E" w:rsidRPr="00843623">
          <w:t>rates</w:t>
        </w:r>
      </w:ins>
      <w:ins w:id="427"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428" w:author="Nick.Tolimieri [2]" w:date="2022-09-13T10:53:00Z">
        <w:r w:rsidR="00D24EDC">
          <w:t xml:space="preserve"> </w:t>
        </w:r>
        <w:del w:id="429" w:author="Nick.Tolimieri" w:date="2022-09-14T09:32:00Z">
          <w:r w:rsidR="00D24EDC" w:rsidRPr="00D24EDC" w:rsidDel="00560C70">
            <w:rPr>
              <w:highlight w:val="yellow"/>
              <w:rPrChange w:id="430"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431" w:author="Nick.Tolimieri [2]" w:date="2022-09-13T10:53:00Z">
                <w:rPr/>
              </w:rPrChange>
            </w:rPr>
            <w:delText xml:space="preserve"> here</w:delText>
          </w:r>
          <w:r w:rsidR="00D24EDC" w:rsidDel="00560C70">
            <w:delText xml:space="preserve">. </w:delText>
          </w:r>
        </w:del>
      </w:ins>
      <w:del w:id="432" w:author="Nick.Tolimieri [2]" w:date="2022-09-12T15:15:00Z">
        <w:r w:rsidR="005B5B9E" w:rsidRPr="00843623" w:rsidDel="00B23147">
          <w:rPr>
            <w:rPrChange w:id="433" w:author="Nick.Tolimieri [2]" w:date="2022-09-12T15:31:00Z">
              <w:rPr/>
            </w:rPrChange>
          </w:rPr>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843623" w:rsidDel="00B23147">
          <w:rPr>
            <w:rPrChange w:id="434" w:author="Nick.Tolimieri [2]" w:date="2022-09-12T15:31:00Z">
              <w:rPr/>
            </w:rPrChange>
          </w:rPr>
          <w:fldChar w:fldCharType="separate"/>
        </w:r>
        <w:r w:rsidR="007731E7" w:rsidRPr="00843623" w:rsidDel="00B23147">
          <w:rPr>
            <w:noProof/>
          </w:rPr>
          <w:delText>(Ling et al. 2009, Eurich et al. 2014)</w:delText>
        </w:r>
        <w:r w:rsidR="005B5B9E" w:rsidRPr="00843623" w:rsidDel="00B23147">
          <w:rPr>
            <w:rPrChange w:id="435" w:author="Nick.Tolimieri [2]" w:date="2022-09-12T15:31:00Z">
              <w:rPr/>
            </w:rPrChange>
          </w:rPr>
          <w:fldChar w:fldCharType="end"/>
        </w:r>
      </w:del>
      <w:del w:id="436" w:author="Nick.Tolimieri [2]" w:date="2022-09-12T15:19:00Z">
        <w:r w:rsidR="00B23147" w:rsidRPr="00843623" w:rsidDel="00B23147">
          <w:rPr>
            <w:rPrChange w:id="437"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438" w:author="Nick.Tolimieri [2]" w:date="2022-09-12T15:31:00Z">
              <w:rPr/>
            </w:rPrChange>
          </w:rPr>
          <w:fldChar w:fldCharType="separate"/>
        </w:r>
        <w:r w:rsidR="00B23147" w:rsidRPr="00843623" w:rsidDel="00B23147">
          <w:rPr>
            <w:noProof/>
          </w:rPr>
          <w:delText>(Selden et al. 2017)</w:delText>
        </w:r>
        <w:r w:rsidR="00B23147" w:rsidRPr="00843623" w:rsidDel="00B23147">
          <w:rPr>
            <w:rPrChange w:id="439" w:author="Nick.Tolimieri [2]" w:date="2022-09-12T15:31:00Z">
              <w:rPr/>
            </w:rPrChange>
          </w:rPr>
          <w:fldChar w:fldCharType="end"/>
        </w:r>
      </w:del>
      <w:ins w:id="440" w:author="Nick.Tolimieri [2]" w:date="2022-09-12T15:19:00Z">
        <w:del w:id="441" w:author="Nick.Tolimieri" w:date="2022-09-14T09:32:00Z">
          <w:r w:rsidR="00B23147" w:rsidRPr="00843623" w:rsidDel="00560C70">
            <w:delText xml:space="preserve"> </w:delText>
          </w:r>
        </w:del>
        <w:r w:rsidR="00B23147" w:rsidRPr="00843623">
          <w:t>are</w:t>
        </w:r>
      </w:ins>
      <w:ins w:id="442" w:author="Nick.Tolimieri [2]" w:date="2022-09-12T14:54:00Z">
        <w:r w:rsidR="005B5B9E" w:rsidRPr="00843623">
          <w:t xml:space="preserve"> i</w:t>
        </w:r>
        <w:r w:rsidR="005B5B9E">
          <w:t>mportant in some areas</w:t>
        </w:r>
      </w:ins>
      <w:ins w:id="443" w:author="Nick.Tolimieri [2]" w:date="2022-09-12T14:55:00Z">
        <w:r w:rsidR="005B5B9E">
          <w:t xml:space="preserve"> </w:t>
        </w:r>
      </w:ins>
      <w:ins w:id="444" w:author="Nick.Tolimieri [2]" w:date="2022-09-12T14:58:00Z">
        <w:r w:rsidR="007731E7">
          <w:t xml:space="preserve">regionally and </w:t>
        </w:r>
      </w:ins>
      <w:ins w:id="445" w:author="Nick.Tolimieri [2]" w:date="2022-09-12T14:55:00Z">
        <w:r w:rsidR="005B5B9E">
          <w:t>around the globe.</w:t>
        </w:r>
      </w:ins>
      <w:ins w:id="446" w:author="Nick.Tolimieri" w:date="2022-09-09T14:15:00Z">
        <w:del w:id="447" w:author="Nick.Tolimieri [2]" w:date="2022-09-12T14:55:00Z">
          <w:r w:rsidR="00F07C30" w:rsidDel="005B5B9E">
            <w:delText>.</w:delText>
          </w:r>
        </w:del>
        <w:r w:rsidR="00F07C30">
          <w:t xml:space="preserve"> </w:t>
        </w:r>
      </w:ins>
      <w:ins w:id="448" w:author="Nick.Tolimieri [2]" w:date="2022-09-12T13:19:00Z">
        <w:r w:rsidR="00DC11C9">
          <w:t>However, t</w:t>
        </w:r>
      </w:ins>
      <w:ins w:id="449" w:author="Nick.Tolimieri" w:date="2022-09-09T14:23:00Z">
        <w:del w:id="450" w:author="Nick.Tolimieri [2]" w:date="2022-09-12T13:19:00Z">
          <w:r w:rsidR="00414B8B" w:rsidDel="00DC11C9">
            <w:delText>T</w:delText>
          </w:r>
        </w:del>
        <w:r w:rsidR="00414B8B">
          <w:t xml:space="preserve">he trophic relationships are more complex than the simple </w:t>
        </w:r>
      </w:ins>
      <w:ins w:id="451" w:author="Nick.Tolimieri [2]" w:date="2022-09-12T14:49:00Z">
        <w:r w:rsidR="00960C6A">
          <w:t xml:space="preserve">trophic cascade </w:t>
        </w:r>
      </w:ins>
      <w:ins w:id="452" w:author="Nick.Tolimieri" w:date="2022-09-09T14:23:00Z">
        <w:r w:rsidR="00414B8B">
          <w:t>story</w:t>
        </w:r>
      </w:ins>
      <w:ins w:id="453" w:author="Nick.Tolimieri" w:date="2022-09-09T14:29:00Z">
        <w:del w:id="454" w:author="Nick.Tolimieri [2]" w:date="2022-09-12T13:19:00Z">
          <w:r w:rsidR="0065749D" w:rsidDel="0025183C">
            <w:delText>, however</w:delText>
          </w:r>
        </w:del>
      </w:ins>
      <w:ins w:id="455" w:author="Nick.Tolimieri" w:date="2022-09-09T14:23:00Z">
        <w:r w:rsidR="00414B8B">
          <w:t xml:space="preserve">. </w:t>
        </w:r>
      </w:ins>
      <w:ins w:id="456" w:author="Nick.Tolimieri [2]" w:date="2022-09-13T10:58:00Z">
        <w:r w:rsidR="00D24EDC">
          <w:t>While high</w:t>
        </w:r>
        <w:del w:id="457" w:author="Nick.Tolimieri" w:date="2022-09-14T09:33:00Z">
          <w:r w:rsidR="00D24EDC" w:rsidDel="00275941">
            <w:delText xml:space="preserve"> urchin</w:delText>
          </w:r>
        </w:del>
        <w:r w:rsidR="00D24EDC">
          <w:t xml:space="preserve"> densities appear necessary for an</w:t>
        </w:r>
        <w:del w:id="458" w:author="Nick.Tolimieri" w:date="2022-09-14T09:33:00Z">
          <w:r w:rsidR="00D24EDC" w:rsidDel="00275941">
            <w:delText xml:space="preserve"> herbivory</w:delText>
          </w:r>
        </w:del>
      </w:ins>
      <w:ins w:id="459" w:author="Nick.Tolimieri" w:date="2022-09-14T09:33:00Z">
        <w:r w:rsidR="00275941">
          <w:t xml:space="preserve"> urchin</w:t>
        </w:r>
      </w:ins>
      <w:ins w:id="460" w:author="Nick.Tolimieri [2]" w:date="2022-09-13T10:58:00Z">
        <w:r w:rsidR="00D24EDC">
          <w:t>-driven shift to</w:t>
        </w:r>
        <w:del w:id="461" w:author="Nick.Tolimieri" w:date="2022-09-14T09:33:00Z">
          <w:r w:rsidR="00D24EDC" w:rsidDel="00275941">
            <w:delText xml:space="preserve"> urchin b</w:delText>
          </w:r>
        </w:del>
      </w:ins>
      <w:ins w:id="462" w:author="Nick.Tolimieri" w:date="2022-09-14T09:33:00Z">
        <w:r w:rsidR="00275941">
          <w:t xml:space="preserve"> b</w:t>
        </w:r>
      </w:ins>
      <w:ins w:id="463"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464" w:author="Nick.Tolimieri" w:date="2022-09-09T14:24:00Z">
        <w:del w:id="465" w:author="Nick.Tolimieri [2]" w:date="2022-09-13T10:58:00Z">
          <w:r w:rsidR="00414B8B" w:rsidDel="00AC5B76">
            <w:delText>W</w:delText>
          </w:r>
        </w:del>
        <w:r w:rsidR="00414B8B">
          <w:t xml:space="preserve">hen drift kelp is available, urchins tend to act as passive detritivores and </w:t>
        </w:r>
        <w:del w:id="466" w:author="Nick.Tolimieri [2]" w:date="2022-09-12T09:59:00Z">
          <w:r w:rsidR="00414B8B" w:rsidDel="00465AF9">
            <w:delText>can</w:delText>
          </w:r>
        </w:del>
      </w:ins>
      <w:ins w:id="467" w:author="Nick.Tolimieri [2]" w:date="2022-09-12T09:59:00Z">
        <w:r w:rsidR="00465AF9">
          <w:t>may</w:t>
        </w:r>
      </w:ins>
      <w:ins w:id="468" w:author="Nick.Tolimieri" w:date="2022-09-09T14:24:00Z">
        <w:r w:rsidR="00414B8B">
          <w:t xml:space="preserve"> have little impact </w:t>
        </w:r>
      </w:ins>
      <w:ins w:id="469" w:author="Nick.Tolimieri" w:date="2022-09-09T14:25:00Z">
        <w:r w:rsidR="00414B8B">
          <w:t>on kelp abundance</w:t>
        </w:r>
      </w:ins>
      <w:ins w:id="470" w:author="Nick.Tolimieri [2]" w:date="2022-09-13T10:58:00Z">
        <w:r w:rsidR="00AC5B76">
          <w:t xml:space="preserve">, but </w:t>
        </w:r>
      </w:ins>
      <w:ins w:id="471" w:author="Nick.Tolimieri" w:date="2022-09-09T14:25:00Z">
        <w:del w:id="472" w:author="Nick.Tolimieri [2]" w:date="2022-09-13T10:58:00Z">
          <w:r w:rsidR="00414B8B" w:rsidDel="00AC5B76">
            <w:delText xml:space="preserve">. </w:delText>
          </w:r>
        </w:del>
      </w:ins>
      <w:ins w:id="473" w:author="Nick.Tolimieri" w:date="2022-09-09T14:30:00Z">
        <w:del w:id="474" w:author="Nick.Tolimieri [2]" w:date="2022-09-12T09:59:00Z">
          <w:r w:rsidR="0065749D" w:rsidDel="00465AF9">
            <w:delText>I</w:delText>
          </w:r>
        </w:del>
      </w:ins>
      <w:ins w:id="475" w:author="Nick.Tolimieri [2]" w:date="2022-09-13T10:58:00Z">
        <w:r w:rsidR="00AC5B76">
          <w:t>i</w:t>
        </w:r>
      </w:ins>
      <w:ins w:id="476" w:author="Nick.Tolimieri" w:date="2022-09-09T14:30:00Z">
        <w:r w:rsidR="0065749D">
          <w:t>n the absence of drift kelp, urchins switch to active herbivory and can extirpate kelp</w:t>
        </w:r>
        <w:del w:id="477" w:author="Nick.Tolimieri [2]" w:date="2022-09-12T16:08:00Z">
          <w:r w:rsidR="0065749D" w:rsidDel="00CB722B">
            <w:delText xml:space="preserve"> stands</w:delText>
          </w:r>
        </w:del>
      </w:ins>
      <w:ins w:id="478"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79" w:author="Nick.Tolimieri" w:date="2022-09-09T14:30:00Z">
        <w:r w:rsidR="0065749D">
          <w:t xml:space="preserve">. </w:t>
        </w:r>
      </w:ins>
      <w:ins w:id="480" w:author="Nick.Tolimieri [2]" w:date="2022-09-13T10:59:00Z">
        <w:r w:rsidR="00120F88">
          <w:t>This behavior interacts with habitat, as c</w:t>
        </w:r>
      </w:ins>
      <w:del w:id="481"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82" w:author="Nick.Tolimieri" w:date="2022-09-09T14:25:00Z">
        <w:del w:id="483"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84" w:author="Nick.Tolimieri [2]" w:date="2022-09-13T09:26:00Z">
        <w:r w:rsidR="00AC72C5">
          <w:t xml:space="preserve"> and resulting in mosaic of responses at medium scales</w:t>
        </w:r>
      </w:ins>
      <w:ins w:id="485"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86" w:author="Nick.Tolimieri" w:date="2022-09-09T14:25:00Z">
        <w:r w:rsidR="00414B8B">
          <w:t>.</w:t>
        </w:r>
      </w:ins>
      <w:ins w:id="487" w:author="Nick.Tolimieri" w:date="2022-09-09T14:31:00Z">
        <w:r w:rsidR="0065749D">
          <w:t xml:space="preserve"> </w:t>
        </w:r>
      </w:ins>
      <w:ins w:id="488" w:author="Nick.Tolimieri [2]" w:date="2022-09-13T10:33:00Z">
        <w:r w:rsidR="00CB317F">
          <w:t>Additionally, r</w:t>
        </w:r>
      </w:ins>
      <w:ins w:id="489" w:author="Nick.Tolimieri" w:date="2022-09-09T14:33:00Z">
        <w:del w:id="490" w:author="Nick.Tolimieri [2]" w:date="2022-09-12T16:10:00Z">
          <w:r w:rsidR="00B556E5" w:rsidDel="005033ED">
            <w:delText>D</w:delText>
          </w:r>
        </w:del>
      </w:ins>
      <w:ins w:id="491" w:author="Nick.Tolimieri [2]" w:date="2022-09-12T16:10:00Z">
        <w:r w:rsidR="005033ED">
          <w:t>egional d</w:t>
        </w:r>
      </w:ins>
      <w:ins w:id="492" w:author="Nick.Tolimieri" w:date="2022-09-09T14:33:00Z">
        <w:r w:rsidR="00B556E5">
          <w:t>ifferences in</w:t>
        </w:r>
      </w:ins>
      <w:ins w:id="493" w:author="Nick.Tolimieri [2]" w:date="2022-09-12T16:08:00Z">
        <w:r w:rsidR="00CB722B">
          <w:t xml:space="preserve"> the redundancy of </w:t>
        </w:r>
      </w:ins>
      <w:ins w:id="494" w:author="Nick.Tolimieri" w:date="2022-09-09T14:33:00Z">
        <w:del w:id="495" w:author="Nick.Tolimieri [2]" w:date="2022-09-12T16:08:00Z">
          <w:r w:rsidR="00B556E5" w:rsidDel="00CB722B">
            <w:delText xml:space="preserve"> </w:delText>
          </w:r>
        </w:del>
      </w:ins>
      <w:ins w:id="496" w:author="Nick.Tolimieri" w:date="2022-09-09T14:34:00Z">
        <w:r w:rsidR="00B556E5">
          <w:t xml:space="preserve">urchin </w:t>
        </w:r>
      </w:ins>
      <w:ins w:id="497" w:author="Nick.Tolimieri" w:date="2022-09-09T14:33:00Z">
        <w:r w:rsidR="00B556E5">
          <w:t>predator</w:t>
        </w:r>
        <w:del w:id="498" w:author="Nick.Tolimieri [2]" w:date="2022-09-12T16:08:00Z">
          <w:r w:rsidR="00B556E5" w:rsidDel="00CB722B">
            <w:delText xml:space="preserve"> redundancy</w:delText>
          </w:r>
        </w:del>
      </w:ins>
      <w:ins w:id="499" w:author="Nick.Tolimieri [2]" w:date="2022-09-12T16:08:00Z">
        <w:r w:rsidR="00CB722B">
          <w:t>s</w:t>
        </w:r>
      </w:ins>
      <w:ins w:id="500" w:author="Nick.Tolimieri" w:date="2022-09-09T14:33:00Z">
        <w:r w:rsidR="00B556E5">
          <w:t xml:space="preserve"> can</w:t>
        </w:r>
      </w:ins>
      <w:ins w:id="501" w:author="Nick.Tolimieri [2]" w:date="2022-09-13T09:26:00Z">
        <w:r w:rsidR="000467C2">
          <w:t xml:space="preserve"> also </w:t>
        </w:r>
      </w:ins>
      <w:ins w:id="502" w:author="Nick.Tolimieri" w:date="2022-09-09T14:33:00Z">
        <w:del w:id="503" w:author="Nick.Tolimieri [2]" w:date="2022-09-13T09:26:00Z">
          <w:r w:rsidR="00B556E5" w:rsidDel="000467C2">
            <w:delText xml:space="preserve"> </w:delText>
          </w:r>
        </w:del>
      </w:ins>
      <w:ins w:id="504" w:author="Nick.Tolimieri" w:date="2022-09-09T14:34:00Z">
        <w:r w:rsidR="00B556E5">
          <w:t>influence</w:t>
        </w:r>
      </w:ins>
      <w:ins w:id="505" w:author="Nick.Tolimieri" w:date="2022-09-09T14:33:00Z">
        <w:r w:rsidR="00B556E5">
          <w:t xml:space="preserve"> the resiliency of</w:t>
        </w:r>
        <w:del w:id="506" w:author="Nick.Tolimieri [2]" w:date="2022-09-12T16:10:00Z">
          <w:r w:rsidR="00B556E5" w:rsidDel="005033ED">
            <w:delText xml:space="preserve"> the </w:delText>
          </w:r>
        </w:del>
      </w:ins>
      <w:ins w:id="507" w:author="Nick.Tolimieri [2]" w:date="2022-09-12T16:10:00Z">
        <w:r w:rsidR="005033ED">
          <w:t xml:space="preserve"> </w:t>
        </w:r>
      </w:ins>
      <w:ins w:id="508" w:author="Nick.Tolimieri" w:date="2022-09-09T14:33:00Z">
        <w:r w:rsidR="00B556E5">
          <w:t>trophic cascade</w:t>
        </w:r>
      </w:ins>
      <w:ins w:id="509" w:author="Nick.Tolimieri [2]" w:date="2022-09-12T16:10:00Z">
        <w:r w:rsidR="005033ED">
          <w:t>s</w:t>
        </w:r>
      </w:ins>
      <w:ins w:id="510"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511" w:author="Nick.Tolimieri" w:date="2022-09-09T14:33:00Z">
        <w:r w:rsidR="00B556E5">
          <w:t>.</w:t>
        </w:r>
        <w:del w:id="512" w:author="Nick.Tolimieri [2]" w:date="2022-09-12T15:31:00Z">
          <w:r w:rsidR="00B556E5" w:rsidDel="00843623">
            <w:delText xml:space="preserve"> </w:delText>
          </w:r>
        </w:del>
      </w:ins>
    </w:p>
    <w:p w14:paraId="44FD328F" w14:textId="0E80468D" w:rsidR="0029777C" w:rsidRDefault="00EF0B3C">
      <w:pPr>
        <w:rPr>
          <w:ins w:id="513" w:author="Nick.Tolimieri" w:date="2022-09-09T13:40:00Z"/>
        </w:rPr>
      </w:pPr>
      <w:del w:id="514" w:author="Nick.Tolimieri [2]" w:date="2022-09-12T16:09:00Z">
        <w:r w:rsidDel="00CB722B">
          <w:delText xml:space="preserve"> </w:delText>
        </w:r>
      </w:del>
      <w:del w:id="515" w:author="Nick.Tolimieri [2]" w:date="2022-09-12T14:08:00Z">
        <w:r w:rsidRPr="00CB722B" w:rsidDel="00387C8D">
          <w:rPr>
            <w:highlight w:val="yellow"/>
            <w:rPrChange w:id="516" w:author="Nick.Tolimieri [2]" w:date="2022-09-12T16:09:00Z">
              <w:rPr/>
            </w:rPrChange>
          </w:rPr>
          <w:delText xml:space="preserve">Such sudden </w:delText>
        </w:r>
      </w:del>
      <w:ins w:id="517" w:author="Nick.Tolimieri" w:date="2022-09-09T13:51:00Z">
        <w:del w:id="518" w:author="Nick.Tolimieri [2]" w:date="2022-09-12T14:08:00Z">
          <w:r w:rsidR="00E06DBE" w:rsidRPr="00CB722B" w:rsidDel="00387C8D">
            <w:rPr>
              <w:highlight w:val="yellow"/>
              <w:rPrChange w:id="519" w:author="Nick.Tolimieri [2]" w:date="2022-09-12T16:09:00Z">
                <w:rPr/>
              </w:rPrChange>
            </w:rPr>
            <w:delText>s</w:delText>
          </w:r>
        </w:del>
        <w:del w:id="520" w:author="Nick.Tolimieri [2]" w:date="2022-09-12T16:09:00Z">
          <w:r w:rsidR="00E06DBE" w:rsidRPr="00CB722B" w:rsidDel="00CB722B">
            <w:rPr>
              <w:highlight w:val="yellow"/>
              <w:rPrChange w:id="521" w:author="Nick.Tolimieri [2]" w:date="2022-09-12T16:09:00Z">
                <w:rPr/>
              </w:rPrChange>
            </w:rPr>
            <w:delText xml:space="preserve">hifts from kelp-dominated to urchin-dominated habitats </w:delText>
          </w:r>
        </w:del>
      </w:ins>
      <w:del w:id="522" w:author="Nick.Tolimieri [2]" w:date="2022-09-12T16:09:00Z">
        <w:r w:rsidRPr="00CB722B" w:rsidDel="00CB722B">
          <w:rPr>
            <w:highlight w:val="yellow"/>
            <w:rPrChange w:id="523" w:author="Nick.Tolimieri [2]" w:date="2022-09-12T16:09:00Z">
              <w:rPr/>
            </w:rPrChange>
          </w:rPr>
          <w:delText>changes pose a risk to the wide range of valuable ecosystem functions provided by kelp forests</w:delText>
        </w:r>
      </w:del>
      <w:del w:id="524" w:author="Nick.Tolimieri [2]" w:date="2022-09-12T15:56:00Z">
        <w:r w:rsidRPr="00CB722B" w:rsidDel="00E878A1">
          <w:rPr>
            <w:highlight w:val="yellow"/>
            <w:rPrChange w:id="525" w:author="Nick.Tolimieri [2]" w:date="2022-09-12T16:09:00Z">
              <w:rPr/>
            </w:rPrChange>
          </w:rPr>
          <w:delText xml:space="preserve"> </w:delText>
        </w:r>
        <w:r w:rsidR="00E878A1" w:rsidRPr="00CB722B" w:rsidDel="00E878A1">
          <w:rPr>
            <w:highlight w:val="yellow"/>
            <w:rPrChange w:id="526" w:author="Nick.Tolimieri [2]" w:date="2022-09-12T16:09:00Z">
              <w:rPr/>
            </w:rPrChange>
          </w:rPr>
          <w:delText>{Smith, 2021 #8987;Smith, 2022 #1}</w:delText>
        </w:r>
      </w:del>
      <w:del w:id="527" w:author="Nick.Tolimieri [2]" w:date="2022-09-12T16:09:00Z">
        <w:r w:rsidR="00E878A1" w:rsidRPr="00CB722B" w:rsidDel="00CB722B">
          <w:rPr>
            <w:highlight w:val="yellow"/>
            <w:rPrChange w:id="528"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529" w:author="Nick.Tolimieri [2]" w:date="2022-09-12T16:09:00Z">
              <w:rPr/>
            </w:rPrChange>
          </w:rPr>
          <w:delInstrText xml:space="preserve"> ADDIN EN.CITE </w:delInstrText>
        </w:r>
        <w:r w:rsidR="00D8782F" w:rsidRPr="00CB722B" w:rsidDel="00CB722B">
          <w:rPr>
            <w:highlight w:val="yellow"/>
            <w:rPrChange w:id="530"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531" w:author="Nick.Tolimieri [2]" w:date="2022-09-12T16:09:00Z">
              <w:rPr/>
            </w:rPrChange>
          </w:rPr>
          <w:delInstrText xml:space="preserve"> ADDIN EN.CITE.DATA </w:delInstrText>
        </w:r>
        <w:r w:rsidR="00D8782F" w:rsidRPr="00CB722B" w:rsidDel="00CB722B">
          <w:rPr>
            <w:highlight w:val="yellow"/>
            <w:rPrChange w:id="532" w:author="Nick.Tolimieri [2]" w:date="2022-09-12T16:09:00Z">
              <w:rPr>
                <w:highlight w:val="yellow"/>
              </w:rPr>
            </w:rPrChange>
          </w:rPr>
        </w:r>
        <w:r w:rsidR="00D8782F" w:rsidRPr="00CB722B" w:rsidDel="00CB722B">
          <w:rPr>
            <w:highlight w:val="yellow"/>
            <w:rPrChange w:id="533" w:author="Nick.Tolimieri [2]" w:date="2022-09-12T16:09:00Z">
              <w:rPr/>
            </w:rPrChange>
          </w:rPr>
          <w:fldChar w:fldCharType="end"/>
        </w:r>
        <w:r w:rsidR="00E878A1" w:rsidRPr="00CB722B" w:rsidDel="00CB722B">
          <w:rPr>
            <w:highlight w:val="yellow"/>
            <w:rPrChange w:id="534" w:author="Nick.Tolimieri [2]" w:date="2022-09-12T16:09:00Z">
              <w:rPr>
                <w:highlight w:val="yellow"/>
              </w:rPr>
            </w:rPrChange>
          </w:rPr>
        </w:r>
        <w:r w:rsidR="00E878A1" w:rsidRPr="00CB722B" w:rsidDel="00CB722B">
          <w:rPr>
            <w:highlight w:val="yellow"/>
            <w:rPrChange w:id="535" w:author="Nick.Tolimieri [2]" w:date="2022-09-12T16:09:00Z">
              <w:rPr/>
            </w:rPrChange>
          </w:rPr>
          <w:fldChar w:fldCharType="separate"/>
        </w:r>
        <w:r w:rsidR="00D8782F" w:rsidRPr="00CB722B" w:rsidDel="00CB722B">
          <w:rPr>
            <w:noProof/>
            <w:highlight w:val="yellow"/>
            <w:rPrChange w:id="536" w:author="Nick.Tolimieri [2]" w:date="2022-09-12T16:09:00Z">
              <w:rPr>
                <w:noProof/>
              </w:rPr>
            </w:rPrChange>
          </w:rPr>
          <w:delText>(Smith et al. 2021, Smith &amp; Fox 2022)</w:delText>
        </w:r>
        <w:r w:rsidR="00E878A1" w:rsidRPr="00CB722B" w:rsidDel="00CB722B">
          <w:rPr>
            <w:highlight w:val="yellow"/>
            <w:rPrChange w:id="537" w:author="Nick.Tolimieri [2]" w:date="2022-09-12T16:09:00Z">
              <w:rPr/>
            </w:rPrChange>
          </w:rPr>
          <w:fldChar w:fldCharType="end"/>
        </w:r>
      </w:del>
      <w:del w:id="538" w:author="Nick.Tolimieri [2]" w:date="2022-09-12T14:08:00Z">
        <w:r w:rsidRPr="00CB722B" w:rsidDel="00387C8D">
          <w:rPr>
            <w:highlight w:val="yellow"/>
            <w:rPrChange w:id="539" w:author="Nick.Tolimieri [2]" w:date="2022-09-12T16:09:00Z">
              <w:rPr/>
            </w:rPrChange>
          </w:rPr>
          <w:delText xml:space="preserve">, </w:delText>
        </w:r>
      </w:del>
      <w:moveFromRangeStart w:id="540" w:author="Nick.Tolimieri [2]" w:date="2022-09-12T13:51:00Z" w:name="move113883129"/>
      <w:moveFrom w:id="541" w:author="Nick.Tolimieri [2]" w:date="2022-09-12T13:51:00Z">
        <w:r w:rsidRPr="00CB722B" w:rsidDel="00DC6699">
          <w:rPr>
            <w:highlight w:val="yellow"/>
            <w:rPrChange w:id="542" w:author="Nick.Tolimieri [2]" w:date="2022-09-12T16:09:00Z">
              <w:rPr/>
            </w:rPrChange>
          </w:rPr>
          <w:t>including habitat provisioning and enhanced productivity of nearshore food webs</w:t>
        </w:r>
        <w:r w:rsidR="001302B4" w:rsidRPr="00CB722B" w:rsidDel="00DC6699">
          <w:rPr>
            <w:highlight w:val="yellow"/>
            <w:rPrChange w:id="543" w:author="Nick.Tolimieri [2]" w:date="2022-09-12T16:09:00Z">
              <w:rPr/>
            </w:rPrChange>
          </w:rPr>
          <w:t xml:space="preserve"> </w:t>
        </w:r>
        <w:r w:rsidR="00CB309A" w:rsidRPr="00CB722B" w:rsidDel="00DC6699">
          <w:rPr>
            <w:highlight w:val="yellow"/>
            <w:rPrChange w:id="544"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45" w:author="Nick.Tolimieri [2]" w:date="2022-09-12T16:09:00Z">
              <w:rPr/>
            </w:rPrChange>
          </w:rPr>
          <w:instrText xml:space="preserve"> ADDIN EN.CITE </w:instrText>
        </w:r>
        <w:r w:rsidR="00CB309A" w:rsidRPr="00CB722B" w:rsidDel="00DC6699">
          <w:rPr>
            <w:highlight w:val="yellow"/>
            <w:rPrChange w:id="546"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47" w:author="Nick.Tolimieri [2]" w:date="2022-09-12T16:09:00Z">
              <w:rPr/>
            </w:rPrChange>
          </w:rPr>
          <w:instrText xml:space="preserve"> ADDIN EN.CITE.DATA </w:instrText>
        </w:r>
      </w:moveFrom>
      <w:del w:id="548" w:author="Nick.Tolimieri [2]" w:date="2022-09-12T13:51:00Z">
        <w:r w:rsidR="00CB309A" w:rsidRPr="00CB722B" w:rsidDel="00DC6699">
          <w:rPr>
            <w:highlight w:val="yellow"/>
            <w:rPrChange w:id="549" w:author="Nick.Tolimieri [2]" w:date="2022-09-12T16:09:00Z">
              <w:rPr>
                <w:highlight w:val="yellow"/>
              </w:rPr>
            </w:rPrChange>
          </w:rPr>
        </w:r>
      </w:del>
      <w:moveFrom w:id="550" w:author="Nick.Tolimieri [2]" w:date="2022-09-12T13:51:00Z">
        <w:r w:rsidR="00CB309A" w:rsidRPr="00CB722B" w:rsidDel="00DC6699">
          <w:rPr>
            <w:highlight w:val="yellow"/>
            <w:rPrChange w:id="551" w:author="Nick.Tolimieri [2]" w:date="2022-09-12T16:09:00Z">
              <w:rPr/>
            </w:rPrChange>
          </w:rPr>
          <w:fldChar w:fldCharType="end"/>
        </w:r>
      </w:moveFrom>
      <w:del w:id="552" w:author="Nick.Tolimieri [2]" w:date="2022-09-12T13:51:00Z">
        <w:r w:rsidR="00CB309A" w:rsidRPr="00CB722B" w:rsidDel="00DC6699">
          <w:rPr>
            <w:highlight w:val="yellow"/>
            <w:rPrChange w:id="553" w:author="Nick.Tolimieri [2]" w:date="2022-09-12T16:09:00Z">
              <w:rPr>
                <w:highlight w:val="yellow"/>
              </w:rPr>
            </w:rPrChange>
          </w:rPr>
        </w:r>
      </w:del>
      <w:moveFrom w:id="554" w:author="Nick.Tolimieri [2]" w:date="2022-09-12T13:51:00Z">
        <w:r w:rsidR="00CB309A" w:rsidRPr="00CB722B" w:rsidDel="00DC6699">
          <w:rPr>
            <w:highlight w:val="yellow"/>
            <w:rPrChange w:id="555" w:author="Nick.Tolimieri [2]" w:date="2022-09-12T16:09:00Z">
              <w:rPr/>
            </w:rPrChange>
          </w:rPr>
          <w:fldChar w:fldCharType="separate"/>
        </w:r>
        <w:r w:rsidR="00CB309A" w:rsidRPr="00CB722B" w:rsidDel="00DC6699">
          <w:rPr>
            <w:noProof/>
            <w:highlight w:val="yellow"/>
            <w:rPrChange w:id="556" w:author="Nick.Tolimieri [2]" w:date="2022-09-12T16:09:00Z">
              <w:rPr>
                <w:noProof/>
              </w:rPr>
            </w:rPrChange>
          </w:rPr>
          <w:t>(Duggins et al. 1989, Smith &amp; Fox 2022)</w:t>
        </w:r>
        <w:r w:rsidR="00CB309A" w:rsidRPr="00CB722B" w:rsidDel="00DC6699">
          <w:rPr>
            <w:highlight w:val="yellow"/>
            <w:rPrChange w:id="557" w:author="Nick.Tolimieri [2]" w:date="2022-09-12T16:09:00Z">
              <w:rPr/>
            </w:rPrChange>
          </w:rPr>
          <w:fldChar w:fldCharType="end"/>
        </w:r>
        <w:r w:rsidRPr="00CB722B" w:rsidDel="00DC6699">
          <w:rPr>
            <w:highlight w:val="yellow"/>
            <w:rPrChange w:id="558" w:author="Nick.Tolimieri [2]" w:date="2022-09-12T16:09:00Z">
              <w:rPr/>
            </w:rPrChange>
          </w:rPr>
          <w:t xml:space="preserve">, support for highly diverse and complex food webs </w:t>
        </w:r>
        <w:r w:rsidR="00CB309A" w:rsidRPr="00CB722B" w:rsidDel="00DC6699">
          <w:rPr>
            <w:highlight w:val="yellow"/>
            <w:rPrChange w:id="559" w:author="Nick.Tolimieri [2]" w:date="2022-09-12T16:09:00Z">
              <w:rPr/>
            </w:rPrChange>
          </w:rPr>
          <w:fldChar w:fldCharType="begin"/>
        </w:r>
        <w:r w:rsidR="00CB309A" w:rsidRPr="00CB722B" w:rsidDel="00DC6699">
          <w:rPr>
            <w:highlight w:val="yellow"/>
            <w:rPrChange w:id="560"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561" w:author="Nick.Tolimieri [2]" w:date="2022-09-12T16:09:00Z">
              <w:rPr/>
            </w:rPrChange>
          </w:rPr>
          <w:fldChar w:fldCharType="separate"/>
        </w:r>
        <w:r w:rsidR="00CB309A" w:rsidRPr="00CB722B" w:rsidDel="00DC6699">
          <w:rPr>
            <w:noProof/>
            <w:highlight w:val="yellow"/>
            <w:rPrChange w:id="562" w:author="Nick.Tolimieri [2]" w:date="2022-09-12T16:09:00Z">
              <w:rPr>
                <w:noProof/>
              </w:rPr>
            </w:rPrChange>
          </w:rPr>
          <w:t>(Gabara et al. 2021)</w:t>
        </w:r>
        <w:r w:rsidR="00CB309A" w:rsidRPr="00CB722B" w:rsidDel="00DC6699">
          <w:rPr>
            <w:highlight w:val="yellow"/>
            <w:rPrChange w:id="563" w:author="Nick.Tolimieri [2]" w:date="2022-09-12T16:09:00Z">
              <w:rPr/>
            </w:rPrChange>
          </w:rPr>
          <w:fldChar w:fldCharType="end"/>
        </w:r>
        <w:r w:rsidRPr="00CB722B" w:rsidDel="00DC6699">
          <w:rPr>
            <w:highlight w:val="yellow"/>
            <w:rPrChange w:id="564" w:author="Nick.Tolimieri [2]" w:date="2022-09-12T16:09:00Z">
              <w:rPr/>
            </w:rPrChange>
          </w:rPr>
          <w:t xml:space="preserve">, influence on sedimentation dynamics </w:t>
        </w:r>
        <w:r w:rsidR="00CB309A" w:rsidRPr="00CB722B" w:rsidDel="00DC6699">
          <w:rPr>
            <w:highlight w:val="yellow"/>
            <w:rPrChange w:id="565" w:author="Nick.Tolimieri [2]" w:date="2022-09-12T16:09:00Z">
              <w:rPr/>
            </w:rPrChange>
          </w:rPr>
          <w:fldChar w:fldCharType="begin"/>
        </w:r>
        <w:r w:rsidR="00CB309A" w:rsidRPr="00CB722B" w:rsidDel="00DC6699">
          <w:rPr>
            <w:highlight w:val="yellow"/>
            <w:rPrChange w:id="566"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567" w:author="Nick.Tolimieri [2]" w:date="2022-09-12T16:09:00Z">
              <w:rPr/>
            </w:rPrChange>
          </w:rPr>
          <w:fldChar w:fldCharType="separate"/>
        </w:r>
        <w:r w:rsidR="00CB309A" w:rsidRPr="00CB722B" w:rsidDel="00DC6699">
          <w:rPr>
            <w:noProof/>
            <w:highlight w:val="yellow"/>
            <w:rPrChange w:id="568" w:author="Nick.Tolimieri [2]" w:date="2022-09-12T16:09:00Z">
              <w:rPr>
                <w:noProof/>
              </w:rPr>
            </w:rPrChange>
          </w:rPr>
          <w:t>(Connell 2005)</w:t>
        </w:r>
        <w:r w:rsidR="00CB309A" w:rsidRPr="00CB722B" w:rsidDel="00DC6699">
          <w:rPr>
            <w:highlight w:val="yellow"/>
            <w:rPrChange w:id="569" w:author="Nick.Tolimieri [2]" w:date="2022-09-12T16:09:00Z">
              <w:rPr/>
            </w:rPrChange>
          </w:rPr>
          <w:fldChar w:fldCharType="end"/>
        </w:r>
        <w:r w:rsidRPr="00CB722B" w:rsidDel="00DC6699">
          <w:rPr>
            <w:highlight w:val="yellow"/>
            <w:rPrChange w:id="570" w:author="Nick.Tolimieri [2]" w:date="2022-09-12T16:09:00Z">
              <w:rPr/>
            </w:rPrChange>
          </w:rPr>
          <w:t>, coastal protection from wave energy</w:t>
        </w:r>
        <w:r w:rsidR="00D97A8B" w:rsidRPr="00CB722B" w:rsidDel="00DC6699">
          <w:rPr>
            <w:highlight w:val="yellow"/>
            <w:rPrChange w:id="571" w:author="Nick.Tolimieri [2]" w:date="2022-09-12T16:09:00Z">
              <w:rPr/>
            </w:rPrChange>
          </w:rPr>
          <w:t xml:space="preserve"> </w:t>
        </w:r>
        <w:r w:rsidR="00CB309A" w:rsidRPr="00CB722B" w:rsidDel="00DC6699">
          <w:rPr>
            <w:highlight w:val="yellow"/>
            <w:rPrChange w:id="572" w:author="Nick.Tolimieri [2]" w:date="2022-09-12T16:09:00Z">
              <w:rPr/>
            </w:rPrChange>
          </w:rPr>
          <w:fldChar w:fldCharType="begin"/>
        </w:r>
        <w:r w:rsidR="00CB309A" w:rsidRPr="00CB722B" w:rsidDel="00DC6699">
          <w:rPr>
            <w:highlight w:val="yellow"/>
            <w:rPrChange w:id="573"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74" w:author="Nick.Tolimieri [2]" w:date="2022-09-12T16:09:00Z">
              <w:rPr/>
            </w:rPrChange>
          </w:rPr>
          <w:fldChar w:fldCharType="separate"/>
        </w:r>
        <w:r w:rsidR="00CB309A" w:rsidRPr="00CB722B" w:rsidDel="00DC6699">
          <w:rPr>
            <w:noProof/>
            <w:highlight w:val="yellow"/>
            <w:rPrChange w:id="575" w:author="Nick.Tolimieri [2]" w:date="2022-09-12T16:09:00Z">
              <w:rPr>
                <w:noProof/>
              </w:rPr>
            </w:rPrChange>
          </w:rPr>
          <w:t>(Pinsky et al. 2013)</w:t>
        </w:r>
        <w:r w:rsidR="00CB309A" w:rsidRPr="00CB722B" w:rsidDel="00DC6699">
          <w:rPr>
            <w:highlight w:val="yellow"/>
            <w:rPrChange w:id="576" w:author="Nick.Tolimieri [2]" w:date="2022-09-12T16:09:00Z">
              <w:rPr/>
            </w:rPrChange>
          </w:rPr>
          <w:fldChar w:fldCharType="end"/>
        </w:r>
        <w:r w:rsidRPr="00CB722B" w:rsidDel="00DC6699">
          <w:rPr>
            <w:highlight w:val="yellow"/>
            <w:rPrChange w:id="577" w:author="Nick.Tolimieri [2]" w:date="2022-09-12T16:09:00Z">
              <w:rPr/>
            </w:rPrChange>
          </w:rPr>
          <w:t xml:space="preserve">, and carbon sequestration and buffering against ocean acidification </w:t>
        </w:r>
        <w:r w:rsidR="00CB309A" w:rsidRPr="00CB722B" w:rsidDel="00DC6699">
          <w:rPr>
            <w:highlight w:val="yellow"/>
            <w:rPrChange w:id="578"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79" w:author="Nick.Tolimieri [2]" w:date="2022-09-12T16:09:00Z">
              <w:rPr/>
            </w:rPrChange>
          </w:rPr>
          <w:instrText xml:space="preserve"> ADDIN EN.CITE </w:instrText>
        </w:r>
        <w:r w:rsidR="00CB309A" w:rsidRPr="00CB722B" w:rsidDel="00DC6699">
          <w:rPr>
            <w:highlight w:val="yellow"/>
            <w:rPrChange w:id="580"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81" w:author="Nick.Tolimieri [2]" w:date="2022-09-12T16:09:00Z">
              <w:rPr/>
            </w:rPrChange>
          </w:rPr>
          <w:instrText xml:space="preserve"> ADDIN EN.CITE.DATA </w:instrText>
        </w:r>
      </w:moveFrom>
      <w:del w:id="582" w:author="Nick.Tolimieri [2]" w:date="2022-09-12T13:51:00Z">
        <w:r w:rsidR="00CB309A" w:rsidRPr="00CB722B" w:rsidDel="00DC6699">
          <w:rPr>
            <w:highlight w:val="yellow"/>
            <w:rPrChange w:id="583" w:author="Nick.Tolimieri [2]" w:date="2022-09-12T16:09:00Z">
              <w:rPr>
                <w:highlight w:val="yellow"/>
              </w:rPr>
            </w:rPrChange>
          </w:rPr>
        </w:r>
      </w:del>
      <w:moveFrom w:id="584" w:author="Nick.Tolimieri [2]" w:date="2022-09-12T13:51:00Z">
        <w:r w:rsidR="00CB309A" w:rsidRPr="00CB722B" w:rsidDel="00DC6699">
          <w:rPr>
            <w:highlight w:val="yellow"/>
            <w:rPrChange w:id="585" w:author="Nick.Tolimieri [2]" w:date="2022-09-12T16:09:00Z">
              <w:rPr/>
            </w:rPrChange>
          </w:rPr>
          <w:fldChar w:fldCharType="end"/>
        </w:r>
      </w:moveFrom>
      <w:del w:id="586" w:author="Nick.Tolimieri [2]" w:date="2022-09-12T13:51:00Z">
        <w:r w:rsidR="00CB309A" w:rsidRPr="00CB722B" w:rsidDel="00DC6699">
          <w:rPr>
            <w:highlight w:val="yellow"/>
            <w:rPrChange w:id="587" w:author="Nick.Tolimieri [2]" w:date="2022-09-12T16:09:00Z">
              <w:rPr>
                <w:highlight w:val="yellow"/>
              </w:rPr>
            </w:rPrChange>
          </w:rPr>
        </w:r>
      </w:del>
      <w:moveFrom w:id="588" w:author="Nick.Tolimieri [2]" w:date="2022-09-12T13:51:00Z">
        <w:r w:rsidR="00CB309A" w:rsidRPr="00CB722B" w:rsidDel="00DC6699">
          <w:rPr>
            <w:highlight w:val="yellow"/>
            <w:rPrChange w:id="589" w:author="Nick.Tolimieri [2]" w:date="2022-09-12T16:09:00Z">
              <w:rPr/>
            </w:rPrChange>
          </w:rPr>
          <w:fldChar w:fldCharType="separate"/>
        </w:r>
        <w:r w:rsidR="00CB309A" w:rsidRPr="00CB722B" w:rsidDel="00DC6699">
          <w:rPr>
            <w:noProof/>
            <w:highlight w:val="yellow"/>
            <w:rPrChange w:id="590" w:author="Nick.Tolimieri [2]" w:date="2022-09-12T16:09:00Z">
              <w:rPr>
                <w:noProof/>
              </w:rPr>
            </w:rPrChange>
          </w:rPr>
          <w:t>(Wilmers et al. 2012, Weigel &amp; Pfister 2021, but see Gallagher et al. 2022)</w:t>
        </w:r>
        <w:r w:rsidR="00CB309A" w:rsidRPr="00CB722B" w:rsidDel="00DC6699">
          <w:rPr>
            <w:highlight w:val="yellow"/>
            <w:rPrChange w:id="591" w:author="Nick.Tolimieri [2]" w:date="2022-09-12T16:09:00Z">
              <w:rPr/>
            </w:rPrChange>
          </w:rPr>
          <w:fldChar w:fldCharType="end"/>
        </w:r>
        <w:r w:rsidRPr="00CB722B" w:rsidDel="00DC6699">
          <w:rPr>
            <w:highlight w:val="yellow"/>
            <w:rPrChange w:id="592"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93" w:author="Nick.Tolimieri [2]" w:date="2022-09-12T16:09:00Z">
              <w:rPr/>
            </w:rPrChange>
          </w:rPr>
          <w:fldChar w:fldCharType="begin"/>
        </w:r>
        <w:r w:rsidR="00CB309A" w:rsidRPr="00CB722B" w:rsidDel="00DC6699">
          <w:rPr>
            <w:highlight w:val="yellow"/>
            <w:rPrChange w:id="594"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95" w:author="Nick.Tolimieri [2]" w:date="2022-09-12T16:09:00Z">
              <w:rPr/>
            </w:rPrChange>
          </w:rPr>
          <w:fldChar w:fldCharType="separate"/>
        </w:r>
        <w:r w:rsidR="00CB309A" w:rsidRPr="00CB722B" w:rsidDel="00DC6699">
          <w:rPr>
            <w:noProof/>
            <w:highlight w:val="yellow"/>
            <w:rPrChange w:id="596" w:author="Nick.Tolimieri [2]" w:date="2022-09-12T16:09:00Z">
              <w:rPr>
                <w:noProof/>
              </w:rPr>
            </w:rPrChange>
          </w:rPr>
          <w:t>(Graham 2004, Schiel &amp; Foster 2015)</w:t>
        </w:r>
        <w:r w:rsidR="00CB309A" w:rsidRPr="00CB722B" w:rsidDel="00DC6699">
          <w:rPr>
            <w:highlight w:val="yellow"/>
            <w:rPrChange w:id="597" w:author="Nick.Tolimieri [2]" w:date="2022-09-12T16:09:00Z">
              <w:rPr/>
            </w:rPrChange>
          </w:rPr>
          <w:fldChar w:fldCharType="end"/>
        </w:r>
        <w:r w:rsidR="00AC1C0B" w:rsidRPr="00CB722B" w:rsidDel="00DC6699">
          <w:rPr>
            <w:highlight w:val="yellow"/>
            <w:rPrChange w:id="598" w:author="Nick.Tolimieri [2]" w:date="2022-09-12T16:09:00Z">
              <w:rPr/>
            </w:rPrChange>
          </w:rPr>
          <w:t xml:space="preserve"> </w:t>
        </w:r>
        <w:r w:rsidRPr="00CB722B" w:rsidDel="00DC6699">
          <w:rPr>
            <w:highlight w:val="yellow"/>
            <w:rPrChange w:id="599"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600" w:author="Nick.Tolimieri [2]" w:date="2022-09-12T16:09:00Z">
              <w:rPr/>
            </w:rPrChange>
          </w:rPr>
          <w:fldChar w:fldCharType="begin"/>
        </w:r>
        <w:r w:rsidR="00CB309A" w:rsidRPr="00CB722B" w:rsidDel="00DC6699">
          <w:rPr>
            <w:highlight w:val="yellow"/>
            <w:rPrChange w:id="601"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602" w:author="Nick.Tolimieri [2]" w:date="2022-09-12T16:09:00Z">
              <w:rPr/>
            </w:rPrChange>
          </w:rPr>
          <w:fldChar w:fldCharType="separate"/>
        </w:r>
        <w:r w:rsidR="00CB309A" w:rsidRPr="00CB722B" w:rsidDel="00DC6699">
          <w:rPr>
            <w:noProof/>
            <w:highlight w:val="yellow"/>
            <w:rPrChange w:id="603" w:author="Nick.Tolimieri [2]" w:date="2022-09-12T16:09:00Z">
              <w:rPr>
                <w:noProof/>
              </w:rPr>
            </w:rPrChange>
          </w:rPr>
          <w:t>(Rogers-Bennett &amp; Catton 2019)</w:t>
        </w:r>
        <w:r w:rsidR="00CB309A" w:rsidRPr="00CB722B" w:rsidDel="00DC6699">
          <w:rPr>
            <w:highlight w:val="yellow"/>
            <w:rPrChange w:id="604" w:author="Nick.Tolimieri [2]" w:date="2022-09-12T16:09:00Z">
              <w:rPr/>
            </w:rPrChange>
          </w:rPr>
          <w:fldChar w:fldCharType="end"/>
        </w:r>
        <w:r w:rsidRPr="00CB722B" w:rsidDel="00DC6699">
          <w:rPr>
            <w:highlight w:val="yellow"/>
            <w:rPrChange w:id="605"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606" w:author="Nick.Tolimieri [2]" w:date="2022-09-12T16:09:00Z">
              <w:rPr/>
            </w:rPrChange>
          </w:rPr>
          <w:fldChar w:fldCharType="begin"/>
        </w:r>
        <w:r w:rsidR="00CB309A" w:rsidRPr="00CB722B" w:rsidDel="00DC6699">
          <w:rPr>
            <w:highlight w:val="yellow"/>
            <w:rPrChange w:id="607"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608" w:author="Nick.Tolimieri [2]" w:date="2022-09-12T16:09:00Z">
              <w:rPr/>
            </w:rPrChange>
          </w:rPr>
          <w:fldChar w:fldCharType="separate"/>
        </w:r>
        <w:r w:rsidR="00CB309A" w:rsidRPr="00CB722B" w:rsidDel="00DC6699">
          <w:rPr>
            <w:noProof/>
            <w:highlight w:val="yellow"/>
            <w:rPrChange w:id="609" w:author="Nick.Tolimieri [2]" w:date="2022-09-12T16:09:00Z">
              <w:rPr>
                <w:noProof/>
              </w:rPr>
            </w:rPrChange>
          </w:rPr>
          <w:t>(IPCC 2022)</w:t>
        </w:r>
        <w:r w:rsidR="00CB309A" w:rsidRPr="00CB722B" w:rsidDel="00DC6699">
          <w:rPr>
            <w:highlight w:val="yellow"/>
            <w:rPrChange w:id="610" w:author="Nick.Tolimieri [2]" w:date="2022-09-12T16:09:00Z">
              <w:rPr/>
            </w:rPrChange>
          </w:rPr>
          <w:fldChar w:fldCharType="end"/>
        </w:r>
        <w:r w:rsidRPr="00CB722B" w:rsidDel="00DC6699">
          <w:rPr>
            <w:highlight w:val="yellow"/>
            <w:rPrChange w:id="611" w:author="Nick.Tolimieri [2]" w:date="2022-09-12T16:09:00Z">
              <w:rPr/>
            </w:rPrChange>
          </w:rPr>
          <w:t>, maintaining services from kelp forests requires regional mechanistic studies to understand dynamic community responses.</w:t>
        </w:r>
        <w:r w:rsidDel="00DC6699">
          <w:t xml:space="preserve"> </w:t>
        </w:r>
      </w:moveFrom>
      <w:moveFromRangeEnd w:id="540"/>
    </w:p>
    <w:p w14:paraId="325342E7" w14:textId="0EC56A80" w:rsidR="0029777C" w:rsidDel="00E56E01" w:rsidRDefault="0029777C">
      <w:pPr>
        <w:rPr>
          <w:del w:id="612"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613" w:author="Nick.Tolimieri [2]" w:date="2022-09-12T15:32:00Z">
        <w:r w:rsidR="007622EF">
          <w:t xml:space="preserve"> MHW</w:t>
        </w:r>
      </w:ins>
      <w:del w:id="614" w:author="Nick.Tolimieri [2]" w:date="2022-09-12T15:32:00Z">
        <w:r w:rsidDel="007622EF">
          <w:delText xml:space="preserve"> marine heatwave (MHW</w:delText>
        </w:r>
      </w:del>
      <w:ins w:id="615" w:author="Nick.Tolimieri" w:date="2022-09-01T15:03:00Z">
        <w:del w:id="616" w:author="Nick.Tolimieri [2]" w:date="2022-09-12T15:32:00Z">
          <w:r w:rsidR="00A637B7" w:rsidDel="007622EF">
            <w:delText xml:space="preserve">, </w:delText>
          </w:r>
        </w:del>
        <w:del w:id="617" w:author="Nick.Tolimieri [2]" w:date="2022-09-12T15:33:00Z">
          <w:r w:rsidR="00A637B7" w:rsidRPr="00A637B7" w:rsidDel="007622EF">
            <w:rPr>
              <w:rPrChange w:id="618" w:author="Nick.Tolimieri" w:date="2022-09-01T15:04:00Z">
                <w:rPr>
                  <w:rFonts w:ascii="AdvGulliv-R" w:hAnsi="AdvGulliv-R" w:cs="AdvGulliv-R"/>
                  <w:sz w:val="14"/>
                  <w:szCs w:val="14"/>
                  <w:lang w:val="en-US"/>
                </w:rPr>
              </w:rPrChange>
            </w:rPr>
            <w:delText>a prolonged discrete anomalously warm water event</w:delText>
          </w:r>
        </w:del>
      </w:ins>
      <w:ins w:id="619" w:author="Nick.Tolimieri" w:date="2022-09-01T15:04:00Z">
        <w:del w:id="620" w:author="Nick.Tolimieri [2]" w:date="2022-09-12T15:33:00Z">
          <w:r w:rsidR="00A637B7" w:rsidDel="007622EF">
            <w:delText xml:space="preserve">, </w:delText>
          </w:r>
        </w:del>
      </w:ins>
      <w:del w:id="621"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622"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623"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624" w:author="Nick.Tolimieri [2]" w:date="2022-09-12T16:13:00Z">
        <w:r w:rsidR="002D6F44">
          <w:t xml:space="preserve"> </w:t>
        </w:r>
      </w:ins>
      <w:ins w:id="625" w:author="Nick.Tolimieri" w:date="2022-09-09T15:28:00Z">
        <w:del w:id="626" w:author="Nick.Tolimieri [2]" w:date="2022-09-12T15:32:00Z">
          <w:r w:rsidR="00165D15" w:rsidDel="007622EF">
            <w:delText xml:space="preserve"> </w:delText>
          </w:r>
        </w:del>
      </w:ins>
      <w:ins w:id="627" w:author="Nick.Tolimieri" w:date="2022-09-09T15:30:00Z">
        <w:del w:id="628" w:author="Nick.Tolimieri [2]" w:date="2022-09-12T15:32:00Z">
          <w:r w:rsidR="00C2572C" w:rsidRPr="00C2572C" w:rsidDel="007622EF">
            <w:rPr>
              <w:highlight w:val="yellow"/>
              <w:rPrChange w:id="629" w:author="Nick.Tolimieri" w:date="2022-09-09T15:30:00Z">
                <w:rPr/>
              </w:rPrChange>
            </w:rPr>
            <w:delText>ADD SMALE 2020 stuff here</w:delText>
          </w:r>
        </w:del>
      </w:ins>
      <w:del w:id="630"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631"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632"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633" w:author="Nick.Tolimieri [2]" w:date="2022-09-07T10:00:00Z">
        <w:r w:rsidDel="004642D3">
          <w:delText xml:space="preserve">be </w:delText>
        </w:r>
      </w:del>
      <w:ins w:id="634"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635"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636" w:author="Nick.Tolimieri [2]" w:date="2022-09-13T11:00:00Z">
        <w:r w:rsidDel="00B80596">
          <w:delText xml:space="preserve"> and settlement of urchin larvae</w:delText>
        </w:r>
      </w:del>
      <w:r>
        <w:t>.</w:t>
      </w:r>
    </w:p>
    <w:p w14:paraId="2710C738" w14:textId="499E2CBD" w:rsidR="000650CD" w:rsidRDefault="000650CD" w:rsidP="005635FF">
      <w:pPr>
        <w:rPr>
          <w:ins w:id="637" w:author="Nick.Tolimieri [2]" w:date="2022-09-13T11:08:00Z"/>
        </w:rPr>
      </w:pPr>
      <w:ins w:id="638" w:author="Nick.Tolimieri [2]" w:date="2022-09-13T11:07:00Z">
        <w:r>
          <w:t>T</w:t>
        </w:r>
      </w:ins>
      <w:del w:id="639"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640" w:author="Nick.Tolimieri [2]" w:date="2022-09-13T11:41:00Z">
        <w:r w:rsidR="00BF0D84">
          <w:t xml:space="preserve"> </w:t>
        </w:r>
        <w:del w:id="641" w:author="Nick.Tolimieri" w:date="2022-09-14T09:38:00Z">
          <w:r w:rsidR="00BF0D84" w:rsidDel="00284AF7">
            <w:delText xml:space="preserve">For the 2014-2016 MHW absolute increase in </w:delText>
          </w:r>
        </w:del>
      </w:ins>
      <w:ins w:id="642" w:author="Nick.Tolimieri [2]" w:date="2022-09-13T11:42:00Z">
        <w:del w:id="643" w:author="Nick.Tolimieri" w:date="2022-09-14T09:38:00Z">
          <w:r w:rsidR="00BF0D84" w:rsidDel="00284AF7">
            <w:delText xml:space="preserve">SST was a better predictor of canopy loss than was the number or strength of SST anomalies </w:delText>
          </w:r>
        </w:del>
      </w:ins>
      <w:del w:id="644"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645" w:author="Nick.Tolimieri [2]" w:date="2022-09-13T11:43:00Z">
        <w:del w:id="646" w:author="Nick.Tolimieri" w:date="2022-09-14T09:38:00Z">
          <w:r w:rsidR="00BF0D84" w:rsidDel="00284AF7">
            <w:delText>.</w:delText>
          </w:r>
        </w:del>
      </w:ins>
      <w:del w:id="647" w:author="Nick.Tolimieri" w:date="2022-09-14T09:38:00Z">
        <w:r w:rsidR="00EF0B3C" w:rsidDel="00284AF7">
          <w:delText xml:space="preserve"> </w:delText>
        </w:r>
      </w:del>
    </w:p>
    <w:p w14:paraId="05019B11" w14:textId="42F17405"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648" w:author="Nick.Tolimieri [2]" w:date="2022-09-13T10:06:00Z">
        <w:r w:rsidR="001B6711">
          <w:t xml:space="preserve">to </w:t>
        </w:r>
      </w:ins>
      <w:r>
        <w:t>regional differences in food web structure and top-down pressures</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649" w:author="Nick.Tolimieri [2]" w:date="2022-09-13T09:35:00Z">
        <w:r w:rsidDel="00336199">
          <w:delText xml:space="preserve"> </w:delText>
        </w:r>
      </w:del>
      <w:del w:id="650"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651" w:author="Nick.Tolimieri [2]" w:date="2022-09-13T09:58:00Z">
        <w:r w:rsidR="00C61292">
          <w:t xml:space="preserve"> </w:t>
        </w:r>
      </w:ins>
      <w:ins w:id="652"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653" w:author="Nick.Tolimieri [2]" w:date="2022-09-13T10:10:00Z">
        <w:r w:rsidR="00EA6E26">
          <w:t xml:space="preserve"> did not observe substantial loss of kelp canopy in Oregon</w:t>
        </w:r>
      </w:ins>
      <w:ins w:id="654" w:author="Nick.Tolimieri" w:date="2022-09-14T09:39:00Z">
        <w:r w:rsidR="0097296F">
          <w:t xml:space="preserve"> </w:t>
        </w:r>
      </w:ins>
      <w:ins w:id="655" w:author="Nick.Tolimieri [2]" w:date="2022-09-13T10:10:00Z">
        <w:del w:id="656" w:author="Nick.Tolimieri" w:date="2022-09-14T09:39:00Z">
          <w:r w:rsidR="00EA6E26" w:rsidDel="0097296F">
            <w:delText xml:space="preserve"> </w:delText>
          </w:r>
        </w:del>
        <w:r w:rsidR="00EA6E26">
          <w:t>where</w:t>
        </w:r>
      </w:ins>
      <w:ins w:id="657" w:author="Nick.Tolimieri" w:date="2022-09-14T09:39:00Z">
        <w:r w:rsidR="00284AF7">
          <w:t xml:space="preserve"> </w:t>
        </w:r>
      </w:ins>
      <w:ins w:id="658" w:author="Nick.Tolimieri [2]" w:date="2022-09-13T10:09:00Z">
        <w:del w:id="659" w:author="Nick.Tolimieri" w:date="2022-09-14T09:39:00Z">
          <w:r w:rsidR="00EA6E26" w:rsidDel="00284AF7">
            <w:delText xml:space="preserve"> </w:delText>
          </w:r>
        </w:del>
      </w:ins>
      <w:ins w:id="660" w:author="Nick.Tolimieri [2]" w:date="2022-09-13T10:07:00Z">
        <w:r w:rsidR="001B6711">
          <w:t>ocean temperatures did not get as warm in Oregon as in Northern California</w:t>
        </w:r>
      </w:ins>
      <w:del w:id="661"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662" w:author="Nick.Tolimieri [2]" w:date="2022-09-13T10:08:00Z">
        <w:r w:rsidR="001B6711">
          <w:t>. Additionally,</w:t>
        </w:r>
      </w:ins>
      <w:ins w:id="663" w:author="Nick.Tolimieri [2]" w:date="2022-09-13T10:11:00Z">
        <w:r w:rsidR="00B77482">
          <w:t xml:space="preserve"> t</w:t>
        </w:r>
      </w:ins>
      <w:ins w:id="664" w:author="Nick.Tolimieri [2]" w:date="2022-09-13T10:01:00Z">
        <w:r w:rsidR="00FD5B3C">
          <w:t>he presence of</w:t>
        </w:r>
      </w:ins>
      <w:ins w:id="665"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666" w:author="Nick.Tolimieri [2]" w:date="2022-09-13T10:00:00Z">
        <w:r w:rsidR="008702D7">
          <w:t xml:space="preserve"> and the combination of sheepshead</w:t>
        </w:r>
      </w:ins>
      <w:ins w:id="667" w:author="Nick.Tolimieri [2]" w:date="2022-09-13T10:04:00Z">
        <w:r w:rsidR="00FD5B3C">
          <w:t xml:space="preserve"> </w:t>
        </w:r>
        <w:r w:rsidR="00FD5B3C" w:rsidRPr="00FD5B3C">
          <w:rPr>
            <w:i/>
            <w:rPrChange w:id="668" w:author="Nick.Tolimieri [2]" w:date="2022-09-13T10:04:00Z">
              <w:rPr/>
            </w:rPrChange>
          </w:rPr>
          <w:t>Archosargus probatocephalus</w:t>
        </w:r>
        <w:r w:rsidR="00FD5B3C">
          <w:t xml:space="preserve"> </w:t>
        </w:r>
      </w:ins>
      <w:ins w:id="669" w:author="Nick.Tolimieri [2]" w:date="2022-09-13T10:00:00Z">
        <w:r w:rsidR="008702D7">
          <w:t xml:space="preserve">and spiny lobsters </w:t>
        </w:r>
      </w:ins>
      <w:ins w:id="670" w:author="Nick.Tolimieri [2]" w:date="2022-09-13T10:04:00Z">
        <w:r w:rsidR="00FD5B3C" w:rsidRPr="00FD5B3C">
          <w:rPr>
            <w:i/>
            <w:rPrChange w:id="671" w:author="Nick.Tolimieri [2]" w:date="2022-09-13T10:04:00Z">
              <w:rPr/>
            </w:rPrChange>
          </w:rPr>
          <w:t>Panulirus interruptus</w:t>
        </w:r>
        <w:r w:rsidR="00FD5B3C" w:rsidRPr="00FD5B3C">
          <w:t xml:space="preserve"> </w:t>
        </w:r>
      </w:ins>
      <w:ins w:id="672"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73" w:author="Nick.Tolimieri [2]" w:date="2022-09-13T10:01:00Z">
        <w:r w:rsidR="008702D7">
          <w:t xml:space="preserve"> may have</w:t>
        </w:r>
      </w:ins>
      <w:ins w:id="674" w:author="Nick.Tolimieri [2]" w:date="2022-09-13T10:05:00Z">
        <w:r w:rsidR="00FD5B3C">
          <w:t xml:space="preserve"> provided enough top-down pressure to limit urchin densities and affect urchin feeding behavior enough to prevent a </w:t>
        </w:r>
      </w:ins>
      <w:ins w:id="675" w:author="Nick.Tolimieri [2]" w:date="2022-09-13T10:01:00Z">
        <w:r w:rsidR="008702D7">
          <w:t>shift to urchin-domi</w:t>
        </w:r>
        <w:r w:rsidR="00FD5B3C">
          <w:t>nated habitats in these regions</w:t>
        </w:r>
      </w:ins>
      <w:ins w:id="676" w:author="Nick.Tolimieri [2]" w:date="2022-09-13T10:05:00Z">
        <w:r w:rsidR="00FD5B3C">
          <w:t xml:space="preserve">. However, in </w:t>
        </w:r>
      </w:ins>
      <w:ins w:id="677" w:author="Nick.Tolimieri [2]" w:date="2022-09-13T10:02:00Z">
        <w:r w:rsidR="00FD5B3C">
          <w:t>Northern California where there</w:t>
        </w:r>
      </w:ins>
      <w:ins w:id="678" w:author="Nick.Tolimieri [2]" w:date="2022-09-13T10:11:00Z">
        <w:r w:rsidR="00F60DF5">
          <w:t xml:space="preserve"> was substantial warming and</w:t>
        </w:r>
      </w:ins>
      <w:ins w:id="679" w:author="Nick.Tolimieri" w:date="2022-09-14T09:40:00Z">
        <w:r w:rsidR="0097296F">
          <w:t xml:space="preserve"> little</w:t>
        </w:r>
      </w:ins>
      <w:ins w:id="680" w:author="Nick.Tolimieri [2]" w:date="2022-09-13T10:11:00Z">
        <w:r w:rsidR="00F60DF5">
          <w:t xml:space="preserve"> </w:t>
        </w:r>
      </w:ins>
      <w:ins w:id="681" w:author="Nick.Tolimieri [2]" w:date="2022-09-13T10:02:00Z">
        <w:r w:rsidR="00FD5B3C">
          <w:t xml:space="preserve">predator </w:t>
        </w:r>
      </w:ins>
      <w:ins w:id="682" w:author="Nick.Tolimieri [2]" w:date="2022-09-13T10:05:00Z">
        <w:r w:rsidR="00FD5B3C">
          <w:t>redundancy</w:t>
        </w:r>
      </w:ins>
      <w:ins w:id="683" w:author="Nick.Tolimieri [2]" w:date="2022-09-13T10:02:00Z">
        <w:del w:id="684" w:author="Nick.Tolimieri" w:date="2022-09-14T09:40:00Z">
          <w:r w:rsidR="00FD5B3C" w:rsidDel="0097296F">
            <w:delText xml:space="preserve"> </w:delText>
          </w:r>
        </w:del>
      </w:ins>
      <w:ins w:id="685" w:author="Nick.Tolimieri [2]" w:date="2022-09-13T10:11:00Z">
        <w:del w:id="686" w:author="Nick.Tolimieri" w:date="2022-09-14T09:40:00Z">
          <w:r w:rsidR="00F60DF5" w:rsidDel="0097296F">
            <w:delText>is lower</w:delText>
          </w:r>
        </w:del>
        <w:r w:rsidR="00F60DF5">
          <w:t xml:space="preserve">, </w:t>
        </w:r>
      </w:ins>
      <w:ins w:id="687" w:author="Nick.Tolimieri [2]" w:date="2022-09-13T10:02:00Z">
        <w:r w:rsidR="00FD5B3C">
          <w:t>the</w:t>
        </w:r>
      </w:ins>
      <w:ins w:id="688" w:author="Nick.Tolimieri [2]" w:date="2022-09-13T10:03:00Z">
        <w:r w:rsidR="00FD5B3C">
          <w:t xml:space="preserve"> die-off </w:t>
        </w:r>
      </w:ins>
      <w:ins w:id="689" w:author="Nick.Tolimieri [2]" w:date="2022-09-13T10:02:00Z">
        <w:r w:rsidR="00FD5B3C">
          <w:t xml:space="preserve">of </w:t>
        </w:r>
        <w:r w:rsidR="00FD5B3C">
          <w:rPr>
            <w:i/>
          </w:rPr>
          <w:t xml:space="preserve">Pycnopodia </w:t>
        </w:r>
        <w:r w:rsidR="00FD5B3C">
          <w:t>may have</w:t>
        </w:r>
      </w:ins>
      <w:ins w:id="690" w:author="Nick.Tolimieri [2]" w:date="2022-09-13T10:06:00Z">
        <w:r w:rsidR="00FD5B3C">
          <w:t xml:space="preserve"> released urchins from top-down control </w:t>
        </w:r>
      </w:ins>
      <w:ins w:id="691"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01F79339"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692" w:author="Nick.Tolimieri [2]" w:date="2022-09-13T09:51:00Z">
        <w:r w:rsidR="00922417">
          <w:t>sea otters</w:t>
        </w:r>
      </w:ins>
      <w:del w:id="693" w:author="Nick.Tolimieri [2]" w:date="2022-09-13T10:18:00Z">
        <w:r w:rsidR="00EF0B3C" w:rsidDel="006E4305">
          <w:delText>a</w:delText>
        </w:r>
      </w:del>
      <w:ins w:id="694" w:author="Nick.Tolimieri [2]" w:date="2022-09-13T10:18:00Z">
        <w:r w:rsidR="006E4305">
          <w:t>,</w:t>
        </w:r>
      </w:ins>
      <w:ins w:id="695" w:author="Nick.Tolimieri [2]" w:date="2022-09-13T09:51:00Z">
        <w:r w:rsidR="00922417">
          <w:t xml:space="preserve"> a</w:t>
        </w:r>
      </w:ins>
      <w:r w:rsidR="00EF0B3C">
        <w:t xml:space="preserve"> keystone predator,</w:t>
      </w:r>
      <w:r w:rsidR="007F3AF4">
        <w:t xml:space="preserve"> </w:t>
      </w:r>
      <w:del w:id="696"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97" w:author="Nick.Tolimieri [2]" w:date="2022-09-13T13:05:00Z">
        <w:r w:rsidR="008658BE">
          <w:t xml:space="preserve"> with </w:t>
        </w:r>
      </w:ins>
      <w:ins w:id="698" w:author="Nick.Tolimieri [2]" w:date="2022-09-13T13:07:00Z">
        <w:r w:rsidR="008658BE">
          <w:t>populations increasing rapidly</w:t>
        </w:r>
      </w:ins>
      <w:ins w:id="699" w:author="Nick.Tolimieri [2]" w:date="2022-09-13T13:08:00Z">
        <w:r w:rsidR="008658BE">
          <w:t xml:space="preserve"> since the 1980’s</w:t>
        </w:r>
        <w:r w:rsidR="000A6D5B">
          <w:t xml:space="preserve"> </w:t>
        </w:r>
      </w:ins>
      <w:ins w:id="700"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EN.CITE.DATA </w:instrText>
      </w:r>
      <w:r w:rsidR="00E878A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618DF3CD" w:rsidR="00392C19" w:rsidRPr="00A972D1" w:rsidRDefault="00EF0B3C">
      <w:pPr>
        <w:rPr>
          <w:ins w:id="701"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702" w:author="Nick.Tolimieri [2]" w:date="2022-09-13T11:38:00Z">
        <w:r w:rsidR="00B81D13">
          <w:t>(</w:t>
        </w:r>
      </w:ins>
      <w:del w:id="703" w:author="Nick.Tolimieri [2]" w:date="2022-09-13T11:37:00Z">
        <w:r w:rsidDel="00B81D13">
          <w:delText xml:space="preserve">of kelp density and abundances of associated invertebrates and fishes from </w:delText>
        </w:r>
      </w:del>
      <w:r>
        <w:t>2015-2021</w:t>
      </w:r>
      <w:ins w:id="704" w:author="Nick.Tolimieri [2]" w:date="2022-09-13T11:38:00Z">
        <w:r w:rsidR="00B81D13">
          <w:t>)</w:t>
        </w:r>
      </w:ins>
      <w:ins w:id="705" w:author="Nick.Tolimieri [2]" w:date="2022-09-13T11:37:00Z">
        <w:r w:rsidR="00B81D13">
          <w:t xml:space="preserve">, </w:t>
        </w:r>
        <w:del w:id="706" w:author="Nick.Tolimieri" w:date="2022-09-14T09:41:00Z">
          <w:r w:rsidR="00B81D13" w:rsidDel="00C20406">
            <w:delText xml:space="preserve">SST data, and </w:delText>
          </w:r>
        </w:del>
        <w:r w:rsidR="00B81D13">
          <w:t xml:space="preserve">kelp canopy cover information from overflight </w:t>
        </w:r>
      </w:ins>
      <w:ins w:id="707" w:author="Nick.Tolimieri [2]" w:date="2022-09-13T11:38:00Z">
        <w:r w:rsidR="00B81D13">
          <w:t>surveys</w:t>
        </w:r>
      </w:ins>
      <w:ins w:id="708" w:author="Nick.Tolimieri" w:date="2022-09-14T09:41:00Z">
        <w:r w:rsidR="00C20406">
          <w:t>, and SST data</w:t>
        </w:r>
      </w:ins>
      <w:del w:id="709"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710"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711" w:author="Nick.Tolimieri [2]" w:date="2022-09-13T10:38:00Z" w:name="move113957939"/>
      <w:moveFrom w:id="712" w:author="Nick.Tolimieri [2]" w:date="2022-09-13T10:38:00Z">
        <w:del w:id="713"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714" w:author="Nick.Tolimieri [2]" w:date="2022-09-13T10:38:00Z"/>
      <w:moveFrom w:id="715" w:author="Nick.Tolimieri [2]" w:date="2022-09-13T10:38:00Z">
        <w:del w:id="716" w:author="Nick.Tolimieri [2]" w:date="2022-09-13T11:21:00Z">
          <w:r w:rsidR="00E878A1" w:rsidDel="00A7703B">
            <w:fldChar w:fldCharType="end"/>
          </w:r>
        </w:del>
      </w:moveFrom>
      <w:del w:id="717" w:author="Nick.Tolimieri [2]" w:date="2022-09-13T10:38:00Z"/>
      <w:moveFrom w:id="718" w:author="Nick.Tolimieri [2]" w:date="2022-09-13T10:38:00Z">
        <w:del w:id="719"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720" w:author="Nick.Tolimieri [2]" w:date="2022-09-13T10:38:00Z"/>
      <w:moveFrom w:id="721" w:author="Nick.Tolimieri [2]" w:date="2022-09-13T10:38:00Z">
        <w:del w:id="722" w:author="Nick.Tolimieri [2]" w:date="2022-09-13T11:21:00Z">
          <w:r w:rsidR="00E878A1" w:rsidDel="00A7703B">
            <w:fldChar w:fldCharType="end"/>
          </w:r>
        </w:del>
      </w:moveFrom>
      <w:del w:id="723" w:author="Nick.Tolimieri [2]" w:date="2022-09-13T10:38:00Z"/>
      <w:moveFrom w:id="724" w:author="Nick.Tolimieri [2]" w:date="2022-09-13T10:38:00Z">
        <w:del w:id="725"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711"/>
      <w:r>
        <w:t xml:space="preserve">Our main objectives were to </w:t>
      </w:r>
      <w:r>
        <w:lastRenderedPageBreak/>
        <w:t xml:space="preserve">examine: </w:t>
      </w:r>
      <w:ins w:id="726" w:author="Nick.Tolimieri [2]" w:date="2022-09-13T11:21:00Z">
        <w:r w:rsidR="00A7703B">
          <w:t>(</w:t>
        </w:r>
      </w:ins>
      <w:ins w:id="727" w:author="Nick.Tolimieri [2]" w:date="2022-09-13T11:22:00Z">
        <w:r w:rsidR="00A7703B">
          <w:t>1</w:t>
        </w:r>
      </w:ins>
      <w:ins w:id="728" w:author="Nick.Tolimieri [2]" w:date="2022-09-13T11:21:00Z">
        <w:r w:rsidR="00A7703B">
          <w:t>)</w:t>
        </w:r>
      </w:ins>
      <w:ins w:id="729" w:author="Nick.Tolimieri [2]" w:date="2022-09-13T11:22:00Z">
        <w:r w:rsidR="00A7703B">
          <w:t xml:space="preserve"> the</w:t>
        </w:r>
      </w:ins>
      <w:ins w:id="730" w:author="Nick.Tolimieri [2]" w:date="2022-09-13T11:40:00Z">
        <w:r w:rsidR="00A4413F">
          <w:t xml:space="preserve"> prevalence,</w:t>
        </w:r>
      </w:ins>
      <w:ins w:id="731" w:author="Nick.Tolimieri [2]" w:date="2022-09-13T11:22:00Z">
        <w:r w:rsidR="00A7703B">
          <w:t xml:space="preserve"> timing</w:t>
        </w:r>
      </w:ins>
      <w:ins w:id="732" w:author="Nick.Tolimieri [2]" w:date="2022-09-13T11:40:00Z">
        <w:r w:rsidR="00A4413F">
          <w:t>,</w:t>
        </w:r>
      </w:ins>
      <w:ins w:id="733" w:author="Nick.Tolimieri [2]" w:date="2022-09-13T11:22:00Z">
        <w:r w:rsidR="00A7703B">
          <w:t xml:space="preserve"> and severity of MHWs and elevated SST in general </w:t>
        </w:r>
      </w:ins>
      <w:ins w:id="734" w:author="Nick.Tolimieri [2]" w:date="2022-09-13T11:23:00Z">
        <w:r w:rsidR="00A7703B">
          <w:t xml:space="preserve">along the Washington Coast, </w:t>
        </w:r>
      </w:ins>
      <w:r>
        <w:t>(</w:t>
      </w:r>
      <w:del w:id="735" w:author="Nick.Tolimieri [2]" w:date="2022-09-13T11:23:00Z">
        <w:r w:rsidDel="00A7703B">
          <w:delText>1</w:delText>
        </w:r>
      </w:del>
      <w:ins w:id="736" w:author="Nick.Tolimieri [2]" w:date="2022-09-13T11:23:00Z">
        <w:r w:rsidR="00A7703B">
          <w:t>2</w:t>
        </w:r>
      </w:ins>
      <w:r>
        <w:t>) if and how kelp forest communities changed in the periods during and following the 2014-2016 MHW and other warm SST anomalies, and SSW</w:t>
      </w:r>
      <w:r w:rsidR="00882E30">
        <w:t>S</w:t>
      </w:r>
      <w:r>
        <w:t>; (</w:t>
      </w:r>
      <w:del w:id="737" w:author="Nick.Tolimieri [2]" w:date="2022-09-13T11:23:00Z">
        <w:r w:rsidDel="00A7703B">
          <w:delText>2</w:delText>
        </w:r>
      </w:del>
      <w:ins w:id="738" w:author="Nick.Tolimieri [2]" w:date="2022-09-13T11:23:00Z">
        <w:r w:rsidR="00A7703B">
          <w:t>3</w:t>
        </w:r>
      </w:ins>
      <w:r>
        <w:t>) whether community composition of kelps, invertebrates, and fishes was structured more by spatial differences or shared temporal variation; and (</w:t>
      </w:r>
      <w:del w:id="739" w:author="Nick.Tolimieri [2]" w:date="2022-09-13T11:23:00Z">
        <w:r w:rsidDel="00A7703B">
          <w:delText>3</w:delText>
        </w:r>
      </w:del>
      <w:ins w:id="740" w:author="Nick.Tolimieri [2]" w:date="2022-09-13T11:23:00Z">
        <w:r w:rsidR="00A7703B">
          <w:t>4</w:t>
        </w:r>
      </w:ins>
      <w:r>
        <w:t>) whether we can detect interactions involving multiple guilds, which are hypothesized to structure kelp forest communities.</w:t>
      </w:r>
      <w:del w:id="741" w:author="Nick.Tolimieri [2]" w:date="2022-09-13T11:25:00Z">
        <w:r w:rsidDel="00CF3D42">
          <w:delText xml:space="preserve"> </w:delText>
        </w:r>
      </w:del>
      <w:ins w:id="742"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743"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744" w:author="Nick.Tolimieri [2]" w:date="2022-09-13T11:49:00Z">
        <w:r w:rsidR="00392C19" w:rsidRPr="00A972D1">
          <w:t>We predict fewer strong impacts</w:t>
        </w:r>
      </w:ins>
      <w:ins w:id="745" w:author="Nick.Tolimieri [2]" w:date="2022-09-13T11:57:00Z">
        <w:r w:rsidR="00A972D1" w:rsidRPr="00A972D1">
          <w:rPr>
            <w:rPrChange w:id="746" w:author="Nick.Tolimieri [2]" w:date="2022-09-13T11:57:00Z">
              <w:rPr>
                <w:highlight w:val="yellow"/>
              </w:rPr>
            </w:rPrChange>
          </w:rPr>
          <w:t xml:space="preserve"> from the 2014-2016 MHW and SSWS</w:t>
        </w:r>
      </w:ins>
      <w:ins w:id="747" w:author="Nick.Tolimieri [2]" w:date="2022-09-13T11:49:00Z">
        <w:r w:rsidR="00392C19" w:rsidRPr="00A972D1">
          <w:t xml:space="preserve"> on </w:t>
        </w:r>
      </w:ins>
      <w:ins w:id="748" w:author="Nick.Tolimieri [2]" w:date="2022-09-13T11:50:00Z">
        <w:r w:rsidR="00392C19" w:rsidRPr="00A972D1">
          <w:t xml:space="preserve">Washington kelp forests because both </w:t>
        </w:r>
        <w:r w:rsidR="00392C19" w:rsidRPr="00A972D1">
          <w:rPr>
            <w:i/>
          </w:rPr>
          <w:t xml:space="preserve">Macrosystis and Nereocystis </w:t>
        </w:r>
        <w:r w:rsidR="00392C19" w:rsidRPr="00A972D1">
          <w:t>are in the central portion of their range</w:t>
        </w:r>
      </w:ins>
      <w:ins w:id="749" w:author="Nick.Tolimieri [2]" w:date="2022-09-13T11:52:00Z">
        <w:r w:rsidR="00BC7F7B" w:rsidRPr="00A972D1">
          <w:t xml:space="preserve"> </w:t>
        </w:r>
      </w:ins>
      <w:r w:rsidR="00BC7F7B" w:rsidRPr="00A972D1">
        <w:rPr>
          <w:rPrChange w:id="750" w:author="Nick.Tolimieri [2]" w:date="2022-09-13T11:57:00Z">
            <w:rPr/>
          </w:rPrChange>
        </w:rPr>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972D1">
        <w:rPr>
          <w:rPrChange w:id="751" w:author="Nick.Tolimieri [2]" w:date="2022-09-13T11:57:00Z">
            <w:rPr/>
          </w:rPrChange>
        </w:rPr>
        <w:fldChar w:fldCharType="separate"/>
      </w:r>
      <w:r w:rsidR="00BC7F7B" w:rsidRPr="00A972D1">
        <w:rPr>
          <w:noProof/>
        </w:rPr>
        <w:t>(Smale 2020)</w:t>
      </w:r>
      <w:r w:rsidR="00BC7F7B" w:rsidRPr="00A972D1">
        <w:rPr>
          <w:rPrChange w:id="752" w:author="Nick.Tolimieri [2]" w:date="2022-09-13T11:57:00Z">
            <w:rPr/>
          </w:rPrChange>
        </w:rPr>
        <w:fldChar w:fldCharType="end"/>
      </w:r>
      <w:ins w:id="753" w:author="Nick.Tolimieri [2]" w:date="2022-09-13T11:50:00Z">
        <w:r w:rsidR="00392C19" w:rsidRPr="00A972D1">
          <w:t xml:space="preserve"> and temperature extremes are less likely to exceed species </w:t>
        </w:r>
      </w:ins>
      <w:ins w:id="754" w:author="Nick.Tolimieri [2]" w:date="2022-09-13T11:55:00Z">
        <w:r w:rsidR="006D62B9" w:rsidRPr="00A972D1">
          <w:t xml:space="preserve">tolerances at these latitudes </w:t>
        </w:r>
      </w:ins>
      <w:r w:rsidR="006D62B9" w:rsidRPr="00A972D1">
        <w:rPr>
          <w:rPrChange w:id="755"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A972D1">
        <w:rPr>
          <w:rPrChange w:id="756"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A972D1">
        <w:rPr>
          <w:rPrChange w:id="757" w:author="Nick.Tolimieri [2]" w:date="2022-09-13T11:57:00Z">
            <w:rPr/>
          </w:rPrChange>
        </w:rPr>
      </w:r>
      <w:r w:rsidR="006D62B9" w:rsidRPr="00A972D1">
        <w:rPr>
          <w:rPrChange w:id="758" w:author="Nick.Tolimieri [2]" w:date="2022-09-13T11:57:00Z">
            <w:rPr/>
          </w:rPrChange>
        </w:rPr>
        <w:fldChar w:fldCharType="end"/>
      </w:r>
      <w:r w:rsidR="006D62B9" w:rsidRPr="00A972D1">
        <w:rPr>
          <w:rPrChange w:id="759" w:author="Nick.Tolimieri [2]" w:date="2022-09-13T11:57:00Z">
            <w:rPr/>
          </w:rPrChange>
        </w:rPr>
      </w:r>
      <w:r w:rsidR="006D62B9" w:rsidRPr="00A972D1">
        <w:rPr>
          <w:rPrChange w:id="760" w:author="Nick.Tolimieri [2]" w:date="2022-09-13T11:57:00Z">
            <w:rPr/>
          </w:rPrChange>
        </w:rPr>
        <w:fldChar w:fldCharType="separate"/>
      </w:r>
      <w:r w:rsidR="006D62B9" w:rsidRPr="00A972D1">
        <w:rPr>
          <w:noProof/>
        </w:rPr>
        <w:t>(Hamilton et al. 2020)</w:t>
      </w:r>
      <w:r w:rsidR="006D62B9" w:rsidRPr="00A972D1">
        <w:rPr>
          <w:rPrChange w:id="761" w:author="Nick.Tolimieri [2]" w:date="2022-09-13T11:57:00Z">
            <w:rPr/>
          </w:rPrChange>
        </w:rPr>
        <w:fldChar w:fldCharType="end"/>
      </w:r>
      <w:ins w:id="762" w:author="Nick.Tolimieri [2]" w:date="2022-09-13T11:50:00Z">
        <w:r w:rsidR="00392C19" w:rsidRPr="00A972D1">
          <w:t xml:space="preserve"> and because </w:t>
        </w:r>
      </w:ins>
      <w:ins w:id="763" w:author="Nick.Tolimieri [2]" w:date="2022-09-13T11:51:00Z">
        <w:r w:rsidR="00BC7F7B" w:rsidRPr="00A972D1">
          <w:t>top down pressure from sea otters</w:t>
        </w:r>
      </w:ins>
      <w:ins w:id="764" w:author="Nick.Tolimieri [2]" w:date="2022-09-13T11:53:00Z">
        <w:r w:rsidR="00BC7F7B" w:rsidRPr="00A972D1">
          <w:t>, which are present along the Washington Coast</w:t>
        </w:r>
      </w:ins>
      <w:ins w:id="765" w:author="Nick.Tolimieri [2]" w:date="2022-09-13T11:51:00Z">
        <w:r w:rsidR="00BC7F7B" w:rsidRPr="00A972D1">
          <w:t xml:space="preserve"> </w:t>
        </w:r>
      </w:ins>
      <w:r w:rsidR="00BC7F7B" w:rsidRPr="00A972D1">
        <w:rPr>
          <w:rPrChange w:id="766"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A972D1">
        <w:rPr>
          <w:rPrChange w:id="767"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A972D1">
        <w:rPr>
          <w:rPrChange w:id="768" w:author="Nick.Tolimieri [2]" w:date="2022-09-13T11:57:00Z">
            <w:rPr/>
          </w:rPrChange>
        </w:rPr>
      </w:r>
      <w:r w:rsidR="00BC7F7B" w:rsidRPr="00A972D1">
        <w:rPr>
          <w:rPrChange w:id="769" w:author="Nick.Tolimieri [2]" w:date="2022-09-13T11:57:00Z">
            <w:rPr/>
          </w:rPrChange>
        </w:rPr>
        <w:fldChar w:fldCharType="end"/>
      </w:r>
      <w:r w:rsidR="00BC7F7B" w:rsidRPr="00A972D1">
        <w:rPr>
          <w:rPrChange w:id="770" w:author="Nick.Tolimieri [2]" w:date="2022-09-13T11:57:00Z">
            <w:rPr/>
          </w:rPrChange>
        </w:rPr>
      </w:r>
      <w:r w:rsidR="00BC7F7B" w:rsidRPr="00A972D1">
        <w:rPr>
          <w:rPrChange w:id="771" w:author="Nick.Tolimieri [2]" w:date="2022-09-13T11:57:00Z">
            <w:rPr/>
          </w:rPrChange>
        </w:rPr>
        <w:fldChar w:fldCharType="separate"/>
      </w:r>
      <w:r w:rsidR="00BC7F7B" w:rsidRPr="00A972D1">
        <w:rPr>
          <w:noProof/>
        </w:rPr>
        <w:t>(Shelton et al. 2018, Gregr et al. 2020)</w:t>
      </w:r>
      <w:r w:rsidR="00BC7F7B" w:rsidRPr="00A972D1">
        <w:rPr>
          <w:rPrChange w:id="772" w:author="Nick.Tolimieri [2]" w:date="2022-09-13T11:57:00Z">
            <w:rPr/>
          </w:rPrChange>
        </w:rPr>
        <w:fldChar w:fldCharType="end"/>
      </w:r>
      <w:ins w:id="773" w:author="Nick.Tolimieri [2]" w:date="2022-09-13T11:53:00Z">
        <w:r w:rsidR="00BC7F7B" w:rsidRPr="00A972D1">
          <w:t xml:space="preserve">, </w:t>
        </w:r>
      </w:ins>
      <w:ins w:id="774" w:author="Nick.Tolimieri [2]" w:date="2022-09-13T11:51:00Z">
        <w:r w:rsidR="00BC7F7B" w:rsidRPr="00A972D1">
          <w:t xml:space="preserve">may help to prevent a shift to urchin barren habitats. </w:t>
        </w:r>
      </w:ins>
    </w:p>
    <w:p w14:paraId="53366513" w14:textId="094E995F" w:rsidR="00D84856" w:rsidRPr="00A972D1" w:rsidDel="004D744C" w:rsidRDefault="00D84856">
      <w:pPr>
        <w:rPr>
          <w:ins w:id="775" w:author="Nick.Tolimieri [2]" w:date="2022-09-07T10:25:00Z"/>
          <w:del w:id="776" w:author="Nick.Tolimieri" w:date="2022-09-09T15:04:00Z"/>
        </w:rPr>
      </w:pPr>
    </w:p>
    <w:p w14:paraId="524B7084" w14:textId="14FA6D25" w:rsidR="00D84856" w:rsidRPr="00A972D1" w:rsidDel="004D744C" w:rsidRDefault="00D84856">
      <w:pPr>
        <w:rPr>
          <w:del w:id="777" w:author="Nick.Tolimieri" w:date="2022-09-09T15:04:00Z"/>
        </w:rPr>
      </w:pPr>
    </w:p>
    <w:p w14:paraId="3FD51571" w14:textId="758D1399" w:rsidR="00471A3D" w:rsidRDefault="009D1439">
      <w:pPr>
        <w:pStyle w:val="Heading1"/>
        <w:keepLines w:val="0"/>
        <w:spacing w:before="480"/>
        <w:rPr>
          <w:sz w:val="46"/>
          <w:szCs w:val="46"/>
        </w:rPr>
      </w:pPr>
      <w:bookmarkStart w:id="778" w:name="_t0t7vqvdf4ti" w:colFirst="0" w:colLast="0"/>
      <w:bookmarkEnd w:id="778"/>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79" w:name="_igkfmf7a0x3h" w:colFirst="0" w:colLast="0"/>
      <w:bookmarkEnd w:id="779"/>
      <w:r>
        <w:rPr>
          <w:sz w:val="34"/>
          <w:szCs w:val="34"/>
        </w:rPr>
        <w:t xml:space="preserve">2.1 </w:t>
      </w:r>
      <w:r w:rsidR="00EF0B3C">
        <w:rPr>
          <w:sz w:val="34"/>
          <w:szCs w:val="34"/>
        </w:rPr>
        <w:t>Study sites</w:t>
      </w:r>
    </w:p>
    <w:p w14:paraId="7B6AD6E4" w14:textId="2E283DCE"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780" w:name="_qaa02jqwwy36" w:colFirst="0" w:colLast="0"/>
      <w:bookmarkEnd w:id="780"/>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w:t>
      </w:r>
      <w:r>
        <w:lastRenderedPageBreak/>
        <w:t>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81" w:name="_imz9yv51qjaf" w:colFirst="0" w:colLast="0"/>
      <w:bookmarkEnd w:id="781"/>
      <w:r>
        <w:t xml:space="preserve">2.3 </w:t>
      </w:r>
      <w:r w:rsidR="00EF0B3C">
        <w:t>Sea surface temperature (SST)</w:t>
      </w:r>
    </w:p>
    <w:p w14:paraId="0B1DD416" w14:textId="446DBF1C" w:rsidR="00286336" w:rsidRDefault="00286336" w:rsidP="00286336">
      <w:pPr>
        <w:rPr>
          <w:ins w:id="782" w:author="Nick.Tolimieri [2]" w:date="2022-09-07T11:24:00Z"/>
        </w:rPr>
      </w:pPr>
      <w:ins w:id="783"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84" w:author="Nick.Tolimieri [2]" w:date="2022-09-07T11:24:00Z">
        <w:r>
          <w:t xml:space="preserve"> for 1992-2021 for each of the five sites (</w:t>
        </w:r>
      </w:ins>
      <w:ins w:id="785" w:author="Nick.Tolimieri [2]" w:date="2022-09-07T13:13:00Z">
        <w:r w:rsidR="000115E0">
          <w:fldChar w:fldCharType="begin"/>
        </w:r>
        <w:r w:rsidR="000115E0">
          <w:instrText xml:space="preserve"> HYPERLINK "</w:instrText>
        </w:r>
      </w:ins>
      <w:ins w:id="786" w:author="Nick.Tolimieri [2]" w:date="2022-09-07T11:24:00Z">
        <w:r w:rsidR="000115E0">
          <w:instrText>https://psl.noaa.gov/data/gridded/data.noaa.oisst.v2.highres.html</w:instrText>
        </w:r>
      </w:ins>
      <w:ins w:id="787" w:author="Nick.Tolimieri [2]" w:date="2022-09-07T13:13:00Z">
        <w:r w:rsidR="000115E0">
          <w:instrText xml:space="preserve">" </w:instrText>
        </w:r>
        <w:r w:rsidR="000115E0">
          <w:fldChar w:fldCharType="separate"/>
        </w:r>
      </w:ins>
      <w:ins w:id="788" w:author="Nick.Tolimieri [2]" w:date="2022-09-07T11:24:00Z">
        <w:r w:rsidR="000115E0" w:rsidRPr="00435CAE">
          <w:rPr>
            <w:rStyle w:val="Hyperlink"/>
          </w:rPr>
          <w:t>https://psl.noaa.gov/data/gridded/data.noaa.oisst.v2.highres.html</w:t>
        </w:r>
      </w:ins>
      <w:ins w:id="789" w:author="Nick.Tolimieri [2]" w:date="2022-09-07T13:13:00Z">
        <w:r w:rsidR="000115E0">
          <w:fldChar w:fldCharType="end"/>
        </w:r>
      </w:ins>
      <w:ins w:id="790" w:author="Nick.Tolimieri [2]" w:date="2022-09-07T11:24:00Z">
        <w:r w:rsidR="000115E0">
          <w:t xml:space="preserve">). </w:t>
        </w:r>
        <w:r>
          <w:t xml:space="preserve">These data are available daily in a 0.25-degree latitude x 0.25-degree longitude global grid. The Neah Bay and Tatoosh sites fall within the same OISST grid cell, so their values are identical. </w:t>
        </w:r>
      </w:ins>
    </w:p>
    <w:p w14:paraId="391463AF" w14:textId="2DE7D4D7" w:rsidR="00191063" w:rsidRDefault="00191063">
      <w:pPr>
        <w:rPr>
          <w:ins w:id="791" w:author="Nick.Tolimieri [2]" w:date="2022-09-07T11:20:00Z"/>
        </w:rPr>
      </w:pPr>
      <w:ins w:id="792" w:author="Nick.Tolimieri [2]" w:date="2022-09-07T11:22:00Z">
        <w:r>
          <w:t>We quantify</w:t>
        </w:r>
      </w:ins>
      <w:ins w:id="793" w:author="Nick.Tolimieri [2]" w:date="2022-09-07T11:21:00Z">
        <w:r>
          <w:t xml:space="preserve"> maximum monthly mean SST </w:t>
        </w:r>
      </w:ins>
      <w:ins w:id="794" w:author="Nick.Tolimieri [2]" w:date="2022-09-07T11:22:00Z">
        <w:r>
          <w:t xml:space="preserve">at our sites </w:t>
        </w:r>
      </w:ins>
      <w:ins w:id="795" w:author="Nick.Tolimieri [2]" w:date="2022-09-07T11:30:00Z">
        <w:r w:rsidR="00C60367">
          <w:t xml:space="preserve">for each year </w:t>
        </w:r>
      </w:ins>
      <w:ins w:id="796" w:author="Nick.Tolimieri [2]" w:date="2022-09-07T11:21:00Z">
        <w:r>
          <w:t>because prior work has identified</w:t>
        </w:r>
      </w:ins>
      <w:ins w:id="797" w:author="Nick.Tolimieri [2]" w:date="2022-09-07T13:24:00Z">
        <w:r w:rsidR="00E556B3">
          <w:t xml:space="preserve"> this metric as</w:t>
        </w:r>
      </w:ins>
      <w:ins w:id="798" w:author="Nick.Tolimieri [2]" w:date="2022-09-07T11:21:00Z">
        <w:r>
          <w:t xml:space="preserve"> a predictor of kelp cover dynamics in other areas along the West </w:t>
        </w:r>
        <w:r>
          <w:lastRenderedPageBreak/>
          <w:t xml:space="preserve">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99" w:author="Nick.Tolimieri [2]" w:date="2022-09-07T11:33:00Z">
        <w:r w:rsidR="00C60367">
          <w:t xml:space="preserve">, and because </w:t>
        </w:r>
      </w:ins>
      <w:ins w:id="800" w:author="Nick.Tolimieri [2]" w:date="2022-09-07T11:30:00Z">
        <w:r w:rsidR="00C60367">
          <w:t>absolute temperature</w:t>
        </w:r>
      </w:ins>
      <w:ins w:id="801" w:author="Nick.Tolimieri [2]" w:date="2022-09-07T11:53:00Z">
        <w:r w:rsidR="007060A5">
          <w:t xml:space="preserve"> has been a </w:t>
        </w:r>
      </w:ins>
      <w:ins w:id="802" w:author="Nick.Tolimieri [2]" w:date="2022-09-07T11:30:00Z">
        <w:r w:rsidR="00C60367">
          <w:t xml:space="preserve">better predictor than temperature anomalies </w:t>
        </w:r>
      </w:ins>
      <w:ins w:id="803" w:author="Nick.Tolimieri [2]" w:date="2022-09-07T11:53:00Z">
        <w:r w:rsidR="007060A5">
          <w:t xml:space="preserve">for the 2014-2016 </w:t>
        </w:r>
      </w:ins>
      <w:ins w:id="804"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805" w:author="Nick.Tolimieri [2]" w:date="2022-09-07T12:57:00Z">
        <w:r w:rsidR="00944C2E">
          <w:t xml:space="preserve">. </w:t>
        </w:r>
      </w:ins>
      <w:del w:id="806"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807" w:author="Nick.Tolimieri [2]" w:date="2022-09-06T11:39:00Z">
        <w:r w:rsidR="00EF0B3C" w:rsidDel="008C3B33">
          <w:delText>2003</w:delText>
        </w:r>
      </w:del>
      <w:del w:id="808"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809" w:author="Nick.Tolimieri [2]" w:date="2022-09-07T11:30:00Z">
        <w:r w:rsidR="00EF0B3C" w:rsidDel="0006296C">
          <w:delText xml:space="preserve">We then </w:delText>
        </w:r>
      </w:del>
      <w:del w:id="810" w:author="Nick.Tolimieri [2]" w:date="2022-09-07T11:29:00Z">
        <w:r w:rsidR="00EF0B3C" w:rsidDel="0006296C">
          <w:delText xml:space="preserve">calculated the mean SST for each month to identify </w:delText>
        </w:r>
      </w:del>
      <w:del w:id="811"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812"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813" w:author="Nick.Tolimieri [2]" w:date="2022-09-07T13:24:00Z">
        <w:r w:rsidR="00E556B3">
          <w:t>There is some evidence that g</w:t>
        </w:r>
      </w:ins>
      <w:ins w:id="814"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815" w:author="Nick.Tolimieri [2]" w:date="2022-09-07T12:53:00Z">
        <w:r w:rsidR="00AD6474">
          <w:t xml:space="preserve">somewhat </w:t>
        </w:r>
      </w:ins>
      <w:ins w:id="816" w:author="Nick.Tolimieri [2]" w:date="2022-09-06T15:22:00Z">
        <w:r w:rsidR="00062C9E" w:rsidRPr="00062C9E">
          <w:t>above 15° C</w:t>
        </w:r>
      </w:ins>
      <w:ins w:id="817" w:author="Nick.Tolimieri" w:date="2022-09-09T13:22:00Z">
        <w:r w:rsidR="004827F9">
          <w:t xml:space="preserve"> </w:t>
        </w:r>
      </w:ins>
      <w:ins w:id="818" w:author="Nick.Tolimieri" w:date="2022-09-09T13:23:00Z">
        <w:r w:rsidR="004827F9">
          <w:t xml:space="preserve">in </w:t>
        </w:r>
        <w:r w:rsidR="00477F34">
          <w:t>conjunction</w:t>
        </w:r>
        <w:r w:rsidR="004827F9">
          <w:t xml:space="preserve"> with changes in nutrient availability</w:t>
        </w:r>
      </w:ins>
      <w:ins w:id="819"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820" w:author="Nick.Tolimieri" w:date="2022-09-09T13:33:00Z">
        <w:r w:rsidR="00477F34">
          <w:t>. While</w:t>
        </w:r>
      </w:ins>
      <w:ins w:id="821" w:author="Nick.Tolimieri [2]" w:date="2022-09-07T12:52:00Z">
        <w:del w:id="822" w:author="Nick.Tolimieri" w:date="2022-09-09T13:33:00Z">
          <w:r w:rsidR="00AD6474" w:rsidDel="00477F34">
            <w:delText xml:space="preserve"> with</w:delText>
          </w:r>
        </w:del>
        <w:r w:rsidR="00AD6474">
          <w:t xml:space="preserve"> </w:t>
        </w:r>
        <w:r w:rsidR="00AD6474">
          <w:rPr>
            <w:i/>
          </w:rPr>
          <w:t>Nereocystis</w:t>
        </w:r>
      </w:ins>
      <w:ins w:id="823" w:author="Nick.Tolimieri" w:date="2022-09-09T13:33:00Z">
        <w:r w:rsidR="00477F34">
          <w:rPr>
            <w:i/>
          </w:rPr>
          <w:t xml:space="preserve"> </w:t>
        </w:r>
        <w:r w:rsidR="00477F34">
          <w:t>may</w:t>
        </w:r>
      </w:ins>
      <w:ins w:id="824" w:author="Nick.Tolimieri" w:date="2022-09-09T15:05:00Z">
        <w:r w:rsidR="00D140AA">
          <w:t xml:space="preserve"> </w:t>
        </w:r>
      </w:ins>
      <w:ins w:id="825" w:author="Nick.Tolimieri" w:date="2022-09-09T13:33:00Z">
        <w:r w:rsidR="00477F34">
          <w:t>be</w:t>
        </w:r>
      </w:ins>
      <w:ins w:id="826" w:author="Nick.Tolimieri [2]" w:date="2022-09-07T12:52:00Z">
        <w:r w:rsidR="00AD6474">
          <w:rPr>
            <w:i/>
          </w:rPr>
          <w:t xml:space="preserve"> </w:t>
        </w:r>
        <w:r w:rsidR="00AD6474">
          <w:t>unable to produce sporophytes in 18</w:t>
        </w:r>
      </w:ins>
      <w:ins w:id="827" w:author="Nick.Tolimieri [2]" w:date="2022-09-07T12:53:00Z">
        <w:r w:rsidR="00AD6474" w:rsidRPr="00AD6474">
          <w:t>°</w:t>
        </w:r>
        <w:r w:rsidR="00AD6474">
          <w:t xml:space="preserve"> C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828" w:author="Nick.Tolimieri" w:date="2022-09-09T13:33:00Z">
        <w:r w:rsidR="00477F34">
          <w:t xml:space="preserve">, </w:t>
        </w:r>
        <w:r w:rsidR="00477F34">
          <w:rPr>
            <w:i/>
          </w:rPr>
          <w:t xml:space="preserve">Macrocystis </w:t>
        </w:r>
      </w:ins>
      <w:ins w:id="829"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830" w:author="Nick.Tolimieri [2]" w:date="2022-09-06T15:22:00Z">
        <w:r w:rsidR="00062C9E" w:rsidRPr="00062C9E">
          <w:t>. Therefore, we also calculated the number of days above 15° C for each site by year</w:t>
        </w:r>
        <w:r w:rsidR="00062C9E">
          <w:t xml:space="preserve">. </w:t>
        </w:r>
      </w:ins>
    </w:p>
    <w:p w14:paraId="03CE3B8E" w14:textId="34909183" w:rsidR="00471A3D" w:rsidRDefault="00191063">
      <w:ins w:id="831" w:author="Nick.Tolimieri [2]" w:date="2022-09-07T11:20:00Z">
        <w:r>
          <w:t xml:space="preserve">To provide a more formal analysis of MHW prevalence at our sites, we also </w:t>
        </w:r>
      </w:ins>
      <w:ins w:id="832" w:author="Nick.Tolimieri [2]" w:date="2022-09-07T12:57:00Z">
        <w:r w:rsidR="00ED35BC">
          <w:t xml:space="preserve">calculated MHW statistics following </w:t>
        </w:r>
      </w:ins>
      <w:del w:id="833" w:author="Nick.Tolimieri [2]" w:date="2022-09-06T11:53:00Z">
        <w:r w:rsidR="00095645" w:rsidRPr="00CB309A" w:rsidDel="00466F04">
          <w:rPr>
            <w:highlight w:val="yellow"/>
            <w:rPrChange w:id="834"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35" w:author="Nick.Tolimieri [2]" w:date="2022-09-07T13:17:00Z">
              <w:rPr/>
            </w:rPrChange>
          </w:rPr>
          <w:delInstrText xml:space="preserve"> ADDIN EN.CITE </w:delInstrText>
        </w:r>
        <w:r w:rsidR="00095645" w:rsidRPr="00CB309A" w:rsidDel="00466F04">
          <w:rPr>
            <w:highlight w:val="yellow"/>
            <w:rPrChange w:id="836"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37" w:author="Nick.Tolimieri [2]" w:date="2022-09-07T13:17:00Z">
              <w:rPr/>
            </w:rPrChange>
          </w:rPr>
          <w:delInstrText xml:space="preserve"> ADDIN EN.CITE.DATA </w:delInstrText>
        </w:r>
        <w:r w:rsidR="00095645" w:rsidRPr="00CB309A" w:rsidDel="00466F04">
          <w:rPr>
            <w:highlight w:val="yellow"/>
            <w:rPrChange w:id="838" w:author="Nick.Tolimieri [2]" w:date="2022-09-07T13:17:00Z">
              <w:rPr>
                <w:highlight w:val="yellow"/>
              </w:rPr>
            </w:rPrChange>
          </w:rPr>
        </w:r>
        <w:r w:rsidR="00095645" w:rsidRPr="00CB309A" w:rsidDel="00466F04">
          <w:rPr>
            <w:highlight w:val="yellow"/>
            <w:rPrChange w:id="839" w:author="Nick.Tolimieri [2]" w:date="2022-09-07T13:17:00Z">
              <w:rPr/>
            </w:rPrChange>
          </w:rPr>
          <w:fldChar w:fldCharType="end"/>
        </w:r>
        <w:r w:rsidR="00095645" w:rsidRPr="00CB309A" w:rsidDel="00466F04">
          <w:rPr>
            <w:highlight w:val="yellow"/>
            <w:rPrChange w:id="840" w:author="Nick.Tolimieri [2]" w:date="2022-09-07T13:17:00Z">
              <w:rPr>
                <w:highlight w:val="yellow"/>
              </w:rPr>
            </w:rPrChange>
          </w:rPr>
        </w:r>
        <w:r w:rsidR="00095645" w:rsidRPr="00CB309A" w:rsidDel="00466F04">
          <w:rPr>
            <w:highlight w:val="yellow"/>
            <w:rPrChange w:id="841" w:author="Nick.Tolimieri [2]" w:date="2022-09-07T13:17:00Z">
              <w:rPr/>
            </w:rPrChange>
          </w:rPr>
          <w:fldChar w:fldCharType="separate"/>
        </w:r>
        <w:r w:rsidR="00095645" w:rsidRPr="00CB309A" w:rsidDel="00466F04">
          <w:rPr>
            <w:noProof/>
            <w:highlight w:val="yellow"/>
            <w:rPrChange w:id="842" w:author="Nick.Tolimieri [2]" w:date="2022-09-07T13:17:00Z">
              <w:rPr>
                <w:noProof/>
              </w:rPr>
            </w:rPrChange>
          </w:rPr>
          <w:delText>(Hobday et al. 2016)</w:delText>
        </w:r>
        <w:r w:rsidR="00095645" w:rsidRPr="00CB309A" w:rsidDel="00466F04">
          <w:rPr>
            <w:highlight w:val="yellow"/>
            <w:rPrChange w:id="843"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844" w:author="Nick.Tolimieri [2]" w:date="2022-09-07T12:59:00Z">
        <w:r w:rsidR="00ED35BC">
          <w:t xml:space="preserve"> and using the ‘heatwaveR’</w:t>
        </w:r>
        <w:r w:rsidR="000115E0">
          <w:t xml:space="preserve"> package</w:t>
        </w:r>
      </w:ins>
      <w:ins w:id="845"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846" w:author="Nick.Tolimieri [2]" w:date="2022-09-07T12:59:00Z">
        <w:r w:rsidR="000115E0">
          <w:t>.</w:t>
        </w:r>
      </w:ins>
      <w:ins w:id="847" w:author="Nick.Tolimieri [2]" w:date="2022-09-07T13:25:00Z">
        <w:r w:rsidR="002717DA">
          <w:t xml:space="preserve"> We evaluate the number of events, as well as the length of these events, and the number of individual days above the 90</w:t>
        </w:r>
      </w:ins>
      <w:ins w:id="848" w:author="Nick.Tolimieri [2]" w:date="2022-09-07T13:26:00Z">
        <w:r w:rsidR="002717DA">
          <w:t>% percentile of SST</w:t>
        </w:r>
        <w:r w:rsidR="00D54E3C">
          <w:t xml:space="preserve"> by year and site.</w:t>
        </w:r>
      </w:ins>
      <w:ins w:id="849" w:author="Nick.Tolimieri [2]" w:date="2022-09-06T11:44:00Z">
        <w:r w:rsidR="008C3B33">
          <w:t xml:space="preserve"> </w:t>
        </w:r>
      </w:ins>
      <w:del w:id="850" w:author="Nick.Tolimieri [2]" w:date="2022-09-06T11:39:00Z">
        <w:r w:rsidR="00EF0B3C" w:rsidDel="008C3B33">
          <w:delText>.</w:delText>
        </w:r>
      </w:del>
    </w:p>
    <w:p w14:paraId="19CF6259" w14:textId="654BA13B" w:rsidR="00471A3D" w:rsidRDefault="009D1439">
      <w:pPr>
        <w:pStyle w:val="Heading2"/>
        <w:spacing w:before="120"/>
      </w:pPr>
      <w:bookmarkStart w:id="851" w:name="_au0wchpbj09l" w:colFirst="0" w:colLast="0"/>
      <w:bookmarkEnd w:id="851"/>
      <w:r>
        <w:t xml:space="preserve">2.4 </w:t>
      </w:r>
      <w:r w:rsidR="00EF0B3C">
        <w:t>Area of canopy kelps</w:t>
      </w:r>
    </w:p>
    <w:p w14:paraId="5BFF80C8" w14:textId="4D4B0882" w:rsidR="00450236" w:rsidRPr="00450236" w:rsidRDefault="00EF0B3C">
      <w:pPr>
        <w:rPr>
          <w:ins w:id="852"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53" w:author="Nick.Tolimieri [2]"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lastRenderedPageBreak/>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54" w:author="Nick.Tolimieri [2]" w:date="2022-09-13T13:45:00Z"/>
        </w:rPr>
      </w:pPr>
    </w:p>
    <w:p w14:paraId="4E9808B3" w14:textId="533C2962" w:rsidR="00471A3D" w:rsidRDefault="009D1439">
      <w:pPr>
        <w:pStyle w:val="Heading2"/>
        <w:spacing w:before="120"/>
      </w:pPr>
      <w:bookmarkStart w:id="855" w:name="_2h658b2af9qi" w:colFirst="0" w:colLast="0"/>
      <w:bookmarkEnd w:id="855"/>
      <w:r>
        <w:t xml:space="preserve">2.5 </w:t>
      </w:r>
      <w:r w:rsidR="00EF0B3C">
        <w:t>Data analysis</w:t>
      </w:r>
    </w:p>
    <w:p w14:paraId="39928907" w14:textId="2242AE7A" w:rsidR="00471A3D" w:rsidDel="00450236" w:rsidRDefault="00EF0B3C">
      <w:pPr>
        <w:spacing w:before="120" w:after="120"/>
        <w:rPr>
          <w:del w:id="856" w:author="Nick.Tolimieri [2]" w:date="2022-09-13T13:30:00Z"/>
        </w:rPr>
      </w:pPr>
      <w:del w:id="857"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58"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67E4ED53"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xml:space="preserve">. Each independent variable was coded as a factor. </w:t>
      </w:r>
      <w:r>
        <w:lastRenderedPageBreak/>
        <w:t>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 xml:space="preserve">to visualize abundance variation. We used permutation-based multivariate analysis of variance (PerMANOVA, </w:t>
      </w:r>
      <w:r w:rsidR="009A42A8">
        <w:t xml:space="preserve">implemented via ‘adonis’ in R </w:t>
      </w:r>
      <w:r w:rsidR="00E878A1">
        <w:fldChar w:fldCharType="begin"/>
      </w:r>
      <w:r w:rsidR="00E878A1">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E878A1">
        <w:fldChar w:fldCharType="separate"/>
      </w:r>
      <w:r w:rsidR="00E878A1">
        <w:rPr>
          <w:noProof/>
        </w:rPr>
        <w:t>(Anderson 2001, R Core Team 2021)</w:t>
      </w:r>
      <w:r w:rsidR="00E878A1">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59" w:author="Nick.Tolimieri [2]" w:date="2022-09-13T14:00:00Z">
        <w:r w:rsidRPr="001353FD" w:rsidDel="001353FD">
          <w:delText xml:space="preserve"> focus</w:delText>
        </w:r>
        <w:r w:rsidR="00D60B7A" w:rsidRPr="001353FD" w:rsidDel="001353FD">
          <w:delText>ed</w:delText>
        </w:r>
      </w:del>
      <w:ins w:id="860" w:author="Nick.Tolimieri [2]" w:date="2022-09-13T14:00:00Z">
        <w:r w:rsidR="001353FD" w:rsidRPr="001353FD">
          <w:rPr>
            <w:rPrChange w:id="861" w:author="Nick.Tolimieri [2]" w:date="2022-09-13T14:01:00Z">
              <w:rPr>
                <w:highlight w:val="yellow"/>
              </w:rPr>
            </w:rPrChange>
          </w:rPr>
          <w:t xml:space="preserve"> examine</w:t>
        </w:r>
      </w:ins>
      <w:del w:id="862"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3CFF1EB3"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863" w:author="Nick.Tolimieri [2]" w:date="2022-09-07T09:52:00Z">
        <w:r w:rsidR="00E27D6D">
          <w:t xml:space="preserve">purple urchins </w:t>
        </w:r>
      </w:ins>
      <w:r w:rsidR="00602104" w:rsidRPr="00602104">
        <w:rPr>
          <w:i/>
        </w:rPr>
        <w:t>Strongylocentrotus</w:t>
      </w:r>
      <w:r w:rsidR="00EF0B3C" w:rsidRPr="0034358B">
        <w:rPr>
          <w:i/>
        </w:rPr>
        <w:t xml:space="preserve"> </w:t>
      </w:r>
      <w:r w:rsidR="00EF0B3C" w:rsidRPr="0034358B">
        <w:rPr>
          <w:i/>
        </w:rPr>
        <w:lastRenderedPageBreak/>
        <w:t>purpuratus</w:t>
      </w:r>
      <w:r w:rsidR="0034358B">
        <w:t>,</w:t>
      </w:r>
      <w:r w:rsidR="00EF0B3C" w:rsidRPr="0034358B">
        <w:t xml:space="preserve"> </w:t>
      </w:r>
      <w:ins w:id="864" w:author="Nick.Tolimieri [2]" w:date="2022-09-07T09:52:00Z">
        <w:r w:rsidR="00E27D6D">
          <w:t xml:space="preserve">green urchins </w:t>
        </w:r>
      </w:ins>
      <w:r w:rsidR="00EF0B3C" w:rsidRPr="0034358B">
        <w:rPr>
          <w:i/>
        </w:rPr>
        <w:t>S. droebachiensis</w:t>
      </w:r>
      <w:r w:rsidR="0027250C" w:rsidRPr="0034358B">
        <w:rPr>
          <w:i/>
        </w:rPr>
        <w:t>,</w:t>
      </w:r>
      <w:r w:rsidR="00EF0B3C" w:rsidRPr="0034358B">
        <w:t xml:space="preserve"> and </w:t>
      </w:r>
      <w:ins w:id="865" w:author="Nick.Tolimieri [2]" w:date="2022-09-07T09:53:00Z">
        <w:r w:rsidR="00E27D6D">
          <w:t xml:space="preserve">red urchins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w:t>
      </w:r>
      <w:r>
        <w:lastRenderedPageBreak/>
        <w:t>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866" w:name="_zg3uzw3q29am" w:colFirst="0" w:colLast="0"/>
      <w:bookmarkEnd w:id="866"/>
      <w:r>
        <w:t xml:space="preserve">3. </w:t>
      </w:r>
      <w:r w:rsidR="00EF0B3C">
        <w:t>Results</w:t>
      </w:r>
    </w:p>
    <w:p w14:paraId="6AADDFFB" w14:textId="6E57B3DF" w:rsidR="00471A3D" w:rsidRDefault="009D1439">
      <w:pPr>
        <w:pStyle w:val="Heading2"/>
      </w:pPr>
      <w:bookmarkStart w:id="867" w:name="_f80bb2jl8g29" w:colFirst="0" w:colLast="0"/>
      <w:bookmarkEnd w:id="867"/>
      <w:r>
        <w:t xml:space="preserve">3.1 </w:t>
      </w:r>
      <w:r w:rsidR="00EF0B3C">
        <w:t>Sea surface temperature</w:t>
      </w:r>
    </w:p>
    <w:p w14:paraId="2B76A209" w14:textId="68B356FD" w:rsidR="00471A3D" w:rsidRDefault="00EF0B3C" w:rsidP="003A393C">
      <w:pPr>
        <w:rPr>
          <w:ins w:id="868" w:author="Nick.Tolimieri [2]" w:date="2022-09-06T14:15:00Z"/>
        </w:rPr>
      </w:pPr>
      <w:r>
        <w:t xml:space="preserve">The warmest mean monthly SST at our sites (between 2003 and 2021) occurred in 2013 (Fig. 1a) with anomalously warm temperatures </w:t>
      </w:r>
      <w:ins w:id="869" w:author="Nick.Tolimieri [2]" w:date="2022-09-06T14:02:00Z">
        <w:r w:rsidR="00755196">
          <w:t>(</w:t>
        </w:r>
      </w:ins>
      <w:ins w:id="870" w:author="Nick.Tolimieri [2]" w:date="2022-09-06T14:03:00Z">
        <w:r w:rsidR="00755196">
          <w:t>&gt; 1.0 s.d. above the long-term average</w:t>
        </w:r>
      </w:ins>
      <w:ins w:id="871" w:author="Nick.Tolimieri [2]" w:date="2022-09-06T14:09:00Z">
        <w:r w:rsidR="0005668D">
          <w:t xml:space="preserve"> in Fig. S3</w:t>
        </w:r>
      </w:ins>
      <w:ins w:id="872" w:author="Nick.Tolimieri [2]" w:date="2022-09-06T14:03:00Z">
        <w:r w:rsidR="00755196">
          <w:t xml:space="preserve">) </w:t>
        </w:r>
      </w:ins>
      <w:r>
        <w:t xml:space="preserve">in both July and September </w:t>
      </w:r>
      <w:r w:rsidRPr="00B30711">
        <w:t xml:space="preserve">(Figs. S2 &amp; </w:t>
      </w:r>
      <w:commentRangeStart w:id="873"/>
      <w:r w:rsidRPr="00B30711">
        <w:t>S3</w:t>
      </w:r>
      <w:commentRangeEnd w:id="873"/>
      <w:r w:rsidR="00D9376B" w:rsidRPr="00B30711">
        <w:rPr>
          <w:rStyle w:val="CommentReference"/>
        </w:rPr>
        <w:commentReference w:id="873"/>
      </w:r>
      <w:r w:rsidRPr="00B30711">
        <w:t>),</w:t>
      </w:r>
      <w:r>
        <w:t xml:space="preserve"> before the development of the MHW in the boreal winter of 2013-2014 (Bond et al 2014).</w:t>
      </w:r>
      <w:ins w:id="874" w:author="Nick.Tolimieri [2]" w:date="2022-09-06T11:57:00Z">
        <w:r w:rsidR="00B0213D">
          <w:t xml:space="preserve"> </w:t>
        </w:r>
      </w:ins>
      <w:del w:id="875" w:author="Nick.Tolimieri [2]" w:date="2022-09-06T11:57:00Z">
        <w:r w:rsidDel="00B0213D">
          <w:delText xml:space="preserve"> </w:delText>
        </w:r>
      </w:del>
      <w:r>
        <w:t xml:space="preserve">In 2013 the mean SST of the warmest month peaked at 15.1°C (± 1.32 s.d.), after which SST declined each year through 2017 before spiking </w:t>
      </w:r>
      <w:r>
        <w:lastRenderedPageBreak/>
        <w:t xml:space="preserve">again in 2019 to 14.9°C (± 1.11 s.d.). </w:t>
      </w:r>
      <w:del w:id="876" w:author="Nick.Tolimieri [2]" w:date="2022-09-06T15:23:00Z">
        <w:r w:rsidRPr="0005668D" w:rsidDel="00D03DD5">
          <w:rPr>
            <w:color w:val="000000" w:themeColor="text1"/>
            <w:highlight w:val="yellow"/>
            <w:rPrChange w:id="877"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878"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79" w:author="Nick.Tolimieri [2]" w:date="2022-09-06T14:08:00Z">
        <w:r w:rsidR="0005668D">
          <w:t>, but</w:t>
        </w:r>
      </w:ins>
      <w:del w:id="880" w:author="Nick.Tolimieri [2]" w:date="2022-09-06T14:08:00Z">
        <w:r w:rsidDel="0005668D">
          <w:delText>; however</w:delText>
        </w:r>
      </w:del>
      <w:r>
        <w:t xml:space="preserve"> these periods were short enough that they did not register as high when averaged by month (Fig</w:t>
      </w:r>
      <w:del w:id="881" w:author="Nick.Tolimieri [2]" w:date="2022-09-06T14:08:00Z">
        <w:r w:rsidDel="0005668D">
          <w:delText>s. S2 &amp;</w:delText>
        </w:r>
      </w:del>
      <w:ins w:id="882" w:author="Nick.Tolimieri [2]" w:date="2022-09-06T14:08:00Z">
        <w:r w:rsidR="0005668D">
          <w:t>.</w:t>
        </w:r>
      </w:ins>
      <w:r>
        <w:t xml:space="preserve"> S3).</w:t>
      </w:r>
      <w:r w:rsidR="005A3E26">
        <w:t xml:space="preserve"> SST was warmest at Destruction Island and coolest at Tatoosh/Neah Bay (Fig. 1a).</w:t>
      </w:r>
      <w:ins w:id="883" w:author="Nick.Tolimieri [2]" w:date="2022-09-06T11:58:00Z">
        <w:r w:rsidR="00B0213D">
          <w:t xml:space="preserve"> </w:t>
        </w:r>
      </w:ins>
      <w:ins w:id="884" w:author="Nick.Tolimieri [2]" w:date="2022-09-06T11:59:00Z">
        <w:r w:rsidR="00FD4247">
          <w:t xml:space="preserve">While 2013 and 2019 mark the highest recent SST, temperatures were actually higher in 1994 and 1997 </w:t>
        </w:r>
      </w:ins>
      <w:ins w:id="885" w:author="Nick.Tolimieri [2]" w:date="2022-09-06T12:00:00Z">
        <w:r w:rsidR="00FD4247">
          <w:t>(Fig. S2)</w:t>
        </w:r>
        <w:r w:rsidR="003A393C">
          <w:t>, approaching and exceeding 16</w:t>
        </w:r>
      </w:ins>
      <w:ins w:id="886" w:author="Nick.Tolimieri [2]" w:date="2022-09-06T12:02:00Z">
        <w:r w:rsidR="003A393C">
          <w:t>°</w:t>
        </w:r>
      </w:ins>
      <w:ins w:id="887" w:author="Nick.Tolimieri [2]" w:date="2022-09-06T12:01:00Z">
        <w:r w:rsidR="003A393C">
          <w:t xml:space="preserve"> </w:t>
        </w:r>
      </w:ins>
      <w:ins w:id="888" w:author="Nick.Tolimieri [2]" w:date="2022-09-06T12:00:00Z">
        <w:r w:rsidR="003A393C">
          <w:t>C in the</w:t>
        </w:r>
      </w:ins>
      <w:ins w:id="889" w:author="Nick.Tolimieri [2]" w:date="2022-09-06T14:15:00Z">
        <w:r w:rsidR="0005668D">
          <w:t>se</w:t>
        </w:r>
      </w:ins>
      <w:ins w:id="890" w:author="Nick.Tolimieri [2]" w:date="2022-09-06T12:00:00Z">
        <w:r w:rsidR="003A393C">
          <w:t xml:space="preserve"> El Nino years.</w:t>
        </w:r>
        <w:r w:rsidR="00FD4247">
          <w:t xml:space="preserve"> </w:t>
        </w:r>
      </w:ins>
    </w:p>
    <w:p w14:paraId="24BCCF91" w14:textId="77777777" w:rsidR="00666EBE" w:rsidRDefault="008245DB">
      <w:pPr>
        <w:rPr>
          <w:ins w:id="891" w:author="Nick.Tolimieri [2]" w:date="2022-09-07T13:28:00Z"/>
        </w:rPr>
      </w:pPr>
      <w:del w:id="892"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893" w:author="Nick.Tolimieri [2]" w:date="2022-09-06T15:10:00Z">
        <w:r w:rsidR="009E6810">
          <w:t xml:space="preserve">Tatoosh Island and Neah Bay, as well as Cape Alava, had very few days above </w:t>
        </w:r>
        <w:r w:rsidR="009E6810" w:rsidRPr="009E6810">
          <w:t>15° C</w:t>
        </w:r>
      </w:ins>
      <w:ins w:id="894" w:author="Nick.Tolimieri [2]" w:date="2022-09-06T15:23:00Z">
        <w:r w:rsidR="00640FF9">
          <w:t xml:space="preserve"> </w:t>
        </w:r>
      </w:ins>
      <w:ins w:id="895" w:author="Nick.Tolimieri [2]" w:date="2022-09-06T15:10:00Z">
        <w:r w:rsidR="009E6810">
          <w:t>from 2014-2016 (</w:t>
        </w:r>
      </w:ins>
      <w:ins w:id="896" w:author="Nick.Tolimieri [2]" w:date="2022-09-06T15:11:00Z">
        <w:r w:rsidR="009E6810">
          <w:t xml:space="preserve">two and six days respectively, Table S6). Cape Johnson had 6-15 days per year above </w:t>
        </w:r>
        <w:r w:rsidR="009E6810" w:rsidRPr="009E6810">
          <w:t>15° C</w:t>
        </w:r>
        <w:r w:rsidR="009E6810">
          <w:t xml:space="preserve"> (</w:t>
        </w:r>
      </w:ins>
      <w:ins w:id="897" w:author="Nick.Tolimieri [2]" w:date="2022-09-06T15:12:00Z">
        <w:r w:rsidR="009E6810">
          <w:t xml:space="preserve">29 total) from 2014-2016, while Destruction Island was the warmest with 101 days (27-39 days) above </w:t>
        </w:r>
        <w:r w:rsidR="009E6810" w:rsidRPr="009E6810">
          <w:t>15° C</w:t>
        </w:r>
        <w:r w:rsidR="009E6810">
          <w:t xml:space="preserve">.  </w:t>
        </w:r>
      </w:ins>
      <w:ins w:id="898" w:author="Nick.Tolimieri [2]" w:date="2022-09-06T15:13:00Z">
        <w:r w:rsidR="009E6810">
          <w:t xml:space="preserve">Sites tended to be warmer in 2013 with 25 or more days above </w:t>
        </w:r>
        <w:r w:rsidR="009E6810" w:rsidRPr="009E6810">
          <w:t>15° C</w:t>
        </w:r>
        <w:r w:rsidR="009E6810">
          <w:t>, except for  Tatoosh Island and Neah Bay, which had only five days</w:t>
        </w:r>
        <w:r w:rsidR="00671639">
          <w:t xml:space="preserve"> above </w:t>
        </w:r>
      </w:ins>
      <w:ins w:id="899" w:author="Nick.Tolimieri [2]" w:date="2022-09-06T15:14:00Z">
        <w:r w:rsidR="00671639" w:rsidRPr="00671639">
          <w:t>15° C</w:t>
        </w:r>
        <w:r w:rsidR="00084171">
          <w:t xml:space="preserve"> (Table S6)</w:t>
        </w:r>
        <w:r w:rsidR="00671639">
          <w:t>.</w:t>
        </w:r>
        <w:r w:rsidR="00F10EDC">
          <w:t xml:space="preserve"> </w:t>
        </w:r>
      </w:ins>
    </w:p>
    <w:p w14:paraId="73619E41" w14:textId="7213F6EC" w:rsidR="008750BB" w:rsidRDefault="00BE7D5F">
      <w:ins w:id="900" w:author="Nick.Tolimieri [2]" w:date="2022-09-06T15:15:00Z">
        <w:r>
          <w:t>The 2014-2016 years do stand out for all sites in terms of increased MHW statistics with more events and longer durations for all sites</w:t>
        </w:r>
      </w:ins>
      <w:ins w:id="901" w:author="Nick.Tolimieri [2]" w:date="2022-09-07T13:31:00Z">
        <w:r w:rsidR="003D644E">
          <w:t xml:space="preserve"> compared to most other years since 1992, with the exception of 1994 and 1997 (Fig. S4, Table S6)</w:t>
        </w:r>
      </w:ins>
      <w:ins w:id="902" w:author="Nick.Tolimieri [2]" w:date="2022-09-06T15:16:00Z">
        <w:r>
          <w:t>.</w:t>
        </w:r>
        <w:r w:rsidR="00B816D1">
          <w:t xml:space="preserve"> However, </w:t>
        </w:r>
      </w:ins>
      <w:ins w:id="903" w:author="Nick.Tolimieri [2]" w:date="2022-09-06T15:17:00Z">
        <w:r w:rsidR="00B816D1">
          <w:t>many of the MHW events</w:t>
        </w:r>
      </w:ins>
      <w:ins w:id="904" w:author="Nick.Tolimieri [2]" w:date="2022-09-13T15:15:00Z">
        <w:r w:rsidR="00B30711">
          <w:t xml:space="preserve"> during the 2014-2016 period</w:t>
        </w:r>
      </w:ins>
      <w:ins w:id="905" w:author="Nick.Tolimieri [2]" w:date="2022-09-06T15:17:00Z">
        <w:r w:rsidR="00B816D1">
          <w:t>, defined in terms of anomalies, occu</w:t>
        </w:r>
      </w:ins>
      <w:ins w:id="906" w:author="Nick.Tolimieri [2]" w:date="2022-09-13T15:28:00Z">
        <w:r w:rsidR="007A07BA">
          <w:t>r</w:t>
        </w:r>
      </w:ins>
      <w:ins w:id="907" w:author="Nick.Tolimieri [2]" w:date="2022-09-06T15:17:00Z">
        <w:r w:rsidR="00B816D1">
          <w:t>r</w:t>
        </w:r>
      </w:ins>
      <w:ins w:id="908" w:author="Nick.Tolimieri [2]" w:date="2022-09-13T15:28:00Z">
        <w:r w:rsidR="007A07BA">
          <w:t>ed</w:t>
        </w:r>
      </w:ins>
      <w:ins w:id="909" w:author="Nick.Tolimieri [2]" w:date="2022-09-06T15:17:00Z">
        <w:r w:rsidR="00B816D1">
          <w:t xml:space="preserve"> in</w:t>
        </w:r>
      </w:ins>
      <w:ins w:id="910" w:author="Nick.Tolimieri [2]" w:date="2022-09-13T15:28:00Z">
        <w:r w:rsidR="007A07BA">
          <w:t xml:space="preserve"> in </w:t>
        </w:r>
      </w:ins>
      <w:ins w:id="911" w:author="Nick.Tolimieri [2]" w:date="2022-09-06T15:17:00Z">
        <w:r w:rsidR="00B816D1">
          <w:t xml:space="preserve">early summer or </w:t>
        </w:r>
      </w:ins>
      <w:ins w:id="912" w:author="Nick.Tolimieri [2]" w:date="2022-09-06T15:18:00Z">
        <w:r w:rsidR="00B816D1">
          <w:t>autumn</w:t>
        </w:r>
      </w:ins>
      <w:ins w:id="913" w:author="Nick.Tolimieri [2]" w:date="2022-09-13T15:28:00Z">
        <w:r w:rsidR="007A07BA">
          <w:t xml:space="preserve"> when temperatures were more moderate (</w:t>
        </w:r>
      </w:ins>
      <w:ins w:id="914" w:author="Nick.Tolimieri [2]" w:date="2022-09-06T15:18:00Z">
        <w:r w:rsidR="00B816D1">
          <w:t xml:space="preserve">Fig. </w:t>
        </w:r>
      </w:ins>
      <w:ins w:id="915" w:author="Nick.Tolimieri [2]" w:date="2022-09-13T15:29:00Z">
        <w:r w:rsidR="00874E8C">
          <w:t>S</w:t>
        </w:r>
        <w:r w:rsidR="00164FFF">
          <w:t>3</w:t>
        </w:r>
        <w:r w:rsidR="00874E8C">
          <w:t xml:space="preserve">2 &amp; </w:t>
        </w:r>
      </w:ins>
      <w:ins w:id="916" w:author="Nick.Tolimieri [2]" w:date="2022-09-06T15:18:00Z">
        <w:r w:rsidR="00B816D1">
          <w:t>S4), and thus</w:t>
        </w:r>
      </w:ins>
      <w:ins w:id="917" w:author="Nick.Tolimieri [2]" w:date="2022-09-13T15:28:00Z">
        <w:r w:rsidR="00874E8C">
          <w:t>,</w:t>
        </w:r>
      </w:ins>
      <w:ins w:id="918" w:author="Nick.Tolimieri [2]" w:date="2022-09-13T15:34:00Z">
        <w:r w:rsidR="00164FFF">
          <w:t xml:space="preserve"> these MHWs</w:t>
        </w:r>
      </w:ins>
      <w:ins w:id="919" w:author="Nick.Tolimieri [2]" w:date="2022-09-06T15:18:00Z">
        <w:r w:rsidR="00B816D1">
          <w:t xml:space="preserve"> may have not exceeded the kelp temperature thresholds locally.</w:t>
        </w:r>
      </w:ins>
      <w:ins w:id="920" w:author="Nick.Tolimieri [2]" w:date="2022-09-07T13:29:00Z">
        <w:r w:rsidR="00666EBE">
          <w:t xml:space="preserve"> </w:t>
        </w:r>
      </w:ins>
      <w:ins w:id="921" w:author="Nick.Tolimieri [2]" w:date="2022-09-13T15:16:00Z">
        <w:r w:rsidR="00B30711">
          <w:t>While 2013 had fewer MHW days</w:t>
        </w:r>
      </w:ins>
      <w:ins w:id="922" w:author="Nick.Tolimieri [2]" w:date="2022-09-13T15:26:00Z">
        <w:r w:rsidR="007A07BA">
          <w:t xml:space="preserve"> and events</w:t>
        </w:r>
      </w:ins>
      <w:ins w:id="923" w:author="Nick.Tolimieri [2]" w:date="2022-09-13T15:16:00Z">
        <w:r w:rsidR="00B30711">
          <w:t xml:space="preserve">, these occurred at the warmest time of year (Fig. </w:t>
        </w:r>
      </w:ins>
      <w:ins w:id="924" w:author="Nick.Tolimieri [2]" w:date="2022-09-13T15:29:00Z">
        <w:r w:rsidR="00874E8C">
          <w:t>S</w:t>
        </w:r>
        <w:r w:rsidR="00164FFF">
          <w:t>3</w:t>
        </w:r>
        <w:r w:rsidR="00874E8C">
          <w:t xml:space="preserve"> &amp; </w:t>
        </w:r>
      </w:ins>
      <w:ins w:id="925" w:author="Nick.Tolimieri [2]" w:date="2022-09-13T15:16:00Z">
        <w:r w:rsidR="00B30711">
          <w:t>S4)</w:t>
        </w:r>
      </w:ins>
      <w:ins w:id="926" w:author="Nick.Tolimieri [2]" w:date="2022-09-13T15:17:00Z">
        <w:r w:rsidR="00B30711">
          <w:t xml:space="preserve"> resulting in a warmer overall year in terms of maximum monthly mean SST</w:t>
        </w:r>
      </w:ins>
      <w:ins w:id="927" w:author="Nick.Tolimieri [2]" w:date="2022-09-13T15:35:00Z">
        <w:r w:rsidR="00164FFF">
          <w:t xml:space="preserve"> and the number of days that exceeded </w:t>
        </w:r>
      </w:ins>
      <w:ins w:id="928" w:author="Nick.Tolimieri [2]" w:date="2022-09-07T13:30:00Z">
        <w:r w:rsidR="00666EBE" w:rsidRPr="00671639">
          <w:t>15° C</w:t>
        </w:r>
      </w:ins>
      <w:ins w:id="929" w:author="Nick.Tolimieri [2]" w:date="2022-09-07T13:31:00Z">
        <w:r w:rsidR="00921661">
          <w:t xml:space="preserve"> (Table S6)</w:t>
        </w:r>
        <w:r w:rsidR="00666EBE">
          <w:t xml:space="preserve">. </w:t>
        </w:r>
      </w:ins>
    </w:p>
    <w:p w14:paraId="013304CC" w14:textId="7BFE8B8F" w:rsidR="00471A3D" w:rsidRDefault="009D1439">
      <w:pPr>
        <w:pStyle w:val="Heading2"/>
      </w:pPr>
      <w:bookmarkStart w:id="930" w:name="_5eofmerod4cl" w:colFirst="0" w:colLast="0"/>
      <w:bookmarkEnd w:id="930"/>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 xml:space="preserve">area for </w:t>
      </w:r>
      <w:r>
        <w:lastRenderedPageBreak/>
        <w:t>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Fig. S4</w:t>
      </w:r>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Fig. S5</w:t>
      </w:r>
      <w:r>
        <w:t>). There are some differences between the canopy and stipe density data (Figs. S4 &amp; S5), but these are likely scale issues as the aerial canopy survey covers</w:t>
      </w:r>
      <w:del w:id="931"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0B119F"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w:t>
      </w:r>
      <w:r w:rsidR="00164689">
        <w:lastRenderedPageBreak/>
        <w:t xml:space="preserve">in the 5-m </w:t>
      </w:r>
      <w:r w:rsidR="0040085F">
        <w:t xml:space="preserve">depth </w:t>
      </w:r>
      <w:r w:rsidR="00164689">
        <w:t xml:space="preserve">zone </w:t>
      </w:r>
      <w:r w:rsidR="008A15FF">
        <w:t>in</w:t>
      </w:r>
      <w:r w:rsidR="007949C2">
        <w:t xml:space="preserve"> 2021</w:t>
      </w:r>
      <w:ins w:id="932" w:author="Nick.Tolimieri [2]" w:date="2022-09-13T15:51:00Z">
        <w:r w:rsidR="005263C7">
          <w:t>. I</w:t>
        </w:r>
      </w:ins>
      <w:ins w:id="933" w:author="Nick.Tolimieri [2]" w:date="2022-09-13T15:50:00Z">
        <w:r w:rsidR="005263C7">
          <w:t>n the</w:t>
        </w:r>
      </w:ins>
      <w:ins w:id="934" w:author="Nick.Tolimieri [2]" w:date="2022-09-13T15:51:00Z">
        <w:r w:rsidR="005263C7">
          <w:t xml:space="preserve"> 10-m depth zone, </w:t>
        </w:r>
      </w:ins>
      <w:ins w:id="935" w:author="Nick.Tolimieri [2]" w:date="2022-09-13T15:50:00Z">
        <w:r w:rsidR="005263C7">
          <w:t>urchins increased to</w:t>
        </w:r>
      </w:ins>
      <w:del w:id="936"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937" w:author="Nick.Tolimieri [2]" w:date="2022-09-13T15:51:00Z">
        <w:r w:rsidR="00164689" w:rsidDel="005263C7">
          <w:delText xml:space="preserve"> in the</w:delText>
        </w:r>
      </w:del>
      <w:r w:rsidR="008A15FF">
        <w:t xml:space="preserve"> </w:t>
      </w:r>
      <w:del w:id="938"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939" w:author="Nick.Tolimieri [2]" w:date="2022-09-13T14:21:00Z">
        <w:r w:rsidR="00164689" w:rsidDel="00A64CF7">
          <w:delText>S</w:delText>
        </w:r>
        <w:r w:rsidR="003656D8" w:rsidDel="00A64CF7">
          <w:delText>6</w:delText>
        </w:r>
      </w:del>
      <w:ins w:id="940"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941" w:author="Nick.Tolimieri [2]" w:date="2022-09-13T15:55:00Z">
        <w:r w:rsidR="00882E30" w:rsidDel="005263C7">
          <w:delText xml:space="preserve"> back to earlier levels after 2017</w:delText>
        </w:r>
      </w:del>
      <w:ins w:id="942" w:author="Nick.Tolimieri [2]" w:date="2022-09-13T15:55:00Z">
        <w:r w:rsidR="005263C7">
          <w:t xml:space="preserve"> again</w:t>
        </w:r>
      </w:ins>
      <w:r w:rsidR="003656D8">
        <w:t xml:space="preserve"> </w:t>
      </w:r>
      <w:ins w:id="943" w:author="Nick.Tolimieri [2]" w:date="2022-09-13T15:57:00Z">
        <w:r w:rsidR="00754042">
          <w:t xml:space="preserve">after 2017 </w:t>
        </w:r>
      </w:ins>
      <w:r w:rsidR="003656D8">
        <w:t>(Fig. 2b, S6)</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944" w:author="Nick.Tolimieri [2]" w:date="2022-09-13T15:59:00Z">
        <w:r w:rsidDel="00034ACA">
          <w:delText xml:space="preserve">cryptic </w:delText>
        </w:r>
      </w:del>
      <w:ins w:id="945" w:author="Nick.Tolimieri [2]" w:date="2022-09-13T15:59:00Z">
        <w:r w:rsidR="00034ACA">
          <w:t xml:space="preserve">hidden </w:t>
        </w:r>
      </w:ins>
      <w:r>
        <w:t>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946" w:name="_u6kl6dz0q0ha" w:colFirst="0" w:colLast="0"/>
      <w:bookmarkEnd w:id="946"/>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w:t>
      </w:r>
      <w:r>
        <w:lastRenderedPageBreak/>
        <w:t xml:space="preserve">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947" w:author="Nick.Tolimieri [2]" w:date="2022-09-02T10:22:00Z">
        <w:r w:rsidDel="00D9376B">
          <w:delText>S6</w:delText>
        </w:r>
      </w:del>
      <w:ins w:id="948" w:author="Nick.Tolimieri [2]" w:date="2022-09-02T10:22:00Z">
        <w:r w:rsidR="00D9376B">
          <w:t>S7</w:t>
        </w:r>
      </w:ins>
      <w:r>
        <w:t>-</w:t>
      </w:r>
      <w:del w:id="949" w:author="Nick.Tolimieri [2]" w:date="2022-09-02T10:22:00Z">
        <w:r w:rsidDel="00D9376B">
          <w:delText>S9</w:delText>
        </w:r>
      </w:del>
      <w:ins w:id="950"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951" w:author="Nick.Tolimieri [2]" w:date="2022-09-02T10:18:00Z">
        <w:r w:rsidRPr="008A6B3E" w:rsidDel="00D9376B">
          <w:delText>Table S6</w:delText>
        </w:r>
      </w:del>
      <w:ins w:id="952"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lastRenderedPageBreak/>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953" w:author="Nick.Tolimieri [2]" w:date="2022-09-02T10:18:00Z">
        <w:r w:rsidDel="00D9376B">
          <w:delText>Table S7</w:delText>
        </w:r>
      </w:del>
      <w:ins w:id="954"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955" w:author="Nick.Tolimieri [2]" w:date="2022-09-02T10:24:00Z">
        <w:r w:rsidDel="004205CB">
          <w:delText>s</w:delText>
        </w:r>
      </w:del>
      <w:r>
        <w:t xml:space="preserve"> </w:t>
      </w:r>
      <w:del w:id="956" w:author="Nick.Tolimieri [2]" w:date="2022-09-02T10:24:00Z">
        <w:r w:rsidDel="004205CB">
          <w:delText>S8</w:delText>
        </w:r>
      </w:del>
      <w:ins w:id="957"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958" w:author="Nick.Tolimieri [2]" w:date="2022-09-02T10:17:00Z">
        <w:r w:rsidDel="00D9376B">
          <w:delText>Table S9</w:delText>
        </w:r>
      </w:del>
      <w:ins w:id="959"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t>
      </w:r>
      <w:r>
        <w:lastRenderedPageBreak/>
        <w:t xml:space="preserve">was temporally variable and site difference played a reduced role in terms of the intensity or assemblage of arriving recruits. </w:t>
      </w:r>
    </w:p>
    <w:p w14:paraId="769E8BB5" w14:textId="48E27592" w:rsidR="00471A3D" w:rsidRDefault="009D1439">
      <w:pPr>
        <w:pStyle w:val="Heading2"/>
      </w:pPr>
      <w:bookmarkStart w:id="960" w:name="_8ord3kzb5sb4" w:colFirst="0" w:colLast="0"/>
      <w:bookmarkEnd w:id="960"/>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 xml:space="preserve">However, the scale of the axes in Figures 5b and 5d obscures positive relationships between </w:t>
      </w:r>
      <w:r w:rsidR="0002194D">
        <w:lastRenderedPageBreak/>
        <w:t>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3C9FE6C3" w:rsidR="00471A3D" w:rsidRDefault="009D1439">
      <w:pPr>
        <w:pStyle w:val="Heading2"/>
      </w:pPr>
      <w:bookmarkStart w:id="961" w:name="_kht2apu2sjj7" w:colFirst="0" w:colLast="0"/>
      <w:bookmarkEnd w:id="961"/>
      <w:r>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962" w:author="Nick.Tolimieri [2]" w:date="2022-09-02T10:17:00Z">
        <w:r w:rsidR="00212809" w:rsidDel="00D9376B">
          <w:delText>Table S10</w:delText>
        </w:r>
      </w:del>
      <w:ins w:id="963" w:author="Nick.Tolimieri [2]" w:date="2022-09-02T10:17:00Z">
        <w:r w:rsidR="00D9376B">
          <w:t>Table S11</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964" w:author="Nick.Tolimieri [2]"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965" w:author="Nick.Tolimieri [2]" w:date="2022-09-02T10:17:00Z">
        <w:r w:rsidDel="00D9376B">
          <w:delText xml:space="preserve">Table </w:delText>
        </w:r>
        <w:r w:rsidR="008A3F3E" w:rsidDel="00D9376B">
          <w:delText>S10</w:delText>
        </w:r>
      </w:del>
      <w:ins w:id="966" w:author="Nick.Tolimieri [2]" w:date="2022-09-02T10:17:00Z">
        <w:r w:rsidR="00D9376B">
          <w:t>Table S11</w:t>
        </w:r>
      </w:ins>
      <w:r w:rsidR="008A3F3E">
        <w:t xml:space="preserve"> &amp; </w:t>
      </w:r>
      <w:del w:id="967" w:author="Nick.Tolimieri [2]" w:date="2022-09-02T10:17:00Z">
        <w:r w:rsidDel="00D9376B">
          <w:delText>S11</w:delText>
        </w:r>
      </w:del>
      <w:ins w:id="968" w:author="Nick.Tolimieri [2]" w:date="2022-09-02T10:17:00Z">
        <w:r w:rsidR="00D9376B">
          <w:t>S12</w:t>
        </w:r>
      </w:ins>
      <w:r>
        <w:t xml:space="preserve">). </w:t>
      </w:r>
      <w:r>
        <w:lastRenderedPageBreak/>
        <w:t>For the random effects</w:t>
      </w:r>
      <w:r w:rsidR="00270E92">
        <w:t xml:space="preserve"> (</w:t>
      </w:r>
      <w:del w:id="969" w:author="Nick.Tolimieri [2]" w:date="2022-09-02T10:17:00Z">
        <w:r w:rsidR="00270E92" w:rsidDel="00D9376B">
          <w:delText>Table S11</w:delText>
        </w:r>
      </w:del>
      <w:ins w:id="970"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971" w:author="Nick.Tolimieri [2]" w:date="2022-09-02T10:26:00Z">
        <w:r w:rsidR="001A5B6F">
          <w:t xml:space="preserve"> (Table S13)</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972" w:name="_1nzuexzh0v9h" w:colFirst="0" w:colLast="0"/>
      <w:bookmarkEnd w:id="972"/>
      <w:r>
        <w:t xml:space="preserve">4. </w:t>
      </w:r>
      <w:r w:rsidR="00EF0B3C">
        <w:t>Discussion</w:t>
      </w:r>
    </w:p>
    <w:p w14:paraId="039FBBD6" w14:textId="4115DE99" w:rsidR="00471A3D" w:rsidRDefault="00FB6ABB">
      <w:ins w:id="973" w:author="Nick.Tolimieri [2]" w:date="2022-09-13T12:02:00Z">
        <w:r>
          <w:t>Ocean temperature, w</w:t>
        </w:r>
      </w:ins>
      <w:del w:id="974"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w:t>
      </w:r>
      <w:r w:rsidR="00EF0B3C">
        <w:lastRenderedPageBreak/>
        <w:t xml:space="preserve">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1E94F512"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975" w:author="Nick.Tolimieri [2]" w:date="2022-09-13T12:33:00Z">
        <w:r w:rsidR="00E27B47">
          <w:t xml:space="preserve">while we did observe </w:t>
        </w:r>
      </w:ins>
      <w:ins w:id="976" w:author="Nick.Tolimieri" w:date="2022-09-14T12:49:00Z">
        <w:r w:rsidR="00101652">
          <w:t xml:space="preserve">in increase in </w:t>
        </w:r>
      </w:ins>
      <w:ins w:id="977" w:author="Nick.Tolimieri [2]" w:date="2022-09-13T12:33:00Z">
        <w:del w:id="978" w:author="Nick.Tolimieri" w:date="2022-09-14T12:49:00Z">
          <w:r w:rsidR="00E27B47" w:rsidDel="00101652">
            <w:delText xml:space="preserve">increased </w:delText>
          </w:r>
        </w:del>
        <w:r w:rsidR="00E27B47">
          <w:t>MHW prevalence in the 2014-2016 period</w:t>
        </w:r>
      </w:ins>
      <w:ins w:id="979" w:author="Nick.Tolimieri [2]" w:date="2022-09-13T12:36:00Z">
        <w:r w:rsidR="00BF27F7">
          <w:t xml:space="preserve"> (Table S</w:t>
        </w:r>
      </w:ins>
      <w:ins w:id="980" w:author="Nick.Tolimieri [2]" w:date="2022-09-13T12:40:00Z">
        <w:r w:rsidR="00A47192">
          <w:t>6)</w:t>
        </w:r>
      </w:ins>
      <w:ins w:id="981"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982"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ins w:id="983" w:author="Nick.Tolimieri [2]" w:date="2022-09-13T16:25:00Z">
        <w:r w:rsidR="004E54BF">
          <w:t xml:space="preserve">Both </w:t>
        </w:r>
        <w:r w:rsidR="004E54BF">
          <w:rPr>
            <w:i/>
          </w:rPr>
          <w:t xml:space="preserve">Macrocystis </w:t>
        </w:r>
        <w:r w:rsidR="004E54BF">
          <w:t xml:space="preserve">and </w:t>
        </w:r>
        <w:r w:rsidR="004E54BF">
          <w:rPr>
            <w:i/>
          </w:rPr>
          <w:t xml:space="preserve">Nereocystis </w:t>
        </w:r>
        <w:r w:rsidR="004E54BF">
          <w:t xml:space="preserve">are far from their range margins in Washington </w:t>
        </w:r>
      </w:ins>
      <w:r w:rsidR="004E54BF">
        <w:fldChar w:fldCharType="begin"/>
      </w:r>
      <w:r w:rsidR="004E54BF">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fldChar w:fldCharType="separate"/>
      </w:r>
      <w:r w:rsidR="004E54BF">
        <w:rPr>
          <w:noProof/>
        </w:rPr>
        <w:t>(Smale 2020)</w:t>
      </w:r>
      <w:r w:rsidR="004E54BF">
        <w:fldChar w:fldCharType="end"/>
      </w:r>
      <w:ins w:id="984" w:author="Nick.Tolimieri [2]" w:date="2022-09-13T16:29:00Z">
        <w:r w:rsidR="00016E6C">
          <w:t xml:space="preserve"> so we might expect them to be well within their thermal thresholds</w:t>
        </w:r>
      </w:ins>
      <w:ins w:id="985" w:author="Nick.Tolimieri [2]" w:date="2022-09-13T16:30:00Z">
        <w:r w:rsidR="0057479C">
          <w:t xml:space="preserve"> </w:t>
        </w:r>
      </w:ins>
      <w:r w:rsidR="0057479C">
        <w:fldChar w:fldCharType="begin"/>
      </w:r>
      <w:r w:rsidR="0057479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fldChar w:fldCharType="separate"/>
      </w:r>
      <w:r w:rsidR="0057479C">
        <w:rPr>
          <w:noProof/>
        </w:rPr>
        <w:t>(Burrows et al. 2020)</w:t>
      </w:r>
      <w:r w:rsidR="0057479C">
        <w:fldChar w:fldCharType="end"/>
      </w:r>
      <w:ins w:id="986" w:author="Nick.Tolimieri [2]" w:date="2022-09-13T16:29:00Z">
        <w:r w:rsidR="00016E6C">
          <w:t xml:space="preserve">. </w:t>
        </w:r>
      </w:ins>
      <w:ins w:id="987" w:author="Nick.Tolimieri [2]" w:date="2022-09-13T16:30:00Z">
        <w:r w:rsidR="00016E6C">
          <w:t>In fact</w:t>
        </w:r>
      </w:ins>
      <w:del w:id="988" w:author="Nick.Tolimieri [2]" w:date="2022-09-13T16:25:00Z">
        <w:r w:rsidR="00A21D96" w:rsidDel="004E54BF">
          <w:delText>The</w:delText>
        </w:r>
      </w:del>
      <w:r>
        <w:t xml:space="preserve"> </w:t>
      </w:r>
      <w:r w:rsidR="004828AC">
        <w:t>SST</w:t>
      </w:r>
      <w:r>
        <w:t xml:space="preserve"> extreme</w:t>
      </w:r>
      <w:r w:rsidR="00006FBC">
        <w:t>s</w:t>
      </w:r>
      <w:r>
        <w:t xml:space="preserve"> in Washington</w:t>
      </w:r>
      <w:del w:id="989" w:author="Nick.Tolimieri [2]" w:date="2022-09-13T16:12:00Z">
        <w:r w:rsidDel="00D03439">
          <w:delText xml:space="preserve"> </w:delText>
        </w:r>
        <w:r w:rsidR="00E878A1" w:rsidDel="00D03439">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D03439">
          <w:delInstrText xml:space="preserve"> ADDIN EN.CITE </w:delInstrText>
        </w:r>
        <w:r w:rsidR="00E878A1" w:rsidDel="00D03439">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D03439">
          <w:delInstrText xml:space="preserve"> ADDIN EN.CITE.DATA </w:delInstrText>
        </w:r>
        <w:r w:rsidR="00E878A1" w:rsidDel="00D03439">
          <w:fldChar w:fldCharType="end"/>
        </w:r>
        <w:r w:rsidR="00E878A1" w:rsidDel="00D03439">
          <w:fldChar w:fldCharType="separate"/>
        </w:r>
        <w:r w:rsidR="00E878A1" w:rsidDel="00D03439">
          <w:rPr>
            <w:noProof/>
          </w:rPr>
          <w:delText>(and Oregon; Hamilton et al. 2020)</w:delText>
        </w:r>
        <w:r w:rsidR="00E878A1" w:rsidDel="00D03439">
          <w:fldChar w:fldCharType="end"/>
        </w:r>
      </w:del>
      <w:ins w:id="990" w:author="Nick.Tolimieri [2]" w:date="2022-09-13T16:12:00Z">
        <w:r w:rsidR="00D03439">
          <w:t xml:space="preserve"> and Oregon</w:t>
        </w:r>
      </w:ins>
      <w:r>
        <w:t xml:space="preserve"> </w:t>
      </w:r>
      <w:r w:rsidR="004828AC">
        <w:t>w</w:t>
      </w:r>
      <w:r w:rsidR="00006FBC">
        <w:t>ere</w:t>
      </w:r>
      <w:r w:rsidR="004828AC">
        <w:t xml:space="preserve"> lower than in Northern </w:t>
      </w:r>
      <w:r>
        <w:t>California</w:t>
      </w:r>
      <w:ins w:id="991" w:author="Nick.Tolimieri [2]" w:date="2022-09-13T16:12:00Z">
        <w:r w:rsidR="00D03439">
          <w:t xml:space="preserve"> </w:t>
        </w:r>
      </w:ins>
      <w:r w:rsidR="00D03439">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instrText xml:space="preserve"> ADDIN EN.CITE </w:instrText>
      </w:r>
      <w:r w:rsidR="00D03439">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instrText xml:space="preserve"> ADDIN EN.CITE.DATA </w:instrText>
      </w:r>
      <w:r w:rsidR="00D03439">
        <w:fldChar w:fldCharType="end"/>
      </w:r>
      <w:r w:rsidR="00D03439">
        <w:fldChar w:fldCharType="separate"/>
      </w:r>
      <w:r w:rsidR="00D03439">
        <w:rPr>
          <w:noProof/>
        </w:rPr>
        <w:t>(Hamilton et al. 2020)</w:t>
      </w:r>
      <w:r w:rsidR="00D03439">
        <w:fldChar w:fldCharType="end"/>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 xml:space="preserve">C lower than in Northern </w:t>
      </w:r>
      <w:r>
        <w:lastRenderedPageBreak/>
        <w:t>California but comparable to or slightly warmer than Oregon</w:t>
      </w:r>
      <w:r w:rsidR="00006FBC">
        <w:t xml:space="preserve">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ins w:id="992" w:author="Nick.Tolimieri" w:date="2022-09-14T12:50:00Z">
        <w:r w:rsidR="00101652">
          <w:t xml:space="preserve"> Moreover, while MHW activity was higher during the 2014-2016 period, most of the events occurred during the early summer or autumn when </w:t>
        </w:r>
      </w:ins>
      <w:ins w:id="993" w:author="Nick.Tolimieri" w:date="2022-09-14T12:51:00Z">
        <w:r w:rsidR="00101652">
          <w:t>SST was already more moderate.</w:t>
        </w:r>
      </w:ins>
      <w:r>
        <w:t xml:space="preserve"> </w:t>
      </w:r>
    </w:p>
    <w:p w14:paraId="6893488B" w14:textId="653954CA"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994"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995"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3AABAB4F" w14:textId="1C7633D7" w:rsidR="008D6D2E" w:rsidRDefault="00893A3F" w:rsidP="00230D1E">
      <w:pPr>
        <w:rPr>
          <w:color w:val="7F7F7F" w:themeColor="text1" w:themeTint="80"/>
        </w:rPr>
      </w:pPr>
      <w:r>
        <w:lastRenderedPageBreak/>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996"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 </w:instrTex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EN.CITE.DATA </w:instrText>
      </w:r>
      <w:r w:rsidR="00E878A1">
        <w:rPr>
          <w:color w:val="000000" w:themeColor="text1"/>
        </w:rPr>
      </w:r>
      <w:r w:rsidR="00E878A1">
        <w:rPr>
          <w:color w:val="000000" w:themeColor="text1"/>
        </w:rPr>
        <w:fldChar w:fldCharType="end"/>
      </w:r>
      <w:r w:rsidR="00E878A1">
        <w:rPr>
          <w:color w:val="000000" w:themeColor="text1"/>
        </w:rPr>
      </w:r>
      <w:r w:rsidR="00E878A1">
        <w:rPr>
          <w:color w:val="000000" w:themeColor="text1"/>
        </w:rPr>
        <w:fldChar w:fldCharType="separate"/>
      </w:r>
      <w:r w:rsidR="00E878A1">
        <w:rPr>
          <w:noProof/>
          <w:color w:val="000000" w:themeColor="text1"/>
        </w:rPr>
        <w:t>(Pearse 2006, Kriegisch et al. 2019)</w:t>
      </w:r>
      <w:r w:rsidR="00E878A1">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Tatoosh Island </w:t>
      </w:r>
      <w:r w:rsidR="00893C5B">
        <w:t>where increases in purple urchin density were strongest</w:t>
      </w:r>
      <w:r w:rsidR="00893C5B" w:rsidRPr="00893C5B">
        <w:t>.</w:t>
      </w:r>
      <w:r w:rsidR="00893C5B">
        <w:t xml:space="preserve"> </w:t>
      </w:r>
      <w:r w:rsidR="00893C5B" w:rsidRPr="00AD0558">
        <w:rPr>
          <w:highlight w:val="yellow"/>
          <w:rPrChange w:id="997" w:author="Nick.Tolimieri [2]" w:date="2022-09-13T16:36:00Z">
            <w:rPr/>
          </w:rPrChange>
        </w:rPr>
        <w:t>Purple urchins do show latitudinal variation in recruitment success related to SST</w:t>
      </w:r>
      <w:r w:rsidR="0034083C" w:rsidRPr="00AD0558">
        <w:rPr>
          <w:color w:val="000000" w:themeColor="text1"/>
          <w:highlight w:val="yellow"/>
          <w:rPrChange w:id="998" w:author="Nick.Tolimieri [2]" w:date="2022-09-13T16:36:00Z">
            <w:rPr>
              <w:color w:val="000000" w:themeColor="text1"/>
            </w:rPr>
          </w:rPrChange>
        </w:rPr>
        <w:t xml:space="preserve"> </w:t>
      </w:r>
      <w:r w:rsidR="00E878A1" w:rsidRPr="00AD0558">
        <w:rPr>
          <w:color w:val="000000" w:themeColor="text1"/>
          <w:highlight w:val="yellow"/>
          <w:rPrChange w:id="999" w:author="Nick.Tolimieri [2]" w:date="2022-09-13T16:36:00Z">
            <w:rPr>
              <w:color w:val="000000" w:themeColor="text1"/>
            </w:rPr>
          </w:rPrChange>
        </w:rPr>
        <w:fldChar w:fldCharType="begin"/>
      </w:r>
      <w:r w:rsidR="00E878A1" w:rsidRPr="00AD0558">
        <w:rPr>
          <w:color w:val="000000" w:themeColor="text1"/>
          <w:highlight w:val="yellow"/>
          <w:rPrChange w:id="1000" w:author="Nick.Tolimieri [2]" w:date="2022-09-13T16:36:00Z">
            <w:rPr>
              <w:color w:val="000000" w:themeColor="text1"/>
            </w:rPr>
          </w:rPrChange>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E878A1" w:rsidRPr="00AD0558">
        <w:rPr>
          <w:color w:val="000000" w:themeColor="text1"/>
          <w:highlight w:val="yellow"/>
          <w:rPrChange w:id="1001" w:author="Nick.Tolimieri [2]" w:date="2022-09-13T16:36:00Z">
            <w:rPr>
              <w:color w:val="000000" w:themeColor="text1"/>
            </w:rPr>
          </w:rPrChange>
        </w:rPr>
        <w:fldChar w:fldCharType="separate"/>
      </w:r>
      <w:r w:rsidR="00E878A1" w:rsidRPr="00AD0558">
        <w:rPr>
          <w:noProof/>
          <w:color w:val="000000" w:themeColor="text1"/>
          <w:highlight w:val="yellow"/>
          <w:rPrChange w:id="1002" w:author="Nick.Tolimieri [2]" w:date="2022-09-13T16:36:00Z">
            <w:rPr>
              <w:noProof/>
              <w:color w:val="000000" w:themeColor="text1"/>
            </w:rPr>
          </w:rPrChange>
        </w:rPr>
        <w:t>(Okamoto et al. 2020)</w:t>
      </w:r>
      <w:r w:rsidR="00E878A1" w:rsidRPr="00AD0558">
        <w:rPr>
          <w:color w:val="000000" w:themeColor="text1"/>
          <w:highlight w:val="yellow"/>
          <w:rPrChange w:id="1003" w:author="Nick.Tolimieri [2]" w:date="2022-09-13T16:36:00Z">
            <w:rPr>
              <w:color w:val="000000" w:themeColor="text1"/>
            </w:rPr>
          </w:rPrChange>
        </w:rPr>
        <w:fldChar w:fldCharType="end"/>
      </w:r>
      <w:r w:rsidR="00893C5B" w:rsidRPr="00AD0558">
        <w:rPr>
          <w:color w:val="000000" w:themeColor="text1"/>
          <w:highlight w:val="yellow"/>
          <w:rPrChange w:id="1004" w:author="Nick.Tolimieri [2]" w:date="2022-09-13T16:36:00Z">
            <w:rPr>
              <w:color w:val="000000" w:themeColor="text1"/>
            </w:rPr>
          </w:rPrChange>
        </w:rPr>
        <w:t>, although previously observed patterns would have predicted higher recruitment with warmer water in more northern latitudes.</w:t>
      </w:r>
    </w:p>
    <w:p w14:paraId="7B8D4C6A" w14:textId="07381E77" w:rsidR="00471A3D" w:rsidRPr="000E0D71" w:rsidRDefault="00EF0B3C">
      <w:pPr>
        <w:rPr>
          <w:color w:val="1F497D" w:themeColor="text2"/>
          <w:rPrChange w:id="1005" w:author="Nick.Tolimieri" w:date="2022-09-14T11:49:00Z">
            <w:rPr/>
          </w:rPrChange>
        </w:rPr>
      </w:pPr>
      <w:del w:id="1006" w:author="Nick.Tolimieri" w:date="2022-09-14T11:47:00Z">
        <w:r w:rsidRPr="000E0D71" w:rsidDel="000E0D71">
          <w:rPr>
            <w:color w:val="1F497D" w:themeColor="text2"/>
            <w:rPrChange w:id="1007" w:author="Nick.Tolimieri" w:date="2022-09-14T11:49:00Z">
              <w:rPr/>
            </w:rPrChange>
          </w:rPr>
          <w:delText xml:space="preserve">One influence we expected to observe, but did not, was </w:delText>
        </w:r>
      </w:del>
      <w:ins w:id="1008" w:author="Nick.Tolimieri" w:date="2022-09-14T11:47:00Z">
        <w:r w:rsidR="000E0D71" w:rsidRPr="000E0D71">
          <w:rPr>
            <w:color w:val="1F497D" w:themeColor="text2"/>
            <w:rPrChange w:id="1009" w:author="Nick.Tolimieri" w:date="2022-09-14T11:49:00Z">
              <w:rPr/>
            </w:rPrChange>
          </w:rPr>
          <w:t xml:space="preserve">We did not see </w:t>
        </w:r>
      </w:ins>
      <w:r w:rsidRPr="000E0D71">
        <w:rPr>
          <w:color w:val="1F497D" w:themeColor="text2"/>
          <w:rPrChange w:id="1010" w:author="Nick.Tolimieri" w:date="2022-09-14T11:49:00Z">
            <w:rPr/>
          </w:rPrChange>
        </w:rPr>
        <w:t xml:space="preserve">shared temporal variation in the invertebrate assemblages caused by a response to the die-off of sea stars–important predators within kelp forests–due to </w:t>
      </w:r>
      <w:r w:rsidR="00882E30" w:rsidRPr="000E0D71">
        <w:rPr>
          <w:color w:val="1F497D" w:themeColor="text2"/>
          <w:rPrChange w:id="1011" w:author="Nick.Tolimieri" w:date="2022-09-14T11:49:00Z">
            <w:rPr/>
          </w:rPrChange>
        </w:rPr>
        <w:t>SSWS</w:t>
      </w:r>
      <w:r w:rsidRPr="000E0D71">
        <w:rPr>
          <w:color w:val="1F497D" w:themeColor="text2"/>
          <w:rPrChange w:id="1012" w:author="Nick.Tolimieri" w:date="2022-09-14T11:49:00Z">
            <w:rPr/>
          </w:rPrChange>
        </w:rPr>
        <w:t xml:space="preserve"> </w:t>
      </w:r>
      <w:r w:rsidR="00E878A1" w:rsidRPr="000E0D71">
        <w:rPr>
          <w:color w:val="1F497D" w:themeColor="text2"/>
          <w:rPrChange w:id="1013" w:author="Nick.Tolimieri" w:date="2022-09-14T11:49:00Z">
            <w:rPr/>
          </w:rPrChange>
        </w:rPr>
        <w:fldChar w:fldCharType="begin"/>
      </w:r>
      <w:r w:rsidR="00E878A1" w:rsidRPr="000E0D71">
        <w:rPr>
          <w:color w:val="1F497D" w:themeColor="text2"/>
          <w:rPrChange w:id="1014" w:author="Nick.Tolimieri" w:date="2022-09-14T11:49:00Z">
            <w:rPr/>
          </w:rPrChange>
        </w:rPr>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0E0D71">
        <w:rPr>
          <w:color w:val="1F497D" w:themeColor="text2"/>
          <w:rPrChange w:id="1015" w:author="Nick.Tolimieri" w:date="2022-09-14T11:49:00Z">
            <w:rPr/>
          </w:rPrChange>
        </w:rPr>
        <w:fldChar w:fldCharType="separate"/>
      </w:r>
      <w:r w:rsidR="00E878A1" w:rsidRPr="000E0D71">
        <w:rPr>
          <w:noProof/>
          <w:color w:val="1F497D" w:themeColor="text2"/>
          <w:rPrChange w:id="1016" w:author="Nick.Tolimieri" w:date="2022-09-14T11:49:00Z">
            <w:rPr>
              <w:noProof/>
            </w:rPr>
          </w:rPrChange>
        </w:rPr>
        <w:t>(Burt et al. 2018)</w:t>
      </w:r>
      <w:r w:rsidR="00E878A1" w:rsidRPr="000E0D71">
        <w:rPr>
          <w:color w:val="1F497D" w:themeColor="text2"/>
          <w:rPrChange w:id="1017" w:author="Nick.Tolimieri" w:date="2022-09-14T11:49:00Z">
            <w:rPr/>
          </w:rPrChange>
        </w:rPr>
        <w:fldChar w:fldCharType="end"/>
      </w:r>
      <w:r w:rsidRPr="000E0D71">
        <w:rPr>
          <w:color w:val="1F497D" w:themeColor="text2"/>
          <w:rPrChange w:id="1018" w:author="Nick.Tolimieri" w:date="2022-09-14T11:49:00Z">
            <w:rPr/>
          </w:rPrChange>
        </w:rPr>
        <w:t xml:space="preserve">. The sea star die-off began in 2013 before our data collection commenced </w:t>
      </w:r>
      <w:r w:rsidR="00E878A1" w:rsidRPr="000E0D71">
        <w:rPr>
          <w:color w:val="1F497D" w:themeColor="text2"/>
          <w:rPrChange w:id="1019" w:author="Nick.Tolimieri" w:date="2022-09-14T11:49:00Z">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0E0D71">
        <w:rPr>
          <w:color w:val="1F497D" w:themeColor="text2"/>
          <w:rPrChange w:id="1020" w:author="Nick.Tolimieri" w:date="2022-09-14T11:49:00Z">
            <w:rPr/>
          </w:rPrChange>
        </w:rPr>
        <w:instrText xml:space="preserve"> ADDIN EN.CITE </w:instrText>
      </w:r>
      <w:r w:rsidR="00E878A1" w:rsidRPr="000E0D71">
        <w:rPr>
          <w:color w:val="1F497D" w:themeColor="text2"/>
          <w:rPrChange w:id="1021" w:author="Nick.Tolimieri" w:date="2022-09-14T11:49:00Z">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0E0D71">
        <w:rPr>
          <w:color w:val="1F497D" w:themeColor="text2"/>
          <w:rPrChange w:id="1022" w:author="Nick.Tolimieri" w:date="2022-09-14T11:49:00Z">
            <w:rPr/>
          </w:rPrChange>
        </w:rPr>
        <w:instrText xml:space="preserve"> ADDIN EN.CITE.DATA </w:instrText>
      </w:r>
      <w:r w:rsidR="00E878A1" w:rsidRPr="000E0D71">
        <w:rPr>
          <w:color w:val="1F497D" w:themeColor="text2"/>
          <w:rPrChange w:id="1023" w:author="Nick.Tolimieri" w:date="2022-09-14T11:49:00Z">
            <w:rPr>
              <w:color w:val="1F497D" w:themeColor="text2"/>
            </w:rPr>
          </w:rPrChange>
        </w:rPr>
      </w:r>
      <w:r w:rsidR="00E878A1" w:rsidRPr="000E0D71">
        <w:rPr>
          <w:color w:val="1F497D" w:themeColor="text2"/>
          <w:rPrChange w:id="1024" w:author="Nick.Tolimieri" w:date="2022-09-14T11:49:00Z">
            <w:rPr/>
          </w:rPrChange>
        </w:rPr>
        <w:fldChar w:fldCharType="end"/>
      </w:r>
      <w:r w:rsidR="00E878A1" w:rsidRPr="000E0D71">
        <w:rPr>
          <w:color w:val="1F497D" w:themeColor="text2"/>
          <w:rPrChange w:id="1025" w:author="Nick.Tolimieri" w:date="2022-09-14T11:49:00Z">
            <w:rPr>
              <w:color w:val="1F497D" w:themeColor="text2"/>
            </w:rPr>
          </w:rPrChange>
        </w:rPr>
      </w:r>
      <w:r w:rsidR="00E878A1" w:rsidRPr="000E0D71">
        <w:rPr>
          <w:color w:val="1F497D" w:themeColor="text2"/>
          <w:rPrChange w:id="1026" w:author="Nick.Tolimieri" w:date="2022-09-14T11:49:00Z">
            <w:rPr/>
          </w:rPrChange>
        </w:rPr>
        <w:fldChar w:fldCharType="separate"/>
      </w:r>
      <w:r w:rsidR="00E878A1" w:rsidRPr="000E0D71">
        <w:rPr>
          <w:noProof/>
          <w:color w:val="1F497D" w:themeColor="text2"/>
          <w:rPrChange w:id="1027" w:author="Nick.Tolimieri" w:date="2022-09-14T11:49:00Z">
            <w:rPr>
              <w:noProof/>
            </w:rPr>
          </w:rPrChange>
        </w:rPr>
        <w:t>(Montecino-Latorre et al. 2016, Hamilton et al. 2021)</w:t>
      </w:r>
      <w:r w:rsidR="00E878A1" w:rsidRPr="000E0D71">
        <w:rPr>
          <w:color w:val="1F497D" w:themeColor="text2"/>
          <w:rPrChange w:id="1028" w:author="Nick.Tolimieri" w:date="2022-09-14T11:49:00Z">
            <w:rPr/>
          </w:rPrChange>
        </w:rPr>
        <w:fldChar w:fldCharType="end"/>
      </w:r>
      <w:r w:rsidRPr="000E0D71">
        <w:rPr>
          <w:color w:val="1F497D" w:themeColor="text2"/>
          <w:rPrChange w:id="1029" w:author="Nick.Tolimieri" w:date="2022-09-14T11:49:00Z">
            <w:rPr/>
          </w:rPrChange>
        </w:rPr>
        <w:t xml:space="preserve">, but off the Washington coast </w:t>
      </w:r>
      <w:r w:rsidR="00E63861" w:rsidRPr="000E0D71">
        <w:rPr>
          <w:color w:val="1F497D" w:themeColor="text2"/>
          <w:rPrChange w:id="1030" w:author="Nick.Tolimieri" w:date="2022-09-14T11:49:00Z">
            <w:rPr/>
          </w:rPrChange>
        </w:rPr>
        <w:t xml:space="preserve">populations of </w:t>
      </w:r>
      <w:r w:rsidRPr="000E0D71">
        <w:rPr>
          <w:color w:val="1F497D" w:themeColor="text2"/>
          <w:rPrChange w:id="1031" w:author="Nick.Tolimieri" w:date="2022-09-14T11:49:00Z">
            <w:rPr/>
          </w:rPrChange>
        </w:rPr>
        <w:t xml:space="preserve">species like </w:t>
      </w:r>
      <w:r w:rsidRPr="000E0D71">
        <w:rPr>
          <w:i/>
          <w:color w:val="1F497D" w:themeColor="text2"/>
          <w:rPrChange w:id="1032" w:author="Nick.Tolimieri" w:date="2022-09-14T11:49:00Z">
            <w:rPr>
              <w:i/>
            </w:rPr>
          </w:rPrChange>
        </w:rPr>
        <w:t xml:space="preserve">Pycnopodia </w:t>
      </w:r>
      <w:r w:rsidRPr="000E0D71">
        <w:rPr>
          <w:color w:val="1F497D" w:themeColor="text2"/>
          <w:rPrChange w:id="1033" w:author="Nick.Tolimieri" w:date="2022-09-14T11:49:00Z">
            <w:rPr/>
          </w:rPrChange>
        </w:rPr>
        <w:t>did</w:t>
      </w:r>
      <w:ins w:id="1034" w:author="Nick.Tolimieri [2]" w:date="2022-09-13T16:03:00Z">
        <w:r w:rsidR="00AD312D" w:rsidRPr="000E0D71">
          <w:rPr>
            <w:color w:val="1F497D" w:themeColor="text2"/>
            <w:rPrChange w:id="1035" w:author="Nick.Tolimieri" w:date="2022-09-14T11:49:00Z">
              <w:rPr/>
            </w:rPrChange>
          </w:rPr>
          <w:t xml:space="preserve"> not </w:t>
        </w:r>
      </w:ins>
      <w:del w:id="1036" w:author="Nick.Tolimieri [2]" w:date="2022-09-13T16:03:00Z">
        <w:r w:rsidRPr="000E0D71" w:rsidDel="00AD312D">
          <w:rPr>
            <w:color w:val="1F497D" w:themeColor="text2"/>
            <w:rPrChange w:id="1037" w:author="Nick.Tolimieri" w:date="2022-09-14T11:49:00Z">
              <w:rPr/>
            </w:rPrChange>
          </w:rPr>
          <w:delText xml:space="preserve"> </w:delText>
        </w:r>
      </w:del>
      <w:r w:rsidR="00E63861" w:rsidRPr="000E0D71">
        <w:rPr>
          <w:color w:val="1F497D" w:themeColor="text2"/>
          <w:rPrChange w:id="1038" w:author="Nick.Tolimieri" w:date="2022-09-14T11:49:00Z">
            <w:rPr/>
          </w:rPrChange>
        </w:rPr>
        <w:t>full</w:t>
      </w:r>
      <w:ins w:id="1039" w:author="Nick.Tolimieri [2]" w:date="2022-09-13T16:03:00Z">
        <w:r w:rsidR="00AD312D" w:rsidRPr="000E0D71">
          <w:rPr>
            <w:color w:val="1F497D" w:themeColor="text2"/>
            <w:rPrChange w:id="1040" w:author="Nick.Tolimieri" w:date="2022-09-14T11:49:00Z">
              <w:rPr/>
            </w:rPrChange>
          </w:rPr>
          <w:t>y</w:t>
        </w:r>
      </w:ins>
      <w:r w:rsidR="00E63861" w:rsidRPr="000E0D71">
        <w:rPr>
          <w:color w:val="1F497D" w:themeColor="text2"/>
          <w:rPrChange w:id="1041" w:author="Nick.Tolimieri" w:date="2022-09-14T11:49:00Z">
            <w:rPr/>
          </w:rPrChange>
        </w:rPr>
        <w:t xml:space="preserve"> crash</w:t>
      </w:r>
      <w:r w:rsidRPr="000E0D71">
        <w:rPr>
          <w:color w:val="1F497D" w:themeColor="text2"/>
          <w:rPrChange w:id="1042" w:author="Nick.Tolimieri" w:date="2022-09-14T11:49:00Z">
            <w:rPr/>
          </w:rPrChange>
        </w:rPr>
        <w:t xml:space="preserve"> </w:t>
      </w:r>
      <w:r w:rsidR="00E63861" w:rsidRPr="000E0D71">
        <w:rPr>
          <w:color w:val="1F497D" w:themeColor="text2"/>
          <w:rPrChange w:id="1043" w:author="Nick.Tolimieri" w:date="2022-09-14T11:49:00Z">
            <w:rPr/>
          </w:rPrChange>
        </w:rPr>
        <w:t>until late 2017</w:t>
      </w:r>
      <w:r w:rsidRPr="000E0D71">
        <w:rPr>
          <w:color w:val="1F497D" w:themeColor="text2"/>
          <w:rPrChange w:id="1044" w:author="Nick.Tolimieri" w:date="2022-09-14T11:49:00Z">
            <w:rPr/>
          </w:rPrChange>
        </w:rPr>
        <w:t xml:space="preserve"> </w:t>
      </w:r>
      <w:r w:rsidR="00E878A1" w:rsidRPr="000E0D71">
        <w:rPr>
          <w:color w:val="1F497D" w:themeColor="text2"/>
          <w:rPrChange w:id="1045" w:author="Nick.Tolimieri" w:date="2022-09-14T11:49:00Z">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0E0D71">
        <w:rPr>
          <w:color w:val="1F497D" w:themeColor="text2"/>
          <w:rPrChange w:id="1046" w:author="Nick.Tolimieri" w:date="2022-09-14T11:49:00Z">
            <w:rPr/>
          </w:rPrChange>
        </w:rPr>
        <w:instrText xml:space="preserve"> ADDIN EN.CITE </w:instrText>
      </w:r>
      <w:r w:rsidR="00E878A1" w:rsidRPr="000E0D71">
        <w:rPr>
          <w:color w:val="1F497D" w:themeColor="text2"/>
          <w:rPrChange w:id="1047" w:author="Nick.Tolimieri" w:date="2022-09-14T11:49:00Z">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0E0D71">
        <w:rPr>
          <w:color w:val="1F497D" w:themeColor="text2"/>
          <w:rPrChange w:id="1048" w:author="Nick.Tolimieri" w:date="2022-09-14T11:49:00Z">
            <w:rPr/>
          </w:rPrChange>
        </w:rPr>
        <w:instrText xml:space="preserve"> ADDIN EN.CITE.DATA </w:instrText>
      </w:r>
      <w:r w:rsidR="00E878A1" w:rsidRPr="000E0D71">
        <w:rPr>
          <w:color w:val="1F497D" w:themeColor="text2"/>
          <w:rPrChange w:id="1049" w:author="Nick.Tolimieri" w:date="2022-09-14T11:49:00Z">
            <w:rPr>
              <w:color w:val="1F497D" w:themeColor="text2"/>
            </w:rPr>
          </w:rPrChange>
        </w:rPr>
      </w:r>
      <w:r w:rsidR="00E878A1" w:rsidRPr="000E0D71">
        <w:rPr>
          <w:color w:val="1F497D" w:themeColor="text2"/>
          <w:rPrChange w:id="1050" w:author="Nick.Tolimieri" w:date="2022-09-14T11:49:00Z">
            <w:rPr/>
          </w:rPrChange>
        </w:rPr>
        <w:fldChar w:fldCharType="end"/>
      </w:r>
      <w:r w:rsidR="00E878A1" w:rsidRPr="000E0D71">
        <w:rPr>
          <w:color w:val="1F497D" w:themeColor="text2"/>
          <w:rPrChange w:id="1051" w:author="Nick.Tolimieri" w:date="2022-09-14T11:49:00Z">
            <w:rPr>
              <w:color w:val="1F497D" w:themeColor="text2"/>
            </w:rPr>
          </w:rPrChange>
        </w:rPr>
      </w:r>
      <w:r w:rsidR="00E878A1" w:rsidRPr="000E0D71">
        <w:rPr>
          <w:color w:val="1F497D" w:themeColor="text2"/>
          <w:rPrChange w:id="1052" w:author="Nick.Tolimieri" w:date="2022-09-14T11:49:00Z">
            <w:rPr/>
          </w:rPrChange>
        </w:rPr>
        <w:fldChar w:fldCharType="separate"/>
      </w:r>
      <w:r w:rsidR="00E878A1" w:rsidRPr="000E0D71">
        <w:rPr>
          <w:noProof/>
          <w:color w:val="1F497D" w:themeColor="text2"/>
          <w:rPrChange w:id="1053" w:author="Nick.Tolimieri" w:date="2022-09-14T11:49:00Z">
            <w:rPr>
              <w:noProof/>
            </w:rPr>
          </w:rPrChange>
        </w:rPr>
        <w:t>(declined to 75% occurrence as defined by Hamilton et al. 2021)</w:t>
      </w:r>
      <w:r w:rsidR="00E878A1" w:rsidRPr="000E0D71">
        <w:rPr>
          <w:color w:val="1F497D" w:themeColor="text2"/>
          <w:rPrChange w:id="1054" w:author="Nick.Tolimieri" w:date="2022-09-14T11:49:00Z">
            <w:rPr/>
          </w:rPrChange>
        </w:rPr>
        <w:fldChar w:fldCharType="end"/>
      </w:r>
      <w:r w:rsidRPr="000E0D71">
        <w:rPr>
          <w:color w:val="1F497D" w:themeColor="text2"/>
          <w:rPrChange w:id="1055" w:author="Nick.Tolimieri" w:date="2022-09-14T11:49:00Z">
            <w:rPr/>
          </w:rPrChange>
        </w:rPr>
        <w:t xml:space="preserve">. </w:t>
      </w:r>
      <w:r w:rsidR="00F573AF" w:rsidRPr="000E0D71">
        <w:rPr>
          <w:color w:val="1F497D" w:themeColor="text2"/>
          <w:rPrChange w:id="1056" w:author="Nick.Tolimieri" w:date="2022-09-14T11:49:00Z">
            <w:rPr/>
          </w:rPrChange>
        </w:rPr>
        <w:t>With the exception of blood and leather stars, s</w:t>
      </w:r>
      <w:r w:rsidRPr="000E0D71">
        <w:rPr>
          <w:color w:val="1F497D" w:themeColor="text2"/>
          <w:rPrChange w:id="1057" w:author="Nick.Tolimieri" w:date="2022-09-14T11:49:00Z">
            <w:rPr/>
          </w:rPrChange>
        </w:rPr>
        <w:t>ea stars were uncommon</w:t>
      </w:r>
      <w:r w:rsidR="003D5E2C" w:rsidRPr="000E0D71">
        <w:rPr>
          <w:color w:val="1F497D" w:themeColor="text2"/>
          <w:rPrChange w:id="1058" w:author="Nick.Tolimieri" w:date="2022-09-14T11:49:00Z">
            <w:rPr/>
          </w:rPrChange>
        </w:rPr>
        <w:t>; i</w:t>
      </w:r>
      <w:r w:rsidRPr="000E0D71">
        <w:rPr>
          <w:color w:val="1F497D" w:themeColor="text2"/>
          <w:rPrChange w:id="1059" w:author="Nick.Tolimieri" w:date="2022-09-14T11:49:00Z">
            <w:rPr/>
          </w:rPrChange>
        </w:rPr>
        <w:t xml:space="preserve">n fact, we saw only eight </w:t>
      </w:r>
      <w:r w:rsidRPr="000E0D71">
        <w:rPr>
          <w:i/>
          <w:color w:val="1F497D" w:themeColor="text2"/>
          <w:rPrChange w:id="1060" w:author="Nick.Tolimieri" w:date="2022-09-14T11:49:00Z">
            <w:rPr>
              <w:i/>
            </w:rPr>
          </w:rPrChange>
        </w:rPr>
        <w:t>Pycnopodia</w:t>
      </w:r>
      <w:r w:rsidRPr="000E0D71">
        <w:rPr>
          <w:color w:val="1F497D" w:themeColor="text2"/>
          <w:rPrChange w:id="1061" w:author="Nick.Tolimieri" w:date="2022-09-14T11:49:00Z">
            <w:rPr/>
          </w:rPrChange>
        </w:rPr>
        <w:t xml:space="preserve"> over </w:t>
      </w:r>
      <w:r w:rsidR="000A2315" w:rsidRPr="000E0D71">
        <w:rPr>
          <w:color w:val="1F497D" w:themeColor="text2"/>
          <w:rPrChange w:id="1062" w:author="Nick.Tolimieri" w:date="2022-09-14T11:49:00Z">
            <w:rPr/>
          </w:rPrChange>
        </w:rPr>
        <w:t xml:space="preserve">all </w:t>
      </w:r>
      <w:r w:rsidRPr="000E0D71">
        <w:rPr>
          <w:color w:val="1F497D" w:themeColor="text2"/>
          <w:rPrChange w:id="1063" w:author="Nick.Tolimieri" w:date="2022-09-14T11:49:00Z">
            <w:rPr/>
          </w:rPrChange>
        </w:rPr>
        <w:t>survey</w:t>
      </w:r>
      <w:r w:rsidR="000A2315" w:rsidRPr="000E0D71">
        <w:rPr>
          <w:color w:val="1F497D" w:themeColor="text2"/>
          <w:rPrChange w:id="1064" w:author="Nick.Tolimieri" w:date="2022-09-14T11:49:00Z">
            <w:rPr/>
          </w:rPrChange>
        </w:rPr>
        <w:t>s</w:t>
      </w:r>
      <w:r w:rsidRPr="000E0D71">
        <w:rPr>
          <w:color w:val="1F497D" w:themeColor="text2"/>
          <w:rPrChange w:id="1065" w:author="Nick.Tolimieri" w:date="2022-09-14T11:49:00Z">
            <w:rPr/>
          </w:rPrChange>
        </w:rPr>
        <w:t xml:space="preserve"> from 2015-2021 declining from four in </w:t>
      </w:r>
      <w:r w:rsidRPr="000E0D71">
        <w:rPr>
          <w:color w:val="1F497D" w:themeColor="text2"/>
          <w:rPrChange w:id="1066" w:author="Nick.Tolimieri" w:date="2022-09-14T11:49:00Z">
            <w:rPr/>
          </w:rPrChange>
        </w:rPr>
        <w:lastRenderedPageBreak/>
        <w:t>201</w:t>
      </w:r>
      <w:r w:rsidR="003D5E2C" w:rsidRPr="000E0D71">
        <w:rPr>
          <w:color w:val="1F497D" w:themeColor="text2"/>
          <w:rPrChange w:id="1067" w:author="Nick.Tolimieri" w:date="2022-09-14T11:49:00Z">
            <w:rPr/>
          </w:rPrChange>
        </w:rPr>
        <w:t>6</w:t>
      </w:r>
      <w:r w:rsidRPr="000E0D71">
        <w:rPr>
          <w:color w:val="1F497D" w:themeColor="text2"/>
          <w:rPrChange w:id="1068" w:author="Nick.Tolimieri" w:date="2022-09-14T11:49:00Z">
            <w:rPr/>
          </w:rPrChange>
        </w:rPr>
        <w:t xml:space="preserve"> to zero in 2021. </w:t>
      </w:r>
      <w:r w:rsidR="00F573AF" w:rsidRPr="000E0D71">
        <w:rPr>
          <w:i/>
          <w:color w:val="1F497D" w:themeColor="text2"/>
          <w:rPrChange w:id="1069" w:author="Nick.Tolimieri" w:date="2022-09-14T11:49:00Z">
            <w:rPr>
              <w:i/>
            </w:rPr>
          </w:rPrChange>
        </w:rPr>
        <w:t>Pynopodia</w:t>
      </w:r>
      <w:r w:rsidR="00F573AF" w:rsidRPr="000E0D71">
        <w:rPr>
          <w:color w:val="1F497D" w:themeColor="text2"/>
          <w:rPrChange w:id="1070" w:author="Nick.Tolimieri" w:date="2022-09-14T11:49:00Z">
            <w:rPr/>
          </w:rPrChange>
        </w:rPr>
        <w:t xml:space="preserve"> had been common at these sites in the late 1980’s reaching densities of 0.22-0.28 m</w:t>
      </w:r>
      <w:r w:rsidR="00F573AF" w:rsidRPr="000E0D71">
        <w:rPr>
          <w:color w:val="1F497D" w:themeColor="text2"/>
          <w:vertAlign w:val="superscript"/>
          <w:rPrChange w:id="1071" w:author="Nick.Tolimieri" w:date="2022-09-14T11:49:00Z">
            <w:rPr>
              <w:vertAlign w:val="superscript"/>
            </w:rPr>
          </w:rPrChange>
        </w:rPr>
        <w:t>-2</w:t>
      </w:r>
      <w:r w:rsidR="00F573AF" w:rsidRPr="000E0D71">
        <w:rPr>
          <w:color w:val="1F497D" w:themeColor="text2"/>
          <w:rPrChange w:id="1072" w:author="Nick.Tolimieri" w:date="2022-09-14T11:49:00Z">
            <w:rPr/>
          </w:rPrChange>
        </w:rPr>
        <w:t xml:space="preserve"> </w:t>
      </w:r>
      <w:r w:rsidR="00E878A1" w:rsidRPr="000E0D71">
        <w:rPr>
          <w:color w:val="1F497D" w:themeColor="text2"/>
          <w:rPrChange w:id="1073" w:author="Nick.Tolimieri" w:date="2022-09-14T11:49:00Z">
            <w:rPr/>
          </w:rPrChange>
        </w:rPr>
        <w:fldChar w:fldCharType="begin"/>
      </w:r>
      <w:r w:rsidR="00E878A1" w:rsidRPr="000E0D71">
        <w:rPr>
          <w:color w:val="1F497D" w:themeColor="text2"/>
          <w:rPrChange w:id="1074" w:author="Nick.Tolimieri" w:date="2022-09-14T11:49:00Z">
            <w:rPr/>
          </w:rPrChange>
        </w:rPr>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E878A1" w:rsidRPr="000E0D71">
        <w:rPr>
          <w:color w:val="1F497D" w:themeColor="text2"/>
          <w:rPrChange w:id="1075" w:author="Nick.Tolimieri" w:date="2022-09-14T11:49:00Z">
            <w:rPr/>
          </w:rPrChange>
        </w:rPr>
        <w:fldChar w:fldCharType="separate"/>
      </w:r>
      <w:r w:rsidR="00E878A1" w:rsidRPr="000E0D71">
        <w:rPr>
          <w:noProof/>
          <w:color w:val="1F497D" w:themeColor="text2"/>
          <w:rPrChange w:id="1076" w:author="Nick.Tolimieri" w:date="2022-09-14T11:49:00Z">
            <w:rPr>
              <w:noProof/>
            </w:rPr>
          </w:rPrChange>
        </w:rPr>
        <w:t>(Kvitek et al. 1988)</w:t>
      </w:r>
      <w:r w:rsidR="00E878A1" w:rsidRPr="000E0D71">
        <w:rPr>
          <w:color w:val="1F497D" w:themeColor="text2"/>
          <w:rPrChange w:id="1077" w:author="Nick.Tolimieri" w:date="2022-09-14T11:49:00Z">
            <w:rPr/>
          </w:rPrChange>
        </w:rPr>
        <w:fldChar w:fldCharType="end"/>
      </w:r>
      <w:r w:rsidR="00290F3A" w:rsidRPr="000E0D71">
        <w:rPr>
          <w:color w:val="1F497D" w:themeColor="text2"/>
          <w:rPrChange w:id="1078" w:author="Nick.Tolimieri" w:date="2022-09-14T11:49:00Z">
            <w:rPr/>
          </w:rPrChange>
        </w:rPr>
        <w:t xml:space="preserve">, although recolonization of the Olympic Coast by </w:t>
      </w:r>
      <w:r w:rsidR="00A146DE" w:rsidRPr="000E0D71">
        <w:rPr>
          <w:color w:val="1F497D" w:themeColor="text2"/>
          <w:rPrChange w:id="1079" w:author="Nick.Tolimieri" w:date="2022-09-14T11:49:00Z">
            <w:rPr/>
          </w:rPrChange>
        </w:rPr>
        <w:t xml:space="preserve">sea </w:t>
      </w:r>
      <w:r w:rsidR="00290F3A" w:rsidRPr="000E0D71">
        <w:rPr>
          <w:color w:val="1F497D" w:themeColor="text2"/>
          <w:rPrChange w:id="1080" w:author="Nick.Tolimieri" w:date="2022-09-14T11:49:00Z">
            <w:rPr/>
          </w:rPrChange>
        </w:rPr>
        <w:t xml:space="preserve">otters had large impacts on the benthic </w:t>
      </w:r>
      <w:r w:rsidR="000C6787" w:rsidRPr="000E0D71">
        <w:rPr>
          <w:color w:val="1F497D" w:themeColor="text2"/>
          <w:rPrChange w:id="1081" w:author="Nick.Tolimieri" w:date="2022-09-14T11:49:00Z">
            <w:rPr/>
          </w:rPrChange>
        </w:rPr>
        <w:t>environment</w:t>
      </w:r>
      <w:r w:rsidR="00290F3A" w:rsidRPr="000E0D71">
        <w:rPr>
          <w:color w:val="1F497D" w:themeColor="text2"/>
          <w:rPrChange w:id="1082" w:author="Nick.Tolimieri" w:date="2022-09-14T11:49:00Z">
            <w:rPr/>
          </w:rPrChange>
        </w:rPr>
        <w:t xml:space="preserve"> </w:t>
      </w:r>
      <w:r w:rsidR="00E878A1" w:rsidRPr="000E0D71">
        <w:rPr>
          <w:color w:val="1F497D" w:themeColor="text2"/>
          <w:rPrChange w:id="1083" w:author="Nick.Tolimieri" w:date="2022-09-14T11:49: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0E0D71">
        <w:rPr>
          <w:color w:val="1F497D" w:themeColor="text2"/>
          <w:rPrChange w:id="1084" w:author="Nick.Tolimieri" w:date="2022-09-14T11:49:00Z">
            <w:rPr/>
          </w:rPrChange>
        </w:rPr>
        <w:instrText xml:space="preserve"> ADDIN EN.CITE </w:instrText>
      </w:r>
      <w:r w:rsidR="00E878A1" w:rsidRPr="000E0D71">
        <w:rPr>
          <w:color w:val="1F497D" w:themeColor="text2"/>
          <w:rPrChange w:id="1085" w:author="Nick.Tolimieri" w:date="2022-09-14T11:49: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0E0D71">
        <w:rPr>
          <w:color w:val="1F497D" w:themeColor="text2"/>
          <w:rPrChange w:id="1086" w:author="Nick.Tolimieri" w:date="2022-09-14T11:49:00Z">
            <w:rPr/>
          </w:rPrChange>
        </w:rPr>
        <w:instrText xml:space="preserve"> ADDIN EN.CITE.DATA </w:instrText>
      </w:r>
      <w:r w:rsidR="00E878A1" w:rsidRPr="000E0D71">
        <w:rPr>
          <w:color w:val="1F497D" w:themeColor="text2"/>
          <w:rPrChange w:id="1087" w:author="Nick.Tolimieri" w:date="2022-09-14T11:49:00Z">
            <w:rPr>
              <w:color w:val="1F497D" w:themeColor="text2"/>
            </w:rPr>
          </w:rPrChange>
        </w:rPr>
      </w:r>
      <w:r w:rsidR="00E878A1" w:rsidRPr="000E0D71">
        <w:rPr>
          <w:color w:val="1F497D" w:themeColor="text2"/>
          <w:rPrChange w:id="1088" w:author="Nick.Tolimieri" w:date="2022-09-14T11:49:00Z">
            <w:rPr/>
          </w:rPrChange>
        </w:rPr>
        <w:fldChar w:fldCharType="end"/>
      </w:r>
      <w:r w:rsidR="00E878A1" w:rsidRPr="000E0D71">
        <w:rPr>
          <w:color w:val="1F497D" w:themeColor="text2"/>
          <w:rPrChange w:id="1089" w:author="Nick.Tolimieri" w:date="2022-09-14T11:49:00Z">
            <w:rPr>
              <w:color w:val="1F497D" w:themeColor="text2"/>
            </w:rPr>
          </w:rPrChange>
        </w:rPr>
      </w:r>
      <w:r w:rsidR="00E878A1" w:rsidRPr="000E0D71">
        <w:rPr>
          <w:color w:val="1F497D" w:themeColor="text2"/>
          <w:rPrChange w:id="1090" w:author="Nick.Tolimieri" w:date="2022-09-14T11:49:00Z">
            <w:rPr/>
          </w:rPrChange>
        </w:rPr>
        <w:fldChar w:fldCharType="separate"/>
      </w:r>
      <w:r w:rsidR="00E878A1" w:rsidRPr="000E0D71">
        <w:rPr>
          <w:noProof/>
          <w:color w:val="1F497D" w:themeColor="text2"/>
          <w:rPrChange w:id="1091" w:author="Nick.Tolimieri" w:date="2022-09-14T11:49:00Z">
            <w:rPr>
              <w:noProof/>
            </w:rPr>
          </w:rPrChange>
        </w:rPr>
        <w:t>(Shelton et al. 2018)</w:t>
      </w:r>
      <w:r w:rsidR="00E878A1" w:rsidRPr="000E0D71">
        <w:rPr>
          <w:color w:val="1F497D" w:themeColor="text2"/>
          <w:rPrChange w:id="1092" w:author="Nick.Tolimieri" w:date="2022-09-14T11:49:00Z">
            <w:rPr/>
          </w:rPrChange>
        </w:rPr>
        <w:fldChar w:fldCharType="end"/>
      </w:r>
      <w:r w:rsidR="00F573AF" w:rsidRPr="000E0D71">
        <w:rPr>
          <w:color w:val="1F497D" w:themeColor="text2"/>
          <w:rPrChange w:id="1093" w:author="Nick.Tolimieri" w:date="2022-09-14T11:49:00Z">
            <w:rPr/>
          </w:rPrChange>
        </w:rPr>
        <w:t xml:space="preserve">. </w:t>
      </w:r>
      <w:r w:rsidRPr="000E0D71">
        <w:rPr>
          <w:color w:val="1F497D" w:themeColor="text2"/>
          <w:rPrChange w:id="1094" w:author="Nick.Tolimieri" w:date="2022-09-14T11:49:00Z">
            <w:rPr/>
          </w:rPrChange>
        </w:rPr>
        <w:t xml:space="preserve">The lack of any recovery of </w:t>
      </w:r>
      <w:r w:rsidR="000C6787" w:rsidRPr="000E0D71">
        <w:rPr>
          <w:i/>
          <w:color w:val="1F497D" w:themeColor="text2"/>
          <w:rPrChange w:id="1095" w:author="Nick.Tolimieri" w:date="2022-09-14T11:49:00Z">
            <w:rPr>
              <w:i/>
            </w:rPr>
          </w:rPrChange>
        </w:rPr>
        <w:t>Py</w:t>
      </w:r>
      <w:r w:rsidR="00A146DE" w:rsidRPr="000E0D71">
        <w:rPr>
          <w:i/>
          <w:color w:val="1F497D" w:themeColor="text2"/>
          <w:rPrChange w:id="1096" w:author="Nick.Tolimieri" w:date="2022-09-14T11:49:00Z">
            <w:rPr>
              <w:i/>
            </w:rPr>
          </w:rPrChange>
        </w:rPr>
        <w:t>c</w:t>
      </w:r>
      <w:r w:rsidR="000C6787" w:rsidRPr="000E0D71">
        <w:rPr>
          <w:i/>
          <w:color w:val="1F497D" w:themeColor="text2"/>
          <w:rPrChange w:id="1097" w:author="Nick.Tolimieri" w:date="2022-09-14T11:49:00Z">
            <w:rPr>
              <w:i/>
            </w:rPr>
          </w:rPrChange>
        </w:rPr>
        <w:t>nopodia</w:t>
      </w:r>
      <w:r w:rsidR="000C6787" w:rsidRPr="000E0D71">
        <w:rPr>
          <w:color w:val="1F497D" w:themeColor="text2"/>
          <w:rPrChange w:id="1098" w:author="Nick.Tolimieri" w:date="2022-09-14T11:49:00Z">
            <w:rPr/>
          </w:rPrChange>
        </w:rPr>
        <w:t xml:space="preserve"> and other sea star </w:t>
      </w:r>
      <w:r w:rsidRPr="000E0D71">
        <w:rPr>
          <w:color w:val="1F497D" w:themeColor="text2"/>
          <w:rPrChange w:id="1099" w:author="Nick.Tolimieri" w:date="2022-09-14T11:49:00Z">
            <w:rPr/>
          </w:rPrChange>
        </w:rPr>
        <w:t xml:space="preserve">populations may be due to Allee effects leading to failed reproduction and to disease persistence removing any recruits </w:t>
      </w:r>
      <w:r w:rsidR="00E878A1" w:rsidRPr="000E0D71">
        <w:rPr>
          <w:color w:val="1F497D" w:themeColor="text2"/>
          <w:rPrChange w:id="1100" w:author="Nick.Tolimieri" w:date="2022-09-14T11:49: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0E0D71">
        <w:rPr>
          <w:color w:val="1F497D" w:themeColor="text2"/>
          <w:rPrChange w:id="1101" w:author="Nick.Tolimieri" w:date="2022-09-14T11:49:00Z">
            <w:rPr/>
          </w:rPrChange>
        </w:rPr>
        <w:instrText xml:space="preserve"> ADDIN EN.CITE </w:instrText>
      </w:r>
      <w:r w:rsidR="00E878A1" w:rsidRPr="000E0D71">
        <w:rPr>
          <w:color w:val="1F497D" w:themeColor="text2"/>
          <w:rPrChange w:id="1102" w:author="Nick.Tolimieri" w:date="2022-09-14T11:49: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0E0D71">
        <w:rPr>
          <w:color w:val="1F497D" w:themeColor="text2"/>
          <w:rPrChange w:id="1103" w:author="Nick.Tolimieri" w:date="2022-09-14T11:49:00Z">
            <w:rPr/>
          </w:rPrChange>
        </w:rPr>
        <w:instrText xml:space="preserve"> ADDIN EN.CITE.DATA </w:instrText>
      </w:r>
      <w:r w:rsidR="00E878A1" w:rsidRPr="000E0D71">
        <w:rPr>
          <w:color w:val="1F497D" w:themeColor="text2"/>
          <w:rPrChange w:id="1104" w:author="Nick.Tolimieri" w:date="2022-09-14T11:49:00Z">
            <w:rPr>
              <w:color w:val="1F497D" w:themeColor="text2"/>
            </w:rPr>
          </w:rPrChange>
        </w:rPr>
      </w:r>
      <w:r w:rsidR="00E878A1" w:rsidRPr="000E0D71">
        <w:rPr>
          <w:color w:val="1F497D" w:themeColor="text2"/>
          <w:rPrChange w:id="1105" w:author="Nick.Tolimieri" w:date="2022-09-14T11:49:00Z">
            <w:rPr/>
          </w:rPrChange>
        </w:rPr>
        <w:fldChar w:fldCharType="end"/>
      </w:r>
      <w:r w:rsidR="00E878A1" w:rsidRPr="000E0D71">
        <w:rPr>
          <w:color w:val="1F497D" w:themeColor="text2"/>
          <w:rPrChange w:id="1106" w:author="Nick.Tolimieri" w:date="2022-09-14T11:49:00Z">
            <w:rPr>
              <w:color w:val="1F497D" w:themeColor="text2"/>
            </w:rPr>
          </w:rPrChange>
        </w:rPr>
      </w:r>
      <w:r w:rsidR="00E878A1" w:rsidRPr="000E0D71">
        <w:rPr>
          <w:color w:val="1F497D" w:themeColor="text2"/>
          <w:rPrChange w:id="1107" w:author="Nick.Tolimieri" w:date="2022-09-14T11:49:00Z">
            <w:rPr/>
          </w:rPrChange>
        </w:rPr>
        <w:fldChar w:fldCharType="separate"/>
      </w:r>
      <w:r w:rsidR="00E878A1" w:rsidRPr="000E0D71">
        <w:rPr>
          <w:noProof/>
          <w:color w:val="1F497D" w:themeColor="text2"/>
          <w:rPrChange w:id="1108" w:author="Nick.Tolimieri" w:date="2022-09-14T11:49:00Z">
            <w:rPr>
              <w:noProof/>
            </w:rPr>
          </w:rPrChange>
        </w:rPr>
        <w:t>(Hamilton et al. 2021)</w:t>
      </w:r>
      <w:r w:rsidR="00E878A1" w:rsidRPr="000E0D71">
        <w:rPr>
          <w:color w:val="1F497D" w:themeColor="text2"/>
          <w:rPrChange w:id="1109" w:author="Nick.Tolimieri" w:date="2022-09-14T11:49:00Z">
            <w:rPr/>
          </w:rPrChange>
        </w:rPr>
        <w:fldChar w:fldCharType="end"/>
      </w:r>
      <w:r w:rsidR="00CA4F65" w:rsidRPr="000E0D71">
        <w:rPr>
          <w:color w:val="1F497D" w:themeColor="text2"/>
          <w:rPrChange w:id="1110" w:author="Nick.Tolimieri" w:date="2022-09-14T11:49:00Z">
            <w:rPr/>
          </w:rPrChange>
        </w:rPr>
        <w:t xml:space="preserve">. For the other invertebrates, </w:t>
      </w:r>
      <w:r w:rsidR="003F6B2F" w:rsidRPr="000E0D71">
        <w:rPr>
          <w:color w:val="1F497D" w:themeColor="text2"/>
          <w:rPrChange w:id="1111" w:author="Nick.Tolimieri" w:date="2022-09-14T11:49:00Z">
            <w:rPr/>
          </w:rPrChange>
        </w:rPr>
        <w:t xml:space="preserve">which have been characterized by low densities since recolonization of the area by sea otters </w:t>
      </w:r>
      <w:r w:rsidR="00E878A1" w:rsidRPr="000E0D71">
        <w:rPr>
          <w:color w:val="1F497D" w:themeColor="text2"/>
          <w:rPrChange w:id="1112" w:author="Nick.Tolimieri" w:date="2022-09-14T11:49: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0E0D71">
        <w:rPr>
          <w:color w:val="1F497D" w:themeColor="text2"/>
          <w:rPrChange w:id="1113" w:author="Nick.Tolimieri" w:date="2022-09-14T11:49:00Z">
            <w:rPr/>
          </w:rPrChange>
        </w:rPr>
        <w:instrText xml:space="preserve"> ADDIN EN.CITE </w:instrText>
      </w:r>
      <w:r w:rsidR="00E878A1" w:rsidRPr="000E0D71">
        <w:rPr>
          <w:color w:val="1F497D" w:themeColor="text2"/>
          <w:rPrChange w:id="1114" w:author="Nick.Tolimieri" w:date="2022-09-14T11:49: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0E0D71">
        <w:rPr>
          <w:color w:val="1F497D" w:themeColor="text2"/>
          <w:rPrChange w:id="1115" w:author="Nick.Tolimieri" w:date="2022-09-14T11:49:00Z">
            <w:rPr/>
          </w:rPrChange>
        </w:rPr>
        <w:instrText xml:space="preserve"> ADDIN EN.CITE.DATA </w:instrText>
      </w:r>
      <w:r w:rsidR="00E878A1" w:rsidRPr="000E0D71">
        <w:rPr>
          <w:color w:val="1F497D" w:themeColor="text2"/>
          <w:rPrChange w:id="1116" w:author="Nick.Tolimieri" w:date="2022-09-14T11:49:00Z">
            <w:rPr>
              <w:color w:val="1F497D" w:themeColor="text2"/>
            </w:rPr>
          </w:rPrChange>
        </w:rPr>
      </w:r>
      <w:r w:rsidR="00E878A1" w:rsidRPr="000E0D71">
        <w:rPr>
          <w:color w:val="1F497D" w:themeColor="text2"/>
          <w:rPrChange w:id="1117" w:author="Nick.Tolimieri" w:date="2022-09-14T11:49:00Z">
            <w:rPr/>
          </w:rPrChange>
        </w:rPr>
        <w:fldChar w:fldCharType="end"/>
      </w:r>
      <w:r w:rsidR="00E878A1" w:rsidRPr="000E0D71">
        <w:rPr>
          <w:color w:val="1F497D" w:themeColor="text2"/>
          <w:rPrChange w:id="1118" w:author="Nick.Tolimieri" w:date="2022-09-14T11:49:00Z">
            <w:rPr>
              <w:color w:val="1F497D" w:themeColor="text2"/>
            </w:rPr>
          </w:rPrChange>
        </w:rPr>
      </w:r>
      <w:r w:rsidR="00E878A1" w:rsidRPr="000E0D71">
        <w:rPr>
          <w:color w:val="1F497D" w:themeColor="text2"/>
          <w:rPrChange w:id="1119" w:author="Nick.Tolimieri" w:date="2022-09-14T11:49:00Z">
            <w:rPr/>
          </w:rPrChange>
        </w:rPr>
        <w:fldChar w:fldCharType="separate"/>
      </w:r>
      <w:r w:rsidR="00E878A1" w:rsidRPr="000E0D71">
        <w:rPr>
          <w:noProof/>
          <w:color w:val="1F497D" w:themeColor="text2"/>
          <w:rPrChange w:id="1120" w:author="Nick.Tolimieri" w:date="2022-09-14T11:49:00Z">
            <w:rPr>
              <w:noProof/>
            </w:rPr>
          </w:rPrChange>
        </w:rPr>
        <w:t>(Shelton et al. 2018)</w:t>
      </w:r>
      <w:r w:rsidR="00E878A1" w:rsidRPr="000E0D71">
        <w:rPr>
          <w:color w:val="1F497D" w:themeColor="text2"/>
          <w:rPrChange w:id="1121" w:author="Nick.Tolimieri" w:date="2022-09-14T11:49:00Z">
            <w:rPr/>
          </w:rPrChange>
        </w:rPr>
        <w:fldChar w:fldCharType="end"/>
      </w:r>
      <w:r w:rsidR="003F6B2F" w:rsidRPr="000E0D71">
        <w:rPr>
          <w:color w:val="1F497D" w:themeColor="text2"/>
          <w:rPrChange w:id="1122" w:author="Nick.Tolimieri" w:date="2022-09-14T11:49:00Z">
            <w:rPr/>
          </w:rPrChange>
        </w:rPr>
        <w:t xml:space="preserve">, </w:t>
      </w:r>
      <w:r w:rsidR="00CA4F65" w:rsidRPr="000E0D71">
        <w:rPr>
          <w:color w:val="1F497D" w:themeColor="text2"/>
          <w:rPrChange w:id="1123" w:author="Nick.Tolimieri" w:date="2022-09-14T11:49:00Z">
            <w:rPr/>
          </w:rPrChange>
        </w:rPr>
        <w:t xml:space="preserve">otter predation likely explains </w:t>
      </w:r>
      <w:r w:rsidRPr="000E0D71">
        <w:rPr>
          <w:color w:val="1F497D" w:themeColor="text2"/>
          <w:rPrChange w:id="1124" w:author="Nick.Tolimieri" w:date="2022-09-14T11:49:00Z">
            <w:rPr/>
          </w:rPrChange>
        </w:rPr>
        <w:t xml:space="preserve">the </w:t>
      </w:r>
      <w:r w:rsidR="003F6B2F" w:rsidRPr="000E0D71">
        <w:rPr>
          <w:color w:val="1F497D" w:themeColor="text2"/>
          <w:rPrChange w:id="1125" w:author="Nick.Tolimieri" w:date="2022-09-14T11:49:00Z">
            <w:rPr/>
          </w:rPrChange>
        </w:rPr>
        <w:t xml:space="preserve">low density and </w:t>
      </w:r>
      <w:r w:rsidRPr="000E0D71">
        <w:rPr>
          <w:color w:val="1F497D" w:themeColor="text2"/>
          <w:rPrChange w:id="1126" w:author="Nick.Tolimieri" w:date="2022-09-14T11:49:00Z">
            <w:rPr/>
          </w:rPrChange>
        </w:rPr>
        <w:t>lack of temporal</w:t>
      </w:r>
      <w:r w:rsidR="003F7E84" w:rsidRPr="000E0D71">
        <w:rPr>
          <w:color w:val="1F497D" w:themeColor="text2"/>
          <w:rPrChange w:id="1127" w:author="Nick.Tolimieri" w:date="2022-09-14T11:49:00Z">
            <w:rPr/>
          </w:rPrChange>
        </w:rPr>
        <w:t xml:space="preserve"> variation</w:t>
      </w:r>
      <w:r w:rsidR="003F6B2F" w:rsidRPr="000E0D71">
        <w:rPr>
          <w:color w:val="1F497D" w:themeColor="text2"/>
          <w:rPrChange w:id="1128" w:author="Nick.Tolimieri" w:date="2022-09-14T11:49:00Z">
            <w:rPr/>
          </w:rPrChange>
        </w:rPr>
        <w:t>,</w:t>
      </w:r>
      <w:r w:rsidR="00CA4F65" w:rsidRPr="000E0D71">
        <w:rPr>
          <w:color w:val="1F497D" w:themeColor="text2"/>
          <w:rPrChange w:id="1129" w:author="Nick.Tolimieri" w:date="2022-09-14T11:49:00Z">
            <w:rPr/>
          </w:rPrChange>
        </w:rPr>
        <w:t xml:space="preserve"> although Allee effects may also play a part</w:t>
      </w:r>
      <w:r w:rsidRPr="000E0D71">
        <w:rPr>
          <w:color w:val="1F497D" w:themeColor="text2"/>
          <w:rPrChange w:id="1130" w:author="Nick.Tolimieri" w:date="2022-09-14T11:49:00Z">
            <w:rPr/>
          </w:rPrChange>
        </w:rPr>
        <w:t xml:space="preserve">. </w:t>
      </w:r>
    </w:p>
    <w:p w14:paraId="76B9865A" w14:textId="2AF1546A"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w:t>
      </w:r>
      <w:r w:rsidR="00484E6B">
        <w:lastRenderedPageBreak/>
        <w:t>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lastRenderedPageBreak/>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131" w:author="Nick.Tolimieri [2]" w:date="2022-09-13T16:04:00Z">
        <w:r w:rsidDel="00AD312D">
          <w:delText>shocks</w:delText>
        </w:r>
        <w:r w:rsidR="005504D7" w:rsidDel="00AD312D">
          <w:delText xml:space="preserve"> </w:delText>
        </w:r>
      </w:del>
      <w:ins w:id="1132"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133" w:name="_2ckoofy96g8s" w:colFirst="0" w:colLast="0"/>
      <w:bookmarkEnd w:id="1133"/>
      <w:r>
        <w:t>Acknowledgements</w:t>
      </w:r>
    </w:p>
    <w:p w14:paraId="30BDF20D" w14:textId="782E7429" w:rsidR="00471A3D" w:rsidRDefault="00EF0B3C" w:rsidP="00985276">
      <w:r>
        <w:t xml:space="preserve">We thank </w:t>
      </w:r>
      <w:del w:id="1134" w:author="Nick.Tolimieri [2]" w:date="2022-09-06T15:20:00Z">
        <w:r w:rsidDel="000E4E61">
          <w:rPr>
            <w:highlight w:val="yellow"/>
          </w:rPr>
          <w:delText>XX</w:delText>
        </w:r>
        <w:r w:rsidDel="000E4E61">
          <w:delText xml:space="preserve"> </w:delText>
        </w:r>
      </w:del>
      <w:ins w:id="1135" w:author="Nick.Tolimieri [2]" w:date="2022-09-06T15:20:00Z">
        <w:r w:rsidR="000E4E61">
          <w:t xml:space="preserve">one </w:t>
        </w:r>
      </w:ins>
      <w:r>
        <w:t>anonymous reviewer</w:t>
      </w:r>
      <w:del w:id="1136" w:author="Nick.Tolimieri [2]" w:date="2022-09-06T15:20:00Z">
        <w:r w:rsidDel="000E4E61">
          <w:delText>s</w:delText>
        </w:r>
      </w:del>
      <w:r>
        <w:t xml:space="preserve">, </w:t>
      </w:r>
      <w:ins w:id="1137"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2A1224" w:rsidRPr="002A1224">
        <w:lastRenderedPageBreak/>
        <w:t>and 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1138" w:author="Nick.Tolimieri [2]" w:date="2022-09-13T12:52:00Z">
        <w:r w:rsidDel="008571A3">
          <w:delText xml:space="preserve"> Special thanks to R.C. Wilson and B.J. Wagner</w:delText>
        </w:r>
      </w:del>
      <w:del w:id="1139" w:author="Nick.Tolimieri [2]" w:date="2022-09-13T12:53:00Z">
        <w:r w:rsidDel="008571A3">
          <w:delText>.</w:delText>
        </w:r>
      </w:del>
      <w:r>
        <w:t xml:space="preserve"> </w:t>
      </w:r>
      <w:bookmarkStart w:id="1140" w:name="_tfgwewy7a3j9" w:colFirst="0" w:colLast="0"/>
      <w:bookmarkEnd w:id="1140"/>
      <w:r>
        <w:br w:type="page"/>
      </w:r>
    </w:p>
    <w:p w14:paraId="01FBA58F" w14:textId="77777777" w:rsidR="00471A3D" w:rsidRDefault="00EF0B3C">
      <w:pPr>
        <w:pStyle w:val="Heading1"/>
      </w:pPr>
      <w:bookmarkStart w:id="1141" w:name="_jyj55lpsprbv" w:colFirst="0" w:colLast="0"/>
      <w:bookmarkEnd w:id="1141"/>
      <w:r>
        <w:lastRenderedPageBreak/>
        <w:t>Literature Cited</w:t>
      </w:r>
    </w:p>
    <w:bookmarkStart w:id="1142" w:name="_vq7lwaa8xm4l" w:colFirst="0" w:colLast="0"/>
    <w:bookmarkEnd w:id="1142"/>
    <w:p w14:paraId="1D22A9F2" w14:textId="77777777" w:rsidR="001B02BF" w:rsidRPr="001B02BF" w:rsidRDefault="00E878A1" w:rsidP="001B02BF">
      <w:pPr>
        <w:pStyle w:val="EndNoteBibliography"/>
        <w:ind w:left="720" w:hanging="720"/>
      </w:pPr>
      <w:ins w:id="1143" w:author="Nick.Tolimieri [2]" w:date="2022-09-12T15:58:00Z">
        <w:r w:rsidRPr="00E878A1">
          <w:fldChar w:fldCharType="begin"/>
        </w:r>
        <w:r w:rsidRPr="00E878A1">
          <w:instrText xml:space="preserve"> ADDIN EN.REFLIST </w:instrText>
        </w:r>
        <w:r w:rsidRPr="00E878A1">
          <w:fldChar w:fldCharType="separate"/>
        </w:r>
      </w:ins>
      <w:r w:rsidR="001B02BF" w:rsidRPr="001B02BF">
        <w:t>Ammann AJ (2004) SMURFs: standard monitoring unts for the recruitment of temperate reef fishes. J Exp Mar Biol Ecol 299:135-154</w:t>
      </w:r>
    </w:p>
    <w:p w14:paraId="4E65DBAE" w14:textId="77777777" w:rsidR="001B02BF" w:rsidRPr="001B02BF" w:rsidRDefault="001B02BF" w:rsidP="001B02BF">
      <w:pPr>
        <w:pStyle w:val="EndNoteBibliography"/>
        <w:ind w:left="720" w:hanging="720"/>
      </w:pPr>
      <w:r w:rsidRPr="001B02BF">
        <w:t>Anderson MJ (2001) A new method for non-parametric multivariate analysis of variance. Austral Ecology 26:32-46</w:t>
      </w:r>
    </w:p>
    <w:p w14:paraId="7A5F088A" w14:textId="77777777" w:rsidR="001B02BF" w:rsidRPr="001B02BF" w:rsidRDefault="001B02BF" w:rsidP="001B02BF">
      <w:pPr>
        <w:pStyle w:val="EndNoteBibliography"/>
        <w:ind w:left="720" w:hanging="720"/>
      </w:pPr>
      <w:r w:rsidRPr="001B02BF">
        <w:t>Anderson MJ, Willis TJ (2003) Canonical analysis of principal coordinates: A useful method of constrained ordination for ecology. Ecology 84:511-525</w:t>
      </w:r>
    </w:p>
    <w:p w14:paraId="69E7B57A" w14:textId="77777777" w:rsidR="001B02BF" w:rsidRPr="001B02BF" w:rsidRDefault="001B02BF" w:rsidP="001B02BF">
      <w:pPr>
        <w:pStyle w:val="EndNoteBibliography"/>
        <w:ind w:left="720" w:hanging="720"/>
      </w:pPr>
      <w:r w:rsidRPr="001B02BF">
        <w:t>Andrews KS, Anderson TW (2004) Habitat-dependent recruitment of two temperate reef fishes at multiple spatial scales. Marine Ecology-Progress Series 277:231-244</w:t>
      </w:r>
    </w:p>
    <w:p w14:paraId="5AFBBF86" w14:textId="77777777" w:rsidR="001B02BF" w:rsidRPr="001B02BF" w:rsidRDefault="001B02BF" w:rsidP="001B02BF">
      <w:pPr>
        <w:pStyle w:val="EndNoteBibliography"/>
        <w:ind w:left="720" w:hanging="720"/>
      </w:pPr>
      <w:r w:rsidRPr="001B02BF">
        <w:t>Arafeh-Dalmau N, Montano-Moctezuma G, Martinez JA, Beas-Luna R, Schoeman DS, Torres-Moye G (2019) Extreme Marine Heatwaves Alter Kelp Forest Community Near Its Equatorward Distribution Limit. Front Mar Sci 6</w:t>
      </w:r>
    </w:p>
    <w:p w14:paraId="4FA1090F" w14:textId="77777777" w:rsidR="001B02BF" w:rsidRPr="001B02BF" w:rsidRDefault="001B02BF" w:rsidP="001B02BF">
      <w:pPr>
        <w:pStyle w:val="EndNoteBibliography"/>
        <w:ind w:left="720" w:hanging="720"/>
      </w:pPr>
      <w:r w:rsidRPr="001B02BF">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4F927535" w14:textId="77777777" w:rsidR="001B02BF" w:rsidRPr="001B02BF" w:rsidRDefault="001B02BF" w:rsidP="001B02BF">
      <w:pPr>
        <w:pStyle w:val="EndNoteBibliography"/>
        <w:ind w:left="720" w:hanging="720"/>
      </w:pPr>
      <w:r w:rsidRPr="001B02BF">
        <w:t>Bond NA, Cronin MF, Freeland H, Mantua N (2015) Causes and impacts of the 2014 warm anomaly in the NE Pacific. Geophysical Research Letters 42:3414-3420</w:t>
      </w:r>
    </w:p>
    <w:p w14:paraId="1177C738" w14:textId="77777777" w:rsidR="001B02BF" w:rsidRPr="001B02BF" w:rsidRDefault="001B02BF" w:rsidP="001B02BF">
      <w:pPr>
        <w:pStyle w:val="EndNoteBibliography"/>
        <w:ind w:left="720" w:hanging="720"/>
      </w:pPr>
      <w:r w:rsidRPr="001B02BF">
        <w:t>Breeman AM (1990) Expected effects of changing seawater temperatures on the geographic distribution of seaweed species.  Expected effects of climatic change on marine coastal ecosystems. Springer</w:t>
      </w:r>
    </w:p>
    <w:p w14:paraId="45ED141C" w14:textId="77777777" w:rsidR="001B02BF" w:rsidRPr="001B02BF" w:rsidRDefault="001B02BF" w:rsidP="001B02BF">
      <w:pPr>
        <w:pStyle w:val="EndNoteBibliography"/>
        <w:ind w:left="720" w:hanging="720"/>
      </w:pPr>
      <w:r w:rsidRPr="001B02BF">
        <w:t>Burnham KP, Anderson DR (1998) Model selection and inference: a practical information-theoretic approach. Springer-Verlag, New York, NY</w:t>
      </w:r>
    </w:p>
    <w:p w14:paraId="589768E5" w14:textId="77777777" w:rsidR="001B02BF" w:rsidRPr="001B02BF" w:rsidRDefault="001B02BF" w:rsidP="001B02BF">
      <w:pPr>
        <w:pStyle w:val="EndNoteBibliography"/>
        <w:ind w:left="720" w:hanging="720"/>
      </w:pPr>
      <w:r w:rsidRPr="001B02BF">
        <w:t>Burrows MT, Hawkins SJ, Moore JJ, Adams L, Sugden H, Firth L, Mieszkowska N (2020) Global‐scale species distributions predict temperature‐related changes in species composition of rocky shore communities in Britain. Global Change Biol 26:2093-2105</w:t>
      </w:r>
    </w:p>
    <w:p w14:paraId="6960D568" w14:textId="77777777" w:rsidR="001B02BF" w:rsidRPr="001B02BF" w:rsidRDefault="001B02BF" w:rsidP="001B02BF">
      <w:pPr>
        <w:pStyle w:val="EndNoteBibliography"/>
        <w:ind w:left="720" w:hanging="720"/>
      </w:pPr>
      <w:r w:rsidRPr="001B02BF">
        <w:t>Burt JM, Tinker MT, Okamoto DK, Demes KW, Holmes K, Salomon AK (2018) Sudden collapse of a mesopredator reveals its complementary role in mediating rocky reef regime shifts. P Roy Soc B-Biol Sci 285</w:t>
      </w:r>
    </w:p>
    <w:p w14:paraId="531B6B58" w14:textId="77777777" w:rsidR="001B02BF" w:rsidRPr="001B02BF" w:rsidRDefault="001B02BF" w:rsidP="001B02BF">
      <w:pPr>
        <w:pStyle w:val="EndNoteBibliography"/>
        <w:ind w:left="720" w:hanging="720"/>
      </w:pPr>
      <w:r w:rsidRPr="001B02BF">
        <w:t>Camus C, Buschmann AH (2017) Macrocystis pyrifera aquafarming: Production optimization of rope-seeded juvenile sporophytes. Aquaculture 468:107-114</w:t>
      </w:r>
    </w:p>
    <w:p w14:paraId="54E7384A" w14:textId="77777777" w:rsidR="001B02BF" w:rsidRPr="001B02BF" w:rsidRDefault="001B02BF" w:rsidP="001B02BF">
      <w:pPr>
        <w:pStyle w:val="EndNoteBibliography"/>
        <w:ind w:left="720" w:hanging="720"/>
      </w:pPr>
      <w:r w:rsidRPr="001B02BF">
        <w:t>Carpenter SR, Folke C, Scheffer M, F.R. W (2009) Resilience: accounting for the noncomputable. . Ecology and Society 14:13</w:t>
      </w:r>
    </w:p>
    <w:p w14:paraId="24E523D3" w14:textId="77777777" w:rsidR="001B02BF" w:rsidRPr="001B02BF" w:rsidRDefault="001B02BF" w:rsidP="001B02BF">
      <w:pPr>
        <w:pStyle w:val="EndNoteBibliography"/>
        <w:ind w:left="720" w:hanging="720"/>
      </w:pPr>
      <w:r w:rsidRPr="001B02BF">
        <w:t>Carr MH (1991) Habitat selection and recruitment of an assemblage of temperate zone reef fishes. J Exp Mar Biol Ecol 146:113-137</w:t>
      </w:r>
    </w:p>
    <w:p w14:paraId="3F3AE765" w14:textId="77777777" w:rsidR="001B02BF" w:rsidRPr="001B02BF" w:rsidRDefault="001B02BF" w:rsidP="001B02BF">
      <w:pPr>
        <w:pStyle w:val="EndNoteBibliography"/>
        <w:ind w:left="720" w:hanging="720"/>
      </w:pPr>
      <w:r w:rsidRPr="001B02BF">
        <w:t>Castorani MCN, Reed DC, Alberto F, Bell TW, Simons RD, Cavanaugh KC, Siegel DA, Raimondi PT (2015) Connectivity structures local population dynamics: a long-term empirical test in a large metapopulation system. Ecology 96:3141-3152</w:t>
      </w:r>
    </w:p>
    <w:p w14:paraId="7F54BEA7" w14:textId="77777777" w:rsidR="001B02BF" w:rsidRPr="001B02BF" w:rsidRDefault="001B02BF" w:rsidP="001B02BF">
      <w:pPr>
        <w:pStyle w:val="EndNoteBibliography"/>
        <w:ind w:left="720" w:hanging="720"/>
      </w:pPr>
      <w:r w:rsidRPr="001B02BF">
        <w:t>Cavanaugh KC, Reed DC, Bell TW, Castorani MN, Beas-Luna R (2019) Spatial Variability in the Resistance and Resilience of Giant Kelp in Southern and Baja California to a Multiyear Heatwave. Front Mar Sci 6</w:t>
      </w:r>
    </w:p>
    <w:p w14:paraId="66F40CBA" w14:textId="77777777" w:rsidR="001B02BF" w:rsidRPr="001B02BF" w:rsidRDefault="001B02BF" w:rsidP="001B02BF">
      <w:pPr>
        <w:pStyle w:val="EndNoteBibliography"/>
        <w:ind w:left="720" w:hanging="720"/>
      </w:pPr>
      <w:r w:rsidRPr="001B02BF">
        <w:lastRenderedPageBreak/>
        <w:t>Cavanaugh KC, Siegel DA, Reed DC, Dennison PE (2011) Environmental controls of giant-kelp biomass in the Santa Barbara Channel, California. Mar Ecol Prog Ser 429:1-17</w:t>
      </w:r>
    </w:p>
    <w:p w14:paraId="76638D73" w14:textId="77777777" w:rsidR="001B02BF" w:rsidRPr="001B02BF" w:rsidRDefault="001B02BF" w:rsidP="001B02BF">
      <w:pPr>
        <w:pStyle w:val="EndNoteBibliography"/>
        <w:ind w:left="720" w:hanging="720"/>
      </w:pPr>
      <w:r w:rsidRPr="001B02BF">
        <w:t>Cavole LM, Demko AM, Diner RE, Giddings A, Koester I, Pagniello CMLS, Paulsen ML, Ramirez-Valdez A, Schwenck SM, Yen NK, Zill ME, Franks PJS (2016) Biological Impacts of the 2013-2015 Warm-Water Anomaly in the Northeast Pacific. Oceanography 29:273-285</w:t>
      </w:r>
    </w:p>
    <w:p w14:paraId="5D7AE649" w14:textId="77777777" w:rsidR="001B02BF" w:rsidRPr="001B02BF" w:rsidRDefault="001B02BF" w:rsidP="001B02BF">
      <w:pPr>
        <w:pStyle w:val="EndNoteBibliography"/>
        <w:ind w:left="720" w:hanging="720"/>
      </w:pPr>
      <w:r w:rsidRPr="001B02BF">
        <w:t>Cheung WWL, Frölicher TL (2020) Marine heatwaves exacerbate climate change impacts for fisheries in the northeast Pacific. Sci Rep-Uk 10:6678</w:t>
      </w:r>
    </w:p>
    <w:p w14:paraId="41F05B6C" w14:textId="77777777" w:rsidR="001B02BF" w:rsidRPr="001B02BF" w:rsidRDefault="001B02BF" w:rsidP="001B02BF">
      <w:pPr>
        <w:pStyle w:val="EndNoteBibliography"/>
        <w:ind w:left="720" w:hanging="720"/>
      </w:pPr>
      <w:r w:rsidRPr="001B02BF">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002BE951" w14:textId="77777777" w:rsidR="001B02BF" w:rsidRPr="001B02BF" w:rsidRDefault="001B02BF" w:rsidP="001B02BF">
      <w:pPr>
        <w:pStyle w:val="EndNoteBibliography"/>
        <w:ind w:left="720" w:hanging="720"/>
      </w:pPr>
      <w:r w:rsidRPr="001B02BF">
        <w:t>Connell SD (2005) Assembly and maintenance of subtidal habitat heterogeneity: synergistic effects of light penetration and sedimentation. Mar Ecol Prog Ser 289:53-61</w:t>
      </w:r>
    </w:p>
    <w:p w14:paraId="05DFF0F6" w14:textId="77777777" w:rsidR="001B02BF" w:rsidRPr="001B02BF" w:rsidRDefault="001B02BF" w:rsidP="001B02BF">
      <w:pPr>
        <w:pStyle w:val="EndNoteBibliography"/>
        <w:ind w:left="720" w:hanging="720"/>
      </w:pPr>
      <w:r w:rsidRPr="001B02BF">
        <w:t>Dayton PK, Currie V, Gerrodette T, Keller BD, Rosenthal R, Tresca DV (1984) Patch dynamics and stability of some California kelp communities. Ecological monographs 54:253-289</w:t>
      </w:r>
    </w:p>
    <w:p w14:paraId="03CD5C0D" w14:textId="77777777" w:rsidR="001B02BF" w:rsidRPr="001B02BF" w:rsidRDefault="001B02BF" w:rsidP="001B02BF">
      <w:pPr>
        <w:pStyle w:val="EndNoteBibliography"/>
        <w:ind w:left="720" w:hanging="720"/>
      </w:pPr>
      <w:r w:rsidRPr="001B02BF">
        <w:t>Dayton PK, Tegner MJ (1984) Catastrophic Storms, El-Nino, and Patch Stability in a Southern-California Kelp Community. Science 224:283-285</w:t>
      </w:r>
    </w:p>
    <w:p w14:paraId="099983CC" w14:textId="77777777" w:rsidR="001B02BF" w:rsidRPr="001B02BF" w:rsidRDefault="001B02BF" w:rsidP="001B02BF">
      <w:pPr>
        <w:pStyle w:val="EndNoteBibliography"/>
        <w:ind w:left="720" w:hanging="720"/>
      </w:pPr>
      <w:r w:rsidRPr="001B02BF">
        <w:t>Deysher LE, Dean TA (1986a) In situ recruitment of sporophytes of the giant kelp, Macrocystis pyrifera (L.) C.A. Agardh: Effects of physical factors. J Exp Mar Biol Ecol 103:41-63</w:t>
      </w:r>
    </w:p>
    <w:p w14:paraId="001C31E7" w14:textId="77777777" w:rsidR="001B02BF" w:rsidRPr="001B02BF" w:rsidRDefault="001B02BF" w:rsidP="001B02BF">
      <w:pPr>
        <w:pStyle w:val="EndNoteBibliography"/>
        <w:ind w:left="720" w:hanging="720"/>
      </w:pPr>
      <w:r w:rsidRPr="001B02BF">
        <w:t>Deysher LE, Dean TA (1986b) Interactive effects of light and temperature on sporophyte production in the giant kelp Macrocystis pyrifera. Marine Biology 93:17-20</w:t>
      </w:r>
    </w:p>
    <w:p w14:paraId="47B2631D" w14:textId="77777777" w:rsidR="001B02BF" w:rsidRPr="001B02BF" w:rsidRDefault="001B02BF" w:rsidP="001B02BF">
      <w:pPr>
        <w:pStyle w:val="EndNoteBibliography"/>
        <w:ind w:left="720" w:hanging="720"/>
      </w:pPr>
      <w:r w:rsidRPr="001B02BF">
        <w:t>Duggins DO (1983) Starfish Predation and the Creation of Mosaic Patterns in a Kelp-Dominated Community. Ecology 64:1610-1619</w:t>
      </w:r>
    </w:p>
    <w:p w14:paraId="7B164AF1" w14:textId="77777777" w:rsidR="001B02BF" w:rsidRPr="001B02BF" w:rsidRDefault="001B02BF" w:rsidP="001B02BF">
      <w:pPr>
        <w:pStyle w:val="EndNoteBibliography"/>
        <w:ind w:left="720" w:hanging="720"/>
      </w:pPr>
      <w:r w:rsidRPr="001B02BF">
        <w:t>Duggins DO (1988) The Effects of Kelp Forests on Nearshore Environments: Biomass, Detritus, and Altered Flow. In: VanBlaricom GR, Estes JA (eds) The Community Ecology of Sea Otters. Springer Berlin Heidelberg, Berlin, Heidelberg</w:t>
      </w:r>
    </w:p>
    <w:p w14:paraId="13A8555A" w14:textId="77777777" w:rsidR="001B02BF" w:rsidRPr="001B02BF" w:rsidRDefault="001B02BF" w:rsidP="001B02BF">
      <w:pPr>
        <w:pStyle w:val="EndNoteBibliography"/>
        <w:ind w:left="720" w:hanging="720"/>
      </w:pPr>
      <w:r w:rsidRPr="001B02BF">
        <w:t>Duggins DO, Simenstad CA, Estes JA (1989) Magnification of Secondary Production by Kelp Detritus in Coastal Marine Ecosystems. Science 245:170-173</w:t>
      </w:r>
    </w:p>
    <w:p w14:paraId="471AFE98" w14:textId="77777777" w:rsidR="001B02BF" w:rsidRPr="001B02BF" w:rsidRDefault="001B02BF" w:rsidP="001B02BF">
      <w:pPr>
        <w:pStyle w:val="EndNoteBibliography"/>
        <w:ind w:left="720" w:hanging="720"/>
      </w:pPr>
      <w:r w:rsidRPr="001B02BF">
        <w:t>Dunn RP, Samhouri JF, Baskett ML (2021) Transient dynamics during kelp forest recovery from fishing across multiple trophic levels. Ecol Appl 31</w:t>
      </w:r>
    </w:p>
    <w:p w14:paraId="04D7798A" w14:textId="77777777" w:rsidR="001B02BF" w:rsidRPr="001B02BF" w:rsidRDefault="001B02BF" w:rsidP="001B02BF">
      <w:pPr>
        <w:pStyle w:val="EndNoteBibliography"/>
        <w:ind w:left="720" w:hanging="720"/>
      </w:pPr>
      <w:r w:rsidRPr="001B02BF">
        <w:t xml:space="preserve">Ebert TA (2010) Demographic patterns of the purple sea urchin </w:t>
      </w:r>
      <w:r w:rsidRPr="001B02BF">
        <w:rPr>
          <w:i/>
        </w:rPr>
        <w:t>Strongylocentrotus purpuratus</w:t>
      </w:r>
      <w:r w:rsidRPr="001B02BF">
        <w:t xml:space="preserve"> along a latitudinal gradient, 1985–1987. Mar Ecol Prog Ser 406:105-120</w:t>
      </w:r>
    </w:p>
    <w:p w14:paraId="5B3AA21B" w14:textId="77777777" w:rsidR="001B02BF" w:rsidRPr="001B02BF" w:rsidRDefault="001B02BF" w:rsidP="001B02BF">
      <w:pPr>
        <w:pStyle w:val="EndNoteBibliography"/>
        <w:ind w:left="720" w:hanging="720"/>
      </w:pPr>
      <w:r w:rsidRPr="001B02BF">
        <w:t>Eisaguirre JH, Eisaguirre JM, Davis K, Carlson PM, Gaines SD, Caselle JE (2020) Trophic redundancy and predator size class structure drive differences in kelp forest ecosystem dynamics. Ecology 101:e02993</w:t>
      </w:r>
    </w:p>
    <w:p w14:paraId="3B5FCAFD" w14:textId="77777777" w:rsidR="001B02BF" w:rsidRPr="001B02BF" w:rsidRDefault="001B02BF" w:rsidP="001B02BF">
      <w:pPr>
        <w:pStyle w:val="EndNoteBibliography"/>
        <w:ind w:left="720" w:hanging="720"/>
      </w:pPr>
      <w:r w:rsidRPr="001B02BF">
        <w:t>Estes JA, Danner EM, Doak DF, Konar B, Springer AM, Steinberg PD, Tinker MT, Williams TM (2004) Complex trophic interactions in kelp forest ecosystems. B Mar Sci 74:621-638</w:t>
      </w:r>
    </w:p>
    <w:p w14:paraId="21F35CEA" w14:textId="77777777" w:rsidR="001B02BF" w:rsidRPr="001B02BF" w:rsidRDefault="001B02BF" w:rsidP="001B02BF">
      <w:pPr>
        <w:pStyle w:val="EndNoteBibliography"/>
        <w:ind w:left="720" w:hanging="720"/>
      </w:pPr>
      <w:r w:rsidRPr="001B02BF">
        <w:t>Eurich JG, Selden RL, Warner RR (2014) California spiny lobster preference for urchins from kelp forests: implications for urchin barren persistence. Mar Ecol Prog Ser 498:217-225</w:t>
      </w:r>
    </w:p>
    <w:p w14:paraId="0985573D" w14:textId="77777777" w:rsidR="001B02BF" w:rsidRPr="001B02BF" w:rsidRDefault="001B02BF" w:rsidP="001B02BF">
      <w:pPr>
        <w:pStyle w:val="EndNoteBibliography"/>
        <w:ind w:left="720" w:hanging="720"/>
      </w:pPr>
      <w:r w:rsidRPr="001B02BF">
        <w:t>Feehan CJ, Scheibling RE (2014) Effects of sea urchin disease on coastal marine ecosystems. Marine Biology 161:1467-1485</w:t>
      </w:r>
    </w:p>
    <w:p w14:paraId="0B3A6A76" w14:textId="77777777" w:rsidR="001B02BF" w:rsidRPr="001B02BF" w:rsidRDefault="001B02BF" w:rsidP="001B02BF">
      <w:pPr>
        <w:pStyle w:val="EndNoteBibliography"/>
        <w:ind w:left="720" w:hanging="720"/>
      </w:pPr>
      <w:r w:rsidRPr="001B02BF">
        <w:t xml:space="preserve">Field JC, Miller RR, Santora JA, Tolimieri N, Haltuch MA, Brodeur RD, Auth TD, Dick EJ, Monk MH, Sakuma KM, Wells BK (2021) Spatiotemporal patterns of variability in the </w:t>
      </w:r>
      <w:r w:rsidRPr="001B02BF">
        <w:lastRenderedPageBreak/>
        <w:t>abundance and distribution of winter-spawned pelagic juvenile rockfish in the California Current. Plos One 16</w:t>
      </w:r>
    </w:p>
    <w:p w14:paraId="6BEBB7E2" w14:textId="77777777" w:rsidR="001B02BF" w:rsidRPr="001B02BF" w:rsidRDefault="001B02BF" w:rsidP="001B02BF">
      <w:pPr>
        <w:pStyle w:val="EndNoteBibliography"/>
        <w:ind w:left="720" w:hanging="720"/>
      </w:pPr>
      <w:r w:rsidRPr="001B02BF">
        <w:t>Filbee-Dexter K, Wernberg T, Grace SP, Thormar J, Fredriksen S, Narvaez CN, Feehan CJ, Norderhaug KM (2020) Marine heatwaves and the collapse of marginal North Atlantic kelp forests. Sci Rep-Uk 10:13388</w:t>
      </w:r>
    </w:p>
    <w:p w14:paraId="45D25D8B" w14:textId="77777777" w:rsidR="001B02BF" w:rsidRPr="001B02BF" w:rsidRDefault="001B02BF" w:rsidP="001B02BF">
      <w:pPr>
        <w:pStyle w:val="EndNoteBibliography"/>
        <w:ind w:left="720" w:hanging="720"/>
      </w:pPr>
      <w:r w:rsidRPr="001B02BF">
        <w:t>Gabara SS, Konar BH, Edwards MS (2021) Biodiversity loss leads to reductions in community-wide trophic complexity. Ecosphere 12:e03361</w:t>
      </w:r>
    </w:p>
    <w:p w14:paraId="7893C035" w14:textId="77777777" w:rsidR="001B02BF" w:rsidRPr="001B02BF" w:rsidRDefault="001B02BF" w:rsidP="001B02BF">
      <w:pPr>
        <w:pStyle w:val="EndNoteBibliography"/>
        <w:ind w:left="720" w:hanging="720"/>
      </w:pPr>
      <w:r w:rsidRPr="001B02BF">
        <w:t>Gallagher JB, Shelamoff V, Layton C (2022) Seaweed ecosystems may not mitigate CO2 emissions. ICES Journal of Marine Science</w:t>
      </w:r>
    </w:p>
    <w:p w14:paraId="6C9D3549" w14:textId="77777777" w:rsidR="001B02BF" w:rsidRPr="001B02BF" w:rsidRDefault="001B02BF" w:rsidP="001B02BF">
      <w:pPr>
        <w:pStyle w:val="EndNoteBibliography"/>
        <w:ind w:left="720" w:hanging="720"/>
      </w:pPr>
      <w:r w:rsidRPr="001B02BF">
        <w:t>Graham MH (2004) Effects of Local Deforestation on the Diversity and Structure of Southern California Giant Kelp Forest Food Webs. Ecosystems 7:341-357</w:t>
      </w:r>
    </w:p>
    <w:p w14:paraId="3B311C64" w14:textId="77777777" w:rsidR="001B02BF" w:rsidRPr="001B02BF" w:rsidRDefault="001B02BF" w:rsidP="001B02BF">
      <w:pPr>
        <w:pStyle w:val="EndNoteBibliography"/>
        <w:ind w:left="720" w:hanging="720"/>
      </w:pPr>
      <w:r w:rsidRPr="001B02BF">
        <w:t>Gregr EJ, Christensen V, Nichol L, Martone RG, Markel RW, Watson JC, Harley CDG, Pakhomov EA, Shurin JB, Chan KMA (2020) Cascading social-ecological costs and benefits triggered by a recovering keystone predator. Science 368:1243-+</w:t>
      </w:r>
    </w:p>
    <w:p w14:paraId="33071620" w14:textId="77777777" w:rsidR="001B02BF" w:rsidRPr="001B02BF" w:rsidRDefault="001B02BF" w:rsidP="001B02BF">
      <w:pPr>
        <w:pStyle w:val="EndNoteBibliography"/>
        <w:ind w:left="720" w:hanging="720"/>
      </w:pPr>
      <w:r w:rsidRPr="001B02BF">
        <w:t>Hamilton SL, Bell TW, Watson JR, Grorud-Colvert KA, Menge BA (2020) Remote sensing: generation of long-term kelp bed data sets for evaluation of impacts of climatic variation. Ecology 101</w:t>
      </w:r>
    </w:p>
    <w:p w14:paraId="517C5CC7" w14:textId="77777777" w:rsidR="001B02BF" w:rsidRPr="001B02BF" w:rsidRDefault="001B02BF" w:rsidP="001B02BF">
      <w:pPr>
        <w:pStyle w:val="EndNoteBibliography"/>
        <w:ind w:left="720" w:hanging="720"/>
      </w:pPr>
      <w:r w:rsidRPr="001B02BF">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1F221049" w14:textId="77777777" w:rsidR="001B02BF" w:rsidRPr="001B02BF" w:rsidRDefault="001B02BF" w:rsidP="001B02BF">
      <w:pPr>
        <w:pStyle w:val="EndNoteBibliography"/>
        <w:ind w:left="720" w:hanging="720"/>
      </w:pPr>
      <w:r w:rsidRPr="001B02BF">
        <w:t>Harvey CJ, Garfield T, Williams G, Tolimieri N (eds) (2022) 2021-2022 California Current ecosystem status report: A report of the NOAA California Current Integrated Ecosystem Assessment Team (CCIEA) to the Pacific Fishery Management Council, March 13, 2022</w:t>
      </w:r>
    </w:p>
    <w:p w14:paraId="00CB3E4C" w14:textId="77777777" w:rsidR="001B02BF" w:rsidRPr="001B02BF" w:rsidRDefault="001B02BF" w:rsidP="001B02BF">
      <w:pPr>
        <w:pStyle w:val="EndNoteBibliography"/>
        <w:ind w:left="720" w:hanging="720"/>
      </w:pPr>
      <w:r w:rsidRPr="001B02BF">
        <w:t>Hewson I, Bistolas KSI, Quijano Cardé EM, Button JB, Foster PJ, Flanzenbaum JM, Kocian J, Lewis CK (2018) Investigating the Complex Association Between Viral Ecology, Environment, and Northeast Pacific Sea Star Wasting. Front Mar Sci 5</w:t>
      </w:r>
    </w:p>
    <w:p w14:paraId="40BE3615" w14:textId="77777777" w:rsidR="001B02BF" w:rsidRPr="001B02BF" w:rsidRDefault="001B02BF" w:rsidP="001B02BF">
      <w:pPr>
        <w:pStyle w:val="EndNoteBibliography"/>
        <w:ind w:left="720" w:hanging="720"/>
      </w:pPr>
      <w:r w:rsidRPr="001B02BF">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371170C6" w14:textId="77777777" w:rsidR="001B02BF" w:rsidRPr="001B02BF" w:rsidRDefault="001B02BF" w:rsidP="001B02BF">
      <w:pPr>
        <w:pStyle w:val="EndNoteBibliography"/>
        <w:ind w:left="720" w:hanging="720"/>
      </w:pPr>
      <w:r w:rsidRPr="001B02BF">
        <w:t>Hobday AJ, Alexander LV, Perkins SE, Smale DA, Straub SC, Oliver ECJ, Benthuysen JA, Burrows MT, Donat MG, Peng M, Holbrook NJ, Moore PJ, Scannell HA, Sen Gupta A, Wernberg T (2016) A hierarchical approach to defining marine heatwaves. Prog Oceanogr 141:227-238</w:t>
      </w:r>
    </w:p>
    <w:p w14:paraId="58AFD3DA" w14:textId="77777777" w:rsidR="001B02BF" w:rsidRPr="001B02BF" w:rsidRDefault="001B02BF" w:rsidP="001B02BF">
      <w:pPr>
        <w:pStyle w:val="EndNoteBibliography"/>
        <w:ind w:left="720" w:hanging="720"/>
      </w:pPr>
      <w:r w:rsidRPr="001B02BF">
        <w:t>Holbrook SJ, Carr MH, Schmitt RJ, Coyer JA (1990) Effect of Giant Kelp on Local Abundance of Reef Fishes: The Importance of Ontogenetic Resource Requirements. B Mar Sci 47:104-114</w:t>
      </w:r>
    </w:p>
    <w:p w14:paraId="2759815D" w14:textId="77777777" w:rsidR="001B02BF" w:rsidRPr="001B02BF" w:rsidRDefault="001B02BF" w:rsidP="001B02BF">
      <w:pPr>
        <w:pStyle w:val="EndNoteBibliography"/>
        <w:ind w:left="720" w:hanging="720"/>
      </w:pPr>
      <w:r w:rsidRPr="001B02BF">
        <w:t>Huang B, Liu C, Banzon V, Freeman E, Graham G, Hankins B, Smith T, Zhang H-M (2021) Improvements of the Daily Optimum Interpolation Sea Surface Temperature (DOISST) Version 2.1. Journal of Climate 34:2923-2939</w:t>
      </w:r>
    </w:p>
    <w:p w14:paraId="21CF6CA0" w14:textId="77777777" w:rsidR="001B02BF" w:rsidRPr="001B02BF" w:rsidRDefault="001B02BF" w:rsidP="001B02BF">
      <w:pPr>
        <w:pStyle w:val="EndNoteBibliography"/>
        <w:ind w:left="720" w:hanging="720"/>
      </w:pPr>
      <w:r w:rsidRPr="001B02BF">
        <w:t>IPCC (2022) Climate change 2022: Impacts, adaptation and vulnerability. Summary for policy makers. Sixth assessment report. Intergovernmental panel on clmate change</w:t>
      </w:r>
    </w:p>
    <w:p w14:paraId="3600174F" w14:textId="77777777" w:rsidR="001B02BF" w:rsidRPr="001B02BF" w:rsidRDefault="001B02BF" w:rsidP="001B02BF">
      <w:pPr>
        <w:pStyle w:val="EndNoteBibliography"/>
        <w:ind w:left="720" w:hanging="720"/>
      </w:pPr>
      <w:r w:rsidRPr="001B02BF">
        <w:lastRenderedPageBreak/>
        <w:t>Jacox MG, Alexander MA, Mantua NJ, Scott JD, Hervieux G, Webb RS, Werner FE (2018) Forcing of Multiyear Extreme Ocean Temperatures That Impacted California Current Living Marine Resources in 2016. B Am Meteorol Soc 99:S27-S33</w:t>
      </w:r>
    </w:p>
    <w:p w14:paraId="296CC1C1" w14:textId="77777777" w:rsidR="001B02BF" w:rsidRPr="001B02BF" w:rsidRDefault="001B02BF" w:rsidP="001B02BF">
      <w:pPr>
        <w:pStyle w:val="EndNoteBibliography"/>
        <w:ind w:left="720" w:hanging="720"/>
      </w:pPr>
      <w:r w:rsidRPr="001B02BF">
        <w:t>Johnson DW (2006) Predation, habitat complexity, and variation in density-dependent mortality of temperate reef fishes. Ecology 87:1179-1188</w:t>
      </w:r>
    </w:p>
    <w:p w14:paraId="7885C9F6" w14:textId="77777777" w:rsidR="001B02BF" w:rsidRPr="001B02BF" w:rsidRDefault="001B02BF" w:rsidP="001B02BF">
      <w:pPr>
        <w:pStyle w:val="EndNoteBibliography"/>
        <w:ind w:left="720" w:hanging="720"/>
      </w:pPr>
      <w:r w:rsidRPr="001B02BF">
        <w:t>Kriegisch N, Reeves SE, Flukes EB, Johnson CR, Ling SD (2019) Drift-kelp suppresses foraging movement of overgrazing sea urchins. Oecologia 190:665-677</w:t>
      </w:r>
    </w:p>
    <w:p w14:paraId="7635CAA4" w14:textId="77777777" w:rsidR="001B02BF" w:rsidRPr="001B02BF" w:rsidRDefault="001B02BF" w:rsidP="001B02BF">
      <w:pPr>
        <w:pStyle w:val="EndNoteBibliography"/>
        <w:ind w:left="720" w:hanging="720"/>
      </w:pPr>
      <w:r w:rsidRPr="001B02BF">
        <w:t>Kvitek RG, Iampietro P, Bowlby CE (1998) Sea Otters and Benthic Prey Communities: A Direct Test of the Sea Otter as Keystone Predator in Washington State. Marine Mammal Science 14:895-902</w:t>
      </w:r>
    </w:p>
    <w:p w14:paraId="6F16856F" w14:textId="77777777" w:rsidR="001B02BF" w:rsidRPr="001B02BF" w:rsidRDefault="001B02BF" w:rsidP="001B02BF">
      <w:pPr>
        <w:pStyle w:val="EndNoteBibliography"/>
        <w:ind w:left="720" w:hanging="720"/>
      </w:pPr>
      <w:r w:rsidRPr="001B02BF">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0A5CF8FD" w14:textId="77777777" w:rsidR="001B02BF" w:rsidRPr="001B02BF" w:rsidRDefault="001B02BF" w:rsidP="001B02BF">
      <w:pPr>
        <w:pStyle w:val="EndNoteBibliography"/>
        <w:ind w:left="720" w:hanging="720"/>
      </w:pPr>
      <w:r w:rsidRPr="001B02BF">
        <w:t>Kvitek RG, Shull D, Canestro D, Bowlby EC, Troutman BL (1989) Sea Otters and Benthic Prey Communities in Washington State. Marine Mammal Science 5:266-280</w:t>
      </w:r>
    </w:p>
    <w:p w14:paraId="6E9BF29D" w14:textId="77777777" w:rsidR="001B02BF" w:rsidRPr="001B02BF" w:rsidRDefault="001B02BF" w:rsidP="001B02BF">
      <w:pPr>
        <w:pStyle w:val="EndNoteBibliography"/>
        <w:ind w:left="720" w:hanging="720"/>
      </w:pPr>
      <w:r w:rsidRPr="001B02BF">
        <w:t>Lamy T, Koenigs C, Holbrook SJ, Miller RJ, Stier AC, Reed DC (2020) Foundation species promote community stability by increasing diversity in a giant kelp forest. Ecology 101:e02987</w:t>
      </w:r>
    </w:p>
    <w:p w14:paraId="1DED7DC8" w14:textId="77777777" w:rsidR="001B02BF" w:rsidRPr="001B02BF" w:rsidRDefault="001B02BF" w:rsidP="001B02BF">
      <w:pPr>
        <w:pStyle w:val="EndNoteBibliography"/>
        <w:ind w:left="720" w:hanging="720"/>
      </w:pPr>
      <w:r w:rsidRPr="001B02BF">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3CED7C22" w14:textId="77777777" w:rsidR="001B02BF" w:rsidRPr="001B02BF" w:rsidRDefault="001B02BF" w:rsidP="001B02BF">
      <w:pPr>
        <w:pStyle w:val="EndNoteBibliography"/>
        <w:ind w:left="720" w:hanging="720"/>
      </w:pPr>
      <w:r w:rsidRPr="001B02BF">
        <w:t>Ling SD, Johnson CR, Frusher SD, Ridgway KR (2009) Overfishing reduces resilience of kelp beds to climate-driven catastrophic phase shift. Proceedings of the National Academy of Sciences 106:22341-22345</w:t>
      </w:r>
    </w:p>
    <w:p w14:paraId="17194530" w14:textId="77777777" w:rsidR="001B02BF" w:rsidRPr="001B02BF" w:rsidRDefault="001B02BF" w:rsidP="001B02BF">
      <w:pPr>
        <w:pStyle w:val="EndNoteBibliography"/>
        <w:ind w:left="720" w:hanging="720"/>
      </w:pPr>
      <w:r w:rsidRPr="001B02BF">
        <w:t>Lonhart SI, Jeppesen R, Beas-Luna R, Crooks JA, Lorda J (2019) Shifts in the distribution and abundance of coastal marine species along the eastern Pacific Ocean during marine heatwaves from 2013 to 2018. Marine Biodiversity Records 12:13</w:t>
      </w:r>
    </w:p>
    <w:p w14:paraId="2C0F77EA" w14:textId="77777777" w:rsidR="001B02BF" w:rsidRPr="001B02BF" w:rsidRDefault="001B02BF" w:rsidP="001B02BF">
      <w:pPr>
        <w:pStyle w:val="EndNoteBibliography"/>
        <w:ind w:left="720" w:hanging="720"/>
      </w:pPr>
      <w:r w:rsidRPr="001B02BF">
        <w:t>Love MS, Yoklavich M, Thorsteinson L (2002) The rockfishes of the Northeast Pacific. University of California Press, Berkley and Los Angeles</w:t>
      </w:r>
    </w:p>
    <w:p w14:paraId="7129C750" w14:textId="77777777" w:rsidR="001B02BF" w:rsidRPr="001B02BF" w:rsidRDefault="001B02BF" w:rsidP="001B02BF">
      <w:pPr>
        <w:pStyle w:val="EndNoteBibliography"/>
        <w:ind w:left="720" w:hanging="720"/>
      </w:pPr>
      <w:r w:rsidRPr="001B02BF">
        <w:t>Malone DP, Davis K, Lonhart SI, Parsons-Field A, Caselle JE, Carr MH (2022) Large scale, multi-decade monitoring data from kelp forest ecosystems in California and Oregon (USA). Ecology n/a:e3630</w:t>
      </w:r>
    </w:p>
    <w:p w14:paraId="29E7E78D" w14:textId="77777777" w:rsidR="001B02BF" w:rsidRPr="001B02BF" w:rsidRDefault="001B02BF" w:rsidP="001B02BF">
      <w:pPr>
        <w:pStyle w:val="EndNoteBibliography"/>
        <w:ind w:left="720" w:hanging="720"/>
      </w:pPr>
      <w:r w:rsidRPr="001B02BF">
        <w:t>Markel RW, Shurin JB (2020) Contrasting effects of coastal upwelling on growth and recruitment of nearshore Pacific rockfishes (genus Sebastes). Canadian Journal of Fisheries and Aquatic Sciences 77:950-962</w:t>
      </w:r>
    </w:p>
    <w:p w14:paraId="74DEC149" w14:textId="77777777" w:rsidR="001B02BF" w:rsidRPr="001B02BF" w:rsidRDefault="001B02BF" w:rsidP="001B02BF">
      <w:pPr>
        <w:pStyle w:val="EndNoteBibliography"/>
        <w:ind w:left="720" w:hanging="720"/>
      </w:pPr>
      <w:r w:rsidRPr="001B02BF">
        <w:t>Maunder MN, Punt AE (2004) Standardizing catch and effort data: a review of recent approaches. Fisheries Research 70:141-159</w:t>
      </w:r>
    </w:p>
    <w:p w14:paraId="675B712A" w14:textId="77777777" w:rsidR="001B02BF" w:rsidRPr="001B02BF" w:rsidRDefault="001B02BF" w:rsidP="001B02BF">
      <w:pPr>
        <w:pStyle w:val="EndNoteBibliography"/>
        <w:ind w:left="720" w:hanging="720"/>
      </w:pPr>
      <w:r w:rsidRPr="001B02BF">
        <w:t>McNaughton SJ (1977) Diversity and Stability of Ecological Communities: A Comment on the Role of Empiricism in Ecology. The American Naturalist 111:515-525</w:t>
      </w:r>
    </w:p>
    <w:p w14:paraId="000B70FE" w14:textId="77777777" w:rsidR="001B02BF" w:rsidRPr="001B02BF" w:rsidRDefault="001B02BF" w:rsidP="001B02BF">
      <w:pPr>
        <w:pStyle w:val="EndNoteBibliography"/>
        <w:ind w:left="720" w:hanging="720"/>
      </w:pPr>
      <w:r w:rsidRPr="001B02BF">
        <w:t>McPherson ML, Finger DJI, Houskeeper HF, Bell TW, Carr MH, Rogers-Bennett L, Kudela RM (2021) Large-scale shift in the structure of a kelp forest ecosystem co-occurs with an epizootic and marine heatwave. Communications Biology 4:298</w:t>
      </w:r>
    </w:p>
    <w:p w14:paraId="116AF097" w14:textId="77777777" w:rsidR="001B02BF" w:rsidRPr="001B02BF" w:rsidRDefault="001B02BF" w:rsidP="001B02BF">
      <w:pPr>
        <w:pStyle w:val="EndNoteBibliography"/>
        <w:ind w:left="720" w:hanging="720"/>
      </w:pPr>
      <w:r w:rsidRPr="001B02BF">
        <w:lastRenderedPageBreak/>
        <w:t>Moitoza DJ, Phillips DW (1979) Prey defense, predator preference, and nonrandom diet: The interactions between Pycnopodia helianthoides and two species of sea urchins. Marine Biology 53:299-304</w:t>
      </w:r>
    </w:p>
    <w:p w14:paraId="55A85B08" w14:textId="77777777" w:rsidR="001B02BF" w:rsidRPr="001B02BF" w:rsidRDefault="001B02BF" w:rsidP="001B02BF">
      <w:pPr>
        <w:pStyle w:val="EndNoteBibliography"/>
        <w:ind w:left="720" w:hanging="720"/>
      </w:pPr>
      <w:r w:rsidRPr="001B02BF">
        <w:t>Montecino-Latorre D, Eisenlord ME, Turner M, Yoshioka R, Harvell CD, Pattengill-Semmens CV, Nichols JD, Gaydos JK (2016) Devastating Transboundary Impacts of Sea Star Wasting Disease on Subtidal Asteroids. Plos One 11:e0163190</w:t>
      </w:r>
    </w:p>
    <w:p w14:paraId="5574C3E6" w14:textId="77777777" w:rsidR="001B02BF" w:rsidRPr="001B02BF" w:rsidRDefault="001B02BF" w:rsidP="001B02BF">
      <w:pPr>
        <w:pStyle w:val="EndNoteBibliography"/>
        <w:ind w:left="720" w:hanging="720"/>
      </w:pPr>
      <w:r w:rsidRPr="001B02BF">
        <w:t>Morgan CA, Beckman BR, Weitkamp LA, Fresh KL (2019) Recent Ecosystem Disturbance in the Northern California Current. Fisheries 44:465-474</w:t>
      </w:r>
    </w:p>
    <w:p w14:paraId="4D69202B" w14:textId="77777777" w:rsidR="001B02BF" w:rsidRPr="001B02BF" w:rsidRDefault="001B02BF" w:rsidP="001B02BF">
      <w:pPr>
        <w:pStyle w:val="EndNoteBibliography"/>
        <w:ind w:left="720" w:hanging="720"/>
      </w:pPr>
      <w:r w:rsidRPr="001B02BF">
        <w:t>Muth AF, Graham MH, Lane CE, Harley CDG (2019) Recruitment tolerance to increased temperature present across multiple kelp clades. Ecology 100:e02594</w:t>
      </w:r>
    </w:p>
    <w:p w14:paraId="3E195299" w14:textId="77777777" w:rsidR="001B02BF" w:rsidRPr="001B02BF" w:rsidRDefault="001B02BF" w:rsidP="001B02BF">
      <w:pPr>
        <w:pStyle w:val="EndNoteBibliography"/>
        <w:ind w:left="720" w:hanging="720"/>
      </w:pPr>
      <w:r w:rsidRPr="001B02BF">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07BFEA02" w14:textId="77777777" w:rsidR="001B02BF" w:rsidRPr="001B02BF" w:rsidRDefault="001B02BF" w:rsidP="001B02BF">
      <w:pPr>
        <w:pStyle w:val="EndNoteBibliography"/>
        <w:ind w:left="720" w:hanging="720"/>
      </w:pPr>
      <w:r w:rsidRPr="001B02BF">
        <w:t>Okamoto DK, Schroeter SC, Reed DC (2020) Effects of ocean climate on spatiotemporal variation in sea urchin settlement and recruitment. Limnology and Oceanography 65:2076-2091</w:t>
      </w:r>
    </w:p>
    <w:p w14:paraId="36138F86" w14:textId="77777777" w:rsidR="001B02BF" w:rsidRPr="001B02BF" w:rsidRDefault="001B02BF" w:rsidP="001B02BF">
      <w:pPr>
        <w:pStyle w:val="EndNoteBibliography"/>
        <w:ind w:left="720" w:hanging="720"/>
      </w:pPr>
      <w:r w:rsidRPr="001B02BF">
        <w:t>Pearse JS (2006) Ecological role of purple sea urchins. Science 314:940-941</w:t>
      </w:r>
    </w:p>
    <w:p w14:paraId="1AC7A8F0" w14:textId="77777777" w:rsidR="001B02BF" w:rsidRPr="001B02BF" w:rsidRDefault="001B02BF" w:rsidP="001B02BF">
      <w:pPr>
        <w:pStyle w:val="EndNoteBibliography"/>
        <w:ind w:left="720" w:hanging="720"/>
      </w:pPr>
      <w:r w:rsidRPr="001B02BF">
        <w:t>Pearse JS, Hines AH (1987) Long-Term Population-Dynamics of Sea-Urchins in a Central California Kelp Forest - Rare Recruitment and Rapid Decline. Mar Ecol Prog Ser 39:275-283</w:t>
      </w:r>
    </w:p>
    <w:p w14:paraId="6FEEDD71" w14:textId="77777777" w:rsidR="001B02BF" w:rsidRPr="001B02BF" w:rsidRDefault="001B02BF" w:rsidP="001B02BF">
      <w:pPr>
        <w:pStyle w:val="EndNoteBibliography"/>
        <w:ind w:left="720" w:hanging="720"/>
      </w:pPr>
      <w:r w:rsidRPr="001B02BF">
        <w:t>Pfister CA, Berry HD, Mumford T, Randall Hughes A (2018) The dynamics of Kelp Forests in the Northeast Pacific Ocean and the relationship with environmental drivers. Journal of Ecology 106:1520-1533</w:t>
      </w:r>
    </w:p>
    <w:p w14:paraId="217CE3F6" w14:textId="77777777" w:rsidR="001B02BF" w:rsidRPr="001B02BF" w:rsidRDefault="001B02BF" w:rsidP="001B02BF">
      <w:pPr>
        <w:pStyle w:val="EndNoteBibliography"/>
        <w:ind w:left="720" w:hanging="720"/>
      </w:pPr>
      <w:r w:rsidRPr="001B02BF">
        <w:t>PFMC (2020) Pacific coast groundifhs fishery management plan: for the California, Oregon, and Washington groundfish fishery. Pacific Fishery Management Council, 7700 NE Ambnassador Place, Suite 101, Portland, OR, 97220</w:t>
      </w:r>
    </w:p>
    <w:p w14:paraId="36306FBE" w14:textId="77777777" w:rsidR="001B02BF" w:rsidRPr="001B02BF" w:rsidRDefault="001B02BF" w:rsidP="001B02BF">
      <w:pPr>
        <w:pStyle w:val="EndNoteBibliography"/>
        <w:ind w:left="720" w:hanging="720"/>
      </w:pPr>
      <w:r w:rsidRPr="001B02BF">
        <w:t>Pinsky ML, Guannel G, Arkema KK (2013) Quantifying wave attenuation to inform coastal habitat conservation. Ecosphere 4:art95</w:t>
      </w:r>
    </w:p>
    <w:p w14:paraId="65089484" w14:textId="77777777" w:rsidR="001B02BF" w:rsidRPr="001B02BF" w:rsidRDefault="001B02BF" w:rsidP="001B02BF">
      <w:pPr>
        <w:pStyle w:val="EndNoteBibliography"/>
        <w:ind w:left="720" w:hanging="720"/>
      </w:pPr>
      <w:r w:rsidRPr="001B02BF">
        <w:t>Potts JM, Elith J (2006) Comparing species abundance models. Ecological Modelling 199:153-163</w:t>
      </w:r>
    </w:p>
    <w:p w14:paraId="67559B97" w14:textId="7AB24880" w:rsidR="001B02BF" w:rsidRPr="001B02BF" w:rsidRDefault="001B02BF" w:rsidP="001B02BF">
      <w:pPr>
        <w:pStyle w:val="EndNoteBibliography"/>
        <w:ind w:left="720" w:hanging="720"/>
      </w:pPr>
      <w:r w:rsidRPr="001B02BF">
        <w:t xml:space="preserve">R Core Team (2021) R: A language and environment for statistical computing. R Foundation for Statistical Computing, Vienna, Austria. URL </w:t>
      </w:r>
      <w:hyperlink r:id="rId10" w:history="1">
        <w:r w:rsidRPr="001B02BF">
          <w:rPr>
            <w:rStyle w:val="Hyperlink"/>
          </w:rPr>
          <w:t>https://www.R-project.org/</w:t>
        </w:r>
      </w:hyperlink>
      <w:r w:rsidRPr="001B02BF">
        <w:t xml:space="preserve">. </w:t>
      </w:r>
    </w:p>
    <w:p w14:paraId="287CB672" w14:textId="77777777" w:rsidR="001B02BF" w:rsidRPr="001B02BF" w:rsidRDefault="001B02BF" w:rsidP="001B02BF">
      <w:pPr>
        <w:pStyle w:val="EndNoteBibliography"/>
        <w:ind w:left="720" w:hanging="720"/>
      </w:pPr>
      <w:r w:rsidRPr="001B02BF">
        <w:t>Randell Z, Kenner M, Tomoleoni J, Yee J, Novak M (2022) Kelp-forest dynamics controlled by substrate complexity. Proceedings of the National Academy of Sciences 119:e2103483119</w:t>
      </w:r>
    </w:p>
    <w:p w14:paraId="0460A2D7" w14:textId="77777777" w:rsidR="001B02BF" w:rsidRPr="001B02BF" w:rsidRDefault="001B02BF" w:rsidP="001B02BF">
      <w:pPr>
        <w:pStyle w:val="EndNoteBibliography"/>
        <w:ind w:left="720" w:hanging="720"/>
      </w:pPr>
      <w:r w:rsidRPr="001B02BF">
        <w:t>Reed D, Washburn L, Rassweiler A, Miller R, Bell T, Harrer S (2016) Extreme warming challenges sentinel status of kelp forests as indicators of climate change. Nat Commun 7</w:t>
      </w:r>
    </w:p>
    <w:p w14:paraId="4D8477A2" w14:textId="77777777" w:rsidR="001B02BF" w:rsidRPr="001B02BF" w:rsidRDefault="001B02BF" w:rsidP="001B02BF">
      <w:pPr>
        <w:pStyle w:val="EndNoteBibliography"/>
        <w:ind w:left="720" w:hanging="720"/>
      </w:pPr>
      <w:r w:rsidRPr="001B02BF">
        <w:t>Reed DC, Rassweiler A, Carr MH, Cavanaugh KC, Malone DP, Siegel DA (2011) Wave disturbance overwhelms top-down and bottom-up control of primary production in California kelp forests. Ecology 92:2108-2116</w:t>
      </w:r>
    </w:p>
    <w:p w14:paraId="75C25058" w14:textId="77777777" w:rsidR="001B02BF" w:rsidRPr="001B02BF" w:rsidRDefault="001B02BF" w:rsidP="001B02BF">
      <w:pPr>
        <w:pStyle w:val="EndNoteBibliography"/>
        <w:ind w:left="720" w:hanging="720"/>
      </w:pPr>
      <w:r w:rsidRPr="001B02BF">
        <w:t>Reynolds RW, Smith TM, Liu C, Chelton DB, Casey KS, Schlax MG (2007) Daily High-Resolution-Blended Analyses for Sea Surface Temperature. Journal of Climate 20:5473-5496</w:t>
      </w:r>
    </w:p>
    <w:p w14:paraId="4F9FC20F" w14:textId="77777777" w:rsidR="001B02BF" w:rsidRPr="001B02BF" w:rsidRDefault="001B02BF" w:rsidP="001B02BF">
      <w:pPr>
        <w:pStyle w:val="EndNoteBibliography"/>
        <w:ind w:left="720" w:hanging="720"/>
      </w:pPr>
      <w:r w:rsidRPr="001B02BF">
        <w:t>Rogers-Bennett L, Catton CA (2019) Marine heat wave and multiple stressors tip bull kelp forest to sea urchin barrens. Sci Rep 9:15050</w:t>
      </w:r>
    </w:p>
    <w:p w14:paraId="64BC2F7B" w14:textId="77777777" w:rsidR="001B02BF" w:rsidRPr="001B02BF" w:rsidRDefault="001B02BF" w:rsidP="001B02BF">
      <w:pPr>
        <w:pStyle w:val="EndNoteBibliography"/>
        <w:ind w:left="720" w:hanging="720"/>
      </w:pPr>
      <w:r w:rsidRPr="001B02BF">
        <w:lastRenderedPageBreak/>
        <w:t>Sanford E, Sones JL, García-Reyes M, Goddard JHR, Largier JL (2019) Widespread shifts in the coastal biota of northern California during the 2014–2016 marine heatwaves. Sci Rep-Uk 9:4216</w:t>
      </w:r>
    </w:p>
    <w:p w14:paraId="5A43F79F" w14:textId="77777777" w:rsidR="001B02BF" w:rsidRPr="001B02BF" w:rsidRDefault="001B02BF" w:rsidP="001B02BF">
      <w:pPr>
        <w:pStyle w:val="EndNoteBibliography"/>
        <w:ind w:left="720" w:hanging="720"/>
      </w:pPr>
      <w:r w:rsidRPr="001B02BF">
        <w:t>Scannell HA, Johnson GC, Thompson L, Lyman JM, Riser SC (2020) Subsurface Evolution and Persistence of Marine Heatwaves in the Northeast Pacific. Geophysical Research Letters 47:e2020GL090548</w:t>
      </w:r>
    </w:p>
    <w:p w14:paraId="42539D7B" w14:textId="77777777" w:rsidR="001B02BF" w:rsidRPr="001B02BF" w:rsidRDefault="001B02BF" w:rsidP="001B02BF">
      <w:pPr>
        <w:pStyle w:val="EndNoteBibliography"/>
        <w:ind w:left="720" w:hanging="720"/>
      </w:pPr>
      <w:r w:rsidRPr="001B02BF">
        <w:t>Schiel DR, Foster MS (2015) The Biology and Ecology of Giant Kelp Forests. University of California Press, Berkeley, CA</w:t>
      </w:r>
    </w:p>
    <w:p w14:paraId="0C10AF9B" w14:textId="77777777" w:rsidR="001B02BF" w:rsidRPr="001B02BF" w:rsidRDefault="001B02BF" w:rsidP="001B02BF">
      <w:pPr>
        <w:pStyle w:val="EndNoteBibliography"/>
        <w:ind w:left="720" w:hanging="720"/>
      </w:pPr>
      <w:r w:rsidRPr="001B02BF">
        <w:t>Schindler DE, Armstrong JB, Reed TE (2015) The portfolio concept in ecology and evolution. Frontiers in Ecology and the Environment 15:257-263</w:t>
      </w:r>
    </w:p>
    <w:p w14:paraId="03B92CE0" w14:textId="77777777" w:rsidR="001B02BF" w:rsidRPr="001B02BF" w:rsidRDefault="001B02BF" w:rsidP="001B02BF">
      <w:pPr>
        <w:pStyle w:val="EndNoteBibliography"/>
        <w:ind w:left="720" w:hanging="720"/>
      </w:pPr>
      <w:r w:rsidRPr="001B02BF">
        <w:t>Schlegel RW, Smit AJ (2018) heatwaveR: A central algorithm for the detection of heatwaves and cold-spells. Journal of Open Source Software 3:821</w:t>
      </w:r>
    </w:p>
    <w:p w14:paraId="505B0CB3" w14:textId="77777777" w:rsidR="001B02BF" w:rsidRPr="001B02BF" w:rsidRDefault="001B02BF" w:rsidP="001B02BF">
      <w:pPr>
        <w:pStyle w:val="EndNoteBibliography"/>
        <w:ind w:left="720" w:hanging="720"/>
      </w:pPr>
      <w:r w:rsidRPr="001B02BF">
        <w:t>Schmitt RJ, Holbrook SJ (1990) Contrasting effects of giant kelp on dynamics of surfperch populations. Oecologia 84:419-429</w:t>
      </w:r>
    </w:p>
    <w:p w14:paraId="31FE1256" w14:textId="77777777" w:rsidR="001B02BF" w:rsidRPr="001B02BF" w:rsidRDefault="001B02BF" w:rsidP="001B02BF">
      <w:pPr>
        <w:pStyle w:val="EndNoteBibliography"/>
        <w:ind w:left="720" w:hanging="720"/>
      </w:pPr>
      <w:r w:rsidRPr="001B02BF">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029D7796" w14:textId="77777777" w:rsidR="001B02BF" w:rsidRPr="001B02BF" w:rsidRDefault="001B02BF" w:rsidP="001B02BF">
      <w:pPr>
        <w:pStyle w:val="EndNoteBibliography"/>
        <w:ind w:left="720" w:hanging="720"/>
      </w:pPr>
      <w:r w:rsidRPr="001B02BF">
        <w:t>Selden RL, Gaines SD, Hamilton SL, Warner RR (2017) Protection of large predators in a marine reserve alters size-dependent prey mortality. Proceedings of the Royal Society B: Biological Sciences 284:20161936</w:t>
      </w:r>
    </w:p>
    <w:p w14:paraId="0BAC18AE" w14:textId="77777777" w:rsidR="001B02BF" w:rsidRPr="001B02BF" w:rsidRDefault="001B02BF" w:rsidP="001B02BF">
      <w:pPr>
        <w:pStyle w:val="EndNoteBibliography"/>
        <w:ind w:left="720" w:hanging="720"/>
      </w:pPr>
      <w:r w:rsidRPr="001B02BF">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39423513" w14:textId="77777777" w:rsidR="001B02BF" w:rsidRPr="001B02BF" w:rsidRDefault="001B02BF" w:rsidP="001B02BF">
      <w:pPr>
        <w:pStyle w:val="EndNoteBibliography"/>
        <w:ind w:left="720" w:hanging="720"/>
      </w:pPr>
      <w:r w:rsidRPr="001B02BF">
        <w:t>Siddon CE, Witman JD (2003) Influence of chronic, low-level hydrodynamic forces on subtidal community structure. Mar Ecol Prog Ser 261:99-110</w:t>
      </w:r>
    </w:p>
    <w:p w14:paraId="26514718" w14:textId="77777777" w:rsidR="001B02BF" w:rsidRPr="001B02BF" w:rsidRDefault="001B02BF" w:rsidP="001B02BF">
      <w:pPr>
        <w:pStyle w:val="EndNoteBibliography"/>
        <w:ind w:left="720" w:hanging="720"/>
      </w:pPr>
      <w:r w:rsidRPr="001B02BF">
        <w:t>Smale DA (2020) Impacts of ocean warming on kelp forest ecosystems. New Phytologist 225:1447-1454</w:t>
      </w:r>
    </w:p>
    <w:p w14:paraId="568BBB12" w14:textId="77777777" w:rsidR="001B02BF" w:rsidRPr="001B02BF" w:rsidRDefault="001B02BF" w:rsidP="001B02BF">
      <w:pPr>
        <w:pStyle w:val="EndNoteBibliography"/>
        <w:ind w:left="720" w:hanging="720"/>
      </w:pPr>
      <w:r w:rsidRPr="001B02BF">
        <w:t>Smale DA, Wernberg T (2013) Extreme climatic event drives range contraction of a habitat-forming species. Proceedings of the Royal Society B: Biological Sciences 280:20122829</w:t>
      </w:r>
    </w:p>
    <w:p w14:paraId="7D099B93" w14:textId="77777777" w:rsidR="001B02BF" w:rsidRPr="001B02BF" w:rsidRDefault="001B02BF" w:rsidP="001B02BF">
      <w:pPr>
        <w:pStyle w:val="EndNoteBibliography"/>
        <w:ind w:left="720" w:hanging="720"/>
      </w:pPr>
      <w:r w:rsidRPr="001B02BF">
        <w:t>Smith EAE, Fox MD (2022) Characterizing energy flow in kelp forest food webs: a geochemical review and call for additional research. Ecography 2022</w:t>
      </w:r>
    </w:p>
    <w:p w14:paraId="11127EF4" w14:textId="77777777" w:rsidR="001B02BF" w:rsidRPr="001B02BF" w:rsidRDefault="001B02BF" w:rsidP="001B02BF">
      <w:pPr>
        <w:pStyle w:val="EndNoteBibliography"/>
        <w:ind w:left="720" w:hanging="720"/>
      </w:pPr>
      <w:r w:rsidRPr="001B02BF">
        <w:t>Smith JG, Tomoleoni J, Staedler M, Lyon S, Fujii J, Tinker MT (2021) Behavioral responses across a mosaic of ecosystem states restructure a sea otter-urchin trophic cascade. Proc Natl Acad Sci U S A 118</w:t>
      </w:r>
    </w:p>
    <w:p w14:paraId="1C4CF822" w14:textId="77777777" w:rsidR="001B02BF" w:rsidRPr="001B02BF" w:rsidRDefault="001B02BF" w:rsidP="001B02BF">
      <w:pPr>
        <w:pStyle w:val="EndNoteBibliography"/>
        <w:ind w:left="720" w:hanging="720"/>
      </w:pPr>
      <w:r w:rsidRPr="001B02BF">
        <w:t>Straub SC, Wernberg T, Thomsen MS, Moore PJ, Burrows MT, Harvey BP, Smale DA (2019) Resistance, Extinction, and Everything in Between – The Diverse Responses of Seaweeds to Marine Heatwaves. Front Mar Sci 6</w:t>
      </w:r>
    </w:p>
    <w:p w14:paraId="2E2F1FB8" w14:textId="77777777" w:rsidR="001B02BF" w:rsidRPr="001B02BF" w:rsidRDefault="001B02BF" w:rsidP="001B02BF">
      <w:pPr>
        <w:pStyle w:val="EndNoteBibliography"/>
        <w:ind w:left="720" w:hanging="720"/>
      </w:pPr>
      <w:r w:rsidRPr="001B02BF">
        <w:t>Supratya VP, Coleman LJM, Martone PT (2020) Elevated Temperature Affects Phenotypic Plasticity in the Bull Kelp (Nereocystis luetkeana, Phaeophyceae). Journal of Phycology 56:1534-1541</w:t>
      </w:r>
    </w:p>
    <w:p w14:paraId="3D3F762C" w14:textId="77777777" w:rsidR="001B02BF" w:rsidRPr="001B02BF" w:rsidRDefault="001B02BF" w:rsidP="001B02BF">
      <w:pPr>
        <w:pStyle w:val="EndNoteBibliography"/>
        <w:ind w:left="720" w:hanging="720"/>
      </w:pPr>
      <w:r w:rsidRPr="001B02BF">
        <w:t>Teagle H, Hawkins SJ, Moore PJ, Smale DA (2017) The role of kelp species as biogenic habitat formers in coastal marine ecosystems. J Exp Mar Biol Ecol 492:81-98</w:t>
      </w:r>
    </w:p>
    <w:p w14:paraId="4D0E592E" w14:textId="77777777" w:rsidR="001B02BF" w:rsidRPr="001B02BF" w:rsidRDefault="001B02BF" w:rsidP="001B02BF">
      <w:pPr>
        <w:pStyle w:val="EndNoteBibliography"/>
        <w:ind w:left="720" w:hanging="720"/>
      </w:pPr>
      <w:r w:rsidRPr="001B02BF">
        <w:t>Tegner M, Levin L (1983) Spiny lobsters and sea urchins: analysis of a predator-prey interaction. J Exp Mar Biol Ecol 73:125-150</w:t>
      </w:r>
    </w:p>
    <w:p w14:paraId="1C1A319A" w14:textId="77777777" w:rsidR="001B02BF" w:rsidRPr="001B02BF" w:rsidRDefault="001B02BF" w:rsidP="001B02BF">
      <w:pPr>
        <w:pStyle w:val="EndNoteBibliography"/>
        <w:ind w:left="720" w:hanging="720"/>
      </w:pPr>
      <w:r w:rsidRPr="001B02BF">
        <w:lastRenderedPageBreak/>
        <w:t>Thomsen MS, Mondardini L, Alestra T, Gerrity S, Tait L, South PM, Lilley SA, Schiel DR (2019) Local extinction of bull kelp (Durvillaea spp.) due to a marine heatwave. Front Mar Sci 6:84</w:t>
      </w:r>
    </w:p>
    <w:p w14:paraId="5048AEB6" w14:textId="77777777" w:rsidR="001B02BF" w:rsidRPr="001B02BF" w:rsidRDefault="001B02BF" w:rsidP="001B02BF">
      <w:pPr>
        <w:pStyle w:val="EndNoteBibliography"/>
        <w:ind w:left="720" w:hanging="720"/>
      </w:pPr>
      <w:r w:rsidRPr="001B02BF">
        <w:t>Thorson JT, Scheuerell MD, Olden JD, Schindler DE (2018) Spatial heterogeneity contributes more to portfolio effects than species variability in bottom-associated marine fishes. Proceedings of the Royal Society B: Biological Sciences 285:20180915</w:t>
      </w:r>
    </w:p>
    <w:p w14:paraId="1A988F58" w14:textId="77777777" w:rsidR="001B02BF" w:rsidRPr="001B02BF" w:rsidRDefault="001B02BF" w:rsidP="001B02BF">
      <w:pPr>
        <w:pStyle w:val="EndNoteBibliography"/>
        <w:ind w:left="720" w:hanging="720"/>
      </w:pPr>
      <w:r w:rsidRPr="001B02BF">
        <w:t>Uthicke S, Schaffelke B, Byrne M (2009) A boom–bust phylum? Ecological and evolutionary consequences of density variations in echinoderms. Ecological Monographs 79:3-24</w:t>
      </w:r>
    </w:p>
    <w:p w14:paraId="0216881F" w14:textId="77777777" w:rsidR="001B02BF" w:rsidRPr="001B02BF" w:rsidRDefault="001B02BF" w:rsidP="001B02BF">
      <w:pPr>
        <w:pStyle w:val="EndNoteBibliography"/>
        <w:ind w:left="720" w:hanging="720"/>
      </w:pPr>
      <w:r w:rsidRPr="001B02BF">
        <w:t xml:space="preserve">Van Wagenen RF (2015) Washington Coastal kelp resources—port townsend to the Columbia River, summer 2014. Washington Department of Natural Resources, Olympia. </w:t>
      </w:r>
    </w:p>
    <w:p w14:paraId="2936C96E" w14:textId="205EEAF9" w:rsidR="001B02BF" w:rsidRPr="001B02BF" w:rsidRDefault="001B02BF" w:rsidP="001B02BF">
      <w:pPr>
        <w:pStyle w:val="EndNoteBibliography"/>
        <w:ind w:left="720" w:hanging="720"/>
      </w:pPr>
      <w:r w:rsidRPr="001B02BF">
        <w:t xml:space="preserve">WADNR (2017) Kelp monitoring—Olympic Peninsula,  Washington State Department of Natural Resources, Olympia, WA. </w:t>
      </w:r>
      <w:hyperlink r:id="rId11" w:history="1">
        <w:r w:rsidRPr="001B02BF">
          <w:rPr>
            <w:rStyle w:val="Hyperlink"/>
          </w:rPr>
          <w:t>http://data-wadnr</w:t>
        </w:r>
      </w:hyperlink>
      <w:r w:rsidRPr="001B02BF">
        <w:t xml:space="preserve"> .opend ata.arcgi s.com/datas ets/kelp-monit oring -olympic-penin sula Accessed: 1 Sept 2017. </w:t>
      </w:r>
    </w:p>
    <w:p w14:paraId="0F9EB86A" w14:textId="77777777" w:rsidR="001B02BF" w:rsidRPr="001B02BF" w:rsidRDefault="001B02BF" w:rsidP="001B02BF">
      <w:pPr>
        <w:pStyle w:val="EndNoteBibliography"/>
        <w:ind w:left="720" w:hanging="720"/>
      </w:pPr>
      <w:r w:rsidRPr="001B02BF">
        <w:t>Wallace FR, Hoffmann A, Tagart J (1999) Status of the black rockfish resource in 1999. Pacific Fishery Management Council</w:t>
      </w:r>
    </w:p>
    <w:p w14:paraId="5978E11C" w14:textId="77777777" w:rsidR="001B02BF" w:rsidRPr="001B02BF" w:rsidRDefault="001B02BF" w:rsidP="001B02BF">
      <w:pPr>
        <w:pStyle w:val="EndNoteBibliography"/>
        <w:ind w:left="720" w:hanging="720"/>
      </w:pPr>
      <w:r w:rsidRPr="001B02BF">
        <w:t>Walter JA, Castorani MCN, Bell TW, Sheppard Lawrence W, Cavanaugh KC, Reuman DC (2022) Tail-dependent spatial synchrony arises from nonlinear driver–response relationships. Ecology Letters 00:1-13</w:t>
      </w:r>
    </w:p>
    <w:p w14:paraId="2E1C86F3" w14:textId="77777777" w:rsidR="001B02BF" w:rsidRPr="001B02BF" w:rsidRDefault="001B02BF" w:rsidP="001B02BF">
      <w:pPr>
        <w:pStyle w:val="EndNoteBibliography"/>
        <w:ind w:left="720" w:hanging="720"/>
      </w:pPr>
      <w:r w:rsidRPr="001B02BF">
        <w:t>Watson J, Estes JA (2011) Stability, resilience, and phase shifts in rocky subtidal communities along the west coast of Vancouver Island, Canada. Ecological Monographs 81:215-239</w:t>
      </w:r>
    </w:p>
    <w:p w14:paraId="05BC049B" w14:textId="77777777" w:rsidR="001B02BF" w:rsidRPr="001B02BF" w:rsidRDefault="001B02BF" w:rsidP="001B02BF">
      <w:pPr>
        <w:pStyle w:val="EndNoteBibliography"/>
        <w:ind w:left="720" w:hanging="720"/>
      </w:pPr>
      <w:r w:rsidRPr="001B02BF">
        <w:t>Weigel BL, Pfister CA (2021) The dynamics and stoichiometry of dissolved organic carbon release by kelp. Ecology 102:e03221</w:t>
      </w:r>
    </w:p>
    <w:p w14:paraId="5553A044" w14:textId="77777777" w:rsidR="001B02BF" w:rsidRPr="001B02BF" w:rsidRDefault="001B02BF" w:rsidP="001B02BF">
      <w:pPr>
        <w:pStyle w:val="EndNoteBibliography"/>
        <w:ind w:left="720" w:hanging="720"/>
      </w:pPr>
      <w:r w:rsidRPr="001B02BF">
        <w:t>Wernberg T, Bennett S, Babcock RC, De Bettignies T, Cure K, Depczynski M, Dufois F, Fromont J, Fulton CJ, Hovey RK (2016) Climate-driven regime shift of a temperate marine ecosystem. Science 353:169-172</w:t>
      </w:r>
    </w:p>
    <w:p w14:paraId="0219C3DD" w14:textId="77777777" w:rsidR="001B02BF" w:rsidRPr="001B02BF" w:rsidRDefault="001B02BF" w:rsidP="001B02BF">
      <w:pPr>
        <w:pStyle w:val="EndNoteBibliography"/>
        <w:ind w:left="720" w:hanging="720"/>
      </w:pPr>
      <w:r w:rsidRPr="001B02BF">
        <w:t>Wernberg T, Krumhansl K, Filbee-Dexter K, Pedersen MF (2019) Chapter 3 - Status and Trends for the World’s Kelp Forests. In: Sheppard C (ed) World Seas: an Environmental Evaluation (Second Edition). Academic Press</w:t>
      </w:r>
    </w:p>
    <w:p w14:paraId="0118950B" w14:textId="77777777" w:rsidR="001B02BF" w:rsidRPr="001B02BF" w:rsidRDefault="001B02BF" w:rsidP="001B02BF">
      <w:pPr>
        <w:pStyle w:val="EndNoteBibliography"/>
        <w:ind w:left="720" w:hanging="720"/>
      </w:pPr>
      <w:r w:rsidRPr="001B02BF">
        <w:t>Wilmers CC, Estes JA, Edwards M, Laidre KL, Konar B (2012) Do trophic cascades affect the storage and flux of atmospheric carbon? An analysis of sea otters and kelp forests. Frontiers in Ecology and the Environment 10:409-415</w:t>
      </w:r>
    </w:p>
    <w:p w14:paraId="0A83D9E2" w14:textId="77777777" w:rsidR="001B02BF" w:rsidRPr="001B02BF" w:rsidRDefault="001B02BF" w:rsidP="001B02BF">
      <w:pPr>
        <w:pStyle w:val="EndNoteBibliography"/>
        <w:ind w:left="720" w:hanging="720"/>
      </w:pPr>
      <w:r w:rsidRPr="001B02BF">
        <w:t>Zimmerman RC, Kremer JN (1984) Episodic nutrient supply to a kelp forest ecosystem in Southern California. Journal of Marine Research 42:591-604</w:t>
      </w:r>
    </w:p>
    <w:p w14:paraId="6DB18045" w14:textId="3D7D49C5" w:rsidR="00E878A1" w:rsidRPr="00E878A1" w:rsidRDefault="00E878A1">
      <w:pPr>
        <w:ind w:left="810" w:hanging="810"/>
        <w:rPr>
          <w:ins w:id="1144" w:author="Nick.Tolimieri [2]" w:date="2022-09-12T15:58:00Z"/>
        </w:rPr>
        <w:pPrChange w:id="1145" w:author="Nick.Tolimieri [2]" w:date="2022-09-12T15:59:00Z">
          <w:pPr/>
        </w:pPrChange>
      </w:pPr>
      <w:ins w:id="1146"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1147" w:name="_x7i6qakwgxpk" w:colFirst="0" w:colLast="0"/>
      <w:bookmarkEnd w:id="1147"/>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148" w:name="_xh2yuyi7vi5o" w:colFirst="0" w:colLast="0"/>
      <w:bookmarkEnd w:id="1148"/>
      <w:r>
        <w:t>Figure 1. Location of the five study sites with distribution of floating kelp shown in green. Plots on right (2003-2021) are: a) Mean SST of the warmest month averaged across the five sites</w:t>
      </w:r>
      <w:ins w:id="1149"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150" w:name="_mtrc7z2fgaa" w:colFirst="0" w:colLast="0"/>
      <w:bookmarkEnd w:id="1150"/>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1151" w:author="Nick.Tolimieri [2]" w:date="2022-09-02T10:15:00Z">
        <w:r w:rsidR="00481C24" w:rsidDel="00D9376B">
          <w:delText>Table S3</w:delText>
        </w:r>
      </w:del>
      <w:ins w:id="1152"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153" w:name="_mt07ceww4l6x" w:colFirst="0" w:colLast="0"/>
      <w:bookmarkEnd w:id="1153"/>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154" w:name="_4bme7ouk12lb" w:colFirst="0" w:colLast="0"/>
      <w:bookmarkEnd w:id="1154"/>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155" w:name="_7xmf17j1uw2r" w:colFirst="0" w:colLast="0"/>
      <w:bookmarkEnd w:id="1155"/>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1156"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157" w:name="_eftbkgdry3s2" w:colFirst="0" w:colLast="0"/>
      <w:bookmarkEnd w:id="1157"/>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158" w:author="Nick.Tolimieri [2]" w:date="2022-09-12T15:58:00Z"/>
        </w:rPr>
      </w:pPr>
      <w:del w:id="1159"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160" w:author="Nick.Tolimieri [2]" w:date="2022-09-12T15:58:00Z"/>
        </w:rPr>
      </w:pPr>
      <w:del w:id="1161"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162" w:author="Nick.Tolimieri [2]" w:date="2022-09-12T15:58:00Z"/>
        </w:rPr>
      </w:pPr>
      <w:del w:id="1163"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164" w:author="Nick.Tolimieri [2]" w:date="2022-09-12T15:58:00Z"/>
        </w:rPr>
      </w:pPr>
      <w:del w:id="1165"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166" w:author="Nick.Tolimieri [2]" w:date="2022-09-12T15:58:00Z"/>
        </w:rPr>
      </w:pPr>
      <w:del w:id="1167"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168" w:author="Nick.Tolimieri [2]" w:date="2022-09-12T15:58:00Z"/>
        </w:rPr>
      </w:pPr>
      <w:del w:id="1169"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170" w:author="Nick.Tolimieri [2]" w:date="2022-09-12T15:58:00Z"/>
        </w:rPr>
      </w:pPr>
      <w:del w:id="1171"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172" w:author="Nick.Tolimieri [2]" w:date="2022-09-12T15:58:00Z"/>
        </w:rPr>
      </w:pPr>
      <w:del w:id="1173"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174" w:author="Nick.Tolimieri [2]" w:date="2022-09-12T15:58:00Z"/>
        </w:rPr>
      </w:pPr>
      <w:del w:id="1175"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176" w:author="Nick.Tolimieri [2]" w:date="2022-09-12T15:58:00Z"/>
        </w:rPr>
      </w:pPr>
      <w:del w:id="1177"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178" w:author="Nick.Tolimieri [2]" w:date="2022-09-12T15:58:00Z"/>
        </w:rPr>
      </w:pPr>
      <w:del w:id="1179"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180" w:author="Nick.Tolimieri [2]" w:date="2022-09-12T15:58:00Z"/>
        </w:rPr>
      </w:pPr>
      <w:del w:id="1181"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182" w:author="Nick.Tolimieri [2]" w:date="2022-09-12T15:58:00Z"/>
        </w:rPr>
      </w:pPr>
      <w:del w:id="1183"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184" w:author="Nick.Tolimieri [2]" w:date="2022-09-12T15:58:00Z"/>
        </w:rPr>
      </w:pPr>
      <w:del w:id="1185"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186" w:author="Nick.Tolimieri [2]" w:date="2022-09-12T15:58:00Z"/>
        </w:rPr>
      </w:pPr>
      <w:del w:id="1187"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188" w:author="Nick.Tolimieri [2]" w:date="2022-09-12T15:58:00Z"/>
        </w:rPr>
      </w:pPr>
      <w:del w:id="1189"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190" w:author="Nick.Tolimieri [2]" w:date="2022-09-12T15:58:00Z"/>
        </w:rPr>
      </w:pPr>
      <w:del w:id="1191"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192" w:author="Nick.Tolimieri [2]" w:date="2022-09-12T15:58:00Z"/>
        </w:rPr>
      </w:pPr>
      <w:del w:id="1193"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194" w:author="Nick.Tolimieri [2]" w:date="2022-09-12T15:58:00Z"/>
        </w:rPr>
      </w:pPr>
      <w:del w:id="1195"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196" w:author="Nick.Tolimieri [2]" w:date="2022-09-12T15:58:00Z"/>
        </w:rPr>
      </w:pPr>
      <w:del w:id="1197"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198" w:author="Nick.Tolimieri [2]" w:date="2022-09-12T15:58:00Z"/>
        </w:rPr>
      </w:pPr>
      <w:del w:id="1199"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200" w:author="Nick.Tolimieri [2]" w:date="2022-09-12T15:58:00Z"/>
        </w:rPr>
      </w:pPr>
      <w:del w:id="1201"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202" w:author="Nick.Tolimieri [2]" w:date="2022-09-12T15:58:00Z"/>
        </w:rPr>
      </w:pPr>
      <w:del w:id="1203"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204" w:author="Nick.Tolimieri [2]" w:date="2022-09-12T15:58:00Z"/>
        </w:rPr>
      </w:pPr>
      <w:del w:id="1205"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206" w:author="Nick.Tolimieri [2]" w:date="2022-09-12T15:58:00Z"/>
        </w:rPr>
      </w:pPr>
      <w:del w:id="1207"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208" w:author="Nick.Tolimieri [2]" w:date="2022-09-12T15:58:00Z"/>
        </w:rPr>
      </w:pPr>
      <w:del w:id="1209"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210" w:author="Nick.Tolimieri [2]" w:date="2022-09-12T15:58:00Z"/>
        </w:rPr>
      </w:pPr>
      <w:del w:id="1211"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212" w:author="Nick.Tolimieri [2]" w:date="2022-09-12T15:58:00Z"/>
        </w:rPr>
      </w:pPr>
      <w:del w:id="1213"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214" w:author="Nick.Tolimieri [2]" w:date="2022-09-12T15:58:00Z"/>
        </w:rPr>
      </w:pPr>
      <w:del w:id="1215"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216" w:author="Nick.Tolimieri [2]" w:date="2022-09-12T15:58:00Z"/>
        </w:rPr>
      </w:pPr>
      <w:del w:id="1217"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218" w:author="Nick.Tolimieri [2]" w:date="2022-09-12T15:58:00Z"/>
        </w:rPr>
      </w:pPr>
      <w:del w:id="1219"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220" w:author="Nick.Tolimieri [2]" w:date="2022-09-12T15:58:00Z"/>
        </w:rPr>
      </w:pPr>
      <w:del w:id="1221"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222" w:author="Nick.Tolimieri [2]" w:date="2022-09-12T15:58:00Z"/>
        </w:rPr>
      </w:pPr>
      <w:del w:id="1223"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224" w:author="Nick.Tolimieri [2]" w:date="2022-09-12T15:58:00Z"/>
        </w:rPr>
      </w:pPr>
      <w:del w:id="1225"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226" w:author="Nick.Tolimieri [2]" w:date="2022-09-12T15:58:00Z"/>
        </w:rPr>
      </w:pPr>
      <w:del w:id="1227"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228" w:author="Nick.Tolimieri [2]" w:date="2022-09-12T15:58:00Z"/>
        </w:rPr>
      </w:pPr>
      <w:del w:id="1229"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230" w:author="Nick.Tolimieri [2]" w:date="2022-09-12T15:58:00Z"/>
        </w:rPr>
      </w:pPr>
      <w:del w:id="1231"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232" w:author="Nick.Tolimieri [2]" w:date="2022-09-12T15:58:00Z"/>
        </w:rPr>
      </w:pPr>
      <w:del w:id="1233"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234" w:author="Nick.Tolimieri [2]" w:date="2022-09-12T15:58:00Z"/>
        </w:rPr>
      </w:pPr>
      <w:del w:id="1235"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236" w:author="Nick.Tolimieri [2]" w:date="2022-09-12T15:58:00Z"/>
        </w:rPr>
      </w:pPr>
      <w:del w:id="1237"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238" w:author="Nick.Tolimieri [2]" w:date="2022-09-12T15:58:00Z"/>
        </w:rPr>
      </w:pPr>
      <w:del w:id="1239"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240" w:author="Nick.Tolimieri [2]" w:date="2022-09-12T15:58:00Z"/>
        </w:rPr>
      </w:pPr>
      <w:del w:id="1241"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242" w:author="Nick.Tolimieri [2]" w:date="2022-09-12T15:58:00Z"/>
        </w:rPr>
      </w:pPr>
      <w:del w:id="1243"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244" w:author="Nick.Tolimieri [2]" w:date="2022-09-12T15:58:00Z"/>
        </w:rPr>
      </w:pPr>
      <w:del w:id="1245"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246" w:author="Nick.Tolimieri [2]" w:date="2022-09-12T15:58:00Z"/>
        </w:rPr>
      </w:pPr>
      <w:del w:id="1247"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248" w:author="Nick.Tolimieri [2]" w:date="2022-09-12T15:58:00Z"/>
        </w:rPr>
      </w:pPr>
      <w:del w:id="1249"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250" w:author="Nick.Tolimieri [2]" w:date="2022-09-12T15:58:00Z"/>
        </w:rPr>
      </w:pPr>
      <w:del w:id="1251"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252" w:author="Nick.Tolimieri [2]" w:date="2022-09-12T15:58:00Z"/>
        </w:rPr>
      </w:pPr>
      <w:del w:id="1253"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254" w:author="Nick.Tolimieri [2]" w:date="2022-09-12T15:58:00Z"/>
        </w:rPr>
      </w:pPr>
      <w:del w:id="1255"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256" w:author="Nick.Tolimieri [2]" w:date="2022-09-12T15:58:00Z"/>
        </w:rPr>
      </w:pPr>
      <w:del w:id="1257"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258" w:author="Nick.Tolimieri [2]" w:date="2022-09-12T15:58:00Z"/>
        </w:rPr>
      </w:pPr>
      <w:del w:id="1259"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260" w:author="Nick.Tolimieri [2]" w:date="2022-09-12T15:58:00Z"/>
        </w:rPr>
      </w:pPr>
      <w:del w:id="1261"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262" w:author="Nick.Tolimieri [2]" w:date="2022-09-12T15:58:00Z"/>
        </w:rPr>
      </w:pPr>
      <w:del w:id="1263"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264" w:author="Nick.Tolimieri [2]" w:date="2022-09-12T15:58:00Z"/>
        </w:rPr>
      </w:pPr>
      <w:del w:id="1265"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266" w:author="Nick.Tolimieri [2]" w:date="2022-09-12T15:58:00Z"/>
        </w:rPr>
      </w:pPr>
      <w:del w:id="1267"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268" w:author="Nick.Tolimieri [2]" w:date="2022-09-12T15:58:00Z"/>
        </w:rPr>
      </w:pPr>
      <w:del w:id="1269"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270" w:author="Nick.Tolimieri [2]" w:date="2022-09-12T15:58:00Z"/>
        </w:rPr>
      </w:pPr>
      <w:del w:id="1271"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272" w:author="Nick.Tolimieri [2]" w:date="2022-09-12T15:58:00Z"/>
        </w:rPr>
      </w:pPr>
      <w:del w:id="1273"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274" w:author="Nick.Tolimieri [2]" w:date="2022-09-12T15:58:00Z"/>
        </w:rPr>
      </w:pPr>
      <w:del w:id="1275"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276" w:author="Nick.Tolimieri [2]" w:date="2022-09-12T15:58:00Z"/>
        </w:rPr>
      </w:pPr>
      <w:del w:id="1277"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278" w:author="Nick.Tolimieri [2]" w:date="2022-09-12T15:58:00Z"/>
        </w:rPr>
      </w:pPr>
      <w:del w:id="1279"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280" w:author="Nick.Tolimieri [2]" w:date="2022-09-12T15:58:00Z"/>
        </w:rPr>
      </w:pPr>
      <w:del w:id="1281"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282" w:author="Nick.Tolimieri [2]" w:date="2022-09-12T15:58:00Z"/>
        </w:rPr>
      </w:pPr>
      <w:del w:id="1283"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284" w:author="Nick.Tolimieri [2]" w:date="2022-09-12T15:58:00Z"/>
        </w:rPr>
      </w:pPr>
      <w:del w:id="1285"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286" w:author="Nick.Tolimieri [2]" w:date="2022-09-12T15:58:00Z"/>
        </w:rPr>
      </w:pPr>
      <w:del w:id="1287"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288" w:author="Nick.Tolimieri [2]" w:date="2022-09-12T15:58:00Z"/>
        </w:rPr>
      </w:pPr>
      <w:del w:id="1289"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290" w:author="Nick.Tolimieri [2]" w:date="2022-09-12T15:58:00Z"/>
        </w:rPr>
      </w:pPr>
      <w:del w:id="1291"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292" w:author="Nick.Tolimieri [2]" w:date="2022-09-12T15:58:00Z"/>
        </w:rPr>
      </w:pPr>
      <w:del w:id="1293"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294" w:author="Nick.Tolimieri [2]" w:date="2022-09-12T15:58:00Z"/>
        </w:rPr>
      </w:pPr>
      <w:del w:id="1295"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296" w:author="Nick.Tolimieri [2]" w:date="2022-09-12T15:58:00Z"/>
        </w:rPr>
      </w:pPr>
      <w:del w:id="1297"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298" w:author="Nick.Tolimieri [2]" w:date="2022-09-12T15:58:00Z"/>
        </w:rPr>
      </w:pPr>
      <w:del w:id="1299"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300" w:author="Nick.Tolimieri [2]" w:date="2022-09-12T15:58:00Z"/>
        </w:rPr>
      </w:pPr>
      <w:del w:id="1301"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302" w:author="Nick.Tolimieri [2]" w:date="2022-09-12T15:58:00Z"/>
        </w:rPr>
      </w:pPr>
      <w:del w:id="1303"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304" w:author="Nick.Tolimieri [2]" w:date="2022-09-12T15:58:00Z"/>
        </w:rPr>
      </w:pPr>
      <w:del w:id="1305"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306" w:author="Nick.Tolimieri [2]" w:date="2022-09-12T15:58:00Z"/>
        </w:rPr>
      </w:pPr>
      <w:del w:id="1307"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308" w:author="Nick.Tolimieri [2]" w:date="2022-09-12T15:58:00Z"/>
        </w:rPr>
      </w:pPr>
      <w:del w:id="1309"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310" w:author="Nick.Tolimieri [2]" w:date="2022-09-12T15:58:00Z"/>
        </w:rPr>
      </w:pPr>
      <w:del w:id="1311"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312" w:author="Nick.Tolimieri [2]" w:date="2022-09-12T15:58:00Z"/>
        </w:rPr>
      </w:pPr>
      <w:del w:id="1313"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314" w:author="Nick.Tolimieri [2]" w:date="2022-09-12T15:58:00Z"/>
        </w:rPr>
      </w:pPr>
      <w:del w:id="1315"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316" w:author="Nick.Tolimieri [2]" w:date="2022-09-12T15:58:00Z"/>
        </w:rPr>
      </w:pPr>
      <w:del w:id="1317"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318" w:author="Nick.Tolimieri [2]" w:date="2022-09-12T15:58:00Z"/>
        </w:rPr>
      </w:pPr>
      <w:del w:id="1319"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320" w:author="Nick.Tolimieri [2]" w:date="2022-09-12T15:58:00Z"/>
        </w:rPr>
      </w:pPr>
      <w:del w:id="1321"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322" w:author="Nick.Tolimieri [2]" w:date="2022-09-12T15:58:00Z"/>
        </w:rPr>
      </w:pPr>
      <w:del w:id="1323"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324" w:author="Nick.Tolimieri [2]" w:date="2022-09-12T15:58:00Z"/>
        </w:rPr>
      </w:pPr>
      <w:del w:id="1325"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326" w:author="Nick.Tolimieri [2]" w:date="2022-09-12T15:58:00Z"/>
        </w:rPr>
      </w:pPr>
      <w:del w:id="1327"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328" w:author="Nick.Tolimieri [2]" w:date="2022-09-12T15:58:00Z"/>
        </w:rPr>
      </w:pPr>
      <w:del w:id="1329"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330" w:author="Nick.Tolimieri [2]" w:date="2022-09-12T15:58:00Z"/>
        </w:rPr>
      </w:pPr>
      <w:del w:id="1331"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332" w:author="Nick.Tolimieri [2]" w:date="2022-09-12T15:58:00Z"/>
        </w:rPr>
      </w:pPr>
      <w:del w:id="1333"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334" w:author="Nick.Tolimieri [2]" w:date="2022-09-12T15:58:00Z"/>
        </w:rPr>
      </w:pPr>
      <w:del w:id="1335"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336" w:author="Nick.Tolimieri [2]" w:date="2022-09-12T15:58:00Z"/>
        </w:rPr>
      </w:pPr>
      <w:del w:id="1337"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338" w:author="Nick.Tolimieri [2]" w:date="2022-09-12T15:58:00Z"/>
        </w:rPr>
      </w:pPr>
      <w:del w:id="1339"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340" w:author="Nick.Tolimieri [2]" w:date="2022-09-12T15:58:00Z"/>
        </w:rPr>
      </w:pPr>
      <w:del w:id="1341"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342" w:author="Nick.Tolimieri [2]" w:date="2022-09-12T15:58:00Z"/>
        </w:rPr>
      </w:pPr>
      <w:del w:id="1343"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344" w:author="Nick.Tolimieri [2]" w:date="2022-09-12T15:58:00Z"/>
        </w:rPr>
      </w:pPr>
      <w:del w:id="1345"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346" w:author="Nick.Tolimieri [2]" w:date="2022-09-12T15:58:00Z"/>
        </w:rPr>
      </w:pPr>
      <w:del w:id="1347"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348" w:author="Nick.Tolimieri [2]" w:date="2022-09-12T15:58:00Z"/>
        </w:rPr>
      </w:pPr>
      <w:del w:id="1349"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350" w:author="Nick.Tolimieri [2]" w:date="2022-09-12T15:58:00Z"/>
        </w:rPr>
      </w:pPr>
      <w:del w:id="1351"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352" w:author="Nick.Tolimieri [2]" w:date="2022-09-12T15:58:00Z"/>
        </w:rPr>
      </w:pPr>
      <w:del w:id="1353"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354" w:author="Nick.Tolimieri [2]" w:date="2022-09-12T15:58:00Z"/>
        </w:rPr>
      </w:pPr>
      <w:del w:id="1355"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356" w:author="Nick.Tolimieri [2]" w:date="2022-09-12T15:58:00Z"/>
        </w:rPr>
      </w:pPr>
      <w:del w:id="1357"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358" w:author="Nick.Tolimieri [2]" w:date="2022-09-12T15:58:00Z"/>
        </w:rPr>
      </w:pPr>
      <w:del w:id="1359"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360" w:author="Nick.Tolimieri [2]" w:date="2022-09-12T15:58:00Z"/>
        </w:rPr>
      </w:pPr>
      <w:del w:id="1361"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362" w:author="Nick.Tolimieri [2]" w:date="2022-09-12T15:58:00Z"/>
        </w:rPr>
      </w:pPr>
      <w:del w:id="1363"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364" w:author="Nick.Tolimieri [2]" w:date="2022-09-12T15:58:00Z"/>
        </w:rPr>
      </w:pPr>
      <w:del w:id="1365"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366" w:author="Nick.Tolimieri [2]" w:date="2022-09-12T15:58:00Z"/>
        </w:rPr>
      </w:pPr>
      <w:del w:id="1367"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368" w:author="Nick.Tolimieri [2]" w:date="2022-09-12T15:58:00Z"/>
        </w:rPr>
      </w:pPr>
      <w:del w:id="1369"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370" w:author="Nick.Tolimieri [2]" w:date="2022-09-12T15:58:00Z"/>
        </w:rPr>
      </w:pPr>
      <w:del w:id="1371"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372" w:author="Nick.Tolimieri [2]" w:date="2022-09-12T15:58:00Z"/>
        </w:rPr>
      </w:pPr>
      <w:del w:id="1373"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374" w:author="Nick.Tolimieri [2]" w:date="2022-09-12T15:58:00Z"/>
        </w:rPr>
      </w:pPr>
      <w:del w:id="1375" w:author="Nick.Tolimieri [2]" w:date="2022-09-12T15:58:00Z">
        <w:r w:rsidRPr="00E878A1" w:rsidDel="00E878A1">
          <w:delText>Zimmerman RC, Kremer JN (1984) Episodic nutrient supply to a kelp forest ecosystem in Southern California. Journal of Marine Research 42:591-604</w:delText>
        </w:r>
      </w:del>
    </w:p>
    <w:p w14:paraId="05AAC468" w14:textId="067D7D64" w:rsidR="00CB309A" w:rsidRDefault="00E878A1">
      <w:pPr>
        <w:spacing w:line="240" w:lineRule="auto"/>
        <w:ind w:left="720" w:hanging="720"/>
        <w:pPrChange w:id="1376" w:author="Nick.Tolimieri [2]" w:date="2022-09-12T15:58:00Z">
          <w:pPr>
            <w:spacing w:line="240" w:lineRule="auto"/>
            <w:ind w:firstLine="0"/>
          </w:pPr>
        </w:pPrChange>
      </w:pPr>
      <w:del w:id="1377" w:author="Nick.Tolimieri [2]" w:date="2022-09-12T15:58:00Z">
        <w:r w:rsidDel="00E878A1">
          <w:fldChar w:fldCharType="end"/>
        </w:r>
      </w:del>
    </w:p>
    <w:sectPr w:rsidR="00CB309A"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73" w:author="Nick.Tolimieri [2]" w:date="2022-09-02T10:12:00Z" w:initials="N">
    <w:p w14:paraId="3EF41979" w14:textId="77777777" w:rsidR="00240955" w:rsidRDefault="00240955">
      <w:pPr>
        <w:pStyle w:val="CommentText"/>
      </w:pPr>
      <w:r>
        <w:rPr>
          <w:rStyle w:val="CommentReference"/>
        </w:rPr>
        <w:annotationRef/>
      </w:r>
      <w:r>
        <w:t>MHW is Fig. S4</w:t>
      </w:r>
    </w:p>
    <w:p w14:paraId="05B343BD" w14:textId="5EB2DF31" w:rsidR="00240955" w:rsidRDefault="00240955">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58176" w14:textId="77777777" w:rsidR="00240955" w:rsidRDefault="00240955">
      <w:pPr>
        <w:spacing w:line="240" w:lineRule="auto"/>
      </w:pPr>
      <w:r>
        <w:separator/>
      </w:r>
    </w:p>
  </w:endnote>
  <w:endnote w:type="continuationSeparator" w:id="0">
    <w:p w14:paraId="337FC09E" w14:textId="77777777" w:rsidR="00240955" w:rsidRDefault="002409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50A50329" w:rsidR="00240955" w:rsidRDefault="00240955">
        <w:pPr>
          <w:pStyle w:val="Footer"/>
          <w:jc w:val="center"/>
        </w:pPr>
        <w:r>
          <w:fldChar w:fldCharType="begin"/>
        </w:r>
        <w:r>
          <w:instrText xml:space="preserve"> PAGE   \* MERGEFORMAT </w:instrText>
        </w:r>
        <w:r>
          <w:fldChar w:fldCharType="separate"/>
        </w:r>
        <w:r w:rsidR="00C301AD">
          <w:rPr>
            <w:noProof/>
          </w:rPr>
          <w:t>5</w:t>
        </w:r>
        <w:r>
          <w:rPr>
            <w:noProof/>
          </w:rPr>
          <w:fldChar w:fldCharType="end"/>
        </w:r>
      </w:p>
    </w:sdtContent>
  </w:sdt>
  <w:p w14:paraId="06AEA31B" w14:textId="629E2D02" w:rsidR="00240955" w:rsidRDefault="0024095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5CFB5" w14:textId="77777777" w:rsidR="00240955" w:rsidRDefault="00240955">
      <w:pPr>
        <w:spacing w:line="240" w:lineRule="auto"/>
      </w:pPr>
      <w:r>
        <w:separator/>
      </w:r>
    </w:p>
  </w:footnote>
  <w:footnote w:type="continuationSeparator" w:id="0">
    <w:p w14:paraId="1893507F" w14:textId="77777777" w:rsidR="00240955" w:rsidRDefault="002409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240955" w:rsidRDefault="00240955">
    <w:pPr>
      <w:pStyle w:val="Header"/>
    </w:pPr>
    <w:r>
      <w:t>MHW, SSWS, and Washington Kelp Forests</w:t>
    </w:r>
  </w:p>
  <w:p w14:paraId="74E2BB90" w14:textId="77777777" w:rsidR="00240955" w:rsidRDefault="00240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record-ids&gt;&lt;/item&gt;&lt;/Libraries&gt;"/>
  </w:docVars>
  <w:rsids>
    <w:rsidRoot w:val="00471A3D"/>
    <w:rsid w:val="00004410"/>
    <w:rsid w:val="00004A8C"/>
    <w:rsid w:val="00006FBC"/>
    <w:rsid w:val="000115E0"/>
    <w:rsid w:val="0001282F"/>
    <w:rsid w:val="00016E6C"/>
    <w:rsid w:val="0002194D"/>
    <w:rsid w:val="00024818"/>
    <w:rsid w:val="00033261"/>
    <w:rsid w:val="00034ABC"/>
    <w:rsid w:val="00034ACA"/>
    <w:rsid w:val="000351C5"/>
    <w:rsid w:val="000422F1"/>
    <w:rsid w:val="000436A3"/>
    <w:rsid w:val="00043C06"/>
    <w:rsid w:val="00045994"/>
    <w:rsid w:val="000467C2"/>
    <w:rsid w:val="00054418"/>
    <w:rsid w:val="00055832"/>
    <w:rsid w:val="0005668D"/>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28CF"/>
    <w:rsid w:val="000B7309"/>
    <w:rsid w:val="000B76E4"/>
    <w:rsid w:val="000C02D6"/>
    <w:rsid w:val="000C215D"/>
    <w:rsid w:val="000C6787"/>
    <w:rsid w:val="000C7508"/>
    <w:rsid w:val="000D0F83"/>
    <w:rsid w:val="000D41D1"/>
    <w:rsid w:val="000D6AFE"/>
    <w:rsid w:val="000E01A0"/>
    <w:rsid w:val="000E0D71"/>
    <w:rsid w:val="000E2647"/>
    <w:rsid w:val="000E2E98"/>
    <w:rsid w:val="000E4E61"/>
    <w:rsid w:val="000E51C6"/>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5963"/>
    <w:rsid w:val="001302B4"/>
    <w:rsid w:val="001328F7"/>
    <w:rsid w:val="00133996"/>
    <w:rsid w:val="001353FD"/>
    <w:rsid w:val="00135413"/>
    <w:rsid w:val="0013601F"/>
    <w:rsid w:val="00142332"/>
    <w:rsid w:val="00142C54"/>
    <w:rsid w:val="001501BB"/>
    <w:rsid w:val="00151934"/>
    <w:rsid w:val="00152D91"/>
    <w:rsid w:val="00154489"/>
    <w:rsid w:val="001557F4"/>
    <w:rsid w:val="00164689"/>
    <w:rsid w:val="00164FFF"/>
    <w:rsid w:val="00165D15"/>
    <w:rsid w:val="00175D23"/>
    <w:rsid w:val="001817D2"/>
    <w:rsid w:val="001822E9"/>
    <w:rsid w:val="00184DD5"/>
    <w:rsid w:val="00186AB2"/>
    <w:rsid w:val="00191063"/>
    <w:rsid w:val="001A060D"/>
    <w:rsid w:val="001A5B6F"/>
    <w:rsid w:val="001A6E4D"/>
    <w:rsid w:val="001B02BF"/>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5183C"/>
    <w:rsid w:val="0025518C"/>
    <w:rsid w:val="0025742D"/>
    <w:rsid w:val="00257AFB"/>
    <w:rsid w:val="00260681"/>
    <w:rsid w:val="002623AD"/>
    <w:rsid w:val="00262741"/>
    <w:rsid w:val="00270453"/>
    <w:rsid w:val="0027091A"/>
    <w:rsid w:val="00270E92"/>
    <w:rsid w:val="002717DA"/>
    <w:rsid w:val="0027250C"/>
    <w:rsid w:val="00275138"/>
    <w:rsid w:val="00275941"/>
    <w:rsid w:val="00284AF7"/>
    <w:rsid w:val="0028520A"/>
    <w:rsid w:val="00286336"/>
    <w:rsid w:val="00286DD0"/>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5E2C"/>
    <w:rsid w:val="003D644E"/>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74B5"/>
    <w:rsid w:val="004606D7"/>
    <w:rsid w:val="00462C1A"/>
    <w:rsid w:val="004642D3"/>
    <w:rsid w:val="00465080"/>
    <w:rsid w:val="00465AF9"/>
    <w:rsid w:val="00466117"/>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793"/>
    <w:rsid w:val="004C5494"/>
    <w:rsid w:val="004D1BC6"/>
    <w:rsid w:val="004D2735"/>
    <w:rsid w:val="004D2E10"/>
    <w:rsid w:val="004D744C"/>
    <w:rsid w:val="004D7452"/>
    <w:rsid w:val="004E1CD8"/>
    <w:rsid w:val="004E40CE"/>
    <w:rsid w:val="004E54BF"/>
    <w:rsid w:val="004E5F53"/>
    <w:rsid w:val="004F06A1"/>
    <w:rsid w:val="004F1234"/>
    <w:rsid w:val="004F4C42"/>
    <w:rsid w:val="004F69BD"/>
    <w:rsid w:val="004F7179"/>
    <w:rsid w:val="00500A49"/>
    <w:rsid w:val="005032AD"/>
    <w:rsid w:val="005033ED"/>
    <w:rsid w:val="005056B6"/>
    <w:rsid w:val="00505DA7"/>
    <w:rsid w:val="005132B4"/>
    <w:rsid w:val="00513BEC"/>
    <w:rsid w:val="00517E1A"/>
    <w:rsid w:val="00521161"/>
    <w:rsid w:val="00524003"/>
    <w:rsid w:val="005241E2"/>
    <w:rsid w:val="005263C7"/>
    <w:rsid w:val="005272B1"/>
    <w:rsid w:val="00531B28"/>
    <w:rsid w:val="00537065"/>
    <w:rsid w:val="005450F5"/>
    <w:rsid w:val="005474ED"/>
    <w:rsid w:val="005504D7"/>
    <w:rsid w:val="00550F8A"/>
    <w:rsid w:val="0055342A"/>
    <w:rsid w:val="005550E0"/>
    <w:rsid w:val="00556BF1"/>
    <w:rsid w:val="005602C9"/>
    <w:rsid w:val="00560C70"/>
    <w:rsid w:val="00561309"/>
    <w:rsid w:val="005635FF"/>
    <w:rsid w:val="00567B81"/>
    <w:rsid w:val="00570B15"/>
    <w:rsid w:val="0057479C"/>
    <w:rsid w:val="00577222"/>
    <w:rsid w:val="00582DAD"/>
    <w:rsid w:val="00583812"/>
    <w:rsid w:val="00587473"/>
    <w:rsid w:val="00587703"/>
    <w:rsid w:val="0059317D"/>
    <w:rsid w:val="00594E7A"/>
    <w:rsid w:val="0059678B"/>
    <w:rsid w:val="005A08BC"/>
    <w:rsid w:val="005A3E26"/>
    <w:rsid w:val="005A5B62"/>
    <w:rsid w:val="005A7C0A"/>
    <w:rsid w:val="005B0D8C"/>
    <w:rsid w:val="005B2728"/>
    <w:rsid w:val="005B4A45"/>
    <w:rsid w:val="005B5B9E"/>
    <w:rsid w:val="005B6AA6"/>
    <w:rsid w:val="005B6EAD"/>
    <w:rsid w:val="005C2065"/>
    <w:rsid w:val="005C3E95"/>
    <w:rsid w:val="005C65FB"/>
    <w:rsid w:val="005D032B"/>
    <w:rsid w:val="005D6020"/>
    <w:rsid w:val="005E1C8A"/>
    <w:rsid w:val="005E59BB"/>
    <w:rsid w:val="005E63CE"/>
    <w:rsid w:val="005F1899"/>
    <w:rsid w:val="005F4119"/>
    <w:rsid w:val="005F5A0C"/>
    <w:rsid w:val="005F616E"/>
    <w:rsid w:val="00602104"/>
    <w:rsid w:val="00602CC8"/>
    <w:rsid w:val="00611D29"/>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D297A"/>
    <w:rsid w:val="006D4C32"/>
    <w:rsid w:val="006D4D83"/>
    <w:rsid w:val="006D519B"/>
    <w:rsid w:val="006D62B9"/>
    <w:rsid w:val="006E3F57"/>
    <w:rsid w:val="006E4305"/>
    <w:rsid w:val="006F0C92"/>
    <w:rsid w:val="006F1D2E"/>
    <w:rsid w:val="006F63C4"/>
    <w:rsid w:val="007010A2"/>
    <w:rsid w:val="007060A5"/>
    <w:rsid w:val="00713E05"/>
    <w:rsid w:val="00716428"/>
    <w:rsid w:val="00721A8E"/>
    <w:rsid w:val="007304FA"/>
    <w:rsid w:val="0073420A"/>
    <w:rsid w:val="00735927"/>
    <w:rsid w:val="00736D87"/>
    <w:rsid w:val="007407D7"/>
    <w:rsid w:val="00743D61"/>
    <w:rsid w:val="007500CF"/>
    <w:rsid w:val="00754042"/>
    <w:rsid w:val="00755196"/>
    <w:rsid w:val="007622EF"/>
    <w:rsid w:val="00764B74"/>
    <w:rsid w:val="007666CF"/>
    <w:rsid w:val="00770825"/>
    <w:rsid w:val="007731E7"/>
    <w:rsid w:val="0077562B"/>
    <w:rsid w:val="007949C2"/>
    <w:rsid w:val="00794E2C"/>
    <w:rsid w:val="00796CA6"/>
    <w:rsid w:val="007A07BA"/>
    <w:rsid w:val="007A3B77"/>
    <w:rsid w:val="007A6007"/>
    <w:rsid w:val="007A6A6B"/>
    <w:rsid w:val="007E4ED9"/>
    <w:rsid w:val="007E6972"/>
    <w:rsid w:val="007F2C93"/>
    <w:rsid w:val="007F34E7"/>
    <w:rsid w:val="007F3AF4"/>
    <w:rsid w:val="007F42B7"/>
    <w:rsid w:val="007F7459"/>
    <w:rsid w:val="00800B7B"/>
    <w:rsid w:val="00804E20"/>
    <w:rsid w:val="00811BC4"/>
    <w:rsid w:val="00811C1B"/>
    <w:rsid w:val="008124B9"/>
    <w:rsid w:val="00821116"/>
    <w:rsid w:val="008245DB"/>
    <w:rsid w:val="00824D88"/>
    <w:rsid w:val="0083232F"/>
    <w:rsid w:val="008339DF"/>
    <w:rsid w:val="00840D86"/>
    <w:rsid w:val="00840E54"/>
    <w:rsid w:val="00843623"/>
    <w:rsid w:val="008445A1"/>
    <w:rsid w:val="00845556"/>
    <w:rsid w:val="00851108"/>
    <w:rsid w:val="00854208"/>
    <w:rsid w:val="008543FE"/>
    <w:rsid w:val="008571A3"/>
    <w:rsid w:val="00857780"/>
    <w:rsid w:val="0086479B"/>
    <w:rsid w:val="008658BE"/>
    <w:rsid w:val="00866A69"/>
    <w:rsid w:val="008702D7"/>
    <w:rsid w:val="008713DC"/>
    <w:rsid w:val="008717AD"/>
    <w:rsid w:val="00873889"/>
    <w:rsid w:val="00874E8C"/>
    <w:rsid w:val="008750BB"/>
    <w:rsid w:val="0087702D"/>
    <w:rsid w:val="00882E30"/>
    <w:rsid w:val="00883BF0"/>
    <w:rsid w:val="00893A3F"/>
    <w:rsid w:val="00893C5B"/>
    <w:rsid w:val="008A0DCE"/>
    <w:rsid w:val="008A15FF"/>
    <w:rsid w:val="008A1F00"/>
    <w:rsid w:val="008A3F3E"/>
    <w:rsid w:val="008A527E"/>
    <w:rsid w:val="008A5528"/>
    <w:rsid w:val="008A6B3E"/>
    <w:rsid w:val="008C26AB"/>
    <w:rsid w:val="008C3B33"/>
    <w:rsid w:val="008C4C74"/>
    <w:rsid w:val="008C568A"/>
    <w:rsid w:val="008C68EF"/>
    <w:rsid w:val="008D19A5"/>
    <w:rsid w:val="008D6D2E"/>
    <w:rsid w:val="008E1E15"/>
    <w:rsid w:val="008E2735"/>
    <w:rsid w:val="008E2BA0"/>
    <w:rsid w:val="008E5B60"/>
    <w:rsid w:val="008F18DB"/>
    <w:rsid w:val="009024E2"/>
    <w:rsid w:val="00902D95"/>
    <w:rsid w:val="00903F4B"/>
    <w:rsid w:val="00904AB6"/>
    <w:rsid w:val="00912CF7"/>
    <w:rsid w:val="009131C3"/>
    <w:rsid w:val="00917ACC"/>
    <w:rsid w:val="00921661"/>
    <w:rsid w:val="00922417"/>
    <w:rsid w:val="0093026C"/>
    <w:rsid w:val="009339A4"/>
    <w:rsid w:val="00940588"/>
    <w:rsid w:val="00944C2E"/>
    <w:rsid w:val="009473A6"/>
    <w:rsid w:val="00954CB3"/>
    <w:rsid w:val="00955F04"/>
    <w:rsid w:val="009567DC"/>
    <w:rsid w:val="00960C6A"/>
    <w:rsid w:val="00961FEF"/>
    <w:rsid w:val="0097011C"/>
    <w:rsid w:val="009712B6"/>
    <w:rsid w:val="0097296F"/>
    <w:rsid w:val="009755A9"/>
    <w:rsid w:val="00975DE3"/>
    <w:rsid w:val="009809AE"/>
    <w:rsid w:val="00982E5D"/>
    <w:rsid w:val="00985276"/>
    <w:rsid w:val="00987E2B"/>
    <w:rsid w:val="009908C3"/>
    <w:rsid w:val="00990D2E"/>
    <w:rsid w:val="009A0781"/>
    <w:rsid w:val="009A0ACF"/>
    <w:rsid w:val="009A42A8"/>
    <w:rsid w:val="009A4C23"/>
    <w:rsid w:val="009A51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1158"/>
    <w:rsid w:val="00A12D1D"/>
    <w:rsid w:val="00A146DE"/>
    <w:rsid w:val="00A16D7B"/>
    <w:rsid w:val="00A17A1E"/>
    <w:rsid w:val="00A206C5"/>
    <w:rsid w:val="00A21D96"/>
    <w:rsid w:val="00A30280"/>
    <w:rsid w:val="00A34A83"/>
    <w:rsid w:val="00A359DC"/>
    <w:rsid w:val="00A360D5"/>
    <w:rsid w:val="00A36136"/>
    <w:rsid w:val="00A377BE"/>
    <w:rsid w:val="00A408D2"/>
    <w:rsid w:val="00A41679"/>
    <w:rsid w:val="00A4413F"/>
    <w:rsid w:val="00A47192"/>
    <w:rsid w:val="00A50E93"/>
    <w:rsid w:val="00A5249A"/>
    <w:rsid w:val="00A57AD7"/>
    <w:rsid w:val="00A6055A"/>
    <w:rsid w:val="00A6292B"/>
    <w:rsid w:val="00A62E96"/>
    <w:rsid w:val="00A632E8"/>
    <w:rsid w:val="00A633DB"/>
    <w:rsid w:val="00A637B7"/>
    <w:rsid w:val="00A64CF7"/>
    <w:rsid w:val="00A73E6A"/>
    <w:rsid w:val="00A74561"/>
    <w:rsid w:val="00A7703B"/>
    <w:rsid w:val="00A77569"/>
    <w:rsid w:val="00A77CCD"/>
    <w:rsid w:val="00A81437"/>
    <w:rsid w:val="00A91510"/>
    <w:rsid w:val="00A943B6"/>
    <w:rsid w:val="00A95862"/>
    <w:rsid w:val="00A960F3"/>
    <w:rsid w:val="00A972D1"/>
    <w:rsid w:val="00AA4B62"/>
    <w:rsid w:val="00AA695C"/>
    <w:rsid w:val="00AC1C0B"/>
    <w:rsid w:val="00AC1EC9"/>
    <w:rsid w:val="00AC5B76"/>
    <w:rsid w:val="00AC72C5"/>
    <w:rsid w:val="00AC7582"/>
    <w:rsid w:val="00AD0558"/>
    <w:rsid w:val="00AD0B4B"/>
    <w:rsid w:val="00AD312D"/>
    <w:rsid w:val="00AD50E7"/>
    <w:rsid w:val="00AD6474"/>
    <w:rsid w:val="00AE532B"/>
    <w:rsid w:val="00AF7326"/>
    <w:rsid w:val="00B0213D"/>
    <w:rsid w:val="00B03655"/>
    <w:rsid w:val="00B1443C"/>
    <w:rsid w:val="00B1648B"/>
    <w:rsid w:val="00B2027C"/>
    <w:rsid w:val="00B23147"/>
    <w:rsid w:val="00B30711"/>
    <w:rsid w:val="00B33C73"/>
    <w:rsid w:val="00B3658B"/>
    <w:rsid w:val="00B3666E"/>
    <w:rsid w:val="00B52571"/>
    <w:rsid w:val="00B52794"/>
    <w:rsid w:val="00B52E81"/>
    <w:rsid w:val="00B556E5"/>
    <w:rsid w:val="00B620B8"/>
    <w:rsid w:val="00B6658B"/>
    <w:rsid w:val="00B76F1A"/>
    <w:rsid w:val="00B77020"/>
    <w:rsid w:val="00B77482"/>
    <w:rsid w:val="00B80596"/>
    <w:rsid w:val="00B81532"/>
    <w:rsid w:val="00B816D1"/>
    <w:rsid w:val="00B81D13"/>
    <w:rsid w:val="00B86221"/>
    <w:rsid w:val="00B87680"/>
    <w:rsid w:val="00B91C6D"/>
    <w:rsid w:val="00B9446A"/>
    <w:rsid w:val="00B959D8"/>
    <w:rsid w:val="00B975D1"/>
    <w:rsid w:val="00BA56C3"/>
    <w:rsid w:val="00BA6E61"/>
    <w:rsid w:val="00BB49FB"/>
    <w:rsid w:val="00BC2B2F"/>
    <w:rsid w:val="00BC7F7B"/>
    <w:rsid w:val="00BD073A"/>
    <w:rsid w:val="00BD2B37"/>
    <w:rsid w:val="00BD4B94"/>
    <w:rsid w:val="00BD4D25"/>
    <w:rsid w:val="00BD54EB"/>
    <w:rsid w:val="00BE0413"/>
    <w:rsid w:val="00BE2B28"/>
    <w:rsid w:val="00BE2B55"/>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E183E"/>
    <w:rsid w:val="00CE37D1"/>
    <w:rsid w:val="00CF1D39"/>
    <w:rsid w:val="00CF3D42"/>
    <w:rsid w:val="00CF55DA"/>
    <w:rsid w:val="00D02148"/>
    <w:rsid w:val="00D03439"/>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78A5"/>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21A9"/>
    <w:rsid w:val="00F27396"/>
    <w:rsid w:val="00F30EF5"/>
    <w:rsid w:val="00F341C1"/>
    <w:rsid w:val="00F362EC"/>
    <w:rsid w:val="00F40F67"/>
    <w:rsid w:val="00F42CED"/>
    <w:rsid w:val="00F43071"/>
    <w:rsid w:val="00F53AC3"/>
    <w:rsid w:val="00F57261"/>
    <w:rsid w:val="00F573AF"/>
    <w:rsid w:val="00F60DF5"/>
    <w:rsid w:val="00F65822"/>
    <w:rsid w:val="00F65871"/>
    <w:rsid w:val="00F677A9"/>
    <w:rsid w:val="00F86D6F"/>
    <w:rsid w:val="00F94355"/>
    <w:rsid w:val="00F9663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1946E-A1ED-49CB-A07B-FB6AE1D9C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44</Pages>
  <Words>29977</Words>
  <Characters>170869</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238</cp:revision>
  <dcterms:created xsi:type="dcterms:W3CDTF">2022-08-26T18:39:00Z</dcterms:created>
  <dcterms:modified xsi:type="dcterms:W3CDTF">2022-09-15T14:44:00Z</dcterms:modified>
</cp:coreProperties>
</file>