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 xml:space="preserve">Pycnopodia </w:t>
      </w:r>
      <w:proofErr w:type="spellStart"/>
      <w:r w:rsidR="00DB5A47">
        <w:rPr>
          <w:i/>
        </w:rPr>
        <w:t>helianthoides</w:t>
      </w:r>
      <w:proofErr w:type="spellEnd"/>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0D00CF9B" w:rsidR="00471A3D" w:rsidRDefault="009D1439">
      <w:pPr>
        <w:pStyle w:val="Heading1"/>
        <w:rPr>
          <w:shd w:val="clear" w:color="auto" w:fill="FFF2CC"/>
        </w:rPr>
      </w:pPr>
      <w:bookmarkStart w:id="3" w:name="_wxxwabdve5uo" w:colFirst="0" w:colLast="0"/>
      <w:bookmarkEnd w:id="3"/>
      <w:r>
        <w:lastRenderedPageBreak/>
        <w:t xml:space="preserve">1. </w:t>
      </w:r>
      <w:r w:rsidR="00EF0B3C">
        <w:t xml:space="preserve">Introduction </w:t>
      </w:r>
    </w:p>
    <w:p w14:paraId="5C85DBAA" w14:textId="7342B0B8" w:rsidR="00471A3D" w:rsidRDefault="00EF0B3C">
      <w:bookmarkStart w:id="4" w:name="_gjdgxs" w:colFirst="0" w:colLast="0"/>
      <w:bookmarkEnd w:id="4"/>
      <w:r>
        <w:t xml:space="preserve">A rich body of literature and observation indicates that kelp forests—iconic, highly productive nearshore habitats in temperate waters throughout the world’s oceans—are susceptible to state changes from </w:t>
      </w:r>
      <w:del w:id="5" w:author="Nick.Tolimieri" w:date="2022-08-26T11:40:00Z">
        <w:r w:rsidDel="00E41B65">
          <w:delText xml:space="preserve">kelp </w:delText>
        </w:r>
      </w:del>
      <w:ins w:id="6" w:author="Nick.Tolimieri" w:date="2022-08-26T11:40:00Z">
        <w:r w:rsidR="00E41B65">
          <w:t>kelp-</w:t>
        </w:r>
      </w:ins>
      <w:r w:rsidR="003A6A42">
        <w:t xml:space="preserve">dominated </w:t>
      </w:r>
      <w:r>
        <w:t xml:space="preserve">to </w:t>
      </w:r>
      <w:del w:id="7" w:author="Nick.Tolimieri" w:date="2022-08-26T11:41:00Z">
        <w:r w:rsidDel="00E41B65">
          <w:delText xml:space="preserve">urchin </w:delText>
        </w:r>
      </w:del>
      <w:ins w:id="8" w:author="Nick.Tolimieri" w:date="2022-08-26T11:41:00Z">
        <w:r w:rsidR="00E41B65">
          <w:t>urchin-</w:t>
        </w:r>
      </w:ins>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L1llYXI+PFJlY051bT44NDI0PC9SZWNOdW0+PERpc3BsYXlUZXh0PihSb2dlcnMtQmVubmV0dCBh
bmQgQ2F0dG9uIDIwMTksIEJlYXMtTHVuYSwgTWljaGVsaSBldCBhbC4gMjAyMCwgV2lsbGlhbXMs
IENsYWlzc2UgZXQgYWwuIDIwMjEpPC9EaXNwbGF5VGV4dD48cmVjb3JkPjxyZWMtbnVtYmVyPjg0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cj5XaWxsaWFtczwvQXV0aG9yPjxZZWFyPjIwMjE8L1llYXI+PFJlY051bT44NDQ5PC9SZWNOdW0+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==
</w:fldData>
        </w:fldChar>
      </w:r>
      <w:r w:rsidR="00A637B7">
        <w:instrText xml:space="preserve"> ADDIN EN.CITE </w:instrText>
      </w:r>
      <w:r w:rsidR="00A637B7">
        <w:fldChar w:fldCharType="begin">
          <w:fldData xml:space="preserve">PEVuZE5vdGU+PENpdGU+PEF1dGhvcj5Sb2dlcnMtQmVubmV0dDwvQXV0aG9yPjxZZWFyPjIwMTk8
L1llYXI+PFJlY051bT44NDI0PC9SZWNOdW0+PERpc3BsYXlUZXh0PihSb2dlcnMtQmVubmV0dCBh
bmQgQ2F0dG9uIDIwMTksIEJlYXMtTHVuYSwgTWljaGVsaSBldCBhbC4gMjAyMCwgV2lsbGlhbXMs
IENsYWlzc2UgZXQgYWwuIDIwMjEpPC9EaXNwbGF5VGV4dD48cmVjb3JkPjxyZWMtbnVtYmVyPjg0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cj5XaWxsaWFtczwvQXV0aG9yPjxZZWFyPjIwMjE8L1llYXI+PFJlY051bT44NDQ5PC9SZWNOdW0+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==
</w:fldData>
        </w:fldChar>
      </w:r>
      <w:r w:rsidR="00A637B7">
        <w:instrText xml:space="preserve"> ADDIN EN.CITE.DATA </w:instrText>
      </w:r>
      <w:r w:rsidR="00A637B7">
        <w:fldChar w:fldCharType="end"/>
      </w:r>
      <w:r w:rsidR="00735927">
        <w:fldChar w:fldCharType="separate"/>
      </w:r>
      <w:r w:rsidR="00A637B7">
        <w:rPr>
          <w:noProof/>
        </w:rPr>
        <w:t>(Rogers-Bennett and Catton 2019, Beas-Luna, Micheli et al. 2020, Williams, Claisse et al. 2021)</w:t>
      </w:r>
      <w:r w:rsidR="00735927">
        <w:fldChar w:fldCharType="end"/>
      </w:r>
      <w:r>
        <w:t>. These state changes can be precipitated by climate and oceanographic variability</w:t>
      </w:r>
      <w:r w:rsidR="001302B4">
        <w:t xml:space="preserve"> </w:t>
      </w:r>
      <w:r w:rsidR="00735927">
        <w:fldChar w:fldCharType="begin"/>
      </w:r>
      <w:r w:rsidR="00A637B7">
        <w:instrText xml:space="preserve"> ADDIN EN.CITE &lt;EndNote&gt;&lt;Cite&gt;&lt;Author&gt;Pearse&lt;/Author&gt;&lt;Year&gt;1987&lt;/Year&gt;&lt;RecNum&gt;9086&lt;/RecNum&gt;&lt;DisplayText&gt;(Pearse and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A637B7">
        <w:rPr>
          <w:noProof/>
        </w:rPr>
        <w:t>(Pearse and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ZWNOdW0+ODQ5NzwvUmVjTnVtPjxEaXNwbGF5VGV4dD4oV2F0c29uIGFuZCBFc3RlcyAyMDExLCBG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</w:fldData>
        </w:fldChar>
      </w:r>
      <w:r w:rsidR="00A637B7">
        <w:instrText xml:space="preserve"> ADDIN EN.CITE </w:instrText>
      </w:r>
      <w:r w:rsidR="00A637B7">
        <w:fldChar w:fldCharType="begin">
          <w:fldData xml:space="preserve">PEVuZE5vdGU+PENpdGU+PEF1dGhvcj5XYXRzb248L0F1dGhvcj48WWVhcj4yMDExPC9ZZWFyPjxS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</w:fldData>
        </w:fldChar>
      </w:r>
      <w:r w:rsidR="00A637B7">
        <w:instrText xml:space="preserve"> ADDIN EN.CITE.DATA </w:instrText>
      </w:r>
      <w:r w:rsidR="00A637B7">
        <w:fldChar w:fldCharType="end"/>
      </w:r>
      <w:r w:rsidR="00735927">
        <w:fldChar w:fldCharType="separate"/>
      </w:r>
      <w:r w:rsidR="00A637B7">
        <w:rPr>
          <w:noProof/>
        </w:rPr>
        <w:t>(Watson and Estes 2011, Feehan and Scheibling 2014, Shelton, Harvey et al. 2018, Dunn, Samhouri et al. 2021)</w:t>
      </w:r>
      <w:r w:rsidR="00735927">
        <w:fldChar w:fldCharType="end"/>
      </w:r>
      <w:r>
        <w:t xml:space="preserve">. Such sudden changes pose a risk to the wide range of valuable ecosystem functions provided by kelp forests </w:t>
      </w:r>
      <w:r w:rsidR="00735927">
        <w:fldChar w:fldCharType="begin">
          <w:fldData xml:space="preserve">PEVuZE5vdGU+PENpdGU+PEF1dGhvcj5TbWl0aDwvQXV0aG9yPjxZZWFyPjIwMjE8L1llYXI+PFJl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</w:fldData>
        </w:fldChar>
      </w:r>
      <w:r w:rsidR="00A637B7">
        <w:instrText xml:space="preserve"> ADDIN EN.CITE </w:instrText>
      </w:r>
      <w:r w:rsidR="00A637B7">
        <w:fldChar w:fldCharType="begin">
          <w:fldData xml:space="preserve">PEVuZE5vdGU+PENpdGU+PEF1dGhvcj5TbWl0aDwvQXV0aG9yPjxZZWFyPjIwMjE8L1llYXI+PFJl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</w:fldData>
        </w:fldChar>
      </w:r>
      <w:r w:rsidR="00A637B7">
        <w:instrText xml:space="preserve"> ADDIN EN.CITE.DATA </w:instrText>
      </w:r>
      <w:r w:rsidR="00A637B7">
        <w:fldChar w:fldCharType="end"/>
      </w:r>
      <w:r w:rsidR="00735927">
        <w:fldChar w:fldCharType="separate"/>
      </w:r>
      <w:r w:rsidR="00A637B7">
        <w:rPr>
          <w:noProof/>
        </w:rPr>
        <w:t>(Smith and Fox 2021, Smith and Fox 2022)</w:t>
      </w:r>
      <w:r w:rsidR="00735927">
        <w:fldChar w:fldCharType="end"/>
      </w:r>
      <w:r>
        <w:t>, including habitat provisioning and enhanced productivity of nearshore food webs</w:t>
      </w:r>
      <w:r w:rsidR="001302B4">
        <w:t xml:space="preserve"> </w:t>
      </w:r>
      <w:r w:rsidR="00735927">
        <w:fldChar w:fldCharType="begin">
          <w:fldData xml:space="preserve">PEVuZE5vdGU+PENpdGU+PEF1dGhvcj5EdWdnaW5zPC9BdXRob3I+PFllYXI+MTk4OTwvWWVhcj48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</w:fldData>
        </w:fldChar>
      </w:r>
      <w:r w:rsidR="00A637B7">
        <w:instrText xml:space="preserve"> ADDIN EN.CITE </w:instrText>
      </w:r>
      <w:r w:rsidR="00A637B7">
        <w:fldChar w:fldCharType="begin">
          <w:fldData xml:space="preserve">PEVuZE5vdGU+PENpdGU+PEF1dGhvcj5EdWdnaW5zPC9BdXRob3I+PFllYXI+MTk4OTwvWWVhcj48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</w:fldData>
        </w:fldChar>
      </w:r>
      <w:r w:rsidR="00A637B7">
        <w:instrText xml:space="preserve"> ADDIN EN.CITE.DATA </w:instrText>
      </w:r>
      <w:r w:rsidR="00A637B7">
        <w:fldChar w:fldCharType="end"/>
      </w:r>
      <w:r w:rsidR="00735927">
        <w:fldChar w:fldCharType="separate"/>
      </w:r>
      <w:r w:rsidR="00A637B7">
        <w:rPr>
          <w:noProof/>
        </w:rPr>
        <w:t>(Duggins, Simenstad et al. 1989, Smith and Fox 2022)</w:t>
      </w:r>
      <w:r w:rsidR="00735927">
        <w:fldChar w:fldCharType="end"/>
      </w:r>
      <w:r>
        <w:t xml:space="preserve">, support for highly diverse and complex food webs </w:t>
      </w:r>
      <w:r w:rsidR="00735927">
        <w:fldChar w:fldCharType="begin"/>
      </w:r>
      <w:r w:rsidR="00A637B7">
        <w:instrText xml:space="preserve"> ADDIN EN.CITE &lt;EndNote&gt;&lt;Cite&gt;&lt;Author&gt;Gabara&lt;/Author&gt;&lt;Year&gt;2021&lt;/Year&gt;&lt;RecNum&gt;8680&lt;/RecNum&gt;&lt;DisplayText&gt;(Gabara, Konar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A637B7">
        <w:rPr>
          <w:noProof/>
        </w:rPr>
        <w:t>(Gabara, Konar et al. 2021)</w:t>
      </w:r>
      <w:r w:rsidR="00735927">
        <w:fldChar w:fldCharType="end"/>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A637B7">
        <w:instrText xml:space="preserve"> ADDIN EN.CITE &lt;EndNote&gt;&lt;Cite&gt;&lt;Author&gt;Pinsky&lt;/Author&gt;&lt;Year&gt;2013&lt;/Year&gt;&lt;RecNum&gt;8495&lt;/RecNum&gt;&lt;DisplayText&gt;(Pinsky, Guannel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A637B7">
        <w:rPr>
          <w:noProof/>
        </w:rPr>
        <w:t>(Pinsky, Guannel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UmVjTnVtPjg0OTY8L1JlY051bT48RGlzcGxheVRleHQ+KFdpbG1lcnMsIEVzdGVzIGV0IGFsLiAy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</w:fldData>
        </w:fldChar>
      </w:r>
      <w:r w:rsidR="00A637B7">
        <w:instrText xml:space="preserve"> ADDIN EN.CITE </w:instrText>
      </w:r>
      <w:r w:rsidR="00A637B7">
        <w:fldChar w:fldCharType="begin">
          <w:fldData xml:space="preserve">PEVuZE5vdGU+PENpdGU+PEF1dGhvcj5XaWxtZXJzPC9BdXRob3I+PFllYXI+MjAxMjwvWWVhcj48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</w:fldData>
        </w:fldChar>
      </w:r>
      <w:r w:rsidR="00A637B7">
        <w:instrText xml:space="preserve"> ADDIN EN.CITE.DATA </w:instrText>
      </w:r>
      <w:r w:rsidR="00A637B7">
        <w:fldChar w:fldCharType="end"/>
      </w:r>
      <w:r w:rsidR="00735927">
        <w:fldChar w:fldCharType="separate"/>
      </w:r>
      <w:r w:rsidR="00A637B7">
        <w:rPr>
          <w:noProof/>
        </w:rPr>
        <w:t>(Wilmers, Estes et al. 2012, Weigel and Pfister 2021, but see Gallagher, Shelamoff et al. 2022)</w:t>
      </w:r>
      <w:r w:rsidR="00735927">
        <w:fldChar w:fldCharType="end"/>
      </w:r>
      <w:r>
        <w:t xml:space="preserve">. By fueling nearshore production and providing extensive adult and juvenile fish habitat, kelp forests also support diverse ecological communities </w:t>
      </w:r>
      <w:r w:rsidR="00735927">
        <w:fldChar w:fldCharType="begin"/>
      </w:r>
      <w:r w:rsidR="00A637B7">
        <w:instrText xml:space="preserve"> ADDIN EN.CITE &lt;EndNote&gt;&lt;Cite&gt;&lt;Author&gt;Graham&lt;/Author&gt;&lt;Year&gt;2004&lt;/Year&gt;&lt;RecNum&gt;8681&lt;/RecNum&gt;&lt;DisplayText&gt;(Graham 2004, Schiel and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A637B7">
        <w:rPr>
          <w:noProof/>
        </w:rPr>
        <w:t>(Graham 2004, Schiel and Foster 2015)</w:t>
      </w:r>
      <w:r w:rsidR="00735927">
        <w:fldChar w:fldCharType="end"/>
      </w:r>
      <w:r w:rsidR="00AC1C0B">
        <w:t xml:space="preserve"> </w:t>
      </w:r>
      <w:r>
        <w:t xml:space="preserve">and important commercial, recreational and subsistence fisheries for both fish and invertebrate species </w:t>
      </w:r>
      <w:r w:rsidR="00735927">
        <w:fldChar w:fldCharType="begin"/>
      </w:r>
      <w:r w:rsidR="00A637B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A637B7">
        <w:rPr>
          <w:noProof/>
        </w:rPr>
        <w:t>(Rogers-Bennett and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59B896F6" w:rsidR="00DB5A47" w:rsidRDefault="00EF0B3C">
      <w:r>
        <w:lastRenderedPageBreak/>
        <w:t xml:space="preserve">Kelp forests along the west coast of North America have experienced several major perturbations in the last decade. The northeast Pacific Ocean </w:t>
      </w:r>
      <w:r w:rsidR="00BD2B37">
        <w:t xml:space="preserve">(Baja California to Alaska) </w:t>
      </w:r>
      <w:r>
        <w:t>experienced a massive and prolonged marine heatwave (MHW</w:t>
      </w:r>
      <w:ins w:id="9" w:author="Nick.Tolimieri [2]" w:date="2022-09-01T15:03:00Z">
        <w:r w:rsidR="00A637B7">
          <w:t xml:space="preserve">, </w:t>
        </w:r>
        <w:r w:rsidR="00A637B7" w:rsidRPr="00A637B7">
          <w:rPr>
            <w:rPrChange w:id="10" w:author="Nick.Tolimieri [2]" w:date="2022-09-01T15:04:00Z">
              <w:rPr>
                <w:rFonts w:ascii="AdvGulliv-R" w:hAnsi="AdvGulliv-R" w:cs="AdvGulliv-R"/>
                <w:sz w:val="14"/>
                <w:szCs w:val="14"/>
                <w:lang w:val="en-US"/>
              </w:rPr>
            </w:rPrChange>
          </w:rPr>
          <w:t>a prolonged discrete anomalously warm water event</w:t>
        </w:r>
      </w:ins>
      <w:ins w:id="11" w:author="Nick.Tolimieri [2]" w:date="2022-09-01T15:04:00Z">
        <w:r w:rsidR="00A637B7">
          <w:t xml:space="preserve">, </w:t>
        </w:r>
      </w:ins>
      <w:r w:rsidR="00A637B7">
        <w:fldChar w:fldCharType="begin">
          <w:fldData xml:space="preserve">PEVuZE5vdGU+PENpdGU+PEF1dGhvcj5Ib2JkYXk8L0F1dGhvcj48WWVhcj4yMDE2PC9ZZWFyPjxS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</w:fldData>
        </w:fldChar>
      </w:r>
      <w:r w:rsidR="00A637B7">
        <w:instrText xml:space="preserve"> ADDIN EN.CITE </w:instrText>
      </w:r>
      <w:r w:rsidR="00A637B7">
        <w:fldChar w:fldCharType="begin">
          <w:fldData xml:space="preserve">PEVuZE5vdGU+PENpdGU+PEF1dGhvcj5Ib2JkYXk8L0F1dGhvcj48WWVhcj4yMDE2PC9ZZWFyPjxS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</w:fldData>
        </w:fldChar>
      </w:r>
      <w:r w:rsidR="00A637B7">
        <w:instrText xml:space="preserve"> ADDIN EN.CITE.DATA </w:instrText>
      </w:r>
      <w:r w:rsidR="00A637B7">
        <w:fldChar w:fldCharType="end"/>
      </w:r>
      <w:r w:rsidR="00A637B7">
        <w:fldChar w:fldCharType="separate"/>
      </w:r>
      <w:r w:rsidR="00A637B7">
        <w:rPr>
          <w:noProof/>
        </w:rPr>
        <w:t>(Hobday, Alexander et al. 2016)</w:t>
      </w:r>
      <w:r w:rsidR="00A637B7">
        <w:fldChar w:fldCharType="end"/>
      </w:r>
      <w:bookmarkStart w:id="12" w:name="_GoBack"/>
      <w:bookmarkEnd w:id="12"/>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735927">
        <w:fldChar w:fldCharType="begin">
          <w:fldData xml:space="preserve">PEVuZE5vdGU+PENpdGU+PEF1dGhvcj5Cb25kPC9BdXRob3I+PFllYXI+MjAxNTwvWWVhcj48UmVj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</w:fldData>
        </w:fldChar>
      </w:r>
      <w:r w:rsidR="00A637B7">
        <w:instrText xml:space="preserve"> ADDIN EN.CITE </w:instrText>
      </w:r>
      <w:r w:rsidR="00A637B7">
        <w:fldChar w:fldCharType="begin">
          <w:fldData xml:space="preserve">PEVuZE5vdGU+PENpdGU+PEF1dGhvcj5Cb25kPC9BdXRob3I+PFllYXI+MjAxNTwvWWVhcj48UmVj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</w:fldData>
        </w:fldChar>
      </w:r>
      <w:r w:rsidR="00A637B7">
        <w:instrText xml:space="preserve"> ADDIN EN.CITE.DATA </w:instrText>
      </w:r>
      <w:r w:rsidR="00A637B7">
        <w:fldChar w:fldCharType="end"/>
      </w:r>
      <w:r w:rsidR="00735927">
        <w:fldChar w:fldCharType="separate"/>
      </w:r>
      <w:r w:rsidR="00A637B7">
        <w:rPr>
          <w:noProof/>
        </w:rPr>
        <w:t>(Bond, Cronin et al. 2015, Cheung, Frolicher et al. 2016, Jacox, Alexander et al. 2018, Scannell, Johnson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ZWNOdW0+ODY5NDwvUmVjTnVtPjxEaXNwbGF5VGV4dD4oQ2F2b2xlLCBEZW1rbyBldCBhbC4gMjAx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</w:fldData>
        </w:fldChar>
      </w:r>
      <w:r w:rsidR="00A637B7">
        <w:instrText xml:space="preserve"> ADDIN EN.CITE </w:instrText>
      </w:r>
      <w:r w:rsidR="00A637B7">
        <w:fldChar w:fldCharType="begin">
          <w:fldData xml:space="preserve">PEVuZE5vdGU+PENpdGU+PEF1dGhvcj5DaGV1bmc8L0F1dGhvcj48WWVhcj4yMDIwPC9ZZWFyPjxS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</w:fldData>
        </w:fldChar>
      </w:r>
      <w:r w:rsidR="00A637B7">
        <w:instrText xml:space="preserve"> ADDIN EN.CITE.DATA </w:instrText>
      </w:r>
      <w:r w:rsidR="00A637B7">
        <w:fldChar w:fldCharType="end"/>
      </w:r>
      <w:r w:rsidR="00735927">
        <w:fldChar w:fldCharType="separate"/>
      </w:r>
      <w:r w:rsidR="00A637B7">
        <w:rPr>
          <w:noProof/>
        </w:rPr>
        <w:t>(Cavole, Demko et al. 2016, Lonhart, Jeppesen et al. 2019, Morgan, Beckman et al. 2019, Sanford, Sones et al. 2019, Cheung and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PjxSZWNOdW0+OTA2NzwvUmVjTnVtPjxEaXNwbGF5VGV4dD4oQ2F2YW5hdWdoLCBSZWVkIGV0IGFs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</w:fldData>
        </w:fldChar>
      </w:r>
      <w:r w:rsidR="00A637B7">
        <w:instrText xml:space="preserve"> ADDIN EN.CITE </w:instrText>
      </w:r>
      <w:r w:rsidR="00A637B7">
        <w:fldChar w:fldCharType="begin">
          <w:fldData xml:space="preserve">PEVuZE5vdGU+PENpdGU+PEF1dGhvcj5CZWFzLUx1bmE8L0F1dGhvcj48WWVhcj4yMDIwPC9ZZWFy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</w:fldData>
        </w:fldChar>
      </w:r>
      <w:r w:rsidR="00A637B7">
        <w:instrText xml:space="preserve"> ADDIN EN.CITE.DATA </w:instrText>
      </w:r>
      <w:r w:rsidR="00A637B7">
        <w:fldChar w:fldCharType="end"/>
      </w:r>
      <w:r w:rsidR="00735927">
        <w:fldChar w:fldCharType="separate"/>
      </w:r>
      <w:r w:rsidR="00A637B7">
        <w:rPr>
          <w:noProof/>
        </w:rPr>
        <w:t>(Cavanaugh, Reed et al. 2019, Beas-Luna, Micheli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TnVtPjg1MDM8L1JlY051bT48RGlzcGxheVRleHQ+KEJvbmQsIENyb25pbiBldCBhbC4gMjAxNSwg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</w:fldData>
        </w:fldChar>
      </w:r>
      <w:r w:rsidR="00A637B7">
        <w:instrText xml:space="preserve"> ADDIN EN.CITE </w:instrText>
      </w:r>
      <w:r w:rsidR="00A637B7">
        <w:fldChar w:fldCharType="begin">
          <w:fldData xml:space="preserve">PEVuZE5vdGU+PENpdGU+PEF1dGhvcj5Cb25kPC9BdXRob3I+PFllYXI+MjAxNTwvWWVhcj48UmVj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</w:fldData>
        </w:fldChar>
      </w:r>
      <w:r w:rsidR="00A637B7">
        <w:instrText xml:space="preserve"> ADDIN EN.CITE.DATA </w:instrText>
      </w:r>
      <w:r w:rsidR="00A637B7">
        <w:fldChar w:fldCharType="end"/>
      </w:r>
      <w:r w:rsidR="00735927">
        <w:fldChar w:fldCharType="separate"/>
      </w:r>
      <w:r w:rsidR="00A637B7">
        <w:rPr>
          <w:noProof/>
        </w:rPr>
        <w:t>(Bond, Cronin et al. 2015, Scannell, Johnson et al. 2020, Harvey, Garfield et al. 2022)</w:t>
      </w:r>
      <w:r w:rsidR="00735927">
        <w:fldChar w:fldCharType="end"/>
      </w:r>
      <w:r>
        <w:t xml:space="preserve">. </w:t>
      </w:r>
    </w:p>
    <w:p w14:paraId="1648E18D" w14:textId="3A74159C"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wasting disease</w:t>
      </w:r>
      <w:r>
        <w:t xml:space="preserve">) </w:t>
      </w:r>
      <w:r w:rsidR="006D4D83">
        <w:t xml:space="preserve">impacted </w:t>
      </w:r>
      <w:r>
        <w:t>populations of at least 20 species of sea stars from California to Alaska</w:t>
      </w:r>
      <w:ins w:id="13" w:author="Nick.Tolimieri" w:date="2022-08-31T16:02:00Z">
        <w:r w:rsidR="00DB700E">
          <w:t>, including the Salish Sea</w:t>
        </w:r>
      </w:ins>
      <w:r>
        <w:t xml:space="preserve"> </w:t>
      </w:r>
      <w:r w:rsidR="00735927">
        <w:fldChar w:fldCharType="begin">
          <w:fldData xml:space="preserve">PEVuZE5vdGU+PENpdGU+PEF1dGhvcj5IZXdzb248L0F1dGhvcj48WWVhcj4yMDE0PC9ZZWFyPjxS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</w:fldData>
        </w:fldChar>
      </w:r>
      <w:r w:rsidR="00A637B7">
        <w:instrText xml:space="preserve"> ADDIN EN.CITE </w:instrText>
      </w:r>
      <w:r w:rsidR="00A637B7">
        <w:fldChar w:fldCharType="begin">
          <w:fldData xml:space="preserve">PEVuZE5vdGU+PENpdGU+PEF1dGhvcj5IZXdzb248L0F1dGhvcj48WWVhcj4yMDE0PC9ZZWFyPjxS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</w:fldData>
        </w:fldChar>
      </w:r>
      <w:r w:rsidR="00A637B7">
        <w:instrText xml:space="preserve"> ADDIN EN.CITE.DATA </w:instrText>
      </w:r>
      <w:r w:rsidR="00A637B7">
        <w:fldChar w:fldCharType="end"/>
      </w:r>
      <w:r w:rsidR="00735927">
        <w:fldChar w:fldCharType="separate"/>
      </w:r>
      <w:r w:rsidR="00A637B7">
        <w:rPr>
          <w:noProof/>
        </w:rPr>
        <w:t>(Hewson, Button et al. 2014, Montecino-Latorre, Eisenlord et al. 2016, Hewson, Bistolas et al. 2018, Hamilton, Saccomanno et al. 2021)</w:t>
      </w:r>
      <w:r w:rsidR="00735927">
        <w:fldChar w:fldCharType="end"/>
      </w:r>
      <w:r w:rsidR="006D4D83">
        <w:t xml:space="preserve">, rapidly reducing many populations </w:t>
      </w:r>
      <w:r w:rsidR="00151934">
        <w:t>by 2014 and leading to local extinctions for some species</w:t>
      </w:r>
      <w:r>
        <w:t xml:space="preserve">. On the outer coast of Washington, </w:t>
      </w:r>
      <w:r>
        <w:rPr>
          <w:i/>
        </w:rPr>
        <w:t xml:space="preserve">Pycnopodia </w:t>
      </w:r>
      <w:proofErr w:type="spellStart"/>
      <w:r>
        <w:rPr>
          <w:i/>
        </w:rPr>
        <w:t>helianthoides</w:t>
      </w:r>
      <w:proofErr w:type="spellEnd"/>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735927">
        <w:fldChar w:fldCharType="begin">
          <w:fldData xml:space="preserve">PEVuZE5vdGU+PENpdGU+PEF1dGhvcj5IYW1pbHRvbjwvQXV0aG9yPjxZZWFyPjIwMjE8L1llYXI+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==
</w:fldData>
        </w:fldChar>
      </w:r>
      <w:r w:rsidR="00A637B7">
        <w:instrText xml:space="preserve"> ADDIN EN.CITE </w:instrText>
      </w:r>
      <w:r w:rsidR="00A637B7">
        <w:fldChar w:fldCharType="begin">
          <w:fldData xml:space="preserve">PEVuZE5vdGU+PENpdGU+PEF1dGhvcj5IYW1pbHRvbjwvQXV0aG9yPjxZZWFyPjIwMjE8L1llYXI+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==
</w:fldData>
        </w:fldChar>
      </w:r>
      <w:r w:rsidR="00A637B7">
        <w:instrText xml:space="preserve"> ADDIN EN.CITE.DATA </w:instrText>
      </w:r>
      <w:r w:rsidR="00A637B7">
        <w:fldChar w:fldCharType="end"/>
      </w:r>
      <w:r w:rsidR="00735927">
        <w:fldChar w:fldCharType="separate"/>
      </w:r>
      <w:r w:rsidR="00A637B7">
        <w:rPr>
          <w:noProof/>
        </w:rPr>
        <w:t>(Hamilton, Saccomanno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735927">
        <w:fldChar w:fldCharType="begin"/>
      </w:r>
      <w:r w:rsidR="00A637B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A637B7">
        <w:rPr>
          <w:noProof/>
        </w:rPr>
        <w:t>(Rogers-</w:t>
      </w:r>
      <w:r w:rsidR="00A637B7">
        <w:rPr>
          <w:noProof/>
        </w:rPr>
        <w:lastRenderedPageBreak/>
        <w:t>Bennett and Catton 2019)</w:t>
      </w:r>
      <w:r w:rsidR="00735927">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735927">
        <w:fldChar w:fldCharType="begin">
          <w:fldData xml:space="preserve">PEVuZE5vdGU+PENpdGU+PEF1dGhvcj5QZWFyc2U8L0F1dGhvcj48WWVhcj4xOTg3PC9ZZWFyPjxS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==
</w:fldData>
        </w:fldChar>
      </w:r>
      <w:r w:rsidR="00A637B7">
        <w:instrText xml:space="preserve"> ADDIN EN.CITE </w:instrText>
      </w:r>
      <w:r w:rsidR="00A637B7">
        <w:fldChar w:fldCharType="begin">
          <w:fldData xml:space="preserve">PEVuZE5vdGU+PENpdGU+PEF1dGhvcj5QZWFyc2U8L0F1dGhvcj48WWVhcj4xOTg3PC9ZZWFyPjxS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==
</w:fldData>
        </w:fldChar>
      </w:r>
      <w:r w:rsidR="00A637B7">
        <w:instrText xml:space="preserve"> ADDIN EN.CITE.DATA </w:instrText>
      </w:r>
      <w:r w:rsidR="00A637B7">
        <w:fldChar w:fldCharType="end"/>
      </w:r>
      <w:r w:rsidR="00735927">
        <w:fldChar w:fldCharType="separate"/>
      </w:r>
      <w:r w:rsidR="00A637B7">
        <w:rPr>
          <w:noProof/>
        </w:rPr>
        <w:t>(Pearse and Hines 1987, Uthicke, Schaffelke et al. 2009, Ebert 2010)</w:t>
      </w:r>
      <w:r w:rsidR="00735927">
        <w:fldChar w:fldCharType="end"/>
      </w:r>
      <w:r>
        <w:t xml:space="preserve">, and the dramatic increase </w:t>
      </w:r>
      <w:r w:rsidR="00034ABC">
        <w:t>of</w:t>
      </w:r>
      <w:r>
        <w:t xml:space="preserve"> purple urchin populations in the early 2010s, which </w:t>
      </w:r>
      <w:r w:rsidR="00034ABC">
        <w:t>wa</w:t>
      </w:r>
      <w:r>
        <w:t xml:space="preserve">s temporally and spatially </w:t>
      </w:r>
      <w:proofErr w:type="spellStart"/>
      <w:r>
        <w:t>disjunct</w:t>
      </w:r>
      <w:proofErr w:type="spellEnd"/>
      <w:r>
        <w:t xml:space="preserve"> along 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b3BvZGlhOyBIYW1pbHRvbiwgU2FjY29tYW5ubyBldCBhbC4gMjAyMSk8L0Rpc3BsYXlUZXh0Pjxy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A637B7">
        <w:instrText xml:space="preserve"> ADDIN EN.CITE </w:instrText>
      </w:r>
      <w:r w:rsidR="00A637B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b3BvZGlhOyBIYW1pbHRvbiwgU2FjY29tYW5ubyBldCBhbC4gMjAyMSk8L0Rpc3BsYXlUZXh0Pjxy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A637B7">
        <w:instrText xml:space="preserve"> ADDIN EN.CITE.DATA </w:instrText>
      </w:r>
      <w:r w:rsidR="00A637B7">
        <w:fldChar w:fldCharType="end"/>
      </w:r>
      <w:r w:rsidR="00735927">
        <w:fldChar w:fldCharType="separate"/>
      </w:r>
      <w:r w:rsidR="00A637B7">
        <w:rPr>
          <w:noProof/>
        </w:rPr>
        <w:t>(sea stars, especially Pycnopodia; Hamilton, Saccomanno et al. 2021)</w:t>
      </w:r>
      <w:r w:rsidR="00735927">
        <w:fldChar w:fldCharType="end"/>
      </w:r>
      <w:r>
        <w:t xml:space="preserve">, a change in foraging behavior due to a SST-driven decrease in available drift kelp </w:t>
      </w:r>
      <w:r w:rsidR="00735927">
        <w:fldChar w:fldCharType="begin"/>
      </w:r>
      <w:r w:rsidR="00A637B7">
        <w:instrText xml:space="preserve"> ADDIN EN.CITE &lt;EndNote&gt;&lt;Cite&gt;&lt;Author&gt;Kriegisch&lt;/Author&gt;&lt;Year&gt;2019&lt;/Year&gt;&lt;RecNum&gt;8410&lt;/RecNum&gt;&lt;DisplayText&gt;(Kriegisch, Reeves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A637B7">
        <w:rPr>
          <w:noProof/>
        </w:rPr>
        <w:t>(Kriegisch, Reeves et al. 2019)</w:t>
      </w:r>
      <w:r w:rsidR="00735927">
        <w:fldChar w:fldCharType="end"/>
      </w:r>
      <w:r>
        <w:t>, and a numeric increase due to successful recruitment and settlement of urchin larvae.</w:t>
      </w:r>
    </w:p>
    <w:p w14:paraId="05019B11" w14:textId="7385F85C"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PFJlY051bT45MDY5PC9SZWNOdW0+PERpc3BsYXlUZXh0PihIYW1pbHRvbiwgQmVsbCBldCBhbC4g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</w:fldData>
        </w:fldChar>
      </w:r>
      <w:r w:rsidR="00A637B7">
        <w:instrText xml:space="preserve"> ADDIN EN.CITE </w:instrText>
      </w:r>
      <w:r w:rsidR="00A637B7">
        <w:fldChar w:fldCharType="begin">
          <w:fldData xml:space="preserve">PEVuZE5vdGU+PENpdGU+PEF1dGhvcj5IYW1pbHRvbjwvQXV0aG9yPjxZZWFyPjIwMjA8L1llYXI+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</w:fldData>
        </w:fldChar>
      </w:r>
      <w:r w:rsidR="00A637B7">
        <w:instrText xml:space="preserve"> ADDIN EN.CITE.DATA </w:instrText>
      </w:r>
      <w:r w:rsidR="00A637B7">
        <w:fldChar w:fldCharType="end"/>
      </w:r>
      <w:r w:rsidR="00735927">
        <w:fldChar w:fldCharType="separate"/>
      </w:r>
      <w:r w:rsidR="00A637B7">
        <w:rPr>
          <w:noProof/>
        </w:rPr>
        <w:t>(Hamilton, Bell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L1llYXI+PFJlY051bT44NDI0PC9SZWNOdW0+PERpc3BsYXlUZXh0PihSb2dlcnMtQmVubmV0dCBh
bmQgQ2F0dG9uIDIwMTksIE1jUGhlcnNvbiwgRmluZ2VyIGV0IGFsLiAyMDIxKTwvRGlzcGxheVRl
eHQ+PHJlY29yZD48cmVjLW51bWJlcj44NDI0PC9yZWMtbnVtYmVyPjxmb3JlaWduLWtleXM+PGtl
eSBhcHA9IkVOIiBkYi1pZD0icHJ4cnp6dmR5MHgyczRlZTAwcXB4cHRhZHNzd2EwMnJ3eDBwIiB0
aW1lc3RhbXA9IjAiPjg0MjQ8L2tleT48L2ZvcmVpZ24ta2V5cz48cmVmLXR5cGUgbmFtZT0iSm91
cm5hbCBBcnRpY2xlIj4xNzwvcmVmLXR5cGU+PGNvbnRyaWJ1dG9ycz48YXV0aG9ycz48YXV0aG9y
PlJvZ2Vycy1CZW5uZXR0LCBMLjwvYXV0aG9yPjxhdXRob3I+Q2F0dG9uLCBDLiBBLjwvYXV0aG9y
PjwvYXV0aG9ycz48L2NvbnRyaWJ1dG9ycz48YXV0aC1hZGRyZXNzPkNvYXN0YWwgTWFyaW5lIFNj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dHNpZGUgUmQuLCBCb2RlZ2EgQmF5LCBDQSwgOTQ5MjMtMDI0NywgVVNBLiByb2dlcnNiZW5uZXR0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</w:fldData>
        </w:fldChar>
      </w:r>
      <w:r w:rsidR="00A637B7">
        <w:instrText xml:space="preserve"> ADDIN EN.CITE </w:instrText>
      </w:r>
      <w:r w:rsidR="00A637B7">
        <w:fldChar w:fldCharType="begin">
          <w:fldData xml:space="preserve">PEVuZE5vdGU+PENpdGU+PEF1dGhvcj5Sb2dlcnMtQmVubmV0dDwvQXV0aG9yPjxZZWFyPjIwMTk8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</w:fldData>
        </w:fldChar>
      </w:r>
      <w:r w:rsidR="00A637B7">
        <w:instrText xml:space="preserve"> ADDIN EN.CITE.DATA </w:instrText>
      </w:r>
      <w:r w:rsidR="00A637B7">
        <w:fldChar w:fldCharType="end"/>
      </w:r>
      <w:r w:rsidR="00735927">
        <w:fldChar w:fldCharType="separate"/>
      </w:r>
      <w:r w:rsidR="00A637B7">
        <w:rPr>
          <w:noProof/>
        </w:rPr>
        <w:t>(Rogers-Bennett and Catton 2019, McPherson, Finger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PjxSZWNOdW0+OTA2NzwvUmVjTnVtPjxEaXNwbGF5VGV4dD4oQmVhcy1MdW5hLCBNaWNoZWxpIGV0
IGFsLiAyMDIwKTwvRGlzcGxheVRleHQ+PHJlY29yZD48cmVjLW51bWJlcj45MDY3PC9yZWMtbnVt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dW0+PGxhbmd1YWdlPkVuZ2xpc2g8L2xhbmd1YWdlPjwvcmVjb3JkPjwvQ2l0ZT48L0VuZE5vdGU+
</w:fldData>
        </w:fldChar>
      </w:r>
      <w:r w:rsidR="00A637B7">
        <w:instrText xml:space="preserve"> ADDIN EN.CITE </w:instrText>
      </w:r>
      <w:r w:rsidR="00A637B7">
        <w:fldChar w:fldCharType="begin">
          <w:fldData xml:space="preserve">PEVuZE5vdGU+PENpdGU+PEF1dGhvcj5CZWFzLUx1bmE8L0F1dGhvcj48WWVhcj4yMDIwPC9ZZWFy
PjxSZWNOdW0+OTA2NzwvUmVjTnVtPjxEaXNwbGF5VGV4dD4oQmVhcy1MdW5hLCBNaWNoZWxpIGV0
IGFsLiAyMDIwKTwvRGlzcGxheVRleHQ+PHJlY29yZD48cmVjLW51bWJlcj45MDY3PC9yZWMtbnVt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dW0+PGxhbmd1YWdlPkVuZ2xpc2g8L2xhbmd1YWdlPjwvcmVjb3JkPjwvQ2l0ZT48L0VuZE5vdGU+
</w:fldData>
        </w:fldChar>
      </w:r>
      <w:r w:rsidR="00A637B7">
        <w:instrText xml:space="preserve"> ADDIN EN.CITE.DATA </w:instrText>
      </w:r>
      <w:r w:rsidR="00A637B7">
        <w:fldChar w:fldCharType="end"/>
      </w:r>
      <w:r w:rsidR="00735927">
        <w:fldChar w:fldCharType="separate"/>
      </w:r>
      <w:r w:rsidR="00A637B7">
        <w:rPr>
          <w:noProof/>
        </w:rPr>
        <w:t>(Beas-Luna, Micheli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PjxSZWNOdW0+ODUyMjwvUmVjTnVtPjxEaXNwbGF5VGV4dD4oQ2F2YW5hdWdoLCBSZWVkIGV0IGFs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</w:fldData>
        </w:fldChar>
      </w:r>
      <w:r w:rsidR="00A637B7">
        <w:instrText xml:space="preserve"> ADDIN EN.CITE </w:instrText>
      </w:r>
      <w:r w:rsidR="00A637B7">
        <w:fldChar w:fldCharType="begin">
          <w:fldData xml:space="preserve">PEVuZE5vdGU+PENpdGU+PEF1dGhvcj5DYXZhbmF1Z2g8L0F1dGhvcj48WWVhcj4yMDE5PC9ZZWFy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</w:fldData>
        </w:fldChar>
      </w:r>
      <w:r w:rsidR="00A637B7">
        <w:instrText xml:space="preserve"> ADDIN EN.CITE.DATA </w:instrText>
      </w:r>
      <w:r w:rsidR="00A637B7">
        <w:fldChar w:fldCharType="end"/>
      </w:r>
      <w:r w:rsidR="00735927">
        <w:fldChar w:fldCharType="separate"/>
      </w:r>
      <w:r w:rsidR="00A637B7">
        <w:rPr>
          <w:noProof/>
        </w:rPr>
        <w:t>(Cavanaugh, Reed et al. 2019, Beas-Luna, Micheli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L1llYXI+PFJlY051bT44NDI0PC9SZWNOdW0+PERpc3BsYXlUZXh0PihSZWVkLCBXYXNoYnVybiBl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MjA5OSBXZXN0c2lkZSBSZC4sIEJvZGVnYSBCYXksIENBLCA5NDkyMy0wMjQ3LCBVU0EuIHJvZ2Vy
c2Jlbm5ldHRAdWNkYXZpcy5lZHUuJiN4RDtDb2FzdGFsIE1hcmluZSBTY2llbmNlIEluc3RpdHV0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ZWdhIEJheSwgQ0EsIDk0OTIzLTAyNDcsIFVTQS48L2F1dGgtYWRkcmVzcz48dGl0bGVzPjx0aXRs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bGFuZ3VhZ2U+PC9yZWNvcmQ+PC9DaXRlPjxDaXRlPjxBdXRob3I+SGFtaWx0b248L0F1dGhvcj48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</w:fldData>
        </w:fldChar>
      </w:r>
      <w:r w:rsidR="00A637B7">
        <w:instrText xml:space="preserve"> ADDIN EN.CITE </w:instrText>
      </w:r>
      <w:r w:rsidR="00A637B7">
        <w:fldChar w:fldCharType="begin">
          <w:fldData xml:space="preserve">PEVuZE5vdGU+PENpdGU+PEF1dGhvcj5Sb2dlcnMtQmVubmV0dDwvQXV0aG9yPjxZZWFyPjIwMTk8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MjA5OSBXZXN0c2lkZSBSZC4sIEJvZGVnYSBCYXksIENBLCA5NDkyMy0wMjQ3LCBVU0EuIHJvZ2Vy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bGFuZ3VhZ2U+PC9yZWNvcmQ+PC9DaXRlPjxDaXRlPjxBdXRob3I+SGFtaWx0b248L0F1dGhvcj48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</w:fldData>
        </w:fldChar>
      </w:r>
      <w:r w:rsidR="00A637B7">
        <w:instrText xml:space="preserve"> ADDIN EN.CITE.DATA </w:instrText>
      </w:r>
      <w:r w:rsidR="00A637B7">
        <w:fldChar w:fldCharType="end"/>
      </w:r>
      <w:r w:rsidR="00735927">
        <w:fldChar w:fldCharType="separate"/>
      </w:r>
      <w:r w:rsidR="00A637B7">
        <w:rPr>
          <w:noProof/>
        </w:rPr>
        <w:t>(Reed, Washburn et al. 2016, Cavanaugh, Reed et al. 2019, Rogers-Bennett and Catton 2019, Beas-Luna, Micheli et al. 2020, Hamilton, Saccomanno et al. 2021, Smith, Tomoleoni et al. 2021)</w:t>
      </w:r>
      <w:r w:rsidR="00735927">
        <w:fldChar w:fldCharType="end"/>
      </w:r>
      <w:r w:rsidR="00EF0B3C">
        <w:t xml:space="preserve">. </w:t>
      </w:r>
    </w:p>
    <w:p w14:paraId="29A6A189" w14:textId="4EC847E3" w:rsidR="00471A3D" w:rsidRDefault="006D4C32">
      <w:r>
        <w:lastRenderedPageBreak/>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L1llYXI+PFJlY051bT44NDI0PC9SZWNOdW0+PERpc3BsYXlUZXh0PihSb2dlcnMtQmVubmV0dCBh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cmVjb3JkPjwvQ2l0ZT48L0VuZE5vdGU+
</w:fldData>
        </w:fldChar>
      </w:r>
      <w:r w:rsidR="00A637B7">
        <w:instrText xml:space="preserve"> ADDIN EN.CITE </w:instrText>
      </w:r>
      <w:r w:rsidR="00A637B7">
        <w:fldChar w:fldCharType="begin">
          <w:fldData xml:space="preserve">PEVuZE5vdGU+PENpdGU+PEF1dGhvcj5Sb2dlcnMtQmVubmV0dDwvQXV0aG9yPjxZZWFyPjIwMTk8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cmVjb3JkPjwvQ2l0ZT48L0VuZE5vdGU+
</w:fldData>
        </w:fldChar>
      </w:r>
      <w:r w:rsidR="00A637B7">
        <w:instrText xml:space="preserve"> ADDIN EN.CITE.DATA </w:instrText>
      </w:r>
      <w:r w:rsidR="00A637B7">
        <w:fldChar w:fldCharType="end"/>
      </w:r>
      <w:r w:rsidR="00735927">
        <w:fldChar w:fldCharType="separate"/>
      </w:r>
      <w:r w:rsidR="00A637B7">
        <w:rPr>
          <w:noProof/>
        </w:rPr>
        <w:t>(Rogers-Bennett and Catton 2019, Beas-Luna, Micheli et al. 2020)</w:t>
      </w:r>
      <w:r w:rsidR="00735927">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coast </w:t>
      </w:r>
      <w:r w:rsidR="00735927">
        <w:fldChar w:fldCharType="begin">
          <w:fldData xml:space="preserve">PEVuZE5vdGU+PENpdGU+PEF1dGhvcj5TaGVsdG9uPC9BdXRob3I+PFllYXI+MjAxODwvWWVhcj48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UmVjTnVtPjkyMTY8L1JlY051bT48RGlzcGxheVRleHQ+KEt2aXRlaywgU2h1bGwgZXQgYWwuIDE5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</w:fldData>
        </w:fldChar>
      </w:r>
      <w:r w:rsidR="00A637B7">
        <w:instrText xml:space="preserve"> ADDIN EN.CITE.DATA </w:instrText>
      </w:r>
      <w:r w:rsidR="00A637B7">
        <w:fldChar w:fldCharType="end"/>
      </w:r>
      <w:r w:rsidR="00735927">
        <w:fldChar w:fldCharType="separate"/>
      </w:r>
      <w:r w:rsidR="00A637B7">
        <w:rPr>
          <w:noProof/>
        </w:rPr>
        <w:t>(Kvitek, Shull et al. 1989, Kvitek, Iampietro et al. 1998, Shelton, Harvey et al. 2018)</w:t>
      </w:r>
      <w:r w:rsidR="00735927">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735927">
        <w:fldChar w:fldCharType="begin"/>
      </w:r>
      <w:r w:rsidR="00A637B7">
        <w:instrText xml:space="preserve"> ADDIN EN.CITE &lt;EndNote&gt;&lt;Cite&gt;&lt;Author&gt;Love&lt;/Author&gt;&lt;Year&gt;2002&lt;/Year&gt;&lt;RecNum&gt;4646&lt;/RecNum&gt;&lt;DisplayText&gt;(Love, Yoklavich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A637B7">
        <w:rPr>
          <w:noProof/>
        </w:rPr>
        <w:t>(Love, Yoklavich et al. 2002)</w:t>
      </w:r>
      <w:r w:rsidR="00735927">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TnVtPjQ0NzwvUmVjTnVtPjxEaXNwbGF5VGV4dD4oSG9sYnJvb2ssIENhcnIgZXQgYWwuIDE5OTAs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=
</w:fldData>
        </w:fldChar>
      </w:r>
      <w:r w:rsidR="00A637B7">
        <w:instrText xml:space="preserve"> ADDIN EN.CITE </w:instrText>
      </w:r>
      <w:r w:rsidR="00A637B7">
        <w:fldChar w:fldCharType="begin">
          <w:fldData xml:space="preserve">PEVuZE5vdGU+PENpdGU+PEF1dGhvcj5DYXJyPC9BdXRob3I+PFllYXI+MTk5MTwvWWVhcj48UmVj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=
</w:fldData>
        </w:fldChar>
      </w:r>
      <w:r w:rsidR="00A637B7">
        <w:instrText xml:space="preserve"> ADDIN EN.CITE.DATA </w:instrText>
      </w:r>
      <w:r w:rsidR="00A637B7">
        <w:fldChar w:fldCharType="end"/>
      </w:r>
      <w:r w:rsidR="00735927">
        <w:fldChar w:fldCharType="separate"/>
      </w:r>
      <w:r w:rsidR="00A637B7">
        <w:rPr>
          <w:noProof/>
        </w:rPr>
        <w:t>(Holbrook, Carr et al. 1990, Carr 1991, Markel and Shurin 2020)</w:t>
      </w:r>
      <w:r w:rsidR="00735927">
        <w:fldChar w:fldCharType="end"/>
      </w:r>
      <w:r w:rsidR="00EF0B3C">
        <w:t>.</w:t>
      </w:r>
    </w:p>
    <w:p w14:paraId="788FCDBF" w14:textId="097E2AEA" w:rsidR="00471A3D" w:rsidRDefault="00EF0B3C">
      <w:r>
        <w:t xml:space="preserve">Here, we examine recent kelp community dynamics at five sites along the </w:t>
      </w:r>
      <w:r w:rsidR="00A377BE">
        <w:t>Olympic C</w:t>
      </w:r>
      <w:r>
        <w:t xml:space="preserve">oast of Washington, </w:t>
      </w:r>
      <w:r w:rsidR="00D60B7A">
        <w:t>USA</w:t>
      </w:r>
      <w:r>
        <w:t xml:space="preserve">, using diver surveys of kelp density and abundances of associated </w:t>
      </w:r>
      <w:r>
        <w:lastRenderedPageBreak/>
        <w:t>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of MHWs, and temperature extremes co-occur with changes in many interacting environmental conditions, which are difficult to disentangle </w:t>
      </w:r>
      <w:r w:rsidR="00C1461A">
        <w:fldChar w:fldCharType="begin"/>
      </w:r>
      <w:r w:rsidR="00A637B7">
        <w:instrText xml:space="preserve"> ADDIN EN.CITE &lt;EndNote&gt;&lt;Cite&gt;&lt;Author&gt;Straub&lt;/Author&gt;&lt;Year&gt;2019&lt;/Year&gt;&lt;RecNum&gt;9128&lt;/RecNum&gt;&lt;DisplayText&gt;(Straub, Wernberg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A637B7">
        <w:rPr>
          <w:noProof/>
        </w:rPr>
        <w:t>(Straub, Wernberg et al. 2019)</w:t>
      </w:r>
      <w:r w:rsidR="00C1461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1461A">
        <w:fldChar w:fldCharType="begin">
          <w:fldData xml:space="preserve">PEVuZE5vdGU+PENpdGU+PEF1dGhvcj5QZmlzdGVyPC9BdXRob3I+PFllYXI+MjAxODwvWWVhcj48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</w:fldData>
        </w:fldChar>
      </w:r>
      <w:r w:rsidR="00A637B7">
        <w:instrText xml:space="preserve"> ADDIN EN.CITE </w:instrText>
      </w:r>
      <w:r w:rsidR="00A637B7">
        <w:fldChar w:fldCharType="begin">
          <w:fldData xml:space="preserve">PEVuZE5vdGU+PENpdGU+PEF1dGhvcj5QZmlzdGVyPC9BdXRob3I+PFllYXI+MjAxODwvWWVhcj48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</w:fldData>
        </w:fldChar>
      </w:r>
      <w:r w:rsidR="00A637B7">
        <w:instrText xml:space="preserve"> ADDIN EN.CITE.DATA </w:instrText>
      </w:r>
      <w:r w:rsidR="00A637B7">
        <w:fldChar w:fldCharType="end"/>
      </w:r>
      <w:r w:rsidR="00C1461A">
        <w:fldChar w:fldCharType="separate"/>
      </w:r>
      <w:r w:rsidR="00A637B7">
        <w:rPr>
          <w:noProof/>
        </w:rPr>
        <w:t>(e.g., Cavanaugh, Siegel et al. 2011, Pfister, Berry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1461A">
        <w:fldChar w:fldCharType="begin">
          <w:fldData xml:space="preserve">PEVuZE5vdGU+PENpdGU+PEF1dGhvcj5IYW1pbHRvbjwvQXV0aG9yPjxZZWFyPjIwMjA8L1llYXI+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L2Z1bGwtdGl0bGU+PC9hbHQtcGVyaW9kaWNhbD48dm9sdW1lPjEwMDwvdm9sdW1lPjxudW1iZXI+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</w:fldData>
        </w:fldChar>
      </w:r>
      <w:r w:rsidR="00A637B7">
        <w:instrText xml:space="preserve"> ADDIN EN.CITE </w:instrText>
      </w:r>
      <w:r w:rsidR="00A637B7">
        <w:fldChar w:fldCharType="begin">
          <w:fldData xml:space="preserve">PEVuZE5vdGU+PENpdGU+PEF1dGhvcj5IYW1pbHRvbjwvQXV0aG9yPjxZZWFyPjIwMjA8L1llYXI+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L2Z1bGwtdGl0bGU+PC9hbHQtcGVyaW9kaWNhbD48dm9sdW1lPjEwMDwvdm9sdW1lPjxudW1iZXI+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</w:fldData>
        </w:fldChar>
      </w:r>
      <w:r w:rsidR="00A637B7">
        <w:instrText xml:space="preserve"> ADDIN EN.CITE.DATA </w:instrText>
      </w:r>
      <w:r w:rsidR="00A637B7">
        <w:fldChar w:fldCharType="end"/>
      </w:r>
      <w:r w:rsidR="00C1461A">
        <w:fldChar w:fldCharType="separate"/>
      </w:r>
      <w:r w:rsidR="00A637B7">
        <w:rPr>
          <w:noProof/>
        </w:rPr>
        <w:t>(Muth, Graham et al. 2019, Hamilton, Bell et al. 2020)</w:t>
      </w:r>
      <w:r w:rsidR="00C1461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58D1399" w:rsidR="00471A3D" w:rsidRDefault="009D1439">
      <w:pPr>
        <w:pStyle w:val="Heading1"/>
        <w:keepLines w:val="0"/>
        <w:spacing w:before="480"/>
        <w:rPr>
          <w:sz w:val="46"/>
          <w:szCs w:val="46"/>
        </w:rPr>
      </w:pPr>
      <w:bookmarkStart w:id="14" w:name="_t0t7vqvdf4ti" w:colFirst="0" w:colLast="0"/>
      <w:bookmarkEnd w:id="14"/>
      <w:r>
        <w:rPr>
          <w:sz w:val="46"/>
          <w:szCs w:val="46"/>
        </w:rPr>
        <w:lastRenderedPageBreak/>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15" w:name="_igkfmf7a0x3h" w:colFirst="0" w:colLast="0"/>
      <w:bookmarkEnd w:id="15"/>
      <w:r>
        <w:rPr>
          <w:sz w:val="34"/>
          <w:szCs w:val="34"/>
        </w:rPr>
        <w:t xml:space="preserve">2.1 </w:t>
      </w:r>
      <w:r w:rsidR="00EF0B3C">
        <w:rPr>
          <w:sz w:val="34"/>
          <w:szCs w:val="34"/>
        </w:rPr>
        <w:t>Study sites</w:t>
      </w:r>
    </w:p>
    <w:p w14:paraId="7B6AD6E4" w14:textId="1B305C91"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UmVjTnVtPjkyMTY8L1JlY051bT48UHJlZml4PkZpZy4gUzFgOyA8L1ByZWZpeD48RGlzcGxheVRl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UmVjTnVtPjkyMTY8L1JlY051bT48UHJlZml4PkZpZy4gUzFgOyA8L1ByZWZpeD48RGlzcGxheVRl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</w:fldData>
        </w:fldChar>
      </w:r>
      <w:r w:rsidR="00A637B7">
        <w:instrText xml:space="preserve"> ADDIN EN.CITE.DATA </w:instrText>
      </w:r>
      <w:r w:rsidR="00A637B7">
        <w:fldChar w:fldCharType="end"/>
      </w:r>
      <w:r w:rsidR="00735927">
        <w:fldChar w:fldCharType="separate"/>
      </w:r>
      <w:r w:rsidR="00A637B7">
        <w:rPr>
          <w:noProof/>
        </w:rPr>
        <w:t>(Fig. S1; Shelton, Harvey et al. 2018)</w:t>
      </w:r>
      <w:r w:rsidR="00735927">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73592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EN.CITE.DATA </w:instrText>
      </w:r>
      <w:r w:rsidR="00A637B7">
        <w:fldChar w:fldCharType="end"/>
      </w:r>
      <w:r w:rsidR="00735927">
        <w:fldChar w:fldCharType="separate"/>
      </w:r>
      <w:r w:rsidR="00A637B7">
        <w:rPr>
          <w:noProof/>
        </w:rPr>
        <w:t>(Shelton, Harvey et al. 2018)</w:t>
      </w:r>
      <w:r w:rsidR="00735927">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16" w:name="_qaa02jqwwy36" w:colFirst="0" w:colLast="0"/>
      <w:bookmarkEnd w:id="16"/>
      <w:r>
        <w:rPr>
          <w:sz w:val="34"/>
          <w:szCs w:val="34"/>
        </w:rPr>
        <w:t xml:space="preserve">2.2 </w:t>
      </w:r>
      <w:r w:rsidR="00EF0B3C">
        <w:rPr>
          <w:sz w:val="34"/>
          <w:szCs w:val="34"/>
        </w:rPr>
        <w:t>Survey design</w:t>
      </w:r>
    </w:p>
    <w:p w14:paraId="6D7B1DC1" w14:textId="3D45DFB7"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A637B7">
        <w:instrText xml:space="preserve"> ADDIN EN.CITE &lt;EndNote&gt;&lt;Cite AuthorYear="1"&gt;&lt;Author&gt;Malone&lt;/Author&gt;&lt;Year&gt;2022&lt;/Year&gt;&lt;RecNum&gt;8682&lt;/RecNum&gt;&lt;DisplayText&gt;Malone, Davis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A637B7">
        <w:rPr>
          <w:noProof/>
        </w:rPr>
        <w:t>Malone, Davis et al. (2022)</w:t>
      </w:r>
      <w:r w:rsidR="00735927">
        <w:fldChar w:fldCharType="end"/>
      </w:r>
      <w:r>
        <w:t xml:space="preserve">. At each of the five sites (Fig. 1), we sampled two locations, separated by </w:t>
      </w:r>
      <w:r>
        <w:lastRenderedPageBreak/>
        <w:t xml:space="preserve">&gt;100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w:t>
      </w:r>
      <w:proofErr w:type="gramStart"/>
      <w:r w:rsidR="0083232F">
        <w:t>a transect</w:t>
      </w:r>
      <w:proofErr w:type="gramEnd"/>
      <w:r w:rsidR="0083232F">
        <w:t xml:space="preserve">,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proofErr w:type="gramStart"/>
      <w:r w:rsidR="00D471EF">
        <w:rPr>
          <w:rFonts w:eastAsia="Gungsuh"/>
        </w:rPr>
        <w:t>Rockfishes</w:t>
      </w:r>
      <w:proofErr w:type="gramEnd"/>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17" w:name="_imz9yv51qjaf" w:colFirst="0" w:colLast="0"/>
      <w:bookmarkEnd w:id="17"/>
      <w:r>
        <w:lastRenderedPageBreak/>
        <w:t xml:space="preserve">2.3 </w:t>
      </w:r>
      <w:r w:rsidR="00EF0B3C">
        <w:t>Sea surface temperature (SST)</w:t>
      </w:r>
    </w:p>
    <w:p w14:paraId="03CE3B8E" w14:textId="7A81485B" w:rsidR="00471A3D" w:rsidRDefault="00EF0B3C">
      <w:r>
        <w:t xml:space="preserve">To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Y051bT45MDk5PC9SZWNOdW0+PERpc3BsYXlUZXh0PihSZXlub2xkcywgU21pdGggZXQgYWwuIDIw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</w:fldData>
        </w:fldChar>
      </w:r>
      <w:r w:rsidR="00A637B7">
        <w:instrText xml:space="preserve"> ADDIN EN.CITE </w:instrText>
      </w:r>
      <w:r w:rsidR="00A637B7">
        <w:fldChar w:fldCharType="begin">
          <w:fldData xml:space="preserve">PEVuZE5vdGU+PENpdGU+PEF1dGhvcj5IdWFuZzwvQXV0aG9yPjxZZWFyPjIwMjE8L1llYXI+PFJl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</w:fldData>
        </w:fldChar>
      </w:r>
      <w:r w:rsidR="00A637B7">
        <w:instrText xml:space="preserve"> ADDIN EN.CITE.DATA </w:instrText>
      </w:r>
      <w:r w:rsidR="00A637B7">
        <w:fldChar w:fldCharType="end"/>
      </w:r>
      <w:r w:rsidR="00735927">
        <w:fldChar w:fldCharType="separate"/>
      </w:r>
      <w:r w:rsidR="00A637B7">
        <w:rPr>
          <w:noProof/>
        </w:rPr>
        <w:t>(Reynolds, Smith et al. 2007, Huang, Liu et al. 2021)</w:t>
      </w:r>
      <w:r w:rsidR="00735927">
        <w:fldChar w:fldCharType="end"/>
      </w:r>
      <w:r w:rsidR="00DD1DFC">
        <w:t xml:space="preserve"> </w:t>
      </w:r>
      <w:r>
        <w:t>for 2003-2021 for each of the five sites</w:t>
      </w:r>
      <w:r w:rsidR="008E1E15">
        <w:t xml:space="preserve"> (https://psl.noaa.gov/data/gridded/data.noaa.oisst.v2.highres.html)</w:t>
      </w:r>
      <w:r>
        <w:t xml:space="preserve">. 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PjxSZWNOdW0+ODUyMjwvUmVjTnVtPjxEaXNwbGF5VGV4dD4oQ2F2YW5hdWdoLCBSZWVkIGV0IGFs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dGU+PC9FbmROb3RlPn==
</w:fldData>
        </w:fldChar>
      </w:r>
      <w:r w:rsidR="00A637B7">
        <w:instrText xml:space="preserve"> ADDIN EN.CITE </w:instrText>
      </w:r>
      <w:r w:rsidR="00A637B7">
        <w:fldChar w:fldCharType="begin">
          <w:fldData xml:space="preserve">PEVuZE5vdGU+PENpdGU+PEF1dGhvcj5DYXZhbmF1Z2g8L0F1dGhvcj48WWVhcj4yMDE5PC9ZZWFy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dGU+PC9FbmROb3RlPn==
</w:fldData>
        </w:fldChar>
      </w:r>
      <w:r w:rsidR="00A637B7">
        <w:instrText xml:space="preserve"> ADDIN EN.CITE.DATA </w:instrText>
      </w:r>
      <w:r w:rsidR="00A637B7">
        <w:fldChar w:fldCharType="end"/>
      </w:r>
      <w:r w:rsidR="00735927">
        <w:fldChar w:fldCharType="separate"/>
      </w:r>
      <w:r w:rsidR="00A637B7">
        <w:rPr>
          <w:noProof/>
        </w:rPr>
        <w:t>(Cavanaugh, Reed et al. 2019, Hamilton, Bell et al. 2020)</w:t>
      </w:r>
      <w:r w:rsidR="00735927">
        <w:fldChar w:fldCharType="end"/>
      </w:r>
      <w:r>
        <w:t>.</w:t>
      </w:r>
    </w:p>
    <w:p w14:paraId="19CF6259" w14:textId="654BA13B" w:rsidR="00471A3D" w:rsidRDefault="009D1439">
      <w:pPr>
        <w:pStyle w:val="Heading2"/>
        <w:spacing w:before="120"/>
      </w:pPr>
      <w:bookmarkStart w:id="18" w:name="_au0wchpbj09l" w:colFirst="0" w:colLast="0"/>
      <w:bookmarkEnd w:id="18"/>
      <w:r>
        <w:t xml:space="preserve">2.4 </w:t>
      </w:r>
      <w:r w:rsidR="00EF0B3C">
        <w:t>Area of canopy kelps</w:t>
      </w:r>
    </w:p>
    <w:p w14:paraId="43FCA6CE" w14:textId="4763B7FB"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UmVjTnVtPjkyMTY8L1JlY051bT48RGlzcGxheVRleHQ+KFZhbiBXYWdlbmVuIDIwMTUsIFdBRE5S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ZXJpb2RpY2FsPjxwYWdlcz4xMTA1LTExMTk8L3BhZ2VzPjx2b2x1bWU+MTg4PC92b2x1bWU+PG51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UmVjTnVtPjkyMTY8L1JlY051bT48RGlzcGxheVRleHQ+KFZhbiBXYWdlbmVuIDIwMTUsIFdBRE5S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ZXJpb2RpY2FsPjxwYWdlcz4xMTA1LTExMTk8L3BhZ2VzPjx2b2x1bWU+MTg4PC92b2x1bWU+PG51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</w:fldData>
        </w:fldChar>
      </w:r>
      <w:r w:rsidR="00A637B7">
        <w:instrText xml:space="preserve"> ADDIN EN.CITE.DATA </w:instrText>
      </w:r>
      <w:r w:rsidR="00A637B7">
        <w:fldChar w:fldCharType="end"/>
      </w:r>
      <w:r w:rsidR="00735927">
        <w:fldChar w:fldCharType="separate"/>
      </w:r>
      <w:r w:rsidR="00A637B7">
        <w:rPr>
          <w:noProof/>
        </w:rPr>
        <w:t>(Van Wagenen 2015, WADNR 2017, Shelton, Harvey et al. 2018)</w:t>
      </w:r>
      <w:r w:rsidR="00735927">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533C2962" w:rsidR="00471A3D" w:rsidRDefault="009D1439">
      <w:pPr>
        <w:pStyle w:val="Heading2"/>
        <w:spacing w:before="120"/>
      </w:pPr>
      <w:bookmarkStart w:id="19" w:name="_2h658b2af9qi" w:colFirst="0" w:colLast="0"/>
      <w:bookmarkEnd w:id="19"/>
      <w:r>
        <w:lastRenderedPageBreak/>
        <w:t xml:space="preserve">2.5 </w:t>
      </w:r>
      <w:r w:rsidR="00EF0B3C">
        <w:t>Data analysis</w:t>
      </w:r>
    </w:p>
    <w:p w14:paraId="39928907" w14:textId="28D795DB"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UmVjTnVtPjkyMTY8L1JlY051bT48RGlzcGxheVRleHQ+KFBmaXN0ZXIsIEJlcnJ5IGV0IGFsLiAy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ZXI+NDwvbnVtYmVyPjxrZXl3b3Jkcz48a2V5d29yZD5zZWEgb3R0ZXJzPC9rZXl3b3JkPjxrZXl3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UmVjTnVtPjkyMTY8L1JlY051bT48RGlzcGxheVRleHQ+KFBmaXN0ZXIsIEJlcnJ5IGV0IGFsLiAy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ZXI+NDwvbnVtYmVyPjxrZXl3b3Jkcz48a2V5d29yZD5zZWEgb3R0ZXJzPC9rZXl3b3JkPjxrZXl3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</w:fldData>
        </w:fldChar>
      </w:r>
      <w:r w:rsidR="00A637B7">
        <w:instrText xml:space="preserve"> ADDIN EN.CITE.DATA </w:instrText>
      </w:r>
      <w:r w:rsidR="00A637B7">
        <w:fldChar w:fldCharType="end"/>
      </w:r>
      <w:r w:rsidR="00735927">
        <w:fldChar w:fldCharType="separate"/>
      </w:r>
      <w:r w:rsidR="00A637B7">
        <w:rPr>
          <w:noProof/>
        </w:rPr>
        <w:t>(Pfister, Berry et al. 2018, Shelton, Harvey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BBFE28"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w:t>
      </w:r>
      <w:r>
        <w:lastRenderedPageBreak/>
        <w:t xml:space="preserve">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A637B7">
        <w:instrText xml:space="preserve"> ADDIN EN.CITE &lt;EndNote&gt;&lt;Cite&gt;&lt;Author&gt;Anderson&lt;/Author&gt;&lt;Year&gt;2003&lt;/Year&gt;&lt;RecNum&gt;4716&lt;/RecNum&gt;&lt;Prefix&gt;CAP`, implemented in R using ‘CAPdiscrim’`; &lt;/Prefix&gt;&lt;DisplayText&gt;(CAP, implemented in R using ‘CAPdiscrim’; Anderson and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A637B7">
        <w:rPr>
          <w:noProof/>
        </w:rPr>
        <w:t>(CAP, implemented in R using ‘CAPdiscrim’; Anderson and Willis 2003)</w:t>
      </w:r>
      <w:r w:rsidR="00735927">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6836E2C3"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ZWNOdW0+ODQ5NzwvUmVjTnVtPjxEaXNwbGF5VGV4dD4oRXN0ZXMsIERhbm5lciBldCBhbC4gMjAw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</w:fldData>
        </w:fldChar>
      </w:r>
      <w:r w:rsidR="00A637B7">
        <w:instrText xml:space="preserve"> ADDIN EN.CITE </w:instrText>
      </w:r>
      <w:r w:rsidR="00A637B7">
        <w:fldChar w:fldCharType="begin">
          <w:fldData xml:space="preserve">PEVuZE5vdGU+PENpdGU+PEF1dGhvcj5XYXRzb248L0F1dGhvcj48WWVhcj4yMDExPC9ZZWFyPjxS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</w:fldData>
        </w:fldChar>
      </w:r>
      <w:r w:rsidR="00A637B7">
        <w:instrText xml:space="preserve"> ADDIN EN.CITE.DATA </w:instrText>
      </w:r>
      <w:r w:rsidR="00A637B7">
        <w:fldChar w:fldCharType="end"/>
      </w:r>
      <w:r w:rsidR="00735927">
        <w:fldChar w:fldCharType="separate"/>
      </w:r>
      <w:r w:rsidR="00A637B7">
        <w:rPr>
          <w:noProof/>
        </w:rPr>
        <w:t>(Estes, Danner et al. 2004, Watson and Estes 2011)</w:t>
      </w:r>
      <w:r w:rsidR="00735927">
        <w:fldChar w:fldCharType="end"/>
      </w:r>
      <w:r>
        <w:t>. Second, we assess</w:t>
      </w:r>
      <w:r w:rsidR="00D60B7A">
        <w:t>ed</w:t>
      </w:r>
      <w:r>
        <w:t xml:space="preserve"> the role kelp forests play in providing vital </w:t>
      </w:r>
      <w:r>
        <w:lastRenderedPageBreak/>
        <w:t xml:space="preserve">juvenile 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A637B7">
        <w:instrText xml:space="preserve"> ADDIN EN.CITE &lt;EndNote&gt;&lt;Cite&gt;&lt;Author&gt;Carr&lt;/Author&gt;&lt;Year&gt;1991&lt;/Year&gt;&lt;RecNum&gt;447&lt;/RecNum&gt;&lt;DisplayText&gt;(Holbrook, Carr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A637B7">
        <w:rPr>
          <w:noProof/>
        </w:rPr>
        <w:t>(Holbrook, Carr et al. 1990, Carr 1991)</w:t>
      </w:r>
      <w:r w:rsidR="00735927">
        <w:fldChar w:fldCharType="end"/>
      </w:r>
      <w:r>
        <w:t>.</w:t>
      </w:r>
    </w:p>
    <w:p w14:paraId="5E603DA3" w14:textId="72C96434"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291F6115"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Y051bT44NzExPC9SZWNOdW0+PERpc3BsYXlUZXh0PihNYXVuZGVyIGFuZCBQdW50IDIwMDQsIFBv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</w:fldData>
        </w:fldChar>
      </w:r>
      <w:r w:rsidR="00A637B7">
        <w:instrText xml:space="preserve"> ADDIN EN.CITE </w:instrText>
      </w:r>
      <w:r w:rsidR="00A637B7">
        <w:fldChar w:fldCharType="begin">
          <w:fldData xml:space="preserve">PEVuZE5vdGU+PENpdGU+PEF1dGhvcj5Qb3R0czwvQXV0aG9yPjxZZWFyPjIwMDY8L1llYXI+PFJl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</w:fldData>
        </w:fldChar>
      </w:r>
      <w:r w:rsidR="00A637B7">
        <w:instrText xml:space="preserve"> ADDIN EN.CITE.DATA </w:instrText>
      </w:r>
      <w:r w:rsidR="00A637B7">
        <w:fldChar w:fldCharType="end"/>
      </w:r>
      <w:r w:rsidR="00735927">
        <w:fldChar w:fldCharType="separate"/>
      </w:r>
      <w:r w:rsidR="00A637B7">
        <w:rPr>
          <w:noProof/>
        </w:rPr>
        <w:t>(Maunder and Punt 2004, Potts and Elith 2006)</w:t>
      </w:r>
      <w:r w:rsidR="00735927">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w:t>
      </w:r>
      <w:r>
        <w:lastRenderedPageBreak/>
        <w:t xml:space="preserve">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23F88EE9"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735927">
        <w:fldChar w:fldCharType="begin"/>
      </w:r>
      <w:r w:rsidR="00A637B7">
        <w:instrText xml:space="preserve"> ADDIN EN.CITE &lt;EndNote&gt;&lt;Cite&gt;&lt;Author&gt;Burnham&lt;/Author&gt;&lt;Year&gt;1998&lt;/Year&gt;&lt;RecNum&gt;5190&lt;/RecNum&gt;&lt;DisplayText&gt;(Burnham and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A637B7">
        <w:rPr>
          <w:noProof/>
        </w:rPr>
        <w:t>(Burnham and Anderson 1998)</w:t>
      </w:r>
      <w:r w:rsidR="00735927">
        <w:fldChar w:fldCharType="end"/>
      </w:r>
      <w:r>
        <w:t xml:space="preserve">. </w:t>
      </w:r>
    </w:p>
    <w:p w14:paraId="783A2BC3" w14:textId="5F7B1291" w:rsidR="00471A3D" w:rsidRDefault="009D1439">
      <w:pPr>
        <w:pStyle w:val="Heading1"/>
        <w:spacing w:before="120"/>
      </w:pPr>
      <w:bookmarkStart w:id="20" w:name="_zg3uzw3q29am" w:colFirst="0" w:colLast="0"/>
      <w:bookmarkEnd w:id="20"/>
      <w:r>
        <w:lastRenderedPageBreak/>
        <w:t xml:space="preserve">3. </w:t>
      </w:r>
      <w:r w:rsidR="00EF0B3C">
        <w:t>Results</w:t>
      </w:r>
    </w:p>
    <w:p w14:paraId="6AADDFFB" w14:textId="6E57B3DF" w:rsidR="00471A3D" w:rsidRDefault="009D1439">
      <w:pPr>
        <w:pStyle w:val="Heading2"/>
      </w:pPr>
      <w:bookmarkStart w:id="21" w:name="_f80bb2jl8g29" w:colFirst="0" w:colLast="0"/>
      <w:bookmarkEnd w:id="21"/>
      <w:r>
        <w:t xml:space="preserve">3.1 </w:t>
      </w:r>
      <w:r w:rsidR="00EF0B3C">
        <w:t>Sea surface temperature</w:t>
      </w:r>
    </w:p>
    <w:p w14:paraId="2B76A209" w14:textId="50CEA3F9" w:rsidR="00471A3D" w:rsidRDefault="00EF0B3C">
      <w:r>
        <w:t xml:space="preserve">The warmest mean monthly SST at our sites (between 2003 and 2021) occurred in 2013 (Fig. 1a) with anomalously warm temperatures in both July and September (Figs. S2 &amp; S3), before the development of the MHW in the boreal winter of 2013-2014 (Bond et al 2014). 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Thus the 2014-2016 MHW was not the predominant temperature pattern in the coastal region of our study sites. However, warm SST in 2019 does align with a 2019 MH</w:t>
      </w:r>
      <w:r w:rsidRPr="00DD1DFC">
        <w:t xml:space="preserve">W </w:t>
      </w:r>
      <w:r w:rsidR="00735927">
        <w:fldChar w:fldCharType="begin"/>
      </w:r>
      <w:r w:rsidR="00A637B7">
        <w:instrText xml:space="preserve"> ADDIN EN.CITE &lt;EndNote&gt;&lt;Cite&gt;&lt;Author&gt;Harvey&lt;/Author&gt;&lt;Year&gt;2022&lt;/Year&gt;&lt;RecNum&gt;9094&lt;/RecNum&gt;&lt;DisplayText&gt;(Harvey, Garfield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A637B7">
        <w:rPr>
          <w:noProof/>
        </w:rPr>
        <w:t>(Harvey, Garfield et al. 2022)</w:t>
      </w:r>
      <w:r w:rsidR="00735927">
        <w:fldChar w:fldCharType="end"/>
      </w:r>
      <w:r>
        <w:t>.</w:t>
      </w:r>
      <w:r w:rsidR="0025518C">
        <w:t xml:space="preserve"> </w:t>
      </w:r>
      <w:r>
        <w:t xml:space="preserve">There were </w:t>
      </w:r>
      <w:r w:rsidR="00FB5F01">
        <w:t xml:space="preserve">also </w:t>
      </w:r>
      <w:r>
        <w:t>warm periods in both 2020 and 2021; however these periods were short enough that they did not register as high when averaged by month (Figs. S2 &amp;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p>
    <w:p w14:paraId="013304CC" w14:textId="7BFE8B8F" w:rsidR="00471A3D" w:rsidRDefault="009D1439">
      <w:pPr>
        <w:pStyle w:val="Heading2"/>
      </w:pPr>
      <w:bookmarkStart w:id="22" w:name="_5eofmerod4cl" w:colFirst="0" w:colLast="0"/>
      <w:bookmarkEnd w:id="22"/>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proofErr w:type="gramStart"/>
      <w:r>
        <w:t>sd</w:t>
      </w:r>
      <w:proofErr w:type="spellEnd"/>
      <w:proofErr w:type="gram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proofErr w:type="gramStart"/>
      <w:r>
        <w:t>sd</w:t>
      </w:r>
      <w:proofErr w:type="spellEnd"/>
      <w:proofErr w:type="gram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lastRenderedPageBreak/>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from 0.011 </w:t>
      </w:r>
      <w:proofErr w:type="gramStart"/>
      <w:r>
        <w:t>urchins</w:t>
      </w:r>
      <w:proofErr w:type="gramEnd"/>
      <w:r>
        <w:t xml:space="preserve">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76BDA37E" w:rsidR="00471A3D" w:rsidRDefault="00FD1045">
      <w:r w:rsidRPr="00FD1045">
        <w:lastRenderedPageBreak/>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735927">
        <w:fldChar w:fldCharType="begin">
          <w:fldData xml:space="preserve">PEVuZE5vdGU+PENpdGUgQXV0aG9yWWVhcj0iMSI+PEF1dGhvcj5IYW1pbHRvbjwvQXV0aG9yPjxZ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U2NpZW5jZXM8L2Z1bGwtdGl0bGU+PC9wZXJpb2RpY2FsPjxwYWdlcz4yMDIxMTE5NTwvcGFnZXM+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</w:fldData>
        </w:fldChar>
      </w:r>
      <w:r w:rsidR="00A637B7">
        <w:instrText xml:space="preserve"> ADDIN EN.CITE </w:instrText>
      </w:r>
      <w:r w:rsidR="00A637B7">
        <w:fldChar w:fldCharType="begin">
          <w:fldData xml:space="preserve">PEVuZE5vdGU+PENpdGUgQXV0aG9yWWVhcj0iMSI+PEF1dGhvcj5IYW1pbHRvbjwvQXV0aG9yPjxZ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U2NpZW5jZXM8L2Z1bGwtdGl0bGU+PC9wZXJpb2RpY2FsPjxwYWdlcz4yMDIxMTE5NTwvcGFnZXM+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</w:fldData>
        </w:fldChar>
      </w:r>
      <w:r w:rsidR="00A637B7">
        <w:instrText xml:space="preserve"> ADDIN EN.CITE.DATA </w:instrText>
      </w:r>
      <w:r w:rsidR="00A637B7">
        <w:fldChar w:fldCharType="end"/>
      </w:r>
      <w:r w:rsidR="00735927">
        <w:fldChar w:fldCharType="separate"/>
      </w:r>
      <w:r w:rsidR="00A637B7">
        <w:rPr>
          <w:noProof/>
        </w:rPr>
        <w:t>Hamilton, Saccomanno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735927">
        <w:fldChar w:fldCharType="begin"/>
      </w:r>
      <w:r w:rsidR="00A637B7">
        <w:instrText xml:space="preserve"> ADDIN EN.CITE &lt;EndNote&gt;&lt;Cite&gt;&lt;Author&gt;Duggins&lt;/Author&gt;&lt;Year&gt;1983&lt;/Year&gt;&lt;RecNum&gt;9111&lt;/RecNum&gt;&lt;DisplayText&gt;(Moitoza and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A637B7">
        <w:rPr>
          <w:noProof/>
        </w:rPr>
        <w:t>(Moitoza and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23" w:name="_u6kl6dz0q0ha" w:colFirst="0" w:colLast="0"/>
      <w:bookmarkEnd w:id="23"/>
      <w:r>
        <w:t xml:space="preserve">3.3 </w:t>
      </w:r>
      <w:r w:rsidR="00EF0B3C">
        <w:t xml:space="preserve">Multivariate analyses of kelp forest community guilds </w:t>
      </w:r>
    </w:p>
    <w:p w14:paraId="5F09EF93" w14:textId="19C5ABDF"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S6-S9).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w:t>
      </w:r>
      <w:r>
        <w:lastRenderedPageBreak/>
        <w:t xml:space="preserve">and invertebrates than fish. In contrast, juvenile rockfishes were driven by year-to-year variation, and Site was not important, suggesting a strong shared temporal driver of juvenile rockfishes among sites (Fig. 3g, Fig. 4). </w:t>
      </w:r>
    </w:p>
    <w:p w14:paraId="1B38B0DF" w14:textId="293912EE"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second axis (Fig. 3a</w:t>
      </w:r>
      <w:proofErr w:type="gramStart"/>
      <w:r w:rsidRPr="008A6B3E">
        <w:t>,b</w:t>
      </w:r>
      <w:proofErr w:type="gramEnd"/>
      <w:r w:rsidRPr="008A6B3E">
        <w:t xml:space="preserve">).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respectively; Fig. 4, Table S6), which would be expected as a function of light limitation for autotrophs</w:t>
      </w:r>
      <w:r w:rsidR="004378FD" w:rsidRPr="008A6B3E">
        <w:t xml:space="preserve"> </w:t>
      </w:r>
      <w:r w:rsidR="00735927" w:rsidRPr="008A6B3E">
        <w:fldChar w:fldCharType="begin"/>
      </w:r>
      <w:r w:rsidR="00A637B7">
        <w:instrText xml:space="preserve"> ADDIN EN.CITE &lt;EndNote&gt;&lt;Cite&gt;&lt;Author&gt;Dayton&lt;/Author&gt;&lt;Year&gt;1984&lt;/Year&gt;&lt;RecNum&gt;9113&lt;/RecNum&gt;&lt;DisplayText&gt;(Dayton, Currie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rsidRPr="008A6B3E">
        <w:fldChar w:fldCharType="separate"/>
      </w:r>
      <w:r w:rsidR="00A637B7">
        <w:rPr>
          <w:noProof/>
        </w:rPr>
        <w:t>(Dayton, Currie et al. 1984)</w:t>
      </w:r>
      <w:r w:rsidR="00735927" w:rsidRPr="008A6B3E">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38BEE6B7" w:rsidR="00471A3D" w:rsidRDefault="00EF0B3C">
      <w:r>
        <w:t>For invertebrates virtually all of the explained variance was in the Site term (Fig. 4) with sites showing clear separation in the ordination (Fig. 3c</w:t>
      </w:r>
      <w:proofErr w:type="gramStart"/>
      <w:r>
        <w:t>,d</w:t>
      </w:r>
      <w:proofErr w:type="gramEnd"/>
      <w:r>
        <w:t xml:space="preserve">).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(Table S7). Leather stars, </w:t>
      </w:r>
      <w:proofErr w:type="spellStart"/>
      <w:r>
        <w:rPr>
          <w:i/>
        </w:rPr>
        <w:lastRenderedPageBreak/>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70A48422" w:rsidR="00471A3D" w:rsidRDefault="00EF0B3C">
      <w:r>
        <w:t>Variability in the fish guild was the least well explained by Site, Year, and Depth (Fig. 3e</w:t>
      </w:r>
      <w:proofErr w:type="gramStart"/>
      <w:r>
        <w:t>,f</w:t>
      </w:r>
      <w:proofErr w:type="gramEnd"/>
      <w:r>
        <w:t>,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(Tables S8).</w:t>
      </w:r>
    </w:p>
    <w:p w14:paraId="0DC917B1" w14:textId="11CAFE1D" w:rsidR="00471A3D" w:rsidRDefault="00EF0B3C">
      <w:r>
        <w:t>For juvenile rockfishes, the ordination showed little clustering of sites (Fig. 3g</w:t>
      </w:r>
      <w:proofErr w:type="gramStart"/>
      <w:r>
        <w:t>,h</w:t>
      </w:r>
      <w:proofErr w:type="gramEnd"/>
      <w:r>
        <w:t xml:space="preserve">), and most of the explained variance was in the Year term in the </w:t>
      </w:r>
      <w:proofErr w:type="spellStart"/>
      <w:r>
        <w:t>PerMANOVA</w:t>
      </w:r>
      <w:proofErr w:type="spellEnd"/>
      <w:r>
        <w:t xml:space="preserve"> (r</w:t>
      </w:r>
      <w:r>
        <w:rPr>
          <w:vertAlign w:val="superscript"/>
        </w:rPr>
        <w:t>2</w:t>
      </w:r>
      <w:r>
        <w:t xml:space="preserve"> = 0.29, Fig. 4, Table S9)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24" w:name="_8ord3kzb5sb4" w:colFirst="0" w:colLast="0"/>
      <w:bookmarkEnd w:id="24"/>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w:t>
      </w:r>
      <w:r>
        <w:lastRenderedPageBreak/>
        <w:t xml:space="preserve">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w:t>
      </w:r>
      <w:proofErr w:type="gramStart"/>
      <w:r>
        <w:t>,c</w:t>
      </w:r>
      <w:proofErr w:type="gramEnd"/>
      <w:r>
        <w:t>).</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t>
      </w:r>
      <w:proofErr w:type="gramStart"/>
      <w:r>
        <w:t>whether  increased</w:t>
      </w:r>
      <w:proofErr w:type="gramEnd"/>
      <w:r>
        <w:t xml:space="preserve"> urchin densities resulted in localized kelp loss. There was a negative relationship between urchin density and </w:t>
      </w:r>
      <w:proofErr w:type="gramStart"/>
      <w:r>
        <w:t>log</w:t>
      </w:r>
      <w:r w:rsidR="003D6C33" w:rsidRPr="003D6C33">
        <w:rPr>
          <w:vertAlign w:val="subscript"/>
        </w:rPr>
        <w:t>e</w:t>
      </w:r>
      <w:r>
        <w:t>(</w:t>
      </w:r>
      <w:proofErr w:type="spellStart"/>
      <w:proofErr w:type="gramEnd"/>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lastRenderedPageBreak/>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25" w:name="_kht2apu2sjj7" w:colFirst="0" w:colLast="0"/>
      <w:bookmarkEnd w:id="25"/>
      <w:r>
        <w:t xml:space="preserve">3.5 </w:t>
      </w:r>
      <w:r w:rsidR="00EF0B3C">
        <w:t>Kelp density and rockfish recruitment</w:t>
      </w:r>
    </w:p>
    <w:p w14:paraId="14A685D6" w14:textId="0D8A916B"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Table S10).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 xml:space="preserve">kelps all having coefficients of approximately 2.5 (Table </w:t>
      </w:r>
      <w:r w:rsidR="008A3F3E">
        <w:t xml:space="preserve">S10 &amp; </w:t>
      </w:r>
      <w:r>
        <w:t>S11). For the random effects</w:t>
      </w:r>
      <w:r w:rsidR="00270E92">
        <w:t xml:space="preserve"> (Table S11)</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 xml:space="preserve">2.17 points higher.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26" w:name="_1nzuexzh0v9h" w:colFirst="0" w:colLast="0"/>
      <w:bookmarkEnd w:id="26"/>
      <w:r>
        <w:lastRenderedPageBreak/>
        <w:t xml:space="preserve">4. </w:t>
      </w:r>
      <w:r w:rsidR="00EF0B3C">
        <w:t>Discussion</w:t>
      </w:r>
    </w:p>
    <w:p w14:paraId="039FBBD6" w14:textId="5F3A09D6"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L1llYXI+PFJlY051bT44NDI0PC9SZWNOdW0+PERpc3BsYXlUZXh0PihDYXZhbmF1Z2gsIFJlZWQg
ZXQgYWwuIDIwMTksIFJvZ2Vycy1CZW5uZXR0IGFuZCBDYXR0b24gMjAxOSwgQmVhcy1MdW5hLCBN
aWNoZWxpIGV0IGFsLiAyMDIwLCBIYW1pbHRvbiwgQmVsbCBldCBhbC4gMjAyMCwgTWNQaGVyc29u
LCBGaW5nZXIgZXQgYWwuIDIwMjEpPC9EaXNwbGF5VGV4dD48cmVjb3JkPjxyZWMtbnVtYmVyPjg0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MS0wMTgyNy02PC9lbGVjdHJvbmljLXJlc291cmNlLW51bT48L3JlY29yZD48L0NpdGU+PC9FbmRO
b3RlPn==
</w:fldData>
        </w:fldChar>
      </w:r>
      <w:r w:rsidR="00A637B7">
        <w:instrText xml:space="preserve"> ADDIN EN.CITE </w:instrText>
      </w:r>
      <w:r w:rsidR="00A637B7">
        <w:fldChar w:fldCharType="begin">
          <w:fldData xml:space="preserve">PEVuZE5vdGU+PENpdGU+PEF1dGhvcj5Sb2dlcnMtQmVubmV0dDwvQXV0aG9yPjxZZWFyPjIwMTk8
L1llYXI+PFJlY051bT44NDI0PC9SZWNOdW0+PERpc3BsYXlUZXh0PihDYXZhbmF1Z2gsIFJlZWQg
ZXQgYWwuIDIwMTksIFJvZ2Vycy1CZW5uZXR0IGFuZCBDYXR0b24gMjAxOSwgQmVhcy1MdW5hLCBN
aWNoZWxpIGV0IGFsLiAyMDIwLCBIYW1pbHRvbiwgQmVsbCBldCBhbC4gMjAyMCwgTWNQaGVyc29u
LCBGaW5nZXIgZXQgYWwuIDIwMjEpPC9EaXNwbGF5VGV4dD48cmVjb3JkPjxyZWMtbnVtYmVyPjg0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MS0wMTgyNy02PC9lbGVjdHJvbmljLXJlc291cmNlLW51bT48L3JlY29yZD48L0NpdGU+PC9FbmRO
b3RlPn==
</w:fldData>
        </w:fldChar>
      </w:r>
      <w:r w:rsidR="00A637B7">
        <w:instrText xml:space="preserve"> ADDIN EN.CITE.DATA </w:instrText>
      </w:r>
      <w:r w:rsidR="00A637B7">
        <w:fldChar w:fldCharType="end"/>
      </w:r>
      <w:r w:rsidR="00735927">
        <w:fldChar w:fldCharType="separate"/>
      </w:r>
      <w:r w:rsidR="00A637B7">
        <w:rPr>
          <w:noProof/>
        </w:rPr>
        <w:t>(Cavanaugh, Reed et al. 2019, Rogers-Bennett and Catton 2019, Beas-Luna, Micheli et al. 2020, Hamilton, Bell et al. 2020, McPherson, Finger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PjxSZWNOdW0+OTA2NzwvUmVjTnVtPjxEaXNwbGF5VGV4dD4oUm9nZXJzLUJlbm5ldHQgYW5kIENh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Z3VhZ2U+PC9yZWNvcmQ+PC9DaXRlPjxDaXRlPjxBdXRob3I+Um9nZXJzLUJlbm5ldHQ8L0F1dGhv
cj48WWVhcj4yMDE5PC9ZZWFyPjxSZWNOdW0+ODQyNDwvUmVjTnVtPjxyZWNvcmQ+PHJlYy1udW1i
ZXI+ODQyNDwvcmVjLW51bWJlcj48Zm9yZWlnbi1rZXlzPjxrZXkgYXBwPSJFTiIgZGItaWQ9InBy
eHJ6enZkeTB4MnM0ZWUwMHFweHB0YWRzc3dhMDJyd3gwcCIgdGltZXN0YW1wPSIwIj44NDI0PC9r
ZXk+PC9mb3JlaWduLWtleXM+PHJlZi10eXBlIG5hbWU9IkpvdXJuYWwgQXJ0aWNsZSI+MTc8L3Jl
Zi10eXBlPjxjb250cmlidXRvcnM+PGF1dGhvcnM+PGF1dGhvcj5Sb2dlcnMtQmVubmV0dCwgTC48
L2F1dGhvcj48YXV0aG9yPkNhdHRvbiwgQy4gQS48L2F1dGhvcj48L2F1dGhvcnM+PC9jb250cmli
dXRvcnM+PGF1dGgtYWRkcmVzcz5Db2FzdGFsIE1hcmluZSBTY2llbmNlIEluc3RpdHV0ZSwgS2Fy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eSwgQ0EsIDk0OTIzLTAyNDcsIFVTQS4gcm9nZXJzYmVubmV0dEB1Y2RhdmlzLmVkdS4mI3hEO0Nv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</w:fldData>
        </w:fldChar>
      </w:r>
      <w:r w:rsidR="00A637B7">
        <w:instrText xml:space="preserve"> ADDIN EN.CITE </w:instrText>
      </w:r>
      <w:r w:rsidR="00A637B7">
        <w:fldChar w:fldCharType="begin">
          <w:fldData xml:space="preserve">PEVuZE5vdGU+PENpdGU+PEF1dGhvcj5CZWFzLUx1bmE8L0F1dGhvcj48WWVhcj4yMDIwPC9ZZWFy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Z3VhZ2U+PC9yZWNvcmQ+PC9DaXRlPjxDaXRlPjxBdXRob3I+Um9nZXJzLUJlbm5ldHQ8L0F1dGhv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</w:fldData>
        </w:fldChar>
      </w:r>
      <w:r w:rsidR="00A637B7">
        <w:instrText xml:space="preserve"> ADDIN EN.CITE.DATA </w:instrText>
      </w:r>
      <w:r w:rsidR="00A637B7">
        <w:fldChar w:fldCharType="end"/>
      </w:r>
      <w:r w:rsidR="00735927">
        <w:fldChar w:fldCharType="separate"/>
      </w:r>
      <w:r w:rsidR="00A637B7">
        <w:rPr>
          <w:noProof/>
        </w:rPr>
        <w:t>(Rogers-Bennett and Catton 2019, Beas-Luna, Micheli et al. 2020)</w:t>
      </w:r>
      <w:r w:rsidR="00735927">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735927">
        <w:fldChar w:fldCharType="begin">
          <w:fldData xml:space="preserve">PEVuZE5vdGU+PENpdGU+PEF1dGhvcj5GaWVsZDwvQXV0aG9yPjxZZWFyPjIwMjE8L1llYXI+PFJl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</w:fldData>
        </w:fldChar>
      </w:r>
      <w:r w:rsidR="00A637B7">
        <w:instrText xml:space="preserve"> ADDIN EN.CITE </w:instrText>
      </w:r>
      <w:r w:rsidR="00A637B7">
        <w:fldChar w:fldCharType="begin">
          <w:fldData xml:space="preserve">PEVuZE5vdGU+PENpdGU+PEF1dGhvcj5GaWVsZDwvQXV0aG9yPjxZZWFyPjIwMjE8L1llYXI+PFJl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</w:fldData>
        </w:fldChar>
      </w:r>
      <w:r w:rsidR="00A637B7">
        <w:instrText xml:space="preserve"> ADDIN EN.CITE.DATA </w:instrText>
      </w:r>
      <w:r w:rsidR="00A637B7">
        <w:fldChar w:fldCharType="end"/>
      </w:r>
      <w:r w:rsidR="00735927">
        <w:fldChar w:fldCharType="separate"/>
      </w:r>
      <w:r w:rsidR="00A637B7">
        <w:rPr>
          <w:noProof/>
        </w:rPr>
        <w:t>(Schroeder, Santora et al. 2019, Field, Miller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UmVjTnVtPjQ3MTM8L1JlY051bT48RGlzcGxheVRleHQ+KFNjaG1pdHQgYW5kIEhvbGJyb29rIDE5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</w:fldData>
        </w:fldChar>
      </w:r>
      <w:r w:rsidR="00A637B7">
        <w:instrText xml:space="preserve"> ADDIN EN.CITE </w:instrText>
      </w:r>
      <w:r w:rsidR="00A637B7">
        <w:fldChar w:fldCharType="begin">
          <w:fldData xml:space="preserve">PEVuZE5vdGU+PENpdGU+PEF1dGhvcj5TY2htaXR0PC9BdXRob3I+PFllYXI+MTk5MDwvWWVhcj48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</w:fldData>
        </w:fldChar>
      </w:r>
      <w:r w:rsidR="00A637B7">
        <w:instrText xml:space="preserve"> ADDIN EN.CITE.DATA </w:instrText>
      </w:r>
      <w:r w:rsidR="00A637B7">
        <w:fldChar w:fldCharType="end"/>
      </w:r>
      <w:r w:rsidR="00735927">
        <w:fldChar w:fldCharType="separate"/>
      </w:r>
      <w:r w:rsidR="00A637B7">
        <w:rPr>
          <w:noProof/>
        </w:rPr>
        <w:t>(Schmitt and Holbrook 1990, Carr 1991, Markel and Shurin 2020)</w:t>
      </w:r>
      <w:r w:rsidR="00735927">
        <w:fldChar w:fldCharType="end"/>
      </w:r>
      <w:r>
        <w:t>. Filling in the gap in our knowledge along the Washington coast provide</w:t>
      </w:r>
      <w:r w:rsidR="00FC26FD">
        <w:t>s</w:t>
      </w:r>
      <w:r>
        <w:t xml:space="preserve"> a more complete picture for kelp </w:t>
      </w:r>
      <w:r w:rsidR="00FC26FD">
        <w:t xml:space="preserve">forest </w:t>
      </w:r>
      <w:r>
        <w:t xml:space="preserve">communities in the eastern Pacific and California Current ecosystem in </w:t>
      </w:r>
      <w:r>
        <w:lastRenderedPageBreak/>
        <w:t>particular and suggests paths forward for conservation and management of these important habitats and the valuable fisheries species they contain.</w:t>
      </w:r>
    </w:p>
    <w:p w14:paraId="21F5B066" w14:textId="444D29D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PjxSZWNOdW0+OTA2NzwvUmVjTnVtPjxEaXNwbGF5VGV4dD4oQmVhcy1MdW5hLCBNaWNoZWxpIGV0
IGFsLiAyMDIwKTwvRGlzcGxheVRleHQ+PHJlY29yZD48cmVjLW51bWJlcj45MDY3PC9yZWMtbnVt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dW0+PGxhbmd1YWdlPkVuZ2xpc2g8L2xhbmd1YWdlPjwvcmVjb3JkPjwvQ2l0ZT48L0VuZE5vdGU+
</w:fldData>
        </w:fldChar>
      </w:r>
      <w:r w:rsidR="00A637B7">
        <w:instrText xml:space="preserve"> ADDIN EN.CITE </w:instrText>
      </w:r>
      <w:r w:rsidR="00A637B7">
        <w:fldChar w:fldCharType="begin">
          <w:fldData xml:space="preserve">PEVuZE5vdGU+PENpdGU+PEF1dGhvcj5CZWFzLUx1bmE8L0F1dGhvcj48WWVhcj4yMDIwPC9ZZWFy
PjxSZWNOdW0+OTA2NzwvUmVjTnVtPjxEaXNwbGF5VGV4dD4oQmVhcy1MdW5hLCBNaWNoZWxpIGV0
IGFsLiAyMDIwKTwvRGlzcGxheVRleHQ+PHJlY29yZD48cmVjLW51bWJlcj45MDY3PC9yZWMtbnVt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dW0+PGxhbmd1YWdlPkVuZ2xpc2g8L2xhbmd1YWdlPjwvcmVjb3JkPjwvQ2l0ZT48L0VuZE5vdGU+
</w:fldData>
        </w:fldChar>
      </w:r>
      <w:r w:rsidR="00A637B7">
        <w:instrText xml:space="preserve"> ADDIN EN.CITE.DATA </w:instrText>
      </w:r>
      <w:r w:rsidR="00A637B7">
        <w:fldChar w:fldCharType="end"/>
      </w:r>
      <w:r w:rsidR="00735927">
        <w:fldChar w:fldCharType="separate"/>
      </w:r>
      <w:r w:rsidR="00A637B7">
        <w:rPr>
          <w:noProof/>
        </w:rPr>
        <w:t>(Beas-Luna, Micheli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YXlUZXh0PihhbmQgT3JlZ29uOyBIYW1pbHRvbiwgQmVsbCBldCBhbC4gMjAyMCk8L0Rpc3BsYXlU
ZXh0PjxyZWNvcmQ+PHJlYy1udW1iZXI+OTA2OTwvcmVjLW51bWJlcj48Zm9yZWlnbi1rZXlzPjxr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Y29yZD48L0NpdGU+PC9FbmROb3RlPgB=
</w:fldData>
        </w:fldChar>
      </w:r>
      <w:r w:rsidR="00A637B7">
        <w:instrText xml:space="preserve"> ADDIN EN.CITE </w:instrText>
      </w:r>
      <w:r w:rsidR="00A637B7">
        <w:fldChar w:fldCharType="begin">
          <w:fldData xml:space="preserve">PEVuZE5vdGU+PENpdGU+PEF1dGhvcj5IYW1pbHRvbjwvQXV0aG9yPjxZZWFyPjIwMjA8L1llYXI+
PFJlY051bT45MDY5PC9SZWNOdW0+PFByZWZpeD5hbmQgT3JlZ29uYDsgPC9QcmVmaXg+PERpc3Bs
YXlUZXh0PihhbmQgT3JlZ29uOyBIYW1pbHRvbiwgQmVsbCBldCBhbC4gMjAyMCk8L0Rpc3BsYXlU
ZXh0PjxyZWNvcmQ+PHJlYy1udW1iZXI+OTA2OTwvcmVjLW51bWJlcj48Zm9yZWlnbi1rZXlzPjxr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Y29yZD48L0NpdGU+PC9FbmROb3RlPgB=
</w:fldData>
        </w:fldChar>
      </w:r>
      <w:r w:rsidR="00A637B7">
        <w:instrText xml:space="preserve"> ADDIN EN.CITE.DATA </w:instrText>
      </w:r>
      <w:r w:rsidR="00A637B7">
        <w:fldChar w:fldCharType="end"/>
      </w:r>
      <w:r w:rsidR="00735927">
        <w:fldChar w:fldCharType="separate"/>
      </w:r>
      <w:r w:rsidR="00A637B7">
        <w:rPr>
          <w:noProof/>
        </w:rPr>
        <w:t>(and Oregon; Hamilton, Bell et al. 2020)</w:t>
      </w:r>
      <w:r w:rsidR="00735927">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PFJlY051bT45MDY5PC9SZWNOdW0+PERpc3BsYXlUZXh0PihIYW1pbHRvbiwgQmVsbCBldCBhbC4g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</w:fldData>
        </w:fldChar>
      </w:r>
      <w:r w:rsidR="00A637B7">
        <w:instrText xml:space="preserve"> ADDIN EN.CITE </w:instrText>
      </w:r>
      <w:r w:rsidR="00A637B7">
        <w:fldChar w:fldCharType="begin">
          <w:fldData xml:space="preserve">PEVuZE5vdGU+PENpdGU+PEF1dGhvcj5IYW1pbHRvbjwvQXV0aG9yPjxZZWFyPjIwMjA8L1llYXI+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</w:fldData>
        </w:fldChar>
      </w:r>
      <w:r w:rsidR="00A637B7">
        <w:instrText xml:space="preserve"> ADDIN EN.CITE.DATA </w:instrText>
      </w:r>
      <w:r w:rsidR="00A637B7">
        <w:fldChar w:fldCharType="end"/>
      </w:r>
      <w:r w:rsidR="00735927">
        <w:fldChar w:fldCharType="separate"/>
      </w:r>
      <w:r w:rsidR="00A637B7">
        <w:rPr>
          <w:noProof/>
        </w:rPr>
        <w:t>(Hamilton, Bell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735927">
        <w:fldChar w:fldCharType="begin"/>
      </w:r>
      <w:r w:rsidR="00A637B7">
        <w:instrText xml:space="preserve"> ADDIN EN.CITE &lt;EndNote&gt;&lt;Cite&gt;&lt;Author&gt;Lamy&lt;/Author&gt;&lt;Year&gt;2020&lt;/Year&gt;&lt;RecNum&gt;8703&lt;/RecNum&gt;&lt;DisplayText&gt;(Lamy, Koenigs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A637B7">
        <w:rPr>
          <w:noProof/>
        </w:rPr>
        <w:t>(Lamy, Koenigs et al. 2020)</w:t>
      </w:r>
      <w:r w:rsidR="00735927">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7AACB7EA"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735927">
        <w:fldChar w:fldCharType="begin"/>
      </w:r>
      <w:r w:rsidR="00A637B7">
        <w:instrText xml:space="preserve"> ADDIN EN.CITE &lt;EndNote&gt;&lt;Cite&gt;&lt;Author&gt;Pfister&lt;/Author&gt;&lt;Year&gt;2018&lt;/Year&gt;&lt;RecNum&gt;8408&lt;/RecNum&gt;&lt;DisplayText&gt;(Pfister, Berry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A637B7">
        <w:rPr>
          <w:noProof/>
        </w:rPr>
        <w:t>(Pfister, Berry et al. 2018)</w:t>
      </w:r>
      <w:r w:rsidR="00735927">
        <w:fldChar w:fldCharType="end"/>
      </w:r>
      <w:r w:rsidR="00EF0B3C">
        <w:t xml:space="preserve">. </w:t>
      </w:r>
      <w:r>
        <w:t>U</w:t>
      </w:r>
      <w:r w:rsidR="00A5249A">
        <w:t xml:space="preserve">rchins were rare at most of our sites, likely due in part to otter predation </w:t>
      </w:r>
      <w:r w:rsidR="0073592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EN.CITE.DATA </w:instrText>
      </w:r>
      <w:r w:rsidR="00A637B7">
        <w:fldChar w:fldCharType="end"/>
      </w:r>
      <w:r w:rsidR="00735927">
        <w:fldChar w:fldCharType="separate"/>
      </w:r>
      <w:r w:rsidR="00A637B7">
        <w:rPr>
          <w:noProof/>
        </w:rPr>
        <w:t>(Shelton, Harvey et al. 2018)</w:t>
      </w:r>
      <w:r w:rsidR="00735927">
        <w:fldChar w:fldCharType="end"/>
      </w:r>
      <w:r w:rsidR="0034083C">
        <w:t xml:space="preserve">, </w:t>
      </w:r>
      <w:r w:rsidR="00640B60">
        <w:t>and o</w:t>
      </w:r>
      <w:r>
        <w:t xml:space="preserve">verall density was lower than </w:t>
      </w:r>
      <w:r>
        <w:lastRenderedPageBreak/>
        <w:t xml:space="preserve">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A637B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A637B7">
        <w:rPr>
          <w:noProof/>
        </w:rPr>
        <w:t>(Rogers-Bennett and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ZWNOdW0+ODM4NjwvUmVjTnVtPjxEaXNwbGF5VGV4dD4oUGVhcnNlIDIwMDYsIEtyaWVnaXNjaCwg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</w:fldData>
        </w:fldChar>
      </w:r>
      <w:r w:rsidR="00A637B7">
        <w:instrText xml:space="preserve"> ADDIN EN.CITE </w:instrText>
      </w:r>
      <w:r w:rsidR="00A637B7">
        <w:fldChar w:fldCharType="begin">
          <w:fldData xml:space="preserve">PEVuZE5vdGU+PENpdGU+PEF1dGhvcj5QZWFyc2U8L0F1dGhvcj48WWVhcj4yMDA2PC9ZZWFyPjxS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</w:fldData>
        </w:fldChar>
      </w:r>
      <w:r w:rsidR="00A637B7">
        <w:instrText xml:space="preserve"> ADDIN EN.CITE.DATA </w:instrText>
      </w:r>
      <w:r w:rsidR="00A637B7">
        <w:fldChar w:fldCharType="end"/>
      </w:r>
      <w:r w:rsidR="009C7329">
        <w:fldChar w:fldCharType="separate"/>
      </w:r>
      <w:r w:rsidR="00A637B7">
        <w:rPr>
          <w:noProof/>
        </w:rPr>
        <w:t>(Pearse 2006, Kriegisch, Reeves et al. 2019)</w:t>
      </w:r>
      <w:r w:rsidR="009C7329">
        <w:fldChar w:fldCharType="end"/>
      </w:r>
      <w:r w:rsidR="009C7329">
        <w:t xml:space="preserve">. When urchins were abundant, there may have been sufficient drift kelp (and potentially threat of predation by otters), to lead urchins to remain largely passive feeders. </w:t>
      </w:r>
    </w:p>
    <w:p w14:paraId="3AABAB4F" w14:textId="554AAF20"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735927">
        <w:fldChar w:fldCharType="begin"/>
      </w:r>
      <w:r w:rsidR="00A637B7">
        <w:instrText xml:space="preserve"> ADDIN EN.CITE &lt;EndNote&gt;&lt;Cite&gt;&lt;Author&gt;Randell&lt;/Author&gt;&lt;Year&gt;2022&lt;/Year&gt;&lt;RecNum&gt;8683&lt;/RecNum&gt;&lt;DisplayText&gt;(Randell, Kenner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A637B7">
        <w:rPr>
          <w:noProof/>
        </w:rPr>
        <w:t>(Randell, Kenner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ZWNOdW0+OTExNzwvUmVjTnVtPjxEaXNwbGF5VGV4dD4oUGVhcnNlIDIwMDYsIEtyaWVnaXNjaCwg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</w:fldData>
        </w:fldChar>
      </w:r>
      <w:r w:rsidR="00A637B7">
        <w:rPr>
          <w:color w:val="000000" w:themeColor="text1"/>
        </w:rPr>
        <w:instrText xml:space="preserve"> ADDIN EN.CITE </w:instrText>
      </w:r>
      <w:r w:rsidR="00A637B7">
        <w:rPr>
          <w:color w:val="000000" w:themeColor="text1"/>
        </w:rPr>
        <w:fldChar w:fldCharType="begin">
          <w:fldData xml:space="preserve">PEVuZE5vdGU+PENpdGU+PEF1dGhvcj5QZWFyc2U8L0F1dGhvcj48WWVhcj4yMDA2PC9ZZWFyPjxS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</w:fldData>
        </w:fldChar>
      </w:r>
      <w:r w:rsidR="00A637B7">
        <w:rPr>
          <w:color w:val="000000" w:themeColor="text1"/>
        </w:rPr>
        <w:instrText xml:space="preserve"> ADDIN EN.CITE.DATA </w:instrText>
      </w:r>
      <w:r w:rsidR="00A637B7">
        <w:rPr>
          <w:color w:val="000000" w:themeColor="text1"/>
        </w:rPr>
      </w:r>
      <w:r w:rsidR="00A637B7">
        <w:rPr>
          <w:color w:val="000000" w:themeColor="text1"/>
        </w:rPr>
        <w:fldChar w:fldCharType="end"/>
      </w:r>
      <w:r w:rsidR="00735927">
        <w:rPr>
          <w:color w:val="000000" w:themeColor="text1"/>
        </w:rPr>
        <w:fldChar w:fldCharType="separate"/>
      </w:r>
      <w:r w:rsidR="00A637B7">
        <w:rPr>
          <w:noProof/>
          <w:color w:val="000000" w:themeColor="text1"/>
        </w:rPr>
        <w:t>(Pearse 2006, Kriegisch, Reeves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w:t>
      </w:r>
      <w:r w:rsidR="0034083C" w:rsidRPr="00135413">
        <w:rPr>
          <w:color w:val="000000" w:themeColor="text1"/>
        </w:rPr>
        <w:lastRenderedPageBreak/>
        <w:t xml:space="preserve">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w:t>
      </w:r>
      <w:proofErr w:type="spellStart"/>
      <w:r w:rsidR="00893C5B" w:rsidRPr="00893C5B">
        <w:t>Tatoosh</w:t>
      </w:r>
      <w:proofErr w:type="spellEnd"/>
      <w:r w:rsidR="00893C5B" w:rsidRPr="00893C5B">
        <w:t xml:space="preserve">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893C5B">
        <w:rPr>
          <w:color w:val="000000" w:themeColor="text1"/>
        </w:rPr>
        <w:fldChar w:fldCharType="begin"/>
      </w:r>
      <w:r w:rsidR="00A637B7">
        <w:rPr>
          <w:color w:val="000000" w:themeColor="text1"/>
        </w:rPr>
        <w:instrText xml:space="preserve"> ADDIN EN.CITE &lt;EndNote&gt;&lt;Cite&gt;&lt;Author&gt;Okamoto&lt;/Author&gt;&lt;Year&gt;2020&lt;/Year&gt;&lt;RecNum&gt;8452&lt;/RecNum&gt;&lt;DisplayText&gt;(Okamoto, Schroeter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893C5B">
        <w:rPr>
          <w:color w:val="000000" w:themeColor="text1"/>
        </w:rPr>
        <w:fldChar w:fldCharType="separate"/>
      </w:r>
      <w:r w:rsidR="00A637B7">
        <w:rPr>
          <w:noProof/>
          <w:color w:val="000000" w:themeColor="text1"/>
        </w:rPr>
        <w:t>(Okamoto, Schroeter et al. 2020)</w:t>
      </w:r>
      <w:r w:rsidR="00893C5B">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6F20B94E"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A637B7">
        <w:instrText xml:space="preserve"> ADDIN EN.CITE &lt;EndNote&gt;&lt;Cite&gt;&lt;Author&gt;Burt&lt;/Author&gt;&lt;Year&gt;2018&lt;/Year&gt;&lt;RecNum&gt;8527&lt;/RecNum&gt;&lt;DisplayText&gt;(Burt, Tinker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A637B7">
        <w:rPr>
          <w:noProof/>
        </w:rPr>
        <w:t>(Burt, Tinker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b3JyZSwgRWlzZW5sb3JkIGV0IGFsLiAyMDE2LCBIYW1pbHRvbiwgU2FjY29tYW5ubyBldCBhbC4g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</w:fldData>
        </w:fldChar>
      </w:r>
      <w:r w:rsidR="00A637B7">
        <w:instrText xml:space="preserve"> ADDIN EN.CITE </w:instrText>
      </w:r>
      <w:r w:rsidR="00A637B7">
        <w:fldChar w:fldCharType="begin">
          <w:fldData xml:space="preserve">PEVuZE5vdGU+PENpdGU+PEF1dGhvcj5Nb250ZWNpbm8tTGF0b3JyZTwvQXV0aG9yPjxZZWFyPjIw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</w:fldData>
        </w:fldChar>
      </w:r>
      <w:r w:rsidR="00A637B7">
        <w:instrText xml:space="preserve"> ADDIN EN.CITE.DATA </w:instrText>
      </w:r>
      <w:r w:rsidR="00A637B7">
        <w:fldChar w:fldCharType="end"/>
      </w:r>
      <w:r w:rsidR="00735927">
        <w:fldChar w:fldCharType="separate"/>
      </w:r>
      <w:r w:rsidR="00A637B7">
        <w:rPr>
          <w:noProof/>
        </w:rPr>
        <w:t>(Montecino-Latorre, Eisenlord et al. 2016, Hamilton, Saccomanno et al. 2021)</w:t>
      </w:r>
      <w:r w:rsidR="00735927">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73592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cmVuY2UgYXMgZGVmaW5lZCBieSBIYW1pbHRvbiwgU2FjY29tYW5ubyBldCBhbC4gMjAyMSk8L0Rp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Y2FsPjxwYWdlcz4yMDIxMTE5NTwvcGFnZXM+PHZvbHVtZT4yODg8L3ZvbHVtZT48bnVtYmVyPjE5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</w:fldData>
        </w:fldChar>
      </w:r>
      <w:r w:rsidR="00A637B7">
        <w:instrText xml:space="preserve"> ADDIN EN.CITE </w:instrText>
      </w:r>
      <w:r w:rsidR="00A637B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cmVuY2UgYXMgZGVmaW5lZCBieSBIYW1pbHRvbiwgU2FjY29tYW5ubyBldCBhbC4gMjAyMSk8L0Rp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Y2FsPjxwYWdlcz4yMDIxMTE5NTwvcGFnZXM+PHZvbHVtZT4yODg8L3ZvbHVtZT48bnVtYmVyPjE5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</w:fldData>
        </w:fldChar>
      </w:r>
      <w:r w:rsidR="00A637B7">
        <w:instrText xml:space="preserve"> ADDIN EN.CITE.DATA </w:instrText>
      </w:r>
      <w:r w:rsidR="00A637B7">
        <w:fldChar w:fldCharType="end"/>
      </w:r>
      <w:r w:rsidR="00735927">
        <w:fldChar w:fldCharType="separate"/>
      </w:r>
      <w:r w:rsidR="00A637B7">
        <w:rPr>
          <w:noProof/>
        </w:rPr>
        <w:t>(declined to 75% occurrence as defined by Hamilton, Saccomanno et al. 2021)</w:t>
      </w:r>
      <w:r w:rsidR="00735927">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290F3A">
        <w:fldChar w:fldCharType="begin"/>
      </w:r>
      <w:r w:rsidR="00A637B7">
        <w:instrText xml:space="preserve"> ADDIN EN.CITE &lt;EndNote&gt;&lt;Cite&gt;&lt;Author&gt;Kvitek&lt;/Author&gt;&lt;Year&gt;1988&lt;/Year&gt;&lt;RecNum&gt;9118&lt;/RecNum&gt;&lt;DisplayText&gt;(Kvitek, Shull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A637B7">
        <w:rPr>
          <w:noProof/>
        </w:rPr>
        <w:t>(Kvitek, Shull et al. 1988)</w:t>
      </w:r>
      <w:r w:rsidR="00290F3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EN.CITE.DATA </w:instrText>
      </w:r>
      <w:r w:rsidR="00A637B7">
        <w:fldChar w:fldCharType="end"/>
      </w:r>
      <w:r w:rsidR="00290F3A">
        <w:fldChar w:fldCharType="separate"/>
      </w:r>
      <w:r w:rsidR="00A637B7">
        <w:rPr>
          <w:noProof/>
        </w:rPr>
        <w:t>(Shelton, Harvey et al. 2018)</w:t>
      </w:r>
      <w:r w:rsidR="00290F3A">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PFJlY051bT45MDc0PC9SZWNOdW0+PERpc3BsYXlUZXh0PihIYW1pbHRvbiwgU2FjY29tYW5ubyBl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==
</w:fldData>
        </w:fldChar>
      </w:r>
      <w:r w:rsidR="00A637B7">
        <w:instrText xml:space="preserve"> ADDIN EN.CITE </w:instrText>
      </w:r>
      <w:r w:rsidR="00A637B7">
        <w:fldChar w:fldCharType="begin">
          <w:fldData xml:space="preserve">PEVuZE5vdGU+PENpdGU+PEF1dGhvcj5IYW1pbHRvbjwvQXV0aG9yPjxZZWFyPjIwMjE8L1llYXI+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==
</w:fldData>
        </w:fldChar>
      </w:r>
      <w:r w:rsidR="00A637B7">
        <w:instrText xml:space="preserve"> ADDIN EN.CITE.DATA </w:instrText>
      </w:r>
      <w:r w:rsidR="00A637B7">
        <w:fldChar w:fldCharType="end"/>
      </w:r>
      <w:r w:rsidR="00735927">
        <w:fldChar w:fldCharType="separate"/>
      </w:r>
      <w:r w:rsidR="00A637B7">
        <w:rPr>
          <w:noProof/>
        </w:rPr>
        <w:t>(Hamilton, Saccomanno et al. 2021)</w:t>
      </w:r>
      <w:r w:rsidR="00735927">
        <w:fldChar w:fldCharType="end"/>
      </w:r>
      <w:r w:rsidR="00CA4F65">
        <w:t xml:space="preserve">. For the other invertebrates, </w:t>
      </w:r>
      <w:r w:rsidR="003F6B2F" w:rsidRPr="00CA4F65">
        <w:t xml:space="preserve">which have been characterized by low densities since recolonization of the area by sea otters </w:t>
      </w:r>
      <w:r w:rsidR="003F6B2F">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EN.CITE.DATA </w:instrText>
      </w:r>
      <w:r w:rsidR="00A637B7">
        <w:fldChar w:fldCharType="end"/>
      </w:r>
      <w:r w:rsidR="003F6B2F">
        <w:fldChar w:fldCharType="separate"/>
      </w:r>
      <w:r w:rsidR="00A637B7">
        <w:rPr>
          <w:noProof/>
        </w:rPr>
        <w:t>(Shelton, Harvey et al. 2018)</w:t>
      </w:r>
      <w:r w:rsidR="003F6B2F">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39E396E9" w:rsidR="00471A3D" w:rsidRDefault="00EF0B3C">
      <w:r>
        <w:lastRenderedPageBreak/>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WWVhcj48UmVjTnVtPjkwODA8L1JlY051bT48RGlzcGxheVRleHQ+KEFyYWZlaC1EYWxtYXUsIE1v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</w:fldData>
        </w:fldChar>
      </w:r>
      <w:r w:rsidR="00A637B7">
        <w:instrText xml:space="preserve"> ADDIN EN.CITE </w:instrText>
      </w:r>
      <w:r w:rsidR="00A637B7">
        <w:fldChar w:fldCharType="begin">
          <w:fldData xml:space="preserve">PEVuZE5vdGU+PENpdGU+PEF1dGhvcj5BcmFmZWgtRGFsbWF1PC9BdXRob3I+PFllYXI+MjAxOTwv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</w:fldData>
        </w:fldChar>
      </w:r>
      <w:r w:rsidR="00A637B7">
        <w:instrText xml:space="preserve"> ADDIN EN.CITE.DATA </w:instrText>
      </w:r>
      <w:r w:rsidR="00A637B7">
        <w:fldChar w:fldCharType="end"/>
      </w:r>
      <w:r w:rsidR="00735927">
        <w:fldChar w:fldCharType="separate"/>
      </w:r>
      <w:r w:rsidR="00A637B7">
        <w:rPr>
          <w:noProof/>
        </w:rPr>
        <w:t>(Arafeh-Dalmau, Montano-Moctezuma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PjIwMjE8L1llYXI+PFJlY051bT45MjEwPC9SZWNOdW0+PERpc3BsYXlUZXh0PkZpZWxkLCBNaWxs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LW51bT48bGFuZ3VhZ2U+RW5nbGlzaDwvbGFuZ3VhZ2U+PC9yZWNvcmQ+PC9DaXRlPjwvRW5kTm90
ZT4A
</w:fldData>
        </w:fldChar>
      </w:r>
      <w:r w:rsidR="00A637B7">
        <w:instrText xml:space="preserve"> ADDIN EN.CITE </w:instrText>
      </w:r>
      <w:r w:rsidR="00A637B7">
        <w:fldChar w:fldCharType="begin">
          <w:fldData xml:space="preserve">PEVuZE5vdGU+PENpdGUgQXV0aG9yWWVhcj0iMSI+PEF1dGhvcj5GaWVsZDwvQXV0aG9yPjxZZWFy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LW51bT48bGFuZ3VhZ2U+RW5nbGlzaDwvbGFuZ3VhZ2U+PC9yZWNvcmQ+PC9DaXRlPjwvRW5kTm90
ZT4A
</w:fldData>
        </w:fldChar>
      </w:r>
      <w:r w:rsidR="00A637B7">
        <w:instrText xml:space="preserve"> ADDIN EN.CITE.DATA </w:instrText>
      </w:r>
      <w:r w:rsidR="00A637B7">
        <w:fldChar w:fldCharType="end"/>
      </w:r>
      <w:r w:rsidR="00735927">
        <w:fldChar w:fldCharType="separate"/>
      </w:r>
      <w:r w:rsidR="00A637B7">
        <w:rPr>
          <w:noProof/>
        </w:rPr>
        <w:t>Field, Miller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Y051bT45MjEwPC9SZWNOdW0+PFByZWZpeD5GaWdzLiA0ICZhbXA7IDggaW4gPC9QcmVmaXg+PERp
c3BsYXlUZXh0PihGaWdzLiA0ICZhbXA7IDggaW4gRmllbGQsIE1pbGxlciBldCBhbC4gMjAyMSk8
L0Rpc3BsYXlUZXh0PjxyZWNvcmQ+PHJlYy1udW1iZXI+OTIxMDwvcmVjLW51bWJlcj48Zm9yZWln
bi1rZXlzPjxrZXkgYXBwPSJFTiIgZGItaWQ9InByeHJ6enZkeTB4MnM0ZWUwMHFweHB0YWRzc3dh
MDJyd3gwcCIgdGltZXN0YW1wPSIxNjU4NzEzMTc0Ij45MjEwPC9rZXk+PC9mb3JlaWduLWtleXM+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bnVtYmVyPjxrZXl3b3Jkcz48a2V5d29yZD51cyB3ZXN0LWNvYXN0PC9rZXl3b3JkPjxrZXl3b3Jk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</w:fldData>
        </w:fldChar>
      </w:r>
      <w:r w:rsidR="00A637B7">
        <w:instrText xml:space="preserve"> ADDIN EN.CITE </w:instrText>
      </w:r>
      <w:r w:rsidR="00A637B7">
        <w:fldChar w:fldCharType="begin">
          <w:fldData xml:space="preserve">PEVuZE5vdGU+PENpdGU+PEF1dGhvcj5GaWVsZDwvQXV0aG9yPjxZZWFyPjIwMjE8L1llYXI+PFJl
Y051bT45MjEwPC9SZWNOdW0+PFByZWZpeD5GaWdzLiA0ICZhbXA7IDggaW4gPC9QcmVmaXg+PERp
c3BsYXlUZXh0PihGaWdzLiA0ICZhbXA7IDggaW4gRmllbGQsIE1pbGxlciBldCBhbC4gMjAyMSk8
L0Rpc3BsYXlUZXh0PjxyZWNvcmQ+PHJlYy1udW1iZXI+OTIxMDwvcmVjLW51bWJlcj48Zm9yZWln
bi1rZXlzPjxrZXkgYXBwPSJFTiIgZGItaWQ9InByeHJ6enZkeTB4MnM0ZWUwMHFweHB0YWRzc3dh
MDJyd3gwcCIgdGltZXN0YW1wPSIxNjU4NzEzMTc0Ij45MjEwPC9rZXk+PC9mb3JlaWduLWtleXM+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bnVtYmVyPjxrZXl3b3Jkcz48a2V5d29yZD51cyB3ZXN0LWNvYXN0PC9rZXl3b3JkPjxrZXl3b3Jk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</w:fldData>
        </w:fldChar>
      </w:r>
      <w:r w:rsidR="00A637B7">
        <w:instrText xml:space="preserve"> ADDIN EN.CITE.DATA </w:instrText>
      </w:r>
      <w:r w:rsidR="00A637B7">
        <w:fldChar w:fldCharType="end"/>
      </w:r>
      <w:r w:rsidR="00735927">
        <w:fldChar w:fldCharType="separate"/>
      </w:r>
      <w:r w:rsidR="00A637B7">
        <w:rPr>
          <w:noProof/>
        </w:rPr>
        <w:t>(Figs. 4 &amp; 8 in Field, Miller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A637B7">
        <w:instrText xml:space="preserve"> ADDIN EN.CITE &lt;EndNote&gt;&lt;Cite&gt;&lt;Author&gt;Schroeder&lt;/Author&gt;&lt;Year&gt;2019&lt;/Year&gt;&lt;RecNum&gt;7229&lt;/RecNum&gt;&lt;DisplayText&gt;(Schroeder, Santora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A637B7">
        <w:rPr>
          <w:noProof/>
        </w:rPr>
        <w:t>(Schroeder, Santora et al. 2019)</w:t>
      </w:r>
      <w:r w:rsidR="00735927">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735927">
        <w:fldChar w:fldCharType="begin"/>
      </w:r>
      <w:r w:rsidR="00A637B7">
        <w:instrText xml:space="preserve"> ADDIN EN.CITE &lt;EndNote&gt;&lt;Cite&gt;&lt;Author&gt;Wallace&lt;/Author&gt;&lt;Year&gt;1999&lt;/Year&gt;&lt;RecNum&gt;9115&lt;/RecNum&gt;&lt;DisplayText&gt;(Wallace, Hoffmann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A637B7">
        <w:rPr>
          <w:noProof/>
        </w:rPr>
        <w:t>(Wallace, Hoffmann et al. 1999)</w:t>
      </w:r>
      <w:r w:rsidR="00735927">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305750"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w:t>
      </w:r>
      <w:r>
        <w:lastRenderedPageBreak/>
        <w:t xml:space="preserve">canopy kelps (no matter which combination of kelps we considered), reinforcing the role of kelp forests as </w:t>
      </w:r>
      <w:r w:rsidR="00A146DE">
        <w:t xml:space="preserve">critical or </w:t>
      </w:r>
      <w:r>
        <w:t>essential fish habita</w:t>
      </w:r>
      <w:r w:rsidRPr="00E73183">
        <w:t xml:space="preserve">t </w:t>
      </w:r>
      <w:r w:rsidR="00735927">
        <w:fldChar w:fldCharType="begin"/>
      </w:r>
      <w:r w:rsidR="00A146DE">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735927">
        <w:fldChar w:fldCharType="separate"/>
      </w:r>
      <w:r w:rsidR="00A146DE">
        <w:rPr>
          <w:noProof/>
        </w:rPr>
        <w:t>(NMFS 2014, PFMC 2020)</w:t>
      </w:r>
      <w:r w:rsidR="00735927">
        <w:fldChar w:fldCharType="end"/>
      </w:r>
      <w:r w:rsidRPr="00E73183">
        <w:t xml:space="preserve"> fo</w:t>
      </w:r>
      <w:r>
        <w:t xml:space="preserve">r these commercially and recreationally valuable species. In other regions,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PFJlY051bT44NTI5PC9SZWNOdW0+PERpc3BsYXlUZXh0PihIb2xicm9vaywgQ2FyciBldCBhbC4g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bCBFY29sPC9hYmJyLTE+PC9wZXJpb2RpY2FsPjxwYWdlcz4xMTMtMTM3PC9wYWdlcz48dm9sdW1l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=
</w:fldData>
        </w:fldChar>
      </w:r>
      <w:r w:rsidR="00A637B7">
        <w:instrText xml:space="preserve"> ADDIN EN.CITE </w:instrText>
      </w:r>
      <w:r w:rsidR="00A637B7">
        <w:fldChar w:fldCharType="begin">
          <w:fldData xml:space="preserve">PEVuZE5vdGU+PENpdGU+PEF1dGhvcj5Ib2xicm9vazwvQXV0aG9yPjxZZWFyPjE5OTA8L1llYXI+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bCBFY29sPC9hYmJyLTE+PC9wZXJpb2RpY2FsPjxwYWdlcz4xMTMtMTM3PC9wYWdlcz48dm9sdW1l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=
</w:fldData>
        </w:fldChar>
      </w:r>
      <w:r w:rsidR="00A637B7">
        <w:instrText xml:space="preserve"> ADDIN EN.CITE.DATA </w:instrText>
      </w:r>
      <w:r w:rsidR="00A637B7">
        <w:fldChar w:fldCharType="end"/>
      </w:r>
      <w:r w:rsidR="00735927">
        <w:fldChar w:fldCharType="separate"/>
      </w:r>
      <w:r w:rsidR="00A637B7">
        <w:rPr>
          <w:noProof/>
        </w:rPr>
        <w:t>(Holbrook, Carr et al. 1990, Carr 1991, Markel and Shurin 2020)</w:t>
      </w:r>
      <w:r w:rsidR="00735927">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735927">
        <w:fldChar w:fldCharType="begin"/>
      </w:r>
      <w:r w:rsidR="00A637B7">
        <w:instrText xml:space="preserve"> ADDIN EN.CITE &lt;EndNote&gt;&lt;Cite&gt;&lt;Author&gt;Carr&lt;/Author&gt;&lt;Year&gt;1991&lt;/Year&gt;&lt;RecNum&gt;447&lt;/RecNum&gt;&lt;DisplayText&gt;(Carr 1991, Andrews and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A637B7">
        <w:rPr>
          <w:noProof/>
        </w:rPr>
        <w:t>(Carr 1991, Andrews and Anderson 2004)</w:t>
      </w:r>
      <w:r w:rsidR="00735927">
        <w:fldChar w:fldCharType="end"/>
      </w:r>
      <w:r>
        <w:t>.</w:t>
      </w:r>
    </w:p>
    <w:p w14:paraId="07E07892" w14:textId="5DC321FD"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proofErr w:type="gramStart"/>
      <w:r>
        <w:t>a</w:t>
      </w:r>
      <w:proofErr w:type="gramEnd"/>
      <w:r>
        <w:t xml:space="preserve">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 </w:instrText>
      </w:r>
      <w:r w:rsidR="00A637B7">
        <w:fldChar w:fldCharType="begin">
          <w:fldData xml:space="preserve">PEVuZE5vdGU+PENpdGU+PEF1dGhvcj5TaGVsdG9uPC9BdXRob3I+PFllYXI+MjAxODwvWWVhcj48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YW5ndWFnZT5FbmdsaXNoPC9sYW5ndWFnZT48L3JlY29yZD48L0NpdGU+PC9FbmROb3RlPn==
</w:fldData>
        </w:fldChar>
      </w:r>
      <w:r w:rsidR="00A637B7">
        <w:instrText xml:space="preserve"> ADDIN EN.CITE.DATA </w:instrText>
      </w:r>
      <w:r w:rsidR="00A637B7">
        <w:fldChar w:fldCharType="end"/>
      </w:r>
      <w:r w:rsidR="00735927">
        <w:fldChar w:fldCharType="separate"/>
      </w:r>
      <w:r w:rsidR="00A637B7">
        <w:rPr>
          <w:noProof/>
        </w:rPr>
        <w:t>(Shelton, Harvey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PjxSZWNOdW0+OTA2NzwvUmVjTnVtPjxEaXNwbGF5VGV4dD4oRXVyaWNoLCBTZWxkZW4gZXQgYWwu
IDIwMTQsIEJlYXMtTHVuYSwgTWljaGVsaSBldCBhbC4gMjAyMCwgR3JlZ3IsIENocmlzdGVuc2Vu
IGV0IGFsLiAyMDIwKTwvRGlzcGxheVRleHQ+PHJlY29yZD48cmVjLW51bWJlcj45MDY3PC9yZWMt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QXV0aG9yPkdyZWdyPC9BdXRob3I+PFllYXI+MjAyMDwvWWVhcj48UmVjTnVtPjgyNDY8L1JlY051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</w:fldData>
        </w:fldChar>
      </w:r>
      <w:r w:rsidR="00A637B7">
        <w:instrText xml:space="preserve"> ADDIN EN.CITE </w:instrText>
      </w:r>
      <w:r w:rsidR="00A637B7">
        <w:fldChar w:fldCharType="begin">
          <w:fldData xml:space="preserve">PEVuZE5vdGU+PENpdGU+PEF1dGhvcj5CZWFzLUx1bmE8L0F1dGhvcj48WWVhcj4yMDIwPC9ZZWFy
PjxSZWNOdW0+OTA2NzwvUmVjTnVtPjxEaXNwbGF5VGV4dD4oRXVyaWNoLCBTZWxkZW4gZXQgYWwu
IDIwMTQsIEJlYXMtTHVuYSwgTWljaGVsaSBldCBhbC4gMjAyMCwgR3JlZ3IsIENocmlzdGVuc2Vu
IGV0IGFsLiAyMDIwKTwvRGlzcGxheVRleHQ+PHJlY29yZD48cmVjLW51bWJlcj45MDY3PC9yZWMt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QXV0aG9yPkdyZWdyPC9BdXRob3I+PFllYXI+MjAyMDwvWWVhcj48UmVjTnVtPjgyNDY8L1JlY051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</w:fldData>
        </w:fldChar>
      </w:r>
      <w:r w:rsidR="00A637B7">
        <w:instrText xml:space="preserve"> ADDIN EN.CITE.DATA </w:instrText>
      </w:r>
      <w:r w:rsidR="00A637B7">
        <w:fldChar w:fldCharType="end"/>
      </w:r>
      <w:r w:rsidR="00735927">
        <w:fldChar w:fldCharType="separate"/>
      </w:r>
      <w:r w:rsidR="00A637B7">
        <w:rPr>
          <w:noProof/>
        </w:rPr>
        <w:t>(Eurich, Selden et al. 2014, Beas-Luna, Micheli et al. 2020, Gregr, Christensen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PjxSZWNOdW0+NjA5MDwvUmVjTnVtPjxEaXNwbGF5VGV4dD4oU2NoaW5kbGVyLCBBcm1zdHJvbmcg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</w:fldData>
        </w:fldChar>
      </w:r>
      <w:r w:rsidR="00A637B7">
        <w:instrText xml:space="preserve"> ADDIN EN.CITE </w:instrText>
      </w:r>
      <w:r w:rsidR="00A637B7">
        <w:fldChar w:fldCharType="begin">
          <w:fldData xml:space="preserve">PEVuZE5vdGU+PENpdGU+PEF1dGhvcj5TY2hpbmRsZXI8L0F1dGhvcj48WWVhcj4yMDE1PC9ZZWFy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</w:fldData>
        </w:fldChar>
      </w:r>
      <w:r w:rsidR="00A637B7">
        <w:instrText xml:space="preserve"> ADDIN EN.CITE.DATA </w:instrText>
      </w:r>
      <w:r w:rsidR="00A637B7">
        <w:fldChar w:fldCharType="end"/>
      </w:r>
      <w:r w:rsidR="00735927">
        <w:fldChar w:fldCharType="separate"/>
      </w:r>
      <w:r w:rsidR="00A637B7">
        <w:rPr>
          <w:noProof/>
        </w:rPr>
        <w:t>(Schindler, Armstrong et al. 2015, Thorson, Scheuerell et al. 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fldChar w:fldCharType="begin"/>
      </w:r>
      <w:r w:rsidR="00A637B7">
        <w:instrText xml:space="preserve"> ADDIN EN.CITE &lt;EndNote&gt;&lt;Cite&gt;&lt;Author&gt;McNaughton&lt;/Author&gt;&lt;Year&gt;1977&lt;/Year&gt;&lt;RecNum&gt;9085&lt;/RecNum&gt;&lt;DisplayText&gt;(McNaughton 1977, Carpenter, Folke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A637B7">
        <w:rPr>
          <w:noProof/>
        </w:rPr>
        <w:t>(McNaughton 1977, Carpenter, Folke et al. 2009)</w:t>
      </w:r>
      <w:r w:rsidR="00735927">
        <w:fldChar w:fldCharType="end"/>
      </w:r>
      <w:r>
        <w:t xml:space="preserve">. This finding is consistent with recent work suggesting that kelps themselves benefit </w:t>
      </w:r>
      <w:r>
        <w:lastRenderedPageBreak/>
        <w:t>from spatial portfolio diversification in the face of wave exposure-induced disturbance-recovery dynamics</w:t>
      </w:r>
      <w:r w:rsidR="00770825">
        <w:t xml:space="preserve"> </w:t>
      </w:r>
      <w:r w:rsidR="00735927">
        <w:fldChar w:fldCharType="begin"/>
      </w:r>
      <w:r w:rsidR="00A637B7">
        <w:instrText xml:space="preserve"> ADDIN EN.CITE &lt;EndNote&gt;&lt;Cite&gt;&lt;Author&gt;Walter&lt;/Author&gt;&lt;Year&gt;2022&lt;/Year&gt;&lt;RecNum&gt;9083&lt;/RecNum&gt;&lt;DisplayText&gt;(Walter, Castorani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A637B7">
        <w:rPr>
          <w:noProof/>
        </w:rPr>
        <w:t>(Walter, Castorani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A637B7">
        <w:instrText xml:space="preserve"> ADDIN EN.CITE &lt;EndNote&gt;&lt;Cite&gt;&lt;Author&gt;Castorani&lt;/Author&gt;&lt;Year&gt;2015&lt;/Year&gt;&lt;RecNum&gt;9114&lt;/RecNum&gt;&lt;DisplayText&gt;(Castorani, Reed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A637B7">
        <w:rPr>
          <w:noProof/>
        </w:rPr>
        <w:t>(Castorani, Reed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27" w:name="_2ckoofy96g8s" w:colFirst="0" w:colLast="0"/>
      <w:bookmarkEnd w:id="27"/>
      <w:r>
        <w:t>Acknowledgements</w:t>
      </w:r>
    </w:p>
    <w:p w14:paraId="30BDF20D" w14:textId="384CECC3" w:rsidR="00471A3D" w:rsidRDefault="00EF0B3C" w:rsidP="00985276">
      <w:r>
        <w:t xml:space="preserve">We thank </w:t>
      </w:r>
      <w:r>
        <w:rPr>
          <w:highlight w:val="yellow"/>
        </w:rPr>
        <w:t>XX</w:t>
      </w:r>
      <w:r>
        <w:t xml:space="preserve"> anonymous reviewers, </w:t>
      </w:r>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Special thanks to R.C. Wilson and B.J. Wagner. </w:t>
      </w:r>
      <w:bookmarkStart w:id="28" w:name="_tfgwewy7a3j9" w:colFirst="0" w:colLast="0"/>
      <w:bookmarkEnd w:id="28"/>
      <w:r>
        <w:br w:type="page"/>
      </w:r>
    </w:p>
    <w:p w14:paraId="01FBA58F" w14:textId="77777777" w:rsidR="00471A3D" w:rsidRDefault="00EF0B3C">
      <w:pPr>
        <w:pStyle w:val="Heading1"/>
      </w:pPr>
      <w:bookmarkStart w:id="29" w:name="_jyj55lpsprbv" w:colFirst="0" w:colLast="0"/>
      <w:bookmarkEnd w:id="29"/>
      <w:r>
        <w:lastRenderedPageBreak/>
        <w:t>Literature Cited</w:t>
      </w:r>
    </w:p>
    <w:bookmarkStart w:id="30" w:name="_vq7lwaa8xm4l" w:colFirst="0" w:colLast="0"/>
    <w:bookmarkEnd w:id="30"/>
    <w:p w14:paraId="5BCF0843" w14:textId="77777777" w:rsidR="00A637B7" w:rsidRPr="00A637B7" w:rsidRDefault="00985276" w:rsidP="00A637B7">
      <w:pPr>
        <w:pStyle w:val="EndNoteBibliography"/>
        <w:ind w:firstLine="0"/>
      </w:pPr>
      <w:r>
        <w:fldChar w:fldCharType="begin"/>
      </w:r>
      <w:r>
        <w:instrText xml:space="preserve"> ADDIN EN.REFLIST </w:instrText>
      </w:r>
      <w:r>
        <w:fldChar w:fldCharType="separate"/>
      </w:r>
      <w:r w:rsidR="00A637B7" w:rsidRPr="00A637B7">
        <w:t xml:space="preserve">Ammann, A. J. (2004). "SMURFs: standard monitoring unts for the recruitment of temperate reef fishes." </w:t>
      </w:r>
      <w:r w:rsidR="00A637B7" w:rsidRPr="00A637B7">
        <w:rPr>
          <w:u w:val="single"/>
        </w:rPr>
        <w:t>Journal of Experimental Marine Biology and Ecology</w:t>
      </w:r>
      <w:r w:rsidR="00A637B7" w:rsidRPr="00A637B7">
        <w:t xml:space="preserve"> </w:t>
      </w:r>
      <w:r w:rsidR="00A637B7" w:rsidRPr="00A637B7">
        <w:rPr>
          <w:b/>
        </w:rPr>
        <w:t>299</w:t>
      </w:r>
      <w:r w:rsidR="00A637B7" w:rsidRPr="00A637B7">
        <w:t>: 135-154.</w:t>
      </w:r>
    </w:p>
    <w:p w14:paraId="5082646B" w14:textId="77777777" w:rsidR="00A637B7" w:rsidRPr="00A637B7" w:rsidRDefault="00A637B7" w:rsidP="00A637B7">
      <w:pPr>
        <w:pStyle w:val="EndNoteBibliography"/>
        <w:ind w:firstLine="0"/>
      </w:pPr>
      <w:r w:rsidRPr="00A637B7">
        <w:t xml:space="preserve">Anderson, M. J. (2001). "A new method for non-parametric multivariate analysis of variance." </w:t>
      </w:r>
      <w:r w:rsidRPr="00A637B7">
        <w:rPr>
          <w:u w:val="single"/>
        </w:rPr>
        <w:t>Austral Ecology</w:t>
      </w:r>
      <w:r w:rsidRPr="00A637B7">
        <w:t xml:space="preserve"> </w:t>
      </w:r>
      <w:r w:rsidRPr="00A637B7">
        <w:rPr>
          <w:b/>
        </w:rPr>
        <w:t>26</w:t>
      </w:r>
      <w:r w:rsidRPr="00A637B7">
        <w:t>: 32-46.</w:t>
      </w:r>
    </w:p>
    <w:p w14:paraId="535E41B0" w14:textId="77777777" w:rsidR="00A637B7" w:rsidRPr="00A637B7" w:rsidRDefault="00A637B7" w:rsidP="00A637B7">
      <w:pPr>
        <w:pStyle w:val="EndNoteBibliography"/>
        <w:ind w:firstLine="0"/>
      </w:pPr>
      <w:r w:rsidRPr="00A637B7">
        <w:t xml:space="preserve">Anderson, M. J. and T. J. Willis (2003). "Canonical analysis of principal coordinates: A useful method of constrained ordination for ecology." </w:t>
      </w:r>
      <w:r w:rsidRPr="00A637B7">
        <w:rPr>
          <w:u w:val="single"/>
        </w:rPr>
        <w:t>Ecology</w:t>
      </w:r>
      <w:r w:rsidRPr="00A637B7">
        <w:t xml:space="preserve"> </w:t>
      </w:r>
      <w:r w:rsidRPr="00A637B7">
        <w:rPr>
          <w:b/>
        </w:rPr>
        <w:t>84</w:t>
      </w:r>
      <w:r w:rsidRPr="00A637B7">
        <w:t>(2): 511-525.</w:t>
      </w:r>
    </w:p>
    <w:p w14:paraId="0439CD57" w14:textId="77777777" w:rsidR="00A637B7" w:rsidRPr="00A637B7" w:rsidRDefault="00A637B7" w:rsidP="00A637B7">
      <w:pPr>
        <w:pStyle w:val="EndNoteBibliography"/>
        <w:ind w:firstLine="0"/>
      </w:pPr>
      <w:r w:rsidRPr="00A637B7">
        <w:t xml:space="preserve">Andrews, K. S. and T. W. Anderson (2004). "Habitat-dependent recruitment of two temperate reef fishes at multiple spatial scales." </w:t>
      </w:r>
      <w:r w:rsidRPr="00A637B7">
        <w:rPr>
          <w:u w:val="single"/>
        </w:rPr>
        <w:t>Marine Ecology-Progress Series</w:t>
      </w:r>
      <w:r w:rsidRPr="00A637B7">
        <w:t xml:space="preserve"> </w:t>
      </w:r>
      <w:r w:rsidRPr="00A637B7">
        <w:rPr>
          <w:b/>
        </w:rPr>
        <w:t>277</w:t>
      </w:r>
      <w:r w:rsidRPr="00A637B7">
        <w:t>: 231-244.</w:t>
      </w:r>
    </w:p>
    <w:p w14:paraId="6F03AF68" w14:textId="77777777" w:rsidR="00A637B7" w:rsidRPr="00A637B7" w:rsidRDefault="00A637B7" w:rsidP="00A637B7">
      <w:pPr>
        <w:pStyle w:val="EndNoteBibliography"/>
        <w:ind w:firstLine="0"/>
      </w:pPr>
      <w:r w:rsidRPr="00A637B7">
        <w:t xml:space="preserve">Arafeh-Dalmau, N., G. Montano-Moctezuma, J. A. Martinez, R. Beas-Luna, D. S. Schoeman and G. Torres-Moye (2019). "Extreme Marine Heatwaves Alter Kelp Forest Community Near Its Equatorward Distribution Limit." </w:t>
      </w:r>
      <w:r w:rsidRPr="00A637B7">
        <w:rPr>
          <w:u w:val="single"/>
        </w:rPr>
        <w:t>Frontiers in Marine Science</w:t>
      </w:r>
      <w:r w:rsidRPr="00A637B7">
        <w:t xml:space="preserve"> </w:t>
      </w:r>
      <w:r w:rsidRPr="00A637B7">
        <w:rPr>
          <w:b/>
        </w:rPr>
        <w:t>6</w:t>
      </w:r>
      <w:r w:rsidRPr="00A637B7">
        <w:t>.</w:t>
      </w:r>
    </w:p>
    <w:p w14:paraId="385260DE" w14:textId="77777777" w:rsidR="00A637B7" w:rsidRPr="00A637B7" w:rsidRDefault="00A637B7" w:rsidP="00A637B7">
      <w:pPr>
        <w:pStyle w:val="EndNoteBibliography"/>
        <w:ind w:firstLine="0"/>
      </w:pPr>
      <w:r w:rsidRPr="00A637B7">
        <w:t xml:space="preserve">Beas-Luna, R., F. Micheli, C. B. Woodson, M. Carr, D. Malone, J. Torre, C. Boch, J. E. Caselle, M. Edwards, J. Freiwald, S. L. Hamilton, A. Hernandez, B. Konar, K. J. Kroeker, J. Lorda, G. Montano-Moctezuma and G. Torres-Moye (2020). "Geographic variation in responses of kelp forest communities of the California Current to recent climatic changes." </w:t>
      </w:r>
      <w:r w:rsidRPr="00A637B7">
        <w:rPr>
          <w:u w:val="single"/>
        </w:rPr>
        <w:t>Global Change Biology</w:t>
      </w:r>
      <w:r w:rsidRPr="00A637B7">
        <w:t xml:space="preserve"> </w:t>
      </w:r>
      <w:r w:rsidRPr="00A637B7">
        <w:rPr>
          <w:b/>
        </w:rPr>
        <w:t>26</w:t>
      </w:r>
      <w:r w:rsidRPr="00A637B7">
        <w:t>(11): 6457-6473.</w:t>
      </w:r>
    </w:p>
    <w:p w14:paraId="04BBE3C0" w14:textId="77777777" w:rsidR="00A637B7" w:rsidRPr="00A637B7" w:rsidRDefault="00A637B7" w:rsidP="00A637B7">
      <w:pPr>
        <w:pStyle w:val="EndNoteBibliography"/>
        <w:ind w:firstLine="0"/>
      </w:pPr>
      <w:r w:rsidRPr="00A637B7">
        <w:t xml:space="preserve">Bond, N. A., M. F. Cronin, H. Freeland and N. Mantua (2015). "Causes and impacts of the 2014 warm anomaly in the NE Pacific." </w:t>
      </w:r>
      <w:r w:rsidRPr="00A637B7">
        <w:rPr>
          <w:u w:val="single"/>
        </w:rPr>
        <w:t>Geophysical Research Letters</w:t>
      </w:r>
      <w:r w:rsidRPr="00A637B7">
        <w:t xml:space="preserve"> </w:t>
      </w:r>
      <w:r w:rsidRPr="00A637B7">
        <w:rPr>
          <w:b/>
        </w:rPr>
        <w:t>42</w:t>
      </w:r>
      <w:r w:rsidRPr="00A637B7">
        <w:t>(9): 3414-3420.</w:t>
      </w:r>
    </w:p>
    <w:p w14:paraId="4AC4A408" w14:textId="77777777" w:rsidR="00A637B7" w:rsidRPr="00A637B7" w:rsidRDefault="00A637B7" w:rsidP="00A637B7">
      <w:pPr>
        <w:pStyle w:val="EndNoteBibliography"/>
        <w:ind w:firstLine="0"/>
      </w:pPr>
      <w:r w:rsidRPr="00A637B7">
        <w:t xml:space="preserve">Burnham, K. P. and D. R. Anderson (1998). </w:t>
      </w:r>
      <w:r w:rsidRPr="00A637B7">
        <w:rPr>
          <w:u w:val="single"/>
        </w:rPr>
        <w:t>Model selection and inference: a practical information-theoretic approach</w:t>
      </w:r>
      <w:r w:rsidRPr="00A637B7">
        <w:t>. New York, NY, Springer-Verlag.</w:t>
      </w:r>
    </w:p>
    <w:p w14:paraId="0EB47EFD" w14:textId="77777777" w:rsidR="00A637B7" w:rsidRPr="00A637B7" w:rsidRDefault="00A637B7" w:rsidP="00A637B7">
      <w:pPr>
        <w:pStyle w:val="EndNoteBibliography"/>
        <w:ind w:firstLine="0"/>
      </w:pPr>
      <w:r w:rsidRPr="00A637B7">
        <w:t xml:space="preserve">Burt, J. M., M. T. Tinker, D. K. Okamoto, K. W. Demes, K. Holmes and A. K. Salomon (2018). "Sudden collapse of a mesopredator reveals its complementary role in mediating rocky reef regime shifts." </w:t>
      </w:r>
      <w:r w:rsidRPr="00A637B7">
        <w:rPr>
          <w:u w:val="single"/>
        </w:rPr>
        <w:t>Proceedings of the Royal Society B-Biological Sciences</w:t>
      </w:r>
      <w:r w:rsidRPr="00A637B7">
        <w:t xml:space="preserve"> </w:t>
      </w:r>
      <w:r w:rsidRPr="00A637B7">
        <w:rPr>
          <w:b/>
        </w:rPr>
        <w:t>285</w:t>
      </w:r>
      <w:r w:rsidRPr="00A637B7">
        <w:t>(1883).</w:t>
      </w:r>
    </w:p>
    <w:p w14:paraId="4D7E4AAA" w14:textId="77777777" w:rsidR="00A637B7" w:rsidRPr="00A637B7" w:rsidRDefault="00A637B7" w:rsidP="00A637B7">
      <w:pPr>
        <w:pStyle w:val="EndNoteBibliography"/>
        <w:ind w:firstLine="0"/>
      </w:pPr>
      <w:r w:rsidRPr="00A637B7">
        <w:t xml:space="preserve">Carpenter, S. R., C. Folke, M. Scheffer and W. F.R. (2009). "Resilience: accounting for the noncomputable. ." </w:t>
      </w:r>
      <w:r w:rsidRPr="00A637B7">
        <w:rPr>
          <w:u w:val="single"/>
        </w:rPr>
        <w:t>Ecology and Society</w:t>
      </w:r>
      <w:r w:rsidRPr="00A637B7">
        <w:t xml:space="preserve"> </w:t>
      </w:r>
      <w:r w:rsidRPr="00A637B7">
        <w:rPr>
          <w:b/>
        </w:rPr>
        <w:t>14</w:t>
      </w:r>
      <w:r w:rsidRPr="00A637B7">
        <w:t>(1): 13.</w:t>
      </w:r>
    </w:p>
    <w:p w14:paraId="3D0C0A35" w14:textId="77777777" w:rsidR="00A637B7" w:rsidRPr="00A637B7" w:rsidRDefault="00A637B7" w:rsidP="00A637B7">
      <w:pPr>
        <w:pStyle w:val="EndNoteBibliography"/>
        <w:ind w:firstLine="0"/>
      </w:pPr>
      <w:r w:rsidRPr="00A637B7">
        <w:t xml:space="preserve">Carr, M. H. (1991). "Habitat selection and recruitment of an assemblage of temperate zone reef fishes." </w:t>
      </w:r>
      <w:r w:rsidRPr="00A637B7">
        <w:rPr>
          <w:u w:val="single"/>
        </w:rPr>
        <w:t>Journal of Experimental Marine Biology and Ecology</w:t>
      </w:r>
      <w:r w:rsidRPr="00A637B7">
        <w:t xml:space="preserve"> </w:t>
      </w:r>
      <w:r w:rsidRPr="00A637B7">
        <w:rPr>
          <w:b/>
        </w:rPr>
        <w:t>146</w:t>
      </w:r>
      <w:r w:rsidRPr="00A637B7">
        <w:t>: 113-137.</w:t>
      </w:r>
    </w:p>
    <w:p w14:paraId="29A5C2D8" w14:textId="77777777" w:rsidR="00A637B7" w:rsidRPr="00A637B7" w:rsidRDefault="00A637B7" w:rsidP="00A637B7">
      <w:pPr>
        <w:pStyle w:val="EndNoteBibliography"/>
        <w:ind w:firstLine="0"/>
      </w:pPr>
      <w:r w:rsidRPr="00A637B7">
        <w:t xml:space="preserve">Castorani, M. C. N., D. C. Reed, F. Alberto, T. W. Bell, R. D. Simons, K. C. Cavanaugh, D. A. Siegel and P. T. Raimondi (2015). "Connectivity structures local population dynamics: a long-term empirical test in a large metapopulation system." </w:t>
      </w:r>
      <w:r w:rsidRPr="00A637B7">
        <w:rPr>
          <w:u w:val="single"/>
        </w:rPr>
        <w:t>Ecology</w:t>
      </w:r>
      <w:r w:rsidRPr="00A637B7">
        <w:t xml:space="preserve"> </w:t>
      </w:r>
      <w:r w:rsidRPr="00A637B7">
        <w:rPr>
          <w:b/>
        </w:rPr>
        <w:t>96</w:t>
      </w:r>
      <w:r w:rsidRPr="00A637B7">
        <w:t>(12): 3141-3152.</w:t>
      </w:r>
    </w:p>
    <w:p w14:paraId="70FFF176" w14:textId="77777777" w:rsidR="00A637B7" w:rsidRPr="00A637B7" w:rsidRDefault="00A637B7" w:rsidP="00A637B7">
      <w:pPr>
        <w:pStyle w:val="EndNoteBibliography"/>
        <w:ind w:firstLine="0"/>
      </w:pPr>
      <w:r w:rsidRPr="00A637B7">
        <w:t xml:space="preserve">Cavanaugh, K. C., D. C. Reed, T. W. Bell, M. N. Castorani and R. Beas-Luna (2019). "Spatial Variability in the Resistance and Resilience of Giant Kelp in Southern and Baja California to a Multiyear Heatwave." </w:t>
      </w:r>
      <w:r w:rsidRPr="00A637B7">
        <w:rPr>
          <w:u w:val="single"/>
        </w:rPr>
        <w:t>Frontiers in Marine Science</w:t>
      </w:r>
      <w:r w:rsidRPr="00A637B7">
        <w:t xml:space="preserve"> </w:t>
      </w:r>
      <w:r w:rsidRPr="00A637B7">
        <w:rPr>
          <w:b/>
        </w:rPr>
        <w:t>6</w:t>
      </w:r>
      <w:r w:rsidRPr="00A637B7">
        <w:t>.</w:t>
      </w:r>
    </w:p>
    <w:p w14:paraId="6FE10F7D" w14:textId="77777777" w:rsidR="00A637B7" w:rsidRPr="00A637B7" w:rsidRDefault="00A637B7" w:rsidP="00A637B7">
      <w:pPr>
        <w:pStyle w:val="EndNoteBibliography"/>
        <w:ind w:firstLine="0"/>
      </w:pPr>
      <w:r w:rsidRPr="00A637B7">
        <w:t xml:space="preserve">Cavanaugh, K. C., D. A. Siegel, D. C. Reed and P. E. Dennison (2011). "Environmental controls of giant-kelp biomass in the Santa Barbara Channel, California." </w:t>
      </w:r>
      <w:r w:rsidRPr="00A637B7">
        <w:rPr>
          <w:u w:val="single"/>
        </w:rPr>
        <w:t>Marine Ecology Progress Series</w:t>
      </w:r>
      <w:r w:rsidRPr="00A637B7">
        <w:t xml:space="preserve"> </w:t>
      </w:r>
      <w:r w:rsidRPr="00A637B7">
        <w:rPr>
          <w:b/>
        </w:rPr>
        <w:t>429</w:t>
      </w:r>
      <w:r w:rsidRPr="00A637B7">
        <w:t>: 1-17.</w:t>
      </w:r>
    </w:p>
    <w:p w14:paraId="76B726E2" w14:textId="77777777" w:rsidR="00A637B7" w:rsidRPr="00A637B7" w:rsidRDefault="00A637B7" w:rsidP="00A637B7">
      <w:pPr>
        <w:pStyle w:val="EndNoteBibliography"/>
        <w:ind w:firstLine="0"/>
      </w:pPr>
      <w:r w:rsidRPr="00A637B7">
        <w:t xml:space="preserve">Cavole, L. M., A. M. Demko, R. E. Diner, A. Giddings, I. Koester, C. M. L. S. Pagniello, M. L. Paulsen, A. Ramirez-Valdez, S. M. Schwenck, N. K. Yen, M. E. Zill and P. J. S. Franks (2016). "Biological Impacts of the 2013-2015 Warm-Water Anomaly in the Northeast Pacific." </w:t>
      </w:r>
      <w:r w:rsidRPr="00A637B7">
        <w:rPr>
          <w:u w:val="single"/>
        </w:rPr>
        <w:t>Oceanography</w:t>
      </w:r>
      <w:r w:rsidRPr="00A637B7">
        <w:t xml:space="preserve"> </w:t>
      </w:r>
      <w:r w:rsidRPr="00A637B7">
        <w:rPr>
          <w:b/>
        </w:rPr>
        <w:t>29</w:t>
      </w:r>
      <w:r w:rsidRPr="00A637B7">
        <w:t>(2): 273-285.</w:t>
      </w:r>
    </w:p>
    <w:p w14:paraId="67454E67" w14:textId="77777777" w:rsidR="00A637B7" w:rsidRPr="00A637B7" w:rsidRDefault="00A637B7" w:rsidP="00A637B7">
      <w:pPr>
        <w:pStyle w:val="EndNoteBibliography"/>
        <w:ind w:firstLine="0"/>
      </w:pPr>
      <w:r w:rsidRPr="00A637B7">
        <w:t xml:space="preserve">Cheung, W. W. L. and T. L. Frölicher (2020). "Marine heatwaves exacerbate climate change impacts for fisheries in the northeast Pacific." </w:t>
      </w:r>
      <w:r w:rsidRPr="00A637B7">
        <w:rPr>
          <w:u w:val="single"/>
        </w:rPr>
        <w:t>Scientific Reports</w:t>
      </w:r>
      <w:r w:rsidRPr="00A637B7">
        <w:t xml:space="preserve"> </w:t>
      </w:r>
      <w:r w:rsidRPr="00A637B7">
        <w:rPr>
          <w:b/>
        </w:rPr>
        <w:t>10</w:t>
      </w:r>
      <w:r w:rsidRPr="00A637B7">
        <w:t>(1): 6678.</w:t>
      </w:r>
    </w:p>
    <w:p w14:paraId="2189C037" w14:textId="77777777" w:rsidR="00A637B7" w:rsidRPr="00A637B7" w:rsidRDefault="00A637B7" w:rsidP="00A637B7">
      <w:pPr>
        <w:pStyle w:val="EndNoteBibliography"/>
        <w:ind w:firstLine="0"/>
      </w:pPr>
      <w:r w:rsidRPr="00A637B7">
        <w:lastRenderedPageBreak/>
        <w:t xml:space="preserve">Cheung, W. W. L., T. L. Frolicher, R. G. Asch, M. C. Jones, M. L. Pinsky, G. Reygondeau, K. B. Rodgers, R. R. Rykaczewski, J. L. Sarmiento, C. Stock and J. R. Watson (2016). "Building confidence in projections of the responses of living marine resources to climate change." </w:t>
      </w:r>
      <w:r w:rsidRPr="00A637B7">
        <w:rPr>
          <w:u w:val="single"/>
        </w:rPr>
        <w:t>Ices Journal of Marine Science</w:t>
      </w:r>
      <w:r w:rsidRPr="00A637B7">
        <w:t xml:space="preserve"> </w:t>
      </w:r>
      <w:r w:rsidRPr="00A637B7">
        <w:rPr>
          <w:b/>
        </w:rPr>
        <w:t>73</w:t>
      </w:r>
      <w:r w:rsidRPr="00A637B7">
        <w:t>(5): 1283-1296.</w:t>
      </w:r>
    </w:p>
    <w:p w14:paraId="664A4E48" w14:textId="77777777" w:rsidR="00A637B7" w:rsidRPr="00A637B7" w:rsidRDefault="00A637B7" w:rsidP="00A637B7">
      <w:pPr>
        <w:pStyle w:val="EndNoteBibliography"/>
        <w:ind w:firstLine="0"/>
      </w:pPr>
      <w:r w:rsidRPr="00A637B7">
        <w:t xml:space="preserve">Connell, S. D. (2005). "Assembly and maintenance of subtidal habitat heterogeneity: synergistic effects of light penetration and sedimentation." </w:t>
      </w:r>
      <w:r w:rsidRPr="00A637B7">
        <w:rPr>
          <w:u w:val="single"/>
        </w:rPr>
        <w:t>Marine Ecology Progress Series</w:t>
      </w:r>
      <w:r w:rsidRPr="00A637B7">
        <w:t xml:space="preserve"> </w:t>
      </w:r>
      <w:r w:rsidRPr="00A637B7">
        <w:rPr>
          <w:b/>
        </w:rPr>
        <w:t>289</w:t>
      </w:r>
      <w:r w:rsidRPr="00A637B7">
        <w:t>: 53-61.</w:t>
      </w:r>
    </w:p>
    <w:p w14:paraId="54B188BF" w14:textId="77777777" w:rsidR="00A637B7" w:rsidRPr="00A637B7" w:rsidRDefault="00A637B7" w:rsidP="00A637B7">
      <w:pPr>
        <w:pStyle w:val="EndNoteBibliography"/>
        <w:ind w:firstLine="0"/>
      </w:pPr>
      <w:r w:rsidRPr="00A637B7">
        <w:t xml:space="preserve">Dayton, P. K., V. Currie, T. Gerrodette, B. D. Keller, R. Rosenthal and D. V. Tresca (1984). "Patch dynamics and stability of some California kelp communities." </w:t>
      </w:r>
      <w:r w:rsidRPr="00A637B7">
        <w:rPr>
          <w:u w:val="single"/>
        </w:rPr>
        <w:t>Ecological monographs</w:t>
      </w:r>
      <w:r w:rsidRPr="00A637B7">
        <w:t xml:space="preserve"> </w:t>
      </w:r>
      <w:r w:rsidRPr="00A637B7">
        <w:rPr>
          <w:b/>
        </w:rPr>
        <w:t>54</w:t>
      </w:r>
      <w:r w:rsidRPr="00A637B7">
        <w:t>(3): 253-289.</w:t>
      </w:r>
    </w:p>
    <w:p w14:paraId="0EF4C48E" w14:textId="77777777" w:rsidR="00A637B7" w:rsidRPr="00A637B7" w:rsidRDefault="00A637B7" w:rsidP="00A637B7">
      <w:pPr>
        <w:pStyle w:val="EndNoteBibliography"/>
        <w:ind w:firstLine="0"/>
      </w:pPr>
      <w:r w:rsidRPr="00A637B7">
        <w:t xml:space="preserve">Duggins, D. O. (1983). "Starfish Predation and the Creation of Mosaic Patterns in a Kelp-Dominated Community." </w:t>
      </w:r>
      <w:r w:rsidRPr="00A637B7">
        <w:rPr>
          <w:u w:val="single"/>
        </w:rPr>
        <w:t>Ecology</w:t>
      </w:r>
      <w:r w:rsidRPr="00A637B7">
        <w:t xml:space="preserve"> </w:t>
      </w:r>
      <w:r w:rsidRPr="00A637B7">
        <w:rPr>
          <w:b/>
        </w:rPr>
        <w:t>64</w:t>
      </w:r>
      <w:r w:rsidRPr="00A637B7">
        <w:t>(6): 1610-1619.</w:t>
      </w:r>
    </w:p>
    <w:p w14:paraId="7843C718" w14:textId="77777777" w:rsidR="00A637B7" w:rsidRPr="00A637B7" w:rsidRDefault="00A637B7" w:rsidP="00A637B7">
      <w:pPr>
        <w:pStyle w:val="EndNoteBibliography"/>
        <w:ind w:firstLine="0"/>
      </w:pPr>
      <w:r w:rsidRPr="00A637B7">
        <w:t xml:space="preserve">Duggins, D. O., C. A. Simenstad and J. A. Estes (1989). "Magnification of Secondary Production by Kelp Detritus in Coastal Marine Ecosystems." </w:t>
      </w:r>
      <w:r w:rsidRPr="00A637B7">
        <w:rPr>
          <w:u w:val="single"/>
        </w:rPr>
        <w:t>Science</w:t>
      </w:r>
      <w:r w:rsidRPr="00A637B7">
        <w:t xml:space="preserve"> </w:t>
      </w:r>
      <w:r w:rsidRPr="00A637B7">
        <w:rPr>
          <w:b/>
        </w:rPr>
        <w:t>245</w:t>
      </w:r>
      <w:r w:rsidRPr="00A637B7">
        <w:t>(4914): 170-173.</w:t>
      </w:r>
    </w:p>
    <w:p w14:paraId="5645CDED" w14:textId="77777777" w:rsidR="00A637B7" w:rsidRPr="00A637B7" w:rsidRDefault="00A637B7" w:rsidP="00A637B7">
      <w:pPr>
        <w:pStyle w:val="EndNoteBibliography"/>
        <w:ind w:firstLine="0"/>
      </w:pPr>
      <w:r w:rsidRPr="00A637B7">
        <w:t xml:space="preserve">Dunn, R. P., J. F. Samhouri and M. L. Baskett (2021). "Transient dynamics during kelp forest recovery from fishing across multiple trophic levels." </w:t>
      </w:r>
      <w:r w:rsidRPr="00A637B7">
        <w:rPr>
          <w:u w:val="single"/>
        </w:rPr>
        <w:t>Ecological Applications</w:t>
      </w:r>
      <w:r w:rsidRPr="00A637B7">
        <w:t xml:space="preserve"> </w:t>
      </w:r>
      <w:r w:rsidRPr="00A637B7">
        <w:rPr>
          <w:b/>
        </w:rPr>
        <w:t>31</w:t>
      </w:r>
      <w:r w:rsidRPr="00A637B7">
        <w:t>(6).</w:t>
      </w:r>
    </w:p>
    <w:p w14:paraId="059402BF" w14:textId="77777777" w:rsidR="00A637B7" w:rsidRPr="00A637B7" w:rsidRDefault="00A637B7" w:rsidP="00A637B7">
      <w:pPr>
        <w:pStyle w:val="EndNoteBibliography"/>
        <w:ind w:firstLine="0"/>
      </w:pPr>
      <w:r w:rsidRPr="00A637B7">
        <w:t xml:space="preserve">Ebert, T. A. (2010). "Demographic patterns of the purple sea urchin </w:t>
      </w:r>
      <w:r w:rsidRPr="00A637B7">
        <w:rPr>
          <w:i/>
        </w:rPr>
        <w:t>Strongylocentrotus purpuratus</w:t>
      </w:r>
      <w:r w:rsidRPr="00A637B7">
        <w:t xml:space="preserve"> along a latitudinal gradient, 1985–1987." </w:t>
      </w:r>
      <w:r w:rsidRPr="00A637B7">
        <w:rPr>
          <w:u w:val="single"/>
        </w:rPr>
        <w:t>Marine Ecology Progress Series</w:t>
      </w:r>
      <w:r w:rsidRPr="00A637B7">
        <w:t xml:space="preserve"> </w:t>
      </w:r>
      <w:r w:rsidRPr="00A637B7">
        <w:rPr>
          <w:b/>
        </w:rPr>
        <w:t>406</w:t>
      </w:r>
      <w:r w:rsidRPr="00A637B7">
        <w:t>: 105-120.</w:t>
      </w:r>
    </w:p>
    <w:p w14:paraId="34B1B375" w14:textId="77777777" w:rsidR="00A637B7" w:rsidRPr="00A637B7" w:rsidRDefault="00A637B7" w:rsidP="00A637B7">
      <w:pPr>
        <w:pStyle w:val="EndNoteBibliography"/>
        <w:ind w:firstLine="0"/>
      </w:pPr>
      <w:r w:rsidRPr="00A637B7">
        <w:t xml:space="preserve">Estes, J. A., E. M. Danner, D. F. Doak, B. Konar, A. M. Springer, P. D. Steinberg, M. T. Tinker and T. M. Williams (2004). "Complex trophic interactions in kelp forest ecosystems." </w:t>
      </w:r>
      <w:r w:rsidRPr="00A637B7">
        <w:rPr>
          <w:u w:val="single"/>
        </w:rPr>
        <w:t>Bulletin of Marine Science</w:t>
      </w:r>
      <w:r w:rsidRPr="00A637B7">
        <w:t xml:space="preserve"> </w:t>
      </w:r>
      <w:r w:rsidRPr="00A637B7">
        <w:rPr>
          <w:b/>
        </w:rPr>
        <w:t>74</w:t>
      </w:r>
      <w:r w:rsidRPr="00A637B7">
        <w:t>(3): 621-638.</w:t>
      </w:r>
    </w:p>
    <w:p w14:paraId="5023923C" w14:textId="77777777" w:rsidR="00A637B7" w:rsidRPr="00A637B7" w:rsidRDefault="00A637B7" w:rsidP="00A637B7">
      <w:pPr>
        <w:pStyle w:val="EndNoteBibliography"/>
        <w:ind w:firstLine="0"/>
      </w:pPr>
      <w:r w:rsidRPr="00A637B7">
        <w:t xml:space="preserve">Eurich, J. G., R. L. Selden and R. R. Warner (2014). "California spiny lobster preference for urchins from kelp forests: implications for urchin barren persistence." </w:t>
      </w:r>
      <w:r w:rsidRPr="00A637B7">
        <w:rPr>
          <w:u w:val="single"/>
        </w:rPr>
        <w:t>Marine Ecology Progress Series</w:t>
      </w:r>
      <w:r w:rsidRPr="00A637B7">
        <w:t xml:space="preserve"> </w:t>
      </w:r>
      <w:r w:rsidRPr="00A637B7">
        <w:rPr>
          <w:b/>
        </w:rPr>
        <w:t>498</w:t>
      </w:r>
      <w:r w:rsidRPr="00A637B7">
        <w:t>: 217-225.</w:t>
      </w:r>
    </w:p>
    <w:p w14:paraId="4C5FBFC4" w14:textId="77777777" w:rsidR="00A637B7" w:rsidRPr="00A637B7" w:rsidRDefault="00A637B7" w:rsidP="00A637B7">
      <w:pPr>
        <w:pStyle w:val="EndNoteBibliography"/>
        <w:ind w:firstLine="0"/>
      </w:pPr>
      <w:r w:rsidRPr="00A637B7">
        <w:t xml:space="preserve">Feehan, C. J. and R. E. Scheibling (2014). "Effects of sea urchin disease on coastal marine ecosystems." </w:t>
      </w:r>
      <w:r w:rsidRPr="00A637B7">
        <w:rPr>
          <w:u w:val="single"/>
        </w:rPr>
        <w:t>Marine Biology</w:t>
      </w:r>
      <w:r w:rsidRPr="00A637B7">
        <w:t xml:space="preserve"> </w:t>
      </w:r>
      <w:r w:rsidRPr="00A637B7">
        <w:rPr>
          <w:b/>
        </w:rPr>
        <w:t>161</w:t>
      </w:r>
      <w:r w:rsidRPr="00A637B7">
        <w:t>(7): 1467-1485.</w:t>
      </w:r>
    </w:p>
    <w:p w14:paraId="06D7B5B8" w14:textId="77777777" w:rsidR="00A637B7" w:rsidRPr="00A637B7" w:rsidRDefault="00A637B7" w:rsidP="00A637B7">
      <w:pPr>
        <w:pStyle w:val="EndNoteBibliography"/>
        <w:ind w:firstLine="0"/>
      </w:pPr>
      <w:r w:rsidRPr="00A637B7">
        <w:t xml:space="preserve">Field, J. C., R. R. Miller, J. A. Santora, N. Tolimieri, M. A. Haltuch, R. D. Brodeur, T. D. Auth, E. J. Dick, M. H. Monk, K. M. Sakuma and B. K. Wells (2021). "Spatiotemporal patterns of variability in the abundance and distribution of winter-spawned pelagic juvenile rockfish in the California Current." </w:t>
      </w:r>
      <w:r w:rsidRPr="00A637B7">
        <w:rPr>
          <w:u w:val="single"/>
        </w:rPr>
        <w:t>Plos One</w:t>
      </w:r>
      <w:r w:rsidRPr="00A637B7">
        <w:t xml:space="preserve"> </w:t>
      </w:r>
      <w:r w:rsidRPr="00A637B7">
        <w:rPr>
          <w:b/>
        </w:rPr>
        <w:t>16</w:t>
      </w:r>
      <w:r w:rsidRPr="00A637B7">
        <w:t>(5).</w:t>
      </w:r>
    </w:p>
    <w:p w14:paraId="1C7EB916" w14:textId="77777777" w:rsidR="00A637B7" w:rsidRPr="00A637B7" w:rsidRDefault="00A637B7" w:rsidP="00A637B7">
      <w:pPr>
        <w:pStyle w:val="EndNoteBibliography"/>
        <w:ind w:firstLine="0"/>
      </w:pPr>
      <w:r w:rsidRPr="00A637B7">
        <w:t xml:space="preserve">Gabara, S. S., B. H. Konar and M. S. Edwards (2021). "Biodiversity loss leads to reductions in community-wide trophic complexity." </w:t>
      </w:r>
      <w:r w:rsidRPr="00A637B7">
        <w:rPr>
          <w:u w:val="single"/>
        </w:rPr>
        <w:t>Ecosphere</w:t>
      </w:r>
      <w:r w:rsidRPr="00A637B7">
        <w:t xml:space="preserve"> </w:t>
      </w:r>
      <w:r w:rsidRPr="00A637B7">
        <w:rPr>
          <w:b/>
        </w:rPr>
        <w:t>12</w:t>
      </w:r>
      <w:r w:rsidRPr="00A637B7">
        <w:t>(2): e03361.</w:t>
      </w:r>
    </w:p>
    <w:p w14:paraId="2DE62182" w14:textId="77777777" w:rsidR="00A637B7" w:rsidRPr="00A637B7" w:rsidRDefault="00A637B7" w:rsidP="00A637B7">
      <w:pPr>
        <w:pStyle w:val="EndNoteBibliography"/>
        <w:ind w:firstLine="0"/>
      </w:pPr>
      <w:r w:rsidRPr="00A637B7">
        <w:t xml:space="preserve">Gallagher, J. B., V. Shelamoff and C. Layton (2022). "Seaweed ecosystems may not mitigate CO2 emissions." </w:t>
      </w:r>
      <w:r w:rsidRPr="00A637B7">
        <w:rPr>
          <w:u w:val="single"/>
        </w:rPr>
        <w:t>ICES Journal of Marine Science</w:t>
      </w:r>
      <w:r w:rsidRPr="00A637B7">
        <w:t>.</w:t>
      </w:r>
    </w:p>
    <w:p w14:paraId="515F4903" w14:textId="77777777" w:rsidR="00A637B7" w:rsidRPr="00A637B7" w:rsidRDefault="00A637B7" w:rsidP="00A637B7">
      <w:pPr>
        <w:pStyle w:val="EndNoteBibliography"/>
        <w:ind w:firstLine="0"/>
      </w:pPr>
      <w:r w:rsidRPr="00A637B7">
        <w:t xml:space="preserve">Graham, M. H. (2004). "Effects of Local Deforestation on the Diversity and Structure of Southern California Giant Kelp Forest Food Webs." </w:t>
      </w:r>
      <w:r w:rsidRPr="00A637B7">
        <w:rPr>
          <w:u w:val="single"/>
        </w:rPr>
        <w:t>Ecosystems</w:t>
      </w:r>
      <w:r w:rsidRPr="00A637B7">
        <w:t xml:space="preserve"> </w:t>
      </w:r>
      <w:r w:rsidRPr="00A637B7">
        <w:rPr>
          <w:b/>
        </w:rPr>
        <w:t>7</w:t>
      </w:r>
      <w:r w:rsidRPr="00A637B7">
        <w:t>(4): 341-357.</w:t>
      </w:r>
    </w:p>
    <w:p w14:paraId="297AFD26" w14:textId="77777777" w:rsidR="00A637B7" w:rsidRPr="00A637B7" w:rsidRDefault="00A637B7" w:rsidP="00A637B7">
      <w:pPr>
        <w:pStyle w:val="EndNoteBibliography"/>
        <w:ind w:firstLine="0"/>
      </w:pPr>
      <w:r w:rsidRPr="00A637B7">
        <w:t xml:space="preserve">Gregr, E. J., V. Christensen, L. Nichol, R. G. Martone, R. W. Markel, J. C. Watson, C. D. G. Harley, E. A. Pakhomov, J. B. Shurin and K. M. A. Chan (2020). "Cascading social-ecological costs and benefits triggered by a recovering keystone predator." </w:t>
      </w:r>
      <w:r w:rsidRPr="00A637B7">
        <w:rPr>
          <w:u w:val="single"/>
        </w:rPr>
        <w:t>Science</w:t>
      </w:r>
      <w:r w:rsidRPr="00A637B7">
        <w:t xml:space="preserve"> </w:t>
      </w:r>
      <w:r w:rsidRPr="00A637B7">
        <w:rPr>
          <w:b/>
        </w:rPr>
        <w:t>368</w:t>
      </w:r>
      <w:r w:rsidRPr="00A637B7">
        <w:t>(6496): 1243-+.</w:t>
      </w:r>
    </w:p>
    <w:p w14:paraId="76C35679" w14:textId="77777777" w:rsidR="00A637B7" w:rsidRPr="00A637B7" w:rsidRDefault="00A637B7" w:rsidP="00A637B7">
      <w:pPr>
        <w:pStyle w:val="EndNoteBibliography"/>
        <w:ind w:firstLine="0"/>
      </w:pPr>
      <w:r w:rsidRPr="00A637B7">
        <w:t xml:space="preserve">Hamilton, S. L., T. W. Bell, J. R. Watson, K. A. Grorud-Colvert and B. A. Menge (2020). "Remote sensing: generation of long-term kelp bed data sets for evaluation of impacts of climatic variation." </w:t>
      </w:r>
      <w:r w:rsidRPr="00A637B7">
        <w:rPr>
          <w:u w:val="single"/>
        </w:rPr>
        <w:t>Ecology</w:t>
      </w:r>
      <w:r w:rsidRPr="00A637B7">
        <w:t xml:space="preserve"> </w:t>
      </w:r>
      <w:r w:rsidRPr="00A637B7">
        <w:rPr>
          <w:b/>
        </w:rPr>
        <w:t>101</w:t>
      </w:r>
      <w:r w:rsidRPr="00A637B7">
        <w:t>(7).</w:t>
      </w:r>
    </w:p>
    <w:p w14:paraId="64216ACB" w14:textId="77777777" w:rsidR="00A637B7" w:rsidRPr="00A637B7" w:rsidRDefault="00A637B7" w:rsidP="00A637B7">
      <w:pPr>
        <w:pStyle w:val="EndNoteBibliography"/>
        <w:ind w:firstLine="0"/>
      </w:pPr>
      <w:r w:rsidRPr="00A637B7">
        <w:t xml:space="preserve">Hamilton, S. L., V. R. Saccomanno, W. N. Heady, A. L. Gehman, S. I. Lonhart, R. Beas-Luna, F. T. Francis, L. Lee, L. Rogers-Bennett, A. K. Salomon and S. A. Gravem (2021). "Disease-driven mass mortality event leads to widespread extirpation and variable recovery potential of a </w:t>
      </w:r>
      <w:r w:rsidRPr="00A637B7">
        <w:lastRenderedPageBreak/>
        <w:t xml:space="preserve">marine predator across the eastern Pacific." </w:t>
      </w:r>
      <w:r w:rsidRPr="00A637B7">
        <w:rPr>
          <w:u w:val="single"/>
        </w:rPr>
        <w:t>Proceedings of the Royal Society B: Biological Sciences</w:t>
      </w:r>
      <w:r w:rsidRPr="00A637B7">
        <w:t xml:space="preserve"> </w:t>
      </w:r>
      <w:r w:rsidRPr="00A637B7">
        <w:rPr>
          <w:b/>
        </w:rPr>
        <w:t>288</w:t>
      </w:r>
      <w:r w:rsidRPr="00A637B7">
        <w:t>(1957): 20211195.</w:t>
      </w:r>
    </w:p>
    <w:p w14:paraId="080F4443" w14:textId="77777777" w:rsidR="00A637B7" w:rsidRPr="00A637B7" w:rsidRDefault="00A637B7" w:rsidP="00A637B7">
      <w:pPr>
        <w:pStyle w:val="EndNoteBibliography"/>
        <w:ind w:firstLine="0"/>
      </w:pPr>
      <w:r w:rsidRPr="00A637B7">
        <w:t xml:space="preserve">Harvey, C. J., T. Garfield, G. Williams and N. Tolimieri, Eds. (2022). </w:t>
      </w:r>
      <w:r w:rsidRPr="00A637B7">
        <w:rPr>
          <w:u w:val="single"/>
        </w:rPr>
        <w:t>2021-2022 California Current ecosystem status report: A report of the NOAA California Current Integrated Ecosystem Assessment Team (CCIEA) to the Pacific Fishery Management Council, March 13, 2022</w:t>
      </w:r>
      <w:r w:rsidRPr="00A637B7">
        <w:t>.</w:t>
      </w:r>
    </w:p>
    <w:p w14:paraId="7B7F0052" w14:textId="77777777" w:rsidR="00A637B7" w:rsidRPr="00A637B7" w:rsidRDefault="00A637B7" w:rsidP="00A637B7">
      <w:pPr>
        <w:pStyle w:val="EndNoteBibliography"/>
        <w:ind w:firstLine="0"/>
      </w:pPr>
      <w:r w:rsidRPr="00A637B7">
        <w:t xml:space="preserve">Hewson, I., K. S. I. Bistolas, E. M. Quijano Cardé, J. B. Button, P. J. Foster, J. M. Flanzenbaum, J. Kocian and C. K. Lewis (2018). "Investigating the Complex Association Between Viral Ecology, Environment, and Northeast Pacific Sea Star Wasting." </w:t>
      </w:r>
      <w:r w:rsidRPr="00A637B7">
        <w:rPr>
          <w:u w:val="single"/>
        </w:rPr>
        <w:t>Frontiers in Marine Science</w:t>
      </w:r>
      <w:r w:rsidRPr="00A637B7">
        <w:t xml:space="preserve"> </w:t>
      </w:r>
      <w:r w:rsidRPr="00A637B7">
        <w:rPr>
          <w:b/>
        </w:rPr>
        <w:t>5</w:t>
      </w:r>
      <w:r w:rsidRPr="00A637B7">
        <w:t>.</w:t>
      </w:r>
    </w:p>
    <w:p w14:paraId="2904845C" w14:textId="77777777" w:rsidR="00A637B7" w:rsidRPr="00A637B7" w:rsidRDefault="00A637B7" w:rsidP="00A637B7">
      <w:pPr>
        <w:pStyle w:val="EndNoteBibliography"/>
        <w:ind w:firstLine="0"/>
      </w:pPr>
      <w:r w:rsidRPr="00A637B7">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w:t>
      </w:r>
      <w:r w:rsidRPr="00A637B7">
        <w:rPr>
          <w:u w:val="single"/>
        </w:rPr>
        <w:t>Proc Natl Acad Sci U S A</w:t>
      </w:r>
      <w:r w:rsidRPr="00A637B7">
        <w:t xml:space="preserve"> </w:t>
      </w:r>
      <w:r w:rsidRPr="00A637B7">
        <w:rPr>
          <w:b/>
        </w:rPr>
        <w:t>111</w:t>
      </w:r>
      <w:r w:rsidRPr="00A637B7">
        <w:t>(48): 17278-17283.</w:t>
      </w:r>
    </w:p>
    <w:p w14:paraId="267D82E5" w14:textId="77777777" w:rsidR="00A637B7" w:rsidRPr="00A637B7" w:rsidRDefault="00A637B7" w:rsidP="00A637B7">
      <w:pPr>
        <w:pStyle w:val="EndNoteBibliography"/>
        <w:ind w:firstLine="0"/>
      </w:pPr>
      <w:r w:rsidRPr="00A637B7">
        <w:t xml:space="preserve">Hobday, A. J., L. V. Alexander, S. E. Perkins, D. A. Smale, S. C. Straub, E. C. J. Oliver, J. A. Benthuysen, M. T. Burrows, M. G. Donat, M. Peng, N. J. Holbrook, P. J. Moore, H. A. Scannell, A. Sen Gupta and T. Wernberg (2016). "A hierarchical approach to defining marine heatwaves." </w:t>
      </w:r>
      <w:r w:rsidRPr="00A637B7">
        <w:rPr>
          <w:u w:val="single"/>
        </w:rPr>
        <w:t>Progress in Oceanography</w:t>
      </w:r>
      <w:r w:rsidRPr="00A637B7">
        <w:t xml:space="preserve"> </w:t>
      </w:r>
      <w:r w:rsidRPr="00A637B7">
        <w:rPr>
          <w:b/>
        </w:rPr>
        <w:t>141</w:t>
      </w:r>
      <w:r w:rsidRPr="00A637B7">
        <w:t>: 227-238.</w:t>
      </w:r>
    </w:p>
    <w:p w14:paraId="2CB0E433" w14:textId="77777777" w:rsidR="00A637B7" w:rsidRPr="00A637B7" w:rsidRDefault="00A637B7" w:rsidP="00A637B7">
      <w:pPr>
        <w:pStyle w:val="EndNoteBibliography"/>
        <w:ind w:firstLine="0"/>
      </w:pPr>
      <w:r w:rsidRPr="00A637B7">
        <w:t xml:space="preserve">Holbrook, S. J., M. H. Carr, R. J. Schmitt and J. A. Coyer (1990). "Effect of Giant Kelp on Local Abundance of Reef Fishes: The Importance of Ontogenetic Resource Requirements." </w:t>
      </w:r>
      <w:r w:rsidRPr="00A637B7">
        <w:rPr>
          <w:u w:val="single"/>
        </w:rPr>
        <w:t>Bulletin of Marine Science</w:t>
      </w:r>
      <w:r w:rsidRPr="00A637B7">
        <w:t xml:space="preserve"> </w:t>
      </w:r>
      <w:r w:rsidRPr="00A637B7">
        <w:rPr>
          <w:b/>
        </w:rPr>
        <w:t>47</w:t>
      </w:r>
      <w:r w:rsidRPr="00A637B7">
        <w:t>(1): 104-114.</w:t>
      </w:r>
    </w:p>
    <w:p w14:paraId="1ACDF5F3" w14:textId="77777777" w:rsidR="00A637B7" w:rsidRPr="00A637B7" w:rsidRDefault="00A637B7" w:rsidP="00A637B7">
      <w:pPr>
        <w:pStyle w:val="EndNoteBibliography"/>
        <w:ind w:firstLine="0"/>
      </w:pPr>
      <w:r w:rsidRPr="00A637B7">
        <w:t xml:space="preserve">Huang, B., C. Liu, V. Banzon, E. Freeman, G. Graham, B. Hankins, T. Smith and H.-M. Zhang (2021). "Improvements of the Daily Optimum Interpolation Sea Surface Temperature (DOISST) Version 2.1." </w:t>
      </w:r>
      <w:r w:rsidRPr="00A637B7">
        <w:rPr>
          <w:u w:val="single"/>
        </w:rPr>
        <w:t>Journal of Climate</w:t>
      </w:r>
      <w:r w:rsidRPr="00A637B7">
        <w:t xml:space="preserve"> </w:t>
      </w:r>
      <w:r w:rsidRPr="00A637B7">
        <w:rPr>
          <w:b/>
        </w:rPr>
        <w:t>34</w:t>
      </w:r>
      <w:r w:rsidRPr="00A637B7">
        <w:t>(8): 2923-2939.</w:t>
      </w:r>
    </w:p>
    <w:p w14:paraId="5A88C6B0" w14:textId="77777777" w:rsidR="00A637B7" w:rsidRPr="00A637B7" w:rsidRDefault="00A637B7" w:rsidP="00A637B7">
      <w:pPr>
        <w:pStyle w:val="EndNoteBibliography"/>
        <w:ind w:firstLine="0"/>
      </w:pPr>
      <w:r w:rsidRPr="00A637B7">
        <w:t>IPCC (2022). Climate change 2022: Impacts, adaptation and vulnerability. Summary for policy makers. Sixth assessment report., Intergovernmental panel on clmate change.</w:t>
      </w:r>
    </w:p>
    <w:p w14:paraId="180D527D" w14:textId="77777777" w:rsidR="00A637B7" w:rsidRPr="00A637B7" w:rsidRDefault="00A637B7" w:rsidP="00A637B7">
      <w:pPr>
        <w:pStyle w:val="EndNoteBibliography"/>
        <w:ind w:firstLine="0"/>
      </w:pPr>
      <w:r w:rsidRPr="00A637B7">
        <w:t xml:space="preserve">Jacox, M. G., M. A. Alexander, N. J. Mantua, J. D. Scott, G. Hervieux, R. S. Webb and F. E. Werner (2018). "Forcing of Multiyear Extreme Ocean Temperatures That Impacted California Current Living Marine Resources in 2016." </w:t>
      </w:r>
      <w:r w:rsidRPr="00A637B7">
        <w:rPr>
          <w:u w:val="single"/>
        </w:rPr>
        <w:t>Bulletin of the American Meteorological Society</w:t>
      </w:r>
      <w:r w:rsidRPr="00A637B7">
        <w:t xml:space="preserve"> </w:t>
      </w:r>
      <w:r w:rsidRPr="00A637B7">
        <w:rPr>
          <w:b/>
        </w:rPr>
        <w:t>99</w:t>
      </w:r>
      <w:r w:rsidRPr="00A637B7">
        <w:t>(1): S27-S33.</w:t>
      </w:r>
    </w:p>
    <w:p w14:paraId="0A0EFE8C" w14:textId="77777777" w:rsidR="00A637B7" w:rsidRPr="00A637B7" w:rsidRDefault="00A637B7" w:rsidP="00A637B7">
      <w:pPr>
        <w:pStyle w:val="EndNoteBibliography"/>
        <w:ind w:firstLine="0"/>
      </w:pPr>
      <w:r w:rsidRPr="00A637B7">
        <w:t xml:space="preserve">Johnson, D. W. (2006). "Predation, habitat complexity, and variation in density-dependent mortality of temperate reef fishes." </w:t>
      </w:r>
      <w:r w:rsidRPr="00A637B7">
        <w:rPr>
          <w:u w:val="single"/>
        </w:rPr>
        <w:t>Ecology</w:t>
      </w:r>
      <w:r w:rsidRPr="00A637B7">
        <w:t xml:space="preserve"> </w:t>
      </w:r>
      <w:r w:rsidRPr="00A637B7">
        <w:rPr>
          <w:b/>
        </w:rPr>
        <w:t>87</w:t>
      </w:r>
      <w:r w:rsidRPr="00A637B7">
        <w:t>(5): 1179-1188.</w:t>
      </w:r>
    </w:p>
    <w:p w14:paraId="503DACD0" w14:textId="77777777" w:rsidR="00A637B7" w:rsidRPr="00A637B7" w:rsidRDefault="00A637B7" w:rsidP="00A637B7">
      <w:pPr>
        <w:pStyle w:val="EndNoteBibliography"/>
        <w:ind w:firstLine="0"/>
      </w:pPr>
      <w:r w:rsidRPr="00A637B7">
        <w:t xml:space="preserve">Kriegisch, N., S. E. Reeves, E. B. Flukes, C. R. Johnson and S. D. Ling (2019). "Drift-kelp suppresses foraging movement of overgrazing sea urchins." </w:t>
      </w:r>
      <w:r w:rsidRPr="00A637B7">
        <w:rPr>
          <w:u w:val="single"/>
        </w:rPr>
        <w:t>Oecologia</w:t>
      </w:r>
      <w:r w:rsidRPr="00A637B7">
        <w:t xml:space="preserve"> </w:t>
      </w:r>
      <w:r w:rsidRPr="00A637B7">
        <w:rPr>
          <w:b/>
        </w:rPr>
        <w:t>190</w:t>
      </w:r>
      <w:r w:rsidRPr="00A637B7">
        <w:t>(3): 665-677.</w:t>
      </w:r>
    </w:p>
    <w:p w14:paraId="479BE29F" w14:textId="77777777" w:rsidR="00A637B7" w:rsidRPr="00A637B7" w:rsidRDefault="00A637B7" w:rsidP="00A637B7">
      <w:pPr>
        <w:pStyle w:val="EndNoteBibliography"/>
        <w:ind w:firstLine="0"/>
      </w:pPr>
      <w:r w:rsidRPr="00A637B7">
        <w:t xml:space="preserve">Kvitek, R. G., P. Iampietro and C. E. Bowlby (1998). "Sea Otters and Benthic Prey Communities: A Direct Test of the Sea Otter as Keystone Predator in Washington State." </w:t>
      </w:r>
      <w:r w:rsidRPr="00A637B7">
        <w:rPr>
          <w:u w:val="single"/>
        </w:rPr>
        <w:t>Marine Mammal Science</w:t>
      </w:r>
      <w:r w:rsidRPr="00A637B7">
        <w:t xml:space="preserve"> </w:t>
      </w:r>
      <w:r w:rsidRPr="00A637B7">
        <w:rPr>
          <w:b/>
        </w:rPr>
        <w:t>14</w:t>
      </w:r>
      <w:r w:rsidRPr="00A637B7">
        <w:t>(4): 895-902.</w:t>
      </w:r>
    </w:p>
    <w:p w14:paraId="36AA4E1C" w14:textId="77777777" w:rsidR="00A637B7" w:rsidRPr="00A637B7" w:rsidRDefault="00A637B7" w:rsidP="00A637B7">
      <w:pPr>
        <w:pStyle w:val="EndNoteBibliography"/>
        <w:ind w:firstLine="0"/>
      </w:pPr>
      <w:r w:rsidRPr="00A637B7">
        <w:t>Kvitek, R. G., D. Shull, D. Canestro, E. Bowlby and B. Troutman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w:t>
      </w:r>
    </w:p>
    <w:p w14:paraId="706DDFD1" w14:textId="77777777" w:rsidR="00A637B7" w:rsidRPr="00A637B7" w:rsidRDefault="00A637B7" w:rsidP="00A637B7">
      <w:pPr>
        <w:pStyle w:val="EndNoteBibliography"/>
        <w:ind w:firstLine="0"/>
      </w:pPr>
      <w:r w:rsidRPr="00A637B7">
        <w:t xml:space="preserve">Kvitek, R. G., D. Shull, D. Canestro, E. C. Bowlby and B. L. Troutman (1989). "Sea Otters and Benthic Prey Communities in Washington State." </w:t>
      </w:r>
      <w:r w:rsidRPr="00A637B7">
        <w:rPr>
          <w:u w:val="single"/>
        </w:rPr>
        <w:t>Marine Mammal Science</w:t>
      </w:r>
      <w:r w:rsidRPr="00A637B7">
        <w:t xml:space="preserve"> </w:t>
      </w:r>
      <w:r w:rsidRPr="00A637B7">
        <w:rPr>
          <w:b/>
        </w:rPr>
        <w:t>5</w:t>
      </w:r>
      <w:r w:rsidRPr="00A637B7">
        <w:t>(3): 266-280.</w:t>
      </w:r>
    </w:p>
    <w:p w14:paraId="1FAFF171" w14:textId="77777777" w:rsidR="00A637B7" w:rsidRPr="00A637B7" w:rsidRDefault="00A637B7" w:rsidP="00A637B7">
      <w:pPr>
        <w:pStyle w:val="EndNoteBibliography"/>
        <w:ind w:firstLine="0"/>
      </w:pPr>
      <w:r w:rsidRPr="00A637B7">
        <w:t xml:space="preserve">Lamy, T., C. Koenigs, S. J. Holbrook, R. J. Miller, A. C. Stier and D. C. Reed (2020). "Foundation species promote community stability by increasing diversity in a giant kelp forest." </w:t>
      </w:r>
      <w:r w:rsidRPr="00A637B7">
        <w:rPr>
          <w:u w:val="single"/>
        </w:rPr>
        <w:t>Ecology</w:t>
      </w:r>
      <w:r w:rsidRPr="00A637B7">
        <w:t xml:space="preserve"> </w:t>
      </w:r>
      <w:r w:rsidRPr="00A637B7">
        <w:rPr>
          <w:b/>
        </w:rPr>
        <w:t>101</w:t>
      </w:r>
      <w:r w:rsidRPr="00A637B7">
        <w:t>(5): e02987.</w:t>
      </w:r>
    </w:p>
    <w:p w14:paraId="0033787C" w14:textId="77777777" w:rsidR="00A637B7" w:rsidRPr="00A637B7" w:rsidRDefault="00A637B7" w:rsidP="00A637B7">
      <w:pPr>
        <w:pStyle w:val="EndNoteBibliography"/>
        <w:ind w:firstLine="0"/>
      </w:pPr>
      <w:r w:rsidRPr="00A637B7">
        <w:lastRenderedPageBreak/>
        <w:t xml:space="preserve">Lonhart, S. I., R. Jeppesen, R. Beas-Luna, J. A. Crooks and J. Lorda (2019). "Shifts in the distribution and abundance of coastal marine species along the eastern Pacific Ocean during marine heatwaves from 2013 to 2018." </w:t>
      </w:r>
      <w:r w:rsidRPr="00A637B7">
        <w:rPr>
          <w:u w:val="single"/>
        </w:rPr>
        <w:t>Marine Biodiversity Records</w:t>
      </w:r>
      <w:r w:rsidRPr="00A637B7">
        <w:t xml:space="preserve"> </w:t>
      </w:r>
      <w:r w:rsidRPr="00A637B7">
        <w:rPr>
          <w:b/>
        </w:rPr>
        <w:t>12</w:t>
      </w:r>
      <w:r w:rsidRPr="00A637B7">
        <w:t>(1): 13.</w:t>
      </w:r>
    </w:p>
    <w:p w14:paraId="4840DC99" w14:textId="77777777" w:rsidR="00A637B7" w:rsidRPr="00A637B7" w:rsidRDefault="00A637B7" w:rsidP="00A637B7">
      <w:pPr>
        <w:pStyle w:val="EndNoteBibliography"/>
        <w:ind w:firstLine="0"/>
      </w:pPr>
      <w:r w:rsidRPr="00A637B7">
        <w:t xml:space="preserve">Love, M. S., M. Yoklavich and L. Thorsteinson (2002). </w:t>
      </w:r>
      <w:r w:rsidRPr="00A637B7">
        <w:rPr>
          <w:u w:val="single"/>
        </w:rPr>
        <w:t>The rockfishes of the Northeast Pacific</w:t>
      </w:r>
      <w:r w:rsidRPr="00A637B7">
        <w:t>. Berkley and Los Angeles, University of California Press.</w:t>
      </w:r>
    </w:p>
    <w:p w14:paraId="0B513DA4" w14:textId="77777777" w:rsidR="00A637B7" w:rsidRPr="00A637B7" w:rsidRDefault="00A637B7" w:rsidP="00A637B7">
      <w:pPr>
        <w:pStyle w:val="EndNoteBibliography"/>
        <w:ind w:firstLine="0"/>
      </w:pPr>
      <w:r w:rsidRPr="00A637B7">
        <w:t xml:space="preserve">Malone, D. P., K. Davis, S. I. Lonhart, A. Parsons-Field, J. E. Caselle and M. H. Carr (2022). "Large scale, multi-decade monitoring data from kelp forest ecosystems in California and Oregon (USA)." </w:t>
      </w:r>
      <w:r w:rsidRPr="00A637B7">
        <w:rPr>
          <w:u w:val="single"/>
        </w:rPr>
        <w:t>Ecology</w:t>
      </w:r>
      <w:r w:rsidRPr="00A637B7">
        <w:t xml:space="preserve"> </w:t>
      </w:r>
      <w:r w:rsidRPr="00A637B7">
        <w:rPr>
          <w:b/>
        </w:rPr>
        <w:t>n/a</w:t>
      </w:r>
      <w:r w:rsidRPr="00A637B7">
        <w:t>(n/a): e3630.</w:t>
      </w:r>
    </w:p>
    <w:p w14:paraId="17AAF1AA" w14:textId="77777777" w:rsidR="00A637B7" w:rsidRPr="00A637B7" w:rsidRDefault="00A637B7" w:rsidP="00A637B7">
      <w:pPr>
        <w:pStyle w:val="EndNoteBibliography"/>
        <w:ind w:firstLine="0"/>
      </w:pPr>
      <w:r w:rsidRPr="00A637B7">
        <w:t xml:space="preserve">Markel, R. W. and J. B. Shurin (2020). "Contrasting effects of coastal upwelling on growth and recruitment of nearshore Pacific rockfishes (genus Sebastes)." </w:t>
      </w:r>
      <w:r w:rsidRPr="00A637B7">
        <w:rPr>
          <w:u w:val="single"/>
        </w:rPr>
        <w:t>Canadian Journal of Fisheries and Aquatic Sciences</w:t>
      </w:r>
      <w:r w:rsidRPr="00A637B7">
        <w:t xml:space="preserve"> </w:t>
      </w:r>
      <w:r w:rsidRPr="00A637B7">
        <w:rPr>
          <w:b/>
        </w:rPr>
        <w:t>77</w:t>
      </w:r>
      <w:r w:rsidRPr="00A637B7">
        <w:t>(6): 950-962.</w:t>
      </w:r>
    </w:p>
    <w:p w14:paraId="08E41FEE" w14:textId="77777777" w:rsidR="00A637B7" w:rsidRPr="00A637B7" w:rsidRDefault="00A637B7" w:rsidP="00A637B7">
      <w:pPr>
        <w:pStyle w:val="EndNoteBibliography"/>
        <w:ind w:firstLine="0"/>
      </w:pPr>
      <w:r w:rsidRPr="00A637B7">
        <w:t xml:space="preserve">Maunder, M. N. and A. E. Punt (2004). "Standardizing catch and effort data: a review of recent approaches." </w:t>
      </w:r>
      <w:r w:rsidRPr="00A637B7">
        <w:rPr>
          <w:u w:val="single"/>
        </w:rPr>
        <w:t>Fisheries Research</w:t>
      </w:r>
      <w:r w:rsidRPr="00A637B7">
        <w:t xml:space="preserve"> </w:t>
      </w:r>
      <w:r w:rsidRPr="00A637B7">
        <w:rPr>
          <w:b/>
        </w:rPr>
        <w:t>70</w:t>
      </w:r>
      <w:r w:rsidRPr="00A637B7">
        <w:t>(2): 141-159.</w:t>
      </w:r>
    </w:p>
    <w:p w14:paraId="2E3CE3A2" w14:textId="77777777" w:rsidR="00A637B7" w:rsidRPr="00A637B7" w:rsidRDefault="00A637B7" w:rsidP="00A637B7">
      <w:pPr>
        <w:pStyle w:val="EndNoteBibliography"/>
        <w:ind w:firstLine="0"/>
      </w:pPr>
      <w:r w:rsidRPr="00A637B7">
        <w:t xml:space="preserve">McNaughton, S. J. (1977). "Diversity and Stability of Ecological Communities: A Comment on the Role of Empiricism in Ecology." </w:t>
      </w:r>
      <w:r w:rsidRPr="00A637B7">
        <w:rPr>
          <w:u w:val="single"/>
        </w:rPr>
        <w:t>The American Naturalist</w:t>
      </w:r>
      <w:r w:rsidRPr="00A637B7">
        <w:t xml:space="preserve"> </w:t>
      </w:r>
      <w:r w:rsidRPr="00A637B7">
        <w:rPr>
          <w:b/>
        </w:rPr>
        <w:t>111</w:t>
      </w:r>
      <w:r w:rsidRPr="00A637B7">
        <w:t>(979): 515-525.</w:t>
      </w:r>
    </w:p>
    <w:p w14:paraId="76831D53" w14:textId="77777777" w:rsidR="00A637B7" w:rsidRPr="00A637B7" w:rsidRDefault="00A637B7" w:rsidP="00A637B7">
      <w:pPr>
        <w:pStyle w:val="EndNoteBibliography"/>
        <w:ind w:firstLine="0"/>
      </w:pPr>
      <w:r w:rsidRPr="00A637B7">
        <w:t xml:space="preserve">McPherson, M. L., D. J. I. Finger, H. F. Houskeeper, T. W. Bell, M. H. Carr, L. Rogers-Bennett and R. M. Kudela (2021). "Large-scale shift in the structure of a kelp forest ecosystem co-occurs with an epizootic and marine heatwave." </w:t>
      </w:r>
      <w:r w:rsidRPr="00A637B7">
        <w:rPr>
          <w:u w:val="single"/>
        </w:rPr>
        <w:t>Communications Biology</w:t>
      </w:r>
      <w:r w:rsidRPr="00A637B7">
        <w:t xml:space="preserve"> </w:t>
      </w:r>
      <w:r w:rsidRPr="00A637B7">
        <w:rPr>
          <w:b/>
        </w:rPr>
        <w:t>4</w:t>
      </w:r>
      <w:r w:rsidRPr="00A637B7">
        <w:t>(1): 298.</w:t>
      </w:r>
    </w:p>
    <w:p w14:paraId="1423EE37" w14:textId="77777777" w:rsidR="00A637B7" w:rsidRPr="00A637B7" w:rsidRDefault="00A637B7" w:rsidP="00A637B7">
      <w:pPr>
        <w:pStyle w:val="EndNoteBibliography"/>
        <w:ind w:firstLine="0"/>
      </w:pPr>
      <w:r w:rsidRPr="00A637B7">
        <w:t xml:space="preserve">Moitoza, D. J. and D. W. Phillips (1979). "Prey defense, predator preference, and nonrandom diet: The interactions between Pycnopodia helianthoides and two species of sea urchins." </w:t>
      </w:r>
      <w:r w:rsidRPr="00A637B7">
        <w:rPr>
          <w:u w:val="single"/>
        </w:rPr>
        <w:t>Marine Biology</w:t>
      </w:r>
      <w:r w:rsidRPr="00A637B7">
        <w:t xml:space="preserve"> </w:t>
      </w:r>
      <w:r w:rsidRPr="00A637B7">
        <w:rPr>
          <w:b/>
        </w:rPr>
        <w:t>53</w:t>
      </w:r>
      <w:r w:rsidRPr="00A637B7">
        <w:t>(4): 299-304.</w:t>
      </w:r>
    </w:p>
    <w:p w14:paraId="0F09E529" w14:textId="77777777" w:rsidR="00A637B7" w:rsidRPr="00A637B7" w:rsidRDefault="00A637B7" w:rsidP="00A637B7">
      <w:pPr>
        <w:pStyle w:val="EndNoteBibliography"/>
        <w:ind w:firstLine="0"/>
      </w:pPr>
      <w:r w:rsidRPr="00A637B7">
        <w:t xml:space="preserve">Montecino-Latorre, D., M. E. Eisenlord, M. Turner, R. Yoshioka, C. D. Harvell, C. V. Pattengill-Semmens, J. D. Nichols and J. K. Gaydos (2016). "Devastating Transboundary Impacts of Sea Star Wasting Disease on Subtidal Asteroids." </w:t>
      </w:r>
      <w:r w:rsidRPr="00A637B7">
        <w:rPr>
          <w:u w:val="single"/>
        </w:rPr>
        <w:t>PLoS One</w:t>
      </w:r>
      <w:r w:rsidRPr="00A637B7">
        <w:t xml:space="preserve"> </w:t>
      </w:r>
      <w:r w:rsidRPr="00A637B7">
        <w:rPr>
          <w:b/>
        </w:rPr>
        <w:t>11</w:t>
      </w:r>
      <w:r w:rsidRPr="00A637B7">
        <w:t>(10): e0163190.</w:t>
      </w:r>
    </w:p>
    <w:p w14:paraId="415AAE58" w14:textId="77777777" w:rsidR="00A637B7" w:rsidRPr="00A637B7" w:rsidRDefault="00A637B7" w:rsidP="00A637B7">
      <w:pPr>
        <w:pStyle w:val="EndNoteBibliography"/>
        <w:ind w:firstLine="0"/>
      </w:pPr>
      <w:r w:rsidRPr="00A637B7">
        <w:t xml:space="preserve">Morgan, C. A., B. R. Beckman, L. A. Weitkamp and K. L. Fresh (2019). "Recent Ecosystem Disturbance in the Northern California Current." </w:t>
      </w:r>
      <w:r w:rsidRPr="00A637B7">
        <w:rPr>
          <w:u w:val="single"/>
        </w:rPr>
        <w:t>Fisheries</w:t>
      </w:r>
      <w:r w:rsidRPr="00A637B7">
        <w:t xml:space="preserve"> </w:t>
      </w:r>
      <w:r w:rsidRPr="00A637B7">
        <w:rPr>
          <w:b/>
        </w:rPr>
        <w:t>44</w:t>
      </w:r>
      <w:r w:rsidRPr="00A637B7">
        <w:t>(10): 465-474.</w:t>
      </w:r>
    </w:p>
    <w:p w14:paraId="64DF2289" w14:textId="77777777" w:rsidR="00A637B7" w:rsidRPr="00A637B7" w:rsidRDefault="00A637B7" w:rsidP="00A637B7">
      <w:pPr>
        <w:pStyle w:val="EndNoteBibliography"/>
        <w:ind w:firstLine="0"/>
      </w:pPr>
      <w:r w:rsidRPr="00A637B7">
        <w:t xml:space="preserve">Muth, A. F., M. H. Graham, C. E. Lane and C. D. G. Harley (2019). "Recruitment tolerance to increased temperature present across multiple kelp clades." </w:t>
      </w:r>
      <w:r w:rsidRPr="00A637B7">
        <w:rPr>
          <w:u w:val="single"/>
        </w:rPr>
        <w:t>Ecology</w:t>
      </w:r>
      <w:r w:rsidRPr="00A637B7">
        <w:t xml:space="preserve"> </w:t>
      </w:r>
      <w:r w:rsidRPr="00A637B7">
        <w:rPr>
          <w:b/>
        </w:rPr>
        <w:t>100</w:t>
      </w:r>
      <w:r w:rsidRPr="00A637B7">
        <w:t>(3).</w:t>
      </w:r>
    </w:p>
    <w:p w14:paraId="648B51F8" w14:textId="77777777" w:rsidR="00A637B7" w:rsidRPr="00A637B7" w:rsidRDefault="00A637B7" w:rsidP="00A637B7">
      <w:pPr>
        <w:pStyle w:val="EndNoteBibliography"/>
        <w:ind w:firstLine="0"/>
      </w:pPr>
      <w:r w:rsidRPr="00A637B7">
        <w:t>NMFS (2014). "Endangered and Threatened Species: Designation of Critical Habitat for thePuget Sound/Georgia Basin Distinct Population Segments of Yelloweye Rockfish, Canary Rockfish and Bocaccio. National Marine Fisheries Service ,Federal Register 79 FR 68041."</w:t>
      </w:r>
    </w:p>
    <w:p w14:paraId="2057088A" w14:textId="77777777" w:rsidR="00A637B7" w:rsidRPr="00A637B7" w:rsidRDefault="00A637B7" w:rsidP="00A637B7">
      <w:pPr>
        <w:pStyle w:val="EndNoteBibliography"/>
        <w:ind w:firstLine="0"/>
      </w:pPr>
      <w:r w:rsidRPr="00A637B7">
        <w:t xml:space="preserve">Okamoto, D. K., S. C. Schroeter and D. C. Reed (2020). "Effects of ocean climate on spatiotemporal variation in sea urchin settlement and recruitment." </w:t>
      </w:r>
      <w:r w:rsidRPr="00A637B7">
        <w:rPr>
          <w:u w:val="single"/>
        </w:rPr>
        <w:t>Limnology and Oceanography</w:t>
      </w:r>
      <w:r w:rsidRPr="00A637B7">
        <w:t xml:space="preserve"> </w:t>
      </w:r>
      <w:r w:rsidRPr="00A637B7">
        <w:rPr>
          <w:b/>
        </w:rPr>
        <w:t>65</w:t>
      </w:r>
      <w:r w:rsidRPr="00A637B7">
        <w:t>(9): 2076-2091.</w:t>
      </w:r>
    </w:p>
    <w:p w14:paraId="393DA854" w14:textId="77777777" w:rsidR="00A637B7" w:rsidRPr="00A637B7" w:rsidRDefault="00A637B7" w:rsidP="00A637B7">
      <w:pPr>
        <w:pStyle w:val="EndNoteBibliography"/>
        <w:ind w:firstLine="0"/>
      </w:pPr>
      <w:r w:rsidRPr="00A637B7">
        <w:t xml:space="preserve">Pearse, J. S. (2006). "Ecological role of purple sea urchins." </w:t>
      </w:r>
      <w:r w:rsidRPr="00A637B7">
        <w:rPr>
          <w:u w:val="single"/>
        </w:rPr>
        <w:t>Science</w:t>
      </w:r>
      <w:r w:rsidRPr="00A637B7">
        <w:t xml:space="preserve"> </w:t>
      </w:r>
      <w:r w:rsidRPr="00A637B7">
        <w:rPr>
          <w:b/>
        </w:rPr>
        <w:t>314</w:t>
      </w:r>
      <w:r w:rsidRPr="00A637B7">
        <w:t>(5801): 940-941.</w:t>
      </w:r>
    </w:p>
    <w:p w14:paraId="074F5968" w14:textId="77777777" w:rsidR="00A637B7" w:rsidRPr="00A637B7" w:rsidRDefault="00A637B7" w:rsidP="00A637B7">
      <w:pPr>
        <w:pStyle w:val="EndNoteBibliography"/>
        <w:ind w:firstLine="0"/>
      </w:pPr>
      <w:r w:rsidRPr="00A637B7">
        <w:t xml:space="preserve">Pearse, J. S. (2006). "Perspective - Ecological role of purple sea urchins." </w:t>
      </w:r>
      <w:r w:rsidRPr="00A637B7">
        <w:rPr>
          <w:u w:val="single"/>
        </w:rPr>
        <w:t>Science</w:t>
      </w:r>
      <w:r w:rsidRPr="00A637B7">
        <w:t xml:space="preserve"> </w:t>
      </w:r>
      <w:r w:rsidRPr="00A637B7">
        <w:rPr>
          <w:b/>
        </w:rPr>
        <w:t>314</w:t>
      </w:r>
      <w:r w:rsidRPr="00A637B7">
        <w:t>(5801): 940-941.</w:t>
      </w:r>
    </w:p>
    <w:p w14:paraId="290FBBD5" w14:textId="77777777" w:rsidR="00A637B7" w:rsidRPr="00A637B7" w:rsidRDefault="00A637B7" w:rsidP="00A637B7">
      <w:pPr>
        <w:pStyle w:val="EndNoteBibliography"/>
        <w:ind w:firstLine="0"/>
      </w:pPr>
      <w:r w:rsidRPr="00A637B7">
        <w:t xml:space="preserve">Pearse, J. S. and A. H. Hines (1987). "Long-Term Population-Dynamics of Sea-Urchins in a Central California Kelp Forest - Rare Recruitment and Rapid Decline." </w:t>
      </w:r>
      <w:r w:rsidRPr="00A637B7">
        <w:rPr>
          <w:u w:val="single"/>
        </w:rPr>
        <w:t>Marine Ecology Progress Series</w:t>
      </w:r>
      <w:r w:rsidRPr="00A637B7">
        <w:t xml:space="preserve"> </w:t>
      </w:r>
      <w:r w:rsidRPr="00A637B7">
        <w:rPr>
          <w:b/>
        </w:rPr>
        <w:t>39</w:t>
      </w:r>
      <w:r w:rsidRPr="00A637B7">
        <w:t>(3): 275-283.</w:t>
      </w:r>
    </w:p>
    <w:p w14:paraId="5EB8EF68" w14:textId="77777777" w:rsidR="00A637B7" w:rsidRPr="00A637B7" w:rsidRDefault="00A637B7" w:rsidP="00A637B7">
      <w:pPr>
        <w:pStyle w:val="EndNoteBibliography"/>
        <w:ind w:firstLine="0"/>
      </w:pPr>
      <w:r w:rsidRPr="00A637B7">
        <w:t xml:space="preserve">Pfister, C. A., H. D. Berry, T. Mumford and A. Randall Hughes (2018). "The dynamics of Kelp Forests in the Northeast Pacific Ocean and the relationship with environmental drivers." </w:t>
      </w:r>
      <w:r w:rsidRPr="00A637B7">
        <w:rPr>
          <w:u w:val="single"/>
        </w:rPr>
        <w:t>Journal of Ecology</w:t>
      </w:r>
      <w:r w:rsidRPr="00A637B7">
        <w:t xml:space="preserve"> </w:t>
      </w:r>
      <w:r w:rsidRPr="00A637B7">
        <w:rPr>
          <w:b/>
        </w:rPr>
        <w:t>106</w:t>
      </w:r>
      <w:r w:rsidRPr="00A637B7">
        <w:t>(4): 1520-1533.</w:t>
      </w:r>
    </w:p>
    <w:p w14:paraId="0C86CA7E" w14:textId="77777777" w:rsidR="00A637B7" w:rsidRPr="00A637B7" w:rsidRDefault="00A637B7" w:rsidP="00A637B7">
      <w:pPr>
        <w:pStyle w:val="EndNoteBibliography"/>
        <w:ind w:firstLine="0"/>
      </w:pPr>
      <w:r w:rsidRPr="00A637B7">
        <w:t>PFMC (2020). Pacific coast groundifhs fishery management plan: for the California, Oregon, and Washington groundfish fishery. 7700 NE Ambnassador Place, Suite 101, Portland, OR, 97220, Pacific Fishery Management Council.</w:t>
      </w:r>
    </w:p>
    <w:p w14:paraId="373C260C" w14:textId="77777777" w:rsidR="00A637B7" w:rsidRPr="00A637B7" w:rsidRDefault="00A637B7" w:rsidP="00A637B7">
      <w:pPr>
        <w:pStyle w:val="EndNoteBibliography"/>
        <w:ind w:firstLine="0"/>
      </w:pPr>
      <w:r w:rsidRPr="00A637B7">
        <w:lastRenderedPageBreak/>
        <w:t xml:space="preserve">Pinsky, M. L., G. Guannel and K. K. Arkema (2013). "Quantifying wave attenuation to inform coastal habitat conservation." </w:t>
      </w:r>
      <w:r w:rsidRPr="00A637B7">
        <w:rPr>
          <w:u w:val="single"/>
        </w:rPr>
        <w:t>Ecosphere</w:t>
      </w:r>
      <w:r w:rsidRPr="00A637B7">
        <w:t xml:space="preserve"> </w:t>
      </w:r>
      <w:r w:rsidRPr="00A637B7">
        <w:rPr>
          <w:b/>
        </w:rPr>
        <w:t>4</w:t>
      </w:r>
      <w:r w:rsidRPr="00A637B7">
        <w:t>(8): art95.</w:t>
      </w:r>
    </w:p>
    <w:p w14:paraId="1E6D4030" w14:textId="77777777" w:rsidR="00A637B7" w:rsidRPr="00A637B7" w:rsidRDefault="00A637B7" w:rsidP="00A637B7">
      <w:pPr>
        <w:pStyle w:val="EndNoteBibliography"/>
        <w:ind w:firstLine="0"/>
      </w:pPr>
      <w:r w:rsidRPr="00A637B7">
        <w:t xml:space="preserve">Potts, J. M. and J. Elith (2006). "Comparing species abundance models." </w:t>
      </w:r>
      <w:r w:rsidRPr="00A637B7">
        <w:rPr>
          <w:u w:val="single"/>
        </w:rPr>
        <w:t>Ecological Modelling</w:t>
      </w:r>
      <w:r w:rsidRPr="00A637B7">
        <w:t xml:space="preserve"> </w:t>
      </w:r>
      <w:r w:rsidRPr="00A637B7">
        <w:rPr>
          <w:b/>
        </w:rPr>
        <w:t>199</w:t>
      </w:r>
      <w:r w:rsidRPr="00A637B7">
        <w:t>(2): 153-163.</w:t>
      </w:r>
    </w:p>
    <w:p w14:paraId="348A912D" w14:textId="05F42FE1" w:rsidR="00A637B7" w:rsidRPr="00A637B7" w:rsidRDefault="00A637B7" w:rsidP="00A637B7">
      <w:pPr>
        <w:pStyle w:val="EndNoteBibliography"/>
        <w:ind w:firstLine="0"/>
      </w:pPr>
      <w:r w:rsidRPr="00A637B7">
        <w:t xml:space="preserve">R Core Team (2021). " R: A language and environment for statistical computing. R Foundation for Statistical Computing, Vienna, Austria. URL </w:t>
      </w:r>
      <w:hyperlink r:id="rId8" w:history="1">
        <w:r w:rsidRPr="00A637B7">
          <w:rPr>
            <w:rStyle w:val="Hyperlink"/>
          </w:rPr>
          <w:t>https://www.R-project.org/</w:t>
        </w:r>
      </w:hyperlink>
      <w:r w:rsidRPr="00A637B7">
        <w:t>.".</w:t>
      </w:r>
    </w:p>
    <w:p w14:paraId="274490BF" w14:textId="77777777" w:rsidR="00A637B7" w:rsidRPr="00A637B7" w:rsidRDefault="00A637B7" w:rsidP="00A637B7">
      <w:pPr>
        <w:pStyle w:val="EndNoteBibliography"/>
        <w:ind w:firstLine="0"/>
      </w:pPr>
      <w:r w:rsidRPr="00A637B7">
        <w:t xml:space="preserve">Randell, Z., M. Kenner, J. Tomoleoni, J. Yee and M. Novak (2022). "Kelp-forest dynamics controlled by substrate complexity." </w:t>
      </w:r>
      <w:r w:rsidRPr="00A637B7">
        <w:rPr>
          <w:u w:val="single"/>
        </w:rPr>
        <w:t>Proceedings of the National Academy of Sciences</w:t>
      </w:r>
      <w:r w:rsidRPr="00A637B7">
        <w:t xml:space="preserve"> </w:t>
      </w:r>
      <w:r w:rsidRPr="00A637B7">
        <w:rPr>
          <w:b/>
        </w:rPr>
        <w:t>119</w:t>
      </w:r>
      <w:r w:rsidRPr="00A637B7">
        <w:t>: e2103483119.</w:t>
      </w:r>
    </w:p>
    <w:p w14:paraId="3DAD4E4D" w14:textId="77777777" w:rsidR="00A637B7" w:rsidRPr="00A637B7" w:rsidRDefault="00A637B7" w:rsidP="00A637B7">
      <w:pPr>
        <w:pStyle w:val="EndNoteBibliography"/>
        <w:ind w:firstLine="0"/>
      </w:pPr>
      <w:r w:rsidRPr="00A637B7">
        <w:t xml:space="preserve">Reed, D., L. Washburn, A. Rassweiler, R. Miller, T. Bell and S. Harrer (2016). "Extreme warming challenges sentinel status of kelp forests as indicators of climate change." </w:t>
      </w:r>
      <w:r w:rsidRPr="00A637B7">
        <w:rPr>
          <w:u w:val="single"/>
        </w:rPr>
        <w:t>Nature Communications</w:t>
      </w:r>
      <w:r w:rsidRPr="00A637B7">
        <w:t xml:space="preserve"> </w:t>
      </w:r>
      <w:r w:rsidRPr="00A637B7">
        <w:rPr>
          <w:b/>
        </w:rPr>
        <w:t>7</w:t>
      </w:r>
      <w:r w:rsidRPr="00A637B7">
        <w:t>.</w:t>
      </w:r>
    </w:p>
    <w:p w14:paraId="20BB6099" w14:textId="77777777" w:rsidR="00A637B7" w:rsidRPr="00A637B7" w:rsidRDefault="00A637B7" w:rsidP="00A637B7">
      <w:pPr>
        <w:pStyle w:val="EndNoteBibliography"/>
        <w:ind w:firstLine="0"/>
      </w:pPr>
      <w:r w:rsidRPr="00A637B7">
        <w:t xml:space="preserve">Reynolds, R. W., T. M. Smith, C. Liu, D. B. Chelton, K. S. Casey and M. G. Schlax (2007). "Daily High-Resolution-Blended Analyses for Sea Surface Temperature." </w:t>
      </w:r>
      <w:r w:rsidRPr="00A637B7">
        <w:rPr>
          <w:u w:val="single"/>
        </w:rPr>
        <w:t>Journal of Climate</w:t>
      </w:r>
      <w:r w:rsidRPr="00A637B7">
        <w:t xml:space="preserve"> </w:t>
      </w:r>
      <w:r w:rsidRPr="00A637B7">
        <w:rPr>
          <w:b/>
        </w:rPr>
        <w:t>20</w:t>
      </w:r>
      <w:r w:rsidRPr="00A637B7">
        <w:t>(22): 5473-5496.</w:t>
      </w:r>
    </w:p>
    <w:p w14:paraId="6A830702" w14:textId="77777777" w:rsidR="00A637B7" w:rsidRPr="00A637B7" w:rsidRDefault="00A637B7" w:rsidP="00A637B7">
      <w:pPr>
        <w:pStyle w:val="EndNoteBibliography"/>
        <w:ind w:firstLine="0"/>
      </w:pPr>
      <w:r w:rsidRPr="00A637B7">
        <w:t xml:space="preserve">Rogers-Bennett, L. and C. A. Catton (2019). "Marine heat wave and multiple stressors tip bull kelp forest to sea urchin barrens." </w:t>
      </w:r>
      <w:r w:rsidRPr="00A637B7">
        <w:rPr>
          <w:u w:val="single"/>
        </w:rPr>
        <w:t>Sci Rep</w:t>
      </w:r>
      <w:r w:rsidRPr="00A637B7">
        <w:t xml:space="preserve"> </w:t>
      </w:r>
      <w:r w:rsidRPr="00A637B7">
        <w:rPr>
          <w:b/>
        </w:rPr>
        <w:t>9</w:t>
      </w:r>
      <w:r w:rsidRPr="00A637B7">
        <w:t>(1): 15050.</w:t>
      </w:r>
    </w:p>
    <w:p w14:paraId="441DFA3D" w14:textId="77777777" w:rsidR="00A637B7" w:rsidRPr="00A637B7" w:rsidRDefault="00A637B7" w:rsidP="00A637B7">
      <w:pPr>
        <w:pStyle w:val="EndNoteBibliography"/>
        <w:ind w:firstLine="0"/>
      </w:pPr>
      <w:r w:rsidRPr="00A637B7">
        <w:t xml:space="preserve">Sanford, E., J. L. Sones, M. García-Reyes, J. H. R. Goddard and J. L. Largier (2019). "Widespread shifts in the coastal biota of northern California during the 2014–2016 marine heatwaves." </w:t>
      </w:r>
      <w:r w:rsidRPr="00A637B7">
        <w:rPr>
          <w:u w:val="single"/>
        </w:rPr>
        <w:t>Scientific Reports</w:t>
      </w:r>
      <w:r w:rsidRPr="00A637B7">
        <w:t xml:space="preserve"> </w:t>
      </w:r>
      <w:r w:rsidRPr="00A637B7">
        <w:rPr>
          <w:b/>
        </w:rPr>
        <w:t>9</w:t>
      </w:r>
      <w:r w:rsidRPr="00A637B7">
        <w:t>(1): 4216.</w:t>
      </w:r>
    </w:p>
    <w:p w14:paraId="0CD25F31" w14:textId="77777777" w:rsidR="00A637B7" w:rsidRPr="00A637B7" w:rsidRDefault="00A637B7" w:rsidP="00A637B7">
      <w:pPr>
        <w:pStyle w:val="EndNoteBibliography"/>
        <w:ind w:firstLine="0"/>
      </w:pPr>
      <w:r w:rsidRPr="00A637B7">
        <w:t xml:space="preserve">Scannell, H. A., G. C. Johnson, L. Thompson, J. M. Lyman and S. C. Riser (2020). "Subsurface Evolution and Persistence of Marine Heatwaves in the Northeast Pacific." </w:t>
      </w:r>
      <w:r w:rsidRPr="00A637B7">
        <w:rPr>
          <w:u w:val="single"/>
        </w:rPr>
        <w:t>Geophysical Research Letters</w:t>
      </w:r>
      <w:r w:rsidRPr="00A637B7">
        <w:t xml:space="preserve"> </w:t>
      </w:r>
      <w:r w:rsidRPr="00A637B7">
        <w:rPr>
          <w:b/>
        </w:rPr>
        <w:t>47</w:t>
      </w:r>
      <w:r w:rsidRPr="00A637B7">
        <w:t>(23): e2020GL090548.</w:t>
      </w:r>
    </w:p>
    <w:p w14:paraId="2E7EDDE3" w14:textId="77777777" w:rsidR="00A637B7" w:rsidRPr="00A637B7" w:rsidRDefault="00A637B7" w:rsidP="00A637B7">
      <w:pPr>
        <w:pStyle w:val="EndNoteBibliography"/>
        <w:ind w:firstLine="0"/>
      </w:pPr>
      <w:r w:rsidRPr="00A637B7">
        <w:t xml:space="preserve">Schiel, D. R. and M. S. Foster (2015). </w:t>
      </w:r>
      <w:r w:rsidRPr="00A637B7">
        <w:rPr>
          <w:u w:val="single"/>
        </w:rPr>
        <w:t>The Biology and Ecology of Giant Kelp Forests</w:t>
      </w:r>
      <w:r w:rsidRPr="00A637B7">
        <w:t>. Berkeley, CA, University of California Press.</w:t>
      </w:r>
    </w:p>
    <w:p w14:paraId="155FC74D" w14:textId="77777777" w:rsidR="00A637B7" w:rsidRPr="00A637B7" w:rsidRDefault="00A637B7" w:rsidP="00A637B7">
      <w:pPr>
        <w:pStyle w:val="EndNoteBibliography"/>
        <w:ind w:firstLine="0"/>
      </w:pPr>
      <w:r w:rsidRPr="00A637B7">
        <w:t xml:space="preserve">Schindler, D. E., J. B. Armstrong and T. E. Reed (2015). "The portfolio concept in ecology and evolution." </w:t>
      </w:r>
      <w:r w:rsidRPr="00A637B7">
        <w:rPr>
          <w:u w:val="single"/>
        </w:rPr>
        <w:t>Frontiers in Ecology and the Environment</w:t>
      </w:r>
      <w:r w:rsidRPr="00A637B7">
        <w:t xml:space="preserve"> </w:t>
      </w:r>
      <w:r w:rsidRPr="00A637B7">
        <w:rPr>
          <w:b/>
        </w:rPr>
        <w:t>15</w:t>
      </w:r>
      <w:r w:rsidRPr="00A637B7">
        <w:t>(5): 257-263.</w:t>
      </w:r>
    </w:p>
    <w:p w14:paraId="5C205BF4" w14:textId="77777777" w:rsidR="00A637B7" w:rsidRPr="00A637B7" w:rsidRDefault="00A637B7" w:rsidP="00A637B7">
      <w:pPr>
        <w:pStyle w:val="EndNoteBibliography"/>
        <w:ind w:firstLine="0"/>
      </w:pPr>
      <w:r w:rsidRPr="00A637B7">
        <w:t xml:space="preserve">Schmitt, R. J. and S. J. Holbrook (1990). "Contrasting effects of giant kelp on dynamics of surfperch populations." </w:t>
      </w:r>
      <w:r w:rsidRPr="00A637B7">
        <w:rPr>
          <w:u w:val="single"/>
        </w:rPr>
        <w:t>Oecologia</w:t>
      </w:r>
      <w:r w:rsidRPr="00A637B7">
        <w:t xml:space="preserve"> </w:t>
      </w:r>
      <w:r w:rsidRPr="00A637B7">
        <w:rPr>
          <w:b/>
        </w:rPr>
        <w:t>84</w:t>
      </w:r>
      <w:r w:rsidRPr="00A637B7">
        <w:t>: 419-429.</w:t>
      </w:r>
    </w:p>
    <w:p w14:paraId="460FB54F" w14:textId="77777777" w:rsidR="00A637B7" w:rsidRPr="00A637B7" w:rsidRDefault="00A637B7" w:rsidP="00A637B7">
      <w:pPr>
        <w:pStyle w:val="EndNoteBibliography"/>
        <w:ind w:firstLine="0"/>
      </w:pPr>
      <w:r w:rsidRPr="00A637B7">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w:t>
      </w:r>
      <w:r w:rsidRPr="00A637B7">
        <w:rPr>
          <w:u w:val="single"/>
        </w:rPr>
        <w:t>Canadian Journal of Fisheries and Aquatic Sciences</w:t>
      </w:r>
      <w:r w:rsidRPr="00A637B7">
        <w:t xml:space="preserve"> </w:t>
      </w:r>
      <w:r w:rsidRPr="00A637B7">
        <w:rPr>
          <w:b/>
        </w:rPr>
        <w:t>76</w:t>
      </w:r>
      <w:r w:rsidRPr="00A637B7">
        <w:t>(6): 950-960.</w:t>
      </w:r>
    </w:p>
    <w:p w14:paraId="30364E78" w14:textId="77777777" w:rsidR="00A637B7" w:rsidRPr="00A637B7" w:rsidRDefault="00A637B7" w:rsidP="00A637B7">
      <w:pPr>
        <w:pStyle w:val="EndNoteBibliography"/>
        <w:ind w:firstLine="0"/>
      </w:pPr>
      <w:r w:rsidRPr="00A637B7">
        <w:t xml:space="preserve">Shelton, A. O., C. J. Harvey, J. F. Samhouri, K. S. Andrews, B. E. Feist, K. E. Frick, N. Tolimieri, G. D. Williams, L. D. Antrim and H. D. Berry (2018). "From the predictable to the unexpected: kelp forest and benthic invertebrate community dynamics following decades of sea otter expansion." </w:t>
      </w:r>
      <w:r w:rsidRPr="00A637B7">
        <w:rPr>
          <w:u w:val="single"/>
        </w:rPr>
        <w:t>Oecologia</w:t>
      </w:r>
      <w:r w:rsidRPr="00A637B7">
        <w:t xml:space="preserve"> </w:t>
      </w:r>
      <w:r w:rsidRPr="00A637B7">
        <w:rPr>
          <w:b/>
        </w:rPr>
        <w:t>188</w:t>
      </w:r>
      <w:r w:rsidRPr="00A637B7">
        <w:t>(4): 1105-1119.</w:t>
      </w:r>
    </w:p>
    <w:p w14:paraId="6062B037" w14:textId="77777777" w:rsidR="00A637B7" w:rsidRPr="00A637B7" w:rsidRDefault="00A637B7" w:rsidP="00A637B7">
      <w:pPr>
        <w:pStyle w:val="EndNoteBibliography"/>
        <w:ind w:firstLine="0"/>
      </w:pPr>
      <w:r w:rsidRPr="00A637B7">
        <w:t xml:space="preserve">Smith, E. A. E. and M. D. Fox (2021). "Characterizing energy flow in kelp forest food webs: a geochemical review and call for additional research." </w:t>
      </w:r>
      <w:r w:rsidRPr="00A637B7">
        <w:rPr>
          <w:u w:val="single"/>
        </w:rPr>
        <w:t>Ecography</w:t>
      </w:r>
      <w:r w:rsidRPr="00A637B7">
        <w:t>.</w:t>
      </w:r>
    </w:p>
    <w:p w14:paraId="1C8C2CBD" w14:textId="77777777" w:rsidR="00A637B7" w:rsidRPr="00A637B7" w:rsidRDefault="00A637B7" w:rsidP="00A637B7">
      <w:pPr>
        <w:pStyle w:val="EndNoteBibliography"/>
        <w:ind w:firstLine="0"/>
      </w:pPr>
      <w:r w:rsidRPr="00A637B7">
        <w:t xml:space="preserve">Smith, E. A. E. and M. D. Fox (2022). "Characterizing energy flow in kelp forest food webs: a geochemical review and call for additional research." </w:t>
      </w:r>
      <w:r w:rsidRPr="00A637B7">
        <w:rPr>
          <w:u w:val="single"/>
        </w:rPr>
        <w:t>Ecography</w:t>
      </w:r>
      <w:r w:rsidRPr="00A637B7">
        <w:t xml:space="preserve"> </w:t>
      </w:r>
      <w:r w:rsidRPr="00A637B7">
        <w:rPr>
          <w:b/>
        </w:rPr>
        <w:t>2022</w:t>
      </w:r>
      <w:r w:rsidRPr="00A637B7">
        <w:t>(6): e05566.</w:t>
      </w:r>
    </w:p>
    <w:p w14:paraId="4A8A48D6" w14:textId="77777777" w:rsidR="00A637B7" w:rsidRPr="00A637B7" w:rsidRDefault="00A637B7" w:rsidP="00A637B7">
      <w:pPr>
        <w:pStyle w:val="EndNoteBibliography"/>
        <w:ind w:firstLine="0"/>
      </w:pPr>
      <w:r w:rsidRPr="00A637B7">
        <w:t xml:space="preserve">Smith, J. G., J. Tomoleoni, M. Staedler, S. Lyon, J. Fujii and M. T. Tinker (2021). "Behavioral responses across a mosaic of ecosystem states restructure a sea otter-urchin trophic cascade." </w:t>
      </w:r>
      <w:r w:rsidRPr="00A637B7">
        <w:rPr>
          <w:u w:val="single"/>
        </w:rPr>
        <w:t>Proc Natl Acad Sci U S A</w:t>
      </w:r>
      <w:r w:rsidRPr="00A637B7">
        <w:t xml:space="preserve"> </w:t>
      </w:r>
      <w:r w:rsidRPr="00A637B7">
        <w:rPr>
          <w:b/>
        </w:rPr>
        <w:t>118</w:t>
      </w:r>
      <w:r w:rsidRPr="00A637B7">
        <w:t>(11).</w:t>
      </w:r>
    </w:p>
    <w:p w14:paraId="01C93AB4" w14:textId="77777777" w:rsidR="00A637B7" w:rsidRPr="00A637B7" w:rsidRDefault="00A637B7" w:rsidP="00A637B7">
      <w:pPr>
        <w:pStyle w:val="EndNoteBibliography"/>
        <w:ind w:firstLine="0"/>
      </w:pPr>
      <w:r w:rsidRPr="00A637B7">
        <w:lastRenderedPageBreak/>
        <w:t xml:space="preserve">Straub, S. C., T. Wernberg, M. S. Thomsen, P. J. Moore, M. T. Burrows, B. P. Harvey and D. A. Smale (2019). "Resistance, Extinction, and Everything in Between – The Diverse Responses of Seaweeds to Marine Heatwaves." </w:t>
      </w:r>
      <w:r w:rsidRPr="00A637B7">
        <w:rPr>
          <w:u w:val="single"/>
        </w:rPr>
        <w:t>Frontiers in Marine Science</w:t>
      </w:r>
      <w:r w:rsidRPr="00A637B7">
        <w:t xml:space="preserve"> </w:t>
      </w:r>
      <w:r w:rsidRPr="00A637B7">
        <w:rPr>
          <w:b/>
        </w:rPr>
        <w:t>6</w:t>
      </w:r>
      <w:r w:rsidRPr="00A637B7">
        <w:t>.</w:t>
      </w:r>
    </w:p>
    <w:p w14:paraId="61FCC33F" w14:textId="77777777" w:rsidR="00A637B7" w:rsidRPr="00A637B7" w:rsidRDefault="00A637B7" w:rsidP="00A637B7">
      <w:pPr>
        <w:pStyle w:val="EndNoteBibliography"/>
        <w:ind w:firstLine="0"/>
      </w:pPr>
      <w:r w:rsidRPr="00A637B7">
        <w:t xml:space="preserve">Thorson, J. T., M. D. Scheuerell, J. D. Olden and D. E. Schindler (2018). "Spatial heterogeneity contributes more to portfolio effects than species variability in bottom-associated marine fishes." </w:t>
      </w:r>
      <w:r w:rsidRPr="00A637B7">
        <w:rPr>
          <w:u w:val="single"/>
        </w:rPr>
        <w:t>Proceedings of the Royal Society B: Biological Sciences</w:t>
      </w:r>
      <w:r w:rsidRPr="00A637B7">
        <w:t xml:space="preserve"> </w:t>
      </w:r>
      <w:r w:rsidRPr="00A637B7">
        <w:rPr>
          <w:b/>
        </w:rPr>
        <w:t>285</w:t>
      </w:r>
      <w:r w:rsidRPr="00A637B7">
        <w:t>(1888): 20180915.</w:t>
      </w:r>
    </w:p>
    <w:p w14:paraId="0B2B016D" w14:textId="77777777" w:rsidR="00A637B7" w:rsidRPr="00A637B7" w:rsidRDefault="00A637B7" w:rsidP="00A637B7">
      <w:pPr>
        <w:pStyle w:val="EndNoteBibliography"/>
        <w:ind w:firstLine="0"/>
      </w:pPr>
      <w:r w:rsidRPr="00A637B7">
        <w:t xml:space="preserve">Uthicke, S., B. Schaffelke and M. Byrne (2009). "A boom–bust phylum? Ecological and evolutionary consequences of density variations in echinoderms." </w:t>
      </w:r>
      <w:r w:rsidRPr="00A637B7">
        <w:rPr>
          <w:u w:val="single"/>
        </w:rPr>
        <w:t>Ecological Monographs</w:t>
      </w:r>
      <w:r w:rsidRPr="00A637B7">
        <w:t xml:space="preserve"> </w:t>
      </w:r>
      <w:r w:rsidRPr="00A637B7">
        <w:rPr>
          <w:b/>
        </w:rPr>
        <w:t>79</w:t>
      </w:r>
      <w:r w:rsidRPr="00A637B7">
        <w:t>(1): 3-24.</w:t>
      </w:r>
    </w:p>
    <w:p w14:paraId="6CE5513E" w14:textId="77777777" w:rsidR="00A637B7" w:rsidRPr="00A637B7" w:rsidRDefault="00A637B7" w:rsidP="00A637B7">
      <w:pPr>
        <w:pStyle w:val="EndNoteBibliography"/>
        <w:ind w:firstLine="0"/>
      </w:pPr>
      <w:r w:rsidRPr="00A637B7">
        <w:t>Van Wagenen, R. F. (2015). "Washington Coastal kelp resources—port townsend to the Columbia River, summer 2014. Washington Department of Natural Resources, Olympia."</w:t>
      </w:r>
    </w:p>
    <w:p w14:paraId="2545DCFD" w14:textId="44ED2AF0" w:rsidR="00A637B7" w:rsidRPr="00A637B7" w:rsidRDefault="00A637B7" w:rsidP="00A637B7">
      <w:pPr>
        <w:pStyle w:val="EndNoteBibliography"/>
        <w:ind w:firstLine="0"/>
      </w:pPr>
      <w:r w:rsidRPr="00A637B7">
        <w:t xml:space="preserve">WADNR (2017). "Kelp monitoring—Olympic Peninsula,  Washington State Department of Natural Resources, Olympia, WA. </w:t>
      </w:r>
      <w:hyperlink r:id="rId9" w:history="1">
        <w:r w:rsidRPr="00A637B7">
          <w:rPr>
            <w:rStyle w:val="Hyperlink"/>
          </w:rPr>
          <w:t>http://data-wadnr</w:t>
        </w:r>
      </w:hyperlink>
      <w:r w:rsidRPr="00A637B7">
        <w:t xml:space="preserve"> .opend ata.arcgi s.com/datas ets/kelp-monit oring -olympic-penin sula Accessed: 1 Sept 2017."</w:t>
      </w:r>
    </w:p>
    <w:p w14:paraId="7C31DFB3" w14:textId="77777777" w:rsidR="00A637B7" w:rsidRPr="00A637B7" w:rsidRDefault="00A637B7" w:rsidP="00A637B7">
      <w:pPr>
        <w:pStyle w:val="EndNoteBibliography"/>
        <w:ind w:firstLine="0"/>
      </w:pPr>
      <w:r w:rsidRPr="00A637B7">
        <w:t xml:space="preserve">Wallace, F. R., A. Hoffmann and J. Tagart (1999). </w:t>
      </w:r>
      <w:r w:rsidRPr="00A637B7">
        <w:rPr>
          <w:u w:val="single"/>
        </w:rPr>
        <w:t>Status of the black rockfish resource in 1999</w:t>
      </w:r>
      <w:r w:rsidRPr="00A637B7">
        <w:t>, Pacific Fishery Management Council.</w:t>
      </w:r>
    </w:p>
    <w:p w14:paraId="45ED4E4B" w14:textId="77777777" w:rsidR="00A637B7" w:rsidRPr="00A637B7" w:rsidRDefault="00A637B7" w:rsidP="00A637B7">
      <w:pPr>
        <w:pStyle w:val="EndNoteBibliography"/>
        <w:ind w:firstLine="0"/>
      </w:pPr>
      <w:r w:rsidRPr="00A637B7">
        <w:t xml:space="preserve">Walter, J. A., M. C. N. Castorani, T. W. Bell, Lawrence W. Sheppard, K. C. Cavanaugh and D. C. Reuman (2022). "Tail-dependent spatial synchrony arises from nonlinear driver–response relationships." </w:t>
      </w:r>
      <w:r w:rsidRPr="00A637B7">
        <w:rPr>
          <w:u w:val="single"/>
        </w:rPr>
        <w:t>Ecology Letters</w:t>
      </w:r>
      <w:r w:rsidRPr="00A637B7">
        <w:t xml:space="preserve"> </w:t>
      </w:r>
      <w:r w:rsidRPr="00A637B7">
        <w:rPr>
          <w:b/>
        </w:rPr>
        <w:t>00</w:t>
      </w:r>
      <w:r w:rsidRPr="00A637B7">
        <w:t>: 1-13.</w:t>
      </w:r>
    </w:p>
    <w:p w14:paraId="77786334" w14:textId="77777777" w:rsidR="00A637B7" w:rsidRPr="00A637B7" w:rsidRDefault="00A637B7" w:rsidP="00A637B7">
      <w:pPr>
        <w:pStyle w:val="EndNoteBibliography"/>
        <w:ind w:firstLine="0"/>
      </w:pPr>
      <w:r w:rsidRPr="00A637B7">
        <w:t xml:space="preserve">Watson, J. and J. A. Estes (2011). "Stability, resilience, and phase shifts in rocky subtidal communities along the west coast of Vancouver Island, Canada." </w:t>
      </w:r>
      <w:r w:rsidRPr="00A637B7">
        <w:rPr>
          <w:u w:val="single"/>
        </w:rPr>
        <w:t>Ecological Monographs</w:t>
      </w:r>
      <w:r w:rsidRPr="00A637B7">
        <w:t xml:space="preserve"> </w:t>
      </w:r>
      <w:r w:rsidRPr="00A637B7">
        <w:rPr>
          <w:b/>
        </w:rPr>
        <w:t>81</w:t>
      </w:r>
      <w:r w:rsidRPr="00A637B7">
        <w:t>(2): 215-239.</w:t>
      </w:r>
    </w:p>
    <w:p w14:paraId="1234D1B7" w14:textId="77777777" w:rsidR="00A637B7" w:rsidRPr="00A637B7" w:rsidRDefault="00A637B7" w:rsidP="00A637B7">
      <w:pPr>
        <w:pStyle w:val="EndNoteBibliography"/>
        <w:ind w:firstLine="0"/>
      </w:pPr>
      <w:r w:rsidRPr="00A637B7">
        <w:t xml:space="preserve">Weigel, B. L. and C. A. Pfister (2021). "The dynamics and stoichiometry of dissolved organic carbon release by kelp." </w:t>
      </w:r>
      <w:r w:rsidRPr="00A637B7">
        <w:rPr>
          <w:u w:val="single"/>
        </w:rPr>
        <w:t>Ecology</w:t>
      </w:r>
      <w:r w:rsidRPr="00A637B7">
        <w:t xml:space="preserve"> </w:t>
      </w:r>
      <w:r w:rsidRPr="00A637B7">
        <w:rPr>
          <w:b/>
        </w:rPr>
        <w:t>102</w:t>
      </w:r>
      <w:r w:rsidRPr="00A637B7">
        <w:t>(2): e03221.</w:t>
      </w:r>
    </w:p>
    <w:p w14:paraId="6B75C548" w14:textId="77777777" w:rsidR="00A637B7" w:rsidRPr="00A637B7" w:rsidRDefault="00A637B7" w:rsidP="00A637B7">
      <w:pPr>
        <w:pStyle w:val="EndNoteBibliography"/>
        <w:ind w:firstLine="0"/>
      </w:pPr>
      <w:r w:rsidRPr="00A637B7">
        <w:t xml:space="preserve">Williams, J. P., J. T. Claisse, D. J. Pondella, II, C. M. Williams, M. J. Robart, Z. Scholz, E. M. Jaco, T. Ford, H. Burdick and D. Witting (2021). "Sea urchin mass mortality rapidly restores kelp forest communities." </w:t>
      </w:r>
      <w:r w:rsidRPr="00A637B7">
        <w:rPr>
          <w:u w:val="single"/>
        </w:rPr>
        <w:t>Marine Ecology Progress Series</w:t>
      </w:r>
      <w:r w:rsidRPr="00A637B7">
        <w:t xml:space="preserve"> </w:t>
      </w:r>
      <w:r w:rsidRPr="00A637B7">
        <w:rPr>
          <w:b/>
        </w:rPr>
        <w:t>664</w:t>
      </w:r>
      <w:r w:rsidRPr="00A637B7">
        <w:t>: 117-131.</w:t>
      </w:r>
    </w:p>
    <w:p w14:paraId="4F43CE2A" w14:textId="77777777" w:rsidR="00A637B7" w:rsidRPr="00A637B7" w:rsidRDefault="00A637B7" w:rsidP="00A637B7">
      <w:pPr>
        <w:pStyle w:val="EndNoteBibliography"/>
        <w:ind w:firstLine="0"/>
      </w:pPr>
      <w:r w:rsidRPr="00A637B7">
        <w:t xml:space="preserve">Wilmers, C. C., J. A. Estes, M. Edwards, K. L. Laidre and B. Konar (2012). "Do trophic cascades affect the storage and flux of atmospheric carbon? An analysis of sea otters and kelp forests." </w:t>
      </w:r>
      <w:r w:rsidRPr="00A637B7">
        <w:rPr>
          <w:u w:val="single"/>
        </w:rPr>
        <w:t>Frontiers in Ecology and the Environment</w:t>
      </w:r>
      <w:r w:rsidRPr="00A637B7">
        <w:t xml:space="preserve"> </w:t>
      </w:r>
      <w:r w:rsidRPr="00A637B7">
        <w:rPr>
          <w:b/>
        </w:rPr>
        <w:t>10</w:t>
      </w:r>
      <w:r w:rsidRPr="00A637B7">
        <w:t>(8): 409-415.</w:t>
      </w:r>
    </w:p>
    <w:p w14:paraId="773F4EC1" w14:textId="476A2CC1" w:rsidR="00471A3D" w:rsidRDefault="00985276" w:rsidP="005241E2">
      <w:r>
        <w:fldChar w:fldCharType="end"/>
      </w:r>
      <w:r w:rsidR="00EF0B3C">
        <w:br w:type="page"/>
      </w:r>
    </w:p>
    <w:p w14:paraId="52BD4563" w14:textId="77777777" w:rsidR="00471A3D" w:rsidRDefault="00EF0B3C">
      <w:pPr>
        <w:pStyle w:val="Heading1"/>
      </w:pPr>
      <w:bookmarkStart w:id="31" w:name="_x7i6qakwgxpk" w:colFirst="0" w:colLast="0"/>
      <w:bookmarkEnd w:id="31"/>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4265AF5E" w:rsidR="00471A3D" w:rsidRDefault="00EF0B3C">
      <w:pPr>
        <w:pStyle w:val="Heading5"/>
      </w:pPr>
      <w:bookmarkStart w:id="32" w:name="_xh2yuyi7vi5o" w:colFirst="0" w:colLast="0"/>
      <w:bookmarkEnd w:id="32"/>
      <w:r>
        <w:t xml:space="preserve">Figure 1. Location of the five study sites with distribution of floating kelp shown in green. Plots on right (2003-2021) are: a) Mean SST of the warmest month averaged across the five sites,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068B2187" w:rsidR="00471A3D" w:rsidRDefault="00EF0B3C">
      <w:pPr>
        <w:pStyle w:val="Heading5"/>
      </w:pPr>
      <w:bookmarkStart w:id="33" w:name="_mtrc7z2fgaa" w:colFirst="0" w:colLast="0"/>
      <w:bookmarkEnd w:id="33"/>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Table S3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34" w:name="_mt07ceww4l6x" w:colFirst="0" w:colLast="0"/>
      <w:bookmarkEnd w:id="34"/>
      <w:r>
        <w:t>Figure 3. Results of canonical analysis of principal coordinates (CAP) of the assemblage structure of four guilds: kelps, invertebrates, fishes, and juvenile rockfishes. Left panes (</w:t>
      </w:r>
      <w:proofErr w:type="spellStart"/>
      <w:r>
        <w:t>a</w:t>
      </w:r>
      <w:proofErr w:type="gramStart"/>
      <w:r>
        <w:t>,c,e,g</w:t>
      </w:r>
      <w:proofErr w:type="spellEnd"/>
      <w:proofErr w:type="gramEnd"/>
      <w:r>
        <w:t>) show the ordination of Site x Year averages and p-values for the CAP analysis. Right panes (</w:t>
      </w:r>
      <w:proofErr w:type="spellStart"/>
      <w:r>
        <w:t>b</w:t>
      </w:r>
      <w:proofErr w:type="gramStart"/>
      <w:r>
        <w:t>,d,f,h</w:t>
      </w:r>
      <w:proofErr w:type="spellEnd"/>
      <w:proofErr w:type="gram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35" w:name="_4bme7ouk12lb" w:colFirst="0" w:colLast="0"/>
      <w:bookmarkEnd w:id="35"/>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36" w:name="_7xmf17j1uw2r" w:colFirst="0" w:colLast="0"/>
      <w:bookmarkEnd w:id="36"/>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w:t>
      </w:r>
      <w:proofErr w:type="gramStart"/>
      <w:r>
        <w:t>log</w:t>
      </w:r>
      <w:r w:rsidR="00CA0DE2" w:rsidRPr="00CA0DE2">
        <w:rPr>
          <w:vertAlign w:val="subscript"/>
        </w:rPr>
        <w:t>e</w:t>
      </w:r>
      <w:r>
        <w:t>(</w:t>
      </w:r>
      <w:proofErr w:type="spellStart"/>
      <w:proofErr w:type="gramEnd"/>
      <w:r w:rsidR="00CA0DE2">
        <w:t>Nereo</w:t>
      </w:r>
      <w:proofErr w:type="spellEnd"/>
      <w:r w:rsidR="00CA0DE2">
        <w:t xml:space="preserve"> stipes</w:t>
      </w:r>
      <w:r>
        <w:t>) = Urchin den</w:t>
      </w:r>
      <w:r w:rsidR="00A77CCD">
        <w:t xml:space="preserve">sity. </w:t>
      </w:r>
      <w:r>
        <w:t xml:space="preserve">In </w:t>
      </w:r>
      <w:proofErr w:type="gramStart"/>
      <w:r>
        <w:t>panels</w:t>
      </w:r>
      <w:proofErr w:type="gramEnd"/>
      <w:r>
        <w:t xml:space="preserve">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37" w:author="Nick.Tolimieri"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38" w:name="_eftbkgdry3s2" w:colFirst="0" w:colLast="0"/>
      <w:bookmarkEnd w:id="38"/>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5BA369D8" w:rsidR="00471A3D" w:rsidRDefault="00471A3D">
      <w:pPr>
        <w:spacing w:line="240" w:lineRule="auto"/>
        <w:ind w:firstLine="0"/>
      </w:pPr>
    </w:p>
    <w:sectPr w:rsidR="00471A3D"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D10510" w14:textId="77777777" w:rsidR="005B4A45" w:rsidRDefault="005B4A45">
      <w:pPr>
        <w:spacing w:line="240" w:lineRule="auto"/>
      </w:pPr>
      <w:r>
        <w:separator/>
      </w:r>
    </w:p>
  </w:endnote>
  <w:endnote w:type="continuationSeparator" w:id="0">
    <w:p w14:paraId="25816C39" w14:textId="77777777" w:rsidR="005B4A45" w:rsidRDefault="005B4A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32B625CC" w:rsidR="00A637B7" w:rsidRDefault="00A637B7">
        <w:pPr>
          <w:pStyle w:val="Footer"/>
          <w:jc w:val="center"/>
        </w:pPr>
        <w:r>
          <w:fldChar w:fldCharType="begin"/>
        </w:r>
        <w:r>
          <w:instrText xml:space="preserve"> PAGE   \* MERGEFORMAT </w:instrText>
        </w:r>
        <w:r>
          <w:fldChar w:fldCharType="separate"/>
        </w:r>
        <w:r w:rsidR="00940588">
          <w:rPr>
            <w:noProof/>
          </w:rPr>
          <w:t>12</w:t>
        </w:r>
        <w:r>
          <w:rPr>
            <w:noProof/>
          </w:rPr>
          <w:fldChar w:fldCharType="end"/>
        </w:r>
      </w:p>
    </w:sdtContent>
  </w:sdt>
  <w:p w14:paraId="06AEA31B" w14:textId="629E2D02" w:rsidR="00A637B7" w:rsidRDefault="00A637B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B1A3A1" w14:textId="77777777" w:rsidR="005B4A45" w:rsidRDefault="005B4A45">
      <w:pPr>
        <w:spacing w:line="240" w:lineRule="auto"/>
      </w:pPr>
      <w:r>
        <w:separator/>
      </w:r>
    </w:p>
  </w:footnote>
  <w:footnote w:type="continuationSeparator" w:id="0">
    <w:p w14:paraId="509D216B" w14:textId="77777777" w:rsidR="005B4A45" w:rsidRDefault="005B4A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A637B7" w:rsidRDefault="00A637B7">
    <w:pPr>
      <w:pStyle w:val="Header"/>
    </w:pPr>
    <w:r>
      <w:t>MHW, SSWS, and Washington Kelp Forests</w:t>
    </w:r>
  </w:p>
  <w:p w14:paraId="74E2BB90" w14:textId="77777777" w:rsidR="00A637B7" w:rsidRDefault="00A637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8246&lt;/item&gt;&lt;item&gt;8247&lt;/item&gt;&lt;item&gt;8340&lt;/item&gt;&lt;item&gt;8351&lt;/item&gt;&lt;item&gt;8382&lt;/item&gt;&lt;item&gt;8386&lt;/item&gt;&lt;item&gt;8408&lt;/item&gt;&lt;item&gt;8410&lt;/item&gt;&lt;item&gt;8424&lt;/item&gt;&lt;item&gt;8449&lt;/item&gt;&lt;item&gt;8451&lt;/item&gt;&lt;item&gt;8452&lt;/item&gt;&lt;item&gt;8466&lt;/item&gt;&lt;item&gt;8471&lt;/item&gt;&lt;item&gt;8495&lt;/item&gt;&lt;item&gt;8496&lt;/item&gt;&lt;item&gt;8497&lt;/item&gt;&lt;item&gt;8503&lt;/item&gt;&lt;item&gt;8521&lt;/item&gt;&lt;item&gt;8522&lt;/item&gt;&lt;item&gt;8527&lt;/item&gt;&lt;item&gt;8529&lt;/item&gt;&lt;item&gt;8531&lt;/item&gt;&lt;item&gt;8675&lt;/item&gt;&lt;item&gt;8680&lt;/item&gt;&lt;item&gt;8681&lt;/item&gt;&lt;item&gt;8682&lt;/item&gt;&lt;item&gt;8683&lt;/item&gt;&lt;item&gt;8684&lt;/item&gt;&lt;item&gt;8685&lt;/item&gt;&lt;item&gt;8686&lt;/item&gt;&lt;item&gt;8691&lt;/item&gt;&lt;item&gt;8693&lt;/item&gt;&lt;item&gt;8694&lt;/item&gt;&lt;item&gt;8701&lt;/item&gt;&lt;item&gt;8703&lt;/item&gt;&lt;item&gt;8708&lt;/item&gt;&lt;item&gt;8711&lt;/item&gt;&lt;item&gt;8978&lt;/item&gt;&lt;item&gt;9062&lt;/item&gt;&lt;item&gt;9063&lt;/item&gt;&lt;item&gt;9067&lt;/item&gt;&lt;item&gt;9069&lt;/item&gt;&lt;item&gt;9074&lt;/item&gt;&lt;item&gt;9077&lt;/item&gt;&lt;item&gt;9078&lt;/item&gt;&lt;item&gt;9080&lt;/item&gt;&lt;item&gt;9082&lt;/item&gt;&lt;item&gt;9083&lt;/item&gt;&lt;item&gt;9084&lt;/item&gt;&lt;item&gt;9085&lt;/item&gt;&lt;item&gt;9086&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21&lt;/item&gt;&lt;item&gt;9122&lt;/item&gt;&lt;item&gt;9128&lt;/item&gt;&lt;item&gt;9130&lt;/item&gt;&lt;item&gt;9167&lt;/item&gt;&lt;item&gt;9210&lt;/item&gt;&lt;item&gt;9216&lt;/item&gt;&lt;item&gt;9258&lt;/item&gt;&lt;/record-ids&gt;&lt;/item&gt;&lt;/Libraries&gt;"/>
  </w:docVars>
  <w:rsids>
    <w:rsidRoot w:val="00471A3D"/>
    <w:rsid w:val="00004A8C"/>
    <w:rsid w:val="00006FBC"/>
    <w:rsid w:val="0001282F"/>
    <w:rsid w:val="0002194D"/>
    <w:rsid w:val="00033261"/>
    <w:rsid w:val="00034ABC"/>
    <w:rsid w:val="000351C5"/>
    <w:rsid w:val="000422F1"/>
    <w:rsid w:val="000436A3"/>
    <w:rsid w:val="00043C06"/>
    <w:rsid w:val="00045994"/>
    <w:rsid w:val="00057F18"/>
    <w:rsid w:val="0006327B"/>
    <w:rsid w:val="00073FAF"/>
    <w:rsid w:val="00075AD8"/>
    <w:rsid w:val="000919F8"/>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51C6"/>
    <w:rsid w:val="000F010D"/>
    <w:rsid w:val="000F1A32"/>
    <w:rsid w:val="000F1A73"/>
    <w:rsid w:val="000F3616"/>
    <w:rsid w:val="000F7008"/>
    <w:rsid w:val="000F7BB3"/>
    <w:rsid w:val="001024DD"/>
    <w:rsid w:val="00102626"/>
    <w:rsid w:val="00106C7E"/>
    <w:rsid w:val="00115A96"/>
    <w:rsid w:val="00115CEB"/>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A060D"/>
    <w:rsid w:val="001B278A"/>
    <w:rsid w:val="001B570F"/>
    <w:rsid w:val="001B6D8C"/>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AFB"/>
    <w:rsid w:val="002623AD"/>
    <w:rsid w:val="00262741"/>
    <w:rsid w:val="00270453"/>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828"/>
    <w:rsid w:val="002D2CAC"/>
    <w:rsid w:val="002D378C"/>
    <w:rsid w:val="002E4B5F"/>
    <w:rsid w:val="00301A54"/>
    <w:rsid w:val="003117B2"/>
    <w:rsid w:val="00320E4D"/>
    <w:rsid w:val="00327290"/>
    <w:rsid w:val="00333EE7"/>
    <w:rsid w:val="0034083C"/>
    <w:rsid w:val="003419A0"/>
    <w:rsid w:val="0034358B"/>
    <w:rsid w:val="00344F88"/>
    <w:rsid w:val="003456D1"/>
    <w:rsid w:val="003505EB"/>
    <w:rsid w:val="00360F82"/>
    <w:rsid w:val="003656D8"/>
    <w:rsid w:val="00371E0C"/>
    <w:rsid w:val="003736F9"/>
    <w:rsid w:val="0037379F"/>
    <w:rsid w:val="0038005C"/>
    <w:rsid w:val="00393849"/>
    <w:rsid w:val="003A4E83"/>
    <w:rsid w:val="003A6A42"/>
    <w:rsid w:val="003B02C5"/>
    <w:rsid w:val="003B037B"/>
    <w:rsid w:val="003B0D69"/>
    <w:rsid w:val="003C29B4"/>
    <w:rsid w:val="003C3808"/>
    <w:rsid w:val="003C74F5"/>
    <w:rsid w:val="003D0579"/>
    <w:rsid w:val="003D5E2C"/>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7226"/>
    <w:rsid w:val="00467BC9"/>
    <w:rsid w:val="0047033A"/>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D7452"/>
    <w:rsid w:val="004E1CD8"/>
    <w:rsid w:val="004F06A1"/>
    <w:rsid w:val="004F1234"/>
    <w:rsid w:val="004F4C42"/>
    <w:rsid w:val="004F69BD"/>
    <w:rsid w:val="004F7179"/>
    <w:rsid w:val="00500A49"/>
    <w:rsid w:val="005032AD"/>
    <w:rsid w:val="005056B6"/>
    <w:rsid w:val="00505DA7"/>
    <w:rsid w:val="005132B4"/>
    <w:rsid w:val="00513BEC"/>
    <w:rsid w:val="00517E1A"/>
    <w:rsid w:val="005241E2"/>
    <w:rsid w:val="005272B1"/>
    <w:rsid w:val="00537065"/>
    <w:rsid w:val="005450F5"/>
    <w:rsid w:val="005504D7"/>
    <w:rsid w:val="00550F8A"/>
    <w:rsid w:val="0055342A"/>
    <w:rsid w:val="005550E0"/>
    <w:rsid w:val="00561309"/>
    <w:rsid w:val="005635FF"/>
    <w:rsid w:val="00577222"/>
    <w:rsid w:val="00582DAD"/>
    <w:rsid w:val="00583812"/>
    <w:rsid w:val="00587473"/>
    <w:rsid w:val="00587703"/>
    <w:rsid w:val="0059317D"/>
    <w:rsid w:val="00594E7A"/>
    <w:rsid w:val="005A08BC"/>
    <w:rsid w:val="005A3E26"/>
    <w:rsid w:val="005B0D8C"/>
    <w:rsid w:val="005B4A45"/>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871"/>
    <w:rsid w:val="00626D51"/>
    <w:rsid w:val="0063643D"/>
    <w:rsid w:val="00640B60"/>
    <w:rsid w:val="00643C4E"/>
    <w:rsid w:val="006470AE"/>
    <w:rsid w:val="00647485"/>
    <w:rsid w:val="006511C6"/>
    <w:rsid w:val="00652986"/>
    <w:rsid w:val="0066097C"/>
    <w:rsid w:val="00666426"/>
    <w:rsid w:val="00667945"/>
    <w:rsid w:val="00676567"/>
    <w:rsid w:val="00692A28"/>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16428"/>
    <w:rsid w:val="00721A8E"/>
    <w:rsid w:val="00735927"/>
    <w:rsid w:val="007407D7"/>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21116"/>
    <w:rsid w:val="00824D88"/>
    <w:rsid w:val="0083232F"/>
    <w:rsid w:val="008339DF"/>
    <w:rsid w:val="00840D86"/>
    <w:rsid w:val="00840E54"/>
    <w:rsid w:val="008445A1"/>
    <w:rsid w:val="00851108"/>
    <w:rsid w:val="00854208"/>
    <w:rsid w:val="008543FE"/>
    <w:rsid w:val="00857780"/>
    <w:rsid w:val="00866A69"/>
    <w:rsid w:val="008713DC"/>
    <w:rsid w:val="008717AD"/>
    <w:rsid w:val="0087702D"/>
    <w:rsid w:val="00882E30"/>
    <w:rsid w:val="00883BF0"/>
    <w:rsid w:val="00893A3F"/>
    <w:rsid w:val="00893C5B"/>
    <w:rsid w:val="008A0DCE"/>
    <w:rsid w:val="008A15FF"/>
    <w:rsid w:val="008A3F3E"/>
    <w:rsid w:val="008A527E"/>
    <w:rsid w:val="008A5528"/>
    <w:rsid w:val="008A6B3E"/>
    <w:rsid w:val="008C26AB"/>
    <w:rsid w:val="008C4C74"/>
    <w:rsid w:val="008C568A"/>
    <w:rsid w:val="008C68EF"/>
    <w:rsid w:val="008D19A5"/>
    <w:rsid w:val="008D6D2E"/>
    <w:rsid w:val="008E1E15"/>
    <w:rsid w:val="008E2735"/>
    <w:rsid w:val="008E5B60"/>
    <w:rsid w:val="00902D95"/>
    <w:rsid w:val="00903F4B"/>
    <w:rsid w:val="00912CF7"/>
    <w:rsid w:val="009131C3"/>
    <w:rsid w:val="00917ACC"/>
    <w:rsid w:val="0093026C"/>
    <w:rsid w:val="00940588"/>
    <w:rsid w:val="009473A6"/>
    <w:rsid w:val="00961FEF"/>
    <w:rsid w:val="0097011C"/>
    <w:rsid w:val="009712B6"/>
    <w:rsid w:val="00975DE3"/>
    <w:rsid w:val="009809AE"/>
    <w:rsid w:val="00985276"/>
    <w:rsid w:val="00987E2B"/>
    <w:rsid w:val="009908C3"/>
    <w:rsid w:val="00990D2E"/>
    <w:rsid w:val="009A0781"/>
    <w:rsid w:val="009A42A8"/>
    <w:rsid w:val="009A515E"/>
    <w:rsid w:val="009B05CA"/>
    <w:rsid w:val="009B32D9"/>
    <w:rsid w:val="009B3D18"/>
    <w:rsid w:val="009B6679"/>
    <w:rsid w:val="009C7329"/>
    <w:rsid w:val="009C7CEF"/>
    <w:rsid w:val="009D1439"/>
    <w:rsid w:val="009E4B3C"/>
    <w:rsid w:val="009F593A"/>
    <w:rsid w:val="00A03DC6"/>
    <w:rsid w:val="00A049DA"/>
    <w:rsid w:val="00A0644F"/>
    <w:rsid w:val="00A11158"/>
    <w:rsid w:val="00A12D1D"/>
    <w:rsid w:val="00A146DE"/>
    <w:rsid w:val="00A16D7B"/>
    <w:rsid w:val="00A21D96"/>
    <w:rsid w:val="00A34A83"/>
    <w:rsid w:val="00A359DC"/>
    <w:rsid w:val="00A36136"/>
    <w:rsid w:val="00A377BE"/>
    <w:rsid w:val="00A408D2"/>
    <w:rsid w:val="00A50E93"/>
    <w:rsid w:val="00A5249A"/>
    <w:rsid w:val="00A6055A"/>
    <w:rsid w:val="00A6292B"/>
    <w:rsid w:val="00A62E96"/>
    <w:rsid w:val="00A633DB"/>
    <w:rsid w:val="00A637B7"/>
    <w:rsid w:val="00A74561"/>
    <w:rsid w:val="00A77569"/>
    <w:rsid w:val="00A77CCD"/>
    <w:rsid w:val="00A95862"/>
    <w:rsid w:val="00A960F3"/>
    <w:rsid w:val="00AA4B62"/>
    <w:rsid w:val="00AC1C0B"/>
    <w:rsid w:val="00AC1EC9"/>
    <w:rsid w:val="00AD0B4B"/>
    <w:rsid w:val="00AD50E7"/>
    <w:rsid w:val="00AE532B"/>
    <w:rsid w:val="00AF7326"/>
    <w:rsid w:val="00B03655"/>
    <w:rsid w:val="00B1443C"/>
    <w:rsid w:val="00B33C73"/>
    <w:rsid w:val="00B3658B"/>
    <w:rsid w:val="00B3666E"/>
    <w:rsid w:val="00B52794"/>
    <w:rsid w:val="00B52E81"/>
    <w:rsid w:val="00B620B8"/>
    <w:rsid w:val="00B76F1A"/>
    <w:rsid w:val="00B81532"/>
    <w:rsid w:val="00B86221"/>
    <w:rsid w:val="00B87680"/>
    <w:rsid w:val="00B91C6D"/>
    <w:rsid w:val="00B959D8"/>
    <w:rsid w:val="00BA56C3"/>
    <w:rsid w:val="00BA6E61"/>
    <w:rsid w:val="00BB49FB"/>
    <w:rsid w:val="00BC2B2F"/>
    <w:rsid w:val="00BD073A"/>
    <w:rsid w:val="00BD2B37"/>
    <w:rsid w:val="00BD4D25"/>
    <w:rsid w:val="00BE0413"/>
    <w:rsid w:val="00BE6862"/>
    <w:rsid w:val="00BF4A17"/>
    <w:rsid w:val="00BF62B6"/>
    <w:rsid w:val="00C02F33"/>
    <w:rsid w:val="00C1461A"/>
    <w:rsid w:val="00C15F20"/>
    <w:rsid w:val="00C178EF"/>
    <w:rsid w:val="00C21FFF"/>
    <w:rsid w:val="00C27E60"/>
    <w:rsid w:val="00C31BC4"/>
    <w:rsid w:val="00C35C31"/>
    <w:rsid w:val="00C40551"/>
    <w:rsid w:val="00C42A9D"/>
    <w:rsid w:val="00C44F74"/>
    <w:rsid w:val="00C62C1A"/>
    <w:rsid w:val="00C71F51"/>
    <w:rsid w:val="00C727E4"/>
    <w:rsid w:val="00C730A2"/>
    <w:rsid w:val="00C74761"/>
    <w:rsid w:val="00C749B3"/>
    <w:rsid w:val="00C751B5"/>
    <w:rsid w:val="00C81551"/>
    <w:rsid w:val="00C92BD2"/>
    <w:rsid w:val="00C97E75"/>
    <w:rsid w:val="00CA0DE2"/>
    <w:rsid w:val="00CA4F65"/>
    <w:rsid w:val="00CB3CB8"/>
    <w:rsid w:val="00CC6507"/>
    <w:rsid w:val="00CD14A9"/>
    <w:rsid w:val="00CE183E"/>
    <w:rsid w:val="00CE37D1"/>
    <w:rsid w:val="00CF1D39"/>
    <w:rsid w:val="00CF55DA"/>
    <w:rsid w:val="00D02148"/>
    <w:rsid w:val="00D056AD"/>
    <w:rsid w:val="00D21F00"/>
    <w:rsid w:val="00D32FEB"/>
    <w:rsid w:val="00D37C89"/>
    <w:rsid w:val="00D43572"/>
    <w:rsid w:val="00D44AD3"/>
    <w:rsid w:val="00D45A0C"/>
    <w:rsid w:val="00D46EA9"/>
    <w:rsid w:val="00D471EF"/>
    <w:rsid w:val="00D51BF1"/>
    <w:rsid w:val="00D56BFF"/>
    <w:rsid w:val="00D60B7A"/>
    <w:rsid w:val="00D6342E"/>
    <w:rsid w:val="00D7682F"/>
    <w:rsid w:val="00D844E2"/>
    <w:rsid w:val="00D86E80"/>
    <w:rsid w:val="00D976F6"/>
    <w:rsid w:val="00D97A8B"/>
    <w:rsid w:val="00DB5A47"/>
    <w:rsid w:val="00DB66C3"/>
    <w:rsid w:val="00DB700E"/>
    <w:rsid w:val="00DC6165"/>
    <w:rsid w:val="00DD1DFC"/>
    <w:rsid w:val="00DF3406"/>
    <w:rsid w:val="00E03642"/>
    <w:rsid w:val="00E04C2B"/>
    <w:rsid w:val="00E0712B"/>
    <w:rsid w:val="00E17915"/>
    <w:rsid w:val="00E213AA"/>
    <w:rsid w:val="00E24698"/>
    <w:rsid w:val="00E258D6"/>
    <w:rsid w:val="00E41B65"/>
    <w:rsid w:val="00E458B4"/>
    <w:rsid w:val="00E51E24"/>
    <w:rsid w:val="00E63861"/>
    <w:rsid w:val="00E73183"/>
    <w:rsid w:val="00E73D1A"/>
    <w:rsid w:val="00E77DA9"/>
    <w:rsid w:val="00E8796A"/>
    <w:rsid w:val="00E879BD"/>
    <w:rsid w:val="00E9023B"/>
    <w:rsid w:val="00E91813"/>
    <w:rsid w:val="00E96492"/>
    <w:rsid w:val="00E96752"/>
    <w:rsid w:val="00EA0563"/>
    <w:rsid w:val="00EA3A4A"/>
    <w:rsid w:val="00EB252F"/>
    <w:rsid w:val="00EB6CBF"/>
    <w:rsid w:val="00EB73DE"/>
    <w:rsid w:val="00EC23C2"/>
    <w:rsid w:val="00EC31C5"/>
    <w:rsid w:val="00EC7E12"/>
    <w:rsid w:val="00ED1426"/>
    <w:rsid w:val="00ED2149"/>
    <w:rsid w:val="00ED494A"/>
    <w:rsid w:val="00ED78A5"/>
    <w:rsid w:val="00EE7141"/>
    <w:rsid w:val="00EE7664"/>
    <w:rsid w:val="00EF0B3C"/>
    <w:rsid w:val="00F10156"/>
    <w:rsid w:val="00F108CB"/>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58A8D-65D6-47D8-8502-8B562B04D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40</Pages>
  <Words>18830</Words>
  <Characters>107334</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5</cp:revision>
  <dcterms:created xsi:type="dcterms:W3CDTF">2022-08-26T18:39:00Z</dcterms:created>
  <dcterms:modified xsi:type="dcterms:W3CDTF">2022-09-01T22:11:00Z</dcterms:modified>
</cp:coreProperties>
</file>