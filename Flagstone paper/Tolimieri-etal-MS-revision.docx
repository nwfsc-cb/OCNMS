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4C283A84"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w:t>
      </w:r>
      <w:del w:id="5" w:author="Nick.Tolimieri" w:date="2022-08-26T11:40:00Z">
        <w:r w:rsidDel="00E41B65">
          <w:delText xml:space="preserve">kelp </w:delText>
        </w:r>
      </w:del>
      <w:ins w:id="6" w:author="Nick.Tolimieri" w:date="2022-08-26T11:40:00Z">
        <w:r w:rsidR="00E41B65">
          <w:t>kelp-</w:t>
        </w:r>
      </w:ins>
      <w:r w:rsidR="003A6A42">
        <w:t xml:space="preserve">dominated </w:t>
      </w:r>
      <w:r>
        <w:t xml:space="preserve">to </w:t>
      </w:r>
      <w:del w:id="7" w:author="Nick.Tolimieri" w:date="2022-08-26T11:41:00Z">
        <w:r w:rsidDel="00E41B65">
          <w:delText xml:space="preserve">urchin </w:delText>
        </w:r>
      </w:del>
      <w:ins w:id="8" w:author="Nick.Tolimieri" w:date="2022-08-26T11:41:00Z">
        <w:r w:rsidR="00E41B65">
          <w:t>urchin-</w:t>
        </w:r>
      </w:ins>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aXRlPjxDaXRlPjxBdXRob3I+QmVhcy1MdW5hPC9BdXRob3I+PFllYXI+MjAyMDwvWWVhcj48UmVj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==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aXRlPjxDaXRlPjxBdXRob3I+QmVhcy1MdW5hPC9BdXRob3I+PFllYXI+MjAyMDwvWWVhcj48UmVj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==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0D0F8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0D0F8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EN.CITE.DATA </w:instrText>
      </w:r>
      <w:r w:rsidR="000D0F83">
        <w:fldChar w:fldCharType="end"/>
      </w:r>
      <w:r w:rsidR="00735927">
        <w:fldChar w:fldCharType="separate"/>
      </w:r>
      <w:r w:rsidR="000D0F8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0D0F83">
        <w:instrText xml:space="preserve"> ADDIN EN.CITE &lt;EndNote&gt;&lt;Cite&gt;&lt;Author&gt;Smith&lt;/Author&gt;&lt;Year&gt;2021&lt;/Year&gt;&lt;RecNum&gt;8987&lt;/RecNum&gt;&lt;DisplayText&gt;(Smith &amp;amp; Fox 2021)&lt;/DisplayText&gt;&lt;record&gt;&lt;rec-number&gt;8987&lt;/rec-number&gt;&lt;foreign-keys&gt;&lt;key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feeders&lt;/keyword&gt;&lt;keyword&gt;fatty-acid&lt;/keyword&gt;&lt;/keywords&gt;&lt;dates&gt;&lt;year&gt;2021&lt;/year&gt;&lt;pub-dates&gt;&lt;date&gt;Sep 1&lt;/date&gt;&lt;/pub-dates&gt;&lt;/dates&gt;&lt;isbn&gt;0906-7590&lt;/isbn&gt;&lt;accession-num&gt;WOS:000691454000001&lt;/accession-num&gt;&lt;urls&gt;&lt;related-urls&gt;&lt;url&gt;&amp;lt;Go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0D0F83">
        <w:rPr>
          <w:noProof/>
        </w:rPr>
        <w:t>(Smith &amp; Fox 2021)</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PEVuZE5vdGU+PENpdGU+PEF1dGhvcj5TbWl0aDwvQXV0aG9yPjxZZWFyPjIwMjE8L1llYXI+PFJl
Y051bT44OTg3PC9SZWNOdW0+PERpc3BsYXlUZXh0PihEdWdnaW5zIGV0IGFsLiAxOTg5LCBTbWl0
aCAmYW1wOyBGb3ggMjAyMSk8L0Rpc3BsYXlUZXh0PjxyZWNvcmQ+PHJlYy1udW1iZXI+ODk4Nzwv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PHllYXI+MjAyMTwveWVhcj48cHViLWRhdGVzPjxkYXRlPlNlcCAxPC9kYXRlPjwvcHViLWRhdGVz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</w:fldData>
        </w:fldChar>
      </w:r>
      <w:r w:rsidR="000D0F83">
        <w:instrText xml:space="preserve"> ADDIN EN.CITE </w:instrText>
      </w:r>
      <w:r w:rsidR="000D0F83">
        <w:fldChar w:fldCharType="begin">
          <w:fldData xml:space="preserve">PEVuZE5vdGU+PENpdGU+PEF1dGhvcj5TbWl0aDwvQXV0aG9yPjxZZWFyPjIwMjE8L1llYXI+PFJl
Y051bT44OTg3PC9SZWNOdW0+PERpc3BsYXlUZXh0PihEdWdnaW5zIGV0IGFsLiAxOTg5LCBTbWl0
aCAmYW1wOyBGb3ggMjAyMSk8L0Rpc3BsYXlUZXh0PjxyZWNvcmQ+PHJlYy1udW1iZXI+ODk4Nzwv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PHllYXI+MjAyMTwveWVhcj48cHViLWRhdGVzPjxkYXRlPlNlcCAxPC9kYXRlPjwvcHViLWRhdGVz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</w:fldData>
        </w:fldChar>
      </w:r>
      <w:r w:rsidR="000D0F83">
        <w:instrText xml:space="preserve"> ADDIN EN.CITE.DATA </w:instrText>
      </w:r>
      <w:r w:rsidR="000D0F83">
        <w:fldChar w:fldCharType="end"/>
      </w:r>
      <w:r w:rsidR="00735927">
        <w:fldChar w:fldCharType="separate"/>
      </w:r>
      <w:r w:rsidR="000D0F83">
        <w:rPr>
          <w:noProof/>
        </w:rPr>
        <w:t>(Duggins et al. 1989, Smith &amp; Fox 2021)</w:t>
      </w:r>
      <w:r w:rsidR="00735927">
        <w:fldChar w:fldCharType="end"/>
      </w:r>
      <w:r>
        <w:t xml:space="preserve">, support for highly diverse and complex food webs </w:t>
      </w:r>
      <w:r w:rsidR="00735927">
        <w:fldChar w:fldCharType="begin"/>
      </w:r>
      <w:r w:rsidR="00735927">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735927">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 </w:instrText>
      </w:r>
      <w:r w:rsidR="000D0F8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EN.CITE.DATA </w:instrText>
      </w:r>
      <w:r w:rsidR="000D0F83">
        <w:fldChar w:fldCharType="end"/>
      </w:r>
      <w:r w:rsidR="00735927">
        <w:fldChar w:fldCharType="separate"/>
      </w:r>
      <w:r w:rsidR="000D0F8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0D0F8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0D0F8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697D5F3E"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EN.CITE.DATA </w:instrText>
      </w:r>
      <w:r w:rsidR="00735927">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ZWNvbmRhcnktdGl0bGU+PC90aXRsZXM+PHBhZ2VzPjY2Nzg8L3BhZ2VzPjx2b2x1bWU+MTA8L3Zv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=
</w:fldData>
        </w:fldChar>
      </w:r>
      <w:r w:rsidR="000D0F83">
        <w:instrText xml:space="preserve"> ADDIN EN.CITE </w:instrText>
      </w:r>
      <w:r w:rsidR="000D0F83">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ZWNvbmRhcnktdGl0bGU+PC90aXRsZXM+PHBhZ2VzPjY2Nzg8L3BhZ2VzPjx2b2x1bWU+MTA8L3Zv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=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2F2F737E"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populations of at least 20 species of sea stars from California to Alaska</w:t>
      </w:r>
      <w:ins w:id="9" w:author="Nick.Tolimieri" w:date="2022-08-31T16:02:00Z">
        <w:r w:rsidR="00DB700E">
          <w:t>, including the Salish Sea</w:t>
        </w:r>
      </w:ins>
      <w:bookmarkStart w:id="10" w:name="_GoBack"/>
      <w:bookmarkEnd w:id="10"/>
      <w:r>
        <w:t xml:space="preserve">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Y2UtbnVtPmh0dHBzOi8vZG9pLm9yZy8xMC4xODkwLzA3LTIxMzYuMTwvZWxlY3Ryb25pYy1yZXNv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==
</w:fldData>
        </w:fldChar>
      </w:r>
      <w:r w:rsidR="000D0F83">
        <w:instrText xml:space="preserve"> ADDIN EN.CITE </w:instrText>
      </w:r>
      <w:r w:rsidR="000D0F83">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Y2UtbnVtPmh0dHBzOi8vZG9pLm9yZy8xMC4xODkwLzA3LTIxMzYuMTwvZWxlY3Ryb25pYy1yZXNv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==
</w:fldData>
        </w:fldChar>
      </w:r>
      <w:r w:rsidR="000D0F83">
        <w:instrText xml:space="preserve"> ADDIN EN.CITE.DATA </w:instrText>
      </w:r>
      <w:r w:rsidR="000D0F83">
        <w:fldChar w:fldCharType="end"/>
      </w:r>
      <w:r w:rsidR="00735927">
        <w:fldChar w:fldCharType="separate"/>
      </w:r>
      <w:r w:rsidR="000D0F8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w:t>
      </w:r>
      <w:r w:rsidR="000C6787">
        <w:rPr>
          <w:noProof/>
        </w:rPr>
        <w:lastRenderedPageBreak/>
        <w:t xml:space="preserve">stars, 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2951DBC5"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dWFnZT5FbmdsaXNoPC9sYW5ndWFnZT48L3JlY29yZD48L0NpdGU+PENpdGU+PEF1dGhvcj5NY1Bo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dWFnZT5FbmdsaXNoPC9sYW5ndWFnZT48L3JlY29yZD48L0NpdGU+PENpdGU+PEF1dGhvcj5NY1Bo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</w:fldData>
        </w:fldChar>
      </w:r>
      <w:r w:rsidR="000D0F83">
        <w:instrText xml:space="preserve"> ADDIN EN.CITE.DATA </w:instrText>
      </w:r>
      <w:r w:rsidR="000D0F83">
        <w:fldChar w:fldCharType="end"/>
      </w:r>
      <w:r w:rsidR="00735927">
        <w:fldChar w:fldCharType="separate"/>
      </w:r>
      <w:r w:rsidR="000D0F8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PC9DaXRlPjxDaXRlPjxBdXRob3I+Q2F2YW5hdWdoPC9BdXRob3I+PFllYXI+MjAxOTwvWWVhcj48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aG9yPkhhbWlsdG9uPC9BdXRob3I+PFllYXI+MjAyMTwvWWVhcj48UmVjTnVtPjkwNzQ8L1JlY051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PC9DaXRlPjxDaXRlPjxBdXRob3I+Q2F2YW5hdWdoPC9BdXRob3I+PFllYXI+MjAxOTwvWWVhcj48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aG9yPkhhbWlsdG9uPC9BdXRob3I+PFllYXI+MjAyMTwvWWVhcj48UmVjTnVtPjkwNzQ8L1JlY051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</w:fldData>
        </w:fldChar>
      </w:r>
      <w:r w:rsidR="000D0F83">
        <w:instrText xml:space="preserve"> ADDIN EN.CITE.DATA </w:instrText>
      </w:r>
      <w:r w:rsidR="000D0F83">
        <w:fldChar w:fldCharType="end"/>
      </w:r>
      <w:r w:rsidR="00735927">
        <w:fldChar w:fldCharType="separate"/>
      </w:r>
      <w:r w:rsidR="000D0F83">
        <w:rPr>
          <w:noProof/>
        </w:rPr>
        <w:t>(Reed et al. 2016, Cavanaugh et al. 2019, Rogers-Bennett &amp; Catton 2019, Beas-Luna et al. 2020, Hamilton et al. 2021, Smith et al. 2021)</w:t>
      </w:r>
      <w:r w:rsidR="00735927">
        <w:fldChar w:fldCharType="end"/>
      </w:r>
      <w:r w:rsidR="00EF0B3C">
        <w:t xml:space="preserve">. </w:t>
      </w:r>
    </w:p>
    <w:p w14:paraId="29A6A189" w14:textId="255A3A71"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ZT48L3JlY29yZD48L0NpdGU+PC9FbmROb3RlPn==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w:t>
      </w:r>
      <w:proofErr w:type="spellStart"/>
      <w:r w:rsidR="00EF0B3C">
        <w:lastRenderedPageBreak/>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dGxlPjwvdGl0bGVzPjxwYWdlcz4xMDQtMTE0PC9wYWdlcz48dm9sdW1lPjQ3PC92b2x1bWU+PG51
bWJlcj4xPC9udW1iZXI+PGRhdGVzPjx5ZWFyPjE5OTA8L3llYXI+PHB1Yi1kYXRlcz48ZGF0ZT4v
LzwvZGF0ZT48L3B1Yi1kYXRlcz48L2RhdGVzPjx1cmxzPjxyZWxhdGVkLXVybHM+PHVybD5odHRw
czovL3d3dy5pbmdlbnRhY29ubmVjdC5jb20vY29udGVudC91bXJzbWFzL2J1bGxtYXIvMTk5MC8w
MDAwMDA0Ny8wMDAwMDAwMS9hcnQwMDAxMjwvdXJsPjwvcmVsYXRlZC11cmxzPjwvdXJscz48L3Jl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 </w:instrText>
      </w:r>
      <w:r w:rsidR="000D0F83">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dGxlPjwvdGl0bGVzPjxwYWdlcz4xMDQtMTE0PC9wYWdlcz48dm9sdW1lPjQ3PC92b2x1bWU+PG51
bWJlcj4xPC9udW1iZXI+PGRhdGVzPjx5ZWFyPjE5OTA8L3llYXI+PHB1Yi1kYXRlcz48ZGF0ZT4v
LzwvZGF0ZT48L3B1Yi1kYXRlcz48L2RhdGVzPjx1cmxzPjxyZWxhdGVkLXVybHM+PHVybD5odHRw
czovL3d3dy5pbmdlbnRhY29ubmVjdC5jb20vY29udGVudC91bXJzbWFzL2J1bGxtYXIvMTk5MC8w
MDAwMDA0Ny8wMDAwMDAwMS9hcnQwMDAxMjwvdXJsPjwvcmVsYXRlZC11cmxzPjwvdXJscz48L3Jl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EN.CITE.DATA </w:instrText>
      </w:r>
      <w:r w:rsidR="000D0F83">
        <w:fldChar w:fldCharType="end"/>
      </w:r>
      <w:r w:rsidR="00735927">
        <w:fldChar w:fldCharType="separate"/>
      </w:r>
      <w:r w:rsidR="000D0F83">
        <w:rPr>
          <w:noProof/>
        </w:rPr>
        <w:t>(Holbrook et al. 1990, Carr 1991, Markel &amp; Shurin 2020)</w:t>
      </w:r>
      <w:r w:rsidR="00735927">
        <w:fldChar w:fldCharType="end"/>
      </w:r>
      <w:r w:rsidR="00EF0B3C">
        <w:t>.</w:t>
      </w:r>
    </w:p>
    <w:p w14:paraId="788FCDBF" w14:textId="59692329"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w:t>
      </w:r>
      <w:r w:rsidR="0069335A">
        <w:lastRenderedPageBreak/>
        <w:t xml:space="preserve">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11" w:name="_t0t7vqvdf4ti" w:colFirst="0" w:colLast="0"/>
      <w:bookmarkEnd w:id="11"/>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12" w:name="_igkfmf7a0x3h" w:colFirst="0" w:colLast="0"/>
      <w:bookmarkEnd w:id="12"/>
      <w:r>
        <w:rPr>
          <w:sz w:val="34"/>
          <w:szCs w:val="34"/>
        </w:rPr>
        <w:t xml:space="preserve">2.1 </w:t>
      </w:r>
      <w:r w:rsidR="00EF0B3C">
        <w:rPr>
          <w:sz w:val="34"/>
          <w:szCs w:val="34"/>
        </w:rPr>
        <w:t>Study sites</w:t>
      </w:r>
    </w:p>
    <w:p w14:paraId="7B6AD6E4" w14:textId="3AD18C2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13" w:name="_qaa02jqwwy36" w:colFirst="0" w:colLast="0"/>
      <w:bookmarkEnd w:id="13"/>
      <w:r>
        <w:rPr>
          <w:sz w:val="34"/>
          <w:szCs w:val="34"/>
        </w:rPr>
        <w:t xml:space="preserve">2.2 </w:t>
      </w:r>
      <w:r w:rsidR="00EF0B3C">
        <w:rPr>
          <w:sz w:val="34"/>
          <w:szCs w:val="34"/>
        </w:rPr>
        <w:t>Survey design</w:t>
      </w:r>
    </w:p>
    <w:p w14:paraId="6D7B1DC1" w14:textId="2048520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14" w:name="_imz9yv51qjaf" w:colFirst="0" w:colLast="0"/>
      <w:bookmarkEnd w:id="14"/>
      <w:r>
        <w:t xml:space="preserve">2.3 </w:t>
      </w:r>
      <w:r w:rsidR="00EF0B3C">
        <w:t>Sea surface temperature (SST)</w:t>
      </w:r>
    </w:p>
    <w:p w14:paraId="03CE3B8E" w14:textId="1A172125"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654BA13B" w:rsidR="00471A3D" w:rsidRDefault="009D1439">
      <w:pPr>
        <w:pStyle w:val="Heading2"/>
        <w:spacing w:before="120"/>
      </w:pPr>
      <w:bookmarkStart w:id="15" w:name="_au0wchpbj09l" w:colFirst="0" w:colLast="0"/>
      <w:bookmarkEnd w:id="15"/>
      <w:r>
        <w:lastRenderedPageBreak/>
        <w:t xml:space="preserve">2.4 </w:t>
      </w:r>
      <w:r w:rsidR="00EF0B3C">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6" w:name="_2h658b2af9qi" w:colFirst="0" w:colLast="0"/>
      <w:bookmarkEnd w:id="16"/>
      <w:r>
        <w:t xml:space="preserve">2.5 </w:t>
      </w:r>
      <w:r w:rsidR="00EF0B3C">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137CA94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0D0F8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0D0F8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3BE94371"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IG9mIE1hcmluZSBTY2llbmNlPC9zZWNvbmRhcnktdGl0bGU+PC90aXRsZXM+PHBhZ2VzPjYyMS02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IG9mIE1hcmluZSBTY2llbmNlPC9zZWNvbmRhcnktdGl0bGU+PC90aXRsZXM+PHBhZ2VzPjYyMS02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</w:fldData>
        </w:fldChar>
      </w:r>
      <w:r w:rsidR="000D0F83">
        <w:instrText xml:space="preserve"> ADDIN EN.CITE.DATA </w:instrText>
      </w:r>
      <w:r w:rsidR="000D0F83">
        <w:fldChar w:fldCharType="end"/>
      </w:r>
      <w:r w:rsidR="00735927">
        <w:fldChar w:fldCharType="separate"/>
      </w:r>
      <w:r w:rsidR="000D0F8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735927">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us to consider the range of relationships that can be </w:t>
      </w:r>
      <w:r w:rsidR="00EF0B3C">
        <w:lastRenderedPageBreak/>
        <w:t>generated at different spatial scales and enable closer comparisons between our focal communities and those in other regions.</w:t>
      </w:r>
    </w:p>
    <w:p w14:paraId="2D298350" w14:textId="20D1EFDC"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 </w:instrText>
      </w:r>
      <w:r w:rsidR="000D0F8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4B420FE4"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0D0F8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0D0F83">
        <w:rPr>
          <w:noProof/>
        </w:rPr>
        <w:t>(Burnham &amp; Anderson 1998)</w:t>
      </w:r>
      <w:r w:rsidR="00735927">
        <w:fldChar w:fldCharType="end"/>
      </w:r>
      <w:r>
        <w:t xml:space="preserve">. </w:t>
      </w:r>
    </w:p>
    <w:p w14:paraId="783A2BC3" w14:textId="5F7B1291" w:rsidR="00471A3D" w:rsidRDefault="009D1439">
      <w:pPr>
        <w:pStyle w:val="Heading1"/>
        <w:spacing w:before="120"/>
      </w:pPr>
      <w:bookmarkStart w:id="17" w:name="_zg3uzw3q29am" w:colFirst="0" w:colLast="0"/>
      <w:bookmarkEnd w:id="17"/>
      <w:r>
        <w:t xml:space="preserve">3. </w:t>
      </w:r>
      <w:r w:rsidR="00EF0B3C">
        <w:t>Results</w:t>
      </w:r>
    </w:p>
    <w:p w14:paraId="6AADDFFB" w14:textId="6E57B3DF" w:rsidR="00471A3D" w:rsidRDefault="009D1439">
      <w:pPr>
        <w:pStyle w:val="Heading2"/>
      </w:pPr>
      <w:bookmarkStart w:id="18" w:name="_f80bb2jl8g29" w:colFirst="0" w:colLast="0"/>
      <w:bookmarkEnd w:id="18"/>
      <w:r>
        <w:t xml:space="preserve">3.1 </w:t>
      </w:r>
      <w:r w:rsidR="00EF0B3C">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19" w:name="_5eofmerod4cl" w:colFirst="0" w:colLast="0"/>
      <w:bookmarkEnd w:id="19"/>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3B379B5E"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0D0F83">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9112&lt;/RecNum&gt;&lt;record&gt;&lt;rec-number&gt;9112&lt;/rec-number&gt;&lt;foreign-keys&gt;&lt;key app="EN" db-id="prxrzzvdy0x2s4ee00qpxptadsswa02rwx0p" timestamp="1647897428"&gt;9112&lt;/key&gt;&lt;/foreign-keys&gt;&lt;ref-type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0D0F8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20" w:name="_u6kl6dz0q0ha" w:colFirst="0" w:colLast="0"/>
      <w:bookmarkEnd w:id="20"/>
      <w:r>
        <w:lastRenderedPageBreak/>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2EF1C5F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38BEE6B7"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21" w:name="_8ord3kzb5sb4" w:colFirst="0" w:colLast="0"/>
      <w:bookmarkEnd w:id="21"/>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proofErr w:type="spellStart"/>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22" w:name="_kht2apu2sjj7" w:colFirst="0" w:colLast="0"/>
      <w:bookmarkEnd w:id="22"/>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23" w:name="_1nzuexzh0v9h" w:colFirst="0" w:colLast="0"/>
      <w:bookmarkEnd w:id="23"/>
      <w:r>
        <w:t xml:space="preserve">4. </w:t>
      </w:r>
      <w:r w:rsidR="00EF0B3C">
        <w:t>Discussion</w:t>
      </w:r>
    </w:p>
    <w:p w14:paraId="039FBBD6" w14:textId="4CDDB94D"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c2g8L2xhbmd1YWdlPjwvcmVjb3JkPjwvQ2l0ZT48Q2l0ZT48QXV0aG9yPkNhdmFuYXVnaDwvQXV0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ZT48QXV0aG9yPk1jUGhlcnNvbjwvQXV0aG9yPjxZZWFyPjIwMjE8L1llYXI+PFJlY051bT45MDc3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c2g8L2xhbmd1YWdlPjwvcmVjb3JkPjwvQ2l0ZT48Q2l0ZT48QXV0aG9yPkNhdmFuYXVnaDwvQXV0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ZT48QXV0aG9yPk1jUGhlcnNvbjwvQXV0aG9yPjxZZWFyPjIwMjE8L1llYXI+PFJlY051bT45MDc3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</w:fldData>
        </w:fldChar>
      </w:r>
      <w:r w:rsidR="000D0F83">
        <w:instrText xml:space="preserve"> ADDIN EN.CITE.DATA </w:instrText>
      </w:r>
      <w:r w:rsidR="000D0F83">
        <w:fldChar w:fldCharType="end"/>
      </w:r>
      <w:r w:rsidR="00735927">
        <w:fldChar w:fldCharType="separate"/>
      </w:r>
      <w:r w:rsidR="000D0F8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UmVwLVVrPC9hbHQtdGl0bGU+PC90aXRsZXM+PHBhZ2VzPjE1MDUwPC9wYWdlcz48dm9sdW1lPjk8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</w:fldData>
        </w:fldChar>
      </w:r>
      <w:r w:rsidR="000D0F83">
        <w:instrText xml:space="preserve"> ADDIN EN.CITE </w:instrText>
      </w:r>
      <w:r w:rsidR="000D0F83">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UmVwLVVrPC9hbHQtdGl0bGU+PC90aXRsZXM+PHBhZ2VzPjE1MDUwPC9wYWdlcz48dm9sdW1lPjk8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t>
      </w:r>
      <w:r>
        <w:lastRenderedPageBreak/>
        <w:t xml:space="preserve">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 </w:instrTex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EN.CITE.DATA </w:instrText>
      </w:r>
      <w:r w:rsidR="00735927">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YW4gSiBGaXNoIEFxdWF0IFNjaTwvYWx0LXRpdGxlPjwvdGl0bGVzPjxwYWdlcz45NTAtOTYyPC9w
YWdlcz48dm9sdW1lPjc3PC92b2x1bWU+PG51bWJlcj42PC9udW1iZXI+PHNlY3Rpb24+OTUwPC9z
ZWN0aW9uPjxkYXRlcz48eWVhcj4yMDIwPC95ZWFyPjxwdWItZGF0ZXM+PGRhdGU+SnVuPC9kYXRl
PjwvcHViLWRhdGVzPjwvZGF0ZXM+PGlzYm4+MDcwNi02NTJYJiN4RDsxMjA1LTc1MzM8L2lzYm4+
PGFjY2Vzc2lvbi1udW0+V09TOjAwMDUzODM5NjgwMDAwMjwvYWNjZXNzaW9uLW51bT48dXJscz48
cmVsYXRlZC11cmxzPjx1cmw+Jmx0O0dvIHRvIElTSSZndDs6Ly9XT1M6MDAwNTM4Mzk2ODAwMDAy
PC91cmw+PC9yZWxhdGVkLXVybHM+PC91cmxzPjxlbGVjdHJvbmljLXJlc291cmNlLW51bT4xMC4x
MTM5L2NqZmFzLTIwMTktMDE3OTwvZWxlY3Ryb25pYy1yZXNvdXJjZS1udW0+PGxhbmd1YWdlPkVu
Z2xpc2g8L2xhbmd1YWdlPjwvcmVjb3JkPjwvQ2l0ZT48L0VuZE5vdGU+AG==
</w:fldData>
        </w:fldChar>
      </w:r>
      <w:r w:rsidR="000D0F83">
        <w:instrText xml:space="preserve"> ADDIN EN.CITE </w:instrText>
      </w:r>
      <w:r w:rsidR="000D0F83">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YW4gSiBGaXNoIEFxdWF0IFNjaTwvYWx0LXRpdGxlPjwvdGl0bGVzPjxwYWdlcz45NTAtOTYyPC9w
YWdlcz48dm9sdW1lPjc3PC92b2x1bWU+PG51bWJlcj42PC9udW1iZXI+PHNlY3Rpb24+OTUwPC9z
ZWN0aW9uPjxkYXRlcz48eWVhcj4yMDIwPC95ZWFyPjxwdWItZGF0ZXM+PGRhdGU+SnVuPC9kYXRl
PjwvcHViLWRhdGVzPjwvZGF0ZXM+PGlzYm4+MDcwNi02NTJYJiN4RDsxMjA1LTc1MzM8L2lzYm4+
PGFjY2Vzc2lvbi1udW0+V09TOjAwMDUzODM5NjgwMDAwMjwvYWNjZXNzaW9uLW51bT48dXJscz48
cmVsYXRlZC11cmxzPjx1cmw+Jmx0O0dvIHRvIElTSSZndDs6Ly9XT1M6MDAwNTM4Mzk2ODAwMDAy
PC91cmw+PC9yZWxhdGVkLXVybHM+PC91cmxzPjxlbGVjdHJvbmljLXJlc291cmNlLW51bT4xMC4x
MTM5L2NqZmFzLTIwMTktMDE3OTwvZWxlY3Ryb25pYy1yZXNvdXJjZS1udW0+PGxhbmd1YWdlPkVu
Z2xpc2g8L2xhbmd1YWdlPjwvcmVjb3JkPjwvQ2l0ZT48L0VuZE5vdGU+AG==
</w:fldData>
        </w:fldChar>
      </w:r>
      <w:r w:rsidR="000D0F83">
        <w:instrText xml:space="preserve"> ADDIN EN.CITE.DATA </w:instrText>
      </w:r>
      <w:r w:rsidR="000D0F83">
        <w:fldChar w:fldCharType="end"/>
      </w:r>
      <w:r w:rsidR="00735927">
        <w:fldChar w:fldCharType="separate"/>
      </w:r>
      <w:r w:rsidR="000D0F83">
        <w:rPr>
          <w:noProof/>
        </w:rPr>
        <w:t>(Schmitt &amp; Holbrook 1990, Carr 1991, Markel &amp;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1D762EFC" w:rsidR="00A5249A" w:rsidRPr="009C7329" w:rsidRDefault="008D6D2E" w:rsidP="009C7329">
      <w:r>
        <w:lastRenderedPageBreak/>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2ABDE09A"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w:t>
      </w:r>
      <w:r w:rsidR="002B7487">
        <w:lastRenderedPageBreak/>
        <w:t>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402C5B30"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735927">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w:t>
      </w:r>
      <w:r w:rsidR="003F6B2F" w:rsidRPr="00CA4F65">
        <w:lastRenderedPageBreak/>
        <w:t xml:space="preserve">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0A3B10CE"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 </w:instrTex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 </w:instrTex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EN.CITE.DATA </w:instrText>
      </w:r>
      <w:r w:rsidR="00735927">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735927">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0D33C71D" w:rsidR="00471A3D" w:rsidRDefault="00EF0B3C">
      <w:r>
        <w:lastRenderedPageBreak/>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cGFnZXM+MTA0LTExNDwvcGFnZXM+PHZvbHVtZT40Nzwvdm9sdW1lPjxudW1iZXI+MTwvbnVtYmVy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 </w:instrText>
      </w:r>
      <w:r w:rsidR="000D0F83">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cGFnZXM+MTA0LTExNDwvcGFnZXM+PHZvbHVtZT40Nzwvdm9sdW1lPjxudW1iZXI+MTwvbnVtYmVy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EN.CITE.DATA </w:instrText>
      </w:r>
      <w:r w:rsidR="000D0F83">
        <w:fldChar w:fldCharType="end"/>
      </w:r>
      <w:r w:rsidR="00735927">
        <w:fldChar w:fldCharType="separate"/>
      </w:r>
      <w:r w:rsidR="000D0F8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0D0F8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0D0F83">
        <w:rPr>
          <w:noProof/>
        </w:rPr>
        <w:t>(Carr 1991, Andrews &amp;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 xml:space="preserve">(Schindler et al. 2015, Thorson et al. </w:t>
      </w:r>
      <w:r w:rsidR="00735927">
        <w:rPr>
          <w:noProof/>
        </w:rPr>
        <w:lastRenderedPageBreak/>
        <w:t>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24" w:name="_2ckoofy96g8s" w:colFirst="0" w:colLast="0"/>
      <w:bookmarkEnd w:id="24"/>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5" w:name="_tfgwewy7a3j9" w:colFirst="0" w:colLast="0"/>
      <w:bookmarkEnd w:id="25"/>
      <w:r>
        <w:br w:type="page"/>
      </w:r>
    </w:p>
    <w:p w14:paraId="01FBA58F" w14:textId="77777777" w:rsidR="00471A3D" w:rsidRDefault="00EF0B3C">
      <w:pPr>
        <w:pStyle w:val="Heading1"/>
      </w:pPr>
      <w:bookmarkStart w:id="26" w:name="_jyj55lpsprbv" w:colFirst="0" w:colLast="0"/>
      <w:bookmarkEnd w:id="26"/>
      <w:r>
        <w:lastRenderedPageBreak/>
        <w:t>Literature Cited</w:t>
      </w:r>
    </w:p>
    <w:bookmarkStart w:id="27" w:name="_vq7lwaa8xm4l" w:colFirst="0" w:colLast="0"/>
    <w:bookmarkEnd w:id="27"/>
    <w:p w14:paraId="5B1DB6FE" w14:textId="77777777" w:rsidR="000D0F83" w:rsidRPr="000D0F83" w:rsidRDefault="00985276" w:rsidP="005241E2">
      <w:pPr>
        <w:pStyle w:val="EndNoteBibliography"/>
        <w:spacing w:line="480" w:lineRule="auto"/>
        <w:ind w:left="720" w:hanging="720"/>
      </w:pPr>
      <w:r>
        <w:fldChar w:fldCharType="begin"/>
      </w:r>
      <w:r>
        <w:instrText xml:space="preserve"> ADDIN EN.REFLIST </w:instrText>
      </w:r>
      <w:r>
        <w:fldChar w:fldCharType="separate"/>
      </w:r>
      <w:r w:rsidR="000D0F83" w:rsidRPr="000D0F83">
        <w:t>Ammann AJ (2004) SMURFs: standard monitoring unts for the recruitment of temperate reef fishes. Journal of Experimental Marine Biology and Ecology 299:135-154</w:t>
      </w:r>
    </w:p>
    <w:p w14:paraId="4484523F" w14:textId="77777777" w:rsidR="000D0F83" w:rsidRPr="000D0F83" w:rsidRDefault="000D0F83" w:rsidP="005241E2">
      <w:pPr>
        <w:pStyle w:val="EndNoteBibliography"/>
        <w:spacing w:line="480" w:lineRule="auto"/>
        <w:ind w:left="720" w:hanging="720"/>
      </w:pPr>
      <w:r w:rsidRPr="000D0F83">
        <w:t>Anderson MJ (2001) A new method for non-parametric multivariate analysis of variance. Austral Ecology 26:32-46</w:t>
      </w:r>
    </w:p>
    <w:p w14:paraId="6E0A79F4" w14:textId="77777777" w:rsidR="000D0F83" w:rsidRPr="000D0F83" w:rsidRDefault="000D0F83" w:rsidP="005241E2">
      <w:pPr>
        <w:pStyle w:val="EndNoteBibliography"/>
        <w:spacing w:line="480" w:lineRule="auto"/>
        <w:ind w:left="720" w:hanging="720"/>
      </w:pPr>
      <w:r w:rsidRPr="000D0F83">
        <w:t>Anderson MJ, Willis TJ (2003) Canonical analysis of principal coordinates: A useful method of constrained ordination for ecology. Ecology 84:511-525</w:t>
      </w:r>
    </w:p>
    <w:p w14:paraId="27219369" w14:textId="77777777" w:rsidR="000D0F83" w:rsidRPr="000D0F83" w:rsidRDefault="000D0F83" w:rsidP="005241E2">
      <w:pPr>
        <w:pStyle w:val="EndNoteBibliography"/>
        <w:spacing w:line="480" w:lineRule="auto"/>
        <w:ind w:left="720" w:hanging="720"/>
      </w:pPr>
      <w:r w:rsidRPr="000D0F83">
        <w:t>Andrews KS, Anderson TW (2004) Habitat-dependent recruitment of two temperate reef fishes at multiple spatial scales. Marine Ecology-Progress Series 277:231-244</w:t>
      </w:r>
    </w:p>
    <w:p w14:paraId="3726CD70" w14:textId="77777777" w:rsidR="000D0F83" w:rsidRPr="000D0F83" w:rsidRDefault="000D0F83" w:rsidP="005241E2">
      <w:pPr>
        <w:pStyle w:val="EndNoteBibliography"/>
        <w:spacing w:line="480" w:lineRule="auto"/>
        <w:ind w:left="720" w:hanging="720"/>
      </w:pPr>
      <w:r w:rsidRPr="000D0F83">
        <w:t>Arafeh-Dalmau N, Montano-Moctezuma G, Martinez JA, Beas-Luna R, Schoeman DS, Torres-Moye G (2019) Extreme Marine Heatwaves Alter Kelp Forest Community Near Its Equatorward Distribution Limit. Frontiers in Marine Science 6</w:t>
      </w:r>
    </w:p>
    <w:p w14:paraId="3D8EB56C" w14:textId="77777777" w:rsidR="000D0F83" w:rsidRPr="000D0F83" w:rsidRDefault="000D0F83" w:rsidP="005241E2">
      <w:pPr>
        <w:pStyle w:val="EndNoteBibliography"/>
        <w:spacing w:line="480" w:lineRule="auto"/>
        <w:ind w:left="720" w:hanging="720"/>
      </w:pPr>
      <w:r w:rsidRPr="000D0F83">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D64BA7B" w14:textId="77777777" w:rsidR="000D0F83" w:rsidRPr="000D0F83" w:rsidRDefault="000D0F83" w:rsidP="005241E2">
      <w:pPr>
        <w:pStyle w:val="EndNoteBibliography"/>
        <w:spacing w:line="480" w:lineRule="auto"/>
        <w:ind w:left="720" w:hanging="720"/>
      </w:pPr>
      <w:r w:rsidRPr="000D0F83">
        <w:t>Bond NA, Cronin MF, Freeland H, Mantua N (2015) Causes and impacts of the 2014 warm anomaly in the NE Pacific. Geophysical Research Letters 42:3414-3420</w:t>
      </w:r>
    </w:p>
    <w:p w14:paraId="5CF00DE4" w14:textId="77777777" w:rsidR="000D0F83" w:rsidRPr="000D0F83" w:rsidRDefault="000D0F83" w:rsidP="005241E2">
      <w:pPr>
        <w:pStyle w:val="EndNoteBibliography"/>
        <w:spacing w:line="480" w:lineRule="auto"/>
        <w:ind w:left="720" w:hanging="720"/>
      </w:pPr>
      <w:r w:rsidRPr="000D0F83">
        <w:t>Burnham KP, Anderson DR (1998) Model selection and inference: a practical information-theoretic approach. Springer-Verlag, New York, NY</w:t>
      </w:r>
    </w:p>
    <w:p w14:paraId="71885555" w14:textId="77777777" w:rsidR="000D0F83" w:rsidRPr="000D0F83" w:rsidRDefault="000D0F83" w:rsidP="005241E2">
      <w:pPr>
        <w:pStyle w:val="EndNoteBibliography"/>
        <w:spacing w:line="480" w:lineRule="auto"/>
        <w:ind w:left="720" w:hanging="720"/>
      </w:pPr>
      <w:r w:rsidRPr="000D0F83">
        <w:lastRenderedPageBreak/>
        <w:t>Burt JM, Tinker MT, Okamoto DK, Demes KW, Holmes K, Salomon AK (2018) Sudden collapse of a mesopredator reveals its complementary role in mediating rocky reef regime shifts. Proceedings of the Royal Society B-Biological Sciences 285</w:t>
      </w:r>
    </w:p>
    <w:p w14:paraId="78A1393D" w14:textId="77777777" w:rsidR="000D0F83" w:rsidRPr="000D0F83" w:rsidRDefault="000D0F83" w:rsidP="005241E2">
      <w:pPr>
        <w:pStyle w:val="EndNoteBibliography"/>
        <w:spacing w:line="480" w:lineRule="auto"/>
        <w:ind w:left="720" w:hanging="720"/>
      </w:pPr>
      <w:r w:rsidRPr="000D0F83">
        <w:t>Carpenter SR, Folke C, Scheffer M, F.R. W (2009) Resilience: accounting for the noncomputable. . Ecology and Society 14:13</w:t>
      </w:r>
    </w:p>
    <w:p w14:paraId="7DC731F2" w14:textId="77777777" w:rsidR="000D0F83" w:rsidRPr="000D0F83" w:rsidRDefault="000D0F83" w:rsidP="005241E2">
      <w:pPr>
        <w:pStyle w:val="EndNoteBibliography"/>
        <w:spacing w:line="480" w:lineRule="auto"/>
        <w:ind w:left="720" w:hanging="720"/>
      </w:pPr>
      <w:r w:rsidRPr="000D0F83">
        <w:t>Carr MH (1991) Habitat selection and recruitment of an assemblage of temperate zone reef fishes. Journal of Experimental Marine Biology and Ecology 146:113-137</w:t>
      </w:r>
    </w:p>
    <w:p w14:paraId="6F66E457" w14:textId="77777777" w:rsidR="000D0F83" w:rsidRPr="000D0F83" w:rsidRDefault="000D0F83" w:rsidP="005241E2">
      <w:pPr>
        <w:pStyle w:val="EndNoteBibliography"/>
        <w:spacing w:line="480" w:lineRule="auto"/>
        <w:ind w:left="720" w:hanging="720"/>
      </w:pPr>
      <w:r w:rsidRPr="000D0F83">
        <w:t>Castorani MCN, Reed DC, Alberto F, Bell TW, Simons RD, Cavanaugh KC, Siegel DA, Raimondi PT (2015) Connectivity structures local population dynamics: a long-term empirical test in a large metapopulation system. Ecology 96:3141-3152</w:t>
      </w:r>
    </w:p>
    <w:p w14:paraId="1154D01A" w14:textId="77777777" w:rsidR="000D0F83" w:rsidRPr="000D0F83" w:rsidRDefault="000D0F83" w:rsidP="005241E2">
      <w:pPr>
        <w:pStyle w:val="EndNoteBibliography"/>
        <w:spacing w:line="480" w:lineRule="auto"/>
        <w:ind w:left="720" w:hanging="720"/>
      </w:pPr>
      <w:r w:rsidRPr="000D0F83">
        <w:t>Cavanaugh KC, Reed DC, Bell TW, Castorani MN, Beas-Luna R (2019) Spatial Variability in the Resistance and Resilience of Giant Kelp in Southern and Baja California to a Multiyear Heatwave. Frontiers in Marine Science 6</w:t>
      </w:r>
    </w:p>
    <w:p w14:paraId="4E830185" w14:textId="77777777" w:rsidR="000D0F83" w:rsidRPr="000D0F83" w:rsidRDefault="000D0F83" w:rsidP="005241E2">
      <w:pPr>
        <w:pStyle w:val="EndNoteBibliography"/>
        <w:spacing w:line="480" w:lineRule="auto"/>
        <w:ind w:left="720" w:hanging="720"/>
      </w:pPr>
      <w:r w:rsidRPr="000D0F83">
        <w:t>Cavanaugh KC, Siegel DA, Reed DC, Dennison PE (2011) Environmental controls of giant-kelp biomass in the Santa Barbara Channel, California. Marine Ecology Progress Series 429:1-17</w:t>
      </w:r>
    </w:p>
    <w:p w14:paraId="01262FD5" w14:textId="77777777" w:rsidR="000D0F83" w:rsidRPr="000D0F83" w:rsidRDefault="000D0F83" w:rsidP="005241E2">
      <w:pPr>
        <w:pStyle w:val="EndNoteBibliography"/>
        <w:spacing w:line="480" w:lineRule="auto"/>
        <w:ind w:left="720" w:hanging="720"/>
      </w:pPr>
      <w:r w:rsidRPr="000D0F83">
        <w:t>Cavole LM, Demko AM, Diner RE, Giddings A, Koester I, Pagniello CMLS, Paulsen ML, Ramirez-Valdez A, Schwenck SM, Yen NK, Zill ME, Franks PJS (2016) Biological Impacts of the 2013-2015 Warm-Water Anomaly in the Northeast Pacific. Oceanography 29:273-285</w:t>
      </w:r>
    </w:p>
    <w:p w14:paraId="407F8783" w14:textId="77777777" w:rsidR="000D0F83" w:rsidRPr="000D0F83" w:rsidRDefault="000D0F83" w:rsidP="005241E2">
      <w:pPr>
        <w:pStyle w:val="EndNoteBibliography"/>
        <w:spacing w:line="480" w:lineRule="auto"/>
        <w:ind w:left="720" w:hanging="720"/>
      </w:pPr>
      <w:r w:rsidRPr="000D0F83">
        <w:t>Cheung WWL, Frölicher TL (2020) Marine heatwaves exacerbate climate change impacts for fisheries in the northeast Pacific. Scientific Reports 10:6678</w:t>
      </w:r>
    </w:p>
    <w:p w14:paraId="178C1F3A" w14:textId="77777777" w:rsidR="000D0F83" w:rsidRPr="000D0F83" w:rsidRDefault="000D0F83" w:rsidP="005241E2">
      <w:pPr>
        <w:pStyle w:val="EndNoteBibliography"/>
        <w:spacing w:line="480" w:lineRule="auto"/>
        <w:ind w:left="720" w:hanging="720"/>
      </w:pPr>
      <w:r w:rsidRPr="000D0F83">
        <w:lastRenderedPageBreak/>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47664D1C" w14:textId="77777777" w:rsidR="000D0F83" w:rsidRPr="000D0F83" w:rsidRDefault="000D0F83" w:rsidP="005241E2">
      <w:pPr>
        <w:pStyle w:val="EndNoteBibliography"/>
        <w:spacing w:line="480" w:lineRule="auto"/>
        <w:ind w:left="720" w:hanging="720"/>
      </w:pPr>
      <w:r w:rsidRPr="000D0F83">
        <w:t>Connell SD (2005) Assembly and maintenance of subtidal habitat heterogeneity: synergistic effects of light penetration and sedimentation. Marine Ecology Progress Series 289:53-61</w:t>
      </w:r>
    </w:p>
    <w:p w14:paraId="7B417A2F" w14:textId="77777777" w:rsidR="000D0F83" w:rsidRPr="000D0F83" w:rsidRDefault="000D0F83" w:rsidP="005241E2">
      <w:pPr>
        <w:pStyle w:val="EndNoteBibliography"/>
        <w:spacing w:line="480" w:lineRule="auto"/>
        <w:ind w:left="720" w:hanging="720"/>
      </w:pPr>
      <w:r w:rsidRPr="000D0F83">
        <w:t>Dayton PK, Currie V, Gerrodette T, Keller BD, Rosenthal R, Tresca DV (1984) Patch dynamics and stability of some California kelp communities. Ecological Monographs 54:253-289</w:t>
      </w:r>
    </w:p>
    <w:p w14:paraId="0CAAAA6C" w14:textId="77777777" w:rsidR="000D0F83" w:rsidRPr="000D0F83" w:rsidRDefault="000D0F83" w:rsidP="005241E2">
      <w:pPr>
        <w:pStyle w:val="EndNoteBibliography"/>
        <w:spacing w:line="480" w:lineRule="auto"/>
        <w:ind w:left="720" w:hanging="720"/>
      </w:pPr>
      <w:r w:rsidRPr="000D0F83">
        <w:t>Duggins DO (1983) Starfish Predation and the Creation of Mosaic Patterns in a Kelp-Dominated Community. Ecology 64:1610-1619</w:t>
      </w:r>
    </w:p>
    <w:p w14:paraId="608CEB22" w14:textId="77777777" w:rsidR="000D0F83" w:rsidRPr="000D0F83" w:rsidRDefault="000D0F83" w:rsidP="005241E2">
      <w:pPr>
        <w:pStyle w:val="EndNoteBibliography"/>
        <w:spacing w:line="480" w:lineRule="auto"/>
        <w:ind w:left="720" w:hanging="720"/>
      </w:pPr>
      <w:r w:rsidRPr="000D0F83">
        <w:t>Duggins DO, Simenstad CA, Estes JA (1989) Magnification of Secondary Production by Kelp Detritus in Coastal Marine Ecosystems. Science 245:170-173</w:t>
      </w:r>
    </w:p>
    <w:p w14:paraId="4A5A776F" w14:textId="77777777" w:rsidR="000D0F83" w:rsidRPr="000D0F83" w:rsidRDefault="000D0F83" w:rsidP="005241E2">
      <w:pPr>
        <w:pStyle w:val="EndNoteBibliography"/>
        <w:spacing w:line="480" w:lineRule="auto"/>
        <w:ind w:left="720" w:hanging="720"/>
      </w:pPr>
      <w:r w:rsidRPr="000D0F83">
        <w:t>Dunn RP, Samhouri JF, Baskett ML (2021) Transient dynamics during kelp forest recovery from fishing across multiple trophic levels. Ecological Applications 31</w:t>
      </w:r>
    </w:p>
    <w:p w14:paraId="38E03743" w14:textId="77777777" w:rsidR="000D0F83" w:rsidRPr="000D0F83" w:rsidRDefault="000D0F83" w:rsidP="005241E2">
      <w:pPr>
        <w:pStyle w:val="EndNoteBibliography"/>
        <w:spacing w:line="480" w:lineRule="auto"/>
        <w:ind w:left="720" w:hanging="720"/>
      </w:pPr>
      <w:r w:rsidRPr="000D0F83">
        <w:t xml:space="preserve">Ebert TA (2010) Demographic patterns of the purple sea urchin </w:t>
      </w:r>
      <w:r w:rsidRPr="000D0F83">
        <w:rPr>
          <w:i/>
        </w:rPr>
        <w:t>Strongylocentrotus purpuratus</w:t>
      </w:r>
      <w:r w:rsidRPr="000D0F83">
        <w:t xml:space="preserve"> along a latitudinal gradient, 1985–1987. Marine Ecology Progress Series 406:105-120</w:t>
      </w:r>
    </w:p>
    <w:p w14:paraId="3E4012F8" w14:textId="77777777" w:rsidR="000D0F83" w:rsidRPr="000D0F83" w:rsidRDefault="000D0F83" w:rsidP="005241E2">
      <w:pPr>
        <w:pStyle w:val="EndNoteBibliography"/>
        <w:spacing w:line="480" w:lineRule="auto"/>
        <w:ind w:left="720" w:hanging="720"/>
      </w:pPr>
      <w:r w:rsidRPr="000D0F83">
        <w:t>Estes JA, Danner EM, Doak DF, Konar B, Springer AM, Steinberg PD, Tinker MT, Williams TM (2004) Complex trophic interactions in kelp forest ecosystems. Bulletin of Marine Science 74:621-638</w:t>
      </w:r>
    </w:p>
    <w:p w14:paraId="153E8C69" w14:textId="77777777" w:rsidR="000D0F83" w:rsidRPr="000D0F83" w:rsidRDefault="000D0F83" w:rsidP="005241E2">
      <w:pPr>
        <w:pStyle w:val="EndNoteBibliography"/>
        <w:spacing w:line="480" w:lineRule="auto"/>
        <w:ind w:left="720" w:hanging="720"/>
      </w:pPr>
      <w:r w:rsidRPr="000D0F83">
        <w:t>Eurich JG, Selden RL, Warner RR (2014) California spiny lobster preference for urchins from kelp forests: implications for urchin barren persistence. Marine Ecology Progress Series 498:217-225</w:t>
      </w:r>
    </w:p>
    <w:p w14:paraId="7F4223B6" w14:textId="77777777" w:rsidR="000D0F83" w:rsidRPr="000D0F83" w:rsidRDefault="000D0F83" w:rsidP="005241E2">
      <w:pPr>
        <w:pStyle w:val="EndNoteBibliography"/>
        <w:spacing w:line="480" w:lineRule="auto"/>
        <w:ind w:left="720" w:hanging="720"/>
      </w:pPr>
      <w:r w:rsidRPr="000D0F83">
        <w:lastRenderedPageBreak/>
        <w:t>Feehan CJ, Scheibling RE (2014) Effects of sea urchin disease on coastal marine ecosystems. Marine Biology 161:1467-1485</w:t>
      </w:r>
    </w:p>
    <w:p w14:paraId="2D869C9B" w14:textId="77777777" w:rsidR="000D0F83" w:rsidRPr="000D0F83" w:rsidRDefault="000D0F83" w:rsidP="005241E2">
      <w:pPr>
        <w:pStyle w:val="EndNoteBibliography"/>
        <w:spacing w:line="480" w:lineRule="auto"/>
        <w:ind w:left="720" w:hanging="720"/>
      </w:pPr>
      <w:r w:rsidRPr="000D0F83">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A6D06BC" w14:textId="77777777" w:rsidR="000D0F83" w:rsidRPr="000D0F83" w:rsidRDefault="000D0F83" w:rsidP="005241E2">
      <w:pPr>
        <w:pStyle w:val="EndNoteBibliography"/>
        <w:spacing w:line="480" w:lineRule="auto"/>
        <w:ind w:left="720" w:hanging="720"/>
      </w:pPr>
      <w:r w:rsidRPr="000D0F83">
        <w:t>Gabara SS, Konar BH, Edwards MS (2021) Biodiversity loss leads to reductions in community-wide trophic complexity. Ecosphere 12:e03361</w:t>
      </w:r>
    </w:p>
    <w:p w14:paraId="534A3DE6" w14:textId="77777777" w:rsidR="000D0F83" w:rsidRPr="000D0F83" w:rsidRDefault="000D0F83" w:rsidP="005241E2">
      <w:pPr>
        <w:pStyle w:val="EndNoteBibliography"/>
        <w:spacing w:line="480" w:lineRule="auto"/>
        <w:ind w:left="720" w:hanging="720"/>
      </w:pPr>
      <w:r w:rsidRPr="000D0F83">
        <w:t>Gallagher JB, Shelamoff V, Layton C (2022) Seaweed ecosystems may not mitigate CO2 emissions. ICES Journal of Marine Science</w:t>
      </w:r>
    </w:p>
    <w:p w14:paraId="07D2E6D4" w14:textId="77777777" w:rsidR="000D0F83" w:rsidRPr="000D0F83" w:rsidRDefault="000D0F83" w:rsidP="005241E2">
      <w:pPr>
        <w:pStyle w:val="EndNoteBibliography"/>
        <w:spacing w:line="480" w:lineRule="auto"/>
        <w:ind w:left="720" w:hanging="720"/>
      </w:pPr>
      <w:r w:rsidRPr="000D0F83">
        <w:t>Graham MH (2004) Effects of Local Deforestation on the Diversity and Structure of Southern California Giant Kelp Forest Food Webs. Ecosystems 7:341-357</w:t>
      </w:r>
    </w:p>
    <w:p w14:paraId="0CAB6CF7" w14:textId="77777777" w:rsidR="000D0F83" w:rsidRPr="000D0F83" w:rsidRDefault="000D0F83" w:rsidP="005241E2">
      <w:pPr>
        <w:pStyle w:val="EndNoteBibliography"/>
        <w:spacing w:line="480" w:lineRule="auto"/>
        <w:ind w:left="720" w:hanging="720"/>
      </w:pPr>
      <w:r w:rsidRPr="000D0F83">
        <w:t>Gregr EJ, Christensen V, Nichol L, Martone RG, Markel RW, Watson JC, Harley CDG, Pakhomov EA, Shurin JB, Chan KMA (2020) Cascading social-ecological costs and benefits triggered by a recovering keystone predator. Science 368:1243-+</w:t>
      </w:r>
    </w:p>
    <w:p w14:paraId="725A2D28" w14:textId="77777777" w:rsidR="000D0F83" w:rsidRPr="000D0F83" w:rsidRDefault="000D0F83" w:rsidP="005241E2">
      <w:pPr>
        <w:pStyle w:val="EndNoteBibliography"/>
        <w:spacing w:line="480" w:lineRule="auto"/>
        <w:ind w:left="720" w:hanging="720"/>
      </w:pPr>
      <w:r w:rsidRPr="000D0F83">
        <w:t>Hamilton SL, Bell TW, Watson JR, Grorud-Colvert KA, Menge BA (2020) Remote sensing: generation of long-term kelp bed data sets for evaluation of impacts of climatic variation. Ecology 101</w:t>
      </w:r>
    </w:p>
    <w:p w14:paraId="1674806A" w14:textId="77777777" w:rsidR="000D0F83" w:rsidRPr="000D0F83" w:rsidRDefault="000D0F83" w:rsidP="005241E2">
      <w:pPr>
        <w:pStyle w:val="EndNoteBibliography"/>
        <w:spacing w:line="480" w:lineRule="auto"/>
        <w:ind w:left="720" w:hanging="720"/>
      </w:pPr>
      <w:r w:rsidRPr="000D0F83">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 Biological Sciences 288:20211195</w:t>
      </w:r>
    </w:p>
    <w:p w14:paraId="5211FFCF" w14:textId="77777777" w:rsidR="000D0F83" w:rsidRPr="000D0F83" w:rsidRDefault="000D0F83" w:rsidP="005241E2">
      <w:pPr>
        <w:pStyle w:val="EndNoteBibliography"/>
        <w:spacing w:line="480" w:lineRule="auto"/>
        <w:ind w:left="720" w:hanging="720"/>
      </w:pPr>
      <w:r w:rsidRPr="000D0F83">
        <w:lastRenderedPageBreak/>
        <w:t>Harvey CJ, Garfield T, Williams G, Tolimieri N (eds) (2022) 2021-2022 California Current ecosystem status report: A report of the NOAA California Current Integrated Ecosystem Assessment Team (CCIEA) to the Pacific Fishery Management Council, March 13, 2022</w:t>
      </w:r>
    </w:p>
    <w:p w14:paraId="5C096814" w14:textId="77777777" w:rsidR="000D0F83" w:rsidRPr="000D0F83" w:rsidRDefault="000D0F83" w:rsidP="005241E2">
      <w:pPr>
        <w:pStyle w:val="EndNoteBibliography"/>
        <w:spacing w:line="480" w:lineRule="auto"/>
        <w:ind w:left="720" w:hanging="720"/>
      </w:pPr>
      <w:r w:rsidRPr="000D0F83">
        <w:t>Hewson I, Bistolas KSI, Quijano Cardé EM, Button JB, Foster PJ, Flanzenbaum JM, Kocian J, Lewis CK (2018) Investigating the Complex Association Between Viral Ecology, Environment, and Northeast Pacific Sea Star Wasting. Frontiers in Marine Science 5</w:t>
      </w:r>
    </w:p>
    <w:p w14:paraId="047193CB" w14:textId="77777777" w:rsidR="000D0F83" w:rsidRPr="000D0F83" w:rsidRDefault="000D0F83" w:rsidP="005241E2">
      <w:pPr>
        <w:pStyle w:val="EndNoteBibliography"/>
        <w:spacing w:line="480" w:lineRule="auto"/>
        <w:ind w:left="720" w:hanging="720"/>
      </w:pPr>
      <w:r w:rsidRPr="000D0F83">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7E900F0E" w14:textId="77777777" w:rsidR="000D0F83" w:rsidRPr="000D0F83" w:rsidRDefault="000D0F83" w:rsidP="005241E2">
      <w:pPr>
        <w:pStyle w:val="EndNoteBibliography"/>
        <w:spacing w:line="480" w:lineRule="auto"/>
        <w:ind w:left="720" w:hanging="720"/>
      </w:pPr>
      <w:r w:rsidRPr="000D0F83">
        <w:t>Holbrook SJ, Carr MH, Schmitt RJ, Coyer JA (1990) Effect of Giant Kelp on Local Abundance of Reef Fishes: The Importance of Ontogenetic Resource Requirements. Bulletin of Marine Science 47:104-114</w:t>
      </w:r>
    </w:p>
    <w:p w14:paraId="15FEBBFA" w14:textId="77777777" w:rsidR="000D0F83" w:rsidRPr="000D0F83" w:rsidRDefault="000D0F83" w:rsidP="005241E2">
      <w:pPr>
        <w:pStyle w:val="EndNoteBibliography"/>
        <w:spacing w:line="480" w:lineRule="auto"/>
        <w:ind w:left="720" w:hanging="720"/>
      </w:pPr>
      <w:r w:rsidRPr="000D0F83">
        <w:t>Huang B, Liu C, Banzon V, Freeman E, Graham G, Hankins B, Smith T, Zhang H-M (2021) Improvements of the Daily Optimum Interpolation Sea Surface Temperature (DOISST) Version 2.1. Journal of Climate 34:2923-2939</w:t>
      </w:r>
    </w:p>
    <w:p w14:paraId="66F11BA7" w14:textId="77777777" w:rsidR="000D0F83" w:rsidRPr="000D0F83" w:rsidRDefault="000D0F83" w:rsidP="005241E2">
      <w:pPr>
        <w:pStyle w:val="EndNoteBibliography"/>
        <w:spacing w:line="480" w:lineRule="auto"/>
        <w:ind w:left="720" w:hanging="720"/>
      </w:pPr>
      <w:r w:rsidRPr="000D0F83">
        <w:t>IPCC (2022) Climate change 2022: Impacts, adaptation and vulnerability. Summary for policy makers. Sixth assessment report. Intergovernmental panel on clmate change</w:t>
      </w:r>
    </w:p>
    <w:p w14:paraId="69EEED75" w14:textId="77777777" w:rsidR="000D0F83" w:rsidRPr="000D0F83" w:rsidRDefault="000D0F83" w:rsidP="005241E2">
      <w:pPr>
        <w:pStyle w:val="EndNoteBibliography"/>
        <w:spacing w:line="480" w:lineRule="auto"/>
        <w:ind w:left="720" w:hanging="720"/>
      </w:pPr>
      <w:r w:rsidRPr="000D0F83">
        <w:t>Jacox MG, Alexander MA, Mantua NJ, Scott JD, Hervieux G, Webb RS, Werner FE (2018) Forcing of Multiyear Extreme Ocean Temperatures That Impacted California Current Living Marine Resources in 2016. Bulletin of the American Meteorological Society 99:S27-S33</w:t>
      </w:r>
    </w:p>
    <w:p w14:paraId="5D0707B7" w14:textId="77777777" w:rsidR="000D0F83" w:rsidRPr="000D0F83" w:rsidRDefault="000D0F83" w:rsidP="005241E2">
      <w:pPr>
        <w:pStyle w:val="EndNoteBibliography"/>
        <w:spacing w:line="480" w:lineRule="auto"/>
        <w:ind w:left="720" w:hanging="720"/>
      </w:pPr>
      <w:r w:rsidRPr="000D0F83">
        <w:lastRenderedPageBreak/>
        <w:t>Johnson DW (2006) Predation, habitat complexity, and variation in density-dependent mortality of temperate reef fishes. Ecology 87:1179-1188</w:t>
      </w:r>
    </w:p>
    <w:p w14:paraId="1C4B7614" w14:textId="77777777" w:rsidR="000D0F83" w:rsidRPr="000D0F83" w:rsidRDefault="000D0F83" w:rsidP="005241E2">
      <w:pPr>
        <w:pStyle w:val="EndNoteBibliography"/>
        <w:spacing w:line="480" w:lineRule="auto"/>
        <w:ind w:left="720" w:hanging="720"/>
      </w:pPr>
      <w:r w:rsidRPr="000D0F83">
        <w:t>Kriegisch N, Reeves SE, Flukes EB, Johnson CR, Ling SD (2019) Drift-kelp suppresses foraging movement of overgrazing sea urchins. Oecologia 190:665-677</w:t>
      </w:r>
    </w:p>
    <w:p w14:paraId="12885F86" w14:textId="77777777" w:rsidR="000D0F83" w:rsidRPr="000D0F83" w:rsidRDefault="000D0F83" w:rsidP="005241E2">
      <w:pPr>
        <w:pStyle w:val="EndNoteBibliography"/>
        <w:spacing w:line="480" w:lineRule="auto"/>
        <w:ind w:left="720" w:hanging="720"/>
      </w:pPr>
      <w:r w:rsidRPr="000D0F83">
        <w:t>Kvitek RG, Iampietro P, Bowlby CE (1998) Sea Otters and Benthic Prey Communities: A Direct Test of the Sea Otter as Keystone Predator in Washington State. Marine Mammal Science 14:895-902</w:t>
      </w:r>
    </w:p>
    <w:p w14:paraId="11EE2783" w14:textId="77777777" w:rsidR="000D0F83" w:rsidRPr="000D0F83" w:rsidRDefault="000D0F83" w:rsidP="005241E2">
      <w:pPr>
        <w:pStyle w:val="EndNoteBibliography"/>
        <w:spacing w:line="480" w:lineRule="auto"/>
        <w:ind w:left="720" w:hanging="720"/>
      </w:pPr>
      <w:r w:rsidRPr="000D0F83">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C20B54F" w14:textId="77777777" w:rsidR="000D0F83" w:rsidRPr="000D0F83" w:rsidRDefault="000D0F83" w:rsidP="005241E2">
      <w:pPr>
        <w:pStyle w:val="EndNoteBibliography"/>
        <w:spacing w:line="480" w:lineRule="auto"/>
        <w:ind w:left="720" w:hanging="720"/>
      </w:pPr>
      <w:r w:rsidRPr="000D0F83">
        <w:t>Kvitek RG, Shull D, Canestro D, Bowlby EC, Troutman BL (1989) Sea Otters and Benthic Prey Communities in Washington State. Marine Mammal Science 5:266-280</w:t>
      </w:r>
    </w:p>
    <w:p w14:paraId="490BED75" w14:textId="77777777" w:rsidR="000D0F83" w:rsidRPr="000D0F83" w:rsidRDefault="000D0F83" w:rsidP="005241E2">
      <w:pPr>
        <w:pStyle w:val="EndNoteBibliography"/>
        <w:spacing w:line="480" w:lineRule="auto"/>
        <w:ind w:left="720" w:hanging="720"/>
      </w:pPr>
      <w:r w:rsidRPr="000D0F83">
        <w:t>Lamy T, Koenigs C, Holbrook SJ, Miller RJ, Stier AC, Reed DC (2020) Foundation species promote community stability by increasing diversity in a giant kelp forest. Ecology 101:e02987</w:t>
      </w:r>
    </w:p>
    <w:p w14:paraId="270D38F2" w14:textId="77777777" w:rsidR="000D0F83" w:rsidRPr="000D0F83" w:rsidRDefault="000D0F83" w:rsidP="005241E2">
      <w:pPr>
        <w:pStyle w:val="EndNoteBibliography"/>
        <w:spacing w:line="480" w:lineRule="auto"/>
        <w:ind w:left="720" w:hanging="720"/>
      </w:pPr>
      <w:r w:rsidRPr="000D0F83">
        <w:t>Lonhart SI, Jeppesen R, Beas-Luna R, Crooks JA, Lorda J (2019) Shifts in the distribution and abundance of coastal marine species along the eastern Pacific Ocean during marine heatwaves from 2013 to 2018. Marine Biodiversity Records 12:13</w:t>
      </w:r>
    </w:p>
    <w:p w14:paraId="13F53D48" w14:textId="77777777" w:rsidR="000D0F83" w:rsidRPr="000D0F83" w:rsidRDefault="000D0F83" w:rsidP="005241E2">
      <w:pPr>
        <w:pStyle w:val="EndNoteBibliography"/>
        <w:spacing w:line="480" w:lineRule="auto"/>
        <w:ind w:left="720" w:hanging="720"/>
      </w:pPr>
      <w:r w:rsidRPr="000D0F83">
        <w:t>Love MS, Yoklavich M, Thorsteinson L (2002) The rockfishes of the Northeast Pacific. University of California Press, Berkley and Los Angeles</w:t>
      </w:r>
    </w:p>
    <w:p w14:paraId="7399934B" w14:textId="77777777" w:rsidR="000D0F83" w:rsidRPr="000D0F83" w:rsidRDefault="000D0F83" w:rsidP="005241E2">
      <w:pPr>
        <w:pStyle w:val="EndNoteBibliography"/>
        <w:spacing w:line="480" w:lineRule="auto"/>
        <w:ind w:left="720" w:hanging="720"/>
      </w:pPr>
      <w:r w:rsidRPr="000D0F83">
        <w:lastRenderedPageBreak/>
        <w:t>Malone DP, Davis K, Lonhart SI, Parsons-Field A, Caselle JE, Carr MH (2022) Large scale, multi-decade monitoring data from kelp forest ecosystems in California and Oregon (USA). Ecology n/a:e3630</w:t>
      </w:r>
    </w:p>
    <w:p w14:paraId="5B835F37" w14:textId="77777777" w:rsidR="000D0F83" w:rsidRPr="000D0F83" w:rsidRDefault="000D0F83" w:rsidP="005241E2">
      <w:pPr>
        <w:pStyle w:val="EndNoteBibliography"/>
        <w:spacing w:line="480" w:lineRule="auto"/>
        <w:ind w:left="720" w:hanging="720"/>
      </w:pPr>
      <w:r w:rsidRPr="000D0F83">
        <w:t>Markel RW, Shurin JB (2020) Contrasting effects of coastal upwelling on growth and recruitment of nearshore Pacific rockfishes (genus Sebastes). Canadian Journal of Fisheries and Aquatic Sciences 77:950-962</w:t>
      </w:r>
    </w:p>
    <w:p w14:paraId="7F90CE7D" w14:textId="77777777" w:rsidR="000D0F83" w:rsidRPr="000D0F83" w:rsidRDefault="000D0F83" w:rsidP="005241E2">
      <w:pPr>
        <w:pStyle w:val="EndNoteBibliography"/>
        <w:spacing w:line="480" w:lineRule="auto"/>
        <w:ind w:left="720" w:hanging="720"/>
      </w:pPr>
      <w:r w:rsidRPr="000D0F83">
        <w:t>Maunder MN, Punt AE (2004) Standardizing catch and effort data: a review of recent approaches. Fisheries Research 70:141-159</w:t>
      </w:r>
    </w:p>
    <w:p w14:paraId="6B1029FE" w14:textId="77777777" w:rsidR="000D0F83" w:rsidRPr="000D0F83" w:rsidRDefault="000D0F83" w:rsidP="005241E2">
      <w:pPr>
        <w:pStyle w:val="EndNoteBibliography"/>
        <w:spacing w:line="480" w:lineRule="auto"/>
        <w:ind w:left="720" w:hanging="720"/>
      </w:pPr>
      <w:r w:rsidRPr="000D0F83">
        <w:t>McNaughton SJ (1977) Diversity and Stability of Ecological Communities: A Comment on the Role of Empiricism in Ecology. The American Naturalist 111:515-525</w:t>
      </w:r>
    </w:p>
    <w:p w14:paraId="29D96585" w14:textId="77777777" w:rsidR="000D0F83" w:rsidRPr="000D0F83" w:rsidRDefault="000D0F83" w:rsidP="005241E2">
      <w:pPr>
        <w:pStyle w:val="EndNoteBibliography"/>
        <w:spacing w:line="480" w:lineRule="auto"/>
        <w:ind w:left="720" w:hanging="720"/>
      </w:pPr>
      <w:r w:rsidRPr="000D0F83">
        <w:t>McPherson ML, Finger DJI, Houskeeper HF, Bell TW, Carr MH, Rogers-Bennett L, Kudela RM (2021) Large-scale shift in the structure of a kelp forest ecosystem co-occurs with an epizootic and marine heatwave. Communications Biology 4:298</w:t>
      </w:r>
    </w:p>
    <w:p w14:paraId="08C84A40" w14:textId="77777777" w:rsidR="000D0F83" w:rsidRPr="000D0F83" w:rsidRDefault="000D0F83" w:rsidP="005241E2">
      <w:pPr>
        <w:pStyle w:val="EndNoteBibliography"/>
        <w:spacing w:line="480" w:lineRule="auto"/>
        <w:ind w:left="720" w:hanging="720"/>
      </w:pPr>
      <w:r w:rsidRPr="000D0F83">
        <w:t>Moitoza DJ, Phillips DW (1979) Prey defense, predator preference, and nonrandom diet: The interactions between Pycnopodia helianthoides and two species of sea urchins. Marine Biology 53:299-304</w:t>
      </w:r>
    </w:p>
    <w:p w14:paraId="416C10B5" w14:textId="77777777" w:rsidR="000D0F83" w:rsidRPr="000D0F83" w:rsidRDefault="000D0F83" w:rsidP="005241E2">
      <w:pPr>
        <w:pStyle w:val="EndNoteBibliography"/>
        <w:spacing w:line="480" w:lineRule="auto"/>
        <w:ind w:left="720" w:hanging="720"/>
      </w:pPr>
      <w:r w:rsidRPr="000D0F83">
        <w:t>Montecino-Latorre D, Eisenlord ME, Turner M, Yoshioka R, Harvell CD, Pattengill-Semmens CV, Nichols JD, Gaydos JK (2016) Devastating Transboundary Impacts of Sea Star Wasting Disease on Subtidal Asteroids. PLoS One 11:e0163190</w:t>
      </w:r>
    </w:p>
    <w:p w14:paraId="60CF1B28" w14:textId="77777777" w:rsidR="000D0F83" w:rsidRPr="000D0F83" w:rsidRDefault="000D0F83" w:rsidP="005241E2">
      <w:pPr>
        <w:pStyle w:val="EndNoteBibliography"/>
        <w:spacing w:line="480" w:lineRule="auto"/>
        <w:ind w:left="720" w:hanging="720"/>
      </w:pPr>
      <w:r w:rsidRPr="000D0F83">
        <w:t>Morgan CA, Beckman BR, Weitkamp LA, Fresh KL (2019) Recent Ecosystem Disturbance in the Northern California Current. Fisheries 44:465-474</w:t>
      </w:r>
    </w:p>
    <w:p w14:paraId="4EFE519C" w14:textId="77777777" w:rsidR="000D0F83" w:rsidRPr="000D0F83" w:rsidRDefault="000D0F83" w:rsidP="005241E2">
      <w:pPr>
        <w:pStyle w:val="EndNoteBibliography"/>
        <w:spacing w:line="480" w:lineRule="auto"/>
        <w:ind w:left="720" w:hanging="720"/>
      </w:pPr>
      <w:r w:rsidRPr="000D0F83">
        <w:t>Muth AF, Graham MH, Lane CE, Harley CDG (2019) Recruitment tolerance to increased temperature present across multiple kelp clades. Ecology 100</w:t>
      </w:r>
    </w:p>
    <w:p w14:paraId="70F69B2B" w14:textId="77777777" w:rsidR="000D0F83" w:rsidRPr="000D0F83" w:rsidRDefault="000D0F83" w:rsidP="005241E2">
      <w:pPr>
        <w:pStyle w:val="EndNoteBibliography"/>
        <w:spacing w:line="480" w:lineRule="auto"/>
        <w:ind w:left="720" w:hanging="720"/>
      </w:pPr>
      <w:r w:rsidRPr="000D0F83">
        <w:lastRenderedPageBreak/>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685EBAC" w14:textId="77777777" w:rsidR="000D0F83" w:rsidRPr="000D0F83" w:rsidRDefault="000D0F83" w:rsidP="005241E2">
      <w:pPr>
        <w:pStyle w:val="EndNoteBibliography"/>
        <w:spacing w:line="480" w:lineRule="auto"/>
        <w:ind w:left="720" w:hanging="720"/>
      </w:pPr>
      <w:r w:rsidRPr="000D0F83">
        <w:t>Okamoto DK, Schroeter SC, Reed DC (2020) Effects of ocean climate on spatiotemporal variation in sea urchin settlement and recruitment. Limnology and Oceanography 65:2076-2091</w:t>
      </w:r>
    </w:p>
    <w:p w14:paraId="016CDF8B" w14:textId="77777777" w:rsidR="000D0F83" w:rsidRPr="000D0F83" w:rsidRDefault="000D0F83" w:rsidP="005241E2">
      <w:pPr>
        <w:pStyle w:val="EndNoteBibliography"/>
        <w:spacing w:line="480" w:lineRule="auto"/>
        <w:ind w:left="720" w:hanging="720"/>
      </w:pPr>
      <w:r w:rsidRPr="000D0F83">
        <w:t>Pearse JS (2006a) Ecological role of purple sea urchins. Science 314:940-941</w:t>
      </w:r>
    </w:p>
    <w:p w14:paraId="4F23D42A" w14:textId="77777777" w:rsidR="000D0F83" w:rsidRPr="000D0F83" w:rsidRDefault="000D0F83" w:rsidP="005241E2">
      <w:pPr>
        <w:pStyle w:val="EndNoteBibliography"/>
        <w:spacing w:line="480" w:lineRule="auto"/>
        <w:ind w:left="720" w:hanging="720"/>
      </w:pPr>
      <w:r w:rsidRPr="000D0F83">
        <w:t>Pearse JS (2006b) Perspective - Ecological role of purple sea urchins. Science 314:940-941</w:t>
      </w:r>
    </w:p>
    <w:p w14:paraId="21C4EA80" w14:textId="77777777" w:rsidR="000D0F83" w:rsidRPr="000D0F83" w:rsidRDefault="000D0F83" w:rsidP="005241E2">
      <w:pPr>
        <w:pStyle w:val="EndNoteBibliography"/>
        <w:spacing w:line="480" w:lineRule="auto"/>
        <w:ind w:left="720" w:hanging="720"/>
      </w:pPr>
      <w:r w:rsidRPr="000D0F83">
        <w:t>Pearse JS, Hines AH (1987) Long-Term Population-Dynamics of Sea-Urchins in a Central California Kelp Forest - Rare Recruitment and Rapid Decline. Marine Ecology Progress Series 39:275-283</w:t>
      </w:r>
    </w:p>
    <w:p w14:paraId="7C4CA50D" w14:textId="77777777" w:rsidR="000D0F83" w:rsidRPr="000D0F83" w:rsidRDefault="000D0F83" w:rsidP="005241E2">
      <w:pPr>
        <w:pStyle w:val="EndNoteBibliography"/>
        <w:spacing w:line="480" w:lineRule="auto"/>
        <w:ind w:left="720" w:hanging="720"/>
      </w:pPr>
      <w:r w:rsidRPr="000D0F83">
        <w:t>Pfister CA, Berry HD, Mumford T, Randall Hughes A (2018) The dynamics of Kelp Forests in the Northeast Pacific Ocean and the relationship with environmental drivers. Journal of Ecology 106:1520-1533</w:t>
      </w:r>
    </w:p>
    <w:p w14:paraId="284CE046" w14:textId="77777777" w:rsidR="000D0F83" w:rsidRPr="000D0F83" w:rsidRDefault="000D0F83" w:rsidP="005241E2">
      <w:pPr>
        <w:pStyle w:val="EndNoteBibliography"/>
        <w:spacing w:line="480" w:lineRule="auto"/>
        <w:ind w:left="720" w:hanging="720"/>
      </w:pPr>
      <w:r w:rsidRPr="000D0F83">
        <w:t>PFMC (2020) Pacific coast groundifhs fishery management plan: for the California, Oregon, and Washington groundfish fishery. Pacific Fishery Management Council, 7700 NE Ambnassador Place, Suite 101, Portland, OR, 97220</w:t>
      </w:r>
    </w:p>
    <w:p w14:paraId="6C9CC1BD" w14:textId="77777777" w:rsidR="000D0F83" w:rsidRPr="000D0F83" w:rsidRDefault="000D0F83" w:rsidP="005241E2">
      <w:pPr>
        <w:pStyle w:val="EndNoteBibliography"/>
        <w:spacing w:line="480" w:lineRule="auto"/>
        <w:ind w:left="720" w:hanging="720"/>
      </w:pPr>
      <w:r w:rsidRPr="000D0F83">
        <w:t>Pinsky ML, Guannel G, Arkema KK (2013) Quantifying wave attenuation to inform coastal habitat conservation. Ecosphere 4:art95</w:t>
      </w:r>
    </w:p>
    <w:p w14:paraId="278A634C" w14:textId="77777777" w:rsidR="000D0F83" w:rsidRPr="000D0F83" w:rsidRDefault="000D0F83" w:rsidP="005241E2">
      <w:pPr>
        <w:pStyle w:val="EndNoteBibliography"/>
        <w:spacing w:line="480" w:lineRule="auto"/>
        <w:ind w:left="720" w:hanging="720"/>
      </w:pPr>
      <w:r w:rsidRPr="000D0F83">
        <w:t>Potts JM, Elith J (2006) Comparing species abundance models. Ecological Modelling 199:153-163</w:t>
      </w:r>
    </w:p>
    <w:p w14:paraId="1AC82A5B" w14:textId="266074B4" w:rsidR="000D0F83" w:rsidRPr="000D0F83" w:rsidRDefault="000D0F83" w:rsidP="005241E2">
      <w:pPr>
        <w:pStyle w:val="EndNoteBibliography"/>
        <w:spacing w:line="480" w:lineRule="auto"/>
        <w:ind w:left="720" w:hanging="720"/>
      </w:pPr>
      <w:r w:rsidRPr="000D0F83">
        <w:lastRenderedPageBreak/>
        <w:t xml:space="preserve">R Core Team (2021) R: A language and environment for statistical computing. R Foundation for Statistical Computing, Vienna, Austria. URL </w:t>
      </w:r>
      <w:hyperlink r:id="rId8" w:history="1">
        <w:r w:rsidRPr="000D0F83">
          <w:rPr>
            <w:rStyle w:val="Hyperlink"/>
          </w:rPr>
          <w:t>https://www.R-project.org/</w:t>
        </w:r>
      </w:hyperlink>
      <w:r w:rsidRPr="000D0F83">
        <w:t xml:space="preserve">. </w:t>
      </w:r>
    </w:p>
    <w:p w14:paraId="5489B386" w14:textId="77777777" w:rsidR="000D0F83" w:rsidRPr="000D0F83" w:rsidRDefault="000D0F83" w:rsidP="005241E2">
      <w:pPr>
        <w:pStyle w:val="EndNoteBibliography"/>
        <w:spacing w:line="480" w:lineRule="auto"/>
        <w:ind w:left="720" w:hanging="720"/>
      </w:pPr>
      <w:r w:rsidRPr="000D0F83">
        <w:t>Randell Z, Kenner M, Tomoleoni J, Yee J, Novak M (2022) Kelp-forest dynamics controlled by substrate complexity. Proceedings of the National Academy of Sciences 119:e2103483119</w:t>
      </w:r>
    </w:p>
    <w:p w14:paraId="32578041" w14:textId="77777777" w:rsidR="000D0F83" w:rsidRPr="000D0F83" w:rsidRDefault="000D0F83" w:rsidP="005241E2">
      <w:pPr>
        <w:pStyle w:val="EndNoteBibliography"/>
        <w:spacing w:line="480" w:lineRule="auto"/>
        <w:ind w:left="720" w:hanging="720"/>
      </w:pPr>
      <w:r w:rsidRPr="000D0F83">
        <w:t>Reed D, Washburn L, Rassweiler A, Miller R, Bell T, Harrer S (2016) Extreme warming challenges sentinel status of kelp forests as indicators of climate change. Nature Communications 7</w:t>
      </w:r>
    </w:p>
    <w:p w14:paraId="6B02250E" w14:textId="77777777" w:rsidR="000D0F83" w:rsidRPr="000D0F83" w:rsidRDefault="000D0F83" w:rsidP="005241E2">
      <w:pPr>
        <w:pStyle w:val="EndNoteBibliography"/>
        <w:spacing w:line="480" w:lineRule="auto"/>
        <w:ind w:left="720" w:hanging="720"/>
      </w:pPr>
      <w:r w:rsidRPr="000D0F83">
        <w:t>Reynolds RW, Smith TM, Liu C, Chelton DB, Casey KS, Schlax MG (2007) Daily High-Resolution-Blended Analyses for Sea Surface Temperature. Journal of Climate 20:5473-5496</w:t>
      </w:r>
    </w:p>
    <w:p w14:paraId="46294CCE" w14:textId="77777777" w:rsidR="000D0F83" w:rsidRPr="000D0F83" w:rsidRDefault="000D0F83" w:rsidP="005241E2">
      <w:pPr>
        <w:pStyle w:val="EndNoteBibliography"/>
        <w:spacing w:line="480" w:lineRule="auto"/>
        <w:ind w:left="720" w:hanging="720"/>
      </w:pPr>
      <w:r w:rsidRPr="000D0F83">
        <w:t>Rogers-Bennett L, Catton CA (2019) Marine heat wave and multiple stressors tip bull kelp forest to sea urchin barrens. Sci Rep 9:15050</w:t>
      </w:r>
    </w:p>
    <w:p w14:paraId="6EA78E84" w14:textId="77777777" w:rsidR="000D0F83" w:rsidRPr="000D0F83" w:rsidRDefault="000D0F83" w:rsidP="005241E2">
      <w:pPr>
        <w:pStyle w:val="EndNoteBibliography"/>
        <w:spacing w:line="480" w:lineRule="auto"/>
        <w:ind w:left="720" w:hanging="720"/>
      </w:pPr>
      <w:r w:rsidRPr="000D0F83">
        <w:t>Sanford E, Sones JL, García-Reyes M, Goddard JHR, Largier JL (2019) Widespread shifts in the coastal biota of northern California during the 2014–2016 marine heatwaves. Scientific Reports 9:4216</w:t>
      </w:r>
    </w:p>
    <w:p w14:paraId="56DA06B3" w14:textId="77777777" w:rsidR="000D0F83" w:rsidRPr="000D0F83" w:rsidRDefault="000D0F83" w:rsidP="005241E2">
      <w:pPr>
        <w:pStyle w:val="EndNoteBibliography"/>
        <w:spacing w:line="480" w:lineRule="auto"/>
        <w:ind w:left="720" w:hanging="720"/>
      </w:pPr>
      <w:r w:rsidRPr="000D0F83">
        <w:t>Scannell HA, Johnson GC, Thompson L, Lyman JM, Riser SC (2020) Subsurface Evolution and Persistence of Marine Heatwaves in the Northeast Pacific. Geophysical Research Letters 47:e2020GL090548</w:t>
      </w:r>
    </w:p>
    <w:p w14:paraId="1B6AC9FC" w14:textId="77777777" w:rsidR="000D0F83" w:rsidRPr="000D0F83" w:rsidRDefault="000D0F83" w:rsidP="005241E2">
      <w:pPr>
        <w:pStyle w:val="EndNoteBibliography"/>
        <w:spacing w:line="480" w:lineRule="auto"/>
        <w:ind w:left="720" w:hanging="720"/>
      </w:pPr>
      <w:r w:rsidRPr="000D0F83">
        <w:t>Schiel DR, Foster MS (2015) The Biology and Ecology of Giant Kelp Forests. University of California Press, Berkeley, CA</w:t>
      </w:r>
    </w:p>
    <w:p w14:paraId="0E9EF0AD" w14:textId="77777777" w:rsidR="000D0F83" w:rsidRPr="000D0F83" w:rsidRDefault="000D0F83" w:rsidP="005241E2">
      <w:pPr>
        <w:pStyle w:val="EndNoteBibliography"/>
        <w:spacing w:line="480" w:lineRule="auto"/>
        <w:ind w:left="720" w:hanging="720"/>
      </w:pPr>
      <w:r w:rsidRPr="000D0F83">
        <w:t>Schindler DE, Armstrong JB, Reed TE (2015) The portfolio concept in ecology and evolution. Frontiers in Ecology and the Environment 15:257-263</w:t>
      </w:r>
    </w:p>
    <w:p w14:paraId="17C75BB6" w14:textId="77777777" w:rsidR="000D0F83" w:rsidRPr="000D0F83" w:rsidRDefault="000D0F83" w:rsidP="005241E2">
      <w:pPr>
        <w:pStyle w:val="EndNoteBibliography"/>
        <w:spacing w:line="480" w:lineRule="auto"/>
        <w:ind w:left="720" w:hanging="720"/>
      </w:pPr>
      <w:r w:rsidRPr="000D0F83">
        <w:lastRenderedPageBreak/>
        <w:t>Schmitt RJ, Holbrook SJ (1990) Contrasting effects of giant kelp on dynamics of surfperch populations. Oecologia 84:419-429</w:t>
      </w:r>
    </w:p>
    <w:p w14:paraId="23851BDB" w14:textId="77777777" w:rsidR="000D0F83" w:rsidRPr="000D0F83" w:rsidRDefault="000D0F83" w:rsidP="005241E2">
      <w:pPr>
        <w:pStyle w:val="EndNoteBibliography"/>
        <w:spacing w:line="480" w:lineRule="auto"/>
        <w:ind w:left="720" w:hanging="720"/>
      </w:pPr>
      <w:r w:rsidRPr="000D0F83">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6E4A959" w14:textId="77777777" w:rsidR="000D0F83" w:rsidRPr="000D0F83" w:rsidRDefault="000D0F83" w:rsidP="005241E2">
      <w:pPr>
        <w:pStyle w:val="EndNoteBibliography"/>
        <w:spacing w:line="480" w:lineRule="auto"/>
        <w:ind w:left="720" w:hanging="720"/>
      </w:pPr>
      <w:r w:rsidRPr="000D0F83">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3CD35953" w14:textId="77777777" w:rsidR="000D0F83" w:rsidRPr="000D0F83" w:rsidRDefault="000D0F83" w:rsidP="005241E2">
      <w:pPr>
        <w:pStyle w:val="EndNoteBibliography"/>
        <w:spacing w:line="480" w:lineRule="auto"/>
        <w:ind w:left="720" w:hanging="720"/>
      </w:pPr>
      <w:r w:rsidRPr="000D0F83">
        <w:t>Smith EAE, Fox MD (2021) Characterizing energy flow in kelp forest food webs: a geochemical review and call for additional research. Ecography</w:t>
      </w:r>
    </w:p>
    <w:p w14:paraId="3D6487C8" w14:textId="77777777" w:rsidR="000D0F83" w:rsidRPr="000D0F83" w:rsidRDefault="000D0F83" w:rsidP="005241E2">
      <w:pPr>
        <w:pStyle w:val="EndNoteBibliography"/>
        <w:spacing w:line="480" w:lineRule="auto"/>
        <w:ind w:left="720" w:hanging="720"/>
      </w:pPr>
      <w:r w:rsidRPr="000D0F83">
        <w:t>Smith JG, Tomoleoni J, Staedler M, Lyon S, Fujii J, Tinker MT (2021) Behavioral responses across a mosaic of ecosystem states restructure a sea otter-urchin trophic cascade. Proc Natl Acad Sci U S A 118</w:t>
      </w:r>
    </w:p>
    <w:p w14:paraId="4FA0C8F4" w14:textId="77777777" w:rsidR="000D0F83" w:rsidRPr="000D0F83" w:rsidRDefault="000D0F83" w:rsidP="005241E2">
      <w:pPr>
        <w:pStyle w:val="EndNoteBibliography"/>
        <w:spacing w:line="480" w:lineRule="auto"/>
        <w:ind w:left="720" w:hanging="720"/>
      </w:pPr>
      <w:r w:rsidRPr="000D0F83">
        <w:t>Straub SC, Wernberg T, Thomsen MS, Moore PJ, Burrows MT, Harvey BP, Smale DA (2019) Resistance, Extinction, and Everything in Between – The Diverse Responses of Seaweeds to Marine Heatwaves. Frontiers in Marine Science 6</w:t>
      </w:r>
    </w:p>
    <w:p w14:paraId="4F72552A" w14:textId="77777777" w:rsidR="000D0F83" w:rsidRPr="000D0F83" w:rsidRDefault="000D0F83" w:rsidP="005241E2">
      <w:pPr>
        <w:pStyle w:val="EndNoteBibliography"/>
        <w:spacing w:line="480" w:lineRule="auto"/>
        <w:ind w:left="720" w:hanging="720"/>
      </w:pPr>
      <w:r w:rsidRPr="000D0F83">
        <w:t>Thorson JT, Scheuerell MD, Olden JD, Schindler DE (2018) Spatial heterogeneity contributes more to portfolio effects than species variability in bottom-associated marine fishes. Proceedings of the Royal Society B: Biological Sciences 285:20180915</w:t>
      </w:r>
    </w:p>
    <w:p w14:paraId="7B8A6FF3" w14:textId="77777777" w:rsidR="000D0F83" w:rsidRPr="000D0F83" w:rsidRDefault="000D0F83" w:rsidP="005241E2">
      <w:pPr>
        <w:pStyle w:val="EndNoteBibliography"/>
        <w:spacing w:line="480" w:lineRule="auto"/>
        <w:ind w:left="720" w:hanging="720"/>
      </w:pPr>
      <w:r w:rsidRPr="000D0F83">
        <w:t>Uthicke S, Schaffelke B, Byrne M (2009) A boom–bust phylum? Ecological and evolutionary consequences of density variations in echinoderms. Ecological Monographs 79:3-24</w:t>
      </w:r>
    </w:p>
    <w:p w14:paraId="3C80BDCB" w14:textId="77777777" w:rsidR="000D0F83" w:rsidRPr="000D0F83" w:rsidRDefault="000D0F83" w:rsidP="005241E2">
      <w:pPr>
        <w:pStyle w:val="EndNoteBibliography"/>
        <w:spacing w:line="480" w:lineRule="auto"/>
        <w:ind w:left="720" w:hanging="720"/>
      </w:pPr>
      <w:r w:rsidRPr="000D0F83">
        <w:lastRenderedPageBreak/>
        <w:t xml:space="preserve">Van Wagenen RF (2015) Washington Coastal kelp resources—port townsend to the Columbia River, summer 2014. Washington Department of Natural Resources, Olympia. </w:t>
      </w:r>
    </w:p>
    <w:p w14:paraId="53F6A7F5" w14:textId="635E7F6C" w:rsidR="000D0F83" w:rsidRPr="000D0F83" w:rsidRDefault="000D0F83" w:rsidP="005241E2">
      <w:pPr>
        <w:pStyle w:val="EndNoteBibliography"/>
        <w:spacing w:line="480" w:lineRule="auto"/>
        <w:ind w:left="720" w:hanging="720"/>
      </w:pPr>
      <w:r w:rsidRPr="000D0F83">
        <w:t xml:space="preserve">WADNR (2017) Kelp monitoring—Olympic Peninsula,  Washington State Department of Natural Resources, Olympia, WA. </w:t>
      </w:r>
      <w:hyperlink r:id="rId9" w:history="1">
        <w:r w:rsidRPr="000D0F83">
          <w:rPr>
            <w:rStyle w:val="Hyperlink"/>
          </w:rPr>
          <w:t>http://data-wadnr</w:t>
        </w:r>
      </w:hyperlink>
      <w:r w:rsidRPr="000D0F83">
        <w:t xml:space="preserve"> .opend ata.arcgi s.com/datas ets/kelp-monit oring -olympic-penin sula Accessed: 1 Sept 2017. </w:t>
      </w:r>
    </w:p>
    <w:p w14:paraId="79DB3899" w14:textId="77777777" w:rsidR="000D0F83" w:rsidRPr="000D0F83" w:rsidRDefault="000D0F83" w:rsidP="005241E2">
      <w:pPr>
        <w:pStyle w:val="EndNoteBibliography"/>
        <w:spacing w:line="480" w:lineRule="auto"/>
        <w:ind w:left="720" w:hanging="720"/>
      </w:pPr>
      <w:r w:rsidRPr="000D0F83">
        <w:t>Wallace FR, Hoffmann A, Tagart J (1999) Status of the black rockfish resource in 1999. Pacific Fishery Management Council</w:t>
      </w:r>
    </w:p>
    <w:p w14:paraId="234CA5E0" w14:textId="77777777" w:rsidR="000D0F83" w:rsidRPr="000D0F83" w:rsidRDefault="000D0F83" w:rsidP="005241E2">
      <w:pPr>
        <w:pStyle w:val="EndNoteBibliography"/>
        <w:spacing w:line="480" w:lineRule="auto"/>
        <w:ind w:left="720" w:hanging="720"/>
      </w:pPr>
      <w:r w:rsidRPr="000D0F83">
        <w:t>Walter JA, Castorani MCN, Bell TW, Sheppard Lawrence W, Cavanaugh KC, Reuman DC (2022) Tail-dependent spatial synchrony arises from nonlinear driver–response relationships. Ecology Letters 00:1-13</w:t>
      </w:r>
    </w:p>
    <w:p w14:paraId="459AE094" w14:textId="77777777" w:rsidR="000D0F83" w:rsidRPr="000D0F83" w:rsidRDefault="000D0F83" w:rsidP="005241E2">
      <w:pPr>
        <w:pStyle w:val="EndNoteBibliography"/>
        <w:spacing w:line="480" w:lineRule="auto"/>
        <w:ind w:left="720" w:hanging="720"/>
      </w:pPr>
      <w:r w:rsidRPr="000D0F83">
        <w:t>Watson J, Estes JA (2011) Stability, resilience, and phase shifts in rocky subtidal communities along the west coast of Vancouver Island, Canada. Ecological Monographs 81:215-239</w:t>
      </w:r>
    </w:p>
    <w:p w14:paraId="483A92F9" w14:textId="77777777" w:rsidR="000D0F83" w:rsidRPr="000D0F83" w:rsidRDefault="000D0F83" w:rsidP="005241E2">
      <w:pPr>
        <w:pStyle w:val="EndNoteBibliography"/>
        <w:spacing w:line="480" w:lineRule="auto"/>
        <w:ind w:left="720" w:hanging="720"/>
      </w:pPr>
      <w:r w:rsidRPr="000D0F83">
        <w:t>Weigel BL, Pfister CA (2021) The dynamics and stoichiometry of dissolved organic carbon release by kelp. Ecology 102:e03221</w:t>
      </w:r>
    </w:p>
    <w:p w14:paraId="633855AE" w14:textId="77777777" w:rsidR="000D0F83" w:rsidRPr="000D0F83" w:rsidRDefault="000D0F83" w:rsidP="005241E2">
      <w:pPr>
        <w:pStyle w:val="EndNoteBibliography"/>
        <w:spacing w:line="480" w:lineRule="auto"/>
        <w:ind w:left="720" w:hanging="720"/>
      </w:pPr>
      <w:r w:rsidRPr="000D0F83">
        <w:t>Williams JP, Claisse JT, Pondella DJ, II, Williams CM, Robart MJ, Scholz Z, Jaco EM, Ford T, Burdick H, Witting D (2021) Sea urchin mass mortality rapidly restores kelp forest communities. Marine Ecology Progress Series 664:117-131</w:t>
      </w:r>
    </w:p>
    <w:p w14:paraId="6DF572BD" w14:textId="77777777" w:rsidR="000D0F83" w:rsidRPr="000D0F83" w:rsidRDefault="000D0F83" w:rsidP="005241E2">
      <w:pPr>
        <w:pStyle w:val="EndNoteBibliography"/>
        <w:spacing w:line="480" w:lineRule="auto"/>
        <w:ind w:left="720" w:hanging="720"/>
      </w:pPr>
      <w:r w:rsidRPr="000D0F83">
        <w:t>Wilmers CC, Estes JA, Edwards M, Laidre KL, Konar B (2012) Do trophic cascades affect the storage and flux of atmospheric carbon? An analysis of sea otters and kelp forests. Frontiers in Ecology and the Environment 10:409-415</w:t>
      </w:r>
    </w:p>
    <w:p w14:paraId="773F4EC1" w14:textId="284B5B2C" w:rsidR="00471A3D" w:rsidRDefault="00985276" w:rsidP="005241E2">
      <w:r>
        <w:fldChar w:fldCharType="end"/>
      </w:r>
      <w:r w:rsidR="00EF0B3C">
        <w:br w:type="page"/>
      </w:r>
    </w:p>
    <w:p w14:paraId="52BD4563" w14:textId="77777777" w:rsidR="00471A3D" w:rsidRDefault="00EF0B3C">
      <w:pPr>
        <w:pStyle w:val="Heading1"/>
      </w:pPr>
      <w:bookmarkStart w:id="28" w:name="_x7i6qakwgxpk" w:colFirst="0" w:colLast="0"/>
      <w:bookmarkEnd w:id="28"/>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9" w:name="_xh2yuyi7vi5o" w:colFirst="0" w:colLast="0"/>
      <w:bookmarkEnd w:id="29"/>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30" w:name="_mtrc7z2fgaa" w:colFirst="0" w:colLast="0"/>
      <w:bookmarkEnd w:id="30"/>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31" w:name="_mt07ceww4l6x" w:colFirst="0" w:colLast="0"/>
      <w:bookmarkEnd w:id="31"/>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32" w:name="_4bme7ouk12lb" w:colFirst="0" w:colLast="0"/>
      <w:bookmarkEnd w:id="32"/>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33" w:name="_7xmf17j1uw2r" w:colFirst="0" w:colLast="0"/>
      <w:bookmarkEnd w:id="33"/>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34" w:author="Nick.Tolimieri"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35" w:name="_eftbkgdry3s2" w:colFirst="0" w:colLast="0"/>
      <w:bookmarkEnd w:id="35"/>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4D317627"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4C1292" w14:textId="77777777" w:rsidR="00D56BFF" w:rsidRDefault="00D56BFF">
      <w:pPr>
        <w:spacing w:line="240" w:lineRule="auto"/>
      </w:pPr>
      <w:r>
        <w:separator/>
      </w:r>
    </w:p>
  </w:endnote>
  <w:endnote w:type="continuationSeparator" w:id="0">
    <w:p w14:paraId="68F487E6" w14:textId="77777777" w:rsidR="00D56BFF" w:rsidRDefault="00D56B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2CE360F4" w:rsidR="00903F4B" w:rsidRDefault="00903F4B">
        <w:pPr>
          <w:pStyle w:val="Footer"/>
          <w:jc w:val="center"/>
        </w:pPr>
        <w:r>
          <w:fldChar w:fldCharType="begin"/>
        </w:r>
        <w:r>
          <w:instrText xml:space="preserve"> PAGE   \* MERGEFORMAT </w:instrText>
        </w:r>
        <w:r>
          <w:fldChar w:fldCharType="separate"/>
        </w:r>
        <w:r w:rsidR="00DB700E">
          <w:rPr>
            <w:noProof/>
          </w:rPr>
          <w:t>21</w:t>
        </w:r>
        <w:r>
          <w:rPr>
            <w:noProof/>
          </w:rPr>
          <w:fldChar w:fldCharType="end"/>
        </w:r>
      </w:p>
    </w:sdtContent>
  </w:sdt>
  <w:p w14:paraId="06AEA31B" w14:textId="629E2D02" w:rsidR="00903F4B" w:rsidRDefault="00903F4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D042D" w14:textId="77777777" w:rsidR="00D56BFF" w:rsidRDefault="00D56BFF">
      <w:pPr>
        <w:spacing w:line="240" w:lineRule="auto"/>
      </w:pPr>
      <w:r>
        <w:separator/>
      </w:r>
    </w:p>
  </w:footnote>
  <w:footnote w:type="continuationSeparator" w:id="0">
    <w:p w14:paraId="361AA5B1" w14:textId="77777777" w:rsidR="00D56BFF" w:rsidRDefault="00D56B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4003B8" w:rsidRDefault="004003B8">
    <w:pPr>
      <w:pStyle w:val="Header"/>
    </w:pPr>
    <w:r>
      <w:t>M</w:t>
    </w:r>
    <w:r w:rsidR="00E458B4">
      <w:t>H</w:t>
    </w:r>
    <w:r>
      <w:t>W, SSWS, and Washington Kelp Forests</w:t>
    </w:r>
  </w:p>
  <w:p w14:paraId="74E2BB90" w14:textId="77777777" w:rsidR="004003B8" w:rsidRDefault="00400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539&lt;/item&gt;&lt;item&gt;8675&lt;/item&gt;&lt;item&gt;8680&lt;/item&gt;&lt;item&gt;8681&lt;/item&gt;&lt;item&gt;8682&lt;/item&gt;&lt;item&gt;8683&lt;/item&gt;&lt;item&gt;8684&lt;/item&gt;&lt;item&gt;8691&lt;/item&gt;&lt;item&gt;8693&lt;/item&gt;&lt;item&gt;8694&lt;/item&gt;&lt;item&gt;8701&lt;/item&gt;&lt;item&gt;8703&lt;/item&gt;&lt;item&gt;8708&lt;/item&gt;&lt;item&gt;8711&lt;/item&gt;&lt;item&gt;8978&lt;/item&gt;&lt;item&gt;8987&lt;/item&gt;&lt;item&gt;9062&lt;/item&gt;&lt;item&gt;9063&lt;/item&gt;&lt;item&gt;9067&lt;/item&gt;&lt;item&gt;9069&lt;/item&gt;&lt;item&gt;9074&lt;/item&gt;&lt;item&gt;9076&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2&lt;/item&gt;&lt;item&gt;9113&lt;/item&gt;&lt;item&gt;9114&lt;/item&gt;&lt;item&gt;9115&lt;/item&gt;&lt;item&gt;9118&lt;/item&gt;&lt;item&gt;9121&lt;/item&gt;&lt;item&gt;9122&lt;/item&gt;&lt;item&gt;9128&lt;/item&gt;&lt;item&gt;9130&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69BD"/>
    <w:rsid w:val="004F7179"/>
    <w:rsid w:val="00500A49"/>
    <w:rsid w:val="005032AD"/>
    <w:rsid w:val="005056B6"/>
    <w:rsid w:val="00505DA7"/>
    <w:rsid w:val="005132B4"/>
    <w:rsid w:val="00513BEC"/>
    <w:rsid w:val="00517E1A"/>
    <w:rsid w:val="005241E2"/>
    <w:rsid w:val="005272B1"/>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E26"/>
    <w:rsid w:val="005B0D8C"/>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1108"/>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74561"/>
    <w:rsid w:val="00A77569"/>
    <w:rsid w:val="00A77CCD"/>
    <w:rsid w:val="00A95862"/>
    <w:rsid w:val="00A960F3"/>
    <w:rsid w:val="00AA4B62"/>
    <w:rsid w:val="00AC1C0B"/>
    <w:rsid w:val="00AC1EC9"/>
    <w:rsid w:val="00AD0B4B"/>
    <w:rsid w:val="00AD50E7"/>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56BFF"/>
    <w:rsid w:val="00D60B7A"/>
    <w:rsid w:val="00D6342E"/>
    <w:rsid w:val="00D7682F"/>
    <w:rsid w:val="00D844E2"/>
    <w:rsid w:val="00D86E80"/>
    <w:rsid w:val="00D976F6"/>
    <w:rsid w:val="00D97A8B"/>
    <w:rsid w:val="00DB5A47"/>
    <w:rsid w:val="00DB66C3"/>
    <w:rsid w:val="00DB700E"/>
    <w:rsid w:val="00DC6165"/>
    <w:rsid w:val="00DD1DFC"/>
    <w:rsid w:val="00DF3406"/>
    <w:rsid w:val="00E03642"/>
    <w:rsid w:val="00E04C2B"/>
    <w:rsid w:val="00E0712B"/>
    <w:rsid w:val="00E17915"/>
    <w:rsid w:val="00E213AA"/>
    <w:rsid w:val="00E24698"/>
    <w:rsid w:val="00E258D6"/>
    <w:rsid w:val="00E41B65"/>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35AB1-4726-4DFA-A95C-DDA90B023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18461</Words>
  <Characters>105230</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4</cp:revision>
  <dcterms:created xsi:type="dcterms:W3CDTF">2022-08-26T18:39:00Z</dcterms:created>
  <dcterms:modified xsi:type="dcterms:W3CDTF">2022-08-31T23:02:00Z</dcterms:modified>
</cp:coreProperties>
</file>