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44CCA631" w:rsidR="00471A3D" w:rsidRDefault="00B603C2" w:rsidP="003C3808">
      <w:pPr>
        <w:pStyle w:val="Heading1"/>
        <w:spacing w:line="360" w:lineRule="auto"/>
        <w:jc w:val="center"/>
      </w:pPr>
      <w:r>
        <w:t>Changes in</w:t>
      </w:r>
      <w:r w:rsidR="00EF0B3C">
        <w:t xml:space="preserve"> kelp forest communities along the coast of Washington, </w:t>
      </w:r>
      <w:r w:rsidR="00D60B7A">
        <w:t>USA</w:t>
      </w:r>
      <w:r w:rsidR="00EF0B3C">
        <w:t xml:space="preserve"> </w:t>
      </w:r>
      <w:r>
        <w:t xml:space="preserve">during and after </w:t>
      </w:r>
      <w:r w:rsidR="00EF0B3C">
        <w:t xml:space="preserve">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69DE41D5" w:rsidR="00471A3D" w:rsidRDefault="00EF0B3C">
      <w:pPr>
        <w:spacing w:line="276" w:lineRule="auto"/>
      </w:pPr>
      <w:r>
        <w:t>Shelton</w:t>
      </w:r>
      <w:r>
        <w:rPr>
          <w:vertAlign w:val="superscript"/>
        </w:rPr>
        <w:t>1</w:t>
      </w:r>
      <w:r>
        <w:t>, Andrew</w:t>
      </w:r>
      <w:r w:rsidR="005E1AB2">
        <w:t xml:space="preserve"> O.</w:t>
      </w:r>
    </w:p>
    <w:p w14:paraId="11517127" w14:textId="4671EBEF" w:rsidR="00471A3D" w:rsidRDefault="00EF0B3C">
      <w:pPr>
        <w:spacing w:line="276" w:lineRule="auto"/>
      </w:pPr>
      <w:r>
        <w:t>Samhouri</w:t>
      </w:r>
      <w:r>
        <w:rPr>
          <w:vertAlign w:val="superscript"/>
        </w:rPr>
        <w:t>1</w:t>
      </w:r>
      <w:r>
        <w:t xml:space="preserve">, </w:t>
      </w:r>
      <w:proofErr w:type="spellStart"/>
      <w:r>
        <w:t>Jameal</w:t>
      </w:r>
      <w:proofErr w:type="spellEnd"/>
      <w:r w:rsidR="005E1AB2">
        <w:t xml:space="preserve"> F.</w:t>
      </w:r>
    </w:p>
    <w:p w14:paraId="7C6E9FC2" w14:textId="6EA785CA" w:rsidR="00471A3D" w:rsidRDefault="00EF0B3C">
      <w:pPr>
        <w:spacing w:line="276" w:lineRule="auto"/>
      </w:pPr>
      <w:r>
        <w:t>Harvey</w:t>
      </w:r>
      <w:r>
        <w:rPr>
          <w:vertAlign w:val="superscript"/>
        </w:rPr>
        <w:t>1</w:t>
      </w:r>
      <w:r>
        <w:t>, Chris</w:t>
      </w:r>
      <w:r w:rsidR="005E1AB2">
        <w:t xml:space="preserve"> J.</w:t>
      </w:r>
    </w:p>
    <w:p w14:paraId="3AF3D754" w14:textId="6CC9E27E" w:rsidR="00471A3D" w:rsidRDefault="00EF0B3C">
      <w:pPr>
        <w:spacing w:line="276" w:lineRule="auto"/>
      </w:pPr>
      <w:r>
        <w:t>Feist</w:t>
      </w:r>
      <w:r>
        <w:rPr>
          <w:vertAlign w:val="superscript"/>
        </w:rPr>
        <w:t>1</w:t>
      </w:r>
      <w:r>
        <w:t xml:space="preserve"> Blake</w:t>
      </w:r>
      <w:r w:rsidR="005E1AB2">
        <w:t xml:space="preserve"> E.</w:t>
      </w:r>
    </w:p>
    <w:p w14:paraId="3798831D" w14:textId="238E6552" w:rsidR="00471A3D" w:rsidRDefault="00EF0B3C">
      <w:pPr>
        <w:spacing w:line="276" w:lineRule="auto"/>
      </w:pPr>
      <w:r w:rsidRPr="00BD073A">
        <w:t>Williams</w:t>
      </w:r>
      <w:r w:rsidRPr="00BD073A">
        <w:rPr>
          <w:vertAlign w:val="superscript"/>
        </w:rPr>
        <w:t>2</w:t>
      </w:r>
      <w:r w:rsidRPr="00BD073A">
        <w:t>, Greg</w:t>
      </w:r>
      <w:r w:rsidR="005E1AB2">
        <w:t>ory D.</w:t>
      </w:r>
    </w:p>
    <w:p w14:paraId="70EAC1F4" w14:textId="7CAED246" w:rsidR="00471A3D" w:rsidRDefault="00EF0B3C">
      <w:pPr>
        <w:spacing w:line="276" w:lineRule="auto"/>
      </w:pPr>
      <w:r>
        <w:t>Andrews</w:t>
      </w:r>
      <w:r>
        <w:rPr>
          <w:vertAlign w:val="superscript"/>
        </w:rPr>
        <w:t>1</w:t>
      </w:r>
      <w:r>
        <w:t>, Kelly</w:t>
      </w:r>
      <w:r w:rsidR="005E1AB2">
        <w:t xml:space="preserve"> S.</w:t>
      </w:r>
    </w:p>
    <w:p w14:paraId="791FA659" w14:textId="0CEB459B" w:rsidR="00471A3D" w:rsidRDefault="00EF0B3C">
      <w:pPr>
        <w:spacing w:line="276" w:lineRule="auto"/>
      </w:pPr>
      <w:r>
        <w:t>Frick</w:t>
      </w:r>
      <w:r>
        <w:rPr>
          <w:vertAlign w:val="superscript"/>
        </w:rPr>
        <w:t>3</w:t>
      </w:r>
      <w:r>
        <w:t>, Kinsey</w:t>
      </w:r>
      <w:r w:rsidR="00953E87">
        <w:t xml:space="preserve"> E.</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532909DB" w:rsidR="00471A3D" w:rsidRDefault="00EF0B3C">
      <w:pPr>
        <w:spacing w:line="276" w:lineRule="auto"/>
      </w:pPr>
      <w:r>
        <w:t>Berry</w:t>
      </w:r>
      <w:r>
        <w:rPr>
          <w:vertAlign w:val="superscript"/>
        </w:rPr>
        <w:t>6</w:t>
      </w:r>
      <w:r w:rsidR="00442DFD">
        <w:t>, He</w:t>
      </w:r>
      <w:r>
        <w:t>len</w:t>
      </w:r>
      <w:r w:rsidR="00953E87">
        <w:t xml:space="preserve"> D.</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0" w:name="_bhqt7pcerkj" w:colFirst="0" w:colLast="0"/>
      <w:bookmarkEnd w:id="0"/>
      <w:r>
        <w:br w:type="page"/>
      </w:r>
      <w:r>
        <w:lastRenderedPageBreak/>
        <w:t>Abstract</w:t>
      </w:r>
    </w:p>
    <w:p w14:paraId="43C65C02" w14:textId="2BD25E23" w:rsidR="00B91C6D" w:rsidRDefault="005D28F9" w:rsidP="00B91C6D">
      <w:pPr>
        <w:spacing w:line="360" w:lineRule="auto"/>
      </w:pPr>
      <w:r w:rsidRPr="005D28F9">
        <w:t>Canopy-forming kelps are foundation species in many coastal ecosystems, but</w:t>
      </w:r>
      <w:r w:rsidR="004421A7">
        <w:t xml:space="preserve"> kelp-forest</w:t>
      </w:r>
      <w:r w:rsidR="00846C2E">
        <w:t xml:space="preserve"> communities</w:t>
      </w:r>
      <w:r w:rsidRPr="005D28F9">
        <w:t xml:space="preserve"> are subject to abrupt state changes caused by environmental drivers</w:t>
      </w:r>
      <w:r w:rsidR="00F50B57">
        <w:t xml:space="preserve"> and</w:t>
      </w:r>
      <w:r w:rsidRPr="005D28F9">
        <w:t xml:space="preserve"> trophic dynamics.</w:t>
      </w:r>
      <w:r>
        <w:t xml:space="preserve"> </w:t>
      </w:r>
      <w:r w:rsidR="00EF0B3C">
        <w:t xml:space="preserve">We examined </w:t>
      </w:r>
      <w:r w:rsidR="00B603C2">
        <w:t>changes in</w:t>
      </w:r>
      <w:r w:rsidR="00EF0B3C">
        <w:t xml:space="preserve"> kelp communities</w:t>
      </w:r>
      <w:r>
        <w:t xml:space="preserve"> at five sites</w:t>
      </w:r>
      <w:r w:rsidR="00EF0B3C">
        <w:t xml:space="preserve"> along the</w:t>
      </w:r>
      <w:r w:rsidR="007F3AF4">
        <w:t xml:space="preserve"> Olympic C</w:t>
      </w:r>
      <w:r w:rsidR="00EF0B3C">
        <w:t xml:space="preserve">oast of Washington State, </w:t>
      </w:r>
      <w:r w:rsidR="00D60B7A">
        <w:t>USA</w:t>
      </w:r>
      <w:r w:rsidR="00EF0B3C">
        <w:t xml:space="preserve"> </w:t>
      </w:r>
      <w:r w:rsidR="00B603C2">
        <w:t xml:space="preserve">during and following </w:t>
      </w:r>
      <w:r w:rsidR="00EF0B3C">
        <w:t>the recent perturbations of anomalous warm</w:t>
      </w:r>
      <w:r w:rsidR="00E258D6">
        <w:t>-water</w:t>
      </w:r>
      <w:r w:rsidR="00EF0B3C">
        <w:t xml:space="preserve"> events and sea star wasting </w:t>
      </w:r>
      <w:r w:rsidR="000C02D6">
        <w:t xml:space="preserve">syndrome </w:t>
      </w:r>
      <w:r w:rsidR="00301A54">
        <w:t>(SSWS)</w:t>
      </w:r>
      <w:r w:rsidR="00EF0B3C">
        <w:t xml:space="preserve">. Anomalously warm </w:t>
      </w:r>
      <w:r w:rsidR="00626871">
        <w:t>water</w:t>
      </w:r>
      <w:r w:rsidR="00EF0B3C">
        <w:t xml:space="preserve"> in 2013 and 2014 corresponded with a loss of approximately 50% of</w:t>
      </w:r>
      <w:r w:rsidR="00C029D4">
        <w:t xml:space="preserve">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C029D4">
        <w:t xml:space="preserve"> canopy</w:t>
      </w:r>
      <w:r w:rsidR="004A1D51">
        <w:t xml:space="preserve">. However, the canopy quickly </w:t>
      </w:r>
      <w:r w:rsidR="00EF0B3C">
        <w:t>recovered, and stipe density increased after 201</w:t>
      </w:r>
      <w:r w:rsidR="00EF0B3C" w:rsidRPr="002623AD">
        <w:rPr>
          <w:color w:val="000000" w:themeColor="text1"/>
        </w:rPr>
        <w:t xml:space="preserve">5. </w:t>
      </w:r>
      <w:r w:rsidR="00E24792">
        <w:rPr>
          <w:color w:val="000000" w:themeColor="text1"/>
        </w:rPr>
        <w:t xml:space="preserve">Purple sea urchins </w:t>
      </w:r>
      <w:proofErr w:type="spellStart"/>
      <w:r w:rsidR="00E24792" w:rsidRPr="002623AD">
        <w:rPr>
          <w:i/>
          <w:color w:val="000000" w:themeColor="text1"/>
        </w:rPr>
        <w:t>Strongylocentrotus</w:t>
      </w:r>
      <w:proofErr w:type="spellEnd"/>
      <w:r w:rsidR="00E24792" w:rsidRPr="002623AD">
        <w:rPr>
          <w:i/>
          <w:color w:val="000000" w:themeColor="text1"/>
        </w:rPr>
        <w:t xml:space="preserve"> </w:t>
      </w:r>
      <w:proofErr w:type="spellStart"/>
      <w:r w:rsidR="00E24792" w:rsidRPr="002623AD">
        <w:rPr>
          <w:i/>
          <w:color w:val="000000" w:themeColor="text1"/>
        </w:rPr>
        <w:t>purpuratus</w:t>
      </w:r>
      <w:proofErr w:type="spellEnd"/>
      <w:r w:rsidR="00E24792">
        <w:rPr>
          <w:color w:val="000000" w:themeColor="text1"/>
        </w:rPr>
        <w:t xml:space="preserve"> </w:t>
      </w:r>
      <w:r w:rsidR="00F50B57">
        <w:rPr>
          <w:color w:val="000000" w:themeColor="text1"/>
        </w:rPr>
        <w:t>increased</w:t>
      </w:r>
      <w:r w:rsidR="00EF0B3C" w:rsidRPr="002623AD">
        <w:rPr>
          <w:color w:val="000000" w:themeColor="text1"/>
        </w:rPr>
        <w:t xml:space="preserve"> </w:t>
      </w:r>
      <w:r w:rsidR="00E24792">
        <w:rPr>
          <w:color w:val="000000" w:themeColor="text1"/>
        </w:rPr>
        <w:t>in density 1</w:t>
      </w:r>
      <w:r w:rsidR="00EF0B3C" w:rsidRPr="002623AD">
        <w:rPr>
          <w:color w:val="000000" w:themeColor="text1"/>
        </w:rPr>
        <w:t>6</w:t>
      </w:r>
      <w:r w:rsidR="001328F7" w:rsidRPr="002623AD">
        <w:rPr>
          <w:color w:val="000000" w:themeColor="text1"/>
        </w:rPr>
        <w:t>4</w:t>
      </w:r>
      <w:r w:rsidR="00EF0B3C" w:rsidRPr="002623AD">
        <w:rPr>
          <w:color w:val="000000" w:themeColor="text1"/>
        </w:rPr>
        <w:t xml:space="preserve">-fold, </w:t>
      </w:r>
      <w:r w:rsidR="000436A3" w:rsidRPr="002623AD">
        <w:rPr>
          <w:color w:val="000000" w:themeColor="text1"/>
        </w:rPr>
        <w:t xml:space="preserve">largely at one site, </w:t>
      </w:r>
      <w:r w:rsidR="00EF0B3C" w:rsidRPr="002623AD">
        <w:rPr>
          <w:color w:val="000000" w:themeColor="text1"/>
        </w:rPr>
        <w:t xml:space="preserve">but this increase </w:t>
      </w:r>
      <w:r w:rsidR="00301A54" w:rsidRPr="002623AD">
        <w:rPr>
          <w:color w:val="000000" w:themeColor="text1"/>
        </w:rPr>
        <w:t>was</w:t>
      </w:r>
      <w:r w:rsidR="00407500">
        <w:rPr>
          <w:color w:val="000000" w:themeColor="text1"/>
        </w:rPr>
        <w:t xml:space="preserve"> first</w:t>
      </w:r>
      <w:r w:rsidR="00301A54" w:rsidRPr="002623AD">
        <w:rPr>
          <w:color w:val="000000" w:themeColor="text1"/>
        </w:rPr>
        <w:t xml:space="preserve"> observed in</w:t>
      </w:r>
      <w:r w:rsidR="00EF0B3C" w:rsidRPr="002623AD">
        <w:rPr>
          <w:color w:val="000000" w:themeColor="text1"/>
        </w:rPr>
        <w:t xml:space="preserve"> 2017 and peaked in 2019, after the </w:t>
      </w:r>
      <w:r w:rsidR="003B27C5">
        <w:rPr>
          <w:color w:val="000000" w:themeColor="text1"/>
        </w:rPr>
        <w:t>warm period</w:t>
      </w:r>
      <w:r w:rsidR="00EF0B3C" w:rsidRPr="002623AD">
        <w:rPr>
          <w:color w:val="000000" w:themeColor="text1"/>
        </w:rPr>
        <w:t xml:space="preserve">. </w:t>
      </w:r>
      <w:r w:rsidR="00626871">
        <w:rPr>
          <w:color w:val="000000" w:themeColor="text1"/>
        </w:rPr>
        <w:t>S</w:t>
      </w:r>
      <w:r w:rsidR="00EF0B3C">
        <w:t>ea star</w:t>
      </w:r>
      <w:r w:rsidR="00626871">
        <w:t>s</w:t>
      </w:r>
      <w:r w:rsidR="00EF0B3C">
        <w:t xml:space="preserve"> </w:t>
      </w:r>
      <w:r w:rsidR="00626871">
        <w:t xml:space="preserve">did not show recovery </w:t>
      </w:r>
      <w:r w:rsidR="00DB5A47">
        <w:t xml:space="preserve">from </w:t>
      </w:r>
      <w:r w:rsidR="00301A54">
        <w:t>SSWS</w:t>
      </w:r>
      <w:r w:rsidR="00DB5A47">
        <w:t xml:space="preserve">, </w:t>
      </w:r>
      <w:r w:rsidR="00EF0B3C">
        <w:t>with several species</w:t>
      </w:r>
      <w:r w:rsidR="00DB5A47">
        <w:t xml:space="preserve"> including </w:t>
      </w:r>
      <w:r w:rsidR="00DB5A47">
        <w:rPr>
          <w:i/>
        </w:rPr>
        <w:t>Pycnopodia helianthoides</w:t>
      </w:r>
      <w:r w:rsidR="00EF0B3C">
        <w:t xml:space="preserve"> continuing to decline. </w:t>
      </w:r>
      <w:r w:rsidR="00626871">
        <w:t>T</w:t>
      </w:r>
      <w:r w:rsidR="00EF0B3C">
        <w:t>he majority of variation in assemblage structure</w:t>
      </w:r>
      <w:r w:rsidR="00626871">
        <w:t xml:space="preserve"> occurred at the site level</w:t>
      </w:r>
      <w:r w:rsidR="00EF0B3C">
        <w:t xml:space="preserve"> for kelps, macroinvertebrates, an</w:t>
      </w:r>
      <w:r w:rsidR="00EF0B3C" w:rsidRPr="00D2241D">
        <w:t xml:space="preserve">d fishes, while year explained most of the variability </w:t>
      </w:r>
      <w:r w:rsidR="00AF7326" w:rsidRPr="00D2241D">
        <w:t>for</w:t>
      </w:r>
      <w:r w:rsidR="00EF0B3C" w:rsidRPr="00D2241D">
        <w:t xml:space="preserve"> </w:t>
      </w:r>
      <w:r w:rsidR="00270453" w:rsidRPr="00D2241D">
        <w:t xml:space="preserve">juvenile </w:t>
      </w:r>
      <w:r w:rsidR="00EF0B3C" w:rsidRPr="00D2241D">
        <w:t>rockfish</w:t>
      </w:r>
      <w:r w:rsidR="00270453" w:rsidRPr="00D2241D">
        <w:t>es</w:t>
      </w:r>
      <w:r w:rsidR="00EF0B3C" w:rsidRPr="00D2241D">
        <w:t xml:space="preserve"> (</w:t>
      </w:r>
      <w:r w:rsidR="00EF0B3C" w:rsidRPr="00D2241D">
        <w:rPr>
          <w:i/>
        </w:rPr>
        <w:t>Sebastes</w:t>
      </w:r>
      <w:r w:rsidR="00EF0B3C" w:rsidRPr="00D2241D">
        <w:t xml:space="preserve"> spp.).</w:t>
      </w:r>
      <w:r w:rsidR="003C372A" w:rsidRPr="00D2241D">
        <w:t xml:space="preserve"> </w:t>
      </w:r>
      <w:r w:rsidR="00AE007B" w:rsidRPr="00D2241D">
        <w:t xml:space="preserve">We </w:t>
      </w:r>
      <w:r w:rsidR="00D2241D" w:rsidRPr="00525F7D">
        <w:t>did not see strong top-down effects of urchins on kelp</w:t>
      </w:r>
      <w:r w:rsidRPr="00D2241D">
        <w:t>,</w:t>
      </w:r>
      <w:r w:rsidR="00EF0B3C" w:rsidRPr="00D2241D">
        <w:t xml:space="preserve"> suggest</w:t>
      </w:r>
      <w:r w:rsidRPr="00D2241D">
        <w:t>ing</w:t>
      </w:r>
      <w:r w:rsidR="00EF0B3C" w:rsidRPr="00D2241D">
        <w:t xml:space="preserve"> </w:t>
      </w:r>
      <w:r w:rsidR="00D2241D">
        <w:t xml:space="preserve">that </w:t>
      </w:r>
      <w:r w:rsidR="00EF0B3C" w:rsidRPr="00D2241D">
        <w:t xml:space="preserve">top-down impacts </w:t>
      </w:r>
      <w:r w:rsidR="00D2241D">
        <w:t>were not dominant regionally during this period</w:t>
      </w:r>
      <w:r w:rsidR="00EF0B3C" w:rsidRPr="00D2241D">
        <w:t xml:space="preserve">. </w:t>
      </w:r>
      <w:r w:rsidRPr="00D2241D">
        <w:t xml:space="preserve">In contrast, we found evidence for a bottom-up influence of kelp habitat on juvenile </w:t>
      </w:r>
      <w:r w:rsidR="00EF0B3C" w:rsidRPr="00D2241D">
        <w:t>rockfishes</w:t>
      </w:r>
      <w:r w:rsidRPr="00D2241D">
        <w:t xml:space="preserve">, as </w:t>
      </w:r>
      <w:r w:rsidR="00975309">
        <w:t>rockfish recruits</w:t>
      </w:r>
      <w:r w:rsidR="00EF0B3C" w:rsidRPr="00D2241D">
        <w:t xml:space="preserve"> occur</w:t>
      </w:r>
      <w:r w:rsidRPr="00D2241D">
        <w:t>red with higher probability</w:t>
      </w:r>
      <w:r w:rsidR="00EF0B3C" w:rsidRPr="00D2241D">
        <w:t xml:space="preserve"> where kelp stipe density was high</w:t>
      </w:r>
      <w:r w:rsidR="00975309">
        <w:t>er</w:t>
      </w:r>
      <w:r w:rsidR="00EF0B3C" w:rsidRPr="00D2241D">
        <w:t>.</w:t>
      </w:r>
      <w:r w:rsidR="00B91C6D" w:rsidRPr="00D2241D">
        <w:t xml:space="preserve"> Our a</w:t>
      </w:r>
      <w:r w:rsidR="00B91C6D">
        <w:t xml:space="preserve">nalyses </w:t>
      </w:r>
      <w:r w:rsidR="00331698">
        <w:t>highlight</w:t>
      </w:r>
      <w:r w:rsidR="00B91C6D">
        <w:t xml:space="preserve"> the importance of spatial variation in structuring </w:t>
      </w:r>
      <w:r w:rsidR="00B603C2">
        <w:t>changes in</w:t>
      </w:r>
      <w:r w:rsidR="00B91C6D">
        <w:t xml:space="preserve"> kelp forest communities </w:t>
      </w:r>
      <w:r w:rsidR="00B603C2">
        <w:t xml:space="preserve">associated with </w:t>
      </w:r>
      <w:r w:rsidR="00B91C6D">
        <w:t xml:space="preserve">disturbance and </w:t>
      </w:r>
      <w:r w:rsidR="00626871">
        <w:t xml:space="preserve">suggest </w:t>
      </w:r>
      <w:r w:rsidR="00B91C6D">
        <w:t xml:space="preserve">that it is essential to ensure the protection of a diversity of kelp forests. </w:t>
      </w:r>
    </w:p>
    <w:p w14:paraId="5C1CE27D" w14:textId="77777777" w:rsidR="00B91C6D" w:rsidRDefault="00B91C6D"/>
    <w:p w14:paraId="13C95F9A" w14:textId="74AC83B3" w:rsidR="00471A3D" w:rsidRDefault="009D1439" w:rsidP="009D1439">
      <w:pPr>
        <w:ind w:firstLine="0"/>
      </w:pPr>
      <w:bookmarkStart w:id="1" w:name="_oskcvfm225a6" w:colFirst="0" w:colLast="0"/>
      <w:bookmarkEnd w:id="1"/>
      <w:r>
        <w:t>Key Words: kelp, marine heat wave, sea star wasting syndrome, urchins, rockfish recruitment</w:t>
      </w:r>
      <w:r w:rsidR="00331698">
        <w:t>, microhabitat</w:t>
      </w:r>
      <w:r w:rsidR="00EF0B3C">
        <w:br w:type="page"/>
      </w:r>
    </w:p>
    <w:p w14:paraId="2F654E9E" w14:textId="19162F8F" w:rsidR="00471A3D" w:rsidRDefault="00EF0B3C" w:rsidP="00310026">
      <w:pPr>
        <w:pStyle w:val="Heading1"/>
        <w:numPr>
          <w:ilvl w:val="0"/>
          <w:numId w:val="6"/>
        </w:numPr>
      </w:pPr>
      <w:bookmarkStart w:id="2" w:name="_wxxwabdve5uo" w:colFirst="0" w:colLast="0"/>
      <w:bookmarkEnd w:id="2"/>
      <w:r>
        <w:lastRenderedPageBreak/>
        <w:t xml:space="preserve">Introduction </w:t>
      </w:r>
    </w:p>
    <w:p w14:paraId="56F3B5B6" w14:textId="7ECE403B" w:rsidR="00DC6699" w:rsidRDefault="00713E05">
      <w:bookmarkStart w:id="3" w:name="_gjdgxs" w:colFirst="0" w:colLast="0"/>
      <w:bookmarkEnd w:id="3"/>
      <w:r>
        <w:t>Kelps</w:t>
      </w:r>
      <w:r w:rsidR="00DD540F">
        <w:t xml:space="preserve"> fores</w:t>
      </w:r>
      <w:r w:rsidR="00DD540F" w:rsidRPr="00556BF1">
        <w:t>ts are</w:t>
      </w:r>
      <w:r w:rsidR="00645DF5" w:rsidRPr="00556BF1">
        <w:t xml:space="preserve"> </w:t>
      </w:r>
      <w:r w:rsidR="008124B9" w:rsidRPr="00556BF1">
        <w:t>iconic</w:t>
      </w:r>
      <w:r w:rsidR="00645DF5" w:rsidRPr="00310026">
        <w:t xml:space="preserve"> </w:t>
      </w:r>
      <w:r w:rsidR="008124B9" w:rsidRPr="00556BF1">
        <w:t xml:space="preserve">nearshore habitats </w:t>
      </w:r>
      <w:r w:rsidR="00DD540F" w:rsidRPr="00556BF1">
        <w:t>found</w:t>
      </w:r>
      <w:r w:rsidR="00954CB3">
        <w:t xml:space="preserve"> in </w:t>
      </w:r>
      <w:r w:rsidR="00954CB3" w:rsidRPr="008124B9">
        <w:t>temperate</w:t>
      </w:r>
      <w:r w:rsidR="00954CB3">
        <w:t xml:space="preserve"> and subpolar</w:t>
      </w:r>
      <w:r w:rsidR="00954CB3" w:rsidRPr="008124B9">
        <w:t xml:space="preserve"> waters</w:t>
      </w:r>
      <w:r w:rsidR="00DD540F">
        <w:t xml:space="preserve"> along approximately a quarter of the world’s shorelines</w:t>
      </w:r>
      <w:r w:rsidR="008124B9">
        <w:t xml:space="preserve"> </w:t>
      </w:r>
      <w:r w:rsidR="00E878A1">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r w:rsidR="008124B9">
        <w:t xml:space="preserve">. </w:t>
      </w:r>
      <w:r w:rsidR="00FA700E">
        <w:t>As foundation species</w:t>
      </w:r>
      <w:r w:rsidR="00764B74">
        <w:t xml:space="preserve"> </w: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 </w:instrText>
      </w:r>
      <w:r w:rsidR="0013719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cyBhbmQgdHJlbmRzIGZvciB0aGUgd29ybGTigJlzIGtlbHAgZm9yZXN0czwvdGl0bGU+PHNlY29u
ZGFyeS10aXRsZT5Xb3JsZCBzZWFzOiBhbiBFbnZpcm9ubWVudGFsIGV2YWx1YXRpb24gKFNlY29u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Yi1sb2NhdGlvbj5Mb25kb248L3B1Yi1sb2NhdGlvbj48cHVibGlzaGVyPkFjYWRlbWljIFByZXNz
PC9wdWJsaXNoZXI+PGlzYm4+OTc4LTAtMTItODA1MDUyLTE8L2lzYm4+PHVybHM+PHJlbGF0ZWQt
dXJscz48dXJsPmh0dHBzOi8vd3d3LnNjaWVuY2VkaXJlY3QuY29tL3NjaWVuY2UvYXJ0aWNsZS9w
aWkvQjk3ODAxMjgwNTA1MjEwMDAwMzY8L3VybD48L3JlbGF0ZWQtdXJscz48L3VybHM+PGVsZWN0
cm9uaWMtcmVzb3VyY2UtbnVtPmh0dHBzOi8vZG9pLm9yZy8xMC4xMDE2L0I5NzgtMC0xMi04MDUw
NTItMS4wMDAwMy02PC9lbGVjdHJvbmljLXJlc291cmNlLW51bT48L3JlY29yZD48L0NpdGU+PC9F
bmROb3RlPgB=
</w:fldData>
        </w:fldChar>
      </w:r>
      <w:r w:rsidR="00137191">
        <w:instrText xml:space="preserve"> ADDIN EN.CITE.DATA </w:instrText>
      </w:r>
      <w:r w:rsidR="00137191">
        <w:fldChar w:fldCharType="end"/>
      </w:r>
      <w:r w:rsidR="00E878A1">
        <w:fldChar w:fldCharType="separate"/>
      </w:r>
      <w:r w:rsidR="00E878A1">
        <w:rPr>
          <w:noProof/>
        </w:rPr>
        <w:t>(Teagle et al. 2017, Wernberg et al. 2019)</w:t>
      </w:r>
      <w:r w:rsidR="00E878A1">
        <w:fldChar w:fldCharType="end"/>
      </w:r>
      <w:r w:rsidR="00FA700E">
        <w:t>,</w:t>
      </w:r>
      <w:r w:rsidR="00E734D7">
        <w:t xml:space="preserve"> these l</w:t>
      </w:r>
      <w:r w:rsidR="00FA700E">
        <w:t>arge brown algae</w:t>
      </w:r>
      <w:r w:rsidR="00E734D7">
        <w:t xml:space="preserve"> (</w:t>
      </w:r>
      <w:r w:rsidR="00764B74">
        <w:t xml:space="preserve">primarily order </w:t>
      </w:r>
      <w:proofErr w:type="spellStart"/>
      <w:r w:rsidR="00764B74">
        <w:t>Laminariales</w:t>
      </w:r>
      <w:proofErr w:type="spellEnd"/>
      <w:r w:rsidR="00764B74">
        <w:t xml:space="preserve">) provide </w:t>
      </w:r>
      <w:r w:rsidR="0041566A">
        <w:t>biogenic</w:t>
      </w:r>
      <w:r w:rsidR="00DC6699">
        <w:t xml:space="preserve"> habitat </w:t>
      </w:r>
      <w:r w:rsidR="004775AB">
        <w:t xml:space="preserve">for many species and form the basis of highly </w:t>
      </w:r>
      <w:r w:rsidR="00DC6699">
        <w:t>productiv</w:t>
      </w:r>
      <w:r w:rsidR="004775AB">
        <w:t>e, diverse and complex</w:t>
      </w:r>
      <w:r w:rsidR="00DC6699">
        <w:t xml:space="preserve"> nearshore food web</w:t>
      </w:r>
      <w:r w:rsidR="00D95616">
        <w:t>s</w:t>
      </w:r>
      <w:r w:rsidR="00260681">
        <w:t xml:space="preserve"> </w: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 </w:instrText>
      </w:r>
      <w:r w:rsidR="004C194C">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bC10aXRsZT5FY29ncmFwaHk8L2Z1bGwtdGl0bGU+PC9hbHQtcGVyaW9kaWNhbD48cGFnZXM+ZTA1
NTY2PC9wYWdlcz48dm9sdW1lPjIwMjI8L3ZvbHVtZT48bnVtYmVyPjY8L251bWJlcj48a2V5d29y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b3JkPmZhdHR5LWFjaWQ8L2tleXdvcmQ+PC9rZXl3b3Jkcz48ZGF0ZXM+PHllYXI+MjAyMjwveWVh
cj48cHViLWRhdGVzPjxkYXRlPkp1bjwvZGF0ZT48L3B1Yi1kYXRlcz48L2RhdGVzPjxpc2JuPjA5
MDYtNzU5MDwvaXNibj48YWNjZXNzaW9uLW51bT5XT1M6MDAwNjkxNDU0MDAwMDAxPC9hY2Nlc3Np
b24tbnVtPjx1cmxzPjxyZWxhdGVkLXVybHM+PHVybD4mbHQ7R28gdG8gSVNJJmd0OzovL1dPUzow
MDA2OTE0NTQwMDAwMDE8L3VybD48L3JlbGF0ZWQtdXJscz48L3VybHM+PGVsZWN0cm9uaWMtcmVz
b3VyY2UtbnVtPjEwLjExMTEvZWNvZy4wNTU2NjwvZWxlY3Ryb25pYy1yZXNvdXJjZS1udW0+PGxh
bmd1YWdlPkVuZ2xpc2g8L2xhbmd1YWdlPjwvcmVjb3JkPjwvQ2l0ZT48L0VuZE5vdGU+AG==
</w:fldData>
        </w:fldChar>
      </w:r>
      <w:r w:rsidR="004C194C">
        <w:instrText xml:space="preserve"> ADDIN EN.CITE.DATA </w:instrText>
      </w:r>
      <w:r w:rsidR="004C194C">
        <w:fldChar w:fldCharType="end"/>
      </w:r>
      <w:r w:rsidR="00260681">
        <w:fldChar w:fldCharType="separate"/>
      </w:r>
      <w:r w:rsidR="00310026">
        <w:rPr>
          <w:noProof/>
        </w:rPr>
        <w:t>(Duggins 1988, Duggins et al. 1989, Gabara et al. 2021, Smith &amp; Fox 2022)</w:t>
      </w:r>
      <w:r w:rsidR="00260681">
        <w:fldChar w:fldCharType="end"/>
      </w:r>
      <w:r w:rsidR="004775AB">
        <w:t xml:space="preserve">. Kelps </w:t>
      </w:r>
      <w:r w:rsidR="00DC6699">
        <w:t xml:space="preserve">influence </w:t>
      </w:r>
      <w:r w:rsidR="004775AB">
        <w:t>nearshore</w:t>
      </w:r>
      <w:r w:rsidR="00DC6699">
        <w:t xml:space="preserve"> sedimentation dynamics </w:t>
      </w:r>
      <w:r w:rsidR="00E878A1">
        <w:fldChar w:fldCharType="begin"/>
      </w:r>
      <w:r w:rsidR="0013719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Ser.&lt;/abbr-1&gt;&lt;abbr-2&gt;Mar Ecol Prog Ser&lt;/abbr-2&gt;&lt;/periodical&gt;&lt;alt-periodical&gt;&lt;full-title&gt;Marine Ecology Progress Series&lt;/full-title&gt;&lt;abbr-1&gt;Mar. Ecol. Prog. Ser.&lt;/abbr-1&gt;&lt;abbr-2&gt;Mar Ecol Prog Ser&lt;/abbr-2&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r w:rsidR="00DC6699">
        <w:t xml:space="preserve">, </w:t>
      </w:r>
      <w:r w:rsidR="004775AB">
        <w:t xml:space="preserve">provide </w:t>
      </w:r>
      <w:r w:rsidR="00DC6699">
        <w:t xml:space="preserve">coastal protection from wave energy </w:t>
      </w:r>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r w:rsidR="00DC6699">
        <w:t xml:space="preserve">, and </w:t>
      </w:r>
      <w:r w:rsidR="004775AB">
        <w:t xml:space="preserve">increase </w:t>
      </w:r>
      <w:r w:rsidR="00DC6699">
        <w:t xml:space="preserve">carbon sequestration and buffering against ocean acidification </w: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 </w:instrText>
      </w:r>
      <w:r w:rsidR="0013719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cnktdGl0bGU+PC90aXRsZXM+PHBlcmlvZGljYWw+PGZ1bGwtdGl0bGU+RnJvbnRpZXJzIGluIEVj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(Wilmers et al. 2012, Weigel &amp; Pfister 2021, but see Gallagher et al. 2022)</w:t>
      </w:r>
      <w:r w:rsidR="00E878A1">
        <w:fldChar w:fldCharType="end"/>
      </w:r>
      <w:r w:rsidR="00DC6699">
        <w:t xml:space="preserve">. By fueling nearshore production and providing extensive </w:t>
      </w:r>
      <w:r w:rsidR="005F5A0C">
        <w:t>juvenile a</w:t>
      </w:r>
      <w:r w:rsidR="00DC6699">
        <w:t xml:space="preserve">nd </w:t>
      </w:r>
      <w:r w:rsidR="005F5A0C">
        <w:t>adult</w:t>
      </w:r>
      <w:r w:rsidR="00DC6699">
        <w:t xml:space="preserve"> fish habitat, kelp forests support diverse ecological communities </w: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 </w:instrText>
      </w:r>
      <w:r w:rsidR="0013719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ZmZlY3RzIG9mIGxvY2FsIGRlZm9yZXN0YXRpb24gb24gdGhlIGRpdmVyc2l0eSBhbmQgc3RydWN0
dXJlIG9mIHNvdXRoZXJuIENhbGlmb3JuaWEgZ2lhbnQga2VscCBmb3Jlc3QgZm9vZCB3ZWJzPC90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aWJ1dG9ycz48dGl0bGVzPjx0aXRsZT5UaGUgYmlvbG9neSBhbmQgZWNvbG9neSBvZiBnaWFudCBr
ZWxwIGZvcmVzdHM8L3RpdGxlPjwvdGl0bGVzPjxwYWdlcz40MTY8L3BhZ2VzPjxkYXRlcz48eWVh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137191">
        <w:instrText xml:space="preserve"> ADDIN EN.CITE.DATA </w:instrText>
      </w:r>
      <w:r w:rsidR="00137191">
        <w:fldChar w:fldCharType="end"/>
      </w:r>
      <w:r w:rsidR="00E878A1">
        <w:fldChar w:fldCharType="separate"/>
      </w:r>
      <w:r w:rsidR="00E878A1">
        <w:rPr>
          <w:noProof/>
        </w:rPr>
        <w:t>(Graham 2004, Schiel &amp; Foster 2015, Teagle et al. 2017)</w:t>
      </w:r>
      <w:r w:rsidR="00E878A1">
        <w:fldChar w:fldCharType="end"/>
      </w:r>
      <w:r w:rsidR="00DC6699">
        <w:t xml:space="preserve"> and important commercial, recreational and subsistence fisheries for both fish and invertebrate species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00DC6699">
        <w:t xml:space="preserve">. As many ecosystem-level perturbations are anticipated to intensify under scenarios of climate and ocean change </w:t>
      </w:r>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r w:rsidR="00DC6699">
        <w:t>, maintaining services from kelp forests requires regional</w:t>
      </w:r>
      <w:r w:rsidR="00D6426C">
        <w:t>,</w:t>
      </w:r>
      <w:r w:rsidR="00DC6699">
        <w:t xml:space="preserve"> mechanistic studies to understand dynamic community responses.</w:t>
      </w:r>
    </w:p>
    <w:p w14:paraId="69526AA1" w14:textId="06174D81" w:rsidR="00C45824" w:rsidRDefault="00C17FE3" w:rsidP="000D5157">
      <w:r>
        <w:t>K</w:t>
      </w:r>
      <w:r w:rsidR="00EF0B3C">
        <w:t>elp forest</w:t>
      </w:r>
      <w:r w:rsidR="00EF0B3C" w:rsidRPr="00325DFE">
        <w:t>s</w:t>
      </w:r>
      <w:r w:rsidR="008124B9">
        <w:t xml:space="preserve"> </w:t>
      </w:r>
      <w:r w:rsidR="00EF0B3C">
        <w:t xml:space="preserve">are susceptible to state changes from </w:t>
      </w:r>
      <w:r w:rsidR="00E41B65">
        <w:t>kelp-</w:t>
      </w:r>
      <w:r w:rsidR="003A6A42">
        <w:t xml:space="preserve">dominated </w:t>
      </w:r>
      <w:r w:rsidR="004E5F53">
        <w:t xml:space="preserve">(i.e., kelp forests) </w:t>
      </w:r>
      <w:r w:rsidR="00EF0B3C">
        <w:t xml:space="preserve">to </w:t>
      </w:r>
      <w:r w:rsidR="000A156C">
        <w:t xml:space="preserve">sea </w:t>
      </w:r>
      <w:r w:rsidR="00E41B65">
        <w:t>urchin-</w:t>
      </w:r>
      <w:r w:rsidR="003A6A42">
        <w:t>dominated</w:t>
      </w:r>
      <w:r w:rsidR="00843623">
        <w:t xml:space="preserve"> (ur</w:t>
      </w:r>
      <w:r w:rsidR="00843623" w:rsidRPr="00CB722B">
        <w:t>chin barrens)</w:t>
      </w:r>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cmVjb3JkPjwvQ2l0ZT48Q2l0ZT48QXV0aG9yPkxpbmc8L0F1dGhvcj48WWVhcj4yMDE1PC9ZZWFy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</w:fldData>
        </w:fldChar>
      </w:r>
      <w:r w:rsidR="00137191">
        <w:instrText xml:space="preserve"> ADDIN EN.CITE.DATA </w:instrText>
      </w:r>
      <w:r w:rsidR="00137191">
        <w:fldChar w:fldCharType="end"/>
      </w:r>
      <w:r w:rsidR="00E878A1" w:rsidRPr="00A10F7E">
        <w:fldChar w:fldCharType="separate"/>
      </w:r>
      <w:r w:rsidR="001B09B3">
        <w:rPr>
          <w:noProof/>
        </w:rPr>
        <w:t>(Ling et al. 2015, Beas-Luna et al. 2020)</w:t>
      </w:r>
      <w:r w:rsidR="00E878A1" w:rsidRPr="00A10F7E">
        <w:fldChar w:fldCharType="end"/>
      </w:r>
      <w:r w:rsidR="00F8429F">
        <w:t>, which poses</w:t>
      </w:r>
      <w:r w:rsidR="00CB722B" w:rsidRPr="00310026">
        <w:t xml:space="preserve"> a risk to the wide range of the valuable ecosystem functions provided by kelp forests </w:t>
      </w:r>
      <w:r w:rsidR="00CB722B" w:rsidRPr="00310026">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 </w:instrText>
      </w:r>
      <w:r w:rsidR="00137191">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dHRlci11cmNoaW4gdHJvcGhpYyBjYXNjYWRlPC90aXRsZT48c2Vjb25kYXJ5LXRpdGxlPlByb2Nl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</w:fldData>
        </w:fldChar>
      </w:r>
      <w:r w:rsidR="00137191">
        <w:instrText xml:space="preserve"> ADDIN EN.CITE.DATA </w:instrText>
      </w:r>
      <w:r w:rsidR="00137191">
        <w:fldChar w:fldCharType="end"/>
      </w:r>
      <w:r w:rsidR="00CB722B" w:rsidRPr="00310026">
        <w:fldChar w:fldCharType="separate"/>
      </w:r>
      <w:r w:rsidR="00310026">
        <w:rPr>
          <w:noProof/>
        </w:rPr>
        <w:t>(Smith et al. 2021, Smith &amp; Fox 2022)</w:t>
      </w:r>
      <w:r w:rsidR="00CB722B" w:rsidRPr="00310026">
        <w:fldChar w:fldCharType="end"/>
      </w:r>
      <w:r w:rsidR="00CB722B" w:rsidRPr="00310026">
        <w:t>.</w:t>
      </w:r>
      <w:r w:rsidR="00CB722B" w:rsidRPr="00CB722B">
        <w:t xml:space="preserve"> </w:t>
      </w:r>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ZD48L0NpdGU+PENpdGU+PEF1dGhvcj5QZmlzdGVyPC9BdXRob3I+PFllYXI+MjAxODwvWWVhcj48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Q2l0ZT48QXV0aG9yPlNtYWxlPC9BdXRob3I+PFllYXI+MjAyMDwvWWVhcj48UmVjTnVtPjkyODU8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</w:fldData>
        </w:fldChar>
      </w:r>
      <w:r w:rsidR="00137191">
        <w:instrText xml:space="preserve"> ADDIN EN.CITE.DATA </w:instrText>
      </w:r>
      <w:r w:rsidR="0013719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dGl0bGU+RWNvbG9naWNhbCBNb25vZ3JhcGhzPC9mdWxsLXRpdGxlPjwvcGVyaW9kaWNhbD48YWx0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</w:fldData>
        </w:fldChar>
      </w:r>
      <w:r w:rsidR="00137191">
        <w:instrText xml:space="preserve"> ADDIN EN.CITE.DATA </w:instrText>
      </w:r>
      <w:r w:rsidR="0013719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r w:rsidR="00477568">
        <w:t xml:space="preserve"> The distribution of kelps is strongly related to ocean temperature </w:t>
      </w:r>
      <w:r w:rsidR="00E878A1">
        <w:fldChar w:fldCharType="begin"/>
      </w:r>
      <w:r w:rsidR="0013719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M&lt;/author&gt;&lt;/authors&gt;&lt;secondary-authors&gt;&lt;author&gt;Beukema, J.J.&lt;/author&gt;&lt;author&gt;Wolff, W.J.&lt;/author&gt;&lt;author&gt;Brouns, J.J.W.M.&lt;/author&gt;&lt;/secondary-authors&gt;&lt;/contributors&gt;&lt;titles&gt;&lt;title&gt;Expected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ocation&gt;Dordrecht&lt;/pub-location&gt;&lt;publisher&gt;Springer&lt;/publisher&gt;&lt;urls&gt;&lt;/urls&gt;&lt;electronic-resource-num&gt;10.1038/s41598-020-63650-z&lt;/electronic-resource-num&gt;&lt;/record&gt;&lt;/Cite&gt;&lt;/EndNote&gt;</w:instrText>
      </w:r>
      <w:r w:rsidR="00E878A1">
        <w:fldChar w:fldCharType="separate"/>
      </w:r>
      <w:r w:rsidR="00E878A1">
        <w:rPr>
          <w:noProof/>
        </w:rPr>
        <w:t>(Breeman 1990, Smale 2020)</w:t>
      </w:r>
      <w:r w:rsidR="00E878A1">
        <w:fldChar w:fldCharType="end"/>
      </w:r>
      <w:r w:rsidR="00E06DBE">
        <w:t xml:space="preserve"> </w:t>
      </w:r>
      <w:r w:rsidR="00477568">
        <w:t xml:space="preserve">making them </w:t>
      </w:r>
      <w:r w:rsidR="00F8429F">
        <w:t>vulnerable</w:t>
      </w:r>
      <w:r w:rsidR="00477568">
        <w:t xml:space="preserve"> to both long-term ocean warming and the more</w:t>
      </w:r>
      <w:r w:rsidR="00C64A04">
        <w:t xml:space="preserve"> temporally</w:t>
      </w:r>
      <w:r w:rsidR="00477568">
        <w:t xml:space="preserve"> discrete effects of marine heatwaves </w:t>
      </w:r>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 </w:instrText>
      </w:r>
      <w:r w:rsidR="000C02B8">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0C02B8">
        <w:instrText xml:space="preserve"> ADDIN EN.CITE.DATA </w:instrText>
      </w:r>
      <w:r w:rsidR="000C02B8">
        <w:fldChar w:fldCharType="end"/>
      </w:r>
      <w:r w:rsidR="00E878A1">
        <w:fldChar w:fldCharType="separate"/>
      </w:r>
      <w:r w:rsidR="000C02B8">
        <w:rPr>
          <w:noProof/>
        </w:rPr>
        <w:t>(MHW, prolonged but defined periods of anomalously warm water; Hobday et al. 2016)</w:t>
      </w:r>
      <w:r w:rsidR="00E878A1">
        <w:fldChar w:fldCharType="end"/>
      </w:r>
      <w:r w:rsidR="00054418">
        <w:t>.</w:t>
      </w:r>
      <w:r w:rsidR="00BE2B28" w:rsidRPr="00BE2B28">
        <w:t xml:space="preserve"> </w:t>
      </w:r>
      <w:r w:rsidR="00BE2B28">
        <w:t xml:space="preserve">For example, decadal scale warming in Japan, the Iberian Peninsula, and the Northwest Atlantic has led to canopy loss, range shifts, and loss of species in these regions </w:t>
      </w:r>
      <w:r w:rsidR="00BE2B28">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r w:rsidR="002E2D71">
        <w:t>R</w:t>
      </w:r>
      <w:r w:rsidR="00C65B06">
        <w:t>apid</w:t>
      </w:r>
      <w:r w:rsidR="00D24EDC">
        <w:t xml:space="preserve"> loss of </w:t>
      </w:r>
      <w:r w:rsidR="00C65B06">
        <w:t xml:space="preserve">kelp cover in response to MHWs </w:t>
      </w:r>
      <w:r w:rsidR="00E878A1">
        <w:fldChar w:fldCharType="begin"/>
      </w:r>
      <w:r w:rsidR="00137191">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E878A1">
        <w:fldChar w:fldCharType="separate"/>
      </w:r>
      <w:r w:rsidR="00E878A1">
        <w:rPr>
          <w:noProof/>
        </w:rPr>
        <w:t>(Straub et al. 2019)</w:t>
      </w:r>
      <w:r w:rsidR="00E878A1">
        <w:fldChar w:fldCharType="end"/>
      </w:r>
      <w:r w:rsidR="00C27952">
        <w:t xml:space="preserve"> </w:t>
      </w:r>
      <w:r w:rsidR="00CC7D83">
        <w:t>has</w:t>
      </w:r>
      <w:r w:rsidR="00C65B06">
        <w:t xml:space="preserve"> been documented in </w:t>
      </w:r>
      <w:r w:rsidR="00FA51A5">
        <w:t>N</w:t>
      </w:r>
      <w:r w:rsidR="00C65B06">
        <w:t>ew Zealand</w:t>
      </w:r>
      <w:r w:rsidR="00024818">
        <w:t xml:space="preserve"> </w:t>
      </w:r>
      <w:r w:rsidR="00E878A1">
        <w:fldChar w:fldCharType="begin"/>
      </w:r>
      <w:r w:rsidR="00E878A1">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rsidR="00E878A1">
        <w:fldChar w:fldCharType="separate"/>
      </w:r>
      <w:r w:rsidR="00E878A1">
        <w:rPr>
          <w:noProof/>
        </w:rPr>
        <w:t>(Thomsen et al. 2019)</w:t>
      </w:r>
      <w:r w:rsidR="00E878A1">
        <w:fldChar w:fldCharType="end"/>
      </w:r>
      <w:r w:rsidR="00C65B06">
        <w:t xml:space="preserve">, </w:t>
      </w:r>
      <w:r w:rsidR="00EC762E">
        <w:t xml:space="preserve">Western Australia </w:t>
      </w:r>
      <w:r w:rsidR="00E878A1">
        <w:fldChar w:fldCharType="begin"/>
      </w:r>
      <w:r w:rsidR="00137191">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rsidR="00E878A1">
        <w:fldChar w:fldCharType="separate"/>
      </w:r>
      <w:r w:rsidR="00E878A1">
        <w:rPr>
          <w:noProof/>
        </w:rPr>
        <w:t>(Smale &amp; Wernberg 2013, Wernberg et al. 2016)</w:t>
      </w:r>
      <w:r w:rsidR="00E878A1">
        <w:fldChar w:fldCharType="end"/>
      </w:r>
      <w:r w:rsidR="00955F04">
        <w:t xml:space="preserve">, the North Atlantic </w:t>
      </w:r>
      <w:r w:rsidR="00955F04">
        <w:fldChar w:fldCharType="begin"/>
      </w:r>
      <w:r w:rsidR="00256175">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-11&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r w:rsidR="00C65B06">
        <w:t xml:space="preserve"> and </w:t>
      </w:r>
      <w:r w:rsidR="00692601">
        <w:t>some but not all regions of the n</w:t>
      </w:r>
      <w:r w:rsidR="00C65B06">
        <w:t>ortheast Pacific</w:t>
      </w:r>
      <w:r w:rsidR="0059678B">
        <w:t xml:space="preserve"> </w: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59678B">
        <w:fldChar w:fldCharType="separate"/>
      </w:r>
      <w:r w:rsidR="0059678B">
        <w:rPr>
          <w:noProof/>
        </w:rPr>
        <w:t>(Beas-Luna et al. 2020)</w:t>
      </w:r>
      <w:r w:rsidR="0059678B">
        <w:fldChar w:fldCharType="end"/>
      </w:r>
      <w:r w:rsidR="0059678B">
        <w:t>.</w:t>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 </w:instrText>
      </w:r>
      <w:r w:rsidR="00137191">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SiBFY29sPC9hbHQtdGl0bGU+PC90aXRsZXM+PHBlcmlvZGljYWw+PGZ1bGwtdGl0bGU+Sm91cm5h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==
</w:fldData>
        </w:fldChar>
      </w:r>
      <w:r w:rsidR="00137191">
        <w:instrText xml:space="preserve"> ADDIN EN.CITE.DATA </w:instrText>
      </w:r>
      <w:r w:rsidR="00137191">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bGwtdGl0bGU+PC9hbHQtcGVyaW9kaWNhbD48cGFnZXM+ZTAzMDMxPC9wYWdlcz48dm9sdW1lPjEw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</w:fldData>
        </w:fldChar>
      </w:r>
      <w:r w:rsidR="00256175">
        <w:instrText xml:space="preserve"> ADDIN EN.CITE.DATA </w:instrText>
      </w:r>
      <w:r w:rsidR="00256175">
        <w:fldChar w:fldCharType="end"/>
      </w:r>
      <w:r w:rsidR="00D95616" w:rsidRPr="00A10F7E">
        <w:fldChar w:fldCharType="separate"/>
      </w:r>
      <w:r w:rsidR="00D95616" w:rsidRPr="00A17A1E">
        <w:rPr>
          <w:noProof/>
        </w:rPr>
        <w:t>(Muth et al. 2019, Hamilton et al. 2020)</w:t>
      </w:r>
      <w:r w:rsidR="00D95616" w:rsidRPr="00A10F7E">
        <w:fldChar w:fldCharType="end"/>
      </w:r>
      <w:r w:rsidR="00D95616" w:rsidRPr="00A17A1E">
        <w:t>.</w:t>
      </w:r>
      <w:r w:rsidR="000E2647" w:rsidRPr="00310026">
        <w:t xml:space="preserve"> Wave action</w:t>
      </w:r>
      <w:r w:rsidR="00A17A1E" w:rsidRPr="00310026">
        <w:t xml:space="preserve"> can have different impacts based on location and species life history</w:t>
      </w:r>
      <w:r w:rsidR="00A57AD7">
        <w:t>—</w:t>
      </w:r>
      <w:r w:rsidR="001B02BF">
        <w:t>both</w:t>
      </w:r>
      <w:r w:rsidR="00A57AD7">
        <w:t xml:space="preserve"> </w:t>
      </w:r>
      <w:r w:rsidR="001B02BF">
        <w:t xml:space="preserve">impacting kelps directly and by influencing herbivore behavior </w:t>
      </w:r>
      <w:r w:rsidR="00E878A1"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 </w:instrText>
      </w:r>
      <w:r w:rsidR="00137191">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dGxlPjwvYWx0LXBlcmlvZGljYWw+PHBhZ2VzPmUwMzAzMTwvcGFnZXM+PHZvbHVtZT4xMDE8L3Zv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ZXM+MjgzLTI4NTwvcGFnZXM+PHZvbHVtZT4yMjQ8L3ZvbHVtZT48bnVtYmVyPjQ2NDY8L251bWJl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</w:fldData>
        </w:fldChar>
      </w:r>
      <w:r w:rsidR="00137191">
        <w:instrText xml:space="preserve"> ADDIN EN.CITE.DATA </w:instrText>
      </w:r>
      <w:r w:rsidR="00137191">
        <w:fldChar w:fldCharType="end"/>
      </w:r>
      <w:r w:rsidR="00E878A1" w:rsidRPr="00A10F7E">
        <w:fldChar w:fldCharType="separate"/>
      </w:r>
      <w:r w:rsidR="001B02BF">
        <w:rPr>
          <w:noProof/>
        </w:rPr>
        <w:t>(Dayton &amp; Tegner 1984, Siddon &amp; Witman 2003, Reed et al. 2011, Hamilton et al. 2020)</w:t>
      </w:r>
      <w:r w:rsidR="00E878A1" w:rsidRPr="00A10F7E">
        <w:fldChar w:fldCharType="end"/>
      </w:r>
      <w:r w:rsidR="0062649E" w:rsidRPr="00A17A1E">
        <w:t>.</w:t>
      </w:r>
      <w:r w:rsidR="001B02BF" w:rsidDel="001B02BF">
        <w:rPr>
          <w:highlight w:val="yellow"/>
        </w:rPr>
        <w:t xml:space="preserve"> </w:t>
      </w:r>
    </w:p>
    <w:p w14:paraId="44FD328F" w14:textId="19C5DD29" w:rsidR="0029777C" w:rsidRPr="00C74766" w:rsidRDefault="00EE36D9">
      <w:pPr>
        <w:rPr>
          <w:strike/>
        </w:rPr>
      </w:pPr>
      <w:r>
        <w:t xml:space="preserve">Intense herbivory by </w:t>
      </w:r>
      <w:r w:rsidR="000A156C">
        <w:t xml:space="preserve">sea </w:t>
      </w:r>
      <w:r>
        <w:t xml:space="preserve">urchins when at high density can also drive shifts from kelp-dominated to urchin-dominated system states </w:t>
      </w:r>
      <w:r w:rsidR="00E878A1">
        <w:fldChar w:fldCharType="begin"/>
      </w:r>
      <w:r w:rsidR="0013719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r>
        <w:t>. Howev</w:t>
      </w:r>
      <w:r w:rsidRPr="007731E7">
        <w:t>er, k</w:t>
      </w:r>
      <w:r w:rsidR="00F07C30" w:rsidRPr="007731E7">
        <w:t>elp forests can be</w:t>
      </w:r>
      <w:r w:rsidR="00E925A2" w:rsidRPr="00310026">
        <w:t xml:space="preserve"> maintained or</w:t>
      </w:r>
      <w:r w:rsidR="00414B8B" w:rsidRPr="007731E7">
        <w:t xml:space="preserve"> promoted </w:t>
      </w:r>
      <w:r w:rsidR="00F07C30" w:rsidRPr="007731E7">
        <w:t>by trophic cascade</w:t>
      </w:r>
      <w:r w:rsidRPr="00310026">
        <w:t>s</w:t>
      </w:r>
      <w:r w:rsidR="00F07C30" w:rsidRPr="007731E7">
        <w:t xml:space="preserve"> in which </w:t>
      </w:r>
      <w:r w:rsidRPr="007731E7">
        <w:t>urchin predators</w:t>
      </w:r>
      <w:r w:rsidR="00F07C30" w:rsidRPr="007731E7">
        <w:t xml:space="preserve"> depress</w:t>
      </w:r>
      <w:r w:rsidR="00A91510">
        <w:t xml:space="preserve"> urchin abundance</w:t>
      </w:r>
      <w:r w:rsidR="00F07C30">
        <w:t xml:space="preserve"> </w:t>
      </w:r>
      <w:r w:rsidR="000C02B8">
        <w:t>thereby facilitat</w:t>
      </w:r>
      <w:r w:rsidR="00F07C30">
        <w:t>ing dense kelp stands</w:t>
      </w:r>
      <w:r w:rsidR="00960C6A">
        <w:t>—the</w:t>
      </w:r>
      <w:r w:rsidR="0073420A">
        <w:t xml:space="preserve"> </w:t>
      </w:r>
      <w:r w:rsidR="000C02B8">
        <w:t xml:space="preserve">iconic </w:t>
      </w:r>
      <w:r w:rsidR="0073420A">
        <w:t xml:space="preserve">example </w:t>
      </w:r>
      <w:r w:rsidR="00960C6A">
        <w:t>being the otter-urchin-kel</w:t>
      </w:r>
      <w:r w:rsidR="006771FC">
        <w:t>p</w:t>
      </w:r>
      <w:r w:rsidR="001114C4">
        <w:t xml:space="preserve"> </w:t>
      </w:r>
      <w:r w:rsidR="00070E60">
        <w:t xml:space="preserve">trophic </w:t>
      </w:r>
      <w:r w:rsidR="00D95616">
        <w:t>cascade</w:t>
      </w:r>
      <w:r w:rsidR="006771FC">
        <w:t xml:space="preserve"> </w:t>
      </w:r>
      <w:r w:rsidR="00E925A2">
        <w:t>described</w:t>
      </w:r>
      <w:r w:rsidR="006771FC">
        <w:t xml:space="preserve"> for the northeast Pacific</w:t>
      </w:r>
      <w:r w:rsidR="00F07C30">
        <w:t xml:space="preserve"> </w: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PC9mdWxsLXRpdGxlPjwvcGVyaW9kaWNhbD48YWx0LXBlcmlvZGljYWw+PGZ1bGwtdGl0bGU+RWNv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</w:fldData>
        </w:fldChar>
      </w:r>
      <w:r w:rsidR="00137191">
        <w:instrText xml:space="preserve"> ADDIN EN.CITE.DATA </w:instrText>
      </w:r>
      <w:r w:rsidR="00137191">
        <w:fldChar w:fldCharType="end"/>
      </w:r>
      <w:r w:rsidR="00E878A1">
        <w:fldChar w:fldCharType="separate"/>
      </w:r>
      <w:r w:rsidR="00E878A1">
        <w:rPr>
          <w:noProof/>
        </w:rPr>
        <w:t>(Watson &amp; Estes 2011, Shelton et al. 2018)</w:t>
      </w:r>
      <w:r w:rsidR="00E878A1">
        <w:fldChar w:fldCharType="end"/>
      </w:r>
      <w:r w:rsidR="005B5B9E">
        <w:t>, although fishes and inverteb</w:t>
      </w:r>
      <w:r w:rsidR="005B5B9E" w:rsidRPr="00843623">
        <w:t xml:space="preserve">rates </w: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 </w:instrText>
      </w:r>
      <w:r w:rsidR="0013719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YWJici0xPk1hci4gRWNvbC4gUHJvZy4gU2VyLjwvYWJici0xPjxhYmJyLTI+TWFyIEVjb2wgUHJv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</w:fldData>
        </w:fldChar>
      </w:r>
      <w:r w:rsidR="00137191">
        <w:instrText xml:space="preserve"> ADDIN EN.CITE.DATA </w:instrText>
      </w:r>
      <w:r w:rsidR="00137191">
        <w:fldChar w:fldCharType="end"/>
      </w:r>
      <w:r w:rsidR="00E878A1">
        <w:fldChar w:fldCharType="separate"/>
      </w:r>
      <w:r w:rsidR="00E878A1">
        <w:rPr>
          <w:noProof/>
        </w:rPr>
        <w:t>(Ling et al. 2009, Eurich et al. 2014, Selden et al. 2017, Eisaguirre et al. 2020)</w:t>
      </w:r>
      <w:r w:rsidR="00E878A1">
        <w:fldChar w:fldCharType="end"/>
      </w:r>
      <w:r w:rsidR="00D24EDC">
        <w:t xml:space="preserve"> </w:t>
      </w:r>
      <w:r w:rsidR="00B23147" w:rsidRPr="00843623">
        <w:t>are</w:t>
      </w:r>
      <w:r w:rsidR="005B5B9E" w:rsidRPr="00843623">
        <w:t xml:space="preserve"> i</w:t>
      </w:r>
      <w:r w:rsidR="005B5B9E">
        <w:t xml:space="preserve">mportant in some areas </w:t>
      </w:r>
      <w:r w:rsidR="007731E7">
        <w:t xml:space="preserve">regionally and </w:t>
      </w:r>
      <w:r w:rsidR="005B5B9E">
        <w:t>around the globe</w:t>
      </w:r>
      <w:r w:rsidR="003273F3">
        <w:t xml:space="preserve">. However, these </w:t>
      </w:r>
      <w:r w:rsidR="00414B8B">
        <w:t xml:space="preserve">trophic </w:t>
      </w:r>
      <w:r w:rsidR="00414B8B">
        <w:lastRenderedPageBreak/>
        <w:t xml:space="preserve">relationships </w:t>
      </w:r>
      <w:r w:rsidR="000C02B8">
        <w:t xml:space="preserve">can be </w:t>
      </w:r>
      <w:r w:rsidR="00414B8B">
        <w:t xml:space="preserve">more complex than the simple </w:t>
      </w:r>
      <w:r w:rsidR="00960C6A">
        <w:t xml:space="preserve">trophic cascade </w:t>
      </w:r>
      <w:r w:rsidR="00414B8B">
        <w:t>story</w:t>
      </w:r>
      <w:r w:rsidR="008A32CB">
        <w:t xml:space="preserve"> as predator redundancy, urchin behavior, and habitat complexity all impact the dynamics </w: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 </w:instrText>
      </w:r>
      <w:r w:rsidR="008A32CB">
        <w:fldChar w:fldCharType="begin">
          <w:fldData xml:space="preserve">PEVuZE5vdGU+PENpdGU+PEF1dGhvcj5MaW5nPC9BdXRob3I+PFllYXI+MjAxNTwvWWVhcj48UmVj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NjY1LTY3NzwvcGFnZXM+PHZvbHVtZT4xOTA8L3ZvbHVtZT48bnVtYmVyPjM8L251bWJlcj48ZWRp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</w:fldData>
        </w:fldChar>
      </w:r>
      <w:r w:rsidR="008A32CB">
        <w:instrText xml:space="preserve"> ADDIN EN.CITE.DATA </w:instrText>
      </w:r>
      <w:r w:rsidR="008A32CB">
        <w:fldChar w:fldCharType="end"/>
      </w:r>
      <w:r w:rsidR="008A32CB">
        <w:fldChar w:fldCharType="separate"/>
      </w:r>
      <w:r w:rsidR="008A32CB">
        <w:rPr>
          <w:noProof/>
        </w:rPr>
        <w:t>(Pearse 2006, Eurich et al. 2014, Ling et al. 2015, Burt et al. 2018, Kriegisch et al. 2019, Randell et al. 2022)</w:t>
      </w:r>
      <w:r w:rsidR="008A32CB">
        <w:fldChar w:fldCharType="end"/>
      </w:r>
      <w:r w:rsidR="00912F8B">
        <w:t>.</w:t>
      </w:r>
    </w:p>
    <w:p w14:paraId="7F59E014" w14:textId="58C0C427"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r w:rsidR="007622EF">
        <w:t xml:space="preserve"> MHW</w:t>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IFVTQTwvYXV0aC1hZGRyZXNzPjx0aXRsZXM+PHRpdGxlPkZvcmNpbmcgb2YgbXVsdGl5ZWFyIGV4
dHJlbWUgb2NlYW4gdGVtcGVyYXR1cmVzIHRoYXQgaW1wYWN0ZWQgQ2FsaWZvcm5pYSBDdXJyZW50
IGxpdmluZyBtYXJpbmUgcmVzb3VyY2VzIGluIDIwMTY8L3RpdGxlPjxzZWNvbmRhcnktdGl0bGU+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bGU+SUNFUyBKb3VybmFsIG9mIE1hcmluZSBTY2llbmNlPC9mdWxsLXRpdGxlPjxhYmJyLTE+SUNF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==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r w:rsidR="00101A87">
        <w:t>s</w:t>
      </w:r>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 </w:instrText>
      </w:r>
      <w:r w:rsidR="0013719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cnM+PC9jb250cmlidXRvcnM+PHRpdGxlcz48dGl0bGU+UmVjZW50IGVjb3N5c3RlbSBkaXN0dXJi
YW5jZSBpbiB0aGUgbm9ydGhlcm4gQ2FsaWZvcm5pYSBDdXJyZW50PC90aXRsZT48c2Vjb25kYXJ5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137191">
        <w:instrText xml:space="preserve"> ADDIN EN.CITE.DATA </w:instrText>
      </w:r>
      <w:r w:rsidR="0013719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101A87">
        <w:rPr>
          <w:noProof/>
        </w:rPr>
        <w:t>(Beas-Luna et al. 2020)</w:t>
      </w:r>
      <w:r w:rsidR="00E878A1">
        <w:fldChar w:fldCharType="end"/>
      </w:r>
      <w:r>
        <w:t xml:space="preserve">. The timing </w:t>
      </w:r>
      <w:r w:rsidR="00DA260A">
        <w:t xml:space="preserve">and intensity </w:t>
      </w:r>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 </w:instrText>
      </w:r>
      <w:r w:rsidR="0013719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IGV2b2x1dGlvbiBhbmQgcGVyc2lzdGVuY2Ugb2YgbWFyaW5lIGhlYXR3YXZlcyBpbiB0aGUgbm9y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137191">
        <w:instrText xml:space="preserve"> ADDIN EN.CITE.DATA </w:instrText>
      </w:r>
      <w:r w:rsidR="00137191">
        <w:fldChar w:fldCharType="end"/>
      </w:r>
      <w:r w:rsidR="00E878A1">
        <w:fldChar w:fldCharType="separate"/>
      </w:r>
      <w:r w:rsidR="00E878A1">
        <w:rPr>
          <w:noProof/>
        </w:rPr>
        <w:t>(Bond et al. 2015, Scannell et al. 2020, Harvey et al. 2022)</w:t>
      </w:r>
      <w:r w:rsidR="00E878A1">
        <w:fldChar w:fldCharType="end"/>
      </w:r>
      <w:r>
        <w:t>.</w:t>
      </w:r>
      <w:r w:rsidR="002D6F44">
        <w:t xml:space="preserve"> </w:t>
      </w:r>
    </w:p>
    <w:p w14:paraId="1648E18D" w14:textId="56A17F20"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r>
        <w:t xml:space="preserve">) </w:t>
      </w:r>
      <w:r w:rsidR="006D4D83">
        <w:t xml:space="preserve">impacted </w:t>
      </w:r>
      <w:r>
        <w:t>populations of at least 20 species of sea stars from California to Alaska</w:t>
      </w:r>
      <w:r w:rsidR="00DB700E">
        <w:t>, including the Salish Sea</w:t>
      </w:r>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 </w:instrText>
      </w:r>
      <w:r w:rsidR="0013719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Y2kgVVNBPC9hbHQtdGl0bGU+PC90aXRsZXM+PHBhZ2VzPjE3Mjc4LTgzPC9wYWdlcz48dm9sdW1l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w:t>
      </w:r>
      <w:r w:rsidR="00955353">
        <w:t xml:space="preserve"> </w:t>
      </w:r>
      <w:proofErr w:type="spellStart"/>
      <w:r w:rsidR="00955353" w:rsidRPr="00137191">
        <w:rPr>
          <w:i/>
        </w:rPr>
        <w:t>Strongylocentrotus</w:t>
      </w:r>
      <w:proofErr w:type="spellEnd"/>
      <w:r w:rsidR="00955353" w:rsidRPr="00137191">
        <w:rPr>
          <w:i/>
        </w:rPr>
        <w:t xml:space="preserve"> </w:t>
      </w:r>
      <w:proofErr w:type="spellStart"/>
      <w:r w:rsidR="00955353" w:rsidRPr="00137191">
        <w:rPr>
          <w:i/>
        </w:rPr>
        <w:t>purpuratus</w:t>
      </w:r>
      <w:proofErr w:type="spellEnd"/>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 </w:instrText>
      </w:r>
      <w:r w:rsidR="0013719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aXRsZXM+PHRpdGxlPkxvbmctdGVybSBwb3B1bGF0aW9uLWR5bmFtaWNzIG9mIHNlYS11cmNoaW5z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137191">
        <w:instrText xml:space="preserve"> ADDIN EN.CITE.DATA </w:instrText>
      </w:r>
      <w:r w:rsidR="0013719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r w:rsidR="004642D3">
        <w:t xml:space="preserve">have been </w:t>
      </w:r>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aTwvYWx0LXRpdGxlPjwvdGl0bGVzPjxwYWdlcz4yMDIxMTE5NTwvcGFnZXM+PHZvbHVtZT4yODg8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</w:fldData>
        </w:fldChar>
      </w:r>
      <w:r w:rsidR="00137191">
        <w:instrText xml:space="preserve"> ADDIN EN.CITE.DATA </w:instrText>
      </w:r>
      <w:r w:rsidR="00137191">
        <w:fldChar w:fldCharType="end"/>
      </w:r>
      <w:r w:rsidR="00E878A1">
        <w:fldChar w:fldCharType="separate"/>
      </w:r>
      <w:r w:rsidR="00E878A1">
        <w:rPr>
          <w:noProof/>
        </w:rPr>
        <w:t xml:space="preserve">(sea stars, especially </w:t>
      </w:r>
      <w:r w:rsidR="00E878A1" w:rsidRPr="00B03018">
        <w:rPr>
          <w:i/>
          <w:noProof/>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p>
    <w:p w14:paraId="05019B11" w14:textId="25B9E8FB" w:rsidR="00471A3D" w:rsidRPr="00FD5B3C" w:rsidRDefault="000650CD" w:rsidP="005635FF">
      <w:r>
        <w:t>T</w:t>
      </w:r>
      <w:r w:rsidR="005635FF">
        <w:t>here were large regional difference</w:t>
      </w:r>
      <w:r w:rsidR="00955353">
        <w:t>s</w:t>
      </w:r>
      <w:r w:rsidR="005635FF">
        <w:t xml:space="preserve"> i</w:t>
      </w:r>
      <w:r w:rsidR="005056B6">
        <w:t xml:space="preserve">n </w:t>
      </w:r>
      <w:r w:rsidR="005635FF">
        <w:t xml:space="preserve">the </w:t>
      </w:r>
      <w:r w:rsidR="009131C3">
        <w:t>response</w:t>
      </w:r>
      <w:r w:rsidR="005635FF">
        <w:t xml:space="preserve"> of kelp forests 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E878A1">
        <w:fldChar w:fldCharType="separate"/>
      </w:r>
      <w:r w:rsidR="00E878A1">
        <w:rPr>
          <w:noProof/>
        </w:rPr>
        <w:t>(Hamilton et al. 2020)</w:t>
      </w:r>
      <w:r w:rsidR="00E878A1">
        <w:fldChar w:fldCharType="end"/>
      </w:r>
      <w:r w:rsidR="00EF0B3C">
        <w:t xml:space="preserve">, while Northern California saw substantial and 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 </w:instrText>
      </w:r>
      <w:r w:rsidR="004C194C">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ZXJpb2RpY2FsPjxwYWdlcz4xLTk8L3BhZ2VzPjx2b2x1bWU+NDwvdm9sdW1lPjxudW1iZXI+MTwv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4C194C">
        <w:instrText xml:space="preserve"> ADDIN EN.CITE.DATA </w:instrText>
      </w:r>
      <w:r w:rsidR="004C194C">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 </w:instrText>
      </w:r>
      <w:r w:rsidR="0013719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aWNhbD48cGFnZXM+NDEzPC9wYWdlcz48dm9sdW1lPjY8L3ZvbHVtZT48ZGF0ZXM+PHllYXI+MjAx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w:t>
      </w:r>
      <w:r w:rsidR="00E878A1">
        <w:fldChar w:fldCharType="end"/>
      </w:r>
      <w:r w:rsidR="00EF0B3C">
        <w:t>.</w:t>
      </w:r>
      <w:r w:rsidR="00BF0D84">
        <w:t xml:space="preserve"> </w:t>
      </w:r>
      <w:r w:rsidR="00EF0B3C">
        <w:t xml:space="preserve">The regionally distinctive responses of kelp forest communities are likely due to both spatial variation in climate dynamics and associated bottom-up environmental drivers (especially in relation to species’ tolerances and range margins), and </w:t>
      </w:r>
      <w:r w:rsidR="001B6711">
        <w:t xml:space="preserve">to </w:t>
      </w:r>
      <w:r w:rsidR="00EF0B3C">
        <w:t>regional differences in food web structure</w:t>
      </w:r>
      <w:r w:rsidR="001B09B3">
        <w:t>, in particular, t</w:t>
      </w:r>
      <w:r w:rsidR="00EF0B3C">
        <w:t>op-down pressure</w:t>
      </w:r>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b2JhbCBDaGFuZ2UgQmlvbC48L2FiYnItMT48YWJici0yPkdsb2JhbCBDaGFuZ2UgQmlvbDwvYWJi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=
</w:fldData>
        </w:fldChar>
      </w:r>
      <w:r w:rsidR="00137191">
        <w:instrText xml:space="preserve"> ADDIN EN.CITE.DATA </w:instrText>
      </w:r>
      <w:r w:rsidR="00137191">
        <w:fldChar w:fldCharType="end"/>
      </w:r>
      <w:r w:rsidR="00E878A1">
        <w:fldChar w:fldCharType="separate"/>
      </w:r>
      <w:r w:rsidR="008702D7">
        <w:rPr>
          <w:noProof/>
        </w:rPr>
        <w:t>(Reed et al. 2016, Beas-Luna et al. 2020)</w:t>
      </w:r>
      <w:r w:rsidR="00E878A1">
        <w:fldChar w:fldCharType="end"/>
      </w:r>
      <w:r w:rsidR="00EF0B3C">
        <w:t>.</w:t>
      </w:r>
      <w:r w:rsidR="00C61292">
        <w:t xml:space="preserve"> </w:t>
      </w:r>
      <w:r w:rsidR="001B6711">
        <w:t xml:space="preserve">For example, </w:t>
      </w:r>
      <w:r w:rsidR="00C77C83">
        <w:t xml:space="preserve">ocean temperatures did not get as warm in Oregon as in Northern California, and </w: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 </w:instrText>
      </w:r>
      <w:r w:rsidR="00256175">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dGl0bGU+PC9hbHQtcGVyaW9kaWNhbD48cGFnZXM+ZTAzMDMxPC9wYWdlcz48dm9sdW1lPjEwMTwv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</w:fldData>
        </w:fldChar>
      </w:r>
      <w:r w:rsidR="00256175">
        <w:instrText xml:space="preserve"> ADDIN EN.CITE.DATA </w:instrText>
      </w:r>
      <w:r w:rsidR="00256175">
        <w:fldChar w:fldCharType="end"/>
      </w:r>
      <w:r w:rsidR="00EA6E26">
        <w:fldChar w:fldCharType="separate"/>
      </w:r>
      <w:r w:rsidR="00EA6E26">
        <w:rPr>
          <w:noProof/>
        </w:rPr>
        <w:t>Hamilton et al. (2020)</w:t>
      </w:r>
      <w:r w:rsidR="00EA6E26">
        <w:fldChar w:fldCharType="end"/>
      </w:r>
      <w:r w:rsidR="00EA6E26">
        <w:t xml:space="preserve"> did not observe</w:t>
      </w:r>
      <w:r w:rsidR="001B09B3">
        <w:t xml:space="preserve"> l</w:t>
      </w:r>
      <w:r w:rsidR="00EA6E26">
        <w:t>oss of kelp canopy in Oregon</w:t>
      </w:r>
      <w:r w:rsidR="001B6711">
        <w:t>. Additionally,</w:t>
      </w:r>
      <w:r w:rsidR="00B77482">
        <w:t xml:space="preserve"> t</w:t>
      </w:r>
      <w:r w:rsidR="00FD5B3C">
        <w:t>he presence of</w:t>
      </w:r>
      <w:r w:rsidR="00C61292">
        <w:t xml:space="preserve"> </w:t>
      </w:r>
      <w:r w:rsidR="00C61292" w:rsidRPr="00C61292">
        <w:t xml:space="preserve">sea otters </w:t>
      </w:r>
      <w:proofErr w:type="spellStart"/>
      <w:r w:rsidR="00C61292" w:rsidRPr="00C61292">
        <w:rPr>
          <w:i/>
        </w:rPr>
        <w:t>Enhydra</w:t>
      </w:r>
      <w:proofErr w:type="spellEnd"/>
      <w:r w:rsidR="00C61292" w:rsidRPr="00C61292">
        <w:rPr>
          <w:i/>
        </w:rPr>
        <w:t xml:space="preserve"> </w:t>
      </w:r>
      <w:proofErr w:type="spellStart"/>
      <w:r w:rsidR="00C61292" w:rsidRPr="00C61292">
        <w:rPr>
          <w:i/>
        </w:rPr>
        <w:t>lutri</w:t>
      </w:r>
      <w:r w:rsidR="00C61292" w:rsidRPr="00137191">
        <w:rPr>
          <w:i/>
        </w:rPr>
        <w:t>a</w:t>
      </w:r>
      <w:proofErr w:type="spellEnd"/>
      <w:r w:rsidR="00C61292">
        <w:t xml:space="preserve"> </w:t>
      </w:r>
      <w:r w:rsidR="00955353">
        <w:t xml:space="preserve">in </w:t>
      </w:r>
      <w:r w:rsidR="00C61292">
        <w:t xml:space="preserve">Central California </w: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8702D7">
        <w:fldChar w:fldCharType="separate"/>
      </w:r>
      <w:r w:rsidR="008702D7">
        <w:rPr>
          <w:noProof/>
        </w:rPr>
        <w:t>(Gregr et al. 2020)</w:t>
      </w:r>
      <w:r w:rsidR="008702D7">
        <w:fldChar w:fldCharType="end"/>
      </w:r>
      <w:r w:rsidR="008702D7">
        <w:t xml:space="preserve"> and the combination of </w:t>
      </w:r>
      <w:proofErr w:type="spellStart"/>
      <w:r w:rsidR="008702D7">
        <w:t>sheepshead</w:t>
      </w:r>
      <w:proofErr w:type="spellEnd"/>
      <w:r w:rsidR="00FD5B3C">
        <w:t xml:space="preserve"> </w:t>
      </w:r>
      <w:proofErr w:type="spellStart"/>
      <w:r w:rsidR="00FD5B3C" w:rsidRPr="00310026">
        <w:rPr>
          <w:i/>
        </w:rPr>
        <w:t>Archosargus</w:t>
      </w:r>
      <w:proofErr w:type="spellEnd"/>
      <w:r w:rsidR="00FD5B3C" w:rsidRPr="00310026">
        <w:rPr>
          <w:i/>
        </w:rPr>
        <w:t xml:space="preserve"> </w:t>
      </w:r>
      <w:proofErr w:type="spellStart"/>
      <w:r w:rsidR="00FD5B3C" w:rsidRPr="00310026">
        <w:rPr>
          <w:i/>
        </w:rPr>
        <w:t>probatocephalus</w:t>
      </w:r>
      <w:proofErr w:type="spellEnd"/>
      <w:r w:rsidR="00FD5B3C">
        <w:t xml:space="preserve"> </w:t>
      </w:r>
      <w:r w:rsidR="008702D7">
        <w:t xml:space="preserve">and spiny lobsters </w:t>
      </w:r>
      <w:proofErr w:type="spellStart"/>
      <w:r w:rsidR="00FD5B3C" w:rsidRPr="00310026">
        <w:rPr>
          <w:i/>
        </w:rPr>
        <w:t>Panulirus</w:t>
      </w:r>
      <w:proofErr w:type="spellEnd"/>
      <w:r w:rsidR="00FD5B3C" w:rsidRPr="00310026">
        <w:rPr>
          <w:i/>
        </w:rPr>
        <w:t xml:space="preserve"> </w:t>
      </w:r>
      <w:proofErr w:type="spellStart"/>
      <w:r w:rsidR="00FD5B3C" w:rsidRPr="00310026">
        <w:rPr>
          <w:i/>
        </w:rPr>
        <w:t>interruptus</w:t>
      </w:r>
      <w:proofErr w:type="spellEnd"/>
      <w:r w:rsidR="00FD5B3C" w:rsidRPr="00FD5B3C">
        <w:t xml:space="preserve"> </w:t>
      </w:r>
      <w:r w:rsidR="008702D7">
        <w:t xml:space="preserve">in Southern California </w: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 </w:instrText>
      </w:r>
      <w:r w:rsidR="00137191">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c2Vjb25kYXJ5LXRpdGxlPjwvdGl0bGVzPjxwYWdlcz4yMDE2MTkzNjwvcGFnZXM+PHZvbHVtZT4y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YmJyLTE+PC9wZXJpb2RpY2FsPjxwYWdlcz4xMjUtMTUwPC9wYWdlcz48dm9sdW1lPjczPC92b2x1
bWU+PG51bWJlcj4yPC9udW1iZXI+PGRhdGVzPjx5ZWFyPjE5ODM8L3llYXI+PC9kYXRlcz48aXNi
bj4wMDIyLTA5ODE8L2lzYm4+PHVybHM+PC91cmxzPjwvcmVjb3JkPjwvQ2l0ZT48L0VuZE5vdGU+
</w:fldData>
        </w:fldChar>
      </w:r>
      <w:r w:rsidR="00137191">
        <w:instrText xml:space="preserve"> ADDIN EN.CITE.DATA </w:instrText>
      </w:r>
      <w:r w:rsidR="00137191">
        <w:fldChar w:fldCharType="end"/>
      </w:r>
      <w:r w:rsidR="00B77482">
        <w:fldChar w:fldCharType="separate"/>
      </w:r>
      <w:r w:rsidR="00B77482">
        <w:rPr>
          <w:noProof/>
        </w:rPr>
        <w:t xml:space="preserve">(Tegner &amp; Levin 1983, Selden et </w:t>
      </w:r>
      <w:r w:rsidR="00B77482">
        <w:rPr>
          <w:noProof/>
        </w:rPr>
        <w:lastRenderedPageBreak/>
        <w:t>al. 2017, Eisaguirre et al. 2020)</w:t>
      </w:r>
      <w:r w:rsidR="00B77482">
        <w:fldChar w:fldCharType="end"/>
      </w:r>
      <w:r w:rsidR="008702D7">
        <w:t xml:space="preserve"> may have</w:t>
      </w:r>
      <w:r w:rsidR="00FD5B3C">
        <w:t xml:space="preserve"> provided </w:t>
      </w:r>
      <w:r w:rsidR="00FD5B3C" w:rsidRPr="00525F7D">
        <w:t>enough</w:t>
      </w:r>
      <w:r w:rsidR="00FD5B3C">
        <w:t xml:space="preserve"> top-down pressure to limit urchin densities and affect urchin feeding behavior </w:t>
      </w:r>
      <w:r w:rsidR="00262254">
        <w:t>sufficiently</w:t>
      </w:r>
      <w:r w:rsidR="00FD5B3C">
        <w:t xml:space="preserve"> to prevent a </w:t>
      </w:r>
      <w:r w:rsidR="008702D7">
        <w:t>shift to urchin-domi</w:t>
      </w:r>
      <w:r w:rsidR="00FD5B3C">
        <w:t>nated habitats in these regions. However, in Northern California</w:t>
      </w:r>
      <w:r w:rsidR="00955353">
        <w:t>,</w:t>
      </w:r>
      <w:r w:rsidR="00FD5B3C">
        <w:t xml:space="preserve"> where there</w:t>
      </w:r>
      <w:r w:rsidR="00F60DF5">
        <w:t xml:space="preserve"> was substantial warming and</w:t>
      </w:r>
      <w:r w:rsidR="0097296F">
        <w:t xml:space="preserve"> little</w:t>
      </w:r>
      <w:r w:rsidR="00F60DF5">
        <w:t xml:space="preserve"> </w:t>
      </w:r>
      <w:r w:rsidR="00FD5B3C">
        <w:t>predator redundancy</w:t>
      </w:r>
      <w:r w:rsidR="00F60DF5">
        <w:t xml:space="preserve">, </w:t>
      </w:r>
      <w:r w:rsidR="00FD5B3C">
        <w:t xml:space="preserve">the die-off of </w:t>
      </w:r>
      <w:r w:rsidR="00FD5B3C">
        <w:rPr>
          <w:i/>
        </w:rPr>
        <w:t xml:space="preserve">Pycnopodia </w:t>
      </w:r>
      <w:r w:rsidR="00FD5B3C">
        <w:t>may have released urchins from top-down control</w:t>
      </w:r>
      <w:r w:rsidR="00955353">
        <w:t>,</w:t>
      </w:r>
      <w:r w:rsidR="00FD5B3C">
        <w:t xml:space="preserve"> </w:t>
      </w:r>
      <w:r w:rsidR="00BE2B55">
        <w:t xml:space="preserve">allowing their outbreak </w: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FD5B3C">
        <w:fldChar w:fldCharType="separate"/>
      </w:r>
      <w:r w:rsidR="00FD5B3C">
        <w:rPr>
          <w:noProof/>
        </w:rPr>
        <w:t>(Beas-Luna et al. 2020)</w:t>
      </w:r>
      <w:r w:rsidR="00FD5B3C">
        <w:fldChar w:fldCharType="end"/>
      </w:r>
    </w:p>
    <w:p w14:paraId="29A6A189" w14:textId="71185D2D"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YmJyLTE+R2xvYmFsIENoYW5nZSBCaW9sLjwvYWJici0xPjxhYmJyLTI+R2xvYmFsIENoYW5nZSBC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However, kelp forests along the outer coast of Washington, USA (Fig. 1)</w:t>
      </w:r>
      <w:r w:rsidR="00143C81">
        <w:t>,</w:t>
      </w:r>
      <w:r w:rsidR="00EF0B3C">
        <w:t xml:space="preserve"> have received only sporadic attention. Past studies have documented recovery of kelp and declines in invertebrate abundance following the restoration of </w:t>
      </w:r>
      <w:r w:rsidR="00922417">
        <w:t>sea otters</w:t>
      </w:r>
      <w:r w:rsidR="006E4305">
        <w:t>,</w:t>
      </w:r>
      <w:r w:rsidR="00922417">
        <w:t xml:space="preserve"> a</w:t>
      </w:r>
      <w:r w:rsidR="00EF0B3C">
        <w:t xml:space="preserve"> keystone predator,</w:t>
      </w:r>
      <w:r w:rsidR="007F3AF4">
        <w:t xml:space="preserve"> </w:t>
      </w:r>
      <w:r w:rsidR="00EF0B3C">
        <w:t>to the Washington coast</w:t>
      </w:r>
      <w:r w:rsidR="008658BE">
        <w:t xml:space="preserve"> with </w:t>
      </w:r>
      <w:r w:rsidR="00976A66">
        <w:t xml:space="preserve">otter </w:t>
      </w:r>
      <w:r w:rsidR="008658BE">
        <w:t xml:space="preserve">populations </w:t>
      </w:r>
      <w:r w:rsidR="00E14C5C">
        <w:t xml:space="preserve">initially reintroduced in 1969-1979 and then </w:t>
      </w:r>
      <w:r w:rsidR="008658BE">
        <w:t xml:space="preserve">increasing rapidly </w:t>
      </w:r>
      <w:r w:rsidR="00955353">
        <w:t>between</w:t>
      </w:r>
      <w:r w:rsidR="008658BE">
        <w:t xml:space="preserve"> the 1980s</w:t>
      </w:r>
      <w:r w:rsidR="000A6D5B">
        <w:t xml:space="preserve"> </w:t>
      </w:r>
      <w:r w:rsidR="00955353">
        <w:t>and</w:t>
      </w:r>
      <w:r w:rsidR="000A6D5B">
        <w:t xml:space="preserve"> 2010</w:t>
      </w:r>
      <w:r w:rsidR="00955353">
        <w:t>s</w:t>
      </w:r>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dGgtYWRkcmVzcz48dGl0bGVzPjx0aXRsZT5TZWEgb3R0ZXJzIGFuZCBiZW50aGljIHByZXkgY29t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==
</w:fldData>
        </w:fldChar>
      </w:r>
      <w:r w:rsidR="00137191">
        <w:instrText xml:space="preserve"> ADDIN EN.CITE.DATA </w:instrText>
      </w:r>
      <w:r w:rsidR="00137191">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w:t>
      </w:r>
      <w:proofErr w:type="spellStart"/>
      <w:r w:rsidR="00EF0B3C">
        <w:t>interannual</w:t>
      </w:r>
      <w:proofErr w:type="spellEnd"/>
      <w:r w:rsidR="00EF0B3C">
        <w:t xml:space="preserve"> dynamics, including how kelp forest sites in Washington have changed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w:t>
      </w:r>
      <w:r w:rsidR="00EF0B3C">
        <w:lastRenderedPageBreak/>
        <w:t>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ZmZlY3Qgb2YgZ2lhbnQga2VscCBvbiBsb2NhbCBhYnVuZGFuY2Ugb2YgcmVlZiBmaXNoZXM6IFRo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6CB6B1C3" w:rsidR="00392C19" w:rsidRPr="00A972D1" w:rsidRDefault="00EF0B3C">
      <w:r>
        <w:t xml:space="preserve">Here, we examine recent kelp community dynamics at five sites along the </w:t>
      </w:r>
      <w:r w:rsidR="00A377BE">
        <w:t>Olympic C</w:t>
      </w:r>
      <w:r>
        <w:t xml:space="preserve">oast of Washington, </w:t>
      </w:r>
      <w:r w:rsidR="00D60B7A">
        <w:t>USA</w:t>
      </w:r>
      <w:r>
        <w:t xml:space="preserve">, using diver surveys </w:t>
      </w:r>
      <w:r w:rsidR="00B81D13">
        <w:t>(</w:t>
      </w:r>
      <w:r>
        <w:t>2015-2021</w:t>
      </w:r>
      <w:r w:rsidR="00B81D13">
        <w:t>), kelp canopy cover information from overflight surveys</w:t>
      </w:r>
      <w:r w:rsidR="00C20406">
        <w:t>, and SST data</w:t>
      </w:r>
      <w:r>
        <w:t>.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Our main objectives were to examine: </w:t>
      </w:r>
      <w:r w:rsidR="00A7703B">
        <w:t>(1) the</w:t>
      </w:r>
      <w:r w:rsidR="00A4413F">
        <w:t xml:space="preserve"> prevalence,</w:t>
      </w:r>
      <w:r w:rsidR="00A7703B">
        <w:t xml:space="preserve"> timing</w:t>
      </w:r>
      <w:r w:rsidR="00A4413F">
        <w:t>,</w:t>
      </w:r>
      <w:r w:rsidR="00A7703B">
        <w:t xml:space="preserve"> and severity of MHWs and elevated SST in general along the Washington Coast, </w:t>
      </w:r>
      <w:r>
        <w:t>(</w:t>
      </w:r>
      <w:r w:rsidR="00A7703B">
        <w:t>2</w:t>
      </w:r>
      <w:r>
        <w:t>) if and how kelp forest communities changed in the periods during and following the 2014-2016 MHW and other warm SST anomalies, and SSW</w:t>
      </w:r>
      <w:r w:rsidR="00882E30">
        <w:t>S</w:t>
      </w:r>
      <w:r>
        <w:t>; (</w:t>
      </w:r>
      <w:r w:rsidR="00A7703B">
        <w:t>3</w:t>
      </w:r>
      <w:r>
        <w:t>) whether community composition of kelps, invertebrates, and fishes was structured more by spatial differences or shared temporal variation; and (</w:t>
      </w:r>
      <w:r w:rsidR="00A7703B">
        <w:t>4</w:t>
      </w:r>
      <w:r>
        <w:t>) whether we can detect interactions involving multiple guilds, which are hypothesized to structure kelp forest communities.</w:t>
      </w:r>
      <w:r w:rsidR="00CF3D42">
        <w:t xml:space="preserve"> </w:t>
      </w:r>
      <w:r>
        <w:t xml:space="preserve">Specifically we investigate the relationship between kelp and sea urchin densities at multiple spatial scales, and assess the link </w:t>
      </w:r>
      <w:r w:rsidRPr="00A972D1">
        <w:t xml:space="preserve">between the abundance of kelp and juvenile rockfishes. </w:t>
      </w:r>
      <w:r w:rsidR="00392C19" w:rsidRPr="00A972D1">
        <w:t>We predict fewer strong impacts</w:t>
      </w:r>
      <w:r w:rsidR="00A972D1" w:rsidRPr="00310026">
        <w:t xml:space="preserve"> from the 2014-2016 MHW and SSWS</w:t>
      </w:r>
      <w:r w:rsidR="00392C19" w:rsidRPr="00A972D1">
        <w:t xml:space="preserve"> on Washington kelp forests</w:t>
      </w:r>
      <w:r w:rsidR="00143C81">
        <w:t xml:space="preserve"> compared to those in California</w:t>
      </w:r>
      <w:r w:rsidR="00392C19" w:rsidRPr="00A972D1">
        <w:t xml:space="preserve"> because both </w:t>
      </w:r>
      <w:proofErr w:type="spellStart"/>
      <w:r w:rsidR="00392C19" w:rsidRPr="00A972D1">
        <w:rPr>
          <w:i/>
        </w:rPr>
        <w:t>Macrosystis</w:t>
      </w:r>
      <w:proofErr w:type="spellEnd"/>
      <w:r w:rsidR="00392C19" w:rsidRPr="00A972D1">
        <w:rPr>
          <w:i/>
        </w:rPr>
        <w:t xml:space="preserve"> </w:t>
      </w:r>
      <w:r w:rsidR="00392C19" w:rsidRPr="00137191">
        <w:t xml:space="preserve">and </w:t>
      </w:r>
      <w:proofErr w:type="spellStart"/>
      <w:r w:rsidR="00392C19" w:rsidRPr="00A972D1">
        <w:rPr>
          <w:i/>
        </w:rPr>
        <w:t>Nereocystis</w:t>
      </w:r>
      <w:proofErr w:type="spellEnd"/>
      <w:r w:rsidR="00392C19" w:rsidRPr="00A972D1">
        <w:rPr>
          <w:i/>
        </w:rPr>
        <w:t xml:space="preserve"> </w:t>
      </w:r>
      <w:r w:rsidR="00392C19" w:rsidRPr="00A972D1">
        <w:t>are in the central portion of their range</w:t>
      </w:r>
      <w:r w:rsidR="00BC7F7B" w:rsidRPr="00A972D1">
        <w:t xml:space="preserve"> </w:t>
      </w:r>
      <w:r w:rsidR="00143C81">
        <w:t xml:space="preserve">in Washington </w:t>
      </w:r>
      <w:r w:rsidR="00BC7F7B"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BC7F7B" w:rsidRPr="00A10F7E">
        <w:fldChar w:fldCharType="separate"/>
      </w:r>
      <w:r w:rsidR="00BC7F7B" w:rsidRPr="00A972D1">
        <w:rPr>
          <w:noProof/>
        </w:rPr>
        <w:t>(Smale 2020)</w:t>
      </w:r>
      <w:r w:rsidR="00BC7F7B" w:rsidRPr="00A10F7E">
        <w:fldChar w:fldCharType="end"/>
      </w:r>
      <w:r w:rsidR="00392C19" w:rsidRPr="00A972D1">
        <w:t xml:space="preserve"> and </w:t>
      </w:r>
      <w:r w:rsidR="006677FF">
        <w:t xml:space="preserve">absolute </w:t>
      </w:r>
      <w:r w:rsidR="00392C19" w:rsidRPr="00A972D1">
        <w:t xml:space="preserve">temperature extremes are less likely to exceed species </w:t>
      </w:r>
      <w:r w:rsidR="006D62B9" w:rsidRPr="00A972D1">
        <w:t xml:space="preserve">tolerances at these latitudes </w:t>
      </w:r>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6D62B9" w:rsidRPr="00A10F7E">
        <w:fldChar w:fldCharType="separate"/>
      </w:r>
      <w:r w:rsidR="006D62B9" w:rsidRPr="00A972D1">
        <w:rPr>
          <w:noProof/>
        </w:rPr>
        <w:t>(Hamilton et al. 2020)</w:t>
      </w:r>
      <w:r w:rsidR="006D62B9" w:rsidRPr="00A10F7E">
        <w:fldChar w:fldCharType="end"/>
      </w:r>
      <w:r w:rsidR="00287BAB">
        <w:t xml:space="preserve">. Moreover, </w:t>
      </w:r>
      <w:r w:rsidR="00BC7F7B" w:rsidRPr="00A972D1">
        <w:t>top</w:t>
      </w:r>
      <w:r w:rsidR="00287BAB">
        <w:t>-</w:t>
      </w:r>
      <w:r w:rsidR="00BC7F7B" w:rsidRPr="00A972D1">
        <w:t>down pressure from sea otters</w:t>
      </w:r>
      <w:r w:rsidR="007A6B12">
        <w:rPr>
          <w:strike/>
        </w:rPr>
        <w:t xml:space="preserve"> </w:t>
      </w:r>
      <w:r w:rsidR="00BC7F7B" w:rsidRPr="00A972D1">
        <w:t>may help to prevent a shift to urchin barren habitats</w:t>
      </w:r>
      <w:r w:rsidR="006677FF">
        <w:rPr>
          <w:rFonts w:cs="Arial"/>
          <w:color w:val="222222"/>
        </w:rPr>
        <w:t xml:space="preserve"> in the event of substantial, initial kelp loss</w:t>
      </w:r>
      <w:r w:rsidR="006677FF" w:rsidRPr="00557453">
        <w:rPr>
          <w:rFonts w:cs="Arial"/>
          <w:color w:val="222222"/>
        </w:rPr>
        <w:t>.</w:t>
      </w:r>
      <w:r w:rsidR="00BC7F7B" w:rsidRPr="00A972D1">
        <w:t xml:space="preserve"> </w:t>
      </w:r>
    </w:p>
    <w:p w14:paraId="3FD51571" w14:textId="758D1399" w:rsidR="00471A3D" w:rsidRDefault="009D1439">
      <w:pPr>
        <w:pStyle w:val="Heading1"/>
        <w:keepLines w:val="0"/>
        <w:spacing w:before="480"/>
        <w:rPr>
          <w:sz w:val="46"/>
          <w:szCs w:val="46"/>
        </w:rPr>
      </w:pPr>
      <w:bookmarkStart w:id="4" w:name="_t0t7vqvdf4ti" w:colFirst="0" w:colLast="0"/>
      <w:bookmarkEnd w:id="4"/>
      <w:r w:rsidRPr="00A972D1">
        <w:rPr>
          <w:sz w:val="46"/>
          <w:szCs w:val="46"/>
        </w:rPr>
        <w:lastRenderedPageBreak/>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5" w:name="_igkfmf7a0x3h" w:colFirst="0" w:colLast="0"/>
      <w:bookmarkEnd w:id="5"/>
      <w:r>
        <w:rPr>
          <w:sz w:val="34"/>
          <w:szCs w:val="34"/>
        </w:rPr>
        <w:t xml:space="preserve">2.1 </w:t>
      </w:r>
      <w:r w:rsidR="00EF0B3C">
        <w:rPr>
          <w:sz w:val="34"/>
          <w:szCs w:val="34"/>
        </w:rPr>
        <w:t>Study sites</w:t>
      </w:r>
    </w:p>
    <w:p w14:paraId="7B6AD6E4" w14:textId="3AB5D7A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1.</w:t>
      </w:r>
      <w:r w:rsidR="00C838D0">
        <w:t xml:space="preserve">0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r w:rsidR="0032529B">
        <w:t xml:space="preserve"> Previous work suggests that wave exposure</w:t>
      </w:r>
      <w:r w:rsidR="00D03ADF">
        <w:t xml:space="preserve"> wa</w:t>
      </w:r>
      <w:r w:rsidR="0032529B">
        <w:t xml:space="preserve">s not important in explaining variability in kelp cover among these sites </w: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r w:rsidR="003D7F93">
        <w:t>, likely because these sites were initially selected to be somewhat protected</w:t>
      </w:r>
      <w:r w:rsidR="0087644F">
        <w:t xml:space="preserve"> from wave action</w:t>
      </w:r>
      <w:r w:rsidR="003D7F93">
        <w:t xml:space="preserve"> </w:t>
      </w:r>
      <w:r w:rsidR="005F6541">
        <w:t xml:space="preserve">to allow for dive surveys </w:t>
      </w:r>
      <w:r w:rsidR="003D7F93">
        <w:fldChar w:fldCharType="begin"/>
      </w:r>
      <w:r w:rsidR="00137191">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behic prey communities in Washington State&lt;/title&gt;&lt;secondary-title&gt;Marine Mammal Science&lt;/secondary-title&gt;&lt;alt-title&gt;Mar Mammal Sci&lt;/alt-title&gt;&lt;/titles&gt;&lt;periodical&gt;&lt;full-title&gt;Marine Mammal Science&lt;/full-title&gt;&lt;abbr-1&gt;Mar. Mamm. Sci.&lt;/abbr-1&gt;&lt;abbr-2&gt;Mar Mamm Sci&lt;/abbr-2&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r w:rsidR="0032529B">
        <w:t>.</w:t>
      </w:r>
    </w:p>
    <w:p w14:paraId="4CC2EFEC" w14:textId="0EC8A7B0" w:rsidR="00471A3D" w:rsidRDefault="009D1439">
      <w:pPr>
        <w:pStyle w:val="Heading2"/>
        <w:keepNext w:val="0"/>
        <w:keepLines w:val="0"/>
        <w:spacing w:after="80"/>
        <w:rPr>
          <w:sz w:val="34"/>
          <w:szCs w:val="34"/>
        </w:rPr>
      </w:pPr>
      <w:bookmarkStart w:id="6" w:name="_qaa02jqwwy36" w:colFirst="0" w:colLast="0"/>
      <w:bookmarkEnd w:id="6"/>
      <w:r>
        <w:rPr>
          <w:sz w:val="34"/>
          <w:szCs w:val="34"/>
        </w:rPr>
        <w:t xml:space="preserve">2.2 </w:t>
      </w:r>
      <w:r w:rsidR="00EF0B3C">
        <w:rPr>
          <w:sz w:val="34"/>
          <w:szCs w:val="34"/>
        </w:rPr>
        <w:t>Survey design</w:t>
      </w:r>
    </w:p>
    <w:p w14:paraId="6D7B1DC1" w14:textId="37CE8A04"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w:t>
      </w:r>
      <w:r w:rsidR="005574F6">
        <w:t>t</w:t>
      </w:r>
      <w:r w:rsidR="004554B2" w:rsidRPr="004554B2">
        <w:t>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w:t>
      </w:r>
      <w:r w:rsidR="00D471EF">
        <w:lastRenderedPageBreak/>
        <w:t xml:space="preserve">benthic belt transects </w:t>
      </w:r>
      <w:r w:rsidR="00D471EF" w:rsidRPr="00137191">
        <w:t>(30 m by 2 m)</w:t>
      </w:r>
      <w:r w:rsidR="00D471EF">
        <w:t xml:space="preserve"> following slightly modified procedures described in </w:t>
      </w:r>
      <w:r w:rsidR="00E878A1">
        <w:fldChar w:fldCharType="begin"/>
      </w:r>
      <w:r w:rsidR="006B74A3">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103&lt;/volume&gt;&lt;number&gt;5&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t>
      </w:r>
      <w:r w:rsidR="00740D9E">
        <w:t>Our goal was to complete</w:t>
      </w:r>
      <w:r>
        <w:t xml:space="preserve"> six </w:t>
      </w:r>
      <w:r w:rsidR="007010A2">
        <w:t xml:space="preserve">replicate </w:t>
      </w:r>
      <w:r>
        <w:t>transects at each year-site-depth combination</w:t>
      </w:r>
      <w:r w:rsidR="00A63653">
        <w:t xml:space="preserve">, but actual sampling effort varied </w:t>
      </w:r>
      <w:r>
        <w:t>(Table S1)</w:t>
      </w:r>
      <w:r w:rsidR="007010A2">
        <w:t>.</w:t>
      </w:r>
    </w:p>
    <w:p w14:paraId="2B554574" w14:textId="1DAC6F95"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invertebrates larger than 2.5 cm in size (maximum dimension) and </w:t>
      </w:r>
      <w:r w:rsidRPr="00895A54">
        <w:t>all kelp stipes greater than 30 cm in height</w:t>
      </w:r>
      <w:r w:rsidR="0019371D">
        <w:t xml:space="preserve">, </w:t>
      </w:r>
      <w:r w:rsidR="0019371D" w:rsidRPr="00A202E9">
        <w:t>ex</w:t>
      </w:r>
      <w:r w:rsidR="0019371D">
        <w:t xml:space="preserve">cept for </w:t>
      </w:r>
      <w:proofErr w:type="spellStart"/>
      <w:r w:rsidR="0019371D" w:rsidRPr="00953A4D">
        <w:rPr>
          <w:i/>
        </w:rPr>
        <w:t>Macrocystis</w:t>
      </w:r>
      <w:proofErr w:type="spellEnd"/>
      <w:r w:rsidR="0019371D">
        <w:t xml:space="preserve"> where we counted stipes &gt; 1.0 m</w:t>
      </w:r>
      <w:r>
        <w:t xml:space="preserve">. In some instances we 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t>
      </w:r>
      <w:r w:rsidR="001D2411">
        <w:rPr>
          <w:rFonts w:eastAsia="Gungsuh"/>
        </w:rPr>
        <w:t xml:space="preserve">for </w:t>
      </w:r>
      <w:r w:rsidRPr="00D471EF">
        <w:rPr>
          <w:rFonts w:eastAsia="Gungsuh"/>
        </w:rPr>
        <w:t xml:space="preserve">which we estimated sizes </w:t>
      </w:r>
      <w:r w:rsidR="001D2411">
        <w:rPr>
          <w:rFonts w:eastAsia="Gungsuh"/>
        </w:rPr>
        <w:t>of</w:t>
      </w:r>
      <w:r w:rsidR="001D2411" w:rsidRPr="00D471EF">
        <w:rPr>
          <w:rFonts w:eastAsia="Gungsuh"/>
        </w:rPr>
        <w:t xml:space="preserve"> </w:t>
      </w:r>
      <w:r w:rsidRPr="00D471EF">
        <w:rPr>
          <w:rFonts w:eastAsia="Gungsuh"/>
        </w:rPr>
        <w:t xml:space="preserve">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lastRenderedPageBreak/>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7" w:name="_imz9yv51qjaf" w:colFirst="0" w:colLast="0"/>
      <w:bookmarkEnd w:id="7"/>
      <w:r>
        <w:t xml:space="preserve">2.3 </w:t>
      </w:r>
      <w:r w:rsidR="00EF0B3C">
        <w:t>Sea surface temperature (SST)</w:t>
      </w:r>
    </w:p>
    <w:p w14:paraId="0B1DD416" w14:textId="67798D6A" w:rsidR="00286336" w:rsidRDefault="00286336" w:rsidP="00286336">
      <w:r>
        <w:t xml:space="preserve">To evaluate SST trends at our sites, we obtained daily mean sea surface temperature (SST) data from the NOAA Optimum Interpolation (OI) SST V2.1 High Resolution Dataset </w: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 </w:instrText>
      </w:r>
      <w:r w:rsidR="0013719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YnV0b3JzPjx0aXRsZXM+PHRpdGxlPkltcHJvdmVtZW50cyBvZiB0aGUgZGFpbHkgb3B0aW11bSBp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</w:fldData>
        </w:fldChar>
      </w:r>
      <w:r w:rsidR="00137191">
        <w:instrText xml:space="preserve"> ADDIN EN.CITE.DATA </w:instrText>
      </w:r>
      <w:r w:rsidR="00137191">
        <w:fldChar w:fldCharType="end"/>
      </w:r>
      <w:r w:rsidR="00E878A1">
        <w:fldChar w:fldCharType="separate"/>
      </w:r>
      <w:r w:rsidR="00E878A1">
        <w:rPr>
          <w:noProof/>
        </w:rPr>
        <w:t>(Reynolds et al. 2007, Huang et al. 2021)</w:t>
      </w:r>
      <w:r w:rsidR="00E878A1">
        <w:fldChar w:fldCharType="end"/>
      </w:r>
      <w:r>
        <w:t xml:space="preserve"> for 1992-2021 for each of the five sites (</w:t>
      </w:r>
      <w:hyperlink r:id="rId8" w:history="1">
        <w:r w:rsidR="000115E0" w:rsidRPr="00435CAE">
          <w:rPr>
            <w:rStyle w:val="Hyperlink"/>
          </w:rPr>
          <w:t>https://psl.noaa.gov/data/gridded/data.noaa.oisst.v2.highres.html</w:t>
        </w:r>
      </w:hyperlink>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p>
    <w:p w14:paraId="391463AF" w14:textId="5BDBA970" w:rsidR="00191063" w:rsidRDefault="00191063">
      <w:r>
        <w:t xml:space="preserve">We quantify maximum monthly mean SST at our sites </w:t>
      </w:r>
      <w:r w:rsidR="00C60367">
        <w:t xml:space="preserve">for each year </w:t>
      </w:r>
      <w:r>
        <w:t>because prior work has identified</w:t>
      </w:r>
      <w:r w:rsidR="00E556B3">
        <w:t xml:space="preserve"> this metric as</w:t>
      </w:r>
      <w:r>
        <w:t xml:space="preserve"> a predictor of kelp cover dynamics in other areas along the West Coast </w: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bG9neTwvZnVsbC10aXRsZT48YWJici0xPkdsb2JhbCBDaGFuZ2UgQmlvbC48L2FiYnItMT48YWJi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</w:fldData>
        </w:fldChar>
      </w:r>
      <w:r w:rsidR="00137191">
        <w:instrText xml:space="preserve"> ADDIN EN.CITE.DATA </w:instrText>
      </w:r>
      <w:r w:rsidR="00137191">
        <w:fldChar w:fldCharType="end"/>
      </w:r>
      <w:r w:rsidR="00E878A1">
        <w:fldChar w:fldCharType="separate"/>
      </w:r>
      <w:r w:rsidR="00E878A1">
        <w:rPr>
          <w:noProof/>
        </w:rPr>
        <w:t>(Cavanaugh et al. 2019, Beas-Luna et al. 2020, Hamilton et al. 2020)</w:t>
      </w:r>
      <w:r w:rsidR="00E878A1">
        <w:fldChar w:fldCharType="end"/>
      </w:r>
      <w:r w:rsidR="00C60367">
        <w:t>, and because absolute temperature</w:t>
      </w:r>
      <w:r w:rsidR="007060A5">
        <w:t xml:space="preserve"> has been a </w:t>
      </w:r>
      <w:r w:rsidR="00C60367">
        <w:t xml:space="preserve">better predictor than temperature anomalies </w:t>
      </w:r>
      <w:r w:rsidR="007060A5">
        <w:t xml:space="preserve">for the 2014-2016 MHW </w: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 </w:instrText>
      </w:r>
      <w:r w:rsidR="00256175">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Y2FsPjxwYWdlcz40MTM8L3BhZ2VzPjx2b2x1bWU+Njwvdm9sdW1lPjxkYXRlcz48eWVhcj4yMDE5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</w:fldData>
        </w:fldChar>
      </w:r>
      <w:r w:rsidR="00256175">
        <w:instrText xml:space="preserve"> ADDIN EN.CITE.DATA </w:instrText>
      </w:r>
      <w:r w:rsidR="00256175">
        <w:fldChar w:fldCharType="end"/>
      </w:r>
      <w:r w:rsidR="00E878A1">
        <w:fldChar w:fldCharType="separate"/>
      </w:r>
      <w:r w:rsidR="00E878A1">
        <w:rPr>
          <w:noProof/>
        </w:rPr>
        <w:t>(Cavanaugh et al. 2019, Hamilton et al. 2020)</w:t>
      </w:r>
      <w:r w:rsidR="00E878A1">
        <w:fldChar w:fldCharType="end"/>
      </w:r>
      <w:r w:rsidR="00944C2E">
        <w:t xml:space="preserve">. </w:t>
      </w:r>
      <w:r w:rsidR="005E797D">
        <w:t>W</w:t>
      </w:r>
      <w:r w:rsidR="005E797D" w:rsidRPr="00062C9E">
        <w:t>e also calculated the number of days above 15</w:t>
      </w:r>
      <w:r w:rsidR="005E797D">
        <w:t>°C</w:t>
      </w:r>
      <w:r w:rsidR="005E797D" w:rsidRPr="00062C9E">
        <w:t xml:space="preserve"> for each site by yea</w:t>
      </w:r>
      <w:r w:rsidR="005E797D">
        <w:t>r because t</w:t>
      </w:r>
      <w:r w:rsidR="00E556B3">
        <w:t>here is some evidence that g</w:t>
      </w:r>
      <w:r w:rsidR="00062C9E" w:rsidRPr="00062C9E">
        <w:t xml:space="preserve">rowth of both </w:t>
      </w:r>
      <w:proofErr w:type="spellStart"/>
      <w:r w:rsidR="00062C9E" w:rsidRPr="00062C9E">
        <w:rPr>
          <w:i/>
        </w:rPr>
        <w:t>Macrocystis</w:t>
      </w:r>
      <w:proofErr w:type="spellEnd"/>
      <w:r w:rsidR="00062C9E" w:rsidRPr="00062C9E">
        <w:rPr>
          <w:i/>
        </w:rPr>
        <w:t xml:space="preserve"> </w:t>
      </w:r>
      <w:r w:rsidR="00062C9E" w:rsidRPr="00137191">
        <w:t xml:space="preserve">and </w:t>
      </w:r>
      <w:proofErr w:type="spellStart"/>
      <w:r w:rsidR="00062C9E" w:rsidRPr="00062C9E">
        <w:rPr>
          <w:i/>
        </w:rPr>
        <w:t>Nereocystis</w:t>
      </w:r>
      <w:proofErr w:type="spellEnd"/>
      <w:r w:rsidR="00062C9E" w:rsidRPr="00062C9E">
        <w:rPr>
          <w:i/>
        </w:rPr>
        <w:t xml:space="preserve"> </w:t>
      </w:r>
      <w:r w:rsidR="00062C9E" w:rsidRPr="00062C9E">
        <w:t>tends to decline above 15</w:t>
      </w:r>
      <w:r w:rsidR="007844D4">
        <w:t>°C</w:t>
      </w:r>
      <w:r w:rsidR="004827F9">
        <w:t xml:space="preserve"> in </w:t>
      </w:r>
      <w:r w:rsidR="00477F34">
        <w:t>conjunction</w:t>
      </w:r>
      <w:r w:rsidR="004827F9">
        <w:t xml:space="preserve"> with changes in nutrient availability</w:t>
      </w:r>
      <w:r w:rsidR="00062C9E" w:rsidRPr="00062C9E">
        <w:t xml:space="preserve"> </w: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E878A1">
        <w:fldChar w:fldCharType="separate"/>
      </w:r>
      <w:r w:rsidR="00E878A1">
        <w:rPr>
          <w:noProof/>
        </w:rPr>
        <w:t>(Zimmerman &amp; Kremer 1984, Camus &amp; Buschmann 2017, Supratya et al. 2020)</w:t>
      </w:r>
      <w:r w:rsidR="00E878A1">
        <w:fldChar w:fldCharType="end"/>
      </w:r>
      <w:r w:rsidR="00477F34">
        <w:t>. While</w:t>
      </w:r>
      <w:r w:rsidR="00AD6474">
        <w:t xml:space="preserve"> </w:t>
      </w:r>
      <w:proofErr w:type="spellStart"/>
      <w:r w:rsidR="00AD6474">
        <w:rPr>
          <w:i/>
        </w:rPr>
        <w:t>Nereocystis</w:t>
      </w:r>
      <w:proofErr w:type="spellEnd"/>
      <w:r w:rsidR="00477F34">
        <w:rPr>
          <w:i/>
        </w:rPr>
        <w:t xml:space="preserve"> </w:t>
      </w:r>
      <w:r w:rsidR="00477F34">
        <w:t>may</w:t>
      </w:r>
      <w:r w:rsidR="00D140AA">
        <w:t xml:space="preserve"> </w:t>
      </w:r>
      <w:r w:rsidR="00477F34">
        <w:t>be</w:t>
      </w:r>
      <w:r w:rsidR="00AD6474">
        <w:rPr>
          <w:i/>
        </w:rPr>
        <w:t xml:space="preserve"> </w:t>
      </w:r>
      <w:r w:rsidR="00AD6474">
        <w:t>unable to produce sporophytes in 18</w:t>
      </w:r>
      <w:r w:rsidR="007844D4">
        <w:t>°C</w:t>
      </w:r>
      <w:r w:rsidR="00AD6474">
        <w:t xml:space="preserve"> water </w:t>
      </w:r>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r w:rsidR="00477F34">
        <w:t xml:space="preserve">, </w:t>
      </w:r>
      <w:proofErr w:type="spellStart"/>
      <w:r w:rsidR="00477F34">
        <w:rPr>
          <w:i/>
        </w:rPr>
        <w:t>Macrocystis</w:t>
      </w:r>
      <w:proofErr w:type="spellEnd"/>
      <w:r w:rsidR="00477F34">
        <w:rPr>
          <w:i/>
        </w:rPr>
        <w:t xml:space="preserve"> </w:t>
      </w:r>
      <w:r w:rsidR="00F0120A">
        <w:t xml:space="preserve">sporophyte production </w:t>
      </w:r>
      <w:r w:rsidR="002D5B13">
        <w:t xml:space="preserve">may be more tolerant to higher temperatures </w: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 </w:instrText>
      </w:r>
      <w:r w:rsidR="0013719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b2RpY2FsPjxmdWxsLXRpdGxlPk1hcmluZSBCaW9sb2d5PC9mdWxsLXRpdGxlPjxhYmJyLTE+TWFy
LiBCaW9sLjwvYWJici0xPjxhYmJyLTI+TWFyIEJpb2w8L2FiYnItMj48L3BlcmlvZGljYWw+PHBh
Z2VzPjE3LTIwPC9wYWdlcz48dm9sdW1lPjkzPC92b2x1bWU+PG51bWJlcj4xPC9udW1iZXI+PGRh
dGVzPjx5ZWFyPjE5ODY8L3llYXI+PHB1Yi1kYXRlcz48ZGF0ZT4xOTg2LzEwLzAxPC9kYXRlPjwv
cHViLWRhdGVzPjwvZGF0ZXM+PGlzYm4+MTQzMi0xNzkzPC9pc2JuPjx1cmxzPjxyZWxhdGVkLXVy
bHM+PHVybD5odHRwczovL2RvaS5vcmcvMTAuMTAwNy9CRjAwNDI4NjUwPC91cmw+PC9yZWxhdGVk
LXVybHM+PC91cmxzPjxlbGVjdHJvbmljLXJlc291cmNlLW51bT4xMC4xMDA3L0JGMDA0Mjg2NTA8
L2VsZWN0cm9uaWMtcmVzb3VyY2UtbnVtPjwvcmVjb3JkPjwvQ2l0ZT48L0VuZE5vdGU+AG==
</w:fldData>
        </w:fldChar>
      </w:r>
      <w:r w:rsidR="00137191">
        <w:instrText xml:space="preserve"> ADDIN EN.CITE.DATA </w:instrText>
      </w:r>
      <w:r w:rsidR="00137191">
        <w:fldChar w:fldCharType="end"/>
      </w:r>
      <w:r w:rsidR="00E878A1">
        <w:fldChar w:fldCharType="separate"/>
      </w:r>
      <w:r w:rsidR="00E878A1">
        <w:rPr>
          <w:noProof/>
        </w:rPr>
        <w:t>(Deysher &amp; Dean 1986a, Deysher &amp; Dean 1986b)</w:t>
      </w:r>
      <w:r w:rsidR="00E878A1">
        <w:fldChar w:fldCharType="end"/>
      </w:r>
      <w:r w:rsidR="00062C9E" w:rsidRPr="00062C9E">
        <w:t xml:space="preserve">. </w:t>
      </w:r>
    </w:p>
    <w:p w14:paraId="03CE3B8E" w14:textId="55F6FA7E" w:rsidR="00471A3D" w:rsidRDefault="00191063">
      <w:r>
        <w:lastRenderedPageBreak/>
        <w:t xml:space="preserve">To provide a more formal analysis of MHW prevalence at our sites, we also </w:t>
      </w:r>
      <w:r w:rsidR="00ED35BC">
        <w:t xml:space="preserve">calculated MHW statistics following </w: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 </w:instrText>
      </w:r>
      <w:r w:rsidR="00B03018">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B03018">
        <w:instrText xml:space="preserve"> ADDIN EN.CITE.DATA </w:instrText>
      </w:r>
      <w:r w:rsidR="00B03018">
        <w:fldChar w:fldCharType="end"/>
      </w:r>
      <w:r w:rsidR="00B03018">
        <w:fldChar w:fldCharType="separate"/>
      </w:r>
      <w:r w:rsidR="00B03018">
        <w:rPr>
          <w:noProof/>
        </w:rPr>
        <w:t>Hobday et al. (2016)</w:t>
      </w:r>
      <w:r w:rsidR="00B03018">
        <w:fldChar w:fldCharType="end"/>
      </w:r>
      <w:r w:rsidR="00ED35BC">
        <w:t xml:space="preserve"> and using the ‘</w:t>
      </w:r>
      <w:proofErr w:type="spellStart"/>
      <w:r w:rsidR="00ED35BC">
        <w:t>heatwaveR</w:t>
      </w:r>
      <w:proofErr w:type="spellEnd"/>
      <w:r w:rsidR="00ED35BC">
        <w:t>’</w:t>
      </w:r>
      <w:r w:rsidR="000115E0">
        <w:t xml:space="preserve"> package </w:t>
      </w:r>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r w:rsidR="00C838D0">
        <w:t xml:space="preserve"> in R 4.2.0 </w:t>
      </w:r>
      <w:r w:rsidR="00C838D0">
        <w:fldChar w:fldCharType="begin"/>
      </w:r>
      <w:r w:rsidR="00137CFB">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 R Foundation for Statistical Computing, Vienna, Austria. URL https://www.R-project.org/.&lt;/title&gt;&lt;/titles&gt;&lt;dates&gt;&lt;year&gt;2022&lt;/year&gt;&lt;/dates&gt;&lt;urls&gt;&lt;related-urls&gt;&lt;url&gt;http://www.R-project.org/&lt;/url&gt;&lt;/related-urls&gt;&lt;/urls&gt;&lt;/record&gt;&lt;/Cite&gt;&lt;/EndNote&gt;</w:instrText>
      </w:r>
      <w:r w:rsidR="00C838D0">
        <w:fldChar w:fldCharType="separate"/>
      </w:r>
      <w:r w:rsidR="00137CFB">
        <w:rPr>
          <w:noProof/>
        </w:rPr>
        <w:t>(R Core Team 2022)</w:t>
      </w:r>
      <w:r w:rsidR="00C838D0">
        <w:fldChar w:fldCharType="end"/>
      </w:r>
      <w:r w:rsidR="000115E0">
        <w:t>.</w:t>
      </w:r>
      <w:r w:rsidR="002717DA">
        <w:t xml:space="preserve"> We evaluate</w:t>
      </w:r>
      <w:r w:rsidR="00F0120A">
        <w:t>d</w:t>
      </w:r>
      <w:r w:rsidR="002717DA">
        <w:t xml:space="preserve"> the number of </w:t>
      </w:r>
      <w:r w:rsidR="00F0120A">
        <w:t xml:space="preserve">discrete </w:t>
      </w:r>
      <w:r w:rsidR="002717DA">
        <w:t>events</w:t>
      </w:r>
      <w:r w:rsidR="00F0120A">
        <w:t xml:space="preserve"> that met MHW criteria (</w:t>
      </w:r>
      <w:proofErr w:type="spellStart"/>
      <w:r w:rsidR="00F0120A">
        <w:t>Hobday</w:t>
      </w:r>
      <w:proofErr w:type="spellEnd"/>
      <w:r w:rsidR="00F0120A">
        <w:t xml:space="preserve"> et al. 2016)</w:t>
      </w:r>
      <w:r w:rsidR="002717DA">
        <w:t>, as well as the length of these events, and the number of individual days above the 90% percentile of SST</w:t>
      </w:r>
      <w:r w:rsidR="00D54E3C">
        <w:t xml:space="preserve"> by year and site.</w:t>
      </w:r>
      <w:r w:rsidR="008C3B33">
        <w:t xml:space="preserve"> </w:t>
      </w:r>
    </w:p>
    <w:p w14:paraId="19CF6259" w14:textId="654BA13B" w:rsidR="00471A3D" w:rsidRDefault="009D1439">
      <w:pPr>
        <w:pStyle w:val="Heading2"/>
        <w:spacing w:before="120"/>
      </w:pPr>
      <w:bookmarkStart w:id="8" w:name="_au0wchpbj09l" w:colFirst="0" w:colLast="0"/>
      <w:bookmarkEnd w:id="8"/>
      <w:r>
        <w:t xml:space="preserve">2.4 </w:t>
      </w:r>
      <w:r w:rsidR="00EF0B3C">
        <w:t>Area of canopy kelps</w:t>
      </w:r>
    </w:p>
    <w:p w14:paraId="5BFF80C8" w14:textId="3A23D63B" w:rsidR="00450236" w:rsidRPr="00450236"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rsidR="007A6B12">
        <w:t>varied</w:t>
      </w:r>
      <w:r w:rsidR="00895A54">
        <w:t xml:space="preserve"> </w:t>
      </w:r>
      <w:r>
        <w:t>prior to our initiating benthic surveys in 2015</w:t>
      </w:r>
      <w:r w:rsidRPr="0069524C">
        <w:t xml:space="preserve">. </w:t>
      </w:r>
      <w:r w:rsidR="009339A4" w:rsidRPr="009339A4">
        <w:t xml:space="preserve">Prior analyses of </w:t>
      </w:r>
      <w:r w:rsidR="00F0120A">
        <w:t>the aerial survey</w:t>
      </w:r>
      <w:r w:rsidR="009339A4" w:rsidRPr="009339A4">
        <w:t xml:space="preserve"> data have revealed the influence of bottom-up environmental processes and top-down forcing 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bHQtdGl0bGU+PC90aXRsZXM+PHBlcmlvZGljYWw+PGZ1bGwtdGl0bGU+Sm91cm5hbCBvZiBFY29s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</w:fldData>
        </w:fldChar>
      </w:r>
      <w:r w:rsidR="00137191">
        <w:instrText xml:space="preserve"> ADDIN EN.CITE.DATA </w:instrText>
      </w:r>
      <w:r w:rsidR="00137191">
        <w:fldChar w:fldCharType="end"/>
      </w:r>
      <w:r w:rsidR="009339A4" w:rsidRPr="009339A4">
        <w:fldChar w:fldCharType="separate"/>
      </w:r>
      <w:r w:rsidR="009339A4" w:rsidRPr="009339A4">
        <w:rPr>
          <w:noProof/>
        </w:rPr>
        <w:t>(Pfister et al. 2018, Shelton et al. 2018)</w:t>
      </w:r>
      <w:r w:rsidR="009339A4" w:rsidRPr="009339A4">
        <w:fldChar w:fldCharType="end"/>
      </w:r>
      <w:r w:rsidR="009339A4" w:rsidRPr="009339A4">
        <w:t>.</w:t>
      </w:r>
      <w:r w:rsidR="00F0120A">
        <w:t xml:space="preserve"> </w:t>
      </w:r>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 </w:instrText>
      </w:r>
      <w:r w:rsidR="00137191">
        <w:fldChar w:fldCharType="begin">
          <w:fldData xml:space="preserve">PEVuZE5vdGU+PENpdGU+PEF1dGhvcj5TaGVsdG9uPC9BdXRob3I+PFllYXI+MjAxODwvWWVhcj48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</w:fldData>
        </w:fldChar>
      </w:r>
      <w:r w:rsidR="00137191">
        <w:instrText xml:space="preserve"> ADDIN EN.CITE.DATA </w:instrText>
      </w:r>
      <w:r w:rsidR="00137191">
        <w:fldChar w:fldCharType="end"/>
      </w:r>
      <w:r w:rsidR="00E878A1">
        <w:fldChar w:fldCharType="separate"/>
      </w:r>
      <w:r w:rsidR="00137191">
        <w:rPr>
          <w:noProof/>
        </w:rPr>
        <w:t>(Van Wagenen 2015, WDNR 2017, Shelton et al. 2018)</w:t>
      </w:r>
      <w:r w:rsidR="00E878A1">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xml:space="preserve">. </w:t>
      </w:r>
      <w:r w:rsidR="00DC356D">
        <w:t>C</w:t>
      </w:r>
      <w:r>
        <w:t xml:space="preserve">anopy area </w:t>
      </w:r>
      <w:r w:rsidR="00DC356D">
        <w:t xml:space="preserve">is </w:t>
      </w:r>
      <w:r>
        <w:t>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E9808B3" w14:textId="533C2962" w:rsidR="00471A3D" w:rsidRDefault="009D1439">
      <w:pPr>
        <w:pStyle w:val="Heading2"/>
        <w:spacing w:before="120"/>
      </w:pPr>
      <w:bookmarkStart w:id="9" w:name="_2h658b2af9qi" w:colFirst="0" w:colLast="0"/>
      <w:bookmarkEnd w:id="9"/>
      <w:r>
        <w:t xml:space="preserve">2.5 </w:t>
      </w:r>
      <w:r w:rsidR="00EF0B3C">
        <w:t>Data analysis</w:t>
      </w:r>
    </w:p>
    <w:p w14:paraId="459FAEC1" w14:textId="719190BF" w:rsidR="00471A3D" w:rsidRDefault="00EF0B3C">
      <w:pPr>
        <w:spacing w:before="120" w:after="120"/>
      </w:pPr>
      <w:r>
        <w:t>To understand changes in kelp forest communities since 20</w:t>
      </w:r>
      <w:r w:rsidRPr="0022640D">
        <w:t>15, we created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w:t>
      </w:r>
      <w:r w:rsidR="008717AD">
        <w:lastRenderedPageBreak/>
        <w:t xml:space="preserve">Year and then took the </w:t>
      </w:r>
      <w:r w:rsidR="00A0644F">
        <w:t xml:space="preserve">yearly </w:t>
      </w:r>
      <w:r w:rsidR="008717AD">
        <w:t>mean of Site averages to obtain a region-wide mean for each taxon to</w:t>
      </w:r>
      <w:r w:rsidRPr="008717AD">
        <w:t xml:space="preserve"> identify any strong temporal trends at the scale of the </w:t>
      </w:r>
      <w:r w:rsidR="00DC356D">
        <w:t xml:space="preserve">full </w:t>
      </w:r>
      <w:r w:rsidRPr="008717AD">
        <w:t>study region (Fig. 1). As we hav</w:t>
      </w:r>
      <w:r>
        <w:t xml:space="preserve">e only six years of data, we limited our evaluation to qualitative analysis of trends in these data. </w:t>
      </w:r>
    </w:p>
    <w:p w14:paraId="19FFFA75" w14:textId="00868612"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r w:rsidR="009A42A8">
        <w:t xml:space="preserve"> R</w:t>
      </w:r>
      <w:r w:rsidR="000C72E1">
        <w:t xml:space="preserve"> 4.2.0</w:t>
      </w:r>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 </w:instrText>
      </w:r>
      <w:r w:rsidR="0013719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dGl0bGVzPjxwZXJpb2RpY2FsPjxmdWxsLXRpdGxlPkF1c3RyYWwgRWNvbG9neTwvZnVsbC10aXRs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</w:fldData>
        </w:fldChar>
      </w:r>
      <w:r w:rsidR="00137191">
        <w:instrText xml:space="preserve"> ADDIN EN.CITE.DATA </w:instrText>
      </w:r>
      <w:r w:rsidR="00137191">
        <w:fldChar w:fldCharType="end"/>
      </w:r>
      <w:r w:rsidR="00E878A1">
        <w:fldChar w:fldCharType="separate"/>
      </w:r>
      <w:r w:rsidR="00137CFB">
        <w:rPr>
          <w:noProof/>
        </w:rPr>
        <w:t>(PerMANOVA, implemented via ‘adonis’ in R; Anderson 2001, Okamoto et al. 2020, R Core Team 2022)</w:t>
      </w:r>
      <w:r w:rsidR="00E878A1">
        <w:fldChar w:fldCharType="end"/>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E878A1">
        <w:lastRenderedPageBreak/>
        <w:fldChar w:fldCharType="begin"/>
      </w:r>
      <w:r w:rsidR="0013719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Ecology&lt;/secondary-title&gt;&lt;/titles&gt;&lt;periodical&gt;&lt;full-title&gt;Austral Ecology&lt;/full-title&gt;&lt;abbr-1&gt;Austral Ecol.&lt;/abbr-1&gt;&lt;abbr-2&gt;Austral Ecol&lt;/abbr-2&gt;&lt;/periodical&gt;&lt;pages&gt;32-46&lt;/pages&gt;&lt;volume&gt;26&lt;/volume&gt;&lt;dates&gt;&lt;year&gt;2001&lt;/year&gt;&lt;/dates&gt;&lt;label&gt;nz&lt;/label&gt;&lt;urls&gt;&lt;/urls&gt;&lt;/record&gt;&lt;/Cite&gt;&lt;/EndNote&gt;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D552CB6" w:rsidR="00471A3D" w:rsidRDefault="00EF0B3C">
      <w:pPr>
        <w:spacing w:before="120" w:after="120"/>
      </w:pPr>
      <w:r w:rsidRPr="001353FD">
        <w:t>In addition to focusing on broad taxonomic guilds, we</w:t>
      </w:r>
      <w:r w:rsidR="001353FD" w:rsidRPr="00310026">
        <w:t xml:space="preserve"> examine</w:t>
      </w:r>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 </w:instrText>
      </w:r>
      <w:r w:rsidR="0013719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ZnVsbC10aXRsZT48L3BlcmlvZGljYWw+PGFsdC1wZXJpb2RpY2FsPjxmdWxsLXRpdGxlPkVjb2xv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==
</w:fldData>
        </w:fldChar>
      </w:r>
      <w:r w:rsidR="00137191">
        <w:instrText xml:space="preserve"> ADDIN EN.CITE.DATA </w:instrText>
      </w:r>
      <w:r w:rsidR="0013719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13719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Science&lt;/full-title&gt;&lt;abbr-1&gt;Bull. Mar. Sci.&lt;/abbr-1&gt;&lt;abbr-2&gt;Bull Mar Sci&lt;/abbr-2&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27C98D30" w:rsidR="00471A3D" w:rsidRPr="00310026" w:rsidDel="00736AA4" w:rsidRDefault="00BA7345">
      <w:pPr>
        <w:spacing w:before="120" w:after="120"/>
        <w:rPr>
          <w:del w:id="10" w:author="Nick.Tolimieri" w:date="2022-11-21T09:50:00Z"/>
          <w:color w:val="000000" w:themeColor="text1"/>
        </w:rPr>
      </w:pPr>
      <w:r w:rsidRPr="00310026">
        <w:rPr>
          <w:color w:val="000000" w:themeColor="text1"/>
        </w:rPr>
        <w:t xml:space="preserve">We assessed the relationship between total sea urchin density (summed across the three observed species, purple urchins, green urchins </w:t>
      </w:r>
      <w:r w:rsidRPr="00310026">
        <w:rPr>
          <w:i/>
          <w:color w:val="000000" w:themeColor="text1"/>
        </w:rPr>
        <w:t xml:space="preserve">S. </w:t>
      </w:r>
      <w:proofErr w:type="spellStart"/>
      <w:r w:rsidRPr="00310026">
        <w:rPr>
          <w:i/>
          <w:color w:val="000000" w:themeColor="text1"/>
        </w:rPr>
        <w:t>droebachiensis</w:t>
      </w:r>
      <w:proofErr w:type="spellEnd"/>
      <w:r w:rsidRPr="00310026">
        <w:rPr>
          <w:i/>
          <w:color w:val="000000" w:themeColor="text1"/>
        </w:rPr>
        <w:t>,</w:t>
      </w:r>
      <w:r w:rsidRPr="00310026">
        <w:rPr>
          <w:color w:val="000000" w:themeColor="text1"/>
        </w:rPr>
        <w:t xml:space="preserve"> and red urchins </w:t>
      </w:r>
      <w:proofErr w:type="spellStart"/>
      <w:r w:rsidRPr="00310026">
        <w:rPr>
          <w:i/>
          <w:color w:val="000000" w:themeColor="text1"/>
        </w:rPr>
        <w:t>Mesocentrotus</w:t>
      </w:r>
      <w:proofErr w:type="spellEnd"/>
      <w:r w:rsidRPr="00310026">
        <w:rPr>
          <w:i/>
          <w:color w:val="000000" w:themeColor="text1"/>
        </w:rPr>
        <w:t xml:space="preserve"> </w:t>
      </w:r>
      <w:proofErr w:type="spellStart"/>
      <w:r w:rsidRPr="00310026">
        <w:rPr>
          <w:i/>
          <w:color w:val="000000" w:themeColor="text1"/>
        </w:rPr>
        <w:t>franciscanus</w:t>
      </w:r>
      <w:proofErr w:type="spellEnd"/>
      <w:r w:rsidRPr="00310026">
        <w:rPr>
          <w:color w:val="000000" w:themeColor="text1"/>
        </w:rPr>
        <w:t>) and kelp stipe density</w:t>
      </w:r>
      <w:r>
        <w:rPr>
          <w:color w:val="000000" w:themeColor="text1"/>
        </w:rPr>
        <w:t xml:space="preserve"> using correlation and regression analyses</w:t>
      </w:r>
      <w:r w:rsidRPr="00310026">
        <w:rPr>
          <w:color w:val="000000" w:themeColor="text1"/>
        </w:rPr>
        <w:t>.</w:t>
      </w:r>
      <w:r w:rsidR="00EF0B3C" w:rsidRPr="00310026">
        <w:rPr>
          <w:color w:val="000000" w:themeColor="text1"/>
        </w:rPr>
        <w:t xml:space="preserve"> As sea urchins are major herbivores in this system, we expected negative relationships between urchin and kelp abundance. </w:t>
      </w:r>
      <w:r w:rsidR="00AC1EC9" w:rsidRPr="00310026">
        <w:rPr>
          <w:color w:val="000000" w:themeColor="text1"/>
        </w:rPr>
        <w:t xml:space="preserve">For the analyses, we included three kelps species and one combined taxon: </w:t>
      </w:r>
      <w:r w:rsidR="00EF0B3C" w:rsidRPr="00310026">
        <w:rPr>
          <w:color w:val="000000" w:themeColor="text1"/>
        </w:rPr>
        <w:t xml:space="preserve">each </w:t>
      </w:r>
      <w:r w:rsidR="00987E2B" w:rsidRPr="00310026">
        <w:rPr>
          <w:color w:val="000000" w:themeColor="text1"/>
        </w:rPr>
        <w:t>the two</w:t>
      </w:r>
      <w:r w:rsidR="00EF0B3C" w:rsidRPr="00310026">
        <w:rPr>
          <w:color w:val="000000" w:themeColor="text1"/>
        </w:rPr>
        <w:t xml:space="preserve"> major </w:t>
      </w:r>
      <w:r w:rsidR="00FC2DA4" w:rsidRPr="00310026">
        <w:rPr>
          <w:color w:val="000000" w:themeColor="text1"/>
        </w:rPr>
        <w:t>surface-canopy</w:t>
      </w:r>
      <w:r w:rsidR="00EF0B3C" w:rsidRPr="00310026">
        <w:rPr>
          <w:color w:val="000000" w:themeColor="text1"/>
        </w:rPr>
        <w:t xml:space="preserve"> </w:t>
      </w:r>
      <w:r w:rsidR="00987E2B" w:rsidRPr="00310026">
        <w:rPr>
          <w:color w:val="000000" w:themeColor="text1"/>
        </w:rPr>
        <w:t xml:space="preserve">kelps </w:t>
      </w:r>
      <w:proofErr w:type="spellStart"/>
      <w:r w:rsidR="00EF0B3C" w:rsidRPr="00310026">
        <w:rPr>
          <w:i/>
          <w:color w:val="000000" w:themeColor="text1"/>
        </w:rPr>
        <w:t>Macrocystis</w:t>
      </w:r>
      <w:proofErr w:type="spellEnd"/>
      <w:r w:rsidR="00EF0B3C" w:rsidRPr="00310026">
        <w:rPr>
          <w:color w:val="000000" w:themeColor="text1"/>
        </w:rPr>
        <w:t xml:space="preserve"> and </w:t>
      </w:r>
      <w:proofErr w:type="spellStart"/>
      <w:r w:rsidR="00EF0B3C" w:rsidRPr="00310026">
        <w:rPr>
          <w:i/>
          <w:color w:val="000000" w:themeColor="text1"/>
        </w:rPr>
        <w:t>Nereocystis</w:t>
      </w:r>
      <w:proofErr w:type="spellEnd"/>
      <w:r w:rsidR="003117B2" w:rsidRPr="00310026">
        <w:rPr>
          <w:color w:val="000000" w:themeColor="text1"/>
        </w:rPr>
        <w:t xml:space="preserve">, </w:t>
      </w:r>
      <w:r w:rsidR="00987E2B" w:rsidRPr="00310026">
        <w:rPr>
          <w:color w:val="000000" w:themeColor="text1"/>
        </w:rPr>
        <w:t xml:space="preserve">the </w:t>
      </w:r>
      <w:r w:rsidR="003F63BB" w:rsidRPr="00310026">
        <w:rPr>
          <w:color w:val="000000" w:themeColor="text1"/>
        </w:rPr>
        <w:t>mid-water canopy</w:t>
      </w:r>
      <w:r w:rsidR="00987E2B" w:rsidRPr="00310026">
        <w:rPr>
          <w:color w:val="000000" w:themeColor="text1"/>
        </w:rPr>
        <w:t xml:space="preserve"> kelp </w:t>
      </w:r>
      <w:proofErr w:type="spellStart"/>
      <w:r w:rsidR="00EF0B3C" w:rsidRPr="00310026">
        <w:rPr>
          <w:i/>
          <w:color w:val="000000" w:themeColor="text1"/>
        </w:rPr>
        <w:t>Pterygophora</w:t>
      </w:r>
      <w:proofErr w:type="spellEnd"/>
      <w:r w:rsidR="003117B2" w:rsidRPr="00310026">
        <w:rPr>
          <w:color w:val="000000" w:themeColor="text1"/>
        </w:rPr>
        <w:t xml:space="preserve">, and </w:t>
      </w:r>
      <w:r w:rsidR="00987E2B" w:rsidRPr="00310026">
        <w:rPr>
          <w:color w:val="000000" w:themeColor="text1"/>
        </w:rPr>
        <w:t xml:space="preserve">the sum of </w:t>
      </w:r>
      <w:r w:rsidR="003117B2" w:rsidRPr="00310026">
        <w:rPr>
          <w:color w:val="000000" w:themeColor="text1"/>
        </w:rPr>
        <w:t xml:space="preserve">other </w:t>
      </w:r>
      <w:proofErr w:type="spellStart"/>
      <w:r w:rsidR="003117B2" w:rsidRPr="00310026">
        <w:rPr>
          <w:color w:val="000000" w:themeColor="text1"/>
        </w:rPr>
        <w:t>stipitate</w:t>
      </w:r>
      <w:proofErr w:type="spellEnd"/>
      <w:r w:rsidR="003117B2" w:rsidRPr="00310026">
        <w:rPr>
          <w:color w:val="000000" w:themeColor="text1"/>
        </w:rPr>
        <w:t xml:space="preserve"> </w:t>
      </w:r>
      <w:r w:rsidR="00EF0B3C" w:rsidRPr="00310026">
        <w:rPr>
          <w:color w:val="000000" w:themeColor="text1"/>
        </w:rPr>
        <w:t>species</w:t>
      </w:r>
      <w:r w:rsidR="0097011C" w:rsidRPr="00310026">
        <w:rPr>
          <w:color w:val="000000" w:themeColor="text1"/>
        </w:rPr>
        <w:t xml:space="preserve"> which are </w:t>
      </w:r>
      <w:r w:rsidR="009809AE" w:rsidRPr="00310026">
        <w:rPr>
          <w:color w:val="000000" w:themeColor="text1"/>
        </w:rPr>
        <w:t xml:space="preserve">mostly understory species </w:t>
      </w:r>
      <w:r w:rsidR="00804E20" w:rsidRPr="00310026">
        <w:rPr>
          <w:color w:val="000000" w:themeColor="text1"/>
        </w:rPr>
        <w:t>(Table S2)</w:t>
      </w:r>
      <w:r w:rsidR="004606D7" w:rsidRPr="00310026">
        <w:rPr>
          <w:color w:val="000000" w:themeColor="text1"/>
        </w:rPr>
        <w:t>,</w:t>
      </w:r>
      <w:r w:rsidR="00804E20" w:rsidRPr="00310026">
        <w:rPr>
          <w:color w:val="000000" w:themeColor="text1"/>
        </w:rPr>
        <w:t xml:space="preserve"> </w:t>
      </w:r>
      <w:r w:rsidR="00EF0B3C" w:rsidRPr="00310026">
        <w:rPr>
          <w:color w:val="000000" w:themeColor="text1"/>
        </w:rPr>
        <w:t xml:space="preserve">at three scales: the region-scale (using </w:t>
      </w:r>
      <w:r w:rsidR="007F7459" w:rsidRPr="00310026">
        <w:rPr>
          <w:color w:val="000000" w:themeColor="text1"/>
        </w:rPr>
        <w:t>the mean of the five sites in each year</w:t>
      </w:r>
      <w:r w:rsidR="00EF0B3C" w:rsidRPr="00310026">
        <w:rPr>
          <w:color w:val="000000" w:themeColor="text1"/>
        </w:rPr>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r w:rsidR="00157C74" w:rsidRPr="00310026">
        <w:rPr>
          <w:color w:val="000000" w:themeColor="text1"/>
        </w:rPr>
        <w:t xml:space="preserve"> </w:t>
      </w:r>
      <w:r w:rsidR="00157C74" w:rsidRPr="00310026">
        <w:rPr>
          <w:color w:val="000000" w:themeColor="text1"/>
        </w:rPr>
        <w:lastRenderedPageBreak/>
        <w:t xml:space="preserve">For </w:t>
      </w:r>
      <w:proofErr w:type="spellStart"/>
      <w:r w:rsidR="00157C74" w:rsidRPr="00310026">
        <w:rPr>
          <w:color w:val="000000" w:themeColor="text1"/>
        </w:rPr>
        <w:t>Tatoosh</w:t>
      </w:r>
      <w:proofErr w:type="spellEnd"/>
      <w:r w:rsidR="00157C74" w:rsidRPr="00310026">
        <w:rPr>
          <w:color w:val="000000" w:themeColor="text1"/>
        </w:rPr>
        <w:t xml:space="preserve"> Island, </w:t>
      </w:r>
      <w:r w:rsidR="007C5F12" w:rsidRPr="00310026">
        <w:rPr>
          <w:color w:val="000000" w:themeColor="text1"/>
        </w:rPr>
        <w:t xml:space="preserve">the only site with substantial numbers of and variability in urchins, </w:t>
      </w:r>
      <w:r w:rsidR="00157C74" w:rsidRPr="00310026">
        <w:rPr>
          <w:color w:val="000000" w:themeColor="text1"/>
        </w:rPr>
        <w:t xml:space="preserve">we also fit a random-effects-within-between model </w:t>
      </w:r>
      <w:r w:rsidR="00157C74" w:rsidRPr="00310026">
        <w:rPr>
          <w:color w:val="000000" w:themeColor="text1"/>
        </w:rPr>
        <w:fldChar w:fldCharType="begin"/>
      </w:r>
      <w:r w:rsidR="00137191">
        <w:rPr>
          <w:color w:val="000000" w:themeColor="text1"/>
        </w:rPr>
        <w:instrText xml:space="preserve"> ADDIN EN.CITE &lt;EndNote&gt;&lt;Cite&gt;&lt;Author&gt;Bell&lt;/Author&gt;&lt;Year&gt;2019&lt;/Year&gt;&lt;RecNum&gt;9318&lt;/RecNum&gt;&lt;Prefix&gt;REWB`, &lt;/Prefix&gt;&lt;DisplayText&gt;(REWB, Bell et al. 2019, Scharkow et al. 2020)&lt;/DisplayText&gt;&lt;record&gt;&lt;rec-number&gt;9318&lt;/rec-number&gt;&lt;foreign-keys&gt;&lt;key app="EN" db-id="prxrzzvdy0x2s4ee00qpxptadsswa02rwx0p" timestamp="1664222607"&gt;9318&lt;/key&gt;&lt;/foreign-keys&gt;&lt;ref-type name="Journal Article"&gt;17&lt;/ref-type&gt;&lt;contributors&gt;&lt;authors&gt;&lt;author&gt;Bell, Andrew&lt;/author&gt;&lt;author&gt;Fairbrother, Malcolm&lt;/author&gt;&lt;author&gt;Jones, Kelvyn&lt;/author&gt;&lt;/authors&gt;&lt;/contributors&gt;&lt;titles&gt;&lt;title&gt;Fixed and random effects models: making an informed choice&lt;/title&gt;&lt;secondary-title&gt;Quality &amp;amp; Quantity&lt;/secondary-title&gt;&lt;/titles&gt;&lt;periodical&gt;&lt;full-title&gt;Quality &amp;amp; Quantity&lt;/full-title&gt;&lt;/periodical&gt;&lt;pages&gt;1051-1074&lt;/pages&gt;&lt;volume&gt;53&lt;/volume&gt;&lt;number&gt;2&lt;/number&gt;&lt;dates&gt;&lt;year&gt;2019&lt;/year&gt;&lt;pub-dates&gt;&lt;date&gt;2019/03/01&lt;/date&gt;&lt;/pub-dates&gt;&lt;/dates&gt;&lt;isbn&gt;1573-7845&lt;/isbn&gt;&lt;urls&gt;&lt;related-urls&gt;&lt;url&gt;https://doi.org/10.1007/s11135-018-0802-x&lt;/url&gt;&lt;/related-urls&gt;&lt;/urls&gt;&lt;electronic-resource-num&gt;10.1007/s11135-018-0802-x&lt;/electronic-resource-num&gt;&lt;/record&gt;&lt;/Cite&gt;&lt;Cite&gt;&lt;Author&gt;Scharkow&lt;/Author&gt;&lt;Year&gt;2020&lt;/Year&gt;&lt;RecNum&gt;9319&lt;/RecNum&gt;&lt;record&gt;&lt;rec-number&gt;9319&lt;/rec-number&gt;&lt;foreign-keys&gt;&lt;key app="EN" db-id="prxrzzvdy0x2s4ee00qpxptadsswa02rwx0p" timestamp="1664222840"&gt;9319&lt;/key&gt;&lt;/foreign-keys&gt;&lt;ref-type name="Journal Article"&gt;17&lt;/ref-type&gt;&lt;contributors&gt;&lt;authors&gt;&lt;author&gt;Scharkow, Michael&lt;/author&gt;&lt;author&gt;Mangold, Frank&lt;/author&gt;&lt;author&gt;Stier, Sebastian&lt;/author&gt;&lt;author&gt;Breuer, Johannes&lt;/author&gt;&lt;/authors&gt;&lt;/contributors&gt;&lt;titles&gt;&lt;title&gt;How social network sites and other online intermediaries increase exposure to news&lt;/title&gt;&lt;secondary-title&gt;Proceedings of the National Academy of Sciences&lt;/secondary-title&gt;&lt;/titles&gt;&lt;pages&gt;2761-2763&lt;/pages&gt;&lt;volume&gt;117&lt;/volume&gt;&lt;number&gt;6&lt;/number&gt;&lt;dates&gt;&lt;year&gt;2020&lt;/year&gt;&lt;/dates&gt;&lt;urls&gt;&lt;related-urls&gt;&lt;url&gt;https://www.pnas.org/doi/abs/10.1073/pnas.1918279117&lt;/url&gt;&lt;/related-urls&gt;&lt;/urls&gt;&lt;electronic-resource-num&gt;doi:10.1073/pnas.1918279117&lt;/electronic-resource-num&gt;&lt;/record&gt;&lt;/Cite&gt;&lt;/EndNote&gt;</w:instrText>
      </w:r>
      <w:r w:rsidR="00157C74" w:rsidRPr="00310026">
        <w:rPr>
          <w:color w:val="000000" w:themeColor="text1"/>
        </w:rPr>
        <w:fldChar w:fldCharType="separate"/>
      </w:r>
      <w:r w:rsidR="002458CF" w:rsidRPr="00310026">
        <w:rPr>
          <w:noProof/>
          <w:color w:val="000000" w:themeColor="text1"/>
        </w:rPr>
        <w:t>(REWB, Bell et al. 2019, Scharkow et al. 2020)</w:t>
      </w:r>
      <w:r w:rsidR="00157C74" w:rsidRPr="00310026">
        <w:rPr>
          <w:color w:val="000000" w:themeColor="text1"/>
        </w:rPr>
        <w:fldChar w:fldCharType="end"/>
      </w:r>
      <w:r w:rsidR="002458CF" w:rsidRPr="00310026">
        <w:rPr>
          <w:color w:val="000000" w:themeColor="text1"/>
        </w:rPr>
        <w:t xml:space="preserve"> to account for differing relationships between urchin density and kelp density within and between depths, areas, and years</w:t>
      </w:r>
      <w:r w:rsidR="00D33100" w:rsidRPr="00310026">
        <w:rPr>
          <w:color w:val="000000" w:themeColor="text1"/>
        </w:rPr>
        <w:t>. Because</w:t>
      </w:r>
      <w:r w:rsidR="009168F6" w:rsidRPr="00310026">
        <w:rPr>
          <w:color w:val="000000" w:themeColor="text1"/>
        </w:rPr>
        <w:t xml:space="preserve"> transects were not uniquely identifiable across years, the model focuses on depth x area x year: </w:t>
      </w:r>
      <w:r w:rsidR="00D33100" w:rsidRPr="00310026">
        <w:rPr>
          <w:color w:val="000000" w:themeColor="text1"/>
        </w:rPr>
        <w:t xml:space="preserve"> </w:t>
      </w:r>
    </w:p>
    <w:p w14:paraId="7E836B63" w14:textId="3E252CE6" w:rsidR="00EE7CAE" w:rsidRPr="00EE7CAE" w:rsidRDefault="00370778">
      <w:pPr>
        <w:spacing w:before="120" w:after="120"/>
        <w:rPr>
          <w:i/>
        </w:rPr>
        <w:pPrChange w:id="11" w:author="Nick.Tolimieri" w:date="2022-11-21T09:50:00Z">
          <w:pPr>
            <w:spacing w:before="120" w:after="120"/>
            <w:ind w:left="720" w:right="1080" w:firstLine="0"/>
            <w:jc w:val="center"/>
          </w:pPr>
        </w:pPrChange>
      </w:pPr>
      <m:oMath>
        <m:sSub>
          <m:sSubPr>
            <m:ctrlPr>
              <w:del w:id="12" w:author="Nick.Tolimieri" w:date="2022-11-21T09:50:00Z">
                <w:rPr>
                  <w:rFonts w:ascii="Cambria Math" w:hAnsi="Cambria Math"/>
                  <w:i/>
                </w:rPr>
              </w:del>
            </m:ctrlPr>
          </m:sSubPr>
          <m:e>
            <m:r>
              <w:del w:id="13" w:author="Nick.Tolimieri" w:date="2022-11-21T09:50:00Z">
                <w:rPr>
                  <w:rFonts w:ascii="Cambria Math" w:hAnsi="Cambria Math"/>
                </w:rPr>
                <m:t>y</m:t>
              </w:del>
            </m:r>
          </m:e>
          <m:sub>
            <m:r>
              <w:del w:id="14" w:author="Nick.Tolimieri" w:date="2022-11-21T09:50:00Z">
                <w:rPr>
                  <w:rFonts w:ascii="Cambria Math" w:hAnsi="Cambria Math"/>
                </w:rPr>
                <m:t>daty</m:t>
              </w:del>
            </m:r>
          </m:sub>
        </m:sSub>
        <m:r>
          <w:del w:id="15" w:author="Nick.Tolimieri" w:date="2022-11-21T09:50:00Z">
            <w:rPr>
              <w:rFonts w:ascii="Cambria Math" w:hAnsi="Cambria Math"/>
            </w:rPr>
            <m:t>=μ+</m:t>
          </w:del>
        </m:r>
        <m:sSub>
          <m:sSubPr>
            <m:ctrlPr>
              <w:del w:id="16" w:author="Nick.Tolimieri" w:date="2022-11-21T09:50:00Z">
                <w:rPr>
                  <w:rFonts w:ascii="Cambria Math" w:hAnsi="Cambria Math"/>
                  <w:i/>
                </w:rPr>
              </w:del>
            </m:ctrlPr>
          </m:sSubPr>
          <m:e>
            <m:r>
              <w:del w:id="17" w:author="Nick.Tolimieri" w:date="2022-11-21T09:50:00Z">
                <w:rPr>
                  <w:rFonts w:ascii="Cambria Math" w:hAnsi="Cambria Math"/>
                </w:rPr>
                <m:t>β</m:t>
              </w:del>
            </m:r>
          </m:e>
          <m:sub>
            <m:r>
              <w:del w:id="18" w:author="Nick.Tolimieri" w:date="2022-11-21T09:50:00Z">
                <w:rPr>
                  <w:rFonts w:ascii="Cambria Math" w:hAnsi="Cambria Math"/>
                </w:rPr>
                <m:t>d</m:t>
              </w:del>
            </m:r>
          </m:sub>
        </m:sSub>
        <m:r>
          <w:del w:id="19" w:author="Nick.Tolimieri" w:date="2022-11-21T09:50:00Z">
            <w:rPr>
              <w:rFonts w:ascii="Cambria Math" w:hAnsi="Cambria Math"/>
            </w:rPr>
            <m:t>+</m:t>
          </w:del>
        </m:r>
        <m:sSub>
          <m:sSubPr>
            <m:ctrlPr>
              <w:del w:id="20" w:author="Nick.Tolimieri" w:date="2022-11-21T09:50:00Z">
                <w:rPr>
                  <w:rFonts w:ascii="Cambria Math" w:hAnsi="Cambria Math"/>
                  <w:i/>
                </w:rPr>
              </w:del>
            </m:ctrlPr>
          </m:sSubPr>
          <m:e>
            <m:r>
              <w:del w:id="21" w:author="Nick.Tolimieri" w:date="2022-11-21T09:50:00Z">
                <w:rPr>
                  <w:rFonts w:ascii="Cambria Math" w:hAnsi="Cambria Math"/>
                </w:rPr>
                <m:t>β</m:t>
              </w:del>
            </m:r>
          </m:e>
          <m:sub>
            <m:r>
              <w:del w:id="22" w:author="Nick.Tolimieri" w:date="2022-11-21T09:50:00Z">
                <w:rPr>
                  <w:rFonts w:ascii="Cambria Math" w:hAnsi="Cambria Math"/>
                </w:rPr>
                <m:t>a</m:t>
              </w:del>
            </m:r>
          </m:sub>
        </m:sSub>
        <m:r>
          <w:del w:id="23" w:author="Nick.Tolimieri" w:date="2022-11-21T09:50:00Z">
            <w:rPr>
              <w:rFonts w:ascii="Cambria Math" w:hAnsi="Cambria Math"/>
            </w:rPr>
            <m:t>+</m:t>
          </w:del>
        </m:r>
        <m:sSub>
          <m:sSubPr>
            <m:ctrlPr>
              <w:del w:id="24" w:author="Nick.Tolimieri" w:date="2022-11-21T09:50:00Z">
                <w:rPr>
                  <w:rFonts w:ascii="Cambria Math" w:hAnsi="Cambria Math"/>
                  <w:i/>
                </w:rPr>
              </w:del>
            </m:ctrlPr>
          </m:sSubPr>
          <m:e>
            <m:r>
              <w:del w:id="25" w:author="Nick.Tolimieri" w:date="2022-11-21T09:50:00Z">
                <w:rPr>
                  <w:rFonts w:ascii="Cambria Math" w:hAnsi="Cambria Math"/>
                </w:rPr>
                <m:t>β</m:t>
              </w:del>
            </m:r>
          </m:e>
          <m:sub>
            <m:r>
              <w:del w:id="26" w:author="Nick.Tolimieri" w:date="2022-11-21T09:50:00Z">
                <w:rPr>
                  <w:rFonts w:ascii="Cambria Math" w:hAnsi="Cambria Math"/>
                </w:rPr>
                <m:t>y</m:t>
              </w:del>
            </m:r>
          </m:sub>
        </m:sSub>
        <m:r>
          <w:del w:id="27" w:author="Nick.Tolimieri" w:date="2022-11-21T09:50:00Z">
            <w:rPr>
              <w:rFonts w:ascii="Cambria Math" w:hAnsi="Cambria Math"/>
            </w:rPr>
            <m:t>+</m:t>
          </w:del>
        </m:r>
        <m:sSub>
          <m:sSubPr>
            <m:ctrlPr>
              <w:del w:id="28" w:author="Nick.Tolimieri" w:date="2022-11-21T09:50:00Z">
                <w:rPr>
                  <w:rFonts w:ascii="Cambria Math" w:hAnsi="Cambria Math"/>
                  <w:i/>
                </w:rPr>
              </w:del>
            </m:ctrlPr>
          </m:sSubPr>
          <m:e>
            <m:r>
              <w:del w:id="29" w:author="Nick.Tolimieri" w:date="2022-11-21T09:50:00Z">
                <w:rPr>
                  <w:rFonts w:ascii="Cambria Math" w:hAnsi="Cambria Math"/>
                </w:rPr>
                <m:t>γ</m:t>
              </w:del>
            </m:r>
          </m:e>
          <m:sub>
            <m:r>
              <w:del w:id="30" w:author="Nick.Tolimieri" w:date="2022-11-21T09:50:00Z">
                <w:rPr>
                  <w:rFonts w:ascii="Cambria Math" w:hAnsi="Cambria Math"/>
                </w:rPr>
                <m:t>1</m:t>
              </w:del>
            </m:r>
          </m:sub>
        </m:sSub>
        <m:d>
          <m:dPr>
            <m:ctrlPr>
              <w:del w:id="31" w:author="Nick.Tolimieri" w:date="2022-11-21T09:50:00Z">
                <w:rPr>
                  <w:rFonts w:ascii="Cambria Math" w:hAnsi="Cambria Math"/>
                  <w:i/>
                </w:rPr>
              </w:del>
            </m:ctrlPr>
          </m:dPr>
          <m:e>
            <m:sSub>
              <m:sSubPr>
                <m:ctrlPr>
                  <w:del w:id="32" w:author="Nick.Tolimieri" w:date="2022-11-21T09:50:00Z">
                    <w:rPr>
                      <w:rFonts w:ascii="Cambria Math" w:hAnsi="Cambria Math"/>
                      <w:i/>
                    </w:rPr>
                  </w:del>
                </m:ctrlPr>
              </m:sSubPr>
              <m:e>
                <m:acc>
                  <m:accPr>
                    <m:chr m:val="̅"/>
                    <m:ctrlPr>
                      <w:del w:id="33" w:author="Nick.Tolimieri" w:date="2022-11-21T09:50:00Z">
                        <w:rPr>
                          <w:rFonts w:ascii="Cambria Math" w:hAnsi="Cambria Math"/>
                          <w:i/>
                        </w:rPr>
                      </w:del>
                    </m:ctrlPr>
                  </m:accPr>
                  <m:e>
                    <m:r>
                      <w:del w:id="34" w:author="Nick.Tolimieri" w:date="2022-11-21T09:50:00Z">
                        <w:rPr>
                          <w:rFonts w:ascii="Cambria Math" w:hAnsi="Cambria Math"/>
                        </w:rPr>
                        <m:t>x</m:t>
                      </w:del>
                    </m:r>
                  </m:e>
                </m:acc>
              </m:e>
              <m:sub>
                <m:r>
                  <w:del w:id="35" w:author="Nick.Tolimieri" w:date="2022-11-21T09:50:00Z">
                    <w:rPr>
                      <w:rFonts w:ascii="Cambria Math" w:hAnsi="Cambria Math"/>
                    </w:rPr>
                    <m:t>d,a,y</m:t>
                  </w:del>
                </m:r>
              </m:sub>
            </m:sSub>
            <m:r>
              <w:del w:id="36" w:author="Nick.Tolimieri" w:date="2022-11-21T09:50:00Z">
                <w:rPr>
                  <w:rFonts w:ascii="Cambria Math" w:hAnsi="Cambria Math"/>
                </w:rPr>
                <m:t>-</m:t>
              </w:del>
            </m:r>
            <m:sSub>
              <m:sSubPr>
                <m:ctrlPr>
                  <w:del w:id="37" w:author="Nick.Tolimieri" w:date="2022-11-21T09:50:00Z">
                    <w:rPr>
                      <w:rFonts w:ascii="Cambria Math" w:hAnsi="Cambria Math"/>
                      <w:i/>
                    </w:rPr>
                  </w:del>
                </m:ctrlPr>
              </m:sSubPr>
              <m:e>
                <m:acc>
                  <m:accPr>
                    <m:chr m:val="̅"/>
                    <m:ctrlPr>
                      <w:del w:id="38" w:author="Nick.Tolimieri" w:date="2022-11-21T09:50:00Z">
                        <w:rPr>
                          <w:rFonts w:ascii="Cambria Math" w:hAnsi="Cambria Math"/>
                          <w:i/>
                        </w:rPr>
                      </w:del>
                    </m:ctrlPr>
                  </m:accPr>
                  <m:e>
                    <m:r>
                      <w:del w:id="39" w:author="Nick.Tolimieri" w:date="2022-11-21T09:50:00Z">
                        <w:rPr>
                          <w:rFonts w:ascii="Cambria Math" w:hAnsi="Cambria Math"/>
                        </w:rPr>
                        <m:t>x</m:t>
                      </w:del>
                    </m:r>
                  </m:e>
                </m:acc>
              </m:e>
              <m:sub>
                <m:r>
                  <w:del w:id="40" w:author="Nick.Tolimieri" w:date="2022-11-21T09:50:00Z">
                    <w:rPr>
                      <w:rFonts w:ascii="Cambria Math" w:hAnsi="Cambria Math"/>
                    </w:rPr>
                    <m:t>d,a</m:t>
                  </w:del>
                </m:r>
              </m:sub>
            </m:sSub>
          </m:e>
        </m:d>
        <m:r>
          <w:del w:id="41" w:author="Nick.Tolimieri" w:date="2022-11-21T09:50:00Z">
            <w:rPr>
              <w:rFonts w:ascii="Cambria Math" w:hAnsi="Cambria Math"/>
            </w:rPr>
            <m:t>+</m:t>
          </w:del>
        </m:r>
        <m:sSub>
          <m:sSubPr>
            <m:ctrlPr>
              <w:del w:id="42" w:author="Nick.Tolimieri" w:date="2022-11-21T09:50:00Z">
                <w:rPr>
                  <w:rFonts w:ascii="Cambria Math" w:hAnsi="Cambria Math"/>
                  <w:i/>
                </w:rPr>
              </w:del>
            </m:ctrlPr>
          </m:sSubPr>
          <m:e>
            <m:r>
              <w:del w:id="43" w:author="Nick.Tolimieri" w:date="2022-11-21T09:50:00Z">
                <w:rPr>
                  <w:rFonts w:ascii="Cambria Math" w:hAnsi="Cambria Math"/>
                </w:rPr>
                <m:t>γ</m:t>
              </w:del>
            </m:r>
          </m:e>
          <m:sub>
            <m:r>
              <w:del w:id="44" w:author="Nick.Tolimieri" w:date="2022-11-21T09:50:00Z">
                <w:rPr>
                  <w:rFonts w:ascii="Cambria Math" w:hAnsi="Cambria Math"/>
                </w:rPr>
                <m:t>2</m:t>
              </w:del>
            </m:r>
          </m:sub>
        </m:sSub>
        <m:sSub>
          <m:sSubPr>
            <m:ctrlPr>
              <w:del w:id="45" w:author="Nick.Tolimieri" w:date="2022-11-21T09:50:00Z">
                <w:rPr>
                  <w:rFonts w:ascii="Cambria Math" w:hAnsi="Cambria Math"/>
                  <w:i/>
                </w:rPr>
              </w:del>
            </m:ctrlPr>
          </m:sSubPr>
          <m:e>
            <m:r>
              <w:del w:id="46" w:author="Nick.Tolimieri" w:date="2022-11-21T09:50:00Z">
                <w:rPr>
                  <w:rFonts w:ascii="Cambria Math" w:hAnsi="Cambria Math"/>
                </w:rPr>
                <m:t>x</m:t>
              </w:del>
            </m:r>
          </m:e>
          <m:sub>
            <m:r>
              <w:del w:id="47" w:author="Nick.Tolimieri" w:date="2022-11-21T09:50:00Z">
                <w:rPr>
                  <w:rFonts w:ascii="Cambria Math" w:hAnsi="Cambria Math"/>
                </w:rPr>
                <m:t>d,a</m:t>
              </w:del>
            </m:r>
          </m:sub>
        </m:sSub>
        <m:r>
          <w:del w:id="48" w:author="Nick.Tolimieri" w:date="2022-11-21T09:50:00Z">
            <w:rPr>
              <w:rFonts w:ascii="Cambria Math" w:hAnsi="Cambria Math"/>
            </w:rPr>
            <m:t>+</m:t>
          </w:del>
        </m:r>
        <m:sSub>
          <m:sSubPr>
            <m:ctrlPr>
              <w:del w:id="49" w:author="Nick.Tolimieri" w:date="2022-11-21T09:50:00Z">
                <w:rPr>
                  <w:rFonts w:ascii="Cambria Math" w:hAnsi="Cambria Math"/>
                  <w:i/>
                </w:rPr>
              </w:del>
            </m:ctrlPr>
          </m:sSubPr>
          <m:e>
            <m:r>
              <w:del w:id="50" w:author="Nick.Tolimieri" w:date="2022-11-21T09:50:00Z">
                <w:rPr>
                  <w:rFonts w:ascii="Cambria Math" w:hAnsi="Cambria Math"/>
                </w:rPr>
                <m:t>γ</m:t>
              </w:del>
            </m:r>
          </m:e>
          <m:sub>
            <m:r>
              <w:del w:id="51" w:author="Nick.Tolimieri" w:date="2022-11-21T09:50:00Z">
                <w:rPr>
                  <w:rFonts w:ascii="Cambria Math" w:hAnsi="Cambria Math"/>
                </w:rPr>
                <m:t>3</m:t>
              </w:del>
            </m:r>
          </m:sub>
        </m:sSub>
        <m:d>
          <m:dPr>
            <m:ctrlPr>
              <w:del w:id="52" w:author="Nick.Tolimieri" w:date="2022-11-21T09:50:00Z">
                <w:rPr>
                  <w:rFonts w:ascii="Cambria Math" w:hAnsi="Cambria Math"/>
                  <w:i/>
                </w:rPr>
              </w:del>
            </m:ctrlPr>
          </m:dPr>
          <m:e>
            <m:sSub>
              <m:sSubPr>
                <m:ctrlPr>
                  <w:del w:id="53" w:author="Nick.Tolimieri" w:date="2022-11-21T09:50:00Z">
                    <w:rPr>
                      <w:rFonts w:ascii="Cambria Math" w:hAnsi="Cambria Math"/>
                      <w:i/>
                    </w:rPr>
                  </w:del>
                </m:ctrlPr>
              </m:sSubPr>
              <m:e>
                <m:r>
                  <w:del w:id="54" w:author="Nick.Tolimieri" w:date="2022-11-21T09:50:00Z">
                    <w:rPr>
                      <w:rFonts w:ascii="Cambria Math" w:hAnsi="Cambria Math"/>
                    </w:rPr>
                    <m:t>x</m:t>
                  </w:del>
                </m:r>
              </m:e>
              <m:sub>
                <m:r>
                  <w:del w:id="55" w:author="Nick.Tolimieri" w:date="2022-11-21T09:50:00Z">
                    <w:rPr>
                      <w:rFonts w:ascii="Cambria Math" w:hAnsi="Cambria Math"/>
                    </w:rPr>
                    <m:t>d,a,t,y</m:t>
                  </w:del>
                </m:r>
              </m:sub>
            </m:sSub>
            <m:r>
              <w:del w:id="56" w:author="Nick.Tolimieri" w:date="2022-11-21T09:50:00Z">
                <w:rPr>
                  <w:rFonts w:ascii="Cambria Math" w:hAnsi="Cambria Math"/>
                </w:rPr>
                <m:t>-</m:t>
              </w:del>
            </m:r>
            <m:sSub>
              <m:sSubPr>
                <m:ctrlPr>
                  <w:del w:id="57" w:author="Nick.Tolimieri" w:date="2022-11-21T09:50:00Z">
                    <w:rPr>
                      <w:rFonts w:ascii="Cambria Math" w:hAnsi="Cambria Math"/>
                      <w:i/>
                    </w:rPr>
                  </w:del>
                </m:ctrlPr>
              </m:sSubPr>
              <m:e>
                <m:acc>
                  <m:accPr>
                    <m:chr m:val="̅"/>
                    <m:ctrlPr>
                      <w:del w:id="58" w:author="Nick.Tolimieri" w:date="2022-11-21T09:50:00Z">
                        <w:rPr>
                          <w:rFonts w:ascii="Cambria Math" w:hAnsi="Cambria Math"/>
                          <w:i/>
                        </w:rPr>
                      </w:del>
                    </m:ctrlPr>
                  </m:accPr>
                  <m:e>
                    <m:r>
                      <w:del w:id="59" w:author="Nick.Tolimieri" w:date="2022-11-21T09:50:00Z">
                        <w:rPr>
                          <w:rFonts w:ascii="Cambria Math" w:hAnsi="Cambria Math"/>
                        </w:rPr>
                        <m:t>x</m:t>
                      </w:del>
                    </m:r>
                  </m:e>
                </m:acc>
              </m:e>
              <m:sub>
                <m:r>
                  <w:del w:id="60" w:author="Nick.Tolimieri" w:date="2022-11-21T09:50:00Z">
                    <w:rPr>
                      <w:rFonts w:ascii="Cambria Math" w:hAnsi="Cambria Math"/>
                    </w:rPr>
                    <m:t>d,a,y</m:t>
                  </w:del>
                </m:r>
              </m:sub>
            </m:sSub>
          </m:e>
        </m:d>
        <m:sSub>
          <m:sSubPr>
            <m:ctrlPr>
              <w:del w:id="61" w:author="Nick.Tolimieri" w:date="2022-11-21T09:50:00Z">
                <w:rPr>
                  <w:rFonts w:ascii="Cambria Math" w:hAnsi="Cambria Math"/>
                  <w:i/>
                </w:rPr>
              </w:del>
            </m:ctrlPr>
          </m:sSubPr>
          <m:e>
            <m:r>
              <w:del w:id="62" w:author="Nick.Tolimieri" w:date="2022-11-21T09:50:00Z">
                <w:rPr>
                  <w:rFonts w:ascii="Cambria Math" w:hAnsi="Cambria Math"/>
                </w:rPr>
                <m:t>+ε</m:t>
              </w:del>
            </m:r>
          </m:e>
          <m:sub>
            <m:r>
              <w:del w:id="63" w:author="Nick.Tolimieri" w:date="2022-11-21T09:50:00Z">
                <w:rPr>
                  <w:rFonts w:ascii="Cambria Math" w:hAnsi="Cambria Math"/>
                </w:rPr>
                <m:t>d,a,y,t,0</m:t>
              </w:del>
            </m:r>
          </m:sub>
        </m:sSub>
      </m:oMath>
      <w:del w:id="64" w:author="Nick.Tolimieri" w:date="2022-11-21T09:50:00Z">
        <w:r w:rsidR="007C5F12" w:rsidDel="00736AA4">
          <w:rPr>
            <w:i/>
          </w:rPr>
          <w:delText>,</w:delText>
        </w:r>
      </w:del>
    </w:p>
    <w:p w14:paraId="6B8CD38B" w14:textId="5EE62E87" w:rsidR="00EE7CAE" w:rsidRDefault="00EA3709">
      <w:pPr>
        <w:spacing w:before="120" w:after="120"/>
        <w:ind w:firstLine="0"/>
        <w:jc w:val="center"/>
        <w:rPr>
          <w:ins w:id="65" w:author="Nick.Tolimieri" w:date="2022-11-21T09:21:00Z"/>
        </w:rPr>
        <w:pPrChange w:id="66" w:author="Nick.Tolimieri" w:date="2022-11-21T09:27:00Z">
          <w:pPr>
            <w:spacing w:before="120" w:after="120"/>
            <w:ind w:firstLine="0"/>
          </w:pPr>
        </w:pPrChange>
      </w:pPr>
      <w:proofErr w:type="spellStart"/>
      <w:ins w:id="67" w:author="Nick.Tolimieri" w:date="2022-11-21T09:26:00Z">
        <w:r w:rsidRPr="00C84095">
          <w:rPr>
            <w:i/>
            <w:rPrChange w:id="68" w:author="Nick.Tolimieri" w:date="2022-11-21T09:38:00Z">
              <w:rPr/>
            </w:rPrChange>
          </w:rPr>
          <w:t>y</w:t>
        </w:r>
      </w:ins>
      <w:ins w:id="69" w:author="Nick.Tolimieri" w:date="2022-11-21T09:21:00Z">
        <w:r w:rsidR="00EE7CAE" w:rsidRPr="00C84095">
          <w:rPr>
            <w:i/>
            <w:vertAlign w:val="subscript"/>
            <w:rPrChange w:id="70" w:author="Nick.Tolimieri" w:date="2022-11-21T09:38:00Z">
              <w:rPr/>
            </w:rPrChange>
          </w:rPr>
          <w:t>d</w:t>
        </w:r>
      </w:ins>
      <w:ins w:id="71" w:author="Nick.Tolimieri" w:date="2022-11-21T09:23:00Z">
        <w:r w:rsidR="00EE7CAE" w:rsidRPr="00C84095">
          <w:rPr>
            <w:i/>
            <w:vertAlign w:val="subscript"/>
            <w:rPrChange w:id="72" w:author="Nick.Tolimieri" w:date="2022-11-21T09:38:00Z">
              <w:rPr>
                <w:vertAlign w:val="subscript"/>
              </w:rPr>
            </w:rPrChange>
          </w:rPr>
          <w:t>,</w:t>
        </w:r>
      </w:ins>
      <w:ins w:id="73" w:author="Nick.Tolimieri" w:date="2022-11-21T09:21:00Z">
        <w:r w:rsidR="00EE7CAE" w:rsidRPr="00C84095">
          <w:rPr>
            <w:i/>
            <w:vertAlign w:val="subscript"/>
            <w:rPrChange w:id="74" w:author="Nick.Tolimieri" w:date="2022-11-21T09:38:00Z">
              <w:rPr/>
            </w:rPrChange>
          </w:rPr>
          <w:t>a</w:t>
        </w:r>
      </w:ins>
      <w:ins w:id="75" w:author="Nick.Tolimieri" w:date="2022-11-21T09:23:00Z">
        <w:r w:rsidR="00EE7CAE" w:rsidRPr="00C84095">
          <w:rPr>
            <w:i/>
            <w:vertAlign w:val="subscript"/>
            <w:rPrChange w:id="76" w:author="Nick.Tolimieri" w:date="2022-11-21T09:38:00Z">
              <w:rPr>
                <w:vertAlign w:val="subscript"/>
              </w:rPr>
            </w:rPrChange>
          </w:rPr>
          <w:t>,</w:t>
        </w:r>
      </w:ins>
      <w:ins w:id="77" w:author="Nick.Tolimieri" w:date="2022-11-21T09:21:00Z">
        <w:r w:rsidR="00EE7CAE" w:rsidRPr="00C84095">
          <w:rPr>
            <w:i/>
            <w:vertAlign w:val="subscript"/>
            <w:rPrChange w:id="78" w:author="Nick.Tolimieri" w:date="2022-11-21T09:38:00Z">
              <w:rPr/>
            </w:rPrChange>
          </w:rPr>
          <w:t>t</w:t>
        </w:r>
      </w:ins>
      <w:ins w:id="79" w:author="Nick.Tolimieri" w:date="2022-11-21T09:23:00Z">
        <w:r w:rsidR="00EE7CAE" w:rsidRPr="00C84095">
          <w:rPr>
            <w:i/>
            <w:vertAlign w:val="subscript"/>
            <w:rPrChange w:id="80" w:author="Nick.Tolimieri" w:date="2022-11-21T09:38:00Z">
              <w:rPr>
                <w:vertAlign w:val="subscript"/>
              </w:rPr>
            </w:rPrChange>
          </w:rPr>
          <w:t>,</w:t>
        </w:r>
      </w:ins>
      <w:ins w:id="81" w:author="Nick.Tolimieri" w:date="2022-11-21T09:21:00Z">
        <w:r w:rsidR="00EE7CAE" w:rsidRPr="00C84095">
          <w:rPr>
            <w:i/>
            <w:vertAlign w:val="subscript"/>
            <w:rPrChange w:id="82" w:author="Nick.Tolimieri" w:date="2022-11-21T09:38:00Z">
              <w:rPr/>
            </w:rPrChange>
          </w:rPr>
          <w:t>y</w:t>
        </w:r>
        <w:proofErr w:type="spellEnd"/>
        <w:r w:rsidR="00EE7CAE">
          <w:t xml:space="preserve"> = µ + β</w:t>
        </w:r>
      </w:ins>
      <w:ins w:id="83" w:author="Nick.Tolimieri" w:date="2022-11-21T09:22:00Z">
        <w:r w:rsidR="00EE7CAE" w:rsidRPr="00C84095">
          <w:rPr>
            <w:i/>
            <w:vertAlign w:val="subscript"/>
            <w:rPrChange w:id="84" w:author="Nick.Tolimieri" w:date="2022-11-21T09:38:00Z">
              <w:rPr/>
            </w:rPrChange>
          </w:rPr>
          <w:t>d</w:t>
        </w:r>
        <w:r w:rsidR="00EE7CAE">
          <w:t xml:space="preserve"> + β</w:t>
        </w:r>
        <w:r w:rsidR="00EE7CAE" w:rsidRPr="00C84095">
          <w:rPr>
            <w:i/>
            <w:vertAlign w:val="subscript"/>
            <w:rPrChange w:id="85" w:author="Nick.Tolimieri" w:date="2022-11-21T09:38:00Z">
              <w:rPr/>
            </w:rPrChange>
          </w:rPr>
          <w:t>a</w:t>
        </w:r>
        <w:r w:rsidR="00EE7CAE">
          <w:t xml:space="preserve"> + </w:t>
        </w:r>
      </w:ins>
      <w:ins w:id="86" w:author="Nick.Tolimieri" w:date="2022-11-21T09:38:00Z">
        <w:r w:rsidR="001A2FBE">
          <w:t>β</w:t>
        </w:r>
      </w:ins>
      <w:ins w:id="87" w:author="Nick.Tolimieri" w:date="2022-11-21T09:22:00Z">
        <w:r w:rsidR="00EE7CAE" w:rsidRPr="00C84095">
          <w:rPr>
            <w:i/>
            <w:vertAlign w:val="subscript"/>
            <w:rPrChange w:id="88" w:author="Nick.Tolimieri" w:date="2022-11-21T09:38:00Z">
              <w:rPr/>
            </w:rPrChange>
          </w:rPr>
          <w:t>y</w:t>
        </w:r>
        <w:r w:rsidR="00EE7CAE">
          <w:t xml:space="preserve"> +</w:t>
        </w:r>
      </w:ins>
      <w:ins w:id="89" w:author="Nick.Tolimieri" w:date="2022-11-21T09:23:00Z">
        <w:r w:rsidR="00EE7CAE">
          <w:t xml:space="preserve"> </w:t>
        </w:r>
      </w:ins>
      <w:ins w:id="90" w:author="Nick.Tolimieri" w:date="2022-11-21T09:36:00Z">
        <w:r w:rsidR="00C84095">
          <w:t>γ</w:t>
        </w:r>
      </w:ins>
      <w:ins w:id="91" w:author="Nick.Tolimieri" w:date="2022-11-21T09:23:00Z">
        <w:r w:rsidR="00EE7CAE" w:rsidRPr="00EE7CAE">
          <w:rPr>
            <w:vertAlign w:val="subscript"/>
            <w:rPrChange w:id="92" w:author="Nick.Tolimieri" w:date="2022-11-21T09:25:00Z">
              <w:rPr/>
            </w:rPrChange>
          </w:rPr>
          <w:t>1</w:t>
        </w:r>
      </w:ins>
      <w:ins w:id="93" w:author="Nick.Tolimieri" w:date="2022-11-21T09:24:00Z">
        <w:r w:rsidR="00EE7CAE">
          <w:t>(</w:t>
        </w:r>
      </w:ins>
      <w:proofErr w:type="spellStart"/>
      <w:ins w:id="94" w:author="Nick.Tolimieri" w:date="2022-11-21T09:47:00Z">
        <w:r w:rsidR="00E51E35" w:rsidRPr="00736AA4">
          <w:rPr>
            <w:i/>
            <w:rPrChange w:id="95" w:author="Nick.Tolimieri" w:date="2022-11-21T09:49:00Z">
              <w:rPr/>
            </w:rPrChange>
          </w:rPr>
          <w:t>x̅</w:t>
        </w:r>
      </w:ins>
      <w:ins w:id="96" w:author="Nick.Tolimieri" w:date="2022-11-21T09:26:00Z">
        <w:r w:rsidRPr="00C84095">
          <w:rPr>
            <w:i/>
            <w:vertAlign w:val="subscript"/>
            <w:rPrChange w:id="97" w:author="Nick.Tolimieri" w:date="2022-11-21T09:37:00Z">
              <w:rPr/>
            </w:rPrChange>
          </w:rPr>
          <w:t>d,a,y</w:t>
        </w:r>
        <w:proofErr w:type="spellEnd"/>
        <w:r>
          <w:t xml:space="preserve"> – </w:t>
        </w:r>
      </w:ins>
      <w:proofErr w:type="spellStart"/>
      <w:ins w:id="98" w:author="Nick.Tolimieri" w:date="2022-11-21T09:47:00Z">
        <w:r w:rsidR="00E51E35" w:rsidRPr="00736AA4">
          <w:rPr>
            <w:i/>
            <w:rPrChange w:id="99" w:author="Nick.Tolimieri" w:date="2022-11-21T09:49:00Z">
              <w:rPr/>
            </w:rPrChange>
          </w:rPr>
          <w:t>x̅</w:t>
        </w:r>
      </w:ins>
      <w:ins w:id="100" w:author="Nick.Tolimieri" w:date="2022-11-21T09:26:00Z">
        <w:r w:rsidRPr="00C84095">
          <w:rPr>
            <w:i/>
            <w:vertAlign w:val="subscript"/>
            <w:rPrChange w:id="101" w:author="Nick.Tolimieri" w:date="2022-11-21T09:37:00Z">
              <w:rPr/>
            </w:rPrChange>
          </w:rPr>
          <w:t>d,a</w:t>
        </w:r>
      </w:ins>
      <w:proofErr w:type="spellEnd"/>
      <w:ins w:id="102" w:author="Nick.Tolimieri" w:date="2022-11-21T09:25:00Z">
        <w:r w:rsidR="00EE7CAE">
          <w:t xml:space="preserve">) + </w:t>
        </w:r>
      </w:ins>
      <w:ins w:id="103" w:author="Nick.Tolimieri" w:date="2022-11-21T09:36:00Z">
        <w:r w:rsidR="00C84095">
          <w:t>γ</w:t>
        </w:r>
      </w:ins>
      <w:ins w:id="104" w:author="Nick.Tolimieri" w:date="2022-11-21T09:25:00Z">
        <w:r w:rsidR="00EE7CAE" w:rsidRPr="00EA3709">
          <w:rPr>
            <w:vertAlign w:val="subscript"/>
            <w:rPrChange w:id="105" w:author="Nick.Tolimieri" w:date="2022-11-21T09:27:00Z">
              <w:rPr/>
            </w:rPrChange>
          </w:rPr>
          <w:t>2</w:t>
        </w:r>
      </w:ins>
      <w:ins w:id="106" w:author="Nick.Tolimieri" w:date="2022-11-21T09:47:00Z">
        <w:r w:rsidR="00E51E35" w:rsidRPr="00736AA4">
          <w:rPr>
            <w:i/>
            <w:rPrChange w:id="107" w:author="Nick.Tolimieri" w:date="2022-11-21T09:49:00Z">
              <w:rPr/>
            </w:rPrChange>
          </w:rPr>
          <w:t>x</w:t>
        </w:r>
      </w:ins>
      <w:ins w:id="108" w:author="Nick.Tolimieri" w:date="2022-11-21T09:25:00Z">
        <w:r w:rsidR="00EE7CAE" w:rsidRPr="00C84095">
          <w:rPr>
            <w:i/>
            <w:vertAlign w:val="subscript"/>
            <w:rPrChange w:id="109" w:author="Nick.Tolimieri" w:date="2022-11-21T09:37:00Z">
              <w:rPr/>
            </w:rPrChange>
          </w:rPr>
          <w:t>d,a</w:t>
        </w:r>
        <w:r w:rsidR="00EE7CAE">
          <w:t xml:space="preserve"> + </w:t>
        </w:r>
      </w:ins>
      <w:ins w:id="110" w:author="Nick.Tolimieri" w:date="2022-11-21T09:36:00Z">
        <w:r w:rsidR="00C84095">
          <w:t>γ</w:t>
        </w:r>
      </w:ins>
      <w:ins w:id="111" w:author="Nick.Tolimieri" w:date="2022-11-21T09:25:00Z">
        <w:r w:rsidR="00EE7CAE" w:rsidRPr="00EA3709">
          <w:rPr>
            <w:vertAlign w:val="subscript"/>
            <w:rPrChange w:id="112" w:author="Nick.Tolimieri" w:date="2022-11-21T09:27:00Z">
              <w:rPr/>
            </w:rPrChange>
          </w:rPr>
          <w:t>3</w:t>
        </w:r>
      </w:ins>
      <w:ins w:id="113" w:author="Nick.Tolimieri" w:date="2022-11-21T09:26:00Z">
        <w:r w:rsidR="00EE7CAE">
          <w:t>(</w:t>
        </w:r>
      </w:ins>
      <w:proofErr w:type="spellStart"/>
      <w:ins w:id="114" w:author="Nick.Tolimieri" w:date="2022-11-21T09:49:00Z">
        <w:r w:rsidR="00736AA4" w:rsidRPr="00736AA4">
          <w:rPr>
            <w:i/>
            <w:rPrChange w:id="115" w:author="Nick.Tolimieri" w:date="2022-11-21T09:49:00Z">
              <w:rPr/>
            </w:rPrChange>
          </w:rPr>
          <w:t>x</w:t>
        </w:r>
      </w:ins>
      <w:ins w:id="116" w:author="Nick.Tolimieri" w:date="2022-11-21T09:27:00Z">
        <w:r w:rsidRPr="00C84095">
          <w:rPr>
            <w:i/>
            <w:vertAlign w:val="subscript"/>
            <w:rPrChange w:id="117" w:author="Nick.Tolimieri" w:date="2022-11-21T09:38:00Z">
              <w:rPr/>
            </w:rPrChange>
          </w:rPr>
          <w:t>d,a,t,y</w:t>
        </w:r>
        <w:proofErr w:type="spellEnd"/>
        <w:r>
          <w:t xml:space="preserve"> – </w:t>
        </w:r>
      </w:ins>
      <w:proofErr w:type="spellStart"/>
      <w:ins w:id="118" w:author="Nick.Tolimieri" w:date="2022-11-21T09:47:00Z">
        <w:r w:rsidR="00E51E35" w:rsidRPr="00736AA4">
          <w:rPr>
            <w:i/>
            <w:rPrChange w:id="119" w:author="Nick.Tolimieri" w:date="2022-11-21T09:49:00Z">
              <w:rPr/>
            </w:rPrChange>
          </w:rPr>
          <w:t>x̅</w:t>
        </w:r>
      </w:ins>
      <w:ins w:id="120" w:author="Nick.Tolimieri" w:date="2022-11-21T09:27:00Z">
        <w:r w:rsidRPr="00C84095">
          <w:rPr>
            <w:i/>
            <w:vertAlign w:val="subscript"/>
            <w:rPrChange w:id="121" w:author="Nick.Tolimieri" w:date="2022-11-21T09:38:00Z">
              <w:rPr/>
            </w:rPrChange>
          </w:rPr>
          <w:t>d,a,y</w:t>
        </w:r>
      </w:ins>
      <w:proofErr w:type="spellEnd"/>
      <w:ins w:id="122" w:author="Nick.Tolimieri" w:date="2022-11-21T09:26:00Z">
        <w:r w:rsidR="00EE7CAE">
          <w:t>)</w:t>
        </w:r>
      </w:ins>
      <w:ins w:id="123" w:author="Nick.Tolimieri" w:date="2022-11-21T09:25:00Z">
        <w:r w:rsidR="00EE7CAE">
          <w:t xml:space="preserve"> + </w:t>
        </w:r>
      </w:ins>
      <w:ins w:id="124" w:author="Nick.Tolimieri" w:date="2022-11-21T09:22:00Z">
        <w:r w:rsidR="00EE7CAE">
          <w:t>ε</w:t>
        </w:r>
        <w:r w:rsidR="00EE7CAE" w:rsidRPr="00C84095">
          <w:rPr>
            <w:i/>
            <w:vertAlign w:val="subscript"/>
            <w:rPrChange w:id="125" w:author="Nick.Tolimieri" w:date="2022-11-21T09:38:00Z">
              <w:rPr/>
            </w:rPrChange>
          </w:rPr>
          <w:t>d,a,t,y</w:t>
        </w:r>
      </w:ins>
      <w:ins w:id="126" w:author="Nick.Tolimieri" w:date="2022-11-21T09:29:00Z">
        <w:r>
          <w:rPr>
            <w:vertAlign w:val="subscript"/>
          </w:rPr>
          <w:t>,0,</w:t>
        </w:r>
      </w:ins>
      <w:ins w:id="127" w:author="Nick.Tolimieri" w:date="2022-11-21T09:44:00Z">
        <w:r w:rsidR="001A2FBE">
          <w:rPr>
            <w:vertAlign w:val="subscript"/>
          </w:rPr>
          <w:t xml:space="preserve">  </w:t>
        </w:r>
      </w:ins>
    </w:p>
    <w:p w14:paraId="4978B61A" w14:textId="0CF4B3A8" w:rsidR="00157C74" w:rsidRPr="002458CF" w:rsidRDefault="00157C74" w:rsidP="008E037D">
      <w:pPr>
        <w:spacing w:before="120" w:after="120"/>
        <w:ind w:firstLine="0"/>
      </w:pPr>
      <w:r>
        <w:t xml:space="preserve">where </w:t>
      </w:r>
      <w:r>
        <w:rPr>
          <w:i/>
        </w:rPr>
        <w:t xml:space="preserve">y </w:t>
      </w:r>
      <w:r w:rsidR="00045873" w:rsidRPr="00137191">
        <w:t xml:space="preserve">is </w:t>
      </w:r>
      <w:r>
        <w:t xml:space="preserve">kelp density, </w:t>
      </w:r>
      <w:r w:rsidR="002B12CA">
        <w:rPr>
          <w:i/>
        </w:rPr>
        <w:t>x</w:t>
      </w:r>
      <w:r w:rsidR="002B12CA" w:rsidRPr="00310026">
        <w:t xml:space="preserve"> is urchin density, and</w:t>
      </w:r>
      <w:r w:rsidR="00045873">
        <w:t xml:space="preserve"> </w:t>
      </w:r>
      <w:r w:rsidR="00045873" w:rsidRPr="00137191">
        <w:rPr>
          <w:i/>
        </w:rPr>
        <w:t>d</w:t>
      </w:r>
      <w:r>
        <w:rPr>
          <w:i/>
        </w:rPr>
        <w:t xml:space="preserve"> </w:t>
      </w:r>
      <w:r>
        <w:t xml:space="preserve">is depth, </w:t>
      </w:r>
      <w:r>
        <w:rPr>
          <w:i/>
        </w:rPr>
        <w:t xml:space="preserve">a </w:t>
      </w:r>
      <w:r>
        <w:t xml:space="preserve">is area, </w:t>
      </w:r>
      <w:r>
        <w:rPr>
          <w:i/>
        </w:rPr>
        <w:t xml:space="preserve">y </w:t>
      </w:r>
      <w:r>
        <w:t xml:space="preserve">is year and </w:t>
      </w:r>
      <w:r>
        <w:rPr>
          <w:i/>
        </w:rPr>
        <w:t xml:space="preserve">t </w:t>
      </w:r>
      <w:r>
        <w:t xml:space="preserve">is transect. </w:t>
      </w:r>
      <w:r w:rsidR="006B57F6">
        <w:t xml:space="preserve">Models for </w:t>
      </w:r>
      <w:proofErr w:type="spellStart"/>
      <w:r w:rsidR="006B57F6" w:rsidRPr="00137191">
        <w:rPr>
          <w:i/>
        </w:rPr>
        <w:t>Nereocystis</w:t>
      </w:r>
      <w:proofErr w:type="spellEnd"/>
      <w:r w:rsidR="006B57F6">
        <w:t xml:space="preserve"> and </w:t>
      </w:r>
      <w:proofErr w:type="spellStart"/>
      <w:r w:rsidR="006B57F6" w:rsidRPr="00137191">
        <w:rPr>
          <w:i/>
        </w:rPr>
        <w:t>Pterygophora</w:t>
      </w:r>
      <w:proofErr w:type="spellEnd"/>
      <w:r w:rsidR="006B57F6">
        <w:t xml:space="preserve"> were fit using the lme4 package in R </w:t>
      </w:r>
      <w:r w:rsidR="006B57F6">
        <w:fldChar w:fldCharType="begin"/>
      </w:r>
      <w:r w:rsidR="00133CFF">
        <w:instrText xml:space="preserve"> ADDIN EN.CITE &lt;EndNote&gt;&lt;Cite&gt;&lt;Author&gt;Bates&lt;/Author&gt;&lt;Year&gt;2015&amp;#xD;  &lt;/Year&gt;&lt;RecNum&gt;9320&lt;/RecNum&gt;&lt;DisplayText&gt;(Bates et al. 2015)&lt;/DisplayText&gt;&lt;record&gt;&lt;rec-number&gt;9320&lt;/rec-number&gt;&lt;foreign-keys&gt;&lt;key app="EN" db-id="prxrzzvdy0x2s4ee00qpxptadsswa02rwx0p" timestamp="1664224532"&gt;9320&lt;/key&gt;&lt;/foreign-keys&gt;&lt;ref-type name="Journal Article"&gt;17&lt;/ref-type&gt;&lt;contributors&gt;&lt;authors&gt;&lt;author&gt;Bates, D.&lt;/author&gt;&lt;author&gt;Maechler, M.&lt;/author&gt;&lt;author&gt;Bolker, B.&lt;/author&gt;&lt;author&gt;Walker, S.&lt;/author&gt;&lt;/authors&gt;&lt;/contributors&gt;&lt;titles&gt;&lt;title&gt;Fitting linear mixed-effects models using lme4&lt;/title&gt;&lt;secondary-title&gt;Journal of Statistical Software&lt;/secondary-title&gt;&lt;/titles&gt;&lt;periodical&gt;&lt;full-title&gt;Journal of Statistical Software&lt;/full-title&gt;&lt;/periodical&gt;&lt;pages&gt;1-48&lt;/pages&gt;&lt;volume&gt;67&lt;/volume&gt;&lt;number&gt;1&lt;/number&gt;&lt;dates&gt;&lt;year&gt;2015&lt;/year&gt;&lt;/dates&gt;&lt;urls&gt;&lt;/urls&gt;&lt;electronic-resource-num&gt;10.18637/jss.v067.i01.&amp;#xD;&lt;/electronic-resource-num&gt;&lt;/record&gt;&lt;/Cite&gt;&lt;/EndNote&gt;</w:instrText>
      </w:r>
      <w:r w:rsidR="006B57F6">
        <w:fldChar w:fldCharType="separate"/>
      </w:r>
      <w:r w:rsidR="00133CFF">
        <w:rPr>
          <w:noProof/>
        </w:rPr>
        <w:t>(Bates et al. 2015)</w:t>
      </w:r>
      <w:r w:rsidR="006B57F6">
        <w:fldChar w:fldCharType="end"/>
      </w:r>
      <w:r w:rsidR="006B57F6">
        <w:t xml:space="preserve">. </w:t>
      </w:r>
      <w:proofErr w:type="spellStart"/>
      <w:r w:rsidR="008A4D96" w:rsidRPr="00310026">
        <w:rPr>
          <w:i/>
          <w:color w:val="000000" w:themeColor="text1"/>
        </w:rPr>
        <w:t>Macrocystis</w:t>
      </w:r>
      <w:proofErr w:type="spellEnd"/>
      <w:r w:rsidR="008A4D96" w:rsidRPr="00310026">
        <w:rPr>
          <w:i/>
          <w:color w:val="000000" w:themeColor="text1"/>
        </w:rPr>
        <w:t xml:space="preserve"> </w:t>
      </w:r>
      <w:r w:rsidR="008A4D96" w:rsidRPr="00310026">
        <w:rPr>
          <w:color w:val="000000" w:themeColor="text1"/>
        </w:rPr>
        <w:t xml:space="preserve">densities were too low at </w:t>
      </w:r>
      <w:proofErr w:type="spellStart"/>
      <w:r w:rsidR="008A4D96" w:rsidRPr="00310026">
        <w:rPr>
          <w:color w:val="000000" w:themeColor="text1"/>
        </w:rPr>
        <w:t>Tatoosh</w:t>
      </w:r>
      <w:proofErr w:type="spellEnd"/>
      <w:r w:rsidR="008A4D96" w:rsidRPr="00310026">
        <w:rPr>
          <w:color w:val="000000" w:themeColor="text1"/>
        </w:rPr>
        <w:t xml:space="preserve"> Island to conduct a parallel analysis of this canopy species.</w:t>
      </w:r>
      <w:r w:rsidR="008A4D96">
        <w:rPr>
          <w:color w:val="000000" w:themeColor="text1"/>
        </w:rPr>
        <w:t xml:space="preserve"> </w:t>
      </w:r>
      <w:r w:rsidR="00BB4B2E">
        <w:t>The differenced terms (</w:t>
      </w:r>
      <w:proofErr w:type="spellStart"/>
      <w:ins w:id="128" w:author="Nick.Tolimieri" w:date="2022-11-21T09:44:00Z">
        <w:r w:rsidR="006A35CC" w:rsidRPr="006A35CC">
          <w:t>γ</w:t>
        </w:r>
      </w:ins>
      <w:del w:id="129"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proofErr w:type="spellEnd"/>
      <w:r w:rsidR="00BB4B2E">
        <w:t xml:space="preserve"> and </w:t>
      </w:r>
      <w:proofErr w:type="spellStart"/>
      <w:ins w:id="130" w:author="Nick.Tolimieri" w:date="2022-11-21T09:44:00Z">
        <w:r w:rsidR="006A35CC" w:rsidRPr="006A35CC">
          <w:t>γ</w:t>
        </w:r>
      </w:ins>
      <w:del w:id="131" w:author="Nick.Tolimieri" w:date="2022-11-21T09:29:00Z">
        <w:r w:rsidR="00BB4B2E" w:rsidDel="00C84095">
          <w:delText>γ</w:delText>
        </w:r>
      </w:del>
      <w:r w:rsidR="00BB4B2E" w:rsidRPr="00310026">
        <w:rPr>
          <w:i/>
          <w:vertAlign w:val="subscript"/>
        </w:rPr>
        <w:t>d</w:t>
      </w:r>
      <w:r w:rsidR="0034439B">
        <w:rPr>
          <w:i/>
          <w:vertAlign w:val="subscript"/>
        </w:rPr>
        <w:t>,</w:t>
      </w:r>
      <w:r w:rsidR="00BB4B2E" w:rsidRPr="00310026">
        <w:rPr>
          <w:i/>
          <w:vertAlign w:val="subscript"/>
        </w:rPr>
        <w:t>a</w:t>
      </w:r>
      <w:r w:rsidR="0034439B">
        <w:rPr>
          <w:i/>
          <w:vertAlign w:val="subscript"/>
        </w:rPr>
        <w:t>,</w:t>
      </w:r>
      <w:r w:rsidR="00BB4B2E" w:rsidRPr="00310026">
        <w:rPr>
          <w:i/>
          <w:vertAlign w:val="subscript"/>
        </w:rPr>
        <w:t>y</w:t>
      </w:r>
      <w:proofErr w:type="spellEnd"/>
      <w:r w:rsidR="00BB4B2E">
        <w:t>) represent random</w:t>
      </w:r>
      <w:r w:rsidR="00045873">
        <w:t xml:space="preserve"> effects</w:t>
      </w:r>
      <w:r w:rsidR="00BB4B2E">
        <w:t>.</w:t>
      </w:r>
      <w:r w:rsidR="00325B75">
        <w:t xml:space="preserve"> We exclude the</w:t>
      </w:r>
      <w:r w:rsidR="0012772B">
        <w:t xml:space="preserve"> </w:t>
      </w:r>
      <m:oMath>
        <m:sSub>
          <m:sSubPr>
            <m:ctrlPr>
              <w:del w:id="132" w:author="Nick.Tolimieri" w:date="2022-11-21T09:48:00Z">
                <w:rPr>
                  <w:rFonts w:ascii="Cambria Math" w:hAnsi="Cambria Math"/>
                  <w:i/>
                  <w:highlight w:val="yellow"/>
                </w:rPr>
              </w:del>
            </m:ctrlPr>
          </m:sSubPr>
          <m:e>
            <m:sSub>
              <m:sSubPr>
                <m:ctrlPr>
                  <w:del w:id="133" w:author="Nick.Tolimieri" w:date="2022-11-21T09:48:00Z">
                    <w:rPr>
                      <w:rFonts w:ascii="Cambria Math" w:hAnsi="Cambria Math"/>
                      <w:i/>
                      <w:highlight w:val="yellow"/>
                    </w:rPr>
                  </w:del>
                </m:ctrlPr>
              </m:sSubPr>
              <m:e>
                <m:r>
                  <w:del w:id="134" w:author="Nick.Tolimieri" w:date="2022-11-21T09:48:00Z">
                    <w:rPr>
                      <w:rFonts w:ascii="Cambria Math" w:hAnsi="Cambria Math"/>
                      <w:highlight w:val="yellow"/>
                      <w:rPrChange w:id="135" w:author="Nick.Tolimieri" w:date="2022-11-21T09:30:00Z">
                        <w:rPr>
                          <w:rFonts w:ascii="Cambria Math" w:hAnsi="Cambria Math"/>
                        </w:rPr>
                      </w:rPrChange>
                    </w:rPr>
                    <m:t>γ</m:t>
                  </w:del>
                </m:r>
              </m:e>
              <m:sub>
                <m:r>
                  <w:del w:id="136" w:author="Nick.Tolimieri" w:date="2022-11-21T09:48:00Z">
                    <w:rPr>
                      <w:rFonts w:ascii="Cambria Math" w:hAnsi="Cambria Math"/>
                      <w:highlight w:val="yellow"/>
                      <w:rPrChange w:id="137" w:author="Nick.Tolimieri" w:date="2022-11-21T09:30:00Z">
                        <w:rPr>
                          <w:rFonts w:ascii="Cambria Math" w:hAnsi="Cambria Math"/>
                        </w:rPr>
                      </w:rPrChange>
                    </w:rPr>
                    <m:t>4</m:t>
                  </w:del>
                </m:r>
              </m:sub>
            </m:sSub>
            <m:acc>
              <m:accPr>
                <m:chr m:val="̅"/>
                <m:ctrlPr>
                  <w:del w:id="138" w:author="Nick.Tolimieri" w:date="2022-11-21T09:48:00Z">
                    <w:rPr>
                      <w:rFonts w:ascii="Cambria Math" w:hAnsi="Cambria Math"/>
                      <w:i/>
                      <w:highlight w:val="yellow"/>
                    </w:rPr>
                  </w:del>
                </m:ctrlPr>
              </m:accPr>
              <m:e>
                <m:r>
                  <w:del w:id="139" w:author="Nick.Tolimieri" w:date="2022-11-21T09:48:00Z">
                    <w:rPr>
                      <w:rFonts w:ascii="Cambria Math" w:hAnsi="Cambria Math"/>
                      <w:highlight w:val="yellow"/>
                      <w:rPrChange w:id="140" w:author="Nick.Tolimieri" w:date="2022-11-21T09:30:00Z">
                        <w:rPr>
                          <w:rFonts w:ascii="Cambria Math" w:hAnsi="Cambria Math"/>
                        </w:rPr>
                      </w:rPrChange>
                    </w:rPr>
                    <m:t>x</m:t>
                  </w:del>
                </m:r>
              </m:e>
            </m:acc>
          </m:e>
          <m:sub>
            <m:r>
              <w:del w:id="141" w:author="Nick.Tolimieri" w:date="2022-11-21T09:48:00Z">
                <w:rPr>
                  <w:rFonts w:ascii="Cambria Math" w:hAnsi="Cambria Math"/>
                  <w:highlight w:val="yellow"/>
                  <w:rPrChange w:id="142" w:author="Nick.Tolimieri" w:date="2022-11-21T09:30:00Z">
                    <w:rPr>
                      <w:rFonts w:ascii="Cambria Math" w:hAnsi="Cambria Math"/>
                    </w:rPr>
                  </w:rPrChange>
                </w:rPr>
                <m:t>d,a,y</m:t>
              </w:del>
            </m:r>
          </m:sub>
        </m:sSub>
      </m:oMath>
      <w:r w:rsidR="0012772B">
        <w:t xml:space="preserve"> </w:t>
      </w:r>
      <w:ins w:id="143" w:author="Nick.Tolimieri" w:date="2022-11-21T09:37:00Z">
        <w:r w:rsidR="00C84095">
          <w:t>γ</w:t>
        </w:r>
      </w:ins>
      <w:ins w:id="144" w:author="Nick.Tolimieri" w:date="2022-11-21T09:30:00Z">
        <w:r w:rsidR="00C84095" w:rsidRPr="00C84095">
          <w:rPr>
            <w:vertAlign w:val="subscript"/>
            <w:rPrChange w:id="145" w:author="Nick.Tolimieri" w:date="2022-11-21T09:30:00Z">
              <w:rPr/>
            </w:rPrChange>
          </w:rPr>
          <w:t>4</w:t>
        </w:r>
      </w:ins>
      <w:ins w:id="146" w:author="Nick.Tolimieri" w:date="2022-11-21T09:47:00Z">
        <w:r w:rsidR="00A4784D" w:rsidRPr="006C1704">
          <w:rPr>
            <w:i/>
            <w:rPrChange w:id="147" w:author="Nick.Tolimieri" w:date="2022-11-21T09:50:00Z">
              <w:rPr/>
            </w:rPrChange>
          </w:rPr>
          <w:t>x̅</w:t>
        </w:r>
      </w:ins>
      <w:ins w:id="148" w:author="Nick.Tolimieri" w:date="2022-11-21T09:30:00Z">
        <w:r w:rsidR="00C84095" w:rsidRPr="00C84095">
          <w:rPr>
            <w:vertAlign w:val="subscript"/>
            <w:rPrChange w:id="149" w:author="Nick.Tolimieri" w:date="2022-11-21T09:30:00Z">
              <w:rPr/>
            </w:rPrChange>
          </w:rPr>
          <w:t>d,a,y</w:t>
        </w:r>
        <w:r w:rsidR="00C84095">
          <w:t xml:space="preserve"> </w:t>
        </w:r>
      </w:ins>
      <w:r w:rsidR="007D40CD">
        <w:t>term because</w:t>
      </w:r>
      <w:ins w:id="150" w:author="Nick.Tolimieri" w:date="2022-11-21T09:30:00Z">
        <w:r w:rsidR="00C84095">
          <w:t xml:space="preserve"> </w:t>
        </w:r>
      </w:ins>
      <w:proofErr w:type="spellStart"/>
      <w:ins w:id="151" w:author="Nick.Tolimieri" w:date="2022-11-21T09:47:00Z">
        <w:r w:rsidR="00A4784D" w:rsidRPr="006C1704">
          <w:rPr>
            <w:i/>
            <w:rPrChange w:id="152" w:author="Nick.Tolimieri" w:date="2022-11-21T09:50:00Z">
              <w:rPr/>
            </w:rPrChange>
          </w:rPr>
          <w:t>x̅</w:t>
        </w:r>
      </w:ins>
      <w:ins w:id="153" w:author="Nick.Tolimieri" w:date="2022-11-21T09:30:00Z">
        <w:r w:rsidR="00C84095" w:rsidRPr="00A4784D">
          <w:rPr>
            <w:i/>
            <w:vertAlign w:val="subscript"/>
            <w:rPrChange w:id="154" w:author="Nick.Tolimieri" w:date="2022-11-21T09:48:00Z">
              <w:rPr/>
            </w:rPrChange>
          </w:rPr>
          <w:t>d,a,y</w:t>
        </w:r>
      </w:ins>
      <w:proofErr w:type="spellEnd"/>
      <w:r w:rsidR="007D40CD">
        <w:t xml:space="preserve"> </w:t>
      </w:r>
      <m:oMath>
        <m:sSub>
          <m:sSubPr>
            <m:ctrlPr>
              <w:del w:id="155" w:author="Nick.Tolimieri" w:date="2022-11-21T09:48:00Z">
                <w:rPr>
                  <w:rFonts w:ascii="Cambria Math" w:hAnsi="Cambria Math"/>
                  <w:i/>
                  <w:highlight w:val="yellow"/>
                </w:rPr>
              </w:del>
            </m:ctrlPr>
          </m:sSubPr>
          <m:e>
            <m:acc>
              <m:accPr>
                <m:chr m:val="̅"/>
                <m:ctrlPr>
                  <w:del w:id="156" w:author="Nick.Tolimieri" w:date="2022-11-21T09:48:00Z">
                    <w:rPr>
                      <w:rFonts w:ascii="Cambria Math" w:hAnsi="Cambria Math"/>
                      <w:i/>
                      <w:highlight w:val="yellow"/>
                    </w:rPr>
                  </w:del>
                </m:ctrlPr>
              </m:accPr>
              <m:e>
                <m:r>
                  <w:del w:id="157" w:author="Nick.Tolimieri" w:date="2022-11-21T09:48:00Z">
                    <w:rPr>
                      <w:rFonts w:ascii="Cambria Math" w:hAnsi="Cambria Math"/>
                      <w:highlight w:val="yellow"/>
                      <w:rPrChange w:id="158" w:author="Nick.Tolimieri" w:date="2022-11-21T09:30:00Z">
                        <w:rPr>
                          <w:rFonts w:ascii="Cambria Math" w:hAnsi="Cambria Math"/>
                        </w:rPr>
                      </w:rPrChange>
                    </w:rPr>
                    <m:t>x</m:t>
                  </w:del>
                </m:r>
              </m:e>
            </m:acc>
          </m:e>
          <m:sub>
            <m:r>
              <w:del w:id="159" w:author="Nick.Tolimieri" w:date="2022-11-21T09:48:00Z">
                <w:rPr>
                  <w:rFonts w:ascii="Cambria Math" w:hAnsi="Cambria Math"/>
                  <w:highlight w:val="yellow"/>
                  <w:rPrChange w:id="160" w:author="Nick.Tolimieri" w:date="2022-11-21T09:30:00Z">
                    <w:rPr>
                      <w:rFonts w:ascii="Cambria Math" w:hAnsi="Cambria Math"/>
                    </w:rPr>
                  </w:rPrChange>
                </w:rPr>
                <m:t>d,a,y</m:t>
              </w:del>
            </m:r>
          </m:sub>
        </m:sSub>
      </m:oMath>
      <w:del w:id="161" w:author="Nick.Tolimieri" w:date="2022-11-21T09:48:00Z">
        <w:r w:rsidR="00F4250A" w:rsidDel="00A4784D">
          <w:delText xml:space="preserve"> </w:delText>
        </w:r>
      </w:del>
      <w:r w:rsidR="007D40CD">
        <w:t>is used in the calculation</w:t>
      </w:r>
      <w:r w:rsidR="00956C96">
        <w:t xml:space="preserve"> of </w:t>
      </w:r>
      <w:r w:rsidR="001C237D">
        <w:t>both within-</w:t>
      </w:r>
      <w:r w:rsidR="00956C96">
        <w:t>effects terms</w:t>
      </w:r>
      <w:r w:rsidR="007D40CD">
        <w:t xml:space="preserve"> and its inclusion results in a rank deficient model.</w:t>
      </w:r>
    </w:p>
    <w:p w14:paraId="2D298350" w14:textId="1786A7D8"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 </w:instrText>
      </w:r>
      <w:r w:rsidR="0013719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dWxsLXRpdGxlPjxhYmJyLTE+RmlzaC4gUmVzLjwvYWJici0xPjxhYmJyLTI+RmlzaCBSZXM8L2Fi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</w:fldData>
        </w:fldChar>
      </w:r>
      <w:r w:rsidR="00137191">
        <w:instrText xml:space="preserve"> ADDIN EN.CITE.DATA </w:instrText>
      </w:r>
      <w:r w:rsidR="0013719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r>
        <w:lastRenderedPageBreak/>
        <w:t>‘</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162" w:name="_zg3uzw3q29am" w:colFirst="0" w:colLast="0"/>
      <w:bookmarkEnd w:id="162"/>
      <w:r>
        <w:t xml:space="preserve">3. </w:t>
      </w:r>
      <w:r w:rsidR="00EF0B3C">
        <w:t>Results</w:t>
      </w:r>
    </w:p>
    <w:p w14:paraId="6AADDFFB" w14:textId="6E57B3DF" w:rsidR="00471A3D" w:rsidRDefault="009D1439">
      <w:pPr>
        <w:pStyle w:val="Heading2"/>
      </w:pPr>
      <w:bookmarkStart w:id="163" w:name="_f80bb2jl8g29" w:colFirst="0" w:colLast="0"/>
      <w:bookmarkEnd w:id="163"/>
      <w:r>
        <w:t xml:space="preserve">3.1 </w:t>
      </w:r>
      <w:r w:rsidR="00EF0B3C">
        <w:t>Sea surface temperature</w:t>
      </w:r>
    </w:p>
    <w:p w14:paraId="2B76A209" w14:textId="522931E8" w:rsidR="00471A3D" w:rsidRDefault="00EF0B3C" w:rsidP="003A393C">
      <w:r>
        <w:t>The warmest</w:t>
      </w:r>
      <w:r w:rsidR="006F1D2F">
        <w:t xml:space="preserve"> recent </w:t>
      </w:r>
      <w:r>
        <w:t>mean monthly SST at our sites (betw</w:t>
      </w:r>
      <w:r w:rsidRPr="006F1D2F">
        <w:t>een 200</w:t>
      </w:r>
      <w:r w:rsidR="006F1D2F">
        <w:t>0</w:t>
      </w:r>
      <w:r w:rsidRPr="006F1D2F">
        <w:t xml:space="preserve"> an</w:t>
      </w:r>
      <w:r>
        <w:t xml:space="preserve">d 2021) occurred in 2013 (Fig. </w:t>
      </w:r>
      <w:del w:id="164" w:author="Nick.Tolimieri" w:date="2022-11-21T12:56:00Z">
        <w:r w:rsidDel="00E97340">
          <w:delText>1a</w:delText>
        </w:r>
      </w:del>
      <w:ins w:id="165" w:author="Nick.Tolimieri" w:date="2022-11-21T12:56:00Z">
        <w:r w:rsidR="00E97340">
          <w:t>1</w:t>
        </w:r>
        <w:r w:rsidR="00E97340">
          <w:t>d</w:t>
        </w:r>
      </w:ins>
      <w:r>
        <w:t>) with warm temperatures</w:t>
      </w:r>
      <w:r w:rsidR="00755196">
        <w:t xml:space="preserve"> </w:t>
      </w:r>
      <w:r>
        <w:t xml:space="preserve">in both July and September </w:t>
      </w:r>
      <w:r w:rsidRPr="00B30711">
        <w:t>(Figs. S2 &amp; S3),</w:t>
      </w:r>
      <w:r>
        <w:t xml:space="preserve"> before the </w:t>
      </w:r>
      <w:r>
        <w:lastRenderedPageBreak/>
        <w:t>development of the MHW in the boreal winter of 2013-2014 (Bond et al 2014).</w:t>
      </w:r>
      <w:r w:rsidR="00B0213D">
        <w:t xml:space="preserve"> </w:t>
      </w:r>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r w:rsidR="00E236EC">
        <w:t xml:space="preserve">The </w:t>
      </w:r>
      <w:r>
        <w:t>warm SST in 2019 align</w:t>
      </w:r>
      <w:r w:rsidR="00372422">
        <w:t>s</w:t>
      </w:r>
      <w:r>
        <w:t xml:space="preserve">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r w:rsidR="0005668D">
        <w:t>, but</w:t>
      </w:r>
      <w:r>
        <w:t xml:space="preserve"> these periods were short enough that they did not register as high when averaged by month (Fig</w:t>
      </w:r>
      <w:r w:rsidR="0005668D">
        <w:t>.</w:t>
      </w:r>
      <w:r>
        <w:t xml:space="preserve"> </w:t>
      </w:r>
      <w:del w:id="166" w:author="Nick.Tolimieri" w:date="2022-11-21T12:53:00Z">
        <w:r w:rsidDel="00E97340">
          <w:delText>S3</w:delText>
        </w:r>
      </w:del>
      <w:ins w:id="167" w:author="Nick.Tolimieri" w:date="2022-11-21T12:53:00Z">
        <w:r w:rsidR="00E97340">
          <w:t>S</w:t>
        </w:r>
        <w:r w:rsidR="00E97340">
          <w:t>2</w:t>
        </w:r>
      </w:ins>
      <w:r>
        <w:t>).</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w:t>
      </w:r>
      <w:del w:id="168" w:author="Nick.Tolimieri" w:date="2022-11-21T12:57:00Z">
        <w:r w:rsidR="005A3E26" w:rsidDel="000371DD">
          <w:delText>1a</w:delText>
        </w:r>
      </w:del>
      <w:ins w:id="169" w:author="Nick.Tolimieri" w:date="2022-11-21T12:57:00Z">
        <w:r w:rsidR="000371DD">
          <w:t>1</w:t>
        </w:r>
        <w:r w:rsidR="000371DD">
          <w:t>d</w:t>
        </w:r>
      </w:ins>
      <w:r w:rsidR="005A3E26">
        <w:t>).</w:t>
      </w:r>
      <w:r w:rsidR="00B0213D">
        <w:t xml:space="preserve"> </w:t>
      </w:r>
      <w:r w:rsidR="00FD4247">
        <w:t xml:space="preserve">While 2013 and 2019 mark the highest recent SST, temperatures were actually higher in 1994 and 1997 (Fig. </w:t>
      </w:r>
      <w:del w:id="170" w:author="Nick.Tolimieri" w:date="2022-11-21T12:53:00Z">
        <w:r w:rsidR="00FD4247" w:rsidDel="00E97340">
          <w:delText>S2</w:delText>
        </w:r>
      </w:del>
      <w:ins w:id="171" w:author="Nick.Tolimieri" w:date="2022-11-21T12:53:00Z">
        <w:r w:rsidR="00E97340">
          <w:t>S</w:t>
        </w:r>
        <w:r w:rsidR="00E97340">
          <w:t>3</w:t>
        </w:r>
      </w:ins>
      <w:r w:rsidR="00FD4247">
        <w:t>)</w:t>
      </w:r>
      <w:r w:rsidR="003A393C">
        <w:t>, approaching and exceeding 16</w:t>
      </w:r>
      <w:r w:rsidR="007844D4">
        <w:t>°C</w:t>
      </w:r>
      <w:r w:rsidR="003A393C">
        <w:t xml:space="preserve"> in the</w:t>
      </w:r>
      <w:r w:rsidR="0005668D">
        <w:t>se</w:t>
      </w:r>
      <w:r w:rsidR="003A393C">
        <w:t xml:space="preserve"> El Nino years.</w:t>
      </w:r>
      <w:r w:rsidR="00FD4247">
        <w:t xml:space="preserve"> </w:t>
      </w:r>
    </w:p>
    <w:p w14:paraId="24BCCF91" w14:textId="238B3255" w:rsidR="00666EBE" w:rsidRDefault="009E6810">
      <w:proofErr w:type="spellStart"/>
      <w:r>
        <w:t>Tatoosh</w:t>
      </w:r>
      <w:proofErr w:type="spellEnd"/>
      <w:r>
        <w:t xml:space="preserve"> Island and </w:t>
      </w:r>
      <w:proofErr w:type="spellStart"/>
      <w:r>
        <w:t>Neah</w:t>
      </w:r>
      <w:proofErr w:type="spellEnd"/>
      <w:r>
        <w:t xml:space="preserve"> Bay, as well as Cape Alava, had very few days above </w:t>
      </w:r>
      <w:r w:rsidRPr="009E6810">
        <w:t>15</w:t>
      </w:r>
      <w:r w:rsidR="007844D4">
        <w:t>°C</w:t>
      </w:r>
      <w:r w:rsidR="00640FF9">
        <w:t xml:space="preserve"> </w:t>
      </w:r>
      <w:r>
        <w:t xml:space="preserve">from 2014-2016 (two and six days respectively, Table S6). Cape Johnson had 6-15 days per year above </w:t>
      </w:r>
      <w:r w:rsidRPr="009E6810">
        <w:t>15</w:t>
      </w:r>
      <w:r w:rsidR="007844D4">
        <w:t>°C</w:t>
      </w:r>
      <w:r>
        <w:t xml:space="preserve"> (29 total) from 2014-2016, while Destruction Island </w:t>
      </w:r>
      <w:r w:rsidR="00593533">
        <w:t xml:space="preserve">(the site farthest from the coast) </w:t>
      </w:r>
      <w:r>
        <w:t>was the warmest with 101 days (27-39 days</w:t>
      </w:r>
      <w:r w:rsidR="00056E32">
        <w:t xml:space="preserve"> per year</w:t>
      </w:r>
      <w:r>
        <w:t xml:space="preserve">) above </w:t>
      </w:r>
      <w:r w:rsidRPr="009E6810">
        <w:t>15</w:t>
      </w:r>
      <w:r w:rsidR="007844D4">
        <w:t>°C</w:t>
      </w:r>
      <w:r>
        <w:t xml:space="preserve">.  Sites tended to be warmer in 2013 with 25 or more days above </w:t>
      </w:r>
      <w:r w:rsidRPr="009E6810">
        <w:t>15</w:t>
      </w:r>
      <w:r w:rsidR="007844D4">
        <w:t>°C</w:t>
      </w:r>
      <w:r>
        <w:t xml:space="preserve">, except for </w:t>
      </w:r>
      <w:proofErr w:type="spellStart"/>
      <w:r>
        <w:t>Tatoosh</w:t>
      </w:r>
      <w:proofErr w:type="spellEnd"/>
      <w:r>
        <w:t xml:space="preserve"> Island and </w:t>
      </w:r>
      <w:proofErr w:type="spellStart"/>
      <w:r>
        <w:t>Neah</w:t>
      </w:r>
      <w:proofErr w:type="spellEnd"/>
      <w:r>
        <w:t xml:space="preserve"> Bay, which had only five days</w:t>
      </w:r>
      <w:r w:rsidR="00671639">
        <w:t xml:space="preserve"> above </w:t>
      </w:r>
      <w:r w:rsidR="00671639" w:rsidRPr="00671639">
        <w:t>15</w:t>
      </w:r>
      <w:r w:rsidR="007844D4">
        <w:t>°C</w:t>
      </w:r>
      <w:r w:rsidR="00084171">
        <w:t xml:space="preserve"> (Table S6)</w:t>
      </w:r>
      <w:r w:rsidR="00671639">
        <w:t>.</w:t>
      </w:r>
      <w:r w:rsidR="00F10EDC">
        <w:t xml:space="preserve"> </w:t>
      </w:r>
    </w:p>
    <w:p w14:paraId="73619E41" w14:textId="295E0336" w:rsidR="008750BB" w:rsidRDefault="00BE7D5F">
      <w:r>
        <w:t>The 2014-2016 years stand out for all sites in terms of increased MHW statistics with more events and longer durations for all sites</w:t>
      </w:r>
      <w:r w:rsidR="003D644E">
        <w:t xml:space="preserve"> compared to most other years since 1992, with the exception of 1994 and 1997 (Fig. S4, Table S6)</w:t>
      </w:r>
      <w:r>
        <w:t>.</w:t>
      </w:r>
      <w:r w:rsidR="00B816D1">
        <w:t xml:space="preserve"> However, many of the MHW events</w:t>
      </w:r>
      <w:r w:rsidR="00B30711">
        <w:t xml:space="preserve"> during the 2014-2016 period</w:t>
      </w:r>
      <w:r w:rsidR="00895A54">
        <w:t xml:space="preserve"> (</w:t>
      </w:r>
      <w:r w:rsidR="00B816D1">
        <w:t>defined in terms of anomalies</w:t>
      </w:r>
      <w:r w:rsidR="00895A54">
        <w:t>)</w:t>
      </w:r>
      <w:r w:rsidR="00B816D1">
        <w:t xml:space="preserve"> occu</w:t>
      </w:r>
      <w:r w:rsidR="007A07BA">
        <w:t>r</w:t>
      </w:r>
      <w:r w:rsidR="00B816D1">
        <w:t>r</w:t>
      </w:r>
      <w:r w:rsidR="007A07BA">
        <w:t>ed</w:t>
      </w:r>
      <w:r w:rsidR="00B816D1">
        <w:t xml:space="preserve"> in</w:t>
      </w:r>
      <w:r w:rsidR="007A07BA">
        <w:t xml:space="preserve"> </w:t>
      </w:r>
      <w:r w:rsidR="00B816D1">
        <w:t>early summer or autumn</w:t>
      </w:r>
      <w:r w:rsidR="007A07BA">
        <w:t xml:space="preserve"> when temperatures were </w:t>
      </w:r>
      <w:r w:rsidR="00895A54">
        <w:t>lower</w:t>
      </w:r>
      <w:r w:rsidR="007A07BA">
        <w:t xml:space="preserve"> (</w:t>
      </w:r>
      <w:r w:rsidR="00B816D1">
        <w:t xml:space="preserve">Fig. </w:t>
      </w:r>
      <w:r w:rsidR="00874E8C">
        <w:t>S</w:t>
      </w:r>
      <w:r w:rsidR="00164FFF">
        <w:t>3</w:t>
      </w:r>
      <w:del w:id="172" w:author="Nick.Tolimieri" w:date="2022-11-21T09:54:00Z">
        <w:r w:rsidR="00874E8C" w:rsidDel="00D344C6">
          <w:delText>2</w:delText>
        </w:r>
      </w:del>
      <w:r w:rsidR="00874E8C">
        <w:t xml:space="preserve"> &amp; </w:t>
      </w:r>
      <w:r w:rsidR="00B816D1">
        <w:t>S4), and thus</w:t>
      </w:r>
      <w:r w:rsidR="00874E8C">
        <w:t>,</w:t>
      </w:r>
      <w:r w:rsidR="00164FFF">
        <w:t xml:space="preserve"> these MHWs</w:t>
      </w:r>
      <w:r w:rsidR="00B816D1">
        <w:t xml:space="preserve"> may have not exceeded the kelp temperature thresholds locally.</w:t>
      </w:r>
      <w:r w:rsidR="00666EBE">
        <w:t xml:space="preserve"> </w:t>
      </w:r>
      <w:r w:rsidR="00B30711">
        <w:t>While 2013 had fewer MHW days</w:t>
      </w:r>
      <w:r w:rsidR="007A07BA">
        <w:t xml:space="preserve"> and events</w:t>
      </w:r>
      <w:r w:rsidR="00B30711">
        <w:t>, these</w:t>
      </w:r>
      <w:r w:rsidR="00895A54">
        <w:t xml:space="preserve"> anomalously warm events</w:t>
      </w:r>
      <w:r w:rsidR="00B30711">
        <w:t xml:space="preserve"> occurred at the warmest time of year (Fig. </w:t>
      </w:r>
      <w:r w:rsidR="00874E8C">
        <w:t>S</w:t>
      </w:r>
      <w:r w:rsidR="00164FFF">
        <w:t>3</w:t>
      </w:r>
      <w:r w:rsidR="00874E8C">
        <w:t xml:space="preserve"> &amp; </w:t>
      </w:r>
      <w:r w:rsidR="00B30711">
        <w:t>S4) resulting in a warmer overall year in terms of maximum monthly mean SST</w:t>
      </w:r>
      <w:r w:rsidR="00164FFF">
        <w:t xml:space="preserve"> and the number of days that exceeded </w:t>
      </w:r>
      <w:r w:rsidR="00666EBE" w:rsidRPr="00671639">
        <w:t>15</w:t>
      </w:r>
      <w:r w:rsidR="007844D4">
        <w:t>°C</w:t>
      </w:r>
      <w:r w:rsidR="00921661">
        <w:t xml:space="preserve"> (Table S6)</w:t>
      </w:r>
      <w:r w:rsidR="00666EBE">
        <w:t xml:space="preserve">. </w:t>
      </w:r>
    </w:p>
    <w:p w14:paraId="013304CC" w14:textId="7BFE8B8F" w:rsidR="00471A3D" w:rsidRDefault="009D1439">
      <w:pPr>
        <w:pStyle w:val="Heading2"/>
      </w:pPr>
      <w:bookmarkStart w:id="173" w:name="_5eofmerod4cl" w:colFirst="0" w:colLast="0"/>
      <w:bookmarkEnd w:id="173"/>
      <w:r>
        <w:lastRenderedPageBreak/>
        <w:t xml:space="preserve">3.2 </w:t>
      </w:r>
      <w:r w:rsidR="00EF0B3C">
        <w:t>Region-wide temporal trends</w:t>
      </w:r>
    </w:p>
    <w:p w14:paraId="1D4BAB34" w14:textId="7D7076ED"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w:t>
      </w:r>
      <w:r w:rsidRPr="00775236">
        <w:t>47%</w:t>
      </w:r>
      <w:r>
        <w:t xml:space="preserve"> of the mean </w:t>
      </w:r>
      <w:r w:rsidR="00E63861">
        <w:t xml:space="preserve">canopy area </w:t>
      </w:r>
      <w:r>
        <w:t xml:space="preserve">of the previous decade prior to high SST in 2013 (mean </w:t>
      </w:r>
      <w:r w:rsidRPr="00376D85">
        <w:t>2003</w:t>
      </w:r>
      <w:r>
        <w:t xml:space="preserve">-2012: 720 ha ± 116 </w:t>
      </w:r>
      <w:proofErr w:type="spellStart"/>
      <w:r>
        <w:t>s</w:t>
      </w:r>
      <w:r w:rsidR="00775236">
        <w:t>.</w:t>
      </w:r>
      <w:r>
        <w:t>d</w:t>
      </w:r>
      <w:r w:rsidR="00775236">
        <w:t>.</w:t>
      </w:r>
      <w:proofErr w:type="spellEnd"/>
      <w:r>
        <w:t xml:space="preserve">). Canopy </w:t>
      </w:r>
      <w:r w:rsidR="0093026C">
        <w:t xml:space="preserve">cover </w:t>
      </w:r>
      <w:r>
        <w:t>along the Washington coast quickly recovered to earlier levels (Fig. 1b</w:t>
      </w:r>
      <w:r w:rsidR="005450F5">
        <w:t xml:space="preserve">, Fig. </w:t>
      </w:r>
      <w:r w:rsidR="001243D7">
        <w:t>S5</w:t>
      </w:r>
      <w:r>
        <w:t xml:space="preserve">), averaging 645 ha (± 185 </w:t>
      </w:r>
      <w:proofErr w:type="spellStart"/>
      <w:r>
        <w:t>s</w:t>
      </w:r>
      <w:r w:rsidR="00775236">
        <w:t>.</w:t>
      </w:r>
      <w:r>
        <w:t>d</w:t>
      </w:r>
      <w:r w:rsidR="00775236">
        <w:t>.</w:t>
      </w:r>
      <w:proofErr w:type="spellEnd"/>
      <w:r>
        <w:t xml:space="preserve">) for 2015-2020—or about </w:t>
      </w:r>
      <w:r w:rsidRPr="00775236">
        <w:t>90%</w:t>
      </w:r>
      <w:r>
        <w:t xml:space="preserve"> of that of the previous decade</w:t>
      </w:r>
      <w:r w:rsidR="00164689">
        <w:t xml:space="preserve"> </w:t>
      </w:r>
      <w:r w:rsidR="00164689" w:rsidRPr="00376D85">
        <w:t>(2003</w:t>
      </w:r>
      <w:r w:rsidR="00164689">
        <w:t>-2</w:t>
      </w:r>
      <w:r w:rsidR="0040085F">
        <w:t>0</w:t>
      </w:r>
      <w:r w:rsidR="00164689">
        <w:t>12)</w:t>
      </w:r>
      <w:r>
        <w:t xml:space="preserve"> prior to the warming in 2013-2014. For both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w:t>
      </w:r>
      <w:r w:rsidR="00056E32">
        <w:t xml:space="preserve">of </w:t>
      </w:r>
      <w:r w:rsidR="003F63BB">
        <w:t>year-to-year variability</w:t>
      </w:r>
      <w:r>
        <w:t xml:space="preserve"> (Figs. 1b, </w:t>
      </w:r>
      <w:r w:rsidR="001243D7">
        <w:t>S5</w:t>
      </w:r>
      <w:r>
        <w:t xml:space="preserve">). </w:t>
      </w:r>
    </w:p>
    <w:p w14:paraId="7AF399FE" w14:textId="3EE15188"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w:t>
      </w:r>
      <w:r w:rsidR="001243D7">
        <w:t>S6</w:t>
      </w:r>
      <w:r>
        <w:t xml:space="preserve">).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 xml:space="preserve">Fig. </w:t>
      </w:r>
      <w:r w:rsidR="001243D7">
        <w:t>S6</w:t>
      </w:r>
      <w:r>
        <w:t xml:space="preserve">). There are some differences between the canopy and stipe density data (Figs. </w:t>
      </w:r>
      <w:r w:rsidR="001243D7">
        <w:t xml:space="preserve">S5 </w:t>
      </w:r>
      <w:r>
        <w:t xml:space="preserve">&amp; </w:t>
      </w:r>
      <w:r w:rsidR="001243D7">
        <w:t>S6</w:t>
      </w:r>
      <w:r>
        <w:t>), but these are likely scale issues as the aerial canopy survey covers</w:t>
      </w:r>
      <w:r w:rsidR="00E63861">
        <w:t xml:space="preserve"> </w:t>
      </w:r>
      <w:r w:rsidR="00056E32">
        <w:t xml:space="preserve">a </w:t>
      </w:r>
      <w:r>
        <w:t>broader area than our stipe counts.</w:t>
      </w:r>
    </w:p>
    <w:p w14:paraId="6E67A224" w14:textId="7F53BB22" w:rsidR="00471A3D" w:rsidRDefault="00EF0B3C">
      <w:r>
        <w:t xml:space="preserve">Density of all three urchins increased in 2017 (Fig. 2b, </w:t>
      </w:r>
      <w:r w:rsidR="000B1FAB">
        <w:t>S7</w:t>
      </w:r>
      <w:r>
        <w:t>), well after the short-lived drop in kelp abundance and warm SST in 2013</w:t>
      </w:r>
      <w:r w:rsidR="00E63861">
        <w:t xml:space="preserve"> and 2014</w:t>
      </w:r>
      <w:r>
        <w:t xml:space="preserve">. Purple urchins showed the largest increases </w:t>
      </w:r>
      <w:r>
        <w:lastRenderedPageBreak/>
        <w:t>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r w:rsidR="005263C7">
        <w:t>. In the 10-m depth zone, urchins increased to</w:t>
      </w:r>
      <w:r w:rsidR="008A15FF">
        <w:t xml:space="preserve"> </w:t>
      </w:r>
      <w:r w:rsidR="008A15FF" w:rsidRPr="008A15FF">
        <w:t>9.5</w:t>
      </w:r>
      <w:r w:rsidR="00164689" w:rsidRPr="008A15FF">
        <w:t xml:space="preserve"> m</w:t>
      </w:r>
      <w:r w:rsidR="00164689" w:rsidRPr="008A15FF">
        <w:rPr>
          <w:vertAlign w:val="superscript"/>
        </w:rPr>
        <w:t>-2</w:t>
      </w:r>
      <w:r w:rsidR="008A15FF">
        <w:t xml:space="preserve"> </w:t>
      </w:r>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r w:rsidR="00A64CF7">
        <w:t>S7</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r w:rsidR="005263C7">
        <w:t xml:space="preserve"> again</w:t>
      </w:r>
      <w:r w:rsidR="003656D8">
        <w:t xml:space="preserve"> </w:t>
      </w:r>
      <w:r w:rsidR="00754042">
        <w:t xml:space="preserve">after 2017 </w:t>
      </w:r>
      <w:r w:rsidR="003656D8">
        <w:t xml:space="preserve">(Fig. 2b, </w:t>
      </w:r>
      <w:r w:rsidR="000B1FAB">
        <w:t>S7</w:t>
      </w:r>
      <w:r w:rsidR="003656D8">
        <w:t>)</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r w:rsidR="00034ACA">
        <w:t xml:space="preserve">hidden </w:t>
      </w:r>
      <w:r>
        <w:t>urchins.</w:t>
      </w:r>
    </w:p>
    <w:p w14:paraId="18C420DD" w14:textId="4A3EF439" w:rsidR="00471A3D" w:rsidRDefault="00BB16F1">
      <w:r w:rsidRPr="00FD1045">
        <w:t>We saw little evidence</w:t>
      </w:r>
      <w:r>
        <w:t xml:space="preserve"> for recovery of sea stars following the declines from SSWS </w:t>
      </w:r>
      <w:r w:rsidR="00427164">
        <w:t>described</w:t>
      </w:r>
      <w:r>
        <w:t xml:space="preserve"> by </w:t>
      </w:r>
      <w:r>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 </w:instrText>
      </w:r>
      <w:r w:rsidR="0013719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bmRhcnktdGl0bGU+PGFsdC10aXRsZT5QIFJveSBTb2MgQi1CaW9sIFNjaTwvYWx0LXRpdGxlPjwv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</w:fldData>
        </w:fldChar>
      </w:r>
      <w:r w:rsidR="00137191">
        <w:instrText xml:space="preserve"> ADDIN EN.CITE.DATA </w:instrText>
      </w:r>
      <w:r w:rsidR="00137191">
        <w:fldChar w:fldCharType="end"/>
      </w:r>
      <w:r>
        <w:fldChar w:fldCharType="separate"/>
      </w:r>
      <w:r>
        <w:rPr>
          <w:noProof/>
        </w:rPr>
        <w:t>Hamilton et al. (2021)</w:t>
      </w:r>
      <w:r>
        <w:fldChar w:fldCharType="end"/>
      </w:r>
      <w:r>
        <w:t xml:space="preserve">. </w:t>
      </w:r>
      <w:r w:rsidR="00FD1045" w:rsidRPr="00FD1045">
        <w:t>Blood stars (</w:t>
      </w:r>
      <w:proofErr w:type="spellStart"/>
      <w:r w:rsidR="00FD1045" w:rsidRPr="00FD1045">
        <w:rPr>
          <w:i/>
        </w:rPr>
        <w:t>Henricia</w:t>
      </w:r>
      <w:proofErr w:type="spellEnd"/>
      <w:r w:rsidR="00FD1045" w:rsidRPr="00FD1045">
        <w:rPr>
          <w:i/>
        </w:rPr>
        <w:t xml:space="preserve"> </w:t>
      </w:r>
      <w:r w:rsidR="00FD1045" w:rsidRPr="00FD1045">
        <w:t>spp.) and leather stars (</w:t>
      </w:r>
      <w:proofErr w:type="spellStart"/>
      <w:r w:rsidR="00FD1045" w:rsidRPr="00FD1045">
        <w:rPr>
          <w:i/>
        </w:rPr>
        <w:t>Dermasterias</w:t>
      </w:r>
      <w:proofErr w:type="spellEnd"/>
      <w:r w:rsidR="00FD1045" w:rsidRPr="00FD1045">
        <w:rPr>
          <w:i/>
        </w:rPr>
        <w:t xml:space="preserve"> </w:t>
      </w:r>
      <w:proofErr w:type="spellStart"/>
      <w:r w:rsidR="00FD1045" w:rsidRPr="00FD1045">
        <w:rPr>
          <w:i/>
        </w:rPr>
        <w:t>imbricata</w:t>
      </w:r>
      <w:proofErr w:type="spellEnd"/>
      <w:r w:rsidR="00FD1045" w:rsidRPr="00FD1045">
        <w:t>) were relatively common in our surveys, but other species were not (Fig 2c)</w:t>
      </w:r>
      <w:r w:rsidR="00EF0B3C" w:rsidRPr="00FD1045">
        <w:t xml:space="preserve">. </w:t>
      </w:r>
      <w:r w:rsidR="00EF0B3C">
        <w:t>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E878A1">
        <w:fldChar w:fldCharType="begin"/>
      </w:r>
      <w:r w:rsidR="0013719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Biology&lt;/full-title&gt;&lt;abbr-1&gt;Mar. Biol.&lt;/abbr-1&gt;&lt;abbr-2&gt;Mar Biol&lt;/abbr-2&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5C04D145" w:rsidR="00471A3D" w:rsidRDefault="00EF0B3C">
      <w:r>
        <w:t xml:space="preserve">We did not see strong temporal trends for most of the larger fishes </w:t>
      </w:r>
      <w:r w:rsidR="00467226">
        <w:t>(&gt;10 cm</w:t>
      </w:r>
      <w:r w:rsidR="004378FD">
        <w:t>)</w:t>
      </w:r>
      <w:r w:rsidR="00467226">
        <w:t xml:space="preserve"> </w:t>
      </w:r>
      <w:r>
        <w:t xml:space="preserve">with the exception of black rockfish, which increased in abundance through 2019 (Fig. 2d, Fig. </w:t>
      </w:r>
      <w:r w:rsidR="000B1FAB">
        <w:t>S8</w:t>
      </w:r>
      <w:r>
        <w:t xml:space="preserve">). This increase may have been the result of strong recruitment of </w:t>
      </w:r>
      <w:r w:rsidR="00BC2B2F">
        <w:t>YTB</w:t>
      </w:r>
      <w:r>
        <w:t xml:space="preserve"> rockfishes to most sites in 2016 (Fig. 2</w:t>
      </w:r>
      <w:r w:rsidR="00BF114E">
        <w:t>e</w:t>
      </w:r>
      <w:r>
        <w:t>).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w:t>
      </w:r>
      <w:r w:rsidR="009947E5">
        <w:t>S9</w:t>
      </w:r>
      <w:r>
        <w:t>).</w:t>
      </w:r>
    </w:p>
    <w:p w14:paraId="65B154AA" w14:textId="7FCB8AEB" w:rsidR="00471A3D" w:rsidRDefault="009D1439">
      <w:pPr>
        <w:pStyle w:val="Heading2"/>
      </w:pPr>
      <w:bookmarkStart w:id="174" w:name="_u6kl6dz0q0ha" w:colFirst="0" w:colLast="0"/>
      <w:bookmarkEnd w:id="174"/>
      <w:r>
        <w:lastRenderedPageBreak/>
        <w:t xml:space="preserve">3.3 </w:t>
      </w:r>
      <w:r w:rsidR="00EF0B3C">
        <w:t xml:space="preserve">Multivariate analyses of kelp forest community guilds </w:t>
      </w:r>
    </w:p>
    <w:p w14:paraId="5F09EF93" w14:textId="062BEBDA" w:rsidR="00471A3D" w:rsidRDefault="00EF0B3C">
      <w:pPr>
        <w:rPr>
          <w:highlight w:val="yellow"/>
        </w:rPr>
      </w:pPr>
      <w:r>
        <w:t xml:space="preserve">The factors Site, Depth, and Year and all two-way interactions explained approximately </w:t>
      </w:r>
      <w:r w:rsidR="00BB16F1">
        <w:t xml:space="preserve">a third to </w:t>
      </w:r>
      <w:r>
        <w:t>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r w:rsidR="00D9376B">
        <w:t>S7</w:t>
      </w:r>
      <w:r>
        <w:t>-</w:t>
      </w:r>
      <w:r w:rsidR="00D9376B">
        <w:t>S10</w:t>
      </w:r>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0A1773C9"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r w:rsidR="00D9376B">
        <w:t>Table S7</w:t>
      </w:r>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w:t>
      </w:r>
      <w:r w:rsidRPr="008A6B3E">
        <w:lastRenderedPageBreak/>
        <w:t>over the survey span (2015-2021), and that differences among sites in terms of which algae were present, remained consistent.</w:t>
      </w:r>
      <w:r>
        <w:t xml:space="preserve"> </w:t>
      </w:r>
    </w:p>
    <w:p w14:paraId="68E62603" w14:textId="0CA3D0FB" w:rsidR="00471A3D" w:rsidRDefault="00EF0B3C">
      <w:r>
        <w:t xml:space="preserve">For invertebrates virtually all of the explained variance was in the Site term (Fig. 4) with sites showing clear separation in the ordination (Fig. 3c,d).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r w:rsidR="00D9376B">
        <w:t>Table S8</w:t>
      </w:r>
      <w:r>
        <w:t xml:space="preserve">).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2C25EC8B"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 </w:t>
      </w:r>
      <w:r w:rsidR="004205CB">
        <w:t>S9</w:t>
      </w:r>
      <w:r>
        <w:t>).</w:t>
      </w:r>
    </w:p>
    <w:p w14:paraId="0DC917B1" w14:textId="071A310C" w:rsidR="00471A3D" w:rsidRDefault="00EF0B3C">
      <w:r>
        <w:t xml:space="preserve">For juvenile rockfishes, the ordination showed little clustering of sites (Fig. 3g,h), and most of the explained variance was in the Year term in the </w:t>
      </w:r>
      <w:proofErr w:type="spellStart"/>
      <w:r>
        <w:t>PerMANOVA</w:t>
      </w:r>
      <w:proofErr w:type="spellEnd"/>
      <w:r>
        <w:t xml:space="preserve"> (r</w:t>
      </w:r>
      <w:r>
        <w:rPr>
          <w:vertAlign w:val="superscript"/>
        </w:rPr>
        <w:t>2</w:t>
      </w:r>
      <w:r>
        <w:t xml:space="preserve"> = 0.29, Fig. 4, </w:t>
      </w:r>
      <w:r w:rsidR="00D9376B">
        <w:t>Table S10</w:t>
      </w:r>
      <w:r>
        <w:t>) with a smaller contribution from the Site x Year term (r</w:t>
      </w:r>
      <w:r>
        <w:rPr>
          <w:vertAlign w:val="superscript"/>
        </w:rPr>
        <w:t>2</w:t>
      </w:r>
      <w:r>
        <w:t xml:space="preserve"> = 0.07). Specifically, 2016 </w:t>
      </w:r>
      <w:r>
        <w:lastRenderedPageBreak/>
        <w:t xml:space="preserve">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175" w:name="_8ord3kzb5sb4" w:colFirst="0" w:colLast="0"/>
      <w:bookmarkEnd w:id="175"/>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2b,c).</w:t>
      </w:r>
    </w:p>
    <w:p w14:paraId="505F3B6D" w14:textId="66FB74D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w:t>
      </w:r>
      <w:r w:rsidR="00B81532" w:rsidRPr="004E61FE">
        <w:t xml:space="preserve">o </w:t>
      </w:r>
      <w:r w:rsidRPr="004E61FE">
        <w:t xml:space="preserve">(Figs. </w:t>
      </w:r>
      <w:r w:rsidR="004E61FE" w:rsidRPr="004E61FE">
        <w:t>S</w:t>
      </w:r>
      <w:r w:rsidR="004E61FE" w:rsidRPr="00310026">
        <w:t>6</w:t>
      </w:r>
      <w:r w:rsidR="004E61FE" w:rsidRPr="004E61FE">
        <w:t xml:space="preserve"> </w:t>
      </w:r>
      <w:r w:rsidRPr="004E61FE">
        <w:t xml:space="preserve">&amp; </w:t>
      </w:r>
      <w:r w:rsidR="004E61FE" w:rsidRPr="004E61FE">
        <w:t>S7</w:t>
      </w:r>
      <w:r w:rsidRPr="004E61FE">
        <w:t>).</w:t>
      </w:r>
      <w:r>
        <w:t xml:space="preserve">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lastRenderedPageBreak/>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211C470B" w:rsidR="00471A3D" w:rsidRPr="00310026" w:rsidRDefault="00A86B0B">
      <w:pPr>
        <w:rPr>
          <w:color w:val="000000" w:themeColor="text1"/>
        </w:rPr>
      </w:pPr>
      <w:r w:rsidRPr="00310026">
        <w:rPr>
          <w:color w:val="000000" w:themeColor="text1"/>
        </w:rPr>
        <w:t xml:space="preserve">At </w:t>
      </w:r>
      <w:proofErr w:type="spellStart"/>
      <w:r w:rsidRPr="00310026">
        <w:rPr>
          <w:color w:val="000000" w:themeColor="text1"/>
        </w:rPr>
        <w:t>Tatoosh</w:t>
      </w:r>
      <w:proofErr w:type="spellEnd"/>
      <w:r w:rsidRPr="00310026">
        <w:rPr>
          <w:color w:val="000000" w:themeColor="text1"/>
        </w:rPr>
        <w:t xml:space="preserve"> Island where urchin densities changed the most, the REWB models did not find evidence for an impact of urchins on either </w:t>
      </w:r>
      <w:proofErr w:type="spellStart"/>
      <w:r w:rsidRPr="00310026">
        <w:rPr>
          <w:i/>
          <w:color w:val="000000" w:themeColor="text1"/>
        </w:rPr>
        <w:t>Nereocystis</w:t>
      </w:r>
      <w:proofErr w:type="spellEnd"/>
      <w:r w:rsidRPr="00310026">
        <w:rPr>
          <w:i/>
          <w:color w:val="000000" w:themeColor="text1"/>
        </w:rPr>
        <w:t xml:space="preserve"> </w:t>
      </w:r>
      <w:r w:rsidRPr="00310026">
        <w:rPr>
          <w:color w:val="000000" w:themeColor="text1"/>
        </w:rPr>
        <w:t xml:space="preserve">or </w:t>
      </w:r>
      <w:proofErr w:type="spellStart"/>
      <w:r w:rsidRPr="00310026">
        <w:rPr>
          <w:i/>
          <w:color w:val="000000" w:themeColor="text1"/>
        </w:rPr>
        <w:t>Pterygophora</w:t>
      </w:r>
      <w:proofErr w:type="spellEnd"/>
      <w:r w:rsidR="002C04CA" w:rsidRPr="00310026">
        <w:rPr>
          <w:color w:val="000000" w:themeColor="text1"/>
        </w:rPr>
        <w:t xml:space="preserve"> with the 95% confidence limits coefficients for the fixed effects all overlapping zero</w:t>
      </w:r>
      <w:r w:rsidR="006A3F3E" w:rsidRPr="00310026">
        <w:rPr>
          <w:color w:val="000000" w:themeColor="text1"/>
        </w:rPr>
        <w:t xml:space="preserve"> with the exception of the Year term</w:t>
      </w:r>
      <w:r w:rsidR="003F686B" w:rsidRPr="00310026">
        <w:rPr>
          <w:color w:val="000000" w:themeColor="text1"/>
        </w:rPr>
        <w:t xml:space="preserve"> (</w:t>
      </w:r>
      <w:r w:rsidR="00C961E4">
        <w:rPr>
          <w:color w:val="000000" w:themeColor="text1"/>
        </w:rPr>
        <w:t xml:space="preserve">Tables S11 &amp; S12, </w:t>
      </w:r>
      <w:r w:rsidR="003F686B" w:rsidRPr="00310026">
        <w:rPr>
          <w:color w:val="000000" w:themeColor="text1"/>
        </w:rPr>
        <w:t>Fig. S10)</w:t>
      </w:r>
      <w:r w:rsidR="008E73AC" w:rsidRPr="00310026">
        <w:rPr>
          <w:i/>
          <w:color w:val="000000" w:themeColor="text1"/>
        </w:rPr>
        <w:t xml:space="preserve">. </w:t>
      </w:r>
      <w:r w:rsidR="008E73AC" w:rsidRPr="00310026">
        <w:rPr>
          <w:color w:val="000000" w:themeColor="text1"/>
        </w:rPr>
        <w:t>However, at the transect level (ignoring other factors)</w:t>
      </w:r>
      <w:r w:rsidR="00D329B7" w:rsidRPr="00310026">
        <w:rPr>
          <w:color w:val="000000" w:themeColor="text1"/>
        </w:rPr>
        <w:t>, linear regr</w:t>
      </w:r>
      <w:r w:rsidR="008E73AC" w:rsidRPr="00310026">
        <w:rPr>
          <w:color w:val="000000" w:themeColor="text1"/>
        </w:rPr>
        <w:t xml:space="preserve">ession did find </w:t>
      </w:r>
      <w:r w:rsidR="00EF0B3C" w:rsidRPr="00310026">
        <w:rPr>
          <w:color w:val="000000" w:themeColor="text1"/>
        </w:rPr>
        <w:t>a negative relationship between urchin density and log</w:t>
      </w:r>
      <w:r w:rsidR="003D6C33" w:rsidRPr="00310026">
        <w:rPr>
          <w:color w:val="000000" w:themeColor="text1"/>
          <w:vertAlign w:val="subscript"/>
        </w:rPr>
        <w:t>e</w:t>
      </w:r>
      <w:r w:rsidR="00EF0B3C" w:rsidRPr="00310026">
        <w:rPr>
          <w:color w:val="000000" w:themeColor="text1"/>
        </w:rPr>
        <w:t>(</w:t>
      </w:r>
      <w:proofErr w:type="spellStart"/>
      <w:r w:rsidR="00EF0B3C" w:rsidRPr="00310026">
        <w:rPr>
          <w:i/>
          <w:color w:val="000000" w:themeColor="text1"/>
        </w:rPr>
        <w:t>Nereocystis</w:t>
      </w:r>
      <w:proofErr w:type="spellEnd"/>
      <w:r w:rsidR="00EF0B3C" w:rsidRPr="00310026">
        <w:rPr>
          <w:i/>
          <w:color w:val="000000" w:themeColor="text1"/>
        </w:rPr>
        <w:t xml:space="preserve"> </w:t>
      </w:r>
      <w:r w:rsidR="00EF0B3C" w:rsidRPr="00310026">
        <w:rPr>
          <w:color w:val="000000" w:themeColor="text1"/>
        </w:rPr>
        <w:t>stipe density) (r</w:t>
      </w:r>
      <w:r w:rsidR="00EF0B3C" w:rsidRPr="00310026">
        <w:rPr>
          <w:color w:val="000000" w:themeColor="text1"/>
          <w:vertAlign w:val="superscript"/>
        </w:rPr>
        <w:t>2</w:t>
      </w:r>
      <w:r w:rsidR="00EF0B3C" w:rsidRPr="00310026">
        <w:rPr>
          <w:color w:val="000000" w:themeColor="text1"/>
        </w:rPr>
        <w:t xml:space="preserve"> = 0.16, p = 0.002, Fig. 5</w:t>
      </w:r>
      <w:r w:rsidR="0041101E" w:rsidRPr="00310026">
        <w:rPr>
          <w:color w:val="000000" w:themeColor="text1"/>
        </w:rPr>
        <w:t>g</w:t>
      </w:r>
      <w:r w:rsidR="00EF0B3C" w:rsidRPr="00310026">
        <w:rPr>
          <w:color w:val="000000" w:themeColor="text1"/>
        </w:rPr>
        <w:t xml:space="preserve">), suggesting that at this small scale, urchin herbivory may have led to patchy reductions in </w:t>
      </w:r>
      <w:proofErr w:type="spellStart"/>
      <w:r w:rsidR="00EF0B3C" w:rsidRPr="00310026">
        <w:rPr>
          <w:i/>
          <w:color w:val="000000" w:themeColor="text1"/>
        </w:rPr>
        <w:t>Nereocystis</w:t>
      </w:r>
      <w:proofErr w:type="spellEnd"/>
      <w:r w:rsidR="00EF0B3C" w:rsidRPr="00310026">
        <w:rPr>
          <w:i/>
          <w:color w:val="000000" w:themeColor="text1"/>
        </w:rPr>
        <w:t xml:space="preserve"> </w:t>
      </w:r>
      <w:r w:rsidR="00EF0B3C" w:rsidRPr="00310026">
        <w:rPr>
          <w:color w:val="000000" w:themeColor="text1"/>
        </w:rPr>
        <w:t>density</w:t>
      </w:r>
      <w:r w:rsidR="003F66BA">
        <w:rPr>
          <w:color w:val="000000" w:themeColor="text1"/>
        </w:rPr>
        <w:t>, although the effect appears confounded with time</w:t>
      </w:r>
      <w:r w:rsidR="00EF0B3C" w:rsidRPr="00310026">
        <w:rPr>
          <w:color w:val="000000" w:themeColor="text1"/>
        </w:rPr>
        <w:t>.</w:t>
      </w:r>
      <w:r w:rsidR="00EF0B3C" w:rsidRPr="00310026">
        <w:rPr>
          <w:i/>
          <w:color w:val="000000" w:themeColor="text1"/>
        </w:rPr>
        <w:t xml:space="preserve"> </w:t>
      </w:r>
      <w:r w:rsidR="00A62E96" w:rsidRPr="00310026">
        <w:rPr>
          <w:color w:val="000000" w:themeColor="text1"/>
        </w:rPr>
        <w:t xml:space="preserve">Divers did notice active grazing, and loss of </w:t>
      </w:r>
      <w:proofErr w:type="spellStart"/>
      <w:r w:rsidR="00A62E96" w:rsidRPr="00310026">
        <w:rPr>
          <w:color w:val="000000" w:themeColor="text1"/>
        </w:rPr>
        <w:t>stipitate</w:t>
      </w:r>
      <w:proofErr w:type="spellEnd"/>
      <w:r w:rsidR="00A62E96" w:rsidRPr="00310026">
        <w:rPr>
          <w:color w:val="000000" w:themeColor="text1"/>
        </w:rPr>
        <w:t xml:space="preserve"> kelps, along with the remaining</w:t>
      </w:r>
      <w:r w:rsidR="00A62E96" w:rsidRPr="00310026">
        <w:rPr>
          <w:i/>
          <w:color w:val="000000" w:themeColor="text1"/>
        </w:rPr>
        <w:t xml:space="preserve"> </w:t>
      </w:r>
      <w:proofErr w:type="spellStart"/>
      <w:r w:rsidR="00A62E96" w:rsidRPr="00310026">
        <w:rPr>
          <w:i/>
          <w:color w:val="000000" w:themeColor="text1"/>
        </w:rPr>
        <w:t>Pterygophora</w:t>
      </w:r>
      <w:proofErr w:type="spellEnd"/>
      <w:r w:rsidR="00A62E96" w:rsidRPr="00310026">
        <w:rPr>
          <w:color w:val="000000" w:themeColor="text1"/>
        </w:rPr>
        <w:t xml:space="preserve"> showing heavy signs of grazing in many areas on </w:t>
      </w:r>
      <w:proofErr w:type="spellStart"/>
      <w:r w:rsidR="00A62E96" w:rsidRPr="00310026">
        <w:rPr>
          <w:color w:val="000000" w:themeColor="text1"/>
        </w:rPr>
        <w:t>Tatoosh</w:t>
      </w:r>
      <w:proofErr w:type="spellEnd"/>
      <w:r w:rsidR="00A62E96" w:rsidRPr="00310026">
        <w:rPr>
          <w:color w:val="000000" w:themeColor="text1"/>
        </w:rPr>
        <w:t xml:space="preserve">. However, </w:t>
      </w:r>
      <w:proofErr w:type="spellStart"/>
      <w:r w:rsidR="00EF0B3C" w:rsidRPr="00310026">
        <w:rPr>
          <w:i/>
          <w:color w:val="000000" w:themeColor="text1"/>
        </w:rPr>
        <w:t>Pterygophora</w:t>
      </w:r>
      <w:proofErr w:type="spellEnd"/>
      <w:r w:rsidR="00EF0B3C" w:rsidRPr="00310026">
        <w:rPr>
          <w:color w:val="000000" w:themeColor="text1"/>
        </w:rPr>
        <w:t xml:space="preserve"> showed no relationship to urchins at the transect level (Fig. 5f), unlike at the site level across years. </w:t>
      </w:r>
    </w:p>
    <w:p w14:paraId="36487468" w14:textId="3C9FE6C3" w:rsidR="00471A3D" w:rsidRDefault="009D1439">
      <w:pPr>
        <w:pStyle w:val="Heading2"/>
      </w:pPr>
      <w:bookmarkStart w:id="176" w:name="_kht2apu2sjj7" w:colFirst="0" w:colLast="0"/>
      <w:bookmarkEnd w:id="176"/>
      <w:r>
        <w:t xml:space="preserve">3.5 </w:t>
      </w:r>
      <w:r w:rsidR="00EF0B3C">
        <w:t>Kelp density and rockfish recruitment</w:t>
      </w:r>
    </w:p>
    <w:p w14:paraId="14A685D6" w14:textId="60D60F34"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r w:rsidR="00D9376B">
        <w:t>Table S1</w:t>
      </w:r>
      <w:r w:rsidR="004B1702">
        <w:t>3</w:t>
      </w:r>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w:t>
      </w:r>
      <w:r w:rsidR="00034ACA">
        <w:t>s</w:t>
      </w:r>
      <w:r w:rsidR="006470AE">
        <w:t xml:space="preserve">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xml:space="preserve">, at least for the </w:t>
      </w:r>
      <w:r w:rsidR="00422814">
        <w:lastRenderedPageBreak/>
        <w:t>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r w:rsidR="00D9376B">
        <w:t>Table S1</w:t>
      </w:r>
      <w:r w:rsidR="004B1702">
        <w:t>3</w:t>
      </w:r>
      <w:r w:rsidR="008A3F3E">
        <w:t xml:space="preserve"> &amp; </w:t>
      </w:r>
      <w:r w:rsidR="00D9376B">
        <w:t>S1</w:t>
      </w:r>
      <w:r w:rsidR="004B1702">
        <w:t>4</w:t>
      </w:r>
      <w:r>
        <w:t>). For the random effects</w:t>
      </w:r>
      <w:r w:rsidR="00270E92">
        <w:t xml:space="preserve"> (</w:t>
      </w:r>
      <w:r w:rsidR="00D9376B">
        <w:t>Table S1</w:t>
      </w:r>
      <w:r w:rsidR="004B1702">
        <w:t>4</w:t>
      </w:r>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r w:rsidR="001A5B6F">
        <w:t xml:space="preserve"> (Table S1</w:t>
      </w:r>
      <w:r w:rsidR="004B1702">
        <w:t>5</w:t>
      </w:r>
      <w:r w:rsidR="001A5B6F">
        <w:t>)</w:t>
      </w:r>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177" w:name="_1nzuexzh0v9h" w:colFirst="0" w:colLast="0"/>
      <w:bookmarkEnd w:id="177"/>
      <w:r>
        <w:t xml:space="preserve">4. </w:t>
      </w:r>
      <w:r w:rsidR="00EF0B3C">
        <w:t>Discussion</w:t>
      </w:r>
    </w:p>
    <w:p w14:paraId="039FBBD6" w14:textId="308A90C0" w:rsidR="00471A3D" w:rsidRDefault="00FB6ABB">
      <w:r>
        <w:t>Ocean temperature, w</w:t>
      </w:r>
      <w:r w:rsidR="00EF0B3C">
        <w:t xml:space="preserve">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 </w:instrText>
      </w:r>
      <w:r w:rsidR="0013719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IEJpb2wuPC9hYmJyLTE+PGFiYnItMj5HbG9iYWwgQ2hhbmdlIEJpb2w8L2FiYnItMj48L3Blcmlv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</w:fldData>
        </w:fldChar>
      </w:r>
      <w:r w:rsidR="00137191">
        <w:instrText xml:space="preserve"> ADDIN EN.CITE.DATA </w:instrText>
      </w:r>
      <w:r w:rsidR="00137191">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dGl0bGU+PGFiYnItMT5HbG9iYWwgQ2hhbmdlIEJpb2wuPC9hYmJyLTE+PGFiYnItMj5HbG9iYWwg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</w:fldData>
        </w:fldChar>
      </w:r>
      <w:r w:rsidR="00137191">
        <w:instrText xml:space="preserve"> ADDIN EN.CITE.DATA </w:instrText>
      </w:r>
      <w:r w:rsidR="0013719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t>
      </w:r>
      <w:r w:rsidR="00EF0B3C">
        <w:lastRenderedPageBreak/>
        <w:t xml:space="preserve">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 </w:instrText>
      </w:r>
      <w:r w:rsidR="0013719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PlBsb3MgT25lPC9hYmJyLTE+PC9hbHQtcGVyaW9kaWNhbD48cGFnZXM+ZTAyNTE2Mzg8L3BhZ2Vz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</w:fldData>
        </w:fldChar>
      </w:r>
      <w:r w:rsidR="00137191">
        <w:instrText xml:space="preserve"> ADDIN EN.CITE.DATA </w:instrText>
      </w:r>
      <w:r w:rsidR="0013719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 </w:instrText>
      </w:r>
      <w:r w:rsidR="0013719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PC9mdWxsLXRpdGxlPjxhYmJyLTE+Q2FuLiBKLiBGaXNoLiBBcXVhdC4gU2NpLjwvYWJici0xPjxh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</w:fldData>
        </w:fldChar>
      </w:r>
      <w:r w:rsidR="00137191">
        <w:instrText xml:space="preserve"> ADDIN EN.CITE.DATA </w:instrText>
      </w:r>
      <w:r w:rsidR="0013719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548A56B0"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bCBDaGFuZ2UgQmlvbG9neTwvZnVsbC10aXRsZT48YWJici0xPkdsb2JhbCBDaGFuZ2UgQmlvbC48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</w:fldData>
        </w:fldChar>
      </w:r>
      <w:r w:rsidR="00137191">
        <w:instrText xml:space="preserve"> ADDIN EN.CITE.DATA </w:instrText>
      </w:r>
      <w:r w:rsidR="00137191">
        <w:fldChar w:fldCharType="end"/>
      </w:r>
      <w:r w:rsidR="00E878A1">
        <w:fldChar w:fldCharType="separate"/>
      </w:r>
      <w:r w:rsidR="00E878A1">
        <w:rPr>
          <w:noProof/>
        </w:rPr>
        <w:t>(Beas-Luna et al. 2020)</w:t>
      </w:r>
      <w:r w:rsidR="00E878A1">
        <w:fldChar w:fldCharType="end"/>
      </w:r>
      <w:r>
        <w:t xml:space="preserve">. </w:t>
      </w:r>
      <w:r w:rsidR="004828AC">
        <w:t xml:space="preserve">However, </w:t>
      </w:r>
      <w:r w:rsidR="00E27B47">
        <w:t xml:space="preserve">while we did observe </w:t>
      </w:r>
      <w:r w:rsidR="008A4D96">
        <w:t>a</w:t>
      </w:r>
      <w:r w:rsidR="00101652">
        <w:t xml:space="preserve">n increase in </w:t>
      </w:r>
      <w:r w:rsidR="00E27B47">
        <w:t>MHW prevalence in the 2014-2016 period</w:t>
      </w:r>
      <w:r w:rsidR="00BF27F7">
        <w:t xml:space="preserve"> (Table S</w:t>
      </w:r>
      <w:r w:rsidR="00A47192">
        <w:t>6)</w:t>
      </w:r>
      <w:r w:rsidR="00E27B47">
        <w:t xml:space="preserve">, </w:t>
      </w:r>
      <w:r w:rsidR="004828AC">
        <w:t xml:space="preserve">the 2014-2016 MHW was not the dominant SST </w:t>
      </w:r>
      <w:r w:rsidR="00A21D96">
        <w:t>feature</w:t>
      </w:r>
      <w:r w:rsidR="004828AC">
        <w:t xml:space="preserve"> in nearshore waters along the Washington coast. </w:t>
      </w:r>
      <w:r w:rsidR="00E27B47">
        <w:t xml:space="preserve">Maximum monthly mean </w:t>
      </w:r>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r w:rsidR="008A4D96">
        <w:t xml:space="preserve">Our study region is far from the range margins for </w:t>
      </w:r>
      <w:proofErr w:type="spellStart"/>
      <w:r w:rsidR="004E54BF" w:rsidRPr="005C5D2C">
        <w:rPr>
          <w:i/>
        </w:rPr>
        <w:t>Macrocystis</w:t>
      </w:r>
      <w:proofErr w:type="spellEnd"/>
      <w:r w:rsidR="004E54BF" w:rsidRPr="005C5D2C">
        <w:rPr>
          <w:i/>
        </w:rPr>
        <w:t xml:space="preserve"> </w:t>
      </w:r>
      <w:r w:rsidR="004E54BF" w:rsidRPr="005C5D2C">
        <w:t xml:space="preserve">and </w:t>
      </w:r>
      <w:proofErr w:type="spellStart"/>
      <w:r w:rsidR="004E54BF" w:rsidRPr="005C5D2C">
        <w:rPr>
          <w:i/>
        </w:rPr>
        <w:t>Nereocystis</w:t>
      </w:r>
      <w:proofErr w:type="spellEnd"/>
      <w:r w:rsidR="004E54BF" w:rsidRPr="005C5D2C">
        <w:rPr>
          <w:i/>
        </w:rPr>
        <w:t xml:space="preserve"> </w:t>
      </w:r>
      <w:r w:rsidR="004E54BF" w:rsidRPr="00A10F7E">
        <w:fldChar w:fldCharType="begin"/>
      </w:r>
      <w:r w:rsidR="0013719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Phytologist&lt;/full-title&gt;&lt;abbr-1&gt;New Phytol.&lt;/abbr-1&gt;&lt;abbr-2&gt;New Phytol&lt;/abbr-2&gt;&lt;/periodical&gt;&lt;pages&gt;1447-1454&lt;/pages&gt;&lt;volume&gt;225&lt;/volume&gt;&lt;number&gt;4&lt;/number&gt;&lt;dates&gt;&lt;year&gt;2020&lt;/year&gt;&lt;/dates&gt;&lt;isbn&gt;0028-646X&lt;/isbn&gt;&lt;urls&gt;&lt;/urls&gt;&lt;/record&gt;&lt;/Cite&gt;&lt;/EndNote&gt;</w:instrText>
      </w:r>
      <w:r w:rsidR="004E54BF" w:rsidRPr="00A10F7E">
        <w:fldChar w:fldCharType="separate"/>
      </w:r>
      <w:r w:rsidR="004E54BF" w:rsidRPr="00A10F7E">
        <w:rPr>
          <w:noProof/>
        </w:rPr>
        <w:t>(Smale 2020)</w:t>
      </w:r>
      <w:r w:rsidR="004E54BF" w:rsidRPr="00A10F7E">
        <w:fldChar w:fldCharType="end"/>
      </w:r>
      <w:r w:rsidR="008A4D96">
        <w:t>,</w:t>
      </w:r>
      <w:r w:rsidR="00016E6C" w:rsidRPr="007546E3">
        <w:t xml:space="preserve"> so we might expect </w:t>
      </w:r>
      <w:r w:rsidR="00016E6C" w:rsidRPr="00A10F7E">
        <w:t>them to be well within their thermal thresholds</w:t>
      </w:r>
      <w:r w:rsidR="008A4D96">
        <w:t xml:space="preserve"> at our sites</w:t>
      </w:r>
      <w:r w:rsidR="0057479C" w:rsidRPr="005C5D2C">
        <w:t xml:space="preserve"> </w:t>
      </w:r>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fldChar w:fldCharType="separate"/>
      </w:r>
      <w:r w:rsidR="0057479C" w:rsidRPr="00A10F7E">
        <w:rPr>
          <w:noProof/>
        </w:rPr>
        <w:t>(Burrows et al. 2020)</w:t>
      </w:r>
      <w:r w:rsidR="0057479C" w:rsidRPr="00A10F7E">
        <w:fldChar w:fldCharType="end"/>
      </w:r>
      <w:r w:rsidR="005C5D2C" w:rsidRPr="007546E3">
        <w:t xml:space="preserve"> resulting in a somewhat</w:t>
      </w:r>
      <w:r w:rsidR="00A312EA">
        <w:t xml:space="preserve"> ephemeral </w:t>
      </w:r>
      <w:r w:rsidR="00E13261">
        <w:t>changes following warm water in 2013 and during</w:t>
      </w:r>
      <w:r w:rsidR="005C5D2C" w:rsidRPr="00310026">
        <w:t xml:space="preserve"> the MHW</w:t>
      </w:r>
      <w:r w:rsidR="00016E6C" w:rsidRPr="007546E3">
        <w:t>.</w:t>
      </w:r>
      <w:r w:rsidR="00016E6C" w:rsidRPr="00A10F7E">
        <w:t xml:space="preserve"> </w:t>
      </w:r>
      <w:r w:rsidR="00A312EA" w:rsidRPr="00A66CDC">
        <w:t>I</w:t>
      </w:r>
      <w:r w:rsidR="00A312EA">
        <w:t>n fact</w:t>
      </w:r>
      <w:r w:rsidR="00525F7D">
        <w:t xml:space="preserve"> maximum SST</w:t>
      </w:r>
      <w:r w:rsidR="00A312EA">
        <w:t xml:space="preserve"> in Washington and Oregon were lower than in </w:t>
      </w:r>
      <w:r w:rsidR="00A312EA">
        <w:lastRenderedPageBreak/>
        <w:t xml:space="preserve">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r w:rsidR="007844D4">
        <w:t>°C</w:t>
      </w:r>
      <w:r w:rsidR="00A312EA">
        <w:t xml:space="preserve"> in 2013 and 14.5</w:t>
      </w:r>
      <w:r w:rsidR="007844D4">
        <w:t>°C</w:t>
      </w:r>
      <w:r w:rsidR="00A312EA">
        <w:t xml:space="preserve"> in 2014—approximately 1.0 -1.5</w:t>
      </w:r>
      <w:r w:rsidR="007844D4">
        <w:t>°C</w:t>
      </w:r>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 </w:instrText>
      </w:r>
      <w:r w:rsidR="00256175">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aW9kaWNhbD48cGFnZXM+ZTAzMDMxPC9wYWdlcz48dm9sdW1lPjEwMTwvdm9sdW1lPjxudW1iZXI+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YW5ndWFnZT5FbmdsaXNoPC9sYW5ndWFnZT48L3JlY29yZD48L0NpdGU+PC9FbmROb3RlPn==
</w:fldData>
        </w:fldChar>
      </w:r>
      <w:r w:rsidR="00256175">
        <w:instrText xml:space="preserve"> ADDIN EN.CITE.DATA </w:instrText>
      </w:r>
      <w:r w:rsidR="00256175">
        <w:fldChar w:fldCharType="end"/>
      </w:r>
      <w:r w:rsidR="00A312EA">
        <w:fldChar w:fldCharType="separate"/>
      </w:r>
      <w:r w:rsidR="00A312EA">
        <w:rPr>
          <w:noProof/>
        </w:rPr>
        <w:t>(Hamilton et al. 2020)</w:t>
      </w:r>
      <w:r w:rsidR="00A312EA">
        <w:fldChar w:fldCharType="end"/>
      </w:r>
      <w:r w:rsidR="00A312EA">
        <w:t>. Growth for both species appears to decline slightly around 15</w:t>
      </w:r>
      <w:r w:rsidR="007844D4">
        <w:t>°C</w:t>
      </w:r>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 </w:instrText>
      </w:r>
      <w:r w:rsidR="0013719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LjwvYXV0aG9yPjwvYXV0aG9ycz48L2NvbnRyaWJ1dG9ycz48dGl0bGVzPjx0aXRsZT48c3R5bGUg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</w:fldData>
        </w:fldChar>
      </w:r>
      <w:r w:rsidR="00137191">
        <w:instrText xml:space="preserve"> ADDIN EN.CITE.DATA </w:instrText>
      </w:r>
      <w:r w:rsidR="00137191">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w:t>
      </w:r>
      <w:r w:rsidR="008A4D96">
        <w:t>maximum</w:t>
      </w:r>
      <w:r w:rsidR="00A312EA">
        <w:t xml:space="preserve"> </w:t>
      </w:r>
      <w:r w:rsidR="00EC707B">
        <w:t xml:space="preserve">SST </w:t>
      </w:r>
      <w:r w:rsidR="008A4D96">
        <w:t xml:space="preserve">in our study region </w:t>
      </w:r>
      <w:r w:rsidR="00A312EA">
        <w:t xml:space="preserve">only approached species tolerances in 2013. </w:t>
      </w:r>
      <w:r w:rsidR="0081060C">
        <w:t xml:space="preserve">Moreover, while MHW activity was higher during the 2014-2016 period, most of the </w:t>
      </w:r>
      <w:r w:rsidR="008A4D96">
        <w:t xml:space="preserve">anomalous </w:t>
      </w:r>
      <w:r w:rsidR="0081060C">
        <w:t>events occurred during the early summer or autumn</w:t>
      </w:r>
      <w:r w:rsidR="00F20A00">
        <w:t>, not during the summer peak in SST</w:t>
      </w:r>
      <w:r w:rsidR="0081060C">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r w:rsidR="007F27F3">
        <w:t xml:space="preserve">SST </w:t>
      </w:r>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5A2C802B"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lastRenderedPageBreak/>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w:t>
      </w:r>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r w:rsidR="009C7329">
        <w:t xml:space="preserve">. The latter behavior may promote a shift to urchin-dominated habitats. </w:t>
      </w:r>
      <w:r w:rsidR="00D21822">
        <w:t xml:space="preserve">Here when </w:t>
      </w:r>
      <w:r w:rsidR="009C7329">
        <w:t xml:space="preserve">urchins were abundant, there may have been sufficient drift kelp (and potentially threat of predation by otters), to lead urchins to remain largely passive feeders. </w:t>
      </w:r>
    </w:p>
    <w:p w14:paraId="03B12EF2" w14:textId="5A647126" w:rsidR="00A50EB8" w:rsidRDefault="00893A3F" w:rsidP="00230D1E">
      <w:r w:rsidRPr="00FD4009">
        <w:t>A</w:t>
      </w:r>
      <w:r w:rsidR="008D6D2E" w:rsidRPr="00FD4009">
        <w:t xml:space="preserve">t </w:t>
      </w:r>
      <w:proofErr w:type="spellStart"/>
      <w:r w:rsidR="008D6D2E" w:rsidRPr="00FD4009">
        <w:t>Tatoosh</w:t>
      </w:r>
      <w:proofErr w:type="spellEnd"/>
      <w:r w:rsidR="008D6D2E" w:rsidRPr="00FD4009">
        <w:t xml:space="preserve"> Island</w:t>
      </w:r>
      <w:r w:rsidR="0034083C" w:rsidRPr="00FD4009">
        <w:t xml:space="preserve"> </w:t>
      </w:r>
      <w:r w:rsidR="00643C4E" w:rsidRPr="00FD4009">
        <w:t xml:space="preserve">there was </w:t>
      </w:r>
      <w:r w:rsidR="00AD38E8" w:rsidRPr="00FD4009">
        <w:t>a</w:t>
      </w:r>
      <w:r w:rsidR="003A4E83" w:rsidRPr="00FD4009">
        <w:t xml:space="preserve"> substantial increase in purple urchins</w:t>
      </w:r>
      <w:r w:rsidR="005272B1" w:rsidRPr="00FD4009">
        <w:t xml:space="preserve"> with densities rising to 5-10 purple urchins m</w:t>
      </w:r>
      <w:r w:rsidR="005272B1" w:rsidRPr="00FD4009">
        <w:rPr>
          <w:vertAlign w:val="superscript"/>
        </w:rPr>
        <w:t>-2</w:t>
      </w:r>
      <w:r w:rsidR="003A4E83" w:rsidRPr="00FD4009">
        <w:t xml:space="preserve"> (Fig.</w:t>
      </w:r>
      <w:r w:rsidR="00643C4E" w:rsidRPr="00FD4009">
        <w:t xml:space="preserve"> </w:t>
      </w:r>
      <w:r w:rsidR="001A074B" w:rsidRPr="00FD4009">
        <w:t>S7</w:t>
      </w:r>
      <w:r w:rsidR="00AD38E8" w:rsidRPr="00FD4009">
        <w:t xml:space="preserve">). Otters have been less abundant at </w:t>
      </w:r>
      <w:proofErr w:type="spellStart"/>
      <w:r w:rsidR="00AD38E8" w:rsidRPr="00FD4009">
        <w:t>Tatoosh</w:t>
      </w:r>
      <w:proofErr w:type="spellEnd"/>
      <w:r w:rsidR="00AD38E8" w:rsidRPr="00FD4009">
        <w:t xml:space="preserve"> than at </w:t>
      </w:r>
      <w:r w:rsidR="00305F76">
        <w:t xml:space="preserve">Olympic Coast </w:t>
      </w:r>
      <w:r w:rsidR="00AD38E8" w:rsidRPr="00FD4009">
        <w:t xml:space="preserve">sites farther south </w:t>
      </w:r>
      <w:r w:rsidR="00AD38E8" w:rsidRPr="00FD4009">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 </w:instrText>
      </w:r>
      <w:r w:rsidR="00AD38E8" w:rsidRPr="00D6363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AD38E8" w:rsidRPr="00FD4009">
        <w:instrText xml:space="preserve"> ADDIN EN.CITE.DATA </w:instrText>
      </w:r>
      <w:r w:rsidR="00AD38E8" w:rsidRPr="00D6363F">
        <w:fldChar w:fldCharType="end"/>
      </w:r>
      <w:r w:rsidR="00AD38E8" w:rsidRPr="00FD4009">
        <w:fldChar w:fldCharType="separate"/>
      </w:r>
      <w:r w:rsidR="00AD38E8" w:rsidRPr="00FD4009">
        <w:rPr>
          <w:noProof/>
        </w:rPr>
        <w:t>(Shelton et al. 2018)</w:t>
      </w:r>
      <w:r w:rsidR="00AD38E8" w:rsidRPr="00FD4009">
        <w:fldChar w:fldCharType="end"/>
      </w:r>
      <w:r w:rsidR="00AD38E8" w:rsidRPr="00FD4009">
        <w:t>,</w:t>
      </w:r>
      <w:r w:rsidR="00607050" w:rsidRPr="00FD4009">
        <w:t xml:space="preserve"> </w:t>
      </w:r>
      <w:r w:rsidR="00AD38E8" w:rsidRPr="00FD4009">
        <w:t>which may have allowed</w:t>
      </w:r>
      <w:r w:rsidR="00607050" w:rsidRPr="00FD4009">
        <w:t xml:space="preserve"> this large increase in urchin </w:t>
      </w:r>
      <w:r w:rsidR="00D26B0C" w:rsidRPr="00FD4009">
        <w:t>abundance</w:t>
      </w:r>
      <w:r w:rsidR="00AD38E8" w:rsidRPr="00FD4009">
        <w:t xml:space="preserve">. </w:t>
      </w:r>
      <w:r w:rsidR="00607050" w:rsidRPr="00FD4009">
        <w:t xml:space="preserve">At </w:t>
      </w:r>
      <w:proofErr w:type="spellStart"/>
      <w:r w:rsidR="00607050" w:rsidRPr="00FD4009">
        <w:t>Tatoosh</w:t>
      </w:r>
      <w:proofErr w:type="spellEnd"/>
      <w:r w:rsidR="00AD38E8" w:rsidRPr="00FD4009">
        <w:t xml:space="preserve">, </w:t>
      </w:r>
      <w:r w:rsidR="00643C4E" w:rsidRPr="00FD4009">
        <w:t>we did see</w:t>
      </w:r>
      <w:r w:rsidR="00CA4F65" w:rsidRPr="00FD4009">
        <w:t xml:space="preserve"> </w:t>
      </w:r>
      <w:r w:rsidR="008D6D2E" w:rsidRPr="00FD4009">
        <w:t xml:space="preserve">a negative relationship between purple urchins and </w:t>
      </w:r>
      <w:proofErr w:type="spellStart"/>
      <w:r w:rsidR="008D6D2E" w:rsidRPr="00FD4009">
        <w:rPr>
          <w:i/>
        </w:rPr>
        <w:t>Nereocystis</w:t>
      </w:r>
      <w:proofErr w:type="spellEnd"/>
      <w:r w:rsidR="008D6D2E" w:rsidRPr="00FD4009">
        <w:t xml:space="preserve"> </w:t>
      </w:r>
      <w:r w:rsidR="00E8796A" w:rsidRPr="00FD4009">
        <w:t xml:space="preserve">stipe </w:t>
      </w:r>
      <w:r w:rsidR="000F3616" w:rsidRPr="00FD4009">
        <w:t xml:space="preserve">density </w:t>
      </w:r>
      <w:r w:rsidR="008D6D2E" w:rsidRPr="00FD4009">
        <w:t xml:space="preserve">at the </w:t>
      </w:r>
      <w:r w:rsidR="00CA4F65" w:rsidRPr="00FD4009">
        <w:t>transect-level</w:t>
      </w:r>
      <w:r w:rsidR="008D6D2E" w:rsidRPr="00FD4009">
        <w:t xml:space="preserve"> that does</w:t>
      </w:r>
      <w:r w:rsidR="00CA4F65" w:rsidRPr="00FD4009">
        <w:t xml:space="preserve"> suggest patchy, l</w:t>
      </w:r>
      <w:r w:rsidR="00B03655" w:rsidRPr="00FD4009">
        <w:t>ocal top-down herbivory impacts</w:t>
      </w:r>
      <w:r w:rsidR="0034083C" w:rsidRPr="00FD4009">
        <w:t xml:space="preserve">. </w:t>
      </w:r>
      <w:r w:rsidR="00D21822" w:rsidRPr="00FD4009">
        <w:t xml:space="preserve">However, this effect also appears </w:t>
      </w:r>
      <w:r w:rsidR="005A6AA8" w:rsidRPr="00FD4009">
        <w:t xml:space="preserve">potentially </w:t>
      </w:r>
      <w:r w:rsidR="00D21822" w:rsidRPr="00FD4009">
        <w:t>confounded by time with the REWB</w:t>
      </w:r>
      <w:r w:rsidR="00D21822">
        <w:t xml:space="preserve"> model suggesting an effect of Year but providing no evidence for an impact of urchins on </w:t>
      </w:r>
      <w:proofErr w:type="spellStart"/>
      <w:r w:rsidR="00D21822">
        <w:rPr>
          <w:i/>
        </w:rPr>
        <w:t>Nereocystis</w:t>
      </w:r>
      <w:proofErr w:type="spellEnd"/>
      <w:r w:rsidR="00D21822">
        <w:rPr>
          <w:i/>
        </w:rPr>
        <w:t xml:space="preserve"> </w:t>
      </w:r>
      <w:r w:rsidR="00D21822">
        <w:t>stipe density</w:t>
      </w:r>
      <w:r w:rsidR="005A6AA8">
        <w:t xml:space="preserve"> (coefficients were negative b</w:t>
      </w:r>
      <w:r w:rsidR="00305F76">
        <w:t>ut</w:t>
      </w:r>
      <w:r w:rsidR="005A6AA8">
        <w:t xml:space="preserve"> </w:t>
      </w:r>
      <w:proofErr w:type="spellStart"/>
      <w:r w:rsidR="005A6AA8">
        <w:t>s.e.</w:t>
      </w:r>
      <w:proofErr w:type="spellEnd"/>
      <w:r w:rsidR="005A6AA8">
        <w:t xml:space="preserve"> overlapped zero)</w:t>
      </w:r>
      <w:r w:rsidR="00D21822">
        <w:t xml:space="preserve">. </w:t>
      </w:r>
      <w:r w:rsidR="00607050">
        <w:t xml:space="preserve">The persistence of kelp in the face </w:t>
      </w:r>
      <w:r w:rsidR="00593533">
        <w:t xml:space="preserve">of </w:t>
      </w:r>
      <w:r w:rsidR="00607050">
        <w:t>this large increase in urchins</w:t>
      </w:r>
      <w:r w:rsidR="00CA4F65">
        <w:t xml:space="preserve"> may </w:t>
      </w:r>
      <w:r w:rsidR="003F6B2F">
        <w:t>have been</w:t>
      </w:r>
      <w:r w:rsidR="00CA4F65">
        <w:t xml:space="preserve"> </w:t>
      </w:r>
      <w:r w:rsidR="00137191">
        <w:t>related to</w:t>
      </w:r>
      <w:r w:rsidR="003F6B2F">
        <w:t xml:space="preserve"> </w:t>
      </w:r>
      <w:r w:rsidR="00CA4F65">
        <w:t xml:space="preserve">habitat </w:t>
      </w:r>
      <w:r w:rsidR="00A632E8">
        <w:t>complexity</w:t>
      </w:r>
      <w:r w:rsidR="003269B9">
        <w:t xml:space="preserve">, which may also cause the </w:t>
      </w:r>
      <w:r w:rsidR="003F6B2F">
        <w:t>transect-level variability</w:t>
      </w:r>
      <w:r w:rsidR="0034083C">
        <w:t xml:space="preserve"> </w:t>
      </w:r>
      <w:r w:rsidR="00E878A1">
        <w:fldChar w:fldCharType="begin"/>
      </w:r>
      <w:r w:rsidR="0013719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w:t>
      </w:r>
      <w:r w:rsidR="00234AAB">
        <w:t xml:space="preserve">at </w:t>
      </w:r>
      <w:proofErr w:type="spellStart"/>
      <w:r w:rsidR="00234AAB">
        <w:t>Tatoosh</w:t>
      </w:r>
      <w:proofErr w:type="spellEnd"/>
      <w:r w:rsidR="00234AAB">
        <w:t xml:space="preserve"> </w:t>
      </w:r>
      <w:r w:rsidR="002B7487">
        <w:t xml:space="preserve">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927410">
        <w:rPr>
          <w:color w:val="000000" w:themeColor="text1"/>
        </w:rPr>
        <w:t xml:space="preserve"> </w: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 </w:instrText>
      </w:r>
      <w:r w:rsidR="00137191">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ZW5jZXM8L3NlY29uZGFyeS10aXRsZT48L3RpdGxlcz48cGFnZXM+ZTIxMDM0ODMxMTk8L3BhZ2Vz
Pjx2b2x1bWU+MTE5PC92b2x1bWU+PGRhdGVzPjx5ZWFyPjIwMjI8L3llYXI+PHB1Yi1kYXRlcz48
ZGF0ZT4wMi8yMjwvZGF0ZT48L3B1Yi1kYXRlcz48L2RhdGVzPjx1cmxzPjwvdXJscz48ZWxlY3Ry
b25pYy1yZXNvdXJjZS1udW0+MTAuMTA3My9wbmFzLjIxMDM0ODMxMTk8L2VsZWN0cm9uaWMtcmVz
b3VyY2UtbnVtPjwvcmVjb3JkPjwvQ2l0ZT48L0VuZE5vdGU+
</w:fldData>
        </w:fldChar>
      </w:r>
      <w:r w:rsidR="00137191">
        <w:rPr>
          <w:color w:val="000000" w:themeColor="text1"/>
        </w:rPr>
        <w:instrText xml:space="preserve"> ADDIN EN.CITE.DATA </w:instrText>
      </w:r>
      <w:r w:rsidR="00137191">
        <w:rPr>
          <w:color w:val="000000" w:themeColor="text1"/>
        </w:rPr>
      </w:r>
      <w:r w:rsidR="00137191">
        <w:rPr>
          <w:color w:val="000000" w:themeColor="text1"/>
        </w:rPr>
        <w:fldChar w:fldCharType="end"/>
      </w:r>
      <w:r w:rsidR="00927410">
        <w:rPr>
          <w:color w:val="000000" w:themeColor="text1"/>
        </w:rPr>
      </w:r>
      <w:r w:rsidR="00927410">
        <w:rPr>
          <w:color w:val="000000" w:themeColor="text1"/>
        </w:rPr>
        <w:fldChar w:fldCharType="separate"/>
      </w:r>
      <w:r w:rsidR="00927410">
        <w:rPr>
          <w:noProof/>
          <w:color w:val="000000" w:themeColor="text1"/>
        </w:rPr>
        <w:t xml:space="preserve">(Pearse 2006, Kriegisch et al. </w:t>
      </w:r>
      <w:r w:rsidR="00927410">
        <w:rPr>
          <w:noProof/>
          <w:color w:val="000000" w:themeColor="text1"/>
        </w:rPr>
        <w:lastRenderedPageBreak/>
        <w:t>2019, Randell et al. 2022)</w:t>
      </w:r>
      <w:r w:rsidR="00927410">
        <w:rPr>
          <w:color w:val="000000" w:themeColor="text1"/>
        </w:rPr>
        <w:fldChar w:fldCharType="end"/>
      </w:r>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 xml:space="preserve">monthly SST was lowest at </w:t>
      </w:r>
      <w:proofErr w:type="spellStart"/>
      <w:r w:rsidR="00893C5B" w:rsidRPr="00A628B0">
        <w:t>Tatoosh</w:t>
      </w:r>
      <w:proofErr w:type="spellEnd"/>
      <w:r w:rsidR="00893C5B" w:rsidRPr="00A628B0">
        <w:t xml:space="preserve"> Island where increases in purple urchin density were strongest. Purple urchins do show latitudinal variation in recruitment success related to SST</w:t>
      </w:r>
      <w:r w:rsidR="0034083C" w:rsidRPr="00A628B0">
        <w:rPr>
          <w:color w:val="000000" w:themeColor="text1"/>
        </w:rPr>
        <w:t xml:space="preserve"> </w:t>
      </w:r>
      <w:r w:rsidR="00A628B0">
        <w:rPr>
          <w:color w:val="000000" w:themeColor="text1"/>
        </w:rPr>
        <w:t>in California</w:t>
      </w:r>
      <w:r w:rsidR="00893C5B" w:rsidRPr="00A628B0">
        <w:rPr>
          <w:color w:val="000000" w:themeColor="text1"/>
        </w:rPr>
        <w:t>, although previously observed patterns would have predicte</w:t>
      </w:r>
      <w:r w:rsidR="00893C5B" w:rsidRPr="00310026">
        <w:t>d higher recruitment with warmer water in more northern latitudes</w:t>
      </w:r>
      <w:r w:rsidR="00A628B0">
        <w:t xml:space="preserve"> </w:t>
      </w:r>
      <w:r w:rsidR="00A628B0" w:rsidRPr="00FA1687">
        <w:rPr>
          <w:color w:val="000000" w:themeColor="text1"/>
        </w:rPr>
        <w:fldChar w:fldCharType="begin"/>
      </w:r>
      <w:r w:rsidR="00137191">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Oceanogr&lt;/alt-title&gt;&lt;/titles&gt;&lt;periodical&gt;&lt;full-title&gt;Limnology and Oceanography&lt;/full-title&gt;&lt;abbr-1&gt;Limnol. Oceanogr.&lt;/abbr-1&gt;&lt;abbr-2&gt;Limnol Oceanogr&lt;/abbr-2&gt;&lt;/periodical&gt;&lt;alt-periodical&gt;&lt;full-title&gt;Limnology and Oceanography&lt;/full-title&gt;&lt;abbr-1&gt;Limnol. Oceanogr.&lt;/abbr-1&gt;&lt;abbr-2&gt;Limnol Oceanogr&lt;/abbr-2&gt;&lt;/alt-periodical&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r w:rsidR="00893C5B" w:rsidRPr="00310026">
        <w:t>.</w:t>
      </w:r>
      <w:r w:rsidR="00A628B0" w:rsidRPr="00A628B0">
        <w:t xml:space="preserve"> In southe</w:t>
      </w:r>
      <w:r w:rsidR="00A628B0">
        <w:t xml:space="preserve">rn California, gonadal indices for purple urchins tend to peak in October and November following summer feeding, so warm waters in the fall might impact gamete production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 xml:space="preserve">. However, temperatures in Washington did not approach 17°C where gamete storage appears to be reduced </w:t>
      </w:r>
      <w:r w:rsidR="00A628B0">
        <w:fldChar w:fldCharType="begin"/>
      </w:r>
      <w:r w:rsidR="00137191">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Science&lt;/full-title&gt;&lt;abbr-1&gt;Bull. Mar. Sci.&lt;/abbr-1&gt;&lt;abbr-2&gt;Bull Mar Sci&lt;/abbr-2&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r w:rsidR="00A628B0">
        <w:t>.</w:t>
      </w:r>
    </w:p>
    <w:p w14:paraId="1C8CDA51" w14:textId="59AAA378" w:rsidR="00A50EB8" w:rsidRDefault="000E0D71" w:rsidP="007546E3">
      <w:r w:rsidRPr="00711510">
        <w:t xml:space="preserve">We did not see </w:t>
      </w:r>
      <w:r w:rsidR="00EF0B3C" w:rsidRPr="00711510">
        <w:t>shared temporal variation in the invertebrate assemblages</w:t>
      </w:r>
      <w:r w:rsidR="00A13C9A">
        <w:t xml:space="preserve"> </w:t>
      </w:r>
      <w:r w:rsidR="00BB3D36">
        <w:t xml:space="preserve">(i.e., the multivariate results) </w:t>
      </w:r>
      <w:r w:rsidR="00A13C9A">
        <w:t xml:space="preserve">in </w:t>
      </w:r>
      <w:r w:rsidR="008C19F1">
        <w:t xml:space="preserve">conjunction with </w:t>
      </w:r>
      <w:r w:rsidR="00EF0B3C" w:rsidRPr="00711510">
        <w:t xml:space="preserve">the die-off of sea stars–important predators within kelp forests–due to </w:t>
      </w:r>
      <w:r w:rsidR="00882E30" w:rsidRPr="00711510">
        <w:t>SSWS</w:t>
      </w:r>
      <w:r w:rsidR="00EF0B3C" w:rsidRPr="00711510">
        <w:t xml:space="preserve"> </w:t>
      </w:r>
      <w:r w:rsidR="00E878A1" w:rsidRPr="00A10F7E">
        <w:fldChar w:fldCharType="begin"/>
      </w:r>
      <w:r w:rsidR="00137191">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Sci&lt;/alt-title&gt;&lt;/titles&gt;&lt;pages&gt;e20180553&lt;/pages&gt;&lt;volume&gt;285&lt;/volume&gt;&lt;number&gt;1883&lt;/number&gt;&lt;dates&gt;&lt;year&gt;2018&lt;/year&gt;&lt;pub-dates&gt;&lt;date&gt;Jul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ISI&amp;gt;://WOS:000439907900006&lt;/url&gt;&lt;/related-urls&gt;&lt;/urls&gt;&lt;electronic-resource-num&gt;10.1098/rspb.2018.0553&lt;/electronic-resource-num&gt;&lt;language&gt;English&lt;/language&gt;&lt;/record&gt;&lt;/Cite&gt;&lt;/EndNote&gt;</w:instrText>
      </w:r>
      <w:r w:rsidR="00E878A1" w:rsidRPr="00A10F7E">
        <w:fldChar w:fldCharType="separate"/>
      </w:r>
      <w:r w:rsidR="00E878A1" w:rsidRPr="00711510">
        <w:rPr>
          <w:noProof/>
        </w:rPr>
        <w:t>(Burt et al. 2018)</w:t>
      </w:r>
      <w:r w:rsidR="00E878A1" w:rsidRPr="00A10F7E">
        <w:fldChar w:fldCharType="end"/>
      </w:r>
      <w:r w:rsidR="00EF0B3C" w:rsidRPr="00711510">
        <w:t xml:space="preserve">. </w:t>
      </w:r>
      <w:r w:rsidR="00BB3D36">
        <w:t>I</w:t>
      </w:r>
      <w:r w:rsidR="00711510" w:rsidRPr="00140637">
        <w:t>nvertebrate</w:t>
      </w:r>
      <w:r w:rsidR="00711510">
        <w:t xml:space="preserve"> densities have been low at these sites </w:t>
      </w:r>
      <w:r w:rsidR="007D6CDA">
        <w:t xml:space="preserve">since </w:t>
      </w:r>
      <w:r w:rsidR="00711510">
        <w:t>r</w:t>
      </w:r>
      <w:r w:rsidR="00711510" w:rsidRPr="00140637">
        <w:t xml:space="preserve">ecolonization of the area by </w:t>
      </w:r>
      <w:r w:rsidR="00711510" w:rsidRPr="00815B8D">
        <w:t>sea otters, a</w:t>
      </w:r>
      <w:r w:rsidR="00A13C9A" w:rsidRPr="00815B8D">
        <w:t>n</w:t>
      </w:r>
      <w:r w:rsidR="00711510" w:rsidRPr="00815B8D">
        <w:t xml:space="preserve">d otter predation likely explains the low density </w: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r w:rsidR="00711510" w:rsidRPr="00815B8D">
        <w:t xml:space="preserve">and lack of temporal variation. </w:t>
      </w:r>
      <w:r w:rsidR="00411B3A" w:rsidRPr="00310026">
        <w:t>Additionally,</w:t>
      </w:r>
      <w:r w:rsidR="00411B3A" w:rsidRPr="00815B8D">
        <w:t xml:space="preserve"> with the exception of blood and leather stars, sea stars were uncommon</w:t>
      </w:r>
      <w:r w:rsidR="00411B3A" w:rsidRPr="00310026">
        <w:t xml:space="preserve">, so they may have exhibited little top-down pressure. </w:t>
      </w:r>
      <w:r w:rsidR="004661BC">
        <w:t xml:space="preserve">We also lack </w:t>
      </w:r>
      <w:r w:rsidR="005E28EE">
        <w:t>recent</w:t>
      </w:r>
      <w:r w:rsidR="004661BC">
        <w:t xml:space="preserve"> pre-SSWS data for these sites. The s</w:t>
      </w:r>
      <w:r w:rsidR="00BB3D36" w:rsidRPr="00310026">
        <w:t>ea star die-off began in 201</w:t>
      </w:r>
      <w:r w:rsidR="00566708">
        <w:t>3</w:t>
      </w:r>
      <w:r w:rsidR="005E28EE">
        <w:t xml:space="preserve"> in Southern California</w:t>
      </w:r>
      <w:r w:rsidR="00305F76">
        <w:t>,</w:t>
      </w:r>
      <w:r w:rsidR="005E28EE">
        <w:t xml:space="preserve"> with the first declines evident on the Washington coast and Puget Sound in 2014</w:t>
      </w:r>
      <w:r w:rsidR="00BB3D36" w:rsidRPr="00310026">
        <w:t xml:space="preserve"> </w:t>
      </w:r>
      <w:r w:rsidR="00BB3D36" w:rsidRPr="0031002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PHRpdGxlcz48dGl0bGU+RGV2YXN0YXRpbmcgdHJhbnNib3VuZGFyeSBpbXBhY3RzIG9mIHNlYSBz
dGFyIHdhc3RpbmcgZGlzZWFzZSBvbiBzdWJ0aWRhbCBhc3Rlcm9pZHM8L3RpdGxlPjxzZWNvbmRh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ZWNvbmRhcnktdGl0bGU+PGFsdC10aXRsZT5QIFJveSBTb2MgQi1CaW9sIFNjaTwvYWx0LXRpdGxl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(Montecino-Latorre et al. 2016, Hamilton et al. 2021)</w:t>
      </w:r>
      <w:r w:rsidR="00BB3D36" w:rsidRPr="00310026">
        <w:fldChar w:fldCharType="end"/>
      </w:r>
      <w:r w:rsidR="00305F76">
        <w:t>.</w:t>
      </w:r>
      <w:r w:rsidR="00594F87">
        <w:t xml:space="preserve"> </w:t>
      </w:r>
      <w:r w:rsidR="005E28EE">
        <w:t>S</w:t>
      </w:r>
      <w:r w:rsidR="00BB3D36" w:rsidRPr="00310026">
        <w:t xml:space="preserve">pecies like </w:t>
      </w:r>
      <w:r w:rsidR="00BB3D36" w:rsidRPr="00310026">
        <w:rPr>
          <w:i/>
        </w:rPr>
        <w:t xml:space="preserve">Pycnopodia </w:t>
      </w:r>
      <w:r w:rsidR="00BB3D36" w:rsidRPr="00310026">
        <w:t xml:space="preserve">did not fully crash until late 2017 </w:t>
      </w:r>
      <w:r w:rsidR="00BB3D36" w:rsidRPr="0031002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 </w:instrText>
      </w:r>
      <w:r w:rsidR="00137191">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b2MgQi1CaW9sIFNjaTwvYWx0LXRpdGxlPjwvdGl0bGVzPjxwYWdlcz4yMDIxMTE5NTwvcGFnZXM+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</w:fldData>
        </w:fldChar>
      </w:r>
      <w:r w:rsidR="00137191">
        <w:instrText xml:space="preserve"> ADDIN EN.CITE.DATA </w:instrText>
      </w:r>
      <w:r w:rsidR="00137191">
        <w:fldChar w:fldCharType="end"/>
      </w:r>
      <w:r w:rsidR="00BB3D36" w:rsidRPr="00310026">
        <w:fldChar w:fldCharType="separate"/>
      </w:r>
      <w:r w:rsidR="00BB3D36" w:rsidRPr="00310026">
        <w:rPr>
          <w:noProof/>
        </w:rPr>
        <w:t>(declined to 75% occurrence as defined by Hamilton et al. 2021)</w:t>
      </w:r>
      <w:r w:rsidR="00BB3D36" w:rsidRPr="00310026">
        <w:fldChar w:fldCharType="end"/>
      </w:r>
      <w:r w:rsidR="00411B3A" w:rsidRPr="00815B8D">
        <w:t xml:space="preserve">. </w:t>
      </w:r>
      <w:r w:rsidR="00305F76">
        <w:t xml:space="preserve">Thus, </w:t>
      </w:r>
      <w:r w:rsidR="004661BC">
        <w:t xml:space="preserve">our surveys from 2015 and 2016 provide some information during the decline, but sea star densities were already low at this point. </w:t>
      </w:r>
      <w:r w:rsidR="00900C03" w:rsidRPr="00310026">
        <w:t>We also did not detect signs of sea star recovery from SSWS</w:t>
      </w:r>
      <w:r w:rsidR="00737511">
        <w:t xml:space="preserve"> after 2017</w:t>
      </w:r>
      <w:r w:rsidR="00900C03" w:rsidRPr="00310026">
        <w:t>.</w:t>
      </w:r>
      <w:r w:rsidR="00544DDD">
        <w:t xml:space="preserve"> For example, </w:t>
      </w:r>
      <w:r w:rsidR="00900C03" w:rsidRPr="00815B8D">
        <w:rPr>
          <w:i/>
        </w:rPr>
        <w:t>Py</w:t>
      </w:r>
      <w:r w:rsidR="00305F76">
        <w:rPr>
          <w:i/>
        </w:rPr>
        <w:t>c</w:t>
      </w:r>
      <w:r w:rsidR="00900C03" w:rsidRPr="00815B8D">
        <w:rPr>
          <w:i/>
        </w:rPr>
        <w:t>nopodia</w:t>
      </w:r>
      <w:r w:rsidR="00900C03" w:rsidRPr="00815B8D">
        <w:t xml:space="preserve"> had been common at these sites in the late 1980s</w:t>
      </w:r>
      <w:r w:rsidR="00305F76">
        <w:t>,</w:t>
      </w:r>
      <w:r w:rsidR="00900C03" w:rsidRPr="00815B8D">
        <w:t xml:space="preserve">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w:t>
      </w:r>
      <w:r w:rsidR="00305F76">
        <w:t>,</w:t>
      </w:r>
      <w:r w:rsidR="00900C03" w:rsidRPr="00815B8D">
        <w:t xml:space="preserve"> declining from four in 2016 to zero in 2021. </w:t>
      </w:r>
      <w:r w:rsidR="00EF0B3C" w:rsidRPr="00815B8D">
        <w:t xml:space="preserve">The lack of any </w:t>
      </w:r>
      <w:r w:rsidR="00EF0B3C" w:rsidRPr="00815B8D">
        <w:lastRenderedPageBreak/>
        <w:t xml:space="preserve">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00EF0B3C" w:rsidRPr="00815B8D">
        <w:t xml:space="preserve">populations </w:t>
      </w:r>
      <w:r w:rsidR="00B27D96" w:rsidRPr="00815B8D">
        <w:t>(as well as many of the other inverteb</w:t>
      </w:r>
      <w:r w:rsidR="00B27D96">
        <w:t xml:space="preserve">rates) </w:t>
      </w:r>
      <w:r w:rsidR="00EF0B3C" w:rsidRPr="00711510">
        <w:t xml:space="preserve">may be due to </w:t>
      </w:r>
      <w:proofErr w:type="spellStart"/>
      <w:r w:rsidR="00EF0B3C" w:rsidRPr="00711510">
        <w:t>Allee</w:t>
      </w:r>
      <w:proofErr w:type="spellEnd"/>
      <w:r w:rsidR="00EF0B3C" w:rsidRPr="00711510">
        <w:t xml:space="preserve"> effects leading to failed reproduction</w:t>
      </w:r>
      <w:r w:rsidR="00B27D96">
        <w:t xml:space="preserve">. However, especially for </w:t>
      </w:r>
      <w:r w:rsidR="00B27D96" w:rsidRPr="00310026">
        <w:rPr>
          <w:i/>
        </w:rPr>
        <w:t>Pycnopodia</w:t>
      </w:r>
      <w:r w:rsidR="009A695E">
        <w:rPr>
          <w:i/>
        </w:rPr>
        <w:t>,</w:t>
      </w:r>
      <w:r w:rsidR="00B27D96">
        <w:t xml:space="preserve"> d</w:t>
      </w:r>
      <w:r w:rsidR="00EF0B3C" w:rsidRPr="00711510">
        <w:t xml:space="preserve">isease persistence </w:t>
      </w:r>
      <w:r w:rsidR="00B27D96">
        <w:t>may also be preventing the recovery of sea star populations</w:t>
      </w:r>
      <w:r w:rsidR="00EF0B3C"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 </w:instrText>
      </w:r>
      <w:r w:rsidR="0013719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dC10aXRsZT5QIFJveSBTb2MgQi1CaW9sIFNjaTwvYWx0LXRpdGxlPjwvdGl0bGVzPjxwYWdlcz4y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==
</w:fldData>
        </w:fldChar>
      </w:r>
      <w:r w:rsidR="00137191">
        <w:instrText xml:space="preserve"> ADDIN EN.CITE.DATA </w:instrText>
      </w:r>
      <w:r w:rsidR="00137191">
        <w:fldChar w:fldCharType="end"/>
      </w:r>
      <w:r w:rsidR="00E878A1" w:rsidRPr="007546E3">
        <w:fldChar w:fldCharType="separate"/>
      </w:r>
      <w:r w:rsidR="00E878A1" w:rsidRPr="00711510">
        <w:rPr>
          <w:noProof/>
        </w:rPr>
        <w:t>(Hamilton et al. 2021)</w:t>
      </w:r>
      <w:r w:rsidR="00E878A1" w:rsidRPr="007546E3">
        <w:fldChar w:fldCharType="end"/>
      </w:r>
      <w:r w:rsidR="00CA4F65" w:rsidRPr="00711510">
        <w:t>.</w:t>
      </w:r>
    </w:p>
    <w:p w14:paraId="4B522ACD" w14:textId="5B85A37B" w:rsidR="00261F22" w:rsidRDefault="00895A54">
      <w:r>
        <w:t>In n</w:t>
      </w:r>
      <w:r w:rsidR="00A50EB8">
        <w:t xml:space="preserve">earby Puget Sound, where </w:t>
      </w:r>
      <w:proofErr w:type="spellStart"/>
      <w:r w:rsidR="00A50EB8" w:rsidRPr="00310026">
        <w:rPr>
          <w:i/>
        </w:rPr>
        <w:t>Nereocystis</w:t>
      </w:r>
      <w:proofErr w:type="spellEnd"/>
      <w:r w:rsidR="00A50EB8">
        <w:t xml:space="preserve"> is the sole canopy forming kelp, </w:t>
      </w:r>
      <w:r>
        <w:t>the e</w:t>
      </w:r>
      <w:r w:rsidR="00A10F7E">
        <w:t xml:space="preserve">ffects of the MHW on kelp are somewhat hard to assess. </w:t>
      </w:r>
      <w:r w:rsidR="000B08AF">
        <w:t>Waters from the 2014-2016 MHW did penetrate Puget Sound leading to a 2.3</w:t>
      </w:r>
      <w:r w:rsidR="007844D4">
        <w:t>°C</w:t>
      </w:r>
      <w:r w:rsidR="000B08AF">
        <w:t xml:space="preserve"> increase in water temperatures </w:t>
      </w:r>
      <w:r w:rsidR="000B08AF">
        <w:fldChar w:fldCharType="begin"/>
      </w:r>
      <w:r w:rsidR="00137191">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r w:rsidR="000B08AF">
        <w:t>. However, in the eastern Strait of St. Juan de Fuca</w:t>
      </w:r>
      <w:r w:rsidR="00305F76">
        <w:t>,</w:t>
      </w:r>
      <w:r w:rsidR="000B08AF">
        <w:t xml:space="preserve"> </w:t>
      </w:r>
      <w:proofErr w:type="spellStart"/>
      <w:r w:rsidR="00A50EB8" w:rsidRPr="00ED1B32">
        <w:rPr>
          <w:i/>
        </w:rPr>
        <w:t>Nereocystis</w:t>
      </w:r>
      <w:proofErr w:type="spellEnd"/>
      <w:r w:rsidR="00A50EB8">
        <w:rPr>
          <w:i/>
        </w:rPr>
        <w:t xml:space="preserve"> </w:t>
      </w:r>
      <w:r w:rsidR="000B08AF">
        <w:t xml:space="preserve">declined from 2007 onwards and did not show obvious MHW impacts, such as an abrupt change in canopy cover </w:t>
      </w:r>
      <w:r w:rsidR="000B08AF">
        <w:fldChar w:fldCharType="begin"/>
      </w:r>
      <w:r w:rsidR="0013719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Ecol&lt;/alt-title&gt;&lt;/titles&gt;&lt;periodical&gt;&lt;full-title&gt;Journal of Ecology&lt;/full-title&gt;&lt;abbr-1&gt;J. Ecol.&lt;/abbr-1&gt;&lt;abbr-2&gt;J Ecol&lt;/abbr-2&gt;&lt;/periodical&gt;&lt;alt-periodical&gt;&lt;full-title&gt;Journal of Ecology&lt;/full-title&gt;&lt;abbr-1&gt;J. Ecol.&lt;/abbr-1&gt;&lt;abbr-2&gt;J Ecol&lt;/abbr-2&gt;&lt;/alt-periodical&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r w:rsidR="000B08AF">
        <w:t xml:space="preserve">. In South Puget Sound there have been long-term declines </w:t>
      </w:r>
      <w:r w:rsidR="000B08AF">
        <w:fldChar w:fldCharType="begin"/>
      </w:r>
      <w:r w:rsidR="00256175">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One&lt;/abbr-1&gt;&lt;/alt-periodical&gt;&lt;pages&gt;e0229703&lt;/pages&gt;&lt;volume&gt;16&lt;/volume&gt;&lt;number&gt;2&lt;/number&gt;&lt;dates&gt;&lt;year&gt;2021&lt;/year&gt;&lt;pub-dates&gt;&lt;date&gt;Feb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r w:rsidR="000B08AF">
        <w:t xml:space="preserve">, but </w:t>
      </w:r>
      <w:proofErr w:type="spellStart"/>
      <w:r w:rsidR="000B08AF" w:rsidRPr="00ED1B32">
        <w:rPr>
          <w:i/>
        </w:rPr>
        <w:t>Nereocystis</w:t>
      </w:r>
      <w:proofErr w:type="spellEnd"/>
      <w:r w:rsidR="000B08AF">
        <w:rPr>
          <w:i/>
        </w:rPr>
        <w:t xml:space="preserve"> </w:t>
      </w:r>
      <w:r w:rsidR="000B08AF">
        <w:t xml:space="preserve">cover was lower in 2017 and 2018 than in 2013 </w:t>
      </w:r>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r w:rsidR="000B08AF">
        <w:t xml:space="preserve">. </w:t>
      </w:r>
      <w:r w:rsidR="00975780">
        <w:t xml:space="preserve">Purple and green urchins to increase </w:t>
      </w:r>
      <w:r w:rsidR="007546E3">
        <w:t>in various basins within Puget Sound</w:t>
      </w:r>
      <w:r w:rsidR="00975780">
        <w:t xml:space="preserve">, potentially due to a lack of top-down control by predators as the predatory sea stars </w:t>
      </w:r>
      <w:proofErr w:type="spellStart"/>
      <w:r w:rsidR="00975780" w:rsidRPr="00310026">
        <w:rPr>
          <w:i/>
        </w:rPr>
        <w:t>Pi</w:t>
      </w:r>
      <w:r w:rsidR="00975780">
        <w:rPr>
          <w:i/>
        </w:rPr>
        <w:t>s</w:t>
      </w:r>
      <w:r w:rsidR="00975780" w:rsidRPr="00310026">
        <w:rPr>
          <w:i/>
        </w:rPr>
        <w:t>aster</w:t>
      </w:r>
      <w:proofErr w:type="spellEnd"/>
      <w:r w:rsidR="00975780" w:rsidRPr="00310026">
        <w:rPr>
          <w:i/>
        </w:rPr>
        <w:t xml:space="preserve"> </w:t>
      </w:r>
      <w:proofErr w:type="spellStart"/>
      <w:r w:rsidR="00975780" w:rsidRPr="00310026">
        <w:rPr>
          <w:i/>
        </w:rPr>
        <w:t>brevispinnus</w:t>
      </w:r>
      <w:proofErr w:type="spellEnd"/>
      <w:r w:rsidR="00975780">
        <w:t xml:space="preserve"> and </w:t>
      </w:r>
      <w:r w:rsidR="00975780" w:rsidRPr="00310026">
        <w:rPr>
          <w:i/>
        </w:rPr>
        <w:t xml:space="preserve">Pycnopodia </w:t>
      </w:r>
      <w:r w:rsidR="00975780">
        <w:t>both began to decline in 2014,</w: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7546E3">
        <w:fldChar w:fldCharType="separate"/>
      </w:r>
      <w:r w:rsidR="007546E3">
        <w:rPr>
          <w:noProof/>
        </w:rPr>
        <w:t>(Montecino-Latorre et al. 2016)</w:t>
      </w:r>
      <w:r w:rsidR="007546E3">
        <w:fldChar w:fldCharType="end"/>
      </w:r>
      <w:r w:rsidR="007546E3">
        <w:t>.</w:t>
      </w:r>
      <w:r w:rsidR="00A10F7E">
        <w:t xml:space="preserve"> </w:t>
      </w:r>
      <w:r w:rsidR="00A10F7E">
        <w:rPr>
          <w:i/>
        </w:rPr>
        <w:t>Pycnopodia</w:t>
      </w:r>
      <w:r w:rsidR="00A10F7E">
        <w:t xml:space="preserve"> was highly abundant in Puget Sound and the Salish Sea in general prior to SSWS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 </w:instrText>
      </w:r>
      <w:r w:rsidR="00137191">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dGluZyB0cmFuc2JvdW5kYXJ5IGltcGFjdHMgb2Ygc2VhIHN0YXIgd2FzdGluZyBkaXNlYXNlIG9u
IHN1YnRpZGFsIGFzdGVyb2lkczwvdGl0bGU+PHNlY29uZGFyeS10aXRsZT5QTG9TIE9uZTwvc2Vj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137191">
        <w:instrText xml:space="preserve"> ADDIN EN.CITE.DATA </w:instrText>
      </w:r>
      <w:r w:rsidR="00137191">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r w:rsidR="00261F22">
        <w:t xml:space="preserve">; otters are not present as they are on the coast </w: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 </w:instrText>
      </w:r>
      <w:r w:rsidR="00256175">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ZTwvZnVsbC10aXRsZT48L2FsdC1wZXJpb2RpY2FsPjxwYWdlcz4xMjQzLTEyNDc8L3BhZ2VzPjx2
b2x1bWU+MzY4PC92b2x1bWU+PG51bWJlcj42NDk2PC9udW1iZXI+PGRhdGVzPjx5ZWFyPjIwMjA8
L3llYXI+PHB1Yi1kYXRlcz48ZGF0ZT5KdW4gMTI8L2RhdGU+PC9wdWItZGF0ZXM+PC9kYXRlcz48
aXNibj4wMDM2LTgwNzU8L2lzYm4+PGFjY2Vzc2lvbi1udW0+V09TOjAwMDU0NDAzMTQwMDAzMjwv
YWNjZXNzaW9uLW51bT48dXJscz48cmVsYXRlZC11cmxzPjx1cmw+Jmx0O0dvIHRvIElTSSZndDs6
Ly9XT1M6MDAwNTQ0MDMxNDAwMDMyPC91cmw+PC9yZWxhdGVkLXVybHM+PC91cmxzPjxlbGVjdHJv
bmljLXJlc291cmNlLW51bT4xMC4xMTI2L3NjaWVuY2UuYWF5NTM0MjwvZWxlY3Ryb25pYy1yZXNv
dXJjZS1udW0+PGxhbmd1YWdlPkVuZ2xpc2g8L2xhbmd1YWdlPjwvcmVjb3JkPjwvQ2l0ZT48L0Vu
ZE5vdGU+AG==
</w:fldData>
        </w:fldChar>
      </w:r>
      <w:r w:rsidR="00256175">
        <w:instrText xml:space="preserve"> ADDIN EN.CITE.DATA </w:instrText>
      </w:r>
      <w:r w:rsidR="00256175">
        <w:fldChar w:fldCharType="end"/>
      </w:r>
      <w:r w:rsidR="00261F22">
        <w:fldChar w:fldCharType="separate"/>
      </w:r>
      <w:r w:rsidR="00261F22">
        <w:rPr>
          <w:noProof/>
        </w:rPr>
        <w:t>(Gregr et al. 2020)</w:t>
      </w:r>
      <w:r w:rsidR="00261F22">
        <w:fldChar w:fldCharType="end"/>
      </w:r>
      <w:r w:rsidR="00A10F7E">
        <w:t>.</w:t>
      </w:r>
    </w:p>
    <w:p w14:paraId="76B9865A" w14:textId="64AE6E73"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w:t>
      </w:r>
      <w:r>
        <w:lastRenderedPageBreak/>
        <w:t xml:space="preserve">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 </w:instrText>
      </w:r>
      <w:r w:rsidR="0013719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bGVzPjx0aXRsZT5FeHRyZW1lIG1hcmluZSBoZWF0d2F2ZXMgYWx0ZXIga2VscCBmb3Jlc3QgY29t
bXVuaXR5IG5lYXIgaXRzIGVxdWF0b3J3YXJkIGRpc3RyaWJ1dGlvbiBsaW1pdDwvdGl0bGU+PHNl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MT5Gcm9udCBNYXIgU2NpPC9hYmJyLTE+PC9hbHQtcGVyaW9kaWNhbD48cGFnZXM+NDk5PC9wYWdl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</w:fldData>
        </w:fldChar>
      </w:r>
      <w:r w:rsidR="00137191">
        <w:instrText xml:space="preserve"> ADDIN EN.CITE.DATA </w:instrText>
      </w:r>
      <w:r w:rsidR="0013719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 </w:instrText>
      </w:r>
      <w:r w:rsidR="00256175">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ZTwvYWJici0xPjwvYWx0LXBlcmlvZGljYWw+PHBhZ2VzPmUwMjUxNjM4PC9wYWdlcz48dm9sdW1l
PjE2PC92b2x1bWU+PG51bWJlcj41PC9udW1iZXI+PGRhdGVzPjx5ZWFyPjIwMjE8L3llYXI+PHB1
Yi1kYXRlcz48ZGF0ZT5NYXkgMjc8L2RhdGU+PC9wdWItZGF0ZXM+PC9kYXRlcz48aXNibj4xOTMy
LTYyMDM8L2lzYm4+PGFjY2Vzc2lvbi1udW0+V09TOjAwMDY2NDYzNTcwMDAyOTwvYWNjZXNzaW9u
LW51bT48dXJscz48cmVsYXRlZC11cmxzPjx1cmw+Jmx0O0dvIHRvIElTSSZndDs6Ly9XT1M6MDAw
NjY0NjM1NzAwMDI5PC91cmw+PC9yZWxhdGVkLXVybHM+PC91cmxzPjxlbGVjdHJvbmljLXJlc291
cmNlLW51bT4xMC4xMzcxL2pvdXJuYWwucG9uZS4wMjUxNjM4PC9lbGVjdHJvbmljLXJlc291cmNl
LW51bT48bGFuZ3VhZ2U+RW5nbGlzaDwvbGFuZ3VhZ2U+PC9yZWNvcmQ+PC9DaXRlPjwvRW5kTm90
ZT5=
</w:fldData>
        </w:fldChar>
      </w:r>
      <w:r w:rsidR="00256175">
        <w:instrText xml:space="preserve"> ADDIN EN.CITE.DATA </w:instrText>
      </w:r>
      <w:r w:rsidR="00256175">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 </w:instrText>
      </w:r>
      <w:r w:rsidR="00256175">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ZXJpb2RpY2FsPjxwYWdlcz5lMDI1MTYzODwvcGFnZXM+PHZvbHVtZT4xNjwvdm9sdW1lPjxudW1i
ZXI+NTwvbnVtYmVyPjxkYXRlcz48eWVhcj4yMDIxPC95ZWFyPjxwdWItZGF0ZXM+PGRhdGU+TWF5
IDI3PC9kYXRlPjwvcHViLWRhdGVzPjwvZGF0ZXM+PGlzYm4+MTkzMi02MjAzPC9pc2JuPjxhY2Nl
c3Npb24tbnVtPldPUzowMDA2NjQ2MzU3MDAwMjk8L2FjY2Vzc2lvbi1udW0+PHVybHM+PHJlbGF0
ZWQtdXJscz48dXJsPiZsdDtHbyB0byBJU0kmZ3Q7Oi8vV09TOjAwMDY2NDYzNTcwMDAyOTwvdXJs
PjwvcmVsYXRlZC11cmxzPjwvdXJscz48ZWxlY3Ryb25pYy1yZXNvdXJjZS1udW0+MTAuMTM3MS9q
b3VybmFsLnBvbmUuMDI1MTYzODwvZWxlY3Ryb25pYy1yZXNvdXJjZS1udW0+PGxhbmd1YWdlPkVu
Z2xpc2g8L2xhbmd1YWdlPjwvcmVjb3JkPjwvQ2l0ZT48L0VuZE5vdGU+
</w:fldData>
        </w:fldChar>
      </w:r>
      <w:r w:rsidR="00256175">
        <w:instrText xml:space="preserve"> ADDIN EN.CITE.DATA </w:instrText>
      </w:r>
      <w:r w:rsidR="00256175">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 </w:instrText>
      </w:r>
      <w:r w:rsidR="00137191">
        <w:fldChar w:fldCharType="begin">
          <w:fldData xml:space="preserve">PEVuZE5vdGU+PENpdGU+PEF1dGhvcj5TY2hyb2VkZXI8L0F1dGhvcj48WWVhcj4yMDE5PC9ZZWFy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</w:fldData>
        </w:fldChar>
      </w:r>
      <w:r w:rsidR="00137191">
        <w:instrText xml:space="preserve"> ADDIN EN.CITE.DATA </w:instrText>
      </w:r>
      <w:r w:rsidR="00137191">
        <w:fldChar w:fldCharType="end"/>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proofErr w:type="spellStart"/>
      <w:r w:rsidR="001822E9">
        <w:t>Bertalanffy</w:t>
      </w:r>
      <w:proofErr w:type="spellEnd"/>
      <w:r w:rsidR="00484E6B">
        <w:t xml:space="preserve"> grow</w:t>
      </w:r>
      <w:r w:rsidR="00A146DE">
        <w:t>th</w:t>
      </w:r>
      <w:r w:rsidR="00484E6B">
        <w:t xml:space="preserve"> curves</w:t>
      </w:r>
      <w:r w:rsidR="001822E9">
        <w:t xml:space="preserve"> </w:t>
      </w:r>
      <w:r w:rsidR="00E878A1">
        <w:fldChar w:fldCharType="begin"/>
      </w:r>
      <w:r w:rsidR="00137CFB">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 7700 NE Ambnassador Place, Suite 101, Portland, OR, 97220&lt;/publisher&gt;&lt;urls&gt;&lt;/urls&gt;&lt;/record&gt;&lt;/Cite&gt;&lt;/EndNote&gt;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50FD48CE" w:rsidR="00471A3D" w:rsidRDefault="00EF0B3C">
      <w:r>
        <w:t xml:space="preserve">While </w:t>
      </w:r>
      <w:proofErr w:type="spellStart"/>
      <w:r>
        <w:t>interannual</w:t>
      </w:r>
      <w:proofErr w:type="spellEnd"/>
      <w:r>
        <w:t xml:space="preserve"> variability explained most of the changes in the species composition of juvenile rockfishes associated with Washington kelp forests, the occurrence of juvenile rockfish, regardless of species, was positively associated with kelp densities. In our analyses (Fig. 6, Tables </w:t>
      </w:r>
      <w:r w:rsidR="001A074B">
        <w:t>S13</w:t>
      </w:r>
      <w:r>
        <w:t>-</w:t>
      </w:r>
      <w:r w:rsidR="001A074B">
        <w:t>15</w:t>
      </w:r>
      <w:r>
        <w:t xml:space="preserve">),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13719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groundfish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 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 </w:instrText>
      </w:r>
      <w:r w:rsidR="0013719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cj48L2F1dGhvcnM+PC9jb250cmlidXRvcnM+PHRpdGxlcz48dGl0bGU+RWZmZWN0IG9mIGdpYW50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</w:fldData>
        </w:fldChar>
      </w:r>
      <w:r w:rsidR="00137191">
        <w:instrText xml:space="preserve"> ADDIN EN.CITE.DATA </w:instrText>
      </w:r>
      <w:r w:rsidR="0013719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w:t>
      </w:r>
      <w:r>
        <w:lastRenderedPageBreak/>
        <w:t xml:space="preserve">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3B7CEB97"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 </w:instrText>
      </w:r>
      <w:r w:rsidR="0013719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ZnVsbC10aXRsZT48YWJici0xPkdsb2JhbCBDaGFuZ2UgQmlvbC48L2FiYnItMT48YWJici0yPkds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</w:fldData>
        </w:fldChar>
      </w:r>
      <w:r w:rsidR="00137191">
        <w:instrText xml:space="preserve"> ADDIN EN.CITE.DATA </w:instrText>
      </w:r>
      <w:r w:rsidR="0013719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 </w:instrText>
      </w:r>
      <w:r w:rsidR="0013719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PjwvdGl0bGVzPjxwZXJpb2RpY2FsPjxmdWxsLXRpdGxlPkZyb250aWVycyBpbiBFY29sb2d5IGFu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==
</w:fldData>
        </w:fldChar>
      </w:r>
      <w:r w:rsidR="00137191">
        <w:instrText xml:space="preserve"> ADDIN EN.CITE.DATA </w:instrText>
      </w:r>
      <w:r w:rsidR="0013719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r w:rsidR="00AD312D">
        <w:t xml:space="preserve">stressors </w:t>
      </w:r>
      <w:r w:rsidR="00E878A1">
        <w:fldChar w:fldCharType="begin"/>
      </w:r>
      <w:r w:rsidR="0013719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R.&lt;/author&gt;&lt;author&gt;Folke,C.&lt;/author&gt;&lt;author&gt;Scheffer, M.&lt;/author&gt;&lt;author&gt;Westley, F.R.&lt;/author&gt;&lt;/authors&gt;&lt;/contributors&gt;&lt;titles&gt;&lt;title&gt;Resilience: accounting for the noncomputable&lt;/title&gt;&lt;secondary-title&gt;Ecology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E878A1">
        <w:fldChar w:fldCharType="begin"/>
      </w:r>
      <w:r w:rsidR="004C194C">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1189-1201&lt;/pages&gt;&lt;volume&gt;25&lt;/volume&gt;&lt;number&gt;5&lt;/number&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w:t>
      </w:r>
      <w:r>
        <w:lastRenderedPageBreak/>
        <w:t>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78" w:name="_2ckoofy96g8s" w:colFirst="0" w:colLast="0"/>
      <w:bookmarkEnd w:id="178"/>
      <w:r>
        <w:t>Acknowledgements</w:t>
      </w:r>
    </w:p>
    <w:p w14:paraId="30BDF20D" w14:textId="639D9166" w:rsidR="00471A3D" w:rsidRDefault="00EF0B3C" w:rsidP="00985276">
      <w:r>
        <w:t xml:space="preserve">We thank </w:t>
      </w:r>
      <w:r w:rsidR="000E4E61">
        <w:t xml:space="preserve">one </w:t>
      </w:r>
      <w:r>
        <w:t xml:space="preserve">anonymous reviewer, </w:t>
      </w:r>
      <w:r w:rsidR="000E4E61">
        <w:t xml:space="preserve">J. Byrnes, </w:t>
      </w:r>
      <w:r w:rsidR="00B76F1A">
        <w:t>and Z.</w:t>
      </w:r>
      <w:r w:rsidR="00056E32">
        <w:t xml:space="preserve">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w:t>
      </w:r>
      <w:r w:rsidR="00D31B91">
        <w:t xml:space="preserve">and </w:t>
      </w:r>
      <w:r w:rsidR="002A1224" w:rsidRPr="002A1224">
        <w:t>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w:t>
      </w:r>
      <w:r w:rsidR="00F967B2">
        <w:t xml:space="preserve"> </w:t>
      </w:r>
      <w:r>
        <w:t xml:space="preserve"> </w:t>
      </w:r>
      <w:bookmarkStart w:id="179" w:name="_tfgwewy7a3j9" w:colFirst="0" w:colLast="0"/>
      <w:bookmarkEnd w:id="179"/>
      <w:r>
        <w:br w:type="page"/>
      </w:r>
    </w:p>
    <w:p w14:paraId="01FBA58F" w14:textId="77777777" w:rsidR="00471A3D" w:rsidRDefault="00EF0B3C">
      <w:pPr>
        <w:pStyle w:val="Heading1"/>
      </w:pPr>
      <w:bookmarkStart w:id="180" w:name="_jyj55lpsprbv" w:colFirst="0" w:colLast="0"/>
      <w:bookmarkEnd w:id="180"/>
      <w:r>
        <w:lastRenderedPageBreak/>
        <w:t>Literature Cited</w:t>
      </w:r>
    </w:p>
    <w:bookmarkStart w:id="181" w:name="_vq7lwaa8xm4l" w:colFirst="0" w:colLast="0"/>
    <w:bookmarkEnd w:id="181"/>
    <w:p w14:paraId="4F5B7F26" w14:textId="77777777" w:rsidR="00975780" w:rsidRPr="00975780" w:rsidRDefault="00E878A1" w:rsidP="00975780">
      <w:pPr>
        <w:pStyle w:val="EndNoteBibliography"/>
        <w:ind w:left="720" w:hanging="720"/>
      </w:pPr>
      <w:r w:rsidRPr="00E878A1">
        <w:fldChar w:fldCharType="begin"/>
      </w:r>
      <w:r w:rsidRPr="00E878A1">
        <w:instrText xml:space="preserve"> ADDIN EN.REFLIST </w:instrText>
      </w:r>
      <w:r w:rsidRPr="00E878A1">
        <w:fldChar w:fldCharType="separate"/>
      </w:r>
      <w:r w:rsidR="00975780" w:rsidRPr="00975780">
        <w:t>Ammann AJ (2004) SMURFs: standard monitoring unts for the recruitment of temperate reef fishes. Journal of Experimental Marine Biology and Ecology 299:135-154</w:t>
      </w:r>
    </w:p>
    <w:p w14:paraId="33B0F67B" w14:textId="77777777" w:rsidR="00975780" w:rsidRPr="00975780" w:rsidRDefault="00975780" w:rsidP="00975780">
      <w:pPr>
        <w:pStyle w:val="EndNoteBibliography"/>
        <w:ind w:left="720" w:hanging="720"/>
      </w:pPr>
      <w:r w:rsidRPr="00975780">
        <w:t>Anderson MJ (2001) A new method for non-parametric multivariate analysis of variance. Austral Ecology 26:32-46</w:t>
      </w:r>
    </w:p>
    <w:p w14:paraId="60BD08D7" w14:textId="77777777" w:rsidR="00975780" w:rsidRPr="00975780" w:rsidRDefault="00975780" w:rsidP="00975780">
      <w:pPr>
        <w:pStyle w:val="EndNoteBibliography"/>
        <w:ind w:left="720" w:hanging="720"/>
      </w:pPr>
      <w:r w:rsidRPr="00975780">
        <w:t>Anderson MJ, Willis TJ (2003) Canonical analysis of principal coordinates: A useful method of constrained ordination for ecology. Ecology 84:511-525</w:t>
      </w:r>
    </w:p>
    <w:p w14:paraId="10330BF1" w14:textId="77777777" w:rsidR="00975780" w:rsidRPr="00975780" w:rsidRDefault="00975780" w:rsidP="00975780">
      <w:pPr>
        <w:pStyle w:val="EndNoteBibliography"/>
        <w:ind w:left="720" w:hanging="720"/>
      </w:pPr>
      <w:r w:rsidRPr="00975780">
        <w:t>Andrews KS, Anderson TW (2004) Habitat-dependent recruitment of two temperate reef fishes at multiple spatial scales. Marine Ecology-Progress Series 277:231-244</w:t>
      </w:r>
    </w:p>
    <w:p w14:paraId="64304E8D" w14:textId="77777777" w:rsidR="00975780" w:rsidRPr="00975780" w:rsidRDefault="00975780" w:rsidP="00975780">
      <w:pPr>
        <w:pStyle w:val="EndNoteBibliography"/>
        <w:ind w:left="720" w:hanging="720"/>
      </w:pPr>
      <w:r w:rsidRPr="00975780">
        <w:t>Arafeh-Dalmau N, Montano-Moctezuma G, Martinez JA, Beas-Luna R, Schoeman DS, Torres-Moye G (2019) Extreme marine heatwaves alter kelp forest community near its equatorward distribution limit. Frontiers in Marine Science 6:499</w:t>
      </w:r>
    </w:p>
    <w:p w14:paraId="0C374A6C" w14:textId="77777777" w:rsidR="00975780" w:rsidRPr="00975780" w:rsidRDefault="00975780" w:rsidP="00975780">
      <w:pPr>
        <w:pStyle w:val="EndNoteBibliography"/>
        <w:ind w:left="720" w:hanging="720"/>
      </w:pPr>
      <w:r w:rsidRPr="00975780">
        <w:t>Basch LV, Tegner MJ (2007) Reproductive responses of purple sea urchin (Strongylocentrotus purpuratus) populations to environmental conditions across a coastal depth gradient. Bulletin of Marine Science 81:255-282</w:t>
      </w:r>
    </w:p>
    <w:p w14:paraId="5BD5FBF4" w14:textId="77777777" w:rsidR="00975780" w:rsidRPr="00975780" w:rsidRDefault="00975780" w:rsidP="00975780">
      <w:pPr>
        <w:pStyle w:val="EndNoteBibliography"/>
        <w:ind w:left="720" w:hanging="720"/>
      </w:pPr>
      <w:r w:rsidRPr="00975780">
        <w:t>Bates D, Maechler M, Bolker B, Walker S (2015) Fitting linear mixed-effects models using lme4. Journal of Statistical Software 67:1-48</w:t>
      </w:r>
    </w:p>
    <w:p w14:paraId="1CDEF829" w14:textId="77777777" w:rsidR="00975780" w:rsidRPr="00975780" w:rsidRDefault="00975780" w:rsidP="00975780">
      <w:pPr>
        <w:pStyle w:val="EndNoteBibliography"/>
        <w:ind w:left="720" w:hanging="720"/>
      </w:pPr>
      <w:r w:rsidRPr="00975780">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t>
      </w:r>
    </w:p>
    <w:p w14:paraId="66D30AF2" w14:textId="77777777" w:rsidR="00975780" w:rsidRPr="00975780" w:rsidRDefault="00975780" w:rsidP="00975780">
      <w:pPr>
        <w:pStyle w:val="EndNoteBibliography"/>
        <w:ind w:left="720" w:hanging="720"/>
      </w:pPr>
      <w:r w:rsidRPr="00975780">
        <w:lastRenderedPageBreak/>
        <w:t>Bell A, Fairbrother M, Jones K (2019) Fixed and random effects models: making an informed choice. Quality &amp; Quantity 53:1051-1074</w:t>
      </w:r>
    </w:p>
    <w:p w14:paraId="568845B7" w14:textId="77777777" w:rsidR="00975780" w:rsidRPr="00975780" w:rsidRDefault="00975780" w:rsidP="00975780">
      <w:pPr>
        <w:pStyle w:val="EndNoteBibliography"/>
        <w:ind w:left="720" w:hanging="720"/>
      </w:pPr>
      <w:r w:rsidRPr="00975780">
        <w:t>Berry HD, Calloway M, Ledbetter J (2019) Bull kelp monitoring in South Puget Sound in 2017 and 2018. Washington State  Department of Natural Resources, Aquatic Resources Division, Olympia, WA</w:t>
      </w:r>
    </w:p>
    <w:p w14:paraId="7D9A0D97" w14:textId="77777777" w:rsidR="00975780" w:rsidRPr="00975780" w:rsidRDefault="00975780" w:rsidP="00975780">
      <w:pPr>
        <w:pStyle w:val="EndNoteBibliography"/>
        <w:ind w:left="720" w:hanging="720"/>
      </w:pPr>
      <w:r w:rsidRPr="00975780">
        <w:t>Berry HD, Mumford TF, Christiaen B, Dowty P, Calloway M, Ferrier L, Grossman EE, VanArendonk NR (2021) Long-term changes in kelp forests in an inner basin of the Salish Sea. Plos One 16:e0229703</w:t>
      </w:r>
    </w:p>
    <w:p w14:paraId="67214F1D" w14:textId="77777777" w:rsidR="00975780" w:rsidRPr="00975780" w:rsidRDefault="00975780" w:rsidP="00975780">
      <w:pPr>
        <w:pStyle w:val="EndNoteBibliography"/>
        <w:ind w:left="720" w:hanging="720"/>
      </w:pPr>
      <w:r w:rsidRPr="00975780">
        <w:t>Bond NA, Cronin MF, Freeland H, Mantua N (2015) Causes and impacts of the 2014 warm anomaly in the NE Pacific. Geophysical Research Letters 42:3414-3420</w:t>
      </w:r>
    </w:p>
    <w:p w14:paraId="5DD6F033" w14:textId="77777777" w:rsidR="00975780" w:rsidRPr="00975780" w:rsidRDefault="00975780" w:rsidP="00975780">
      <w:pPr>
        <w:pStyle w:val="EndNoteBibliography"/>
        <w:ind w:left="720" w:hanging="720"/>
      </w:pPr>
      <w:r w:rsidRPr="00975780">
        <w:t>Breeman AM (1990) Expected effects of changing seawater temperatures on the geographic distribution of seaweed species. In: Beukema JJ, Wolff WJ, Brouns JJWM (eds) Expected effects of climatic change on marine coastal ecosystems. Springer, Dordrecht</w:t>
      </w:r>
    </w:p>
    <w:p w14:paraId="5C8A7C55" w14:textId="77777777" w:rsidR="00975780" w:rsidRPr="00975780" w:rsidRDefault="00975780" w:rsidP="00975780">
      <w:pPr>
        <w:pStyle w:val="EndNoteBibliography"/>
        <w:ind w:left="720" w:hanging="720"/>
      </w:pPr>
      <w:r w:rsidRPr="00975780">
        <w:t>Burnham KP, Anderson DR (1998) Model selection and inference: a practical information-theoretic approach. Springer-Verlag, New York, NY</w:t>
      </w:r>
    </w:p>
    <w:p w14:paraId="72F6AE49" w14:textId="77777777" w:rsidR="00975780" w:rsidRPr="00975780" w:rsidRDefault="00975780" w:rsidP="00975780">
      <w:pPr>
        <w:pStyle w:val="EndNoteBibliography"/>
        <w:ind w:left="720" w:hanging="720"/>
      </w:pPr>
      <w:r w:rsidRPr="00975780">
        <w:t>Burrows MT, Hawkins SJ, Moore JJ, Adams L, Sugden H, Firth L, Mieszkowska N (2020) Global‐scale species distributions predict temperature‐related changes in species composition of rocky shore communities in Britain. Global Change Biology 26:2093-2105</w:t>
      </w:r>
    </w:p>
    <w:p w14:paraId="30246C7B" w14:textId="77777777" w:rsidR="00975780" w:rsidRPr="00975780" w:rsidRDefault="00975780" w:rsidP="00975780">
      <w:pPr>
        <w:pStyle w:val="EndNoteBibliography"/>
        <w:ind w:left="720" w:hanging="720"/>
      </w:pPr>
      <w:r w:rsidRPr="00975780">
        <w:t>Burt JM, Tinker MT, Okamoto DK, Demes KW, Holmes K, Salomon AK (2018) Sudden collapse of a mesopredator reveals its complementary role in mediating rocky reef regime shifts. Proceedings of the Royal Society B-Biological Sciences 285:e20180553</w:t>
      </w:r>
    </w:p>
    <w:p w14:paraId="20181866" w14:textId="77777777" w:rsidR="00975780" w:rsidRPr="00975780" w:rsidRDefault="00975780" w:rsidP="00975780">
      <w:pPr>
        <w:pStyle w:val="EndNoteBibliography"/>
        <w:ind w:left="720" w:hanging="720"/>
      </w:pPr>
      <w:r w:rsidRPr="00975780">
        <w:lastRenderedPageBreak/>
        <w:t>Camus C, Buschmann AH (2017) Macrocystis pyrifera aquafarming: Production optimization of rope-seeded juvenile sporophytes. Aquaculture 468:107-114</w:t>
      </w:r>
    </w:p>
    <w:p w14:paraId="616A9B2D" w14:textId="77777777" w:rsidR="00975780" w:rsidRPr="00975780" w:rsidRDefault="00975780" w:rsidP="00975780">
      <w:pPr>
        <w:pStyle w:val="EndNoteBibliography"/>
        <w:ind w:left="720" w:hanging="720"/>
      </w:pPr>
      <w:r w:rsidRPr="00975780">
        <w:t>Carpenter SR, Folke C, Scheffer M, Westley FR (2009) Resilience: accounting for the noncomputable. Ecology and Society 14:13</w:t>
      </w:r>
    </w:p>
    <w:p w14:paraId="31E4AE18" w14:textId="77777777" w:rsidR="00975780" w:rsidRPr="00975780" w:rsidRDefault="00975780" w:rsidP="00975780">
      <w:pPr>
        <w:pStyle w:val="EndNoteBibliography"/>
        <w:ind w:left="720" w:hanging="720"/>
      </w:pPr>
      <w:r w:rsidRPr="00975780">
        <w:t>Carr MH (1991) Habitat selection and recruitment of an assemblage of temperate zone reef fishes. Journal of Experimental Marine Biology and Ecology 146:113-137</w:t>
      </w:r>
    </w:p>
    <w:p w14:paraId="1F6E4AD1" w14:textId="77777777" w:rsidR="00975780" w:rsidRPr="00975780" w:rsidRDefault="00975780" w:rsidP="00975780">
      <w:pPr>
        <w:pStyle w:val="EndNoteBibliography"/>
        <w:ind w:left="720" w:hanging="720"/>
      </w:pPr>
      <w:r w:rsidRPr="00975780">
        <w:t>Castorani MCN, Reed DC, Alberto F, Bell TW, Simons RD, Cavanaugh KC, Siegel DA, Raimondi PT (2015) Connectivity structures local population dynamics: a long-term empirical test in a large metapopulation system. Ecology 96:3141-3152</w:t>
      </w:r>
    </w:p>
    <w:p w14:paraId="4B1EA013" w14:textId="77777777" w:rsidR="00975780" w:rsidRPr="00975780" w:rsidRDefault="00975780" w:rsidP="00975780">
      <w:pPr>
        <w:pStyle w:val="EndNoteBibliography"/>
        <w:ind w:left="720" w:hanging="720"/>
      </w:pPr>
      <w:r w:rsidRPr="00975780">
        <w:t>Cavanaugh KC, Reed DC, Bell TW, Castorani MN, Beas-Luna R (2019) Spatial Variability in the Resistance and Resilience of Giant Kelp in Southern and Baja California to a Multiyear Heatwave. Frontiers in Marine Science 6:413</w:t>
      </w:r>
    </w:p>
    <w:p w14:paraId="1A25C6A5" w14:textId="77777777" w:rsidR="00975780" w:rsidRPr="00975780" w:rsidRDefault="00975780" w:rsidP="00975780">
      <w:pPr>
        <w:pStyle w:val="EndNoteBibliography"/>
        <w:ind w:left="720" w:hanging="720"/>
      </w:pPr>
      <w:r w:rsidRPr="00975780">
        <w:t>Cavanaugh KC, Siegel DA, Reed DC, Dennison PE (2011) Environmental controls of giant-kelp biomass in the Santa Barbara Channel, California. Marine Ecology Progress Series 429:1-17</w:t>
      </w:r>
    </w:p>
    <w:p w14:paraId="0765E443" w14:textId="77777777" w:rsidR="00975780" w:rsidRPr="00975780" w:rsidRDefault="00975780" w:rsidP="00975780">
      <w:pPr>
        <w:pStyle w:val="EndNoteBibliography"/>
        <w:ind w:left="720" w:hanging="720"/>
      </w:pPr>
      <w:r w:rsidRPr="00975780">
        <w:t>Cavole LM, Demko AM, Diner RE, Giddings A, Koester I, Pagniello CMLS, Paulsen ML, Ramirez-Valdez A, Schwenck SM, Yen NK, Zill ME, Franks PJS (2016) Biological Impacts of the 2013-2015 Warm-Water Anomaly in the Northeast Pacific. Oceanography 29:273-285</w:t>
      </w:r>
    </w:p>
    <w:p w14:paraId="76A2D2AA" w14:textId="77777777" w:rsidR="00975780" w:rsidRPr="00975780" w:rsidRDefault="00975780" w:rsidP="00975780">
      <w:pPr>
        <w:pStyle w:val="EndNoteBibliography"/>
        <w:ind w:left="720" w:hanging="720"/>
      </w:pPr>
      <w:r w:rsidRPr="00975780">
        <w:t>Cheung WWL, Frölicher TL (2020) Marine heatwaves exacerbate climate change impacts for fisheries in the northeast Pacific. Scientific Reports 10:6678</w:t>
      </w:r>
    </w:p>
    <w:p w14:paraId="362AAF13" w14:textId="77777777" w:rsidR="00975780" w:rsidRPr="00975780" w:rsidRDefault="00975780" w:rsidP="00975780">
      <w:pPr>
        <w:pStyle w:val="EndNoteBibliography"/>
        <w:ind w:left="720" w:hanging="720"/>
      </w:pPr>
      <w:r w:rsidRPr="00975780">
        <w:t xml:space="preserve">Cheung WWL, Frolicher TL, Asch RG, Jones MC, Pinsky ML, Reygondeau G, Rodgers KB, Rykaczewski RR, Sarmiento JL, Stock C, Watson JR (2016) Building confidence in </w:t>
      </w:r>
      <w:r w:rsidRPr="00975780">
        <w:lastRenderedPageBreak/>
        <w:t>projections of the responses of living marine resources to climate change. ICES Journal of Marine Science 73:1283-1296</w:t>
      </w:r>
    </w:p>
    <w:p w14:paraId="42C830F6" w14:textId="77777777" w:rsidR="00975780" w:rsidRPr="00975780" w:rsidRDefault="00975780" w:rsidP="00975780">
      <w:pPr>
        <w:pStyle w:val="EndNoteBibliography"/>
        <w:ind w:left="720" w:hanging="720"/>
      </w:pPr>
      <w:r w:rsidRPr="00975780">
        <w:t>Connell SD (2005) Assembly and maintenance of subtidal habitat heterogeneity: synergistic effects of light penetration and sedimentation. Marine Ecology Progress Series 289:53-61</w:t>
      </w:r>
    </w:p>
    <w:p w14:paraId="7E3664FA" w14:textId="77777777" w:rsidR="00975780" w:rsidRPr="00975780" w:rsidRDefault="00975780" w:rsidP="00975780">
      <w:pPr>
        <w:pStyle w:val="EndNoteBibliography"/>
        <w:ind w:left="720" w:hanging="720"/>
      </w:pPr>
      <w:r w:rsidRPr="00975780">
        <w:t>Dayton PK, Currie V, Gerrodette T, Keller BD, Rosenthal R, Tresca DV (1984) Patch dynamics and stability of some California kelp communities. Ecological Monographs 54:253-289</w:t>
      </w:r>
    </w:p>
    <w:p w14:paraId="556A8460" w14:textId="77777777" w:rsidR="00975780" w:rsidRPr="00975780" w:rsidRDefault="00975780" w:rsidP="00975780">
      <w:pPr>
        <w:pStyle w:val="EndNoteBibliography"/>
        <w:ind w:left="720" w:hanging="720"/>
      </w:pPr>
      <w:r w:rsidRPr="00975780">
        <w:t>Dayton PK, Tegner MJ (1984) Catastrophic Storms, El-Nino, and Patch Stability in a Southern-California Kelp Community. Science 224:283-285</w:t>
      </w:r>
    </w:p>
    <w:p w14:paraId="29EA4A80" w14:textId="77777777" w:rsidR="00975780" w:rsidRPr="00975780" w:rsidRDefault="00975780" w:rsidP="00975780">
      <w:pPr>
        <w:pStyle w:val="EndNoteBibliography"/>
        <w:ind w:left="720" w:hanging="720"/>
      </w:pPr>
      <w:r w:rsidRPr="00975780">
        <w:t>Deysher LE, Dean TA (1986a) In situ recruitment of sporophytes of the giant kelp, Macrocystis pyrifera (L.) C.A. Agardh: Effects of physical factors. Journal of Experimental Marine Biology and Ecology 103:41-63</w:t>
      </w:r>
    </w:p>
    <w:p w14:paraId="29667F41" w14:textId="77777777" w:rsidR="00975780" w:rsidRPr="00975780" w:rsidRDefault="00975780" w:rsidP="00975780">
      <w:pPr>
        <w:pStyle w:val="EndNoteBibliography"/>
        <w:ind w:left="720" w:hanging="720"/>
      </w:pPr>
      <w:r w:rsidRPr="00975780">
        <w:t>Deysher LE, Dean TA (1986b) Interactive effects of light and temperature on sporophyte production in the giant kelp Macrocystis pyrifera. Marine Biology 93:17-20</w:t>
      </w:r>
    </w:p>
    <w:p w14:paraId="38E31DDE" w14:textId="77777777" w:rsidR="00975780" w:rsidRPr="00975780" w:rsidRDefault="00975780" w:rsidP="00975780">
      <w:pPr>
        <w:pStyle w:val="EndNoteBibliography"/>
        <w:ind w:left="720" w:hanging="720"/>
      </w:pPr>
      <w:r w:rsidRPr="00975780">
        <w:t>Duggins DO (1983) Starfish Predation and the Creation of Mosaic Patterns in a Kelp-Dominated Community. Ecology 64:1610-1619</w:t>
      </w:r>
    </w:p>
    <w:p w14:paraId="7780B8EA" w14:textId="77777777" w:rsidR="00975780" w:rsidRPr="00975780" w:rsidRDefault="00975780" w:rsidP="00975780">
      <w:pPr>
        <w:pStyle w:val="EndNoteBibliography"/>
        <w:ind w:left="720" w:hanging="720"/>
      </w:pPr>
      <w:r w:rsidRPr="00975780">
        <w:t>Duggins DO (1988) The Effects of Kelp Forests on Nearshore Environments: Biomass, Detritus, and Altered Flow. In: VanBlaricom GR, Estes JA (eds) The Community Ecology of Sea Otters. Springer Berlin Heidelberg, Berlin, Heidelberg</w:t>
      </w:r>
    </w:p>
    <w:p w14:paraId="02600160" w14:textId="77777777" w:rsidR="00975780" w:rsidRPr="00975780" w:rsidRDefault="00975780" w:rsidP="00975780">
      <w:pPr>
        <w:pStyle w:val="EndNoteBibliography"/>
        <w:ind w:left="720" w:hanging="720"/>
      </w:pPr>
      <w:r w:rsidRPr="00975780">
        <w:t>Duggins DO, Simenstad CA, Estes JA (1989) Magnification of Secondary Production by Kelp Detritus in Coastal Marine Ecosystems. Science 245:170-173</w:t>
      </w:r>
    </w:p>
    <w:p w14:paraId="7658D51C" w14:textId="77777777" w:rsidR="00975780" w:rsidRPr="00975780" w:rsidRDefault="00975780" w:rsidP="00975780">
      <w:pPr>
        <w:pStyle w:val="EndNoteBibliography"/>
        <w:ind w:left="720" w:hanging="720"/>
      </w:pPr>
      <w:r w:rsidRPr="00975780">
        <w:t>Dunn RP, Samhouri JF, Baskett ML (2021) Transient dynamics during kelp forest recovery from fishing across multiple trophic levels. Ecological Applications 31:e02367</w:t>
      </w:r>
    </w:p>
    <w:p w14:paraId="3D051C16" w14:textId="77777777" w:rsidR="00975780" w:rsidRPr="00975780" w:rsidRDefault="00975780" w:rsidP="00975780">
      <w:pPr>
        <w:pStyle w:val="EndNoteBibliography"/>
        <w:ind w:left="720" w:hanging="720"/>
      </w:pPr>
      <w:r w:rsidRPr="00975780">
        <w:lastRenderedPageBreak/>
        <w:t xml:space="preserve">Ebert TA (2010) Demographic patterns of the purple sea urchin </w:t>
      </w:r>
      <w:r w:rsidRPr="00975780">
        <w:rPr>
          <w:i/>
        </w:rPr>
        <w:t>Strongylocentrotus purpuratus</w:t>
      </w:r>
      <w:r w:rsidRPr="00975780">
        <w:t xml:space="preserve"> along a latitudinal gradient, 1985–1987. Marine Ecology Progress Series 406:105-120</w:t>
      </w:r>
    </w:p>
    <w:p w14:paraId="544AAEA6" w14:textId="77777777" w:rsidR="00975780" w:rsidRPr="00975780" w:rsidRDefault="00975780" w:rsidP="00975780">
      <w:pPr>
        <w:pStyle w:val="EndNoteBibliography"/>
        <w:ind w:left="720" w:hanging="720"/>
      </w:pPr>
      <w:r w:rsidRPr="00975780">
        <w:t>Eisaguirre JH, Eisaguirre JM, Davis K, Carlson PM, Gaines SD, Caselle JE (2020) Trophic redundancy and predator size class structure drive differences in kelp forest ecosystem dynamics. Ecology 101:e02993</w:t>
      </w:r>
    </w:p>
    <w:p w14:paraId="1237A88C" w14:textId="77777777" w:rsidR="00975780" w:rsidRPr="00975780" w:rsidRDefault="00975780" w:rsidP="00975780">
      <w:pPr>
        <w:pStyle w:val="EndNoteBibliography"/>
        <w:ind w:left="720" w:hanging="720"/>
      </w:pPr>
      <w:r w:rsidRPr="00975780">
        <w:t>Estes JA, Danner EM, Doak DF, Konar B, Springer AM, Steinberg PD, Tinker MT, Williams TM (2004) Complex trophic interactions in kelp forest ecosystems. Bulletin of Marine Science 74:621-638</w:t>
      </w:r>
    </w:p>
    <w:p w14:paraId="322CDB31" w14:textId="77777777" w:rsidR="00975780" w:rsidRPr="00975780" w:rsidRDefault="00975780" w:rsidP="00975780">
      <w:pPr>
        <w:pStyle w:val="EndNoteBibliography"/>
        <w:ind w:left="720" w:hanging="720"/>
      </w:pPr>
      <w:r w:rsidRPr="00975780">
        <w:t>Eurich JG, Selden RL, Warner RR (2014) California spiny lobster preference for urchins from kelp forests: implications for urchin barren persistence. Marine Ecology Progress Series 498:217-225</w:t>
      </w:r>
    </w:p>
    <w:p w14:paraId="7AF5C139" w14:textId="77777777" w:rsidR="00975780" w:rsidRPr="00975780" w:rsidRDefault="00975780" w:rsidP="00975780">
      <w:pPr>
        <w:pStyle w:val="EndNoteBibliography"/>
        <w:ind w:left="720" w:hanging="720"/>
      </w:pPr>
      <w:r w:rsidRPr="00975780">
        <w:t>Feehan CJ, Scheibling RE (2014) Effects of sea urchin disease on coastal marine ecosystems. Marine Biology 161:1467-1485</w:t>
      </w:r>
    </w:p>
    <w:p w14:paraId="0FC05758" w14:textId="77777777" w:rsidR="00975780" w:rsidRPr="00975780" w:rsidRDefault="00975780" w:rsidP="00975780">
      <w:pPr>
        <w:pStyle w:val="EndNoteBibliography"/>
        <w:ind w:left="720" w:hanging="720"/>
      </w:pPr>
      <w:r w:rsidRPr="00975780">
        <w:t>Field JC, Miller RR, Santora JA, Tolimieri N, Haltuch MA, Brodeur RD, Auth TD, Dick EJ, Monk MH, Sakuma KM, Wells BK (2021) Spatiotemporal patterns of variability in the abundance and distribution of winter-spawned pelagic juvenile rockfish in the California Current. Plos One 16:e0251638</w:t>
      </w:r>
    </w:p>
    <w:p w14:paraId="7351705B" w14:textId="77777777" w:rsidR="00975780" w:rsidRPr="00975780" w:rsidRDefault="00975780" w:rsidP="00975780">
      <w:pPr>
        <w:pStyle w:val="EndNoteBibliography"/>
        <w:ind w:left="720" w:hanging="720"/>
      </w:pPr>
      <w:r w:rsidRPr="00975780">
        <w:t>Filbee-Dexter K, Wernberg T, Grace SP, Thormar J, Fredriksen S, Narvaez CN, Feehan CJ, Norderhaug KM (2020) Marine heatwaves and the collapse of marginal North Atlantic kelp forests. Scientific Reports 10:1-11</w:t>
      </w:r>
    </w:p>
    <w:p w14:paraId="22B6A1BE" w14:textId="77777777" w:rsidR="00975780" w:rsidRPr="00975780" w:rsidRDefault="00975780" w:rsidP="00975780">
      <w:pPr>
        <w:pStyle w:val="EndNoteBibliography"/>
        <w:ind w:left="720" w:hanging="720"/>
      </w:pPr>
      <w:r w:rsidRPr="00975780">
        <w:t>Gabara SS, Konar BH, Edwards MS (2021) Biodiversity loss leads to reductions in community-wide trophic complexity. Ecosphere 12:e03361</w:t>
      </w:r>
    </w:p>
    <w:p w14:paraId="4ACA1EDC" w14:textId="77777777" w:rsidR="00975780" w:rsidRPr="00975780" w:rsidRDefault="00975780" w:rsidP="00975780">
      <w:pPr>
        <w:pStyle w:val="EndNoteBibliography"/>
        <w:ind w:left="720" w:hanging="720"/>
      </w:pPr>
      <w:r w:rsidRPr="00975780">
        <w:lastRenderedPageBreak/>
        <w:t>Gallagher JB, Shelamoff V, Layton C (2022) Seaweed ecosystems may not mitigate CO</w:t>
      </w:r>
      <w:r w:rsidRPr="00975780">
        <w:rPr>
          <w:vertAlign w:val="subscript"/>
        </w:rPr>
        <w:t>2</w:t>
      </w:r>
      <w:r w:rsidRPr="00975780">
        <w:t xml:space="preserve"> emissions. ICES Journal of Marine Science</w:t>
      </w:r>
    </w:p>
    <w:p w14:paraId="1DD1614E" w14:textId="77777777" w:rsidR="00975780" w:rsidRPr="00975780" w:rsidRDefault="00975780" w:rsidP="00975780">
      <w:pPr>
        <w:pStyle w:val="EndNoteBibliography"/>
        <w:ind w:left="720" w:hanging="720"/>
      </w:pPr>
      <w:r w:rsidRPr="00975780">
        <w:t>Graham MH (2004) Effects of local deforestation on the diversity and structure of southern California giant kelp forest food webs. Ecosystems 7:341-357</w:t>
      </w:r>
    </w:p>
    <w:p w14:paraId="71135937" w14:textId="77777777" w:rsidR="00975780" w:rsidRPr="00975780" w:rsidRDefault="00975780" w:rsidP="00975780">
      <w:pPr>
        <w:pStyle w:val="EndNoteBibliography"/>
        <w:ind w:left="720" w:hanging="720"/>
      </w:pPr>
      <w:r w:rsidRPr="00975780">
        <w:t>Gregr EJ, Christensen V, Nichol L, Martone RG, Markel RW, Watson JC, Harley CDG, Pakhomov EA, Shurin JB, Chan KMA (2020) Cascading social-ecological costs and benefits triggered by a recovering keystone predator. Science 368:1243-1247</w:t>
      </w:r>
    </w:p>
    <w:p w14:paraId="5CC8D9A1" w14:textId="77777777" w:rsidR="00975780" w:rsidRPr="00975780" w:rsidRDefault="00975780" w:rsidP="00975780">
      <w:pPr>
        <w:pStyle w:val="EndNoteBibliography"/>
        <w:ind w:left="720" w:hanging="720"/>
      </w:pPr>
      <w:r w:rsidRPr="00975780">
        <w:t>Hamilton SL, Bell TW, Watson JR, Grorud-Colvert KA, Menge BA (2020) Remote sensing: generation of long-term kelp bed data sets for evaluation of impacts of climatic variation. Ecology 101:e03031</w:t>
      </w:r>
    </w:p>
    <w:p w14:paraId="3E2A9F6F" w14:textId="77777777" w:rsidR="00975780" w:rsidRPr="00975780" w:rsidRDefault="00975780" w:rsidP="00975780">
      <w:pPr>
        <w:pStyle w:val="EndNoteBibliography"/>
        <w:ind w:left="720" w:hanging="720"/>
      </w:pPr>
      <w:r w:rsidRPr="00975780">
        <w: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288:20211195</w:t>
      </w:r>
    </w:p>
    <w:p w14:paraId="6E34464C" w14:textId="77777777" w:rsidR="00975780" w:rsidRPr="00975780" w:rsidRDefault="00975780" w:rsidP="00975780">
      <w:pPr>
        <w:pStyle w:val="EndNoteBibliography"/>
        <w:ind w:left="720" w:hanging="720"/>
      </w:pPr>
      <w:r w:rsidRPr="00975780">
        <w:t>Harvey CJ, Garfield T, Williams G, Tolimieri N (eds) (2022) 2021-2022 California Current ecosystem status report: A report of the NOAA California Current Integrated Ecosystem Assessment Team (CCIEA) to the Pacific Fishery Management Council, March 13, 2022</w:t>
      </w:r>
    </w:p>
    <w:p w14:paraId="678D4BAC" w14:textId="77777777" w:rsidR="00975780" w:rsidRPr="00975780" w:rsidRDefault="00975780" w:rsidP="00975780">
      <w:pPr>
        <w:pStyle w:val="EndNoteBibliography"/>
        <w:ind w:left="720" w:hanging="720"/>
      </w:pPr>
      <w:r w:rsidRPr="00975780">
        <w:t>Hewson I, Bistolas KSI, Quijano Cardé EM, Button JB, Foster PJ, Flanzenbaum JM, Kocian J, Lewis CK (2018) Investigating the complex association between viral ecology, environment, and northeast Pacific sea star wasting. Frontiers in Marine Science 5</w:t>
      </w:r>
    </w:p>
    <w:p w14:paraId="2D295C13" w14:textId="77777777" w:rsidR="00975780" w:rsidRPr="00975780" w:rsidRDefault="00975780" w:rsidP="00975780">
      <w:pPr>
        <w:pStyle w:val="EndNoteBibliography"/>
        <w:ind w:left="720" w:hanging="720"/>
      </w:pPr>
      <w:r w:rsidRPr="00975780">
        <w:t xml:space="preserve">Hewson I, Button JB, Gudenkauf BM, Miner B, Newton AL, Gaydos JK, Wynne J, Groves CL, Hendler G, Murray M, Fradkin S, Breitbart M, Fahsbender E, Lafferty KD, Kilpatrick </w:t>
      </w:r>
      <w:r w:rsidRPr="00975780">
        <w:lastRenderedPageBreak/>
        <w:t>AM, Miner CM, Raimondi P, Lahner L, Friedman CS, Daniels S, Haulena M, Marliave J, Burge CA, Eisenlord ME, Harvell CD (2014) Densovirus associated with sea-star wasting disease and mass mortality. Proc Natl Acad Sci U S A 111:17278-17283</w:t>
      </w:r>
    </w:p>
    <w:p w14:paraId="086F4D53" w14:textId="77777777" w:rsidR="00975780" w:rsidRPr="00975780" w:rsidRDefault="00975780" w:rsidP="00975780">
      <w:pPr>
        <w:pStyle w:val="EndNoteBibliography"/>
        <w:ind w:left="720" w:hanging="720"/>
      </w:pPr>
      <w:r w:rsidRPr="00975780">
        <w:t>Hobday AJ, Alexander LV, Perkins SE, Smale DA, Straub SC, Oliver ECJ, Benthuysen JA, Burrows MT, Donat MG, Peng M, Holbrook NJ, Moore PJ, Scannell HA, Sen Gupta A, Wernberg T (2016) A hierarchical approach to defining marine heatwaves. Progress in Oceanography 141:227-238</w:t>
      </w:r>
    </w:p>
    <w:p w14:paraId="0F127B91" w14:textId="77777777" w:rsidR="00975780" w:rsidRPr="00975780" w:rsidRDefault="00975780" w:rsidP="00975780">
      <w:pPr>
        <w:pStyle w:val="EndNoteBibliography"/>
        <w:ind w:left="720" w:hanging="720"/>
      </w:pPr>
      <w:r w:rsidRPr="00975780">
        <w:t>Holbrook SJ, Carr MH, Schmitt RJ, Coyer JA (1990) Effect of giant kelp on local abundance of reef fishes: The importance of ontogenetic resource requirements. Bulletin of Marine Science 47:104-114</w:t>
      </w:r>
    </w:p>
    <w:p w14:paraId="36F344C1" w14:textId="77777777" w:rsidR="00975780" w:rsidRPr="00975780" w:rsidRDefault="00975780" w:rsidP="00975780">
      <w:pPr>
        <w:pStyle w:val="EndNoteBibliography"/>
        <w:ind w:left="720" w:hanging="720"/>
      </w:pPr>
      <w:r w:rsidRPr="00975780">
        <w:t>Huang B, Liu C, Banzon V, Freeman E, Graham G, Hankins B, Smith T, Zhang H-M (2021) Improvements of the daily optimum interpolation sea surface temperature (DOISST) Version 2.1. Journal of Climate 34:2923-2939</w:t>
      </w:r>
    </w:p>
    <w:p w14:paraId="2540C94A" w14:textId="77777777" w:rsidR="00975780" w:rsidRPr="00975780" w:rsidRDefault="00975780" w:rsidP="00975780">
      <w:pPr>
        <w:pStyle w:val="EndNoteBibliography"/>
        <w:ind w:left="720" w:hanging="720"/>
      </w:pPr>
      <w:r w:rsidRPr="00975780">
        <w:t>IPCC (2022) Climate change 2022: Impacts, adaptation and vulnerability. Summary for policy makers. Sixth assessment report. Intergovernmental panel on clmate change</w:t>
      </w:r>
    </w:p>
    <w:p w14:paraId="58651A9C" w14:textId="77777777" w:rsidR="00975780" w:rsidRPr="00975780" w:rsidRDefault="00975780" w:rsidP="00975780">
      <w:pPr>
        <w:pStyle w:val="EndNoteBibliography"/>
        <w:ind w:left="720" w:hanging="720"/>
      </w:pPr>
      <w:r w:rsidRPr="00975780">
        <w:t>Jacox MG, Alexander MA, Mantua NJ, Scott JD, Hervieux G, Webb RS, Werner FE (2018) Forcing of multiyear extreme ocean temperatures that impacted California Current living marine resources in 2016. Bulletin of the American Meteorological Society 99:S27-S33</w:t>
      </w:r>
    </w:p>
    <w:p w14:paraId="394E961C" w14:textId="77777777" w:rsidR="00975780" w:rsidRPr="00975780" w:rsidRDefault="00975780" w:rsidP="00975780">
      <w:pPr>
        <w:pStyle w:val="EndNoteBibliography"/>
        <w:ind w:left="720" w:hanging="720"/>
      </w:pPr>
      <w:r w:rsidRPr="00975780">
        <w:t>Johnson DW (2006) Predation, habitat complexity, and variation in density-dependent mortality of temperate reef fishes. Ecology 87:1179-1188</w:t>
      </w:r>
    </w:p>
    <w:p w14:paraId="669F980F" w14:textId="77777777" w:rsidR="00975780" w:rsidRPr="00975780" w:rsidRDefault="00975780" w:rsidP="00975780">
      <w:pPr>
        <w:pStyle w:val="EndNoteBibliography"/>
        <w:ind w:left="720" w:hanging="720"/>
      </w:pPr>
      <w:r w:rsidRPr="00975780">
        <w:t>Khangaonkar T, Nugraha A, Yun SK, Premathilake L, Keister JE, Bos J (2021) Propagation of the 2014-2016 northeast Pacific marine heatwave through the Salish Sea. Frontiers in Marine Science 8</w:t>
      </w:r>
    </w:p>
    <w:p w14:paraId="7F4B6D76" w14:textId="77777777" w:rsidR="00975780" w:rsidRPr="00975780" w:rsidRDefault="00975780" w:rsidP="00975780">
      <w:pPr>
        <w:pStyle w:val="EndNoteBibliography"/>
        <w:ind w:left="720" w:hanging="720"/>
      </w:pPr>
      <w:r w:rsidRPr="00975780">
        <w:lastRenderedPageBreak/>
        <w:t>Kriegisch N, Reeves SE, Flukes EB, Johnson CR, Ling SD (2019) Drift-kelp suppresses foraging movement of overgrazing sea urchins. Oecologia 190:665-677</w:t>
      </w:r>
    </w:p>
    <w:p w14:paraId="153C1E60" w14:textId="77777777" w:rsidR="00975780" w:rsidRPr="00975780" w:rsidRDefault="00975780" w:rsidP="00975780">
      <w:pPr>
        <w:pStyle w:val="EndNoteBibliography"/>
        <w:ind w:left="720" w:hanging="720"/>
      </w:pPr>
      <w:r w:rsidRPr="00975780">
        <w:t>Kvitek RG, Iampietro P, Bowlby CE (1998) Sea otters and benthic prey communities: A direct test of the sea otter as keystone predator in Washington State. Marine Mammal Science 14:895-902</w:t>
      </w:r>
    </w:p>
    <w:p w14:paraId="0CC2BFCB" w14:textId="77777777" w:rsidR="00975780" w:rsidRPr="00975780" w:rsidRDefault="00975780" w:rsidP="00975780">
      <w:pPr>
        <w:pStyle w:val="EndNoteBibliography"/>
        <w:ind w:left="720" w:hanging="720"/>
      </w:pPr>
      <w:r w:rsidRPr="00975780">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6CA8DAD3" w14:textId="77777777" w:rsidR="00975780" w:rsidRPr="00975780" w:rsidRDefault="00975780" w:rsidP="00975780">
      <w:pPr>
        <w:pStyle w:val="EndNoteBibliography"/>
        <w:ind w:left="720" w:hanging="720"/>
      </w:pPr>
      <w:r w:rsidRPr="00975780">
        <w:t>Kvitek RG, Shull D, Canestro D, Bowlby EC, Troutman BL (1989) Sea otters and behic prey communities in Washington State. Marine Mammal Science 5:266-280</w:t>
      </w:r>
    </w:p>
    <w:p w14:paraId="6035A5A9" w14:textId="77777777" w:rsidR="00975780" w:rsidRPr="00975780" w:rsidRDefault="00975780" w:rsidP="00975780">
      <w:pPr>
        <w:pStyle w:val="EndNoteBibliography"/>
        <w:ind w:left="720" w:hanging="720"/>
      </w:pPr>
      <w:r w:rsidRPr="00975780">
        <w:t>Lamy T, Koenigs C, Holbrook SJ, Miller RJ, Stier AC, Reed DC (2020) Foundation species promote community stability by increasing diversity in a giant kelp forest. Ecology 101:e02987</w:t>
      </w:r>
    </w:p>
    <w:p w14:paraId="5D3B46CD" w14:textId="77777777" w:rsidR="00975780" w:rsidRPr="00975780" w:rsidRDefault="00975780" w:rsidP="00975780">
      <w:pPr>
        <w:pStyle w:val="EndNoteBibliography"/>
        <w:ind w:left="720" w:hanging="720"/>
      </w:pPr>
      <w:r w:rsidRPr="00975780">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2CB06AB8" w14:textId="77777777" w:rsidR="00975780" w:rsidRPr="00975780" w:rsidRDefault="00975780" w:rsidP="00975780">
      <w:pPr>
        <w:pStyle w:val="EndNoteBibliography"/>
        <w:ind w:left="720" w:hanging="720"/>
      </w:pPr>
      <w:r w:rsidRPr="00975780">
        <w:t>Ling SD, Johnson CR, Frusher SD, Ridgway KR (2009) Overfishing reduces resilience of kelp beds to climate-driven catastrophic phase shift. Proceedings of the National Academy of Sciences 106:22341-22345</w:t>
      </w:r>
    </w:p>
    <w:p w14:paraId="0D2BB54D" w14:textId="77777777" w:rsidR="00975780" w:rsidRPr="00975780" w:rsidRDefault="00975780" w:rsidP="00975780">
      <w:pPr>
        <w:pStyle w:val="EndNoteBibliography"/>
        <w:ind w:left="720" w:hanging="720"/>
      </w:pPr>
      <w:r w:rsidRPr="00975780">
        <w:lastRenderedPageBreak/>
        <w:t>Lonhart SI, Jeppesen R, Beas-Luna R, Crooks JA, Lorda J (2019) Shifts in the distribution and abundance of coastal marine species along the eastern Pacific Ocean during marine heatwaves from 2013 to 2018. Marine Biodiversity Records 12:13</w:t>
      </w:r>
    </w:p>
    <w:p w14:paraId="35115AC0" w14:textId="77777777" w:rsidR="00975780" w:rsidRPr="00975780" w:rsidRDefault="00975780" w:rsidP="00975780">
      <w:pPr>
        <w:pStyle w:val="EndNoteBibliography"/>
        <w:ind w:left="720" w:hanging="720"/>
      </w:pPr>
      <w:r w:rsidRPr="00975780">
        <w:t>Love MS, Yoklavich M, Thorsteinson L (2002) The rockfishes of the Northeast Pacific. University of California Press, Berkley and Los Angeles</w:t>
      </w:r>
    </w:p>
    <w:p w14:paraId="721AFF23" w14:textId="77777777" w:rsidR="00975780" w:rsidRPr="00975780" w:rsidRDefault="00975780" w:rsidP="00975780">
      <w:pPr>
        <w:pStyle w:val="EndNoteBibliography"/>
        <w:ind w:left="720" w:hanging="720"/>
      </w:pPr>
      <w:r w:rsidRPr="00975780">
        <w:t>Malone DP, Davis K, Lonhart SI, Parsons-Field A, Caselle JE, Carr MH (2022) Large scale, multi-decade monitoring data from kelp forest ecosystems in California and Oregon (USA). Ecology 103:e3630</w:t>
      </w:r>
    </w:p>
    <w:p w14:paraId="4C9C9E19" w14:textId="77777777" w:rsidR="00975780" w:rsidRPr="00975780" w:rsidRDefault="00975780" w:rsidP="00975780">
      <w:pPr>
        <w:pStyle w:val="EndNoteBibliography"/>
        <w:ind w:left="720" w:hanging="720"/>
      </w:pPr>
      <w:r w:rsidRPr="00975780">
        <w:t>Markel RW, Shurin JB (2020) Contrasting effects of coastal upwelling on growth and recruitment of nearshore Pacific rockfishes (genus Sebastes). Canadian Journal of Fisheries and Aquatic Sciences 77:950-962</w:t>
      </w:r>
    </w:p>
    <w:p w14:paraId="0E5A4CF2" w14:textId="77777777" w:rsidR="00975780" w:rsidRPr="00975780" w:rsidRDefault="00975780" w:rsidP="00975780">
      <w:pPr>
        <w:pStyle w:val="EndNoteBibliography"/>
        <w:ind w:left="720" w:hanging="720"/>
      </w:pPr>
      <w:r w:rsidRPr="00975780">
        <w:t>Maunder MN, Punt AE (2004) Standardizing catch and effort data: a review of recent approaches. Fisheries Research 70:141-159</w:t>
      </w:r>
    </w:p>
    <w:p w14:paraId="38954437" w14:textId="77777777" w:rsidR="00975780" w:rsidRPr="00975780" w:rsidRDefault="00975780" w:rsidP="00975780">
      <w:pPr>
        <w:pStyle w:val="EndNoteBibliography"/>
        <w:ind w:left="720" w:hanging="720"/>
      </w:pPr>
      <w:r w:rsidRPr="00975780">
        <w:t>McNaughton SJ (1977) Diversity and stability of ecological communities: A comment on the role of empiricism in ecology. The American Naturalist 111:515-525</w:t>
      </w:r>
    </w:p>
    <w:p w14:paraId="5827FAC2" w14:textId="77777777" w:rsidR="00975780" w:rsidRPr="00975780" w:rsidRDefault="00975780" w:rsidP="00975780">
      <w:pPr>
        <w:pStyle w:val="EndNoteBibliography"/>
        <w:ind w:left="720" w:hanging="720"/>
      </w:pPr>
      <w:r w:rsidRPr="00975780">
        <w:t>McPherson ML, Finger DJI, Houskeeper HF, Bell TW, Carr MH, Rogers-Bennett L, Kudela RM (2021) Large-scale shift in the structure of a kelp forest ecosystem co-occurs with an epizootic and marine heatwave. Communications Biology 4:1-9</w:t>
      </w:r>
    </w:p>
    <w:p w14:paraId="77224F20" w14:textId="77777777" w:rsidR="00975780" w:rsidRPr="00975780" w:rsidRDefault="00975780" w:rsidP="00975780">
      <w:pPr>
        <w:pStyle w:val="EndNoteBibliography"/>
        <w:ind w:left="720" w:hanging="720"/>
      </w:pPr>
      <w:r w:rsidRPr="00975780">
        <w:t>Moitoza DJ, Phillips DW (1979) Prey defense, predator preference, and nonrandom diet: The interactions between Pycnopodia helianthoides and two species of sea urchins. Marine Biology 53:299-304</w:t>
      </w:r>
    </w:p>
    <w:p w14:paraId="287E2F3C" w14:textId="77777777" w:rsidR="00975780" w:rsidRPr="00975780" w:rsidRDefault="00975780" w:rsidP="00975780">
      <w:pPr>
        <w:pStyle w:val="EndNoteBibliography"/>
        <w:ind w:left="720" w:hanging="720"/>
      </w:pPr>
      <w:r w:rsidRPr="00975780">
        <w:lastRenderedPageBreak/>
        <w:t>Montecino-Latorre D, Eisenlord ME, Turner M, Yoshioka R, Harvell CD, Pattengill-Semmens CV, Nichols JD, Gaydos JK (2016) Devastating transboundary impacts of sea star wasting disease on subtidal asteroids. Plos One 11:e0163190</w:t>
      </w:r>
    </w:p>
    <w:p w14:paraId="76A09A79" w14:textId="77777777" w:rsidR="00975780" w:rsidRPr="00975780" w:rsidRDefault="00975780" w:rsidP="00975780">
      <w:pPr>
        <w:pStyle w:val="EndNoteBibliography"/>
        <w:ind w:left="720" w:hanging="720"/>
      </w:pPr>
      <w:r w:rsidRPr="00975780">
        <w:t>Morgan CA, Beckman BR, Weitkamp LA, Fresh KL (2019) Recent ecosystem disturbance in the northern California Current. Fisheries 44:465-474</w:t>
      </w:r>
    </w:p>
    <w:p w14:paraId="313BEF01" w14:textId="77777777" w:rsidR="00975780" w:rsidRPr="00975780" w:rsidRDefault="00975780" w:rsidP="00975780">
      <w:pPr>
        <w:pStyle w:val="EndNoteBibliography"/>
        <w:ind w:left="720" w:hanging="720"/>
      </w:pPr>
      <w:r w:rsidRPr="00975780">
        <w:t>Muth AF, Graham MH, Lane CE, Harley CDG (2019) Recruitment tolerance to increased temperature present across multiple kelp clades. Ecology 100:e02594</w:t>
      </w:r>
    </w:p>
    <w:p w14:paraId="44BC4A95" w14:textId="77777777" w:rsidR="00975780" w:rsidRPr="00975780" w:rsidRDefault="00975780" w:rsidP="00975780">
      <w:pPr>
        <w:pStyle w:val="EndNoteBibliography"/>
        <w:ind w:left="720" w:hanging="720"/>
      </w:pPr>
      <w:r w:rsidRPr="00975780">
        <w:t xml:space="preserve">NMFS (2014) Endangered and threatened species: Designation of critical habitat for the Puget Sound/Georgia Basin distinct population segments of yelloweye rockfish, canary rockfish and bocaccio. National Marine Fisheries Service ,Federal Register 79 FR 68041. </w:t>
      </w:r>
    </w:p>
    <w:p w14:paraId="6150210E" w14:textId="77777777" w:rsidR="00975780" w:rsidRPr="00975780" w:rsidRDefault="00975780" w:rsidP="00975780">
      <w:pPr>
        <w:pStyle w:val="EndNoteBibliography"/>
        <w:ind w:left="720" w:hanging="720"/>
      </w:pPr>
      <w:r w:rsidRPr="00975780">
        <w:t>Okamoto DK, Schroeter SC, Reed DC (2020) Effects of ocean climate on spatiotemporal variation in sea urchin settlement and recruitment. Limnology and Oceanography 65:2076-2091</w:t>
      </w:r>
    </w:p>
    <w:p w14:paraId="5A4680F0" w14:textId="77777777" w:rsidR="00975780" w:rsidRPr="00975780" w:rsidRDefault="00975780" w:rsidP="00975780">
      <w:pPr>
        <w:pStyle w:val="EndNoteBibliography"/>
        <w:ind w:left="720" w:hanging="720"/>
      </w:pPr>
      <w:r w:rsidRPr="00975780">
        <w:t>Pearse JS (2006) Ecological role of purple sea urchins. Science 314:940-941</w:t>
      </w:r>
    </w:p>
    <w:p w14:paraId="1E53A7D7" w14:textId="77777777" w:rsidR="00975780" w:rsidRPr="00975780" w:rsidRDefault="00975780" w:rsidP="00975780">
      <w:pPr>
        <w:pStyle w:val="EndNoteBibliography"/>
        <w:ind w:left="720" w:hanging="720"/>
      </w:pPr>
      <w:r w:rsidRPr="00975780">
        <w:t>Pearse JS, Hines AH (1987) Long-term population-dynamics of sea-urchins in a central California kelp forest - rare recruitment and rapid decline. Marine Ecology Progress Series 39:275-283</w:t>
      </w:r>
    </w:p>
    <w:p w14:paraId="31BA0B2A" w14:textId="77777777" w:rsidR="00975780" w:rsidRPr="00975780" w:rsidRDefault="00975780" w:rsidP="00975780">
      <w:pPr>
        <w:pStyle w:val="EndNoteBibliography"/>
        <w:ind w:left="720" w:hanging="720"/>
      </w:pPr>
      <w:r w:rsidRPr="00975780">
        <w:t>Pfister CA, Berry HD, Mumford T, Randall Hughes A (2018) The dynamics of Kelp Forests in the Northeast Pacific Ocean and the relationship with environmental drivers. Journal of Ecology 106:1520-1533</w:t>
      </w:r>
    </w:p>
    <w:p w14:paraId="6AD2BFEF" w14:textId="77777777" w:rsidR="00975780" w:rsidRPr="00975780" w:rsidRDefault="00975780" w:rsidP="00975780">
      <w:pPr>
        <w:pStyle w:val="EndNoteBibliography"/>
        <w:ind w:left="720" w:hanging="720"/>
      </w:pPr>
      <w:r w:rsidRPr="00975780">
        <w:t>PFMC (2020) Pacific coast groundfish fishery management plan: for the California, Oregon, and Washington groundfish fishery. Pacific Fishery Management Council, 7700 NE Ambnassador Place, Suite 101, Portland, OR, 97220</w:t>
      </w:r>
    </w:p>
    <w:p w14:paraId="2EE3C967" w14:textId="77777777" w:rsidR="00975780" w:rsidRPr="00975780" w:rsidRDefault="00975780" w:rsidP="00975780">
      <w:pPr>
        <w:pStyle w:val="EndNoteBibliography"/>
        <w:ind w:left="720" w:hanging="720"/>
      </w:pPr>
      <w:r w:rsidRPr="00975780">
        <w:lastRenderedPageBreak/>
        <w:t>Pinsky ML, Guannel G, Arkema KK (2013) Quantifying wave attenuation to inform coastal habitat conservation. Ecosphere 4:art95</w:t>
      </w:r>
    </w:p>
    <w:p w14:paraId="66A8B0AE" w14:textId="77777777" w:rsidR="00975780" w:rsidRPr="00975780" w:rsidRDefault="00975780" w:rsidP="00975780">
      <w:pPr>
        <w:pStyle w:val="EndNoteBibliography"/>
        <w:ind w:left="720" w:hanging="720"/>
      </w:pPr>
      <w:r w:rsidRPr="00975780">
        <w:t>Potts JM, Elith J (2006) Comparing species abundance models. Ecological Modelling 199:153-163</w:t>
      </w:r>
    </w:p>
    <w:p w14:paraId="3701C805" w14:textId="45CB4DB9" w:rsidR="00975780" w:rsidRPr="00975780" w:rsidRDefault="00975780" w:rsidP="00975780">
      <w:pPr>
        <w:pStyle w:val="EndNoteBibliography"/>
        <w:ind w:left="720" w:hanging="720"/>
      </w:pPr>
      <w:r w:rsidRPr="00975780">
        <w:t xml:space="preserve">R Core Team (2022) R: A language and environment for statistical computing. R Foundation for Statistical Computing, Vienna, Austria. URL </w:t>
      </w:r>
      <w:hyperlink r:id="rId9" w:history="1">
        <w:r w:rsidRPr="00975780">
          <w:rPr>
            <w:rStyle w:val="Hyperlink"/>
          </w:rPr>
          <w:t>https://www.R-project.org/</w:t>
        </w:r>
      </w:hyperlink>
      <w:r w:rsidRPr="00975780">
        <w:t>.</w:t>
      </w:r>
    </w:p>
    <w:p w14:paraId="49E08CD7" w14:textId="77777777" w:rsidR="00975780" w:rsidRPr="00975780" w:rsidRDefault="00975780" w:rsidP="00975780">
      <w:pPr>
        <w:pStyle w:val="EndNoteBibliography"/>
        <w:ind w:left="720" w:hanging="720"/>
      </w:pPr>
      <w:r w:rsidRPr="00975780">
        <w:t>Randell Z, Kenner M, Tomoleoni J, Yee J, Novak M (2022) Kelp-forest dynamics controlled by substrate complexity. Proceedings of the National Academy of Sciences 119:e2103483119</w:t>
      </w:r>
    </w:p>
    <w:p w14:paraId="4C77CC28" w14:textId="77777777" w:rsidR="00975780" w:rsidRPr="00975780" w:rsidRDefault="00975780" w:rsidP="00975780">
      <w:pPr>
        <w:pStyle w:val="EndNoteBibliography"/>
        <w:ind w:left="720" w:hanging="720"/>
      </w:pPr>
      <w:r w:rsidRPr="00975780">
        <w:t>Reed D, Washburn L, Rassweiler A, Miller R, Bell T, Harrer S (2016) Extreme warming challenges sentinel status of kelp forests as indicators of climate change. Nature Communications 7:13757</w:t>
      </w:r>
    </w:p>
    <w:p w14:paraId="071BACBF" w14:textId="77777777" w:rsidR="00975780" w:rsidRPr="00975780" w:rsidRDefault="00975780" w:rsidP="00975780">
      <w:pPr>
        <w:pStyle w:val="EndNoteBibliography"/>
        <w:ind w:left="720" w:hanging="720"/>
      </w:pPr>
      <w:r w:rsidRPr="00975780">
        <w:t>Reed DC, Rassweiler A, Carr MH, Cavanaugh KC, Malone DP, Siegel DA (2011) Wave disturbance overwhelms top-down and bottom-up control of primary production in California kelp forests. Ecology 92:2108-2116</w:t>
      </w:r>
    </w:p>
    <w:p w14:paraId="70D0D470" w14:textId="77777777" w:rsidR="00975780" w:rsidRPr="00975780" w:rsidRDefault="00975780" w:rsidP="00975780">
      <w:pPr>
        <w:pStyle w:val="EndNoteBibliography"/>
        <w:ind w:left="720" w:hanging="720"/>
      </w:pPr>
      <w:r w:rsidRPr="00975780">
        <w:t>Reynolds RW, Smith TM, Liu C, Chelton DB, Casey KS, Schlax MG (2007) Daily high-resolution-blended analyses for Sea Surface temperature. Journal of Climate 20:5473-5496</w:t>
      </w:r>
    </w:p>
    <w:p w14:paraId="581AC2AA" w14:textId="77777777" w:rsidR="00975780" w:rsidRPr="00975780" w:rsidRDefault="00975780" w:rsidP="00975780">
      <w:pPr>
        <w:pStyle w:val="EndNoteBibliography"/>
        <w:ind w:left="720" w:hanging="720"/>
      </w:pPr>
      <w:r w:rsidRPr="00975780">
        <w:t>Rogers-Bennett L, Catton CA (2019) Marine heat wave and multiple stressors tip bull kelp forest to sea urchin barrens. Sci Rep 9:15050</w:t>
      </w:r>
    </w:p>
    <w:p w14:paraId="75B28883" w14:textId="77777777" w:rsidR="00975780" w:rsidRPr="00975780" w:rsidRDefault="00975780" w:rsidP="00975780">
      <w:pPr>
        <w:pStyle w:val="EndNoteBibliography"/>
        <w:ind w:left="720" w:hanging="720"/>
      </w:pPr>
      <w:r w:rsidRPr="00975780">
        <w:t>Sanford E, Sones JL, García-Reyes M, Goddard JHR, Largier JL (2019) Widespread shifts in the coastal biota of northern California during the 2014–2016 marine heatwaves. Scientific Reports 9:4216</w:t>
      </w:r>
    </w:p>
    <w:p w14:paraId="7E46D97E" w14:textId="77777777" w:rsidR="00975780" w:rsidRPr="00975780" w:rsidRDefault="00975780" w:rsidP="00975780">
      <w:pPr>
        <w:pStyle w:val="EndNoteBibliography"/>
        <w:ind w:left="720" w:hanging="720"/>
      </w:pPr>
      <w:r w:rsidRPr="00975780">
        <w:lastRenderedPageBreak/>
        <w:t>Scannell HA, Johnson GC, Thompson L, Lyman JM, Riser SC (2020) Subsurface evolution and persistence of marine heatwaves in the northeast Pacific. Geophysical Research Letters 47:e2020GL090548</w:t>
      </w:r>
    </w:p>
    <w:p w14:paraId="5978C6B4" w14:textId="77777777" w:rsidR="00975780" w:rsidRPr="00975780" w:rsidRDefault="00975780" w:rsidP="00975780">
      <w:pPr>
        <w:pStyle w:val="EndNoteBibliography"/>
        <w:ind w:left="720" w:hanging="720"/>
      </w:pPr>
      <w:r w:rsidRPr="00975780">
        <w:t>Scharkow M, Mangold F, Stier S, Breuer J (2020) How social network sites and other online intermediaries increase exposure to news. Proceedings of the National Academy of Sciences 117:2761-2763</w:t>
      </w:r>
    </w:p>
    <w:p w14:paraId="49DA3AB1" w14:textId="77777777" w:rsidR="00975780" w:rsidRPr="00975780" w:rsidRDefault="00975780" w:rsidP="00975780">
      <w:pPr>
        <w:pStyle w:val="EndNoteBibliography"/>
        <w:ind w:left="720" w:hanging="720"/>
      </w:pPr>
      <w:r w:rsidRPr="00975780">
        <w:t>Schiel DR, Foster MS (2015) The biology and ecology of giant kelp forests. University of California Press, Berkeley, CA</w:t>
      </w:r>
    </w:p>
    <w:p w14:paraId="323684D1" w14:textId="77777777" w:rsidR="00975780" w:rsidRPr="00975780" w:rsidRDefault="00975780" w:rsidP="00975780">
      <w:pPr>
        <w:pStyle w:val="EndNoteBibliography"/>
        <w:ind w:left="720" w:hanging="720"/>
      </w:pPr>
      <w:r w:rsidRPr="00975780">
        <w:t>Schindler DE, Armstrong JB, Reed TE (2015) The portfolio concept in ecology and evolution. Frontiers in Ecology and the Environment 15:257-263</w:t>
      </w:r>
    </w:p>
    <w:p w14:paraId="3EFDB1CB" w14:textId="77777777" w:rsidR="00975780" w:rsidRPr="00975780" w:rsidRDefault="00975780" w:rsidP="00975780">
      <w:pPr>
        <w:pStyle w:val="EndNoteBibliography"/>
        <w:ind w:left="720" w:hanging="720"/>
      </w:pPr>
      <w:r w:rsidRPr="00975780">
        <w:t>Schlegel RW, Smit AJ (2018) heatwaveR: A central algorithm for the detection of heatwaves and cold-spells. Journal of Open Source Software 3:821</w:t>
      </w:r>
    </w:p>
    <w:p w14:paraId="33CB8F20" w14:textId="77777777" w:rsidR="00975780" w:rsidRPr="00975780" w:rsidRDefault="00975780" w:rsidP="00975780">
      <w:pPr>
        <w:pStyle w:val="EndNoteBibliography"/>
        <w:ind w:left="720" w:hanging="720"/>
      </w:pPr>
      <w:r w:rsidRPr="00975780">
        <w:t>Schmitt RJ, Holbrook SJ (1990) Contrasting effects of giant kelp on dynamics of surfperch populations. Oecologia 84:419-429</w:t>
      </w:r>
    </w:p>
    <w:p w14:paraId="32FDF6F2" w14:textId="77777777" w:rsidR="00975780" w:rsidRPr="00975780" w:rsidRDefault="00975780" w:rsidP="00975780">
      <w:pPr>
        <w:pStyle w:val="EndNoteBibliography"/>
        <w:ind w:left="720" w:hanging="720"/>
      </w:pPr>
      <w:r w:rsidRPr="00975780">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5D091F8D" w14:textId="77777777" w:rsidR="00975780" w:rsidRPr="00975780" w:rsidRDefault="00975780" w:rsidP="00975780">
      <w:pPr>
        <w:pStyle w:val="EndNoteBibliography"/>
        <w:ind w:left="720" w:hanging="720"/>
      </w:pPr>
      <w:r w:rsidRPr="00975780">
        <w:t>Schultz JA, Cloutier RN, Côté IM (2016) Evidence for a trophic cascade on rocky reefs following sea star mass mortality in British Columbia. PeerJ 4:e1980</w:t>
      </w:r>
    </w:p>
    <w:p w14:paraId="3787B22D" w14:textId="77777777" w:rsidR="00975780" w:rsidRPr="00975780" w:rsidRDefault="00975780" w:rsidP="00975780">
      <w:pPr>
        <w:pStyle w:val="EndNoteBibliography"/>
        <w:ind w:left="720" w:hanging="720"/>
      </w:pPr>
      <w:r w:rsidRPr="00975780">
        <w:t>Selden RL, Gaines SD, Hamilton SL, Warner RR (2017) Protection of large predators in a marine reserve alters size-dependent prey mortality. Proceedings of the Royal Society B: Biological Sciences 284:20161936</w:t>
      </w:r>
    </w:p>
    <w:p w14:paraId="604A1554" w14:textId="77777777" w:rsidR="00975780" w:rsidRPr="00975780" w:rsidRDefault="00975780" w:rsidP="00975780">
      <w:pPr>
        <w:pStyle w:val="EndNoteBibliography"/>
        <w:ind w:left="720" w:hanging="720"/>
      </w:pPr>
      <w:r w:rsidRPr="00975780">
        <w:lastRenderedPageBreak/>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1EACBF6" w14:textId="77777777" w:rsidR="00975780" w:rsidRPr="00975780" w:rsidRDefault="00975780" w:rsidP="00975780">
      <w:pPr>
        <w:pStyle w:val="EndNoteBibliography"/>
        <w:ind w:left="720" w:hanging="720"/>
      </w:pPr>
      <w:r w:rsidRPr="00975780">
        <w:t>Siddon CE, Witman JD (2003) Influence of chronic, low-level hydrodynamic forces on subtidal community structure. Marine Ecology Progress Series 261:99-110</w:t>
      </w:r>
    </w:p>
    <w:p w14:paraId="39281C37" w14:textId="77777777" w:rsidR="00975780" w:rsidRPr="00975780" w:rsidRDefault="00975780" w:rsidP="00975780">
      <w:pPr>
        <w:pStyle w:val="EndNoteBibliography"/>
        <w:ind w:left="720" w:hanging="720"/>
      </w:pPr>
      <w:r w:rsidRPr="00975780">
        <w:t>Smale DA (2020) Impacts of ocean warming on kelp forest ecosystems. New Phytologist 225:1447-1454</w:t>
      </w:r>
    </w:p>
    <w:p w14:paraId="42E80A00" w14:textId="77777777" w:rsidR="00975780" w:rsidRPr="00975780" w:rsidRDefault="00975780" w:rsidP="00975780">
      <w:pPr>
        <w:pStyle w:val="EndNoteBibliography"/>
        <w:ind w:left="720" w:hanging="720"/>
      </w:pPr>
      <w:r w:rsidRPr="00975780">
        <w:t>Smale DA, Wernberg T (2013) Extreme climatic event drives range contraction of a habitat-forming species. Proceedings of the Royal Society B: Biological Sciences 280:20122829</w:t>
      </w:r>
    </w:p>
    <w:p w14:paraId="2482FA13" w14:textId="77777777" w:rsidR="00975780" w:rsidRPr="00975780" w:rsidRDefault="00975780" w:rsidP="00975780">
      <w:pPr>
        <w:pStyle w:val="EndNoteBibliography"/>
        <w:ind w:left="720" w:hanging="720"/>
      </w:pPr>
      <w:r w:rsidRPr="00975780">
        <w:t>Smith EAE, Fox MD (2022) Characterizing energy flow in kelp forest food webs: a geochemical review and call for additional research. Ecography 2022:e05566</w:t>
      </w:r>
    </w:p>
    <w:p w14:paraId="11B8808A" w14:textId="77777777" w:rsidR="00975780" w:rsidRPr="00975780" w:rsidRDefault="00975780" w:rsidP="00975780">
      <w:pPr>
        <w:pStyle w:val="EndNoteBibliography"/>
        <w:ind w:left="720" w:hanging="720"/>
      </w:pPr>
      <w:r w:rsidRPr="00975780">
        <w:t>Smith JG, Tomoleoni J, Staedler M, Lyon S, Fujii J, Tinker MT (2021) Behavioral responses across a mosaic of ecosystem states restructure a sea otter-urchin trophic cascade. Proceedings of the Nationall Academy of Science USA 118:e2012493118</w:t>
      </w:r>
    </w:p>
    <w:p w14:paraId="4B78EDE3" w14:textId="77777777" w:rsidR="00975780" w:rsidRPr="00975780" w:rsidRDefault="00975780" w:rsidP="00975780">
      <w:pPr>
        <w:pStyle w:val="EndNoteBibliography"/>
        <w:ind w:left="720" w:hanging="720"/>
      </w:pPr>
      <w:r w:rsidRPr="00975780">
        <w:t>Straub SC, Wernberg T, Thomsen MS, Moore PJ, Burrows MT, Harvey BP, Smale DA (2019) Resistance, extinction, and everything in between – The diverse responses of seaweeds to marine heatwaves. Frontiers in Marine Science 6</w:t>
      </w:r>
    </w:p>
    <w:p w14:paraId="034A013E" w14:textId="77777777" w:rsidR="00975780" w:rsidRPr="00975780" w:rsidRDefault="00975780" w:rsidP="00975780">
      <w:pPr>
        <w:pStyle w:val="EndNoteBibliography"/>
        <w:ind w:left="720" w:hanging="720"/>
      </w:pPr>
      <w:r w:rsidRPr="00975780">
        <w:t>Supratya VP, Coleman LJM, Martone PT (2020) Elevated temperature affects phenotypic plasticity in the bull kelp (</w:t>
      </w:r>
      <w:r w:rsidRPr="00975780">
        <w:rPr>
          <w:i/>
        </w:rPr>
        <w:t>Nereocystis luetkeana</w:t>
      </w:r>
      <w:r w:rsidRPr="00975780">
        <w:t>, Phaeophyceae). Journal of Phycology 56:1534-1541</w:t>
      </w:r>
    </w:p>
    <w:p w14:paraId="26E8EBE3" w14:textId="77777777" w:rsidR="00975780" w:rsidRPr="00975780" w:rsidRDefault="00975780" w:rsidP="00975780">
      <w:pPr>
        <w:pStyle w:val="EndNoteBibliography"/>
        <w:ind w:left="720" w:hanging="720"/>
      </w:pPr>
      <w:r w:rsidRPr="00975780">
        <w:lastRenderedPageBreak/>
        <w:t>Teagle H, Hawkins SJ, Moore PJ, Smale DA (2017) The role of kelp species as biogenic habitat formers in coastal marine ecosystems. Journal of Experimental Marine Biology and Ecology 492:81-98</w:t>
      </w:r>
    </w:p>
    <w:p w14:paraId="41FAC9FD" w14:textId="77777777" w:rsidR="00975780" w:rsidRPr="00975780" w:rsidRDefault="00975780" w:rsidP="00975780">
      <w:pPr>
        <w:pStyle w:val="EndNoteBibliography"/>
        <w:ind w:left="720" w:hanging="720"/>
      </w:pPr>
      <w:r w:rsidRPr="00975780">
        <w:t>Tegner M, Levin L (1983) Spiny lobsters and sea urchins: analysis of a predator-prey interaction. Journal of Experimental Marine Biology and Ecology 73:125-150</w:t>
      </w:r>
    </w:p>
    <w:p w14:paraId="1E0508AE" w14:textId="77777777" w:rsidR="00975780" w:rsidRPr="00975780" w:rsidRDefault="00975780" w:rsidP="00975780">
      <w:pPr>
        <w:pStyle w:val="EndNoteBibliography"/>
        <w:ind w:left="720" w:hanging="720"/>
      </w:pPr>
      <w:r w:rsidRPr="00975780">
        <w:t>Thomsen MS, Mondardini L, Alestra T, Gerrity S, Tait L, South PM, Lilley SA, Schiel DR (2019) Local extinction of bull kelp (Durvillaea spp.) due to a marine heatwave. Frontiers in Marine Science 6:84</w:t>
      </w:r>
    </w:p>
    <w:p w14:paraId="17545141" w14:textId="77777777" w:rsidR="00975780" w:rsidRPr="00975780" w:rsidRDefault="00975780" w:rsidP="00975780">
      <w:pPr>
        <w:pStyle w:val="EndNoteBibliography"/>
        <w:ind w:left="720" w:hanging="720"/>
      </w:pPr>
      <w:r w:rsidRPr="00975780">
        <w:t>Thorson JT, Scheuerell MD, Olden JD, Schindler DE (2018) Spatial heterogeneity contributes more to portfolio effects than species variability in bottom-associated marine fishes. Proceedings of the Royal Society B: Biological Sciences 285:20180915</w:t>
      </w:r>
    </w:p>
    <w:p w14:paraId="5C3391BA" w14:textId="77777777" w:rsidR="00975780" w:rsidRPr="00975780" w:rsidRDefault="00975780" w:rsidP="00975780">
      <w:pPr>
        <w:pStyle w:val="EndNoteBibliography"/>
        <w:ind w:left="720" w:hanging="720"/>
      </w:pPr>
      <w:r w:rsidRPr="00975780">
        <w:t>Uthicke S, Schaffelke B, Byrne M (2009) A boom–bust phylum? Ecological and evolutionary consequences of density variations in echinoderms. Ecological Monographs 79:3-24</w:t>
      </w:r>
    </w:p>
    <w:p w14:paraId="2C969CE9" w14:textId="77777777" w:rsidR="00975780" w:rsidRPr="00975780" w:rsidRDefault="00975780" w:rsidP="00975780">
      <w:pPr>
        <w:pStyle w:val="EndNoteBibliography"/>
        <w:ind w:left="720" w:hanging="720"/>
      </w:pPr>
      <w:r w:rsidRPr="00975780">
        <w:t xml:space="preserve">Van Wagenen RF (2015) Washington Coastal kelp resources—port townsend to the Columbia River, summer 2014. Washington Department of Natural Resources, Olympia. </w:t>
      </w:r>
    </w:p>
    <w:p w14:paraId="612F3A9C" w14:textId="77777777" w:rsidR="00975780" w:rsidRPr="00975780" w:rsidRDefault="00975780" w:rsidP="00975780">
      <w:pPr>
        <w:pStyle w:val="EndNoteBibliography"/>
        <w:ind w:left="720" w:hanging="720"/>
      </w:pPr>
      <w:r w:rsidRPr="00975780">
        <w:t>Wallace FR, Hoffmann A, Tagart J (1999) Status of the black rockfish resource in 1999. Pacific Fishery Management Council, 7700 NE Ambnassador Place, Suite 101, Portland, OR, 97220</w:t>
      </w:r>
    </w:p>
    <w:p w14:paraId="26676BA5" w14:textId="77777777" w:rsidR="00975780" w:rsidRPr="00975780" w:rsidRDefault="00975780" w:rsidP="00975780">
      <w:pPr>
        <w:pStyle w:val="EndNoteBibliography"/>
        <w:ind w:left="720" w:hanging="720"/>
      </w:pPr>
      <w:r w:rsidRPr="00975780">
        <w:t>Walter JA, Castorani MCN, Bell TW, Sheppard Lawrence W, Cavanaugh KC, Reuman DC (2022) Tail-dependent spatial synchrony arises from nonlinear driver–response relationships. Ecology Letters 25:1189-1201</w:t>
      </w:r>
    </w:p>
    <w:p w14:paraId="5C579391" w14:textId="77777777" w:rsidR="00975780" w:rsidRPr="00975780" w:rsidRDefault="00975780" w:rsidP="00975780">
      <w:pPr>
        <w:pStyle w:val="EndNoteBibliography"/>
        <w:ind w:left="720" w:hanging="720"/>
      </w:pPr>
      <w:r w:rsidRPr="00975780">
        <w:t>Watson J, Estes JA (2011) Stability, resilience, and phase shifts in rocky subtidal communities along the west coast of Vancouver Island, Canada. Ecological Monographs 81:215-239</w:t>
      </w:r>
    </w:p>
    <w:p w14:paraId="168E188B" w14:textId="634A5BFB" w:rsidR="00975780" w:rsidRPr="00975780" w:rsidRDefault="00975780" w:rsidP="00975780">
      <w:pPr>
        <w:pStyle w:val="EndNoteBibliography"/>
        <w:ind w:left="720" w:hanging="720"/>
      </w:pPr>
      <w:r w:rsidRPr="00975780">
        <w:lastRenderedPageBreak/>
        <w:t xml:space="preserve">WDNR (2017) Kelp monitoring—Olympic Peninsula,  Washington State Department of Natural Resources, Olympia, WA. </w:t>
      </w:r>
      <w:hyperlink r:id="rId10" w:history="1">
        <w:r w:rsidRPr="00975780">
          <w:rPr>
            <w:rStyle w:val="Hyperlink"/>
          </w:rPr>
          <w:t>http://data-wadnr</w:t>
        </w:r>
      </w:hyperlink>
      <w:r w:rsidRPr="00975780">
        <w:t xml:space="preserve"> .opend ata.arcgi s.com/datas ets/kelp-monit oring -olympic-penin sula Accessed: 1 Sept 2017. </w:t>
      </w:r>
    </w:p>
    <w:p w14:paraId="308DD432" w14:textId="77777777" w:rsidR="00975780" w:rsidRPr="00975780" w:rsidRDefault="00975780" w:rsidP="00975780">
      <w:pPr>
        <w:pStyle w:val="EndNoteBibliography"/>
        <w:ind w:left="720" w:hanging="720"/>
      </w:pPr>
      <w:r w:rsidRPr="00975780">
        <w:t>Weigel BL, Pfister CA (2021) The dynamics and stoichiometry of dissolved organic carbon release by kelp. Ecology 102:e03221</w:t>
      </w:r>
    </w:p>
    <w:p w14:paraId="28452292" w14:textId="77777777" w:rsidR="00975780" w:rsidRPr="00975780" w:rsidRDefault="00975780" w:rsidP="00975780">
      <w:pPr>
        <w:pStyle w:val="EndNoteBibliography"/>
        <w:ind w:left="720" w:hanging="720"/>
      </w:pPr>
      <w:r w:rsidRPr="00975780">
        <w:t>Wernberg T, Bennett S, Babcock RC, De Bettignies T, Cure K, Depczynski M, Dufois F, Fromont J, Fulton CJ, Hovey RK (2016) Climate-driven regime shift of a temperate marine ecosystem. Science 353:169-172</w:t>
      </w:r>
    </w:p>
    <w:p w14:paraId="2176F3B1" w14:textId="77777777" w:rsidR="00975780" w:rsidRPr="00975780" w:rsidRDefault="00975780" w:rsidP="00975780">
      <w:pPr>
        <w:pStyle w:val="EndNoteBibliography"/>
        <w:ind w:left="720" w:hanging="720"/>
      </w:pPr>
      <w:r w:rsidRPr="00975780">
        <w:t>Wernberg T, Krumhansl K, Filbee-Dexter K, Pedersen MF (2019) Chapter 3 - Status and trends for the world’s kelp forests. In: Sheppard C (ed) World seas: an Environmental evaluation (Second Edition). Academic Press, London</w:t>
      </w:r>
    </w:p>
    <w:p w14:paraId="010BB01A" w14:textId="77777777" w:rsidR="00975780" w:rsidRPr="00975780" w:rsidRDefault="00975780" w:rsidP="00975780">
      <w:pPr>
        <w:pStyle w:val="EndNoteBibliography"/>
        <w:ind w:left="720" w:hanging="720"/>
      </w:pPr>
      <w:r w:rsidRPr="00975780">
        <w:t>Wilmers CC, Estes JA, Edwards M, Laidre KL, Konar B (2012) Do trophic cascades affect the storage and flux of atmospheric carbon? An analysis of sea otters and kelp forests. Frontiers in Ecology and the Environment 10:409-415</w:t>
      </w:r>
    </w:p>
    <w:p w14:paraId="0C64934F" w14:textId="77777777" w:rsidR="00975780" w:rsidRPr="00975780" w:rsidRDefault="00975780" w:rsidP="00975780">
      <w:pPr>
        <w:pStyle w:val="EndNoteBibliography"/>
        <w:ind w:left="720" w:hanging="720"/>
      </w:pPr>
      <w:r w:rsidRPr="00975780">
        <w:t>Zimmerman RC, Kremer JN (1984) Episodic nutrient supply to a kelp forest ecosystem in Southern California. Journal of Marine Research 42:591-604</w:t>
      </w:r>
    </w:p>
    <w:p w14:paraId="6DB18045" w14:textId="29ED3705" w:rsidR="00E878A1" w:rsidRPr="00E878A1" w:rsidRDefault="00E878A1" w:rsidP="00310026">
      <w:pPr>
        <w:ind w:left="810" w:hanging="810"/>
      </w:pPr>
      <w:r w:rsidRPr="00E878A1">
        <w:fldChar w:fldCharType="end"/>
      </w:r>
    </w:p>
    <w:p w14:paraId="773F4EC1" w14:textId="19EC2818" w:rsidR="00471A3D" w:rsidRDefault="00EF0B3C" w:rsidP="005241E2">
      <w:r>
        <w:br w:type="page"/>
      </w:r>
    </w:p>
    <w:p w14:paraId="52BD4563" w14:textId="77777777" w:rsidR="00471A3D" w:rsidRDefault="00EF0B3C">
      <w:pPr>
        <w:pStyle w:val="Heading1"/>
      </w:pPr>
      <w:bookmarkStart w:id="182" w:name="_x7i6qakwgxpk" w:colFirst="0" w:colLast="0"/>
      <w:bookmarkEnd w:id="182"/>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0AD51190" w:rsidR="00471A3D" w:rsidRDefault="00EF0B3C">
      <w:pPr>
        <w:pStyle w:val="Heading5"/>
      </w:pPr>
      <w:bookmarkStart w:id="183" w:name="_xh2yuyi7vi5o" w:colFirst="0" w:colLast="0"/>
      <w:bookmarkEnd w:id="183"/>
      <w:r>
        <w:t xml:space="preserve">Figure 1. </w:t>
      </w:r>
      <w:ins w:id="184" w:author="Nick.Tolimieri" w:date="2022-11-21T13:10:00Z">
        <w:r w:rsidR="005C7F4E">
          <w:t xml:space="preserve">a-c) </w:t>
        </w:r>
      </w:ins>
      <w:r>
        <w:t>Location of</w:t>
      </w:r>
      <w:ins w:id="185" w:author="Nick.Tolimieri" w:date="2022-11-21T13:12:00Z">
        <w:r w:rsidR="00303C40">
          <w:t xml:space="preserve"> </w:t>
        </w:r>
      </w:ins>
      <w:del w:id="186" w:author="Nick.Tolimieri" w:date="2022-11-21T13:12:00Z">
        <w:r w:rsidDel="00303C40">
          <w:delText xml:space="preserve"> the</w:delText>
        </w:r>
      </w:del>
      <w:ins w:id="187" w:author="Nick.Tolimieri" w:date="2022-11-21T13:11:00Z">
        <w:r w:rsidR="00AA34BD">
          <w:t xml:space="preserve"> Olympic Coast National Marine Sanctuary (OCNMS</w:t>
        </w:r>
      </w:ins>
      <w:ins w:id="188" w:author="Nick.Tolimieri" w:date="2022-11-21T13:12:00Z">
        <w:r w:rsidR="00AA34BD">
          <w:t xml:space="preserve">, </w:t>
        </w:r>
        <w:r w:rsidR="00AA34BD" w:rsidRPr="00AA34BD">
          <w:t xml:space="preserve">the outer coast of Washington and the western Strait to </w:t>
        </w:r>
        <w:proofErr w:type="spellStart"/>
        <w:r w:rsidR="00AA34BD" w:rsidRPr="00AA34BD">
          <w:t>Neah</w:t>
        </w:r>
        <w:proofErr w:type="spellEnd"/>
        <w:r w:rsidR="00AA34BD" w:rsidRPr="00AA34BD">
          <w:t xml:space="preserve"> Bay</w:t>
        </w:r>
      </w:ins>
      <w:ins w:id="189" w:author="Nick.Tolimieri" w:date="2022-11-21T13:11:00Z">
        <w:r w:rsidR="00AA34BD">
          <w:t xml:space="preserve">) and the </w:t>
        </w:r>
      </w:ins>
      <w:del w:id="190" w:author="Nick.Tolimieri" w:date="2022-11-21T13:11:00Z">
        <w:r w:rsidDel="00AA34BD">
          <w:delText xml:space="preserve"> </w:delText>
        </w:r>
      </w:del>
      <w:r>
        <w:t>five study sites with distribution of floating kelp shown in green</w:t>
      </w:r>
      <w:ins w:id="191" w:author="Nick.Tolimieri" w:date="2022-11-21T13:10:00Z">
        <w:r w:rsidR="005C7F4E">
          <w:t xml:space="preserve">; </w:t>
        </w:r>
      </w:ins>
      <w:del w:id="192" w:author="Nick.Tolimieri" w:date="2022-11-21T13:10:00Z">
        <w:r w:rsidDel="005C7F4E">
          <w:delText xml:space="preserve">. Plots on right (2003-2021) are: </w:delText>
        </w:r>
      </w:del>
      <w:del w:id="193" w:author="Nick.Tolimieri" w:date="2022-11-21T13:09:00Z">
        <w:r w:rsidDel="005C7F4E">
          <w:delText>a</w:delText>
        </w:r>
      </w:del>
      <w:ins w:id="194" w:author="Nick.Tolimieri" w:date="2022-11-21T13:09:00Z">
        <w:r w:rsidR="005C7F4E">
          <w:t>d</w:t>
        </w:r>
      </w:ins>
      <w:r>
        <w:t>) Mean SST of the warmest month averaged across the five sites</w:t>
      </w:r>
      <w:r w:rsidR="00EA5F2A">
        <w:t xml:space="preserve"> (black line</w:t>
      </w:r>
      <w:del w:id="195" w:author="Nick.Tolimieri" w:date="2022-11-21T13:10:00Z">
        <w:r w:rsidR="00EA5F2A" w:rsidDel="005C7F4E">
          <w:delText>)</w:delText>
        </w:r>
        <w:r w:rsidDel="005C7F4E">
          <w:delText xml:space="preserve">, </w:delText>
        </w:r>
      </w:del>
      <w:ins w:id="196" w:author="Nick.Tolimieri" w:date="2022-11-21T13:10:00Z">
        <w:r w:rsidR="005C7F4E">
          <w:t>)</w:t>
        </w:r>
        <w:r w:rsidR="005C7F4E">
          <w:t>;</w:t>
        </w:r>
        <w:r w:rsidR="005C7F4E">
          <w:t xml:space="preserve"> </w:t>
        </w:r>
      </w:ins>
      <w:r>
        <w:t xml:space="preserve">and </w:t>
      </w:r>
      <w:ins w:id="197" w:author="Nick.Tolimieri" w:date="2022-11-21T13:09:00Z">
        <w:r w:rsidR="005C7F4E">
          <w:t>e</w:t>
        </w:r>
      </w:ins>
      <w:del w:id="198" w:author="Nick.Tolimieri" w:date="2022-11-21T13:09:00Z">
        <w:r w:rsidDel="005C7F4E">
          <w:delText>b</w:delText>
        </w:r>
      </w:del>
      <w:r>
        <w:t xml:space="preserve">) </w:t>
      </w:r>
      <w:r w:rsidR="006C0AD9">
        <w:t>total area</w:t>
      </w:r>
      <w:r>
        <w:t xml:space="preserve"> of </w:t>
      </w:r>
      <w:r w:rsidR="001D537C">
        <w:t>kelp canopies floating on the surface</w:t>
      </w:r>
      <w:r>
        <w:t xml:space="preserve"> </w:t>
      </w:r>
      <w:r w:rsidR="0028520A">
        <w:t xml:space="preserve">within </w:t>
      </w:r>
      <w:del w:id="199" w:author="Nick.Tolimieri" w:date="2022-11-21T13:13:00Z">
        <w:r w:rsidR="0028520A" w:rsidDel="00303C40">
          <w:delText xml:space="preserve">the </w:delText>
        </w:r>
      </w:del>
      <w:del w:id="200" w:author="Nick.Tolimieri" w:date="2022-11-21T13:12:00Z">
        <w:r w:rsidR="001D537C" w:rsidDel="00AA34BD">
          <w:delText>Olympic Coast National Marine Sanctuary</w:delText>
        </w:r>
      </w:del>
      <w:ins w:id="201" w:author="Nick.Tolimieri" w:date="2022-11-21T13:12:00Z">
        <w:r w:rsidR="00AA34BD">
          <w:t>OCNMS</w:t>
        </w:r>
      </w:ins>
      <w:del w:id="202" w:author="Nick.Tolimieri" w:date="2022-11-21T13:12:00Z">
        <w:r w:rsidR="001D537C" w:rsidDel="00AA34BD">
          <w:delText xml:space="preserve"> (the outer coast of Was</w:delText>
        </w:r>
        <w:r w:rsidR="008D19A5" w:rsidDel="00AA34BD">
          <w:delText>h</w:delText>
        </w:r>
        <w:r w:rsidR="001D537C" w:rsidDel="00AA34BD">
          <w:delText>ington and the western Strait</w:delText>
        </w:r>
        <w:r w:rsidR="008D19A5" w:rsidDel="00AA34BD">
          <w:delText xml:space="preserve"> to Neah Bay)</w:delText>
        </w:r>
      </w:del>
      <w:r>
        <w:t xml:space="preserve">. </w:t>
      </w:r>
      <w:r w:rsidR="00B3658B">
        <w:t>Black line in (</w:t>
      </w:r>
      <w:del w:id="203" w:author="Nick.Tolimieri" w:date="2022-11-21T13:10:00Z">
        <w:r w:rsidR="00B3658B" w:rsidDel="005C7F4E">
          <w:delText>a</w:delText>
        </w:r>
      </w:del>
      <w:ins w:id="204" w:author="Nick.Tolimieri" w:date="2022-11-21T13:10:00Z">
        <w:r w:rsidR="005C7F4E">
          <w:t>d</w:t>
        </w:r>
      </w:ins>
      <w:r w:rsidR="00B3658B">
        <w:t xml:space="preserve">)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0E18D5AC" w:rsidR="00471A3D" w:rsidRDefault="00467226">
      <w:pPr>
        <w:ind w:firstLine="0"/>
        <w:jc w:val="center"/>
      </w:pPr>
      <w:del w:id="205" w:author="Nick.Tolimieri" w:date="2022-11-21T10:47:00Z">
        <w:r w:rsidDel="00370778">
          <w:rPr>
            <w:noProof/>
            <w:lang w:val="en-US"/>
          </w:rPr>
          <w:drawing>
            <wp:inline distT="0" distB="0" distL="0" distR="0" wp14:anchorId="24A1EBF8" wp14:editId="69C9E3E0">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del>
    </w:p>
    <w:p w14:paraId="31F32EC5" w14:textId="1877E977" w:rsidR="00471A3D" w:rsidRDefault="00160A9C" w:rsidP="00077BD4">
      <w:pPr>
        <w:pStyle w:val="Heading5"/>
        <w:jc w:val="center"/>
      </w:pPr>
      <w:bookmarkStart w:id="206" w:name="_mtrc7z2fgaa" w:colFirst="0" w:colLast="0"/>
      <w:bookmarkEnd w:id="206"/>
      <w:ins w:id="207" w:author="Nick.Tolimieri" w:date="2022-11-21T10:47:00Z">
        <w:r>
          <w:rPr>
            <w:noProof/>
            <w:lang w:val="en-US"/>
          </w:rPr>
          <w:lastRenderedPageBreak/>
          <w:drawing>
            <wp:inline distT="0" distB="0" distL="0" distR="0" wp14:anchorId="5BE4FABD" wp14:editId="65224272">
              <wp:extent cx="5943612" cy="59436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ins>
      <w:r w:rsidR="00EF0B3C">
        <w:t xml:space="preserve">Figure 2. Time series of the focal groups </w:t>
      </w:r>
      <w:proofErr w:type="spellStart"/>
      <w:r w:rsidR="00EF0B3C">
        <w:t>coastwide</w:t>
      </w:r>
      <w:proofErr w:type="spellEnd"/>
      <w:r w:rsidR="00EF0B3C">
        <w:t xml:space="preserve"> from dive surveys from 2015-2021. a) density of kelp stipes, b) urchin density, c) sea star density, d) fish abundance, and e) abundance of juvenile rockfishes.</w:t>
      </w:r>
      <w:r w:rsidR="00481C24">
        <w:t xml:space="preserve"> For sea stars see </w:t>
      </w:r>
      <w:r w:rsidR="00D9376B">
        <w:t>Table S4</w:t>
      </w:r>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22F8A827" w:rsidR="00471A3D" w:rsidRDefault="00452CB8">
      <w:pPr>
        <w:jc w:val="center"/>
      </w:pPr>
      <w:bookmarkStart w:id="208" w:name="_GoBack"/>
      <w:del w:id="209" w:author="Nick.Tolimieri" w:date="2022-11-21T14:09:00Z">
        <w:r w:rsidDel="00077BD4">
          <w:rPr>
            <w:noProof/>
            <w:lang w:val="en-US"/>
          </w:rPr>
          <w:lastRenderedPageBreak/>
          <w:drawing>
            <wp:inline distT="0" distB="0" distL="0" distR="0" wp14:anchorId="42D72DC3" wp14:editId="4E2EDB4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del>
      <w:bookmarkEnd w:id="208"/>
      <w:ins w:id="210" w:author="Nick.Tolimieri" w:date="2022-11-21T14:10:00Z">
        <w:r w:rsidR="00077BD4">
          <w:rPr>
            <w:noProof/>
            <w:lang w:val="en-US"/>
          </w:rPr>
          <w:drawing>
            <wp:inline distT="0" distB="0" distL="0" distR="0" wp14:anchorId="385796F1" wp14:editId="1C67BDF0">
              <wp:extent cx="3776480" cy="7315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6480" cy="7315215"/>
                      </a:xfrm>
                      <a:prstGeom prst="rect">
                        <a:avLst/>
                      </a:prstGeom>
                    </pic:spPr>
                  </pic:pic>
                </a:graphicData>
              </a:graphic>
            </wp:inline>
          </w:drawing>
        </w:r>
      </w:ins>
    </w:p>
    <w:p w14:paraId="06ECF95B" w14:textId="5A2C1F97" w:rsidR="00471A3D" w:rsidRDefault="00EF0B3C" w:rsidP="00491D65">
      <w:pPr>
        <w:pStyle w:val="Heading5"/>
      </w:pPr>
      <w:bookmarkStart w:id="211" w:name="_mt07ceww4l6x" w:colFirst="0" w:colLast="0"/>
      <w:bookmarkEnd w:id="211"/>
      <w:r>
        <w:lastRenderedPageBreak/>
        <w:t>Figure 3. Results of canonical analysis of principal coordinates (CAP) of the assemblage structure of four guilds: kelps, invertebrates, fishes, and juvenile rockfishes. Left panes (</w:t>
      </w:r>
      <w:proofErr w:type="spellStart"/>
      <w:r>
        <w:t>a,c,e,g</w:t>
      </w:r>
      <w:proofErr w:type="spellEnd"/>
      <w:r>
        <w:t>) show the ordination of Site x Year averages and p-values for the CAP analysis. Right panes (</w:t>
      </w:r>
      <w:proofErr w:type="spellStart"/>
      <w:r>
        <w:t>b,d,f,h</w:t>
      </w:r>
      <w:proofErr w:type="spell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6D856181" w:rsidR="00471A3D" w:rsidRDefault="00371E0C">
      <w:pPr>
        <w:ind w:firstLine="0"/>
        <w:jc w:val="center"/>
      </w:pPr>
      <w:del w:id="212" w:author="Nick.Tolimieri" w:date="2022-11-21T10:39:00Z">
        <w:r w:rsidDel="00775A6F">
          <w:rPr>
            <w:noProof/>
            <w:lang w:val="en-US"/>
          </w:rPr>
          <w:drawing>
            <wp:inline distT="0" distB="0" distL="0" distR="0" wp14:anchorId="4D1955D5" wp14:editId="66ADF7C3">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del>
      <w:ins w:id="213" w:author="Nick.Tolimieri" w:date="2022-11-21T10:39:00Z">
        <w:r w:rsidR="00775A6F">
          <w:rPr>
            <w:noProof/>
            <w:lang w:val="en-US"/>
          </w:rPr>
          <w:drawing>
            <wp:inline distT="0" distB="0" distL="0" distR="0" wp14:anchorId="30FA9344" wp14:editId="006BF753">
              <wp:extent cx="2907798" cy="274320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ins>
    </w:p>
    <w:p w14:paraId="6E70E5B3" w14:textId="577FC571" w:rsidR="00471A3D" w:rsidRDefault="00EF0B3C">
      <w:pPr>
        <w:pStyle w:val="Heading5"/>
      </w:pPr>
      <w:bookmarkStart w:id="214" w:name="_4bme7ouk12lb" w:colFirst="0" w:colLast="0"/>
      <w:bookmarkEnd w:id="214"/>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44EA07AF" w:rsidR="00471A3D" w:rsidRDefault="00694DB7" w:rsidP="00ED78A5">
      <w:pPr>
        <w:ind w:firstLine="0"/>
        <w:jc w:val="center"/>
      </w:pPr>
      <w:r>
        <w:rPr>
          <w:noProof/>
          <w:lang w:val="en-US"/>
        </w:rPr>
        <w:lastRenderedPageBreak/>
        <w:drawing>
          <wp:inline distT="0" distB="0" distL="0" distR="0" wp14:anchorId="6135B02B" wp14:editId="4D007FAC">
            <wp:extent cx="5943600" cy="6435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435090"/>
                    </a:xfrm>
                    <a:prstGeom prst="rect">
                      <a:avLst/>
                    </a:prstGeom>
                  </pic:spPr>
                </pic:pic>
              </a:graphicData>
            </a:graphic>
          </wp:inline>
        </w:drawing>
      </w:r>
    </w:p>
    <w:p w14:paraId="11D3F852" w14:textId="0BEA27B3" w:rsidR="00310026" w:rsidRDefault="00EF0B3C" w:rsidP="00960A74">
      <w:pPr>
        <w:pStyle w:val="Heading5"/>
      </w:pPr>
      <w:bookmarkStart w:id="215" w:name="_7xmf17j1uw2r" w:colFirst="0" w:colLast="0"/>
      <w:bookmarkEnd w:id="215"/>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w:t>
      </w:r>
      <w:r w:rsidR="00CA0DE2" w:rsidRPr="00CA0DE2">
        <w:rPr>
          <w:vertAlign w:val="subscript"/>
        </w:rPr>
        <w:t>e</w:t>
      </w:r>
      <w:r>
        <w:t>(</w:t>
      </w:r>
      <w:proofErr w:type="spellStart"/>
      <w:r w:rsidR="00CA0DE2">
        <w:t>Nereo</w:t>
      </w:r>
      <w:proofErr w:type="spellEnd"/>
      <w:r w:rsidR="00CA0DE2">
        <w:t xml:space="preserve"> stipes</w:t>
      </w:r>
      <w:r>
        <w:t>) = Urchin den</w:t>
      </w:r>
      <w:r w:rsidR="00A77CCD">
        <w:t xml:space="preserve">sity. </w:t>
      </w:r>
      <w:r>
        <w:t>In panels b</w:t>
      </w:r>
      <w:r w:rsidR="005C3E95">
        <w:t>-</w:t>
      </w:r>
      <w:proofErr w:type="spellStart"/>
      <w:r w:rsidR="00152D91">
        <w:t>i</w:t>
      </w:r>
      <w:proofErr w:type="spellEnd"/>
      <w:r>
        <w:t>, numbered points refer to the year of data collection: 5 = 2015; 6 = 2016; 7 =2017; 8 = 2018; 9 =2019; 1=2021.</w:t>
      </w:r>
      <w:r w:rsidR="00310026" w:rsidRPr="00310026">
        <w:t xml:space="preserve"> </w:t>
      </w:r>
      <w:r w:rsidR="00310026">
        <w:br w:type="page"/>
      </w:r>
    </w:p>
    <w:p w14:paraId="20306E59" w14:textId="423674E7" w:rsidR="00471A3D" w:rsidRDefault="00BE6862">
      <w:pPr>
        <w:ind w:firstLine="0"/>
        <w:jc w:val="center"/>
      </w:pPr>
      <w:del w:id="216" w:author="Nick.Tolimieri" w:date="2022-11-21T13:52:00Z">
        <w:r w:rsidDel="00E521FA">
          <w:rPr>
            <w:noProof/>
            <w:lang w:val="en-US"/>
          </w:rPr>
          <w:lastRenderedPageBreak/>
          <w:drawing>
            <wp:inline distT="0" distB="0" distL="0" distR="0" wp14:anchorId="79F37BB3" wp14:editId="79B7A686">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del>
      <w:ins w:id="217" w:author="Nick.Tolimieri" w:date="2022-11-21T13:52:00Z">
        <w:r w:rsidR="00E521FA">
          <w:rPr>
            <w:noProof/>
            <w:lang w:val="en-US"/>
          </w:rPr>
          <w:drawing>
            <wp:inline distT="0" distB="0" distL="0" distR="0" wp14:anchorId="3E2F9CA8" wp14:editId="21236AA8">
              <wp:extent cx="2915418" cy="44988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6-fish-kelp-combin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5418" cy="4498857"/>
                      </a:xfrm>
                      <a:prstGeom prst="rect">
                        <a:avLst/>
                      </a:prstGeom>
                    </pic:spPr>
                  </pic:pic>
                </a:graphicData>
              </a:graphic>
            </wp:inline>
          </w:drawing>
        </w:r>
      </w:ins>
    </w:p>
    <w:p w14:paraId="7D061EC0" w14:textId="5D7CED87" w:rsidR="00471A3D" w:rsidRDefault="00EF0B3C">
      <w:pPr>
        <w:pStyle w:val="Heading5"/>
      </w:pPr>
      <w:bookmarkStart w:id="218" w:name="_eftbkgdry3s2" w:colFirst="0" w:colLast="0"/>
      <w:bookmarkEnd w:id="218"/>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05AAC468" w14:textId="3B96A41F" w:rsidR="00CB309A" w:rsidRDefault="00CB309A" w:rsidP="004F6EA2">
      <w:pPr>
        <w:spacing w:line="240" w:lineRule="auto"/>
        <w:ind w:left="720" w:hanging="720"/>
      </w:pPr>
    </w:p>
    <w:sectPr w:rsidR="00CB309A" w:rsidSect="001E59A3">
      <w:headerReference w:type="default" r:id="rId21"/>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7B34E" w16cex:dateUtc="2022-10-17T17:56:00Z"/>
  <w16cex:commentExtensible w16cex:durableId="26F80075" w16cex:dateUtc="2022-10-17T23:25:00Z"/>
  <w16cex:commentExtensible w16cex:durableId="26F7FF4E" w16cex:dateUtc="2022-10-17T23:20:00Z"/>
  <w16cex:commentExtensible w16cex:durableId="26F7FDF5" w16cex:dateUtc="2022-10-17T2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0483C5" w16cid:durableId="26F7B24B"/>
  <w16cid:commentId w16cid:paraId="31017F1E" w16cid:durableId="26F7B24C"/>
  <w16cid:commentId w16cid:paraId="517BAC2C" w16cid:durableId="26F7B34E"/>
  <w16cid:commentId w16cid:paraId="42E22123" w16cid:durableId="26F80075"/>
  <w16cid:commentId w16cid:paraId="32C0425B" w16cid:durableId="26F7FF4E"/>
  <w16cid:commentId w16cid:paraId="646067DF" w16cid:durableId="26F7B24D"/>
  <w16cid:commentId w16cid:paraId="663FEB5D" w16cid:durableId="26F7B24E"/>
  <w16cid:commentId w16cid:paraId="239F644A" w16cid:durableId="26F7FDF5"/>
  <w16cid:commentId w16cid:paraId="7ADAC17C" w16cid:durableId="26F7B24F"/>
  <w16cid:commentId w16cid:paraId="6B0AB546" w16cid:durableId="26F7B250"/>
  <w16cid:commentId w16cid:paraId="74C43A0B" w16cid:durableId="26F7B251"/>
  <w16cid:commentId w16cid:paraId="115034A6" w16cid:durableId="26F7B252"/>
  <w16cid:commentId w16cid:paraId="435DEE5B" w16cid:durableId="26F7B253"/>
  <w16cid:commentId w16cid:paraId="0948BE45" w16cid:durableId="26F7B254"/>
  <w16cid:commentId w16cid:paraId="5E3A4DB3" w16cid:durableId="26F7B255"/>
  <w16cid:commentId w16cid:paraId="458FE555" w16cid:durableId="26F7B256"/>
  <w16cid:commentId w16cid:paraId="49CC4C84" w16cid:durableId="26F7B257"/>
  <w16cid:commentId w16cid:paraId="330AEEAC" w16cid:durableId="26F7B258"/>
  <w16cid:commentId w16cid:paraId="409A0595" w16cid:durableId="26F7B259"/>
  <w16cid:commentId w16cid:paraId="5DCAD9D6" w16cid:durableId="26F7B25A"/>
  <w16cid:commentId w16cid:paraId="2F4AF357" w16cid:durableId="26F7B25B"/>
  <w16cid:commentId w16cid:paraId="165F1E24" w16cid:durableId="26F7B25C"/>
  <w16cid:commentId w16cid:paraId="3F98B402" w16cid:durableId="26F7B25D"/>
  <w16cid:commentId w16cid:paraId="7B7C6A97" w16cid:durableId="26F7B25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68E629" w14:textId="77777777" w:rsidR="009531FD" w:rsidRDefault="009531FD">
      <w:pPr>
        <w:spacing w:line="240" w:lineRule="auto"/>
      </w:pPr>
      <w:r>
        <w:separator/>
      </w:r>
    </w:p>
  </w:endnote>
  <w:endnote w:type="continuationSeparator" w:id="0">
    <w:p w14:paraId="4B6CD6CF" w14:textId="77777777" w:rsidR="009531FD" w:rsidRDefault="009531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467B5A2F" w:rsidR="00370778" w:rsidRDefault="00370778">
        <w:pPr>
          <w:pStyle w:val="Footer"/>
          <w:jc w:val="center"/>
        </w:pPr>
        <w:r>
          <w:fldChar w:fldCharType="begin"/>
        </w:r>
        <w:r>
          <w:instrText xml:space="preserve"> PAGE   \* MERGEFORMAT </w:instrText>
        </w:r>
        <w:r>
          <w:fldChar w:fldCharType="separate"/>
        </w:r>
        <w:r w:rsidR="002D363F">
          <w:rPr>
            <w:noProof/>
          </w:rPr>
          <w:t>52</w:t>
        </w:r>
        <w:r>
          <w:rPr>
            <w:noProof/>
          </w:rPr>
          <w:fldChar w:fldCharType="end"/>
        </w:r>
      </w:p>
    </w:sdtContent>
  </w:sdt>
  <w:p w14:paraId="06AEA31B" w14:textId="629E2D02" w:rsidR="00370778" w:rsidRDefault="0037077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D832B0" w14:textId="77777777" w:rsidR="009531FD" w:rsidRDefault="009531FD">
      <w:pPr>
        <w:spacing w:line="240" w:lineRule="auto"/>
      </w:pPr>
      <w:r>
        <w:separator/>
      </w:r>
    </w:p>
  </w:footnote>
  <w:footnote w:type="continuationSeparator" w:id="0">
    <w:p w14:paraId="5565EC18" w14:textId="77777777" w:rsidR="009531FD" w:rsidRDefault="009531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370778" w:rsidRDefault="00370778">
    <w:pPr>
      <w:pStyle w:val="Header"/>
    </w:pPr>
    <w:r>
      <w:t>MHW, SSWS, and Washington Kelp Forests</w:t>
    </w:r>
  </w:p>
  <w:p w14:paraId="74E2BB90" w14:textId="77777777" w:rsidR="00370778" w:rsidRDefault="003707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8B5B40"/>
    <w:multiLevelType w:val="hybridMultilevel"/>
    <w:tmpl w:val="D1FE9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8"/>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item&gt;9318&lt;/item&gt;&lt;item&gt;9319&lt;/item&gt;&lt;item&gt;9320&lt;/item&gt;&lt;/record-ids&gt;&lt;/item&gt;&lt;/Libraries&gt;"/>
  </w:docVars>
  <w:rsids>
    <w:rsidRoot w:val="00471A3D"/>
    <w:rsid w:val="000036DE"/>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371DD"/>
    <w:rsid w:val="000422F1"/>
    <w:rsid w:val="000436A3"/>
    <w:rsid w:val="00043C06"/>
    <w:rsid w:val="00045873"/>
    <w:rsid w:val="00045994"/>
    <w:rsid w:val="000467C2"/>
    <w:rsid w:val="00054418"/>
    <w:rsid w:val="00055812"/>
    <w:rsid w:val="00055832"/>
    <w:rsid w:val="0005668D"/>
    <w:rsid w:val="00056E32"/>
    <w:rsid w:val="00057429"/>
    <w:rsid w:val="00057F18"/>
    <w:rsid w:val="0006296C"/>
    <w:rsid w:val="00062C9E"/>
    <w:rsid w:val="0006327B"/>
    <w:rsid w:val="000650CD"/>
    <w:rsid w:val="00070E60"/>
    <w:rsid w:val="00073FAF"/>
    <w:rsid w:val="00075AD8"/>
    <w:rsid w:val="00076E26"/>
    <w:rsid w:val="00077BD4"/>
    <w:rsid w:val="00084171"/>
    <w:rsid w:val="000919F8"/>
    <w:rsid w:val="00095645"/>
    <w:rsid w:val="00095CEE"/>
    <w:rsid w:val="00096130"/>
    <w:rsid w:val="000A11D3"/>
    <w:rsid w:val="000A156C"/>
    <w:rsid w:val="000A179B"/>
    <w:rsid w:val="000A2315"/>
    <w:rsid w:val="000A2E2B"/>
    <w:rsid w:val="000A6A46"/>
    <w:rsid w:val="000A6D5B"/>
    <w:rsid w:val="000B08AF"/>
    <w:rsid w:val="000B1FAB"/>
    <w:rsid w:val="000B28CF"/>
    <w:rsid w:val="000B7309"/>
    <w:rsid w:val="000B76E4"/>
    <w:rsid w:val="000B7911"/>
    <w:rsid w:val="000C02B8"/>
    <w:rsid w:val="000C02D6"/>
    <w:rsid w:val="000C1369"/>
    <w:rsid w:val="000C215D"/>
    <w:rsid w:val="000C26AA"/>
    <w:rsid w:val="000C6787"/>
    <w:rsid w:val="000C72E1"/>
    <w:rsid w:val="000C7508"/>
    <w:rsid w:val="000D0F83"/>
    <w:rsid w:val="000D41D1"/>
    <w:rsid w:val="000D5157"/>
    <w:rsid w:val="000D6AFE"/>
    <w:rsid w:val="000E01A0"/>
    <w:rsid w:val="000E0D71"/>
    <w:rsid w:val="000E2647"/>
    <w:rsid w:val="000E2E98"/>
    <w:rsid w:val="000E4E61"/>
    <w:rsid w:val="000E51C6"/>
    <w:rsid w:val="000E5A9C"/>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20D7"/>
    <w:rsid w:val="00115A96"/>
    <w:rsid w:val="00115CEB"/>
    <w:rsid w:val="0011717F"/>
    <w:rsid w:val="00120F88"/>
    <w:rsid w:val="001243D7"/>
    <w:rsid w:val="00125963"/>
    <w:rsid w:val="0012772B"/>
    <w:rsid w:val="001302B4"/>
    <w:rsid w:val="001328F7"/>
    <w:rsid w:val="00133996"/>
    <w:rsid w:val="00133CFF"/>
    <w:rsid w:val="001341F6"/>
    <w:rsid w:val="00134309"/>
    <w:rsid w:val="001353FD"/>
    <w:rsid w:val="00135413"/>
    <w:rsid w:val="0013601F"/>
    <w:rsid w:val="00137191"/>
    <w:rsid w:val="00137CFB"/>
    <w:rsid w:val="00142332"/>
    <w:rsid w:val="00142C54"/>
    <w:rsid w:val="00143C81"/>
    <w:rsid w:val="001501BB"/>
    <w:rsid w:val="00151934"/>
    <w:rsid w:val="00152B44"/>
    <w:rsid w:val="00152D91"/>
    <w:rsid w:val="00154489"/>
    <w:rsid w:val="001557F4"/>
    <w:rsid w:val="00157C74"/>
    <w:rsid w:val="00160A9C"/>
    <w:rsid w:val="00164211"/>
    <w:rsid w:val="00164689"/>
    <w:rsid w:val="00164FFF"/>
    <w:rsid w:val="00165D15"/>
    <w:rsid w:val="00175D23"/>
    <w:rsid w:val="001817D2"/>
    <w:rsid w:val="001822E9"/>
    <w:rsid w:val="00184DD5"/>
    <w:rsid w:val="00186AB2"/>
    <w:rsid w:val="00191063"/>
    <w:rsid w:val="0019371D"/>
    <w:rsid w:val="001A060D"/>
    <w:rsid w:val="001A074B"/>
    <w:rsid w:val="001A2E43"/>
    <w:rsid w:val="001A2FBE"/>
    <w:rsid w:val="001A5B6F"/>
    <w:rsid w:val="001A6E4D"/>
    <w:rsid w:val="001B02BF"/>
    <w:rsid w:val="001B09B3"/>
    <w:rsid w:val="001B10DB"/>
    <w:rsid w:val="001B278A"/>
    <w:rsid w:val="001B570F"/>
    <w:rsid w:val="001B6711"/>
    <w:rsid w:val="001B6D8C"/>
    <w:rsid w:val="001C237D"/>
    <w:rsid w:val="001C3ACF"/>
    <w:rsid w:val="001D1AE1"/>
    <w:rsid w:val="001D2411"/>
    <w:rsid w:val="001D4796"/>
    <w:rsid w:val="001D537C"/>
    <w:rsid w:val="001D559C"/>
    <w:rsid w:val="001D6460"/>
    <w:rsid w:val="001D7ABD"/>
    <w:rsid w:val="001E1723"/>
    <w:rsid w:val="001E2C21"/>
    <w:rsid w:val="001E59A3"/>
    <w:rsid w:val="00212809"/>
    <w:rsid w:val="002152F3"/>
    <w:rsid w:val="0022152F"/>
    <w:rsid w:val="00221BD7"/>
    <w:rsid w:val="0022640D"/>
    <w:rsid w:val="00230D1E"/>
    <w:rsid w:val="00232217"/>
    <w:rsid w:val="00234AAB"/>
    <w:rsid w:val="002351CB"/>
    <w:rsid w:val="00237057"/>
    <w:rsid w:val="00237E91"/>
    <w:rsid w:val="00240955"/>
    <w:rsid w:val="00241BEB"/>
    <w:rsid w:val="002458CF"/>
    <w:rsid w:val="0025183C"/>
    <w:rsid w:val="0025518C"/>
    <w:rsid w:val="00256175"/>
    <w:rsid w:val="0025742D"/>
    <w:rsid w:val="00257AFB"/>
    <w:rsid w:val="00260681"/>
    <w:rsid w:val="00261F22"/>
    <w:rsid w:val="00262254"/>
    <w:rsid w:val="002623AD"/>
    <w:rsid w:val="00262741"/>
    <w:rsid w:val="0026509E"/>
    <w:rsid w:val="00270453"/>
    <w:rsid w:val="0027091A"/>
    <w:rsid w:val="00270E92"/>
    <w:rsid w:val="002717DA"/>
    <w:rsid w:val="0027250C"/>
    <w:rsid w:val="00275138"/>
    <w:rsid w:val="0027543D"/>
    <w:rsid w:val="00275941"/>
    <w:rsid w:val="00284AF7"/>
    <w:rsid w:val="0028520A"/>
    <w:rsid w:val="00286336"/>
    <w:rsid w:val="00286447"/>
    <w:rsid w:val="00286DD0"/>
    <w:rsid w:val="00287BAB"/>
    <w:rsid w:val="00290F3A"/>
    <w:rsid w:val="002917C7"/>
    <w:rsid w:val="00293BE7"/>
    <w:rsid w:val="00293C4C"/>
    <w:rsid w:val="0029688A"/>
    <w:rsid w:val="0029777C"/>
    <w:rsid w:val="002A1224"/>
    <w:rsid w:val="002B03D2"/>
    <w:rsid w:val="002B10C3"/>
    <w:rsid w:val="002B12CA"/>
    <w:rsid w:val="002B2128"/>
    <w:rsid w:val="002B257F"/>
    <w:rsid w:val="002B4C00"/>
    <w:rsid w:val="002B7487"/>
    <w:rsid w:val="002C04CA"/>
    <w:rsid w:val="002C2468"/>
    <w:rsid w:val="002C6A20"/>
    <w:rsid w:val="002D0061"/>
    <w:rsid w:val="002D2828"/>
    <w:rsid w:val="002D2CAC"/>
    <w:rsid w:val="002D363F"/>
    <w:rsid w:val="002D378C"/>
    <w:rsid w:val="002D5B13"/>
    <w:rsid w:val="002D6F44"/>
    <w:rsid w:val="002E2D71"/>
    <w:rsid w:val="002E4B5F"/>
    <w:rsid w:val="002F0A92"/>
    <w:rsid w:val="00301A54"/>
    <w:rsid w:val="003029D2"/>
    <w:rsid w:val="00303C40"/>
    <w:rsid w:val="00303E79"/>
    <w:rsid w:val="00305F76"/>
    <w:rsid w:val="00310026"/>
    <w:rsid w:val="003117B2"/>
    <w:rsid w:val="003167E3"/>
    <w:rsid w:val="00320E4D"/>
    <w:rsid w:val="0032529B"/>
    <w:rsid w:val="003256A8"/>
    <w:rsid w:val="00325B75"/>
    <w:rsid w:val="00325DFE"/>
    <w:rsid w:val="003269B9"/>
    <w:rsid w:val="00326AC8"/>
    <w:rsid w:val="00327290"/>
    <w:rsid w:val="003273F3"/>
    <w:rsid w:val="00331698"/>
    <w:rsid w:val="00333EE7"/>
    <w:rsid w:val="00336199"/>
    <w:rsid w:val="0034083C"/>
    <w:rsid w:val="003419A0"/>
    <w:rsid w:val="0034358B"/>
    <w:rsid w:val="0034439B"/>
    <w:rsid w:val="00344F88"/>
    <w:rsid w:val="003456D1"/>
    <w:rsid w:val="003505EB"/>
    <w:rsid w:val="00360F82"/>
    <w:rsid w:val="00361D1E"/>
    <w:rsid w:val="0036287F"/>
    <w:rsid w:val="003656D8"/>
    <w:rsid w:val="00367DF1"/>
    <w:rsid w:val="00370778"/>
    <w:rsid w:val="00371E0C"/>
    <w:rsid w:val="00372422"/>
    <w:rsid w:val="00372D5E"/>
    <w:rsid w:val="003736F9"/>
    <w:rsid w:val="0037379F"/>
    <w:rsid w:val="0037419B"/>
    <w:rsid w:val="00375EED"/>
    <w:rsid w:val="00376D85"/>
    <w:rsid w:val="0038005C"/>
    <w:rsid w:val="00387C8D"/>
    <w:rsid w:val="00392C19"/>
    <w:rsid w:val="00393849"/>
    <w:rsid w:val="003943BF"/>
    <w:rsid w:val="003A393C"/>
    <w:rsid w:val="003A4E83"/>
    <w:rsid w:val="003A5C38"/>
    <w:rsid w:val="003A6740"/>
    <w:rsid w:val="003A6A42"/>
    <w:rsid w:val="003B02C5"/>
    <w:rsid w:val="003B037B"/>
    <w:rsid w:val="003B062A"/>
    <w:rsid w:val="003B0D69"/>
    <w:rsid w:val="003B27C5"/>
    <w:rsid w:val="003B7A21"/>
    <w:rsid w:val="003B7F2D"/>
    <w:rsid w:val="003C29B4"/>
    <w:rsid w:val="003C372A"/>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6BA"/>
    <w:rsid w:val="003F686B"/>
    <w:rsid w:val="003F6B2F"/>
    <w:rsid w:val="003F7E84"/>
    <w:rsid w:val="004003B8"/>
    <w:rsid w:val="0040085F"/>
    <w:rsid w:val="004030AF"/>
    <w:rsid w:val="004031D8"/>
    <w:rsid w:val="004054B9"/>
    <w:rsid w:val="00407500"/>
    <w:rsid w:val="0040758B"/>
    <w:rsid w:val="0041101E"/>
    <w:rsid w:val="00411B3A"/>
    <w:rsid w:val="00414B8B"/>
    <w:rsid w:val="0041566A"/>
    <w:rsid w:val="004205CB"/>
    <w:rsid w:val="004215CA"/>
    <w:rsid w:val="0042230B"/>
    <w:rsid w:val="00422814"/>
    <w:rsid w:val="00427164"/>
    <w:rsid w:val="00434BA9"/>
    <w:rsid w:val="004353FA"/>
    <w:rsid w:val="00436810"/>
    <w:rsid w:val="004369B8"/>
    <w:rsid w:val="0043773A"/>
    <w:rsid w:val="004378FD"/>
    <w:rsid w:val="004421A7"/>
    <w:rsid w:val="00442DFD"/>
    <w:rsid w:val="00446855"/>
    <w:rsid w:val="0045005E"/>
    <w:rsid w:val="00450236"/>
    <w:rsid w:val="00451AF8"/>
    <w:rsid w:val="0045244F"/>
    <w:rsid w:val="00452CB8"/>
    <w:rsid w:val="004554B2"/>
    <w:rsid w:val="0045611B"/>
    <w:rsid w:val="004574B5"/>
    <w:rsid w:val="004606D7"/>
    <w:rsid w:val="00462C1A"/>
    <w:rsid w:val="00462D7F"/>
    <w:rsid w:val="004642D3"/>
    <w:rsid w:val="00465080"/>
    <w:rsid w:val="00465AF9"/>
    <w:rsid w:val="00466117"/>
    <w:rsid w:val="004661BC"/>
    <w:rsid w:val="00466F04"/>
    <w:rsid w:val="00467226"/>
    <w:rsid w:val="00467725"/>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977FA"/>
    <w:rsid w:val="004A1D51"/>
    <w:rsid w:val="004A29D3"/>
    <w:rsid w:val="004B1026"/>
    <w:rsid w:val="004B1702"/>
    <w:rsid w:val="004B1793"/>
    <w:rsid w:val="004C02DB"/>
    <w:rsid w:val="004C194C"/>
    <w:rsid w:val="004C5494"/>
    <w:rsid w:val="004D1BC6"/>
    <w:rsid w:val="004D2735"/>
    <w:rsid w:val="004D2E10"/>
    <w:rsid w:val="004D744C"/>
    <w:rsid w:val="004D7452"/>
    <w:rsid w:val="004E1CD8"/>
    <w:rsid w:val="004E40CE"/>
    <w:rsid w:val="004E54BF"/>
    <w:rsid w:val="004E5F53"/>
    <w:rsid w:val="004E61FE"/>
    <w:rsid w:val="004F06A1"/>
    <w:rsid w:val="004F1234"/>
    <w:rsid w:val="004F4C42"/>
    <w:rsid w:val="004F529A"/>
    <w:rsid w:val="004F69BD"/>
    <w:rsid w:val="004F6EA2"/>
    <w:rsid w:val="004F7179"/>
    <w:rsid w:val="00500A49"/>
    <w:rsid w:val="00502679"/>
    <w:rsid w:val="00502827"/>
    <w:rsid w:val="005032AD"/>
    <w:rsid w:val="005033ED"/>
    <w:rsid w:val="005056B6"/>
    <w:rsid w:val="00505DA7"/>
    <w:rsid w:val="005132B4"/>
    <w:rsid w:val="00513BEC"/>
    <w:rsid w:val="00515196"/>
    <w:rsid w:val="00517E1A"/>
    <w:rsid w:val="00521161"/>
    <w:rsid w:val="00524003"/>
    <w:rsid w:val="005241E2"/>
    <w:rsid w:val="00525F7D"/>
    <w:rsid w:val="005263C7"/>
    <w:rsid w:val="005272B1"/>
    <w:rsid w:val="00531B28"/>
    <w:rsid w:val="00534B15"/>
    <w:rsid w:val="00534E0C"/>
    <w:rsid w:val="00537065"/>
    <w:rsid w:val="00544DDD"/>
    <w:rsid w:val="005450F5"/>
    <w:rsid w:val="005474ED"/>
    <w:rsid w:val="005504D7"/>
    <w:rsid w:val="00550F8A"/>
    <w:rsid w:val="0055342A"/>
    <w:rsid w:val="00553E30"/>
    <w:rsid w:val="005550E0"/>
    <w:rsid w:val="00556BF1"/>
    <w:rsid w:val="005574F6"/>
    <w:rsid w:val="005602C9"/>
    <w:rsid w:val="00560C70"/>
    <w:rsid w:val="00561309"/>
    <w:rsid w:val="005635FF"/>
    <w:rsid w:val="00565374"/>
    <w:rsid w:val="00566708"/>
    <w:rsid w:val="00567B81"/>
    <w:rsid w:val="00570B15"/>
    <w:rsid w:val="0057479C"/>
    <w:rsid w:val="00577222"/>
    <w:rsid w:val="00582DAD"/>
    <w:rsid w:val="00583812"/>
    <w:rsid w:val="005869D6"/>
    <w:rsid w:val="00587473"/>
    <w:rsid w:val="00587703"/>
    <w:rsid w:val="00591F03"/>
    <w:rsid w:val="0059317D"/>
    <w:rsid w:val="00593533"/>
    <w:rsid w:val="00594E7A"/>
    <w:rsid w:val="00594F87"/>
    <w:rsid w:val="0059678B"/>
    <w:rsid w:val="005A08BC"/>
    <w:rsid w:val="005A3E26"/>
    <w:rsid w:val="005A3F04"/>
    <w:rsid w:val="005A5B62"/>
    <w:rsid w:val="005A6AA8"/>
    <w:rsid w:val="005A7C0A"/>
    <w:rsid w:val="005B0D8C"/>
    <w:rsid w:val="005B2728"/>
    <w:rsid w:val="005B4A45"/>
    <w:rsid w:val="005B5B9E"/>
    <w:rsid w:val="005B6AA6"/>
    <w:rsid w:val="005B6EAD"/>
    <w:rsid w:val="005C1818"/>
    <w:rsid w:val="005C2065"/>
    <w:rsid w:val="005C3E95"/>
    <w:rsid w:val="005C4CE8"/>
    <w:rsid w:val="005C5D2C"/>
    <w:rsid w:val="005C65FB"/>
    <w:rsid w:val="005C7F4E"/>
    <w:rsid w:val="005D032B"/>
    <w:rsid w:val="005D28F9"/>
    <w:rsid w:val="005D6020"/>
    <w:rsid w:val="005E1AB2"/>
    <w:rsid w:val="005E1C8A"/>
    <w:rsid w:val="005E28EE"/>
    <w:rsid w:val="005E59BB"/>
    <w:rsid w:val="005E63CE"/>
    <w:rsid w:val="005E797D"/>
    <w:rsid w:val="005F1899"/>
    <w:rsid w:val="005F4119"/>
    <w:rsid w:val="005F5A0C"/>
    <w:rsid w:val="005F5C2B"/>
    <w:rsid w:val="005F616E"/>
    <w:rsid w:val="005F6541"/>
    <w:rsid w:val="00602104"/>
    <w:rsid w:val="00602CC8"/>
    <w:rsid w:val="006069D9"/>
    <w:rsid w:val="00607050"/>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576A7"/>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4DB7"/>
    <w:rsid w:val="0069524C"/>
    <w:rsid w:val="006A118D"/>
    <w:rsid w:val="006A1D38"/>
    <w:rsid w:val="006A2A4A"/>
    <w:rsid w:val="006A35CC"/>
    <w:rsid w:val="006A3F3E"/>
    <w:rsid w:val="006A6394"/>
    <w:rsid w:val="006B539D"/>
    <w:rsid w:val="006B57F6"/>
    <w:rsid w:val="006B74A3"/>
    <w:rsid w:val="006B75F2"/>
    <w:rsid w:val="006C0AD9"/>
    <w:rsid w:val="006C1704"/>
    <w:rsid w:val="006C1C82"/>
    <w:rsid w:val="006C4677"/>
    <w:rsid w:val="006C4A08"/>
    <w:rsid w:val="006C5103"/>
    <w:rsid w:val="006D0C3F"/>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24F99"/>
    <w:rsid w:val="007304FA"/>
    <w:rsid w:val="0073420A"/>
    <w:rsid w:val="00735927"/>
    <w:rsid w:val="00736AA4"/>
    <w:rsid w:val="00736D87"/>
    <w:rsid w:val="00737511"/>
    <w:rsid w:val="007407D7"/>
    <w:rsid w:val="00740D9E"/>
    <w:rsid w:val="00743D61"/>
    <w:rsid w:val="007500CF"/>
    <w:rsid w:val="00754042"/>
    <w:rsid w:val="007546E3"/>
    <w:rsid w:val="00755196"/>
    <w:rsid w:val="00760728"/>
    <w:rsid w:val="00761563"/>
    <w:rsid w:val="007618AE"/>
    <w:rsid w:val="007622EF"/>
    <w:rsid w:val="00764B74"/>
    <w:rsid w:val="007666CF"/>
    <w:rsid w:val="00770825"/>
    <w:rsid w:val="007731E7"/>
    <w:rsid w:val="00775236"/>
    <w:rsid w:val="0077562B"/>
    <w:rsid w:val="00775A6F"/>
    <w:rsid w:val="007844D4"/>
    <w:rsid w:val="00786C81"/>
    <w:rsid w:val="00787AA8"/>
    <w:rsid w:val="007949C2"/>
    <w:rsid w:val="00794E2C"/>
    <w:rsid w:val="00796CA6"/>
    <w:rsid w:val="007A07BA"/>
    <w:rsid w:val="007A3B77"/>
    <w:rsid w:val="007A6007"/>
    <w:rsid w:val="007A6A6B"/>
    <w:rsid w:val="007A6B12"/>
    <w:rsid w:val="007B00CA"/>
    <w:rsid w:val="007B379F"/>
    <w:rsid w:val="007C5F12"/>
    <w:rsid w:val="007D40CD"/>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1BD2"/>
    <w:rsid w:val="0083232F"/>
    <w:rsid w:val="008339DF"/>
    <w:rsid w:val="008370C7"/>
    <w:rsid w:val="00840D86"/>
    <w:rsid w:val="00840E54"/>
    <w:rsid w:val="00843623"/>
    <w:rsid w:val="008445A1"/>
    <w:rsid w:val="00845556"/>
    <w:rsid w:val="00846C2E"/>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95A54"/>
    <w:rsid w:val="008A0DCE"/>
    <w:rsid w:val="008A15FF"/>
    <w:rsid w:val="008A1F00"/>
    <w:rsid w:val="008A32CB"/>
    <w:rsid w:val="008A3F3E"/>
    <w:rsid w:val="008A4D96"/>
    <w:rsid w:val="008A527E"/>
    <w:rsid w:val="008A5528"/>
    <w:rsid w:val="008A6B3E"/>
    <w:rsid w:val="008B7B22"/>
    <w:rsid w:val="008C0371"/>
    <w:rsid w:val="008C19F1"/>
    <w:rsid w:val="008C26AB"/>
    <w:rsid w:val="008C3B33"/>
    <w:rsid w:val="008C4C74"/>
    <w:rsid w:val="008C568A"/>
    <w:rsid w:val="008C5F1A"/>
    <w:rsid w:val="008C68EF"/>
    <w:rsid w:val="008D19A5"/>
    <w:rsid w:val="008D6D2E"/>
    <w:rsid w:val="008E037D"/>
    <w:rsid w:val="008E1E15"/>
    <w:rsid w:val="008E2735"/>
    <w:rsid w:val="008E2BA0"/>
    <w:rsid w:val="008E5B60"/>
    <w:rsid w:val="008E73AC"/>
    <w:rsid w:val="008F04D8"/>
    <w:rsid w:val="008F18DB"/>
    <w:rsid w:val="00900C03"/>
    <w:rsid w:val="009024E2"/>
    <w:rsid w:val="00902D95"/>
    <w:rsid w:val="00903F4B"/>
    <w:rsid w:val="00904AB6"/>
    <w:rsid w:val="0090761F"/>
    <w:rsid w:val="00912CF7"/>
    <w:rsid w:val="00912F8B"/>
    <w:rsid w:val="009131C3"/>
    <w:rsid w:val="009168F6"/>
    <w:rsid w:val="00917ACC"/>
    <w:rsid w:val="00917D34"/>
    <w:rsid w:val="00921661"/>
    <w:rsid w:val="00922417"/>
    <w:rsid w:val="00927410"/>
    <w:rsid w:val="0093026C"/>
    <w:rsid w:val="00931C59"/>
    <w:rsid w:val="009339A4"/>
    <w:rsid w:val="00940588"/>
    <w:rsid w:val="00944C2E"/>
    <w:rsid w:val="009473A6"/>
    <w:rsid w:val="009531FD"/>
    <w:rsid w:val="00953E87"/>
    <w:rsid w:val="00954CB3"/>
    <w:rsid w:val="00955353"/>
    <w:rsid w:val="00955F04"/>
    <w:rsid w:val="009567DC"/>
    <w:rsid w:val="00956C96"/>
    <w:rsid w:val="00960A74"/>
    <w:rsid w:val="00960C6A"/>
    <w:rsid w:val="00961FEF"/>
    <w:rsid w:val="0097011C"/>
    <w:rsid w:val="009712B6"/>
    <w:rsid w:val="0097296F"/>
    <w:rsid w:val="00975309"/>
    <w:rsid w:val="009755A9"/>
    <w:rsid w:val="00975780"/>
    <w:rsid w:val="00975DE3"/>
    <w:rsid w:val="00976A66"/>
    <w:rsid w:val="009809AE"/>
    <w:rsid w:val="00982E5D"/>
    <w:rsid w:val="00985276"/>
    <w:rsid w:val="00987E2B"/>
    <w:rsid w:val="009908C3"/>
    <w:rsid w:val="00990D2E"/>
    <w:rsid w:val="009947E5"/>
    <w:rsid w:val="009A0781"/>
    <w:rsid w:val="009A0ACF"/>
    <w:rsid w:val="009A42A8"/>
    <w:rsid w:val="009A4A5E"/>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07CF5"/>
    <w:rsid w:val="00A10F7E"/>
    <w:rsid w:val="00A11158"/>
    <w:rsid w:val="00A12D1D"/>
    <w:rsid w:val="00A13C9A"/>
    <w:rsid w:val="00A13FA7"/>
    <w:rsid w:val="00A146DE"/>
    <w:rsid w:val="00A16D7B"/>
    <w:rsid w:val="00A17A1E"/>
    <w:rsid w:val="00A206C5"/>
    <w:rsid w:val="00A21D96"/>
    <w:rsid w:val="00A2709A"/>
    <w:rsid w:val="00A30280"/>
    <w:rsid w:val="00A312EA"/>
    <w:rsid w:val="00A318D3"/>
    <w:rsid w:val="00A34A83"/>
    <w:rsid w:val="00A359DC"/>
    <w:rsid w:val="00A360D5"/>
    <w:rsid w:val="00A36136"/>
    <w:rsid w:val="00A377BE"/>
    <w:rsid w:val="00A408D2"/>
    <w:rsid w:val="00A41679"/>
    <w:rsid w:val="00A4413F"/>
    <w:rsid w:val="00A445AB"/>
    <w:rsid w:val="00A47192"/>
    <w:rsid w:val="00A4784D"/>
    <w:rsid w:val="00A50E93"/>
    <w:rsid w:val="00A50EB8"/>
    <w:rsid w:val="00A5119B"/>
    <w:rsid w:val="00A5249A"/>
    <w:rsid w:val="00A57AD7"/>
    <w:rsid w:val="00A6055A"/>
    <w:rsid w:val="00A628B0"/>
    <w:rsid w:val="00A6292B"/>
    <w:rsid w:val="00A62E96"/>
    <w:rsid w:val="00A632E8"/>
    <w:rsid w:val="00A633DB"/>
    <w:rsid w:val="00A63653"/>
    <w:rsid w:val="00A637B7"/>
    <w:rsid w:val="00A64CF7"/>
    <w:rsid w:val="00A715E9"/>
    <w:rsid w:val="00A73E6A"/>
    <w:rsid w:val="00A74226"/>
    <w:rsid w:val="00A74561"/>
    <w:rsid w:val="00A7703B"/>
    <w:rsid w:val="00A77569"/>
    <w:rsid w:val="00A77CCD"/>
    <w:rsid w:val="00A81437"/>
    <w:rsid w:val="00A86B0B"/>
    <w:rsid w:val="00A91510"/>
    <w:rsid w:val="00A943B6"/>
    <w:rsid w:val="00A95862"/>
    <w:rsid w:val="00A960F3"/>
    <w:rsid w:val="00A972D1"/>
    <w:rsid w:val="00AA0544"/>
    <w:rsid w:val="00AA0E56"/>
    <w:rsid w:val="00AA34BD"/>
    <w:rsid w:val="00AA4B62"/>
    <w:rsid w:val="00AA695C"/>
    <w:rsid w:val="00AC1C0B"/>
    <w:rsid w:val="00AC1EC9"/>
    <w:rsid w:val="00AC366D"/>
    <w:rsid w:val="00AC5B76"/>
    <w:rsid w:val="00AC72C5"/>
    <w:rsid w:val="00AC7582"/>
    <w:rsid w:val="00AD0558"/>
    <w:rsid w:val="00AD0B4B"/>
    <w:rsid w:val="00AD14F5"/>
    <w:rsid w:val="00AD312D"/>
    <w:rsid w:val="00AD3876"/>
    <w:rsid w:val="00AD38E8"/>
    <w:rsid w:val="00AD50E7"/>
    <w:rsid w:val="00AD6474"/>
    <w:rsid w:val="00AD69E2"/>
    <w:rsid w:val="00AD7CA8"/>
    <w:rsid w:val="00AE007B"/>
    <w:rsid w:val="00AE532B"/>
    <w:rsid w:val="00AE78FF"/>
    <w:rsid w:val="00AF0101"/>
    <w:rsid w:val="00AF7326"/>
    <w:rsid w:val="00B0213D"/>
    <w:rsid w:val="00B03018"/>
    <w:rsid w:val="00B03655"/>
    <w:rsid w:val="00B07794"/>
    <w:rsid w:val="00B1443C"/>
    <w:rsid w:val="00B1648B"/>
    <w:rsid w:val="00B2027C"/>
    <w:rsid w:val="00B23147"/>
    <w:rsid w:val="00B24F66"/>
    <w:rsid w:val="00B27D96"/>
    <w:rsid w:val="00B30711"/>
    <w:rsid w:val="00B32E1B"/>
    <w:rsid w:val="00B33C73"/>
    <w:rsid w:val="00B353CF"/>
    <w:rsid w:val="00B3658B"/>
    <w:rsid w:val="00B3666E"/>
    <w:rsid w:val="00B43E52"/>
    <w:rsid w:val="00B52571"/>
    <w:rsid w:val="00B52794"/>
    <w:rsid w:val="00B52E81"/>
    <w:rsid w:val="00B556E5"/>
    <w:rsid w:val="00B56B20"/>
    <w:rsid w:val="00B603C2"/>
    <w:rsid w:val="00B620B8"/>
    <w:rsid w:val="00B6658B"/>
    <w:rsid w:val="00B76F1A"/>
    <w:rsid w:val="00B77020"/>
    <w:rsid w:val="00B77482"/>
    <w:rsid w:val="00B80596"/>
    <w:rsid w:val="00B80BAB"/>
    <w:rsid w:val="00B81532"/>
    <w:rsid w:val="00B816D1"/>
    <w:rsid w:val="00B81D13"/>
    <w:rsid w:val="00B86221"/>
    <w:rsid w:val="00B87680"/>
    <w:rsid w:val="00B91AAE"/>
    <w:rsid w:val="00B91C6D"/>
    <w:rsid w:val="00B9446A"/>
    <w:rsid w:val="00B959D8"/>
    <w:rsid w:val="00B975D1"/>
    <w:rsid w:val="00BA56C3"/>
    <w:rsid w:val="00BA6E61"/>
    <w:rsid w:val="00BA7345"/>
    <w:rsid w:val="00BB16F1"/>
    <w:rsid w:val="00BB3D36"/>
    <w:rsid w:val="00BB49FB"/>
    <w:rsid w:val="00BB4B2E"/>
    <w:rsid w:val="00BB5A6F"/>
    <w:rsid w:val="00BC2B2F"/>
    <w:rsid w:val="00BC4A7F"/>
    <w:rsid w:val="00BC669D"/>
    <w:rsid w:val="00BC7F7B"/>
    <w:rsid w:val="00BD073A"/>
    <w:rsid w:val="00BD2B37"/>
    <w:rsid w:val="00BD42BF"/>
    <w:rsid w:val="00BD4B94"/>
    <w:rsid w:val="00BD4D25"/>
    <w:rsid w:val="00BD54EB"/>
    <w:rsid w:val="00BE0413"/>
    <w:rsid w:val="00BE2B28"/>
    <w:rsid w:val="00BE2B55"/>
    <w:rsid w:val="00BE6862"/>
    <w:rsid w:val="00BE7D5F"/>
    <w:rsid w:val="00BF0D84"/>
    <w:rsid w:val="00BF114E"/>
    <w:rsid w:val="00BF27F7"/>
    <w:rsid w:val="00BF4A17"/>
    <w:rsid w:val="00BF628B"/>
    <w:rsid w:val="00BF62B6"/>
    <w:rsid w:val="00BF6872"/>
    <w:rsid w:val="00C00152"/>
    <w:rsid w:val="00C029D4"/>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766"/>
    <w:rsid w:val="00C749B3"/>
    <w:rsid w:val="00C751B5"/>
    <w:rsid w:val="00C77C83"/>
    <w:rsid w:val="00C81108"/>
    <w:rsid w:val="00C81551"/>
    <w:rsid w:val="00C838D0"/>
    <w:rsid w:val="00C84095"/>
    <w:rsid w:val="00C867FA"/>
    <w:rsid w:val="00C870D3"/>
    <w:rsid w:val="00C92BD2"/>
    <w:rsid w:val="00C961E4"/>
    <w:rsid w:val="00C97E75"/>
    <w:rsid w:val="00CA031A"/>
    <w:rsid w:val="00CA0DE2"/>
    <w:rsid w:val="00CA40F1"/>
    <w:rsid w:val="00CA4F65"/>
    <w:rsid w:val="00CA52F6"/>
    <w:rsid w:val="00CA6613"/>
    <w:rsid w:val="00CB309A"/>
    <w:rsid w:val="00CB317F"/>
    <w:rsid w:val="00CB3CB8"/>
    <w:rsid w:val="00CB5830"/>
    <w:rsid w:val="00CB722B"/>
    <w:rsid w:val="00CB7E62"/>
    <w:rsid w:val="00CC6507"/>
    <w:rsid w:val="00CC6C4B"/>
    <w:rsid w:val="00CC7D83"/>
    <w:rsid w:val="00CD14A9"/>
    <w:rsid w:val="00CD40FF"/>
    <w:rsid w:val="00CD58AC"/>
    <w:rsid w:val="00CD6739"/>
    <w:rsid w:val="00CE183E"/>
    <w:rsid w:val="00CE3241"/>
    <w:rsid w:val="00CE37D1"/>
    <w:rsid w:val="00CF1D39"/>
    <w:rsid w:val="00CF3D42"/>
    <w:rsid w:val="00CF55DA"/>
    <w:rsid w:val="00CF5A69"/>
    <w:rsid w:val="00D02148"/>
    <w:rsid w:val="00D03439"/>
    <w:rsid w:val="00D03ADF"/>
    <w:rsid w:val="00D03DD5"/>
    <w:rsid w:val="00D056AD"/>
    <w:rsid w:val="00D140AA"/>
    <w:rsid w:val="00D21822"/>
    <w:rsid w:val="00D21F00"/>
    <w:rsid w:val="00D2241D"/>
    <w:rsid w:val="00D22D44"/>
    <w:rsid w:val="00D24EDC"/>
    <w:rsid w:val="00D26B0C"/>
    <w:rsid w:val="00D31B91"/>
    <w:rsid w:val="00D320F3"/>
    <w:rsid w:val="00D329B7"/>
    <w:rsid w:val="00D32FEB"/>
    <w:rsid w:val="00D33100"/>
    <w:rsid w:val="00D344C6"/>
    <w:rsid w:val="00D37C89"/>
    <w:rsid w:val="00D43572"/>
    <w:rsid w:val="00D44AD3"/>
    <w:rsid w:val="00D45A0C"/>
    <w:rsid w:val="00D46EA9"/>
    <w:rsid w:val="00D471EF"/>
    <w:rsid w:val="00D51BF1"/>
    <w:rsid w:val="00D54E3C"/>
    <w:rsid w:val="00D553CF"/>
    <w:rsid w:val="00D56BFF"/>
    <w:rsid w:val="00D57A6F"/>
    <w:rsid w:val="00D57BB0"/>
    <w:rsid w:val="00D60B7A"/>
    <w:rsid w:val="00D6342E"/>
    <w:rsid w:val="00D6363F"/>
    <w:rsid w:val="00D6426C"/>
    <w:rsid w:val="00D7682F"/>
    <w:rsid w:val="00D844E2"/>
    <w:rsid w:val="00D84856"/>
    <w:rsid w:val="00D86E80"/>
    <w:rsid w:val="00D8782F"/>
    <w:rsid w:val="00D9376B"/>
    <w:rsid w:val="00D95616"/>
    <w:rsid w:val="00D976F6"/>
    <w:rsid w:val="00D97A8B"/>
    <w:rsid w:val="00DA097E"/>
    <w:rsid w:val="00DA14B7"/>
    <w:rsid w:val="00DA260A"/>
    <w:rsid w:val="00DB1222"/>
    <w:rsid w:val="00DB5A47"/>
    <w:rsid w:val="00DB66C3"/>
    <w:rsid w:val="00DB700E"/>
    <w:rsid w:val="00DB7427"/>
    <w:rsid w:val="00DC11C9"/>
    <w:rsid w:val="00DC356D"/>
    <w:rsid w:val="00DC3F6B"/>
    <w:rsid w:val="00DC6165"/>
    <w:rsid w:val="00DC6699"/>
    <w:rsid w:val="00DD18BE"/>
    <w:rsid w:val="00DD1DFC"/>
    <w:rsid w:val="00DD540F"/>
    <w:rsid w:val="00DF3406"/>
    <w:rsid w:val="00E00989"/>
    <w:rsid w:val="00E03642"/>
    <w:rsid w:val="00E04C2B"/>
    <w:rsid w:val="00E06DBE"/>
    <w:rsid w:val="00E0712B"/>
    <w:rsid w:val="00E103F5"/>
    <w:rsid w:val="00E13261"/>
    <w:rsid w:val="00E14C5C"/>
    <w:rsid w:val="00E17915"/>
    <w:rsid w:val="00E213AA"/>
    <w:rsid w:val="00E236EC"/>
    <w:rsid w:val="00E24698"/>
    <w:rsid w:val="00E24792"/>
    <w:rsid w:val="00E258D6"/>
    <w:rsid w:val="00E27B47"/>
    <w:rsid w:val="00E27BAE"/>
    <w:rsid w:val="00E27D6D"/>
    <w:rsid w:val="00E41B65"/>
    <w:rsid w:val="00E45364"/>
    <w:rsid w:val="00E458B4"/>
    <w:rsid w:val="00E51E24"/>
    <w:rsid w:val="00E51E35"/>
    <w:rsid w:val="00E521FA"/>
    <w:rsid w:val="00E547EF"/>
    <w:rsid w:val="00E556B3"/>
    <w:rsid w:val="00E55E61"/>
    <w:rsid w:val="00E56C24"/>
    <w:rsid w:val="00E56E01"/>
    <w:rsid w:val="00E63861"/>
    <w:rsid w:val="00E643E3"/>
    <w:rsid w:val="00E67BF1"/>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97340"/>
    <w:rsid w:val="00EA0563"/>
    <w:rsid w:val="00EA1372"/>
    <w:rsid w:val="00EA16BE"/>
    <w:rsid w:val="00EA3104"/>
    <w:rsid w:val="00EA3709"/>
    <w:rsid w:val="00EA3A4A"/>
    <w:rsid w:val="00EA5F2A"/>
    <w:rsid w:val="00EA6E26"/>
    <w:rsid w:val="00EB252F"/>
    <w:rsid w:val="00EB5647"/>
    <w:rsid w:val="00EB6CBF"/>
    <w:rsid w:val="00EB73DE"/>
    <w:rsid w:val="00EC23C2"/>
    <w:rsid w:val="00EC31C5"/>
    <w:rsid w:val="00EC4FF9"/>
    <w:rsid w:val="00EC707B"/>
    <w:rsid w:val="00EC762E"/>
    <w:rsid w:val="00EC7E12"/>
    <w:rsid w:val="00ED1426"/>
    <w:rsid w:val="00ED2149"/>
    <w:rsid w:val="00ED35BC"/>
    <w:rsid w:val="00ED494A"/>
    <w:rsid w:val="00ED640B"/>
    <w:rsid w:val="00ED70CC"/>
    <w:rsid w:val="00ED78A5"/>
    <w:rsid w:val="00EE2DCB"/>
    <w:rsid w:val="00EE36D9"/>
    <w:rsid w:val="00EE6170"/>
    <w:rsid w:val="00EE7141"/>
    <w:rsid w:val="00EE7664"/>
    <w:rsid w:val="00EE7CAE"/>
    <w:rsid w:val="00EF0B3C"/>
    <w:rsid w:val="00EF12E2"/>
    <w:rsid w:val="00F0120A"/>
    <w:rsid w:val="00F07C30"/>
    <w:rsid w:val="00F10156"/>
    <w:rsid w:val="00F108CB"/>
    <w:rsid w:val="00F10EDC"/>
    <w:rsid w:val="00F1166A"/>
    <w:rsid w:val="00F15CF5"/>
    <w:rsid w:val="00F171DC"/>
    <w:rsid w:val="00F17FF4"/>
    <w:rsid w:val="00F20A00"/>
    <w:rsid w:val="00F221A9"/>
    <w:rsid w:val="00F2381E"/>
    <w:rsid w:val="00F27396"/>
    <w:rsid w:val="00F30EF5"/>
    <w:rsid w:val="00F341C1"/>
    <w:rsid w:val="00F362EC"/>
    <w:rsid w:val="00F40F67"/>
    <w:rsid w:val="00F411CB"/>
    <w:rsid w:val="00F4250A"/>
    <w:rsid w:val="00F42CED"/>
    <w:rsid w:val="00F43071"/>
    <w:rsid w:val="00F50B57"/>
    <w:rsid w:val="00F53AC3"/>
    <w:rsid w:val="00F550A7"/>
    <w:rsid w:val="00F57261"/>
    <w:rsid w:val="00F573AF"/>
    <w:rsid w:val="00F60DF5"/>
    <w:rsid w:val="00F65822"/>
    <w:rsid w:val="00F65871"/>
    <w:rsid w:val="00F677A9"/>
    <w:rsid w:val="00F70484"/>
    <w:rsid w:val="00F8429F"/>
    <w:rsid w:val="00F86D6F"/>
    <w:rsid w:val="00F9115A"/>
    <w:rsid w:val="00F94355"/>
    <w:rsid w:val="00F9663A"/>
    <w:rsid w:val="00F967B2"/>
    <w:rsid w:val="00FA155A"/>
    <w:rsid w:val="00FA2496"/>
    <w:rsid w:val="00FA51A5"/>
    <w:rsid w:val="00FA700E"/>
    <w:rsid w:val="00FB5F01"/>
    <w:rsid w:val="00FB6ABB"/>
    <w:rsid w:val="00FB6C29"/>
    <w:rsid w:val="00FB7A98"/>
    <w:rsid w:val="00FC26FD"/>
    <w:rsid w:val="00FC2DA4"/>
    <w:rsid w:val="00FD1045"/>
    <w:rsid w:val="00FD4009"/>
    <w:rsid w:val="00FD4247"/>
    <w:rsid w:val="00FD454B"/>
    <w:rsid w:val="00FD4F96"/>
    <w:rsid w:val="00FD5B3C"/>
    <w:rsid w:val="00FD7148"/>
    <w:rsid w:val="00FD7294"/>
    <w:rsid w:val="00FE5457"/>
    <w:rsid w:val="00FE5D85"/>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5C1818"/>
    <w:rPr>
      <w:noProof/>
      <w:lang w:val="en-US"/>
    </w:rPr>
  </w:style>
  <w:style w:type="character" w:customStyle="1" w:styleId="EndNoteBibliographyChar">
    <w:name w:val="EndNote Bibliography Char"/>
    <w:basedOn w:val="DefaultParagraphFont"/>
    <w:link w:val="EndNoteBibliography"/>
    <w:rsid w:val="005C1818"/>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1">
    <w:name w:val="Unresolved Mention1"/>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 w:type="paragraph" w:styleId="Revision">
    <w:name w:val="Revision"/>
    <w:hidden/>
    <w:uiPriority w:val="99"/>
    <w:semiHidden/>
    <w:rsid w:val="002458CF"/>
    <w:pPr>
      <w:spacing w:line="240" w:lineRule="auto"/>
      <w:ind w:firstLine="0"/>
    </w:pPr>
  </w:style>
  <w:style w:type="character" w:styleId="PlaceholderText">
    <w:name w:val="Placeholder Text"/>
    <w:basedOn w:val="DefaultParagraphFont"/>
    <w:uiPriority w:val="99"/>
    <w:semiHidden/>
    <w:rsid w:val="0012772B"/>
    <w:rPr>
      <w:color w:val="808080"/>
    </w:rPr>
  </w:style>
  <w:style w:type="character" w:customStyle="1" w:styleId="UnresolvedMention">
    <w:name w:val="Unresolved Mention"/>
    <w:basedOn w:val="DefaultParagraphFont"/>
    <w:uiPriority w:val="99"/>
    <w:semiHidden/>
    <w:unhideWhenUsed/>
    <w:rsid w:val="000C0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l.noaa.gov/data/gridded/data.noaa.oisst.v2.highre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data-wadn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footer" Target="footer1.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67670-F470-4A18-9E8D-0B7CEEF49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53</Pages>
  <Words>23974</Words>
  <Characters>136656</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BERRY, HELEN (DNR)</dc:creator>
  <cp:lastModifiedBy>Nick.Tolimieri</cp:lastModifiedBy>
  <cp:revision>33</cp:revision>
  <dcterms:created xsi:type="dcterms:W3CDTF">2022-10-18T20:13:00Z</dcterms:created>
  <dcterms:modified xsi:type="dcterms:W3CDTF">2022-11-21T22:21:00Z</dcterms:modified>
</cp:coreProperties>
</file>