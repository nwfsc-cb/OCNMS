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r w:rsidR="004A1D51">
        <w:rPr>
          <w:i/>
        </w:rPr>
        <w:t>Macrocystis pyrifera</w:t>
      </w:r>
      <w:r w:rsidR="004A1D51">
        <w:t xml:space="preserve"> and </w:t>
      </w:r>
      <w:r w:rsidR="004A1D51">
        <w:rPr>
          <w:i/>
        </w:rPr>
        <w:t>Nereocystis luetkeana</w:t>
      </w:r>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r w:rsidR="00E24792" w:rsidRPr="002623AD">
        <w:rPr>
          <w:i/>
          <w:color w:val="000000" w:themeColor="text1"/>
        </w:rPr>
        <w:t>Strongylocentrotus purpuratus</w:t>
      </w:r>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Laminariales)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r w:rsidR="00955353" w:rsidRPr="00137191">
        <w:rPr>
          <w:i/>
        </w:rPr>
        <w:t>Strongylocentrotus purpuratus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sheepshead</w:t>
      </w:r>
      <w:r w:rsidR="00FD5B3C">
        <w:t xml:space="preserve"> </w:t>
      </w:r>
      <w:r w:rsidR="00FD5B3C" w:rsidRPr="00310026">
        <w:rPr>
          <w:i/>
        </w:rPr>
        <w:t>Archosargus probatocephalus</w:t>
      </w:r>
      <w:r w:rsidR="00FD5B3C">
        <w:t xml:space="preserve"> </w:t>
      </w:r>
      <w:r w:rsidR="008702D7">
        <w:t xml:space="preserve">and spiny lobsters </w:t>
      </w:r>
      <w:r w:rsidR="00FD5B3C" w:rsidRPr="00310026">
        <w:rPr>
          <w:i/>
        </w:rPr>
        <w:t>Panulirus interruptus</w:t>
      </w:r>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6" w:name="_qaa02jqwwy36" w:colFirst="0" w:colLast="0"/>
      <w:bookmarkEnd w:id="6"/>
      <w:r>
        <w:rPr>
          <w:sz w:val="34"/>
          <w:szCs w:val="34"/>
        </w:rPr>
        <w:t xml:space="preserve">2.2 </w:t>
      </w:r>
      <w:r w:rsidR="00EF0B3C">
        <w:rPr>
          <w:sz w:val="34"/>
          <w:szCs w:val="34"/>
        </w:rPr>
        <w:t>Survey design</w:t>
      </w:r>
    </w:p>
    <w:p w14:paraId="6D7B1DC1" w14:textId="37CE8A04"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r w:rsidR="005574F6">
        <w:t>t</w:t>
      </w:r>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 w:name="_imz9yv51qjaf" w:colFirst="0" w:colLast="0"/>
      <w:bookmarkEnd w:id="7"/>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Neah Bay and Tatoosh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r w:rsidR="00AD6474">
        <w:rPr>
          <w:i/>
        </w:rPr>
        <w:t>Nereocystis</w:t>
      </w:r>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r w:rsidR="00477F34">
        <w:rPr>
          <w:i/>
        </w:rPr>
        <w:t xml:space="preserve">Macrocystis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‘heatwaveR’</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(Hobday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8" w:name="_au0wchpbj09l" w:colFirst="0" w:colLast="0"/>
      <w:bookmarkEnd w:id="8"/>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9" w:name="_2h658b2af9qi" w:colFirst="0" w:colLast="0"/>
      <w:bookmarkEnd w:id="9"/>
      <w:r>
        <w:t xml:space="preserve">2.5 </w:t>
      </w:r>
      <w:r w:rsidR="00EF0B3C">
        <w:t>Data analysis</w:t>
      </w:r>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27C98D30" w:rsidR="00471A3D" w:rsidRPr="00310026" w:rsidDel="00736AA4" w:rsidRDefault="00BA7345">
      <w:pPr>
        <w:spacing w:before="120" w:after="120"/>
        <w:rPr>
          <w:del w:id="10" w:author="Nick.Tolimieri" w:date="2022-11-21T09:50:00Z"/>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Tatoosh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7E836B63" w14:textId="3E252CE6" w:rsidR="00EE7CAE" w:rsidRPr="00EE7CAE" w:rsidRDefault="00BC04B5">
      <w:pPr>
        <w:spacing w:before="120" w:after="120"/>
        <w:rPr>
          <w:i/>
        </w:rPr>
        <w:pPrChange w:id="11" w:author="Nick.Tolimieri" w:date="2022-11-21T09:50:00Z">
          <w:pPr>
            <w:spacing w:before="120" w:after="120"/>
            <w:ind w:left="720" w:right="1080" w:firstLine="0"/>
            <w:jc w:val="center"/>
          </w:pPr>
        </w:pPrChange>
      </w:pPr>
      <m:oMath>
        <m:sSub>
          <m:sSubPr>
            <m:ctrlPr>
              <w:del w:id="12" w:author="Nick.Tolimieri" w:date="2022-11-21T09:50:00Z">
                <w:rPr>
                  <w:rFonts w:ascii="Cambria Math" w:hAnsi="Cambria Math"/>
                  <w:i/>
                </w:rPr>
              </w:del>
            </m:ctrlPr>
          </m:sSubPr>
          <m:e>
            <m:r>
              <w:del w:id="13" w:author="Nick.Tolimieri" w:date="2022-11-21T09:50:00Z">
                <w:rPr>
                  <w:rFonts w:ascii="Cambria Math" w:hAnsi="Cambria Math"/>
                </w:rPr>
                <m:t>y</m:t>
              </w:del>
            </m:r>
          </m:e>
          <m:sub>
            <m:r>
              <w:del w:id="14" w:author="Nick.Tolimieri" w:date="2022-11-21T09:50:00Z">
                <w:rPr>
                  <w:rFonts w:ascii="Cambria Math" w:hAnsi="Cambria Math"/>
                </w:rPr>
                <m:t>daty</m:t>
              </w:del>
            </m:r>
          </m:sub>
        </m:sSub>
        <m:r>
          <w:del w:id="15" w:author="Nick.Tolimieri" w:date="2022-11-21T09:50:00Z">
            <w:rPr>
              <w:rFonts w:ascii="Cambria Math" w:hAnsi="Cambria Math"/>
            </w:rPr>
            <m:t>=μ+</m:t>
          </w:del>
        </m:r>
        <m:sSub>
          <m:sSubPr>
            <m:ctrlPr>
              <w:del w:id="16" w:author="Nick.Tolimieri" w:date="2022-11-21T09:50:00Z">
                <w:rPr>
                  <w:rFonts w:ascii="Cambria Math" w:hAnsi="Cambria Math"/>
                  <w:i/>
                </w:rPr>
              </w:del>
            </m:ctrlPr>
          </m:sSubPr>
          <m:e>
            <m:r>
              <w:del w:id="17" w:author="Nick.Tolimieri" w:date="2022-11-21T09:50:00Z">
                <w:rPr>
                  <w:rFonts w:ascii="Cambria Math" w:hAnsi="Cambria Math"/>
                </w:rPr>
                <m:t>β</m:t>
              </w:del>
            </m:r>
          </m:e>
          <m:sub>
            <m:r>
              <w:del w:id="18" w:author="Nick.Tolimieri" w:date="2022-11-21T09:50:00Z">
                <w:rPr>
                  <w:rFonts w:ascii="Cambria Math" w:hAnsi="Cambria Math"/>
                </w:rPr>
                <m:t>d</m:t>
              </w:del>
            </m:r>
          </m:sub>
        </m:sSub>
        <m:r>
          <w:del w:id="19" w:author="Nick.Tolimieri" w:date="2022-11-21T09:50:00Z">
            <w:rPr>
              <w:rFonts w:ascii="Cambria Math" w:hAnsi="Cambria Math"/>
            </w:rPr>
            <m:t>+</m:t>
          </w:del>
        </m:r>
        <m:sSub>
          <m:sSubPr>
            <m:ctrlPr>
              <w:del w:id="20" w:author="Nick.Tolimieri" w:date="2022-11-21T09:50:00Z">
                <w:rPr>
                  <w:rFonts w:ascii="Cambria Math" w:hAnsi="Cambria Math"/>
                  <w:i/>
                </w:rPr>
              </w:del>
            </m:ctrlPr>
          </m:sSubPr>
          <m:e>
            <m:r>
              <w:del w:id="21" w:author="Nick.Tolimieri" w:date="2022-11-21T09:50:00Z">
                <w:rPr>
                  <w:rFonts w:ascii="Cambria Math" w:hAnsi="Cambria Math"/>
                </w:rPr>
                <m:t>β</m:t>
              </w:del>
            </m:r>
          </m:e>
          <m:sub>
            <m:r>
              <w:del w:id="22" w:author="Nick.Tolimieri" w:date="2022-11-21T09:50:00Z">
                <w:rPr>
                  <w:rFonts w:ascii="Cambria Math" w:hAnsi="Cambria Math"/>
                </w:rPr>
                <m:t>a</m:t>
              </w:del>
            </m:r>
          </m:sub>
        </m:sSub>
        <m:r>
          <w:del w:id="23" w:author="Nick.Tolimieri" w:date="2022-11-21T09:50:00Z">
            <w:rPr>
              <w:rFonts w:ascii="Cambria Math" w:hAnsi="Cambria Math"/>
            </w:rPr>
            <m:t>+</m:t>
          </w:del>
        </m:r>
        <m:sSub>
          <m:sSubPr>
            <m:ctrlPr>
              <w:del w:id="24" w:author="Nick.Tolimieri" w:date="2022-11-21T09:50:00Z">
                <w:rPr>
                  <w:rFonts w:ascii="Cambria Math" w:hAnsi="Cambria Math"/>
                  <w:i/>
                </w:rPr>
              </w:del>
            </m:ctrlPr>
          </m:sSubPr>
          <m:e>
            <m:r>
              <w:del w:id="25" w:author="Nick.Tolimieri" w:date="2022-11-21T09:50:00Z">
                <w:rPr>
                  <w:rFonts w:ascii="Cambria Math" w:hAnsi="Cambria Math"/>
                </w:rPr>
                <m:t>β</m:t>
              </w:del>
            </m:r>
          </m:e>
          <m:sub>
            <m:r>
              <w:del w:id="26" w:author="Nick.Tolimieri" w:date="2022-11-21T09:50:00Z">
                <w:rPr>
                  <w:rFonts w:ascii="Cambria Math" w:hAnsi="Cambria Math"/>
                </w:rPr>
                <m:t>y</m:t>
              </w:del>
            </m:r>
          </m:sub>
        </m:sSub>
        <m:r>
          <w:del w:id="27" w:author="Nick.Tolimieri" w:date="2022-11-21T09:50:00Z">
            <w:rPr>
              <w:rFonts w:ascii="Cambria Math" w:hAnsi="Cambria Math"/>
            </w:rPr>
            <m:t>+</m:t>
          </w:del>
        </m:r>
        <m:sSub>
          <m:sSubPr>
            <m:ctrlPr>
              <w:del w:id="28" w:author="Nick.Tolimieri" w:date="2022-11-21T09:50:00Z">
                <w:rPr>
                  <w:rFonts w:ascii="Cambria Math" w:hAnsi="Cambria Math"/>
                  <w:i/>
                </w:rPr>
              </w:del>
            </m:ctrlPr>
          </m:sSubPr>
          <m:e>
            <m:r>
              <w:del w:id="29" w:author="Nick.Tolimieri" w:date="2022-11-21T09:50:00Z">
                <w:rPr>
                  <w:rFonts w:ascii="Cambria Math" w:hAnsi="Cambria Math"/>
                </w:rPr>
                <m:t>γ</m:t>
              </w:del>
            </m:r>
          </m:e>
          <m:sub>
            <m:r>
              <w:del w:id="30" w:author="Nick.Tolimieri" w:date="2022-11-21T09:50:00Z">
                <w:rPr>
                  <w:rFonts w:ascii="Cambria Math" w:hAnsi="Cambria Math"/>
                </w:rPr>
                <m:t>1</m:t>
              </w:del>
            </m:r>
          </m:sub>
        </m:sSub>
        <m:d>
          <m:dPr>
            <m:ctrlPr>
              <w:del w:id="31" w:author="Nick.Tolimieri" w:date="2022-11-21T09:50:00Z">
                <w:rPr>
                  <w:rFonts w:ascii="Cambria Math" w:hAnsi="Cambria Math"/>
                  <w:i/>
                </w:rPr>
              </w:del>
            </m:ctrlPr>
          </m:dPr>
          <m:e>
            <m:sSub>
              <m:sSubPr>
                <m:ctrlPr>
                  <w:del w:id="32" w:author="Nick.Tolimieri" w:date="2022-11-21T09:50:00Z">
                    <w:rPr>
                      <w:rFonts w:ascii="Cambria Math" w:hAnsi="Cambria Math"/>
                      <w:i/>
                    </w:rPr>
                  </w:del>
                </m:ctrlPr>
              </m:sSubPr>
              <m:e>
                <m:acc>
                  <m:accPr>
                    <m:chr m:val="̅"/>
                    <m:ctrlPr>
                      <w:del w:id="33" w:author="Nick.Tolimieri" w:date="2022-11-21T09:50:00Z">
                        <w:rPr>
                          <w:rFonts w:ascii="Cambria Math" w:hAnsi="Cambria Math"/>
                          <w:i/>
                        </w:rPr>
                      </w:del>
                    </m:ctrlPr>
                  </m:accPr>
                  <m:e>
                    <m:r>
                      <w:del w:id="34" w:author="Nick.Tolimieri" w:date="2022-11-21T09:50:00Z">
                        <w:rPr>
                          <w:rFonts w:ascii="Cambria Math" w:hAnsi="Cambria Math"/>
                        </w:rPr>
                        <m:t>x</m:t>
                      </w:del>
                    </m:r>
                  </m:e>
                </m:acc>
              </m:e>
              <m:sub>
                <m:r>
                  <w:del w:id="35" w:author="Nick.Tolimieri" w:date="2022-11-21T09:50:00Z">
                    <w:rPr>
                      <w:rFonts w:ascii="Cambria Math" w:hAnsi="Cambria Math"/>
                    </w:rPr>
                    <m:t>d,a,y</m:t>
                  </w:del>
                </m:r>
              </m:sub>
            </m:sSub>
            <m:r>
              <w:del w:id="36" w:author="Nick.Tolimieri" w:date="2022-11-21T09:50:00Z">
                <w:rPr>
                  <w:rFonts w:ascii="Cambria Math" w:hAnsi="Cambria Math"/>
                </w:rPr>
                <m:t>-</m:t>
              </w:del>
            </m:r>
            <m:sSub>
              <m:sSubPr>
                <m:ctrlPr>
                  <w:del w:id="37" w:author="Nick.Tolimieri" w:date="2022-11-21T09:50:00Z">
                    <w:rPr>
                      <w:rFonts w:ascii="Cambria Math" w:hAnsi="Cambria Math"/>
                      <w:i/>
                    </w:rPr>
                  </w:del>
                </m:ctrlPr>
              </m:sSubPr>
              <m:e>
                <m:acc>
                  <m:accPr>
                    <m:chr m:val="̅"/>
                    <m:ctrlPr>
                      <w:del w:id="38" w:author="Nick.Tolimieri" w:date="2022-11-21T09:50:00Z">
                        <w:rPr>
                          <w:rFonts w:ascii="Cambria Math" w:hAnsi="Cambria Math"/>
                          <w:i/>
                        </w:rPr>
                      </w:del>
                    </m:ctrlPr>
                  </m:accPr>
                  <m:e>
                    <m:r>
                      <w:del w:id="39" w:author="Nick.Tolimieri" w:date="2022-11-21T09:50:00Z">
                        <w:rPr>
                          <w:rFonts w:ascii="Cambria Math" w:hAnsi="Cambria Math"/>
                        </w:rPr>
                        <m:t>x</m:t>
                      </w:del>
                    </m:r>
                  </m:e>
                </m:acc>
              </m:e>
              <m:sub>
                <m:r>
                  <w:del w:id="40" w:author="Nick.Tolimieri" w:date="2022-11-21T09:50:00Z">
                    <w:rPr>
                      <w:rFonts w:ascii="Cambria Math" w:hAnsi="Cambria Math"/>
                    </w:rPr>
                    <m:t>d,a</m:t>
                  </w:del>
                </m:r>
              </m:sub>
            </m:sSub>
          </m:e>
        </m:d>
        <m:r>
          <w:del w:id="41" w:author="Nick.Tolimieri" w:date="2022-11-21T09:50:00Z">
            <w:rPr>
              <w:rFonts w:ascii="Cambria Math" w:hAnsi="Cambria Math"/>
            </w:rPr>
            <m:t>+</m:t>
          </w:del>
        </m:r>
        <m:sSub>
          <m:sSubPr>
            <m:ctrlPr>
              <w:del w:id="42" w:author="Nick.Tolimieri" w:date="2022-11-21T09:50:00Z">
                <w:rPr>
                  <w:rFonts w:ascii="Cambria Math" w:hAnsi="Cambria Math"/>
                  <w:i/>
                </w:rPr>
              </w:del>
            </m:ctrlPr>
          </m:sSubPr>
          <m:e>
            <m:r>
              <w:del w:id="43" w:author="Nick.Tolimieri" w:date="2022-11-21T09:50:00Z">
                <w:rPr>
                  <w:rFonts w:ascii="Cambria Math" w:hAnsi="Cambria Math"/>
                </w:rPr>
                <m:t>γ</m:t>
              </w:del>
            </m:r>
          </m:e>
          <m:sub>
            <m:r>
              <w:del w:id="44" w:author="Nick.Tolimieri" w:date="2022-11-21T09:50:00Z">
                <w:rPr>
                  <w:rFonts w:ascii="Cambria Math" w:hAnsi="Cambria Math"/>
                </w:rPr>
                <m:t>2</m:t>
              </w:del>
            </m:r>
          </m:sub>
        </m:sSub>
        <m:sSub>
          <m:sSubPr>
            <m:ctrlPr>
              <w:del w:id="45" w:author="Nick.Tolimieri" w:date="2022-11-21T09:50:00Z">
                <w:rPr>
                  <w:rFonts w:ascii="Cambria Math" w:hAnsi="Cambria Math"/>
                  <w:i/>
                </w:rPr>
              </w:del>
            </m:ctrlPr>
          </m:sSubPr>
          <m:e>
            <m:r>
              <w:del w:id="46" w:author="Nick.Tolimieri" w:date="2022-11-21T09:50:00Z">
                <w:rPr>
                  <w:rFonts w:ascii="Cambria Math" w:hAnsi="Cambria Math"/>
                </w:rPr>
                <m:t>x</m:t>
              </w:del>
            </m:r>
          </m:e>
          <m:sub>
            <m:r>
              <w:del w:id="47" w:author="Nick.Tolimieri" w:date="2022-11-21T09:50:00Z">
                <w:rPr>
                  <w:rFonts w:ascii="Cambria Math" w:hAnsi="Cambria Math"/>
                </w:rPr>
                <m:t>d,a</m:t>
              </w:del>
            </m:r>
          </m:sub>
        </m:sSub>
        <m:r>
          <w:del w:id="48" w:author="Nick.Tolimieri" w:date="2022-11-21T09:50:00Z">
            <w:rPr>
              <w:rFonts w:ascii="Cambria Math" w:hAnsi="Cambria Math"/>
            </w:rPr>
            <m:t>+</m:t>
          </w:del>
        </m:r>
        <m:sSub>
          <m:sSubPr>
            <m:ctrlPr>
              <w:del w:id="49" w:author="Nick.Tolimieri" w:date="2022-11-21T09:50:00Z">
                <w:rPr>
                  <w:rFonts w:ascii="Cambria Math" w:hAnsi="Cambria Math"/>
                  <w:i/>
                </w:rPr>
              </w:del>
            </m:ctrlPr>
          </m:sSubPr>
          <m:e>
            <m:r>
              <w:del w:id="50" w:author="Nick.Tolimieri" w:date="2022-11-21T09:50:00Z">
                <w:rPr>
                  <w:rFonts w:ascii="Cambria Math" w:hAnsi="Cambria Math"/>
                </w:rPr>
                <m:t>γ</m:t>
              </w:del>
            </m:r>
          </m:e>
          <m:sub>
            <m:r>
              <w:del w:id="51" w:author="Nick.Tolimieri" w:date="2022-11-21T09:50:00Z">
                <w:rPr>
                  <w:rFonts w:ascii="Cambria Math" w:hAnsi="Cambria Math"/>
                </w:rPr>
                <m:t>3</m:t>
              </w:del>
            </m:r>
          </m:sub>
        </m:sSub>
        <m:d>
          <m:dPr>
            <m:ctrlPr>
              <w:del w:id="52" w:author="Nick.Tolimieri" w:date="2022-11-21T09:50:00Z">
                <w:rPr>
                  <w:rFonts w:ascii="Cambria Math" w:hAnsi="Cambria Math"/>
                  <w:i/>
                </w:rPr>
              </w:del>
            </m:ctrlPr>
          </m:dPr>
          <m:e>
            <m:sSub>
              <m:sSubPr>
                <m:ctrlPr>
                  <w:del w:id="53" w:author="Nick.Tolimieri" w:date="2022-11-21T09:50:00Z">
                    <w:rPr>
                      <w:rFonts w:ascii="Cambria Math" w:hAnsi="Cambria Math"/>
                      <w:i/>
                    </w:rPr>
                  </w:del>
                </m:ctrlPr>
              </m:sSubPr>
              <m:e>
                <m:r>
                  <w:del w:id="54" w:author="Nick.Tolimieri" w:date="2022-11-21T09:50:00Z">
                    <w:rPr>
                      <w:rFonts w:ascii="Cambria Math" w:hAnsi="Cambria Math"/>
                    </w:rPr>
                    <m:t>x</m:t>
                  </w:del>
                </m:r>
              </m:e>
              <m:sub>
                <m:r>
                  <w:del w:id="55" w:author="Nick.Tolimieri" w:date="2022-11-21T09:50:00Z">
                    <w:rPr>
                      <w:rFonts w:ascii="Cambria Math" w:hAnsi="Cambria Math"/>
                    </w:rPr>
                    <m:t>d,a,t,y</m:t>
                  </w:del>
                </m:r>
              </m:sub>
            </m:sSub>
            <m:r>
              <w:del w:id="56" w:author="Nick.Tolimieri" w:date="2022-11-21T09:50:00Z">
                <w:rPr>
                  <w:rFonts w:ascii="Cambria Math" w:hAnsi="Cambria Math"/>
                </w:rPr>
                <m:t>-</m:t>
              </w:del>
            </m:r>
            <m:sSub>
              <m:sSubPr>
                <m:ctrlPr>
                  <w:del w:id="57" w:author="Nick.Tolimieri" w:date="2022-11-21T09:50:00Z">
                    <w:rPr>
                      <w:rFonts w:ascii="Cambria Math" w:hAnsi="Cambria Math"/>
                      <w:i/>
                    </w:rPr>
                  </w:del>
                </m:ctrlPr>
              </m:sSubPr>
              <m:e>
                <m:acc>
                  <m:accPr>
                    <m:chr m:val="̅"/>
                    <m:ctrlPr>
                      <w:del w:id="58" w:author="Nick.Tolimieri" w:date="2022-11-21T09:50:00Z">
                        <w:rPr>
                          <w:rFonts w:ascii="Cambria Math" w:hAnsi="Cambria Math"/>
                          <w:i/>
                        </w:rPr>
                      </w:del>
                    </m:ctrlPr>
                  </m:accPr>
                  <m:e>
                    <m:r>
                      <w:del w:id="59" w:author="Nick.Tolimieri" w:date="2022-11-21T09:50:00Z">
                        <w:rPr>
                          <w:rFonts w:ascii="Cambria Math" w:hAnsi="Cambria Math"/>
                        </w:rPr>
                        <m:t>x</m:t>
                      </w:del>
                    </m:r>
                  </m:e>
                </m:acc>
              </m:e>
              <m:sub>
                <m:r>
                  <w:del w:id="60" w:author="Nick.Tolimieri" w:date="2022-11-21T09:50:00Z">
                    <w:rPr>
                      <w:rFonts w:ascii="Cambria Math" w:hAnsi="Cambria Math"/>
                    </w:rPr>
                    <m:t>d,a,y</m:t>
                  </w:del>
                </m:r>
              </m:sub>
            </m:sSub>
          </m:e>
        </m:d>
        <m:sSub>
          <m:sSubPr>
            <m:ctrlPr>
              <w:del w:id="61" w:author="Nick.Tolimieri" w:date="2022-11-21T09:50:00Z">
                <w:rPr>
                  <w:rFonts w:ascii="Cambria Math" w:hAnsi="Cambria Math"/>
                  <w:i/>
                </w:rPr>
              </w:del>
            </m:ctrlPr>
          </m:sSubPr>
          <m:e>
            <m:r>
              <w:del w:id="62" w:author="Nick.Tolimieri" w:date="2022-11-21T09:50:00Z">
                <w:rPr>
                  <w:rFonts w:ascii="Cambria Math" w:hAnsi="Cambria Math"/>
                </w:rPr>
                <m:t>+ε</m:t>
              </w:del>
            </m:r>
          </m:e>
          <m:sub>
            <m:r>
              <w:del w:id="63" w:author="Nick.Tolimieri" w:date="2022-11-21T09:50:00Z">
                <w:rPr>
                  <w:rFonts w:ascii="Cambria Math" w:hAnsi="Cambria Math"/>
                </w:rPr>
                <m:t>d,a,y,t,0</m:t>
              </w:del>
            </m:r>
          </m:sub>
        </m:sSub>
      </m:oMath>
      <w:del w:id="64" w:author="Nick.Tolimieri" w:date="2022-11-21T09:50:00Z">
        <w:r w:rsidR="007C5F12" w:rsidDel="00736AA4">
          <w:rPr>
            <w:i/>
          </w:rPr>
          <w:delText>,</w:delText>
        </w:r>
      </w:del>
    </w:p>
    <w:p w14:paraId="6B8CD38B" w14:textId="5EE62E87" w:rsidR="00EE7CAE" w:rsidRDefault="00EA3709">
      <w:pPr>
        <w:spacing w:before="120" w:after="120"/>
        <w:ind w:firstLine="0"/>
        <w:jc w:val="center"/>
        <w:rPr>
          <w:ins w:id="65" w:author="Nick.Tolimieri" w:date="2022-11-21T09:21:00Z"/>
        </w:rPr>
        <w:pPrChange w:id="66" w:author="Nick.Tolimieri" w:date="2022-11-21T09:27:00Z">
          <w:pPr>
            <w:spacing w:before="120" w:after="120"/>
            <w:ind w:firstLine="0"/>
          </w:pPr>
        </w:pPrChange>
      </w:pPr>
      <w:ins w:id="67" w:author="Nick.Tolimieri" w:date="2022-11-21T09:26:00Z">
        <w:r w:rsidRPr="00C84095">
          <w:rPr>
            <w:i/>
            <w:rPrChange w:id="68" w:author="Nick.Tolimieri" w:date="2022-11-21T09:38:00Z">
              <w:rPr/>
            </w:rPrChange>
          </w:rPr>
          <w:t>y</w:t>
        </w:r>
      </w:ins>
      <w:ins w:id="69" w:author="Nick.Tolimieri" w:date="2022-11-21T09:21:00Z">
        <w:r w:rsidR="00EE7CAE" w:rsidRPr="00C84095">
          <w:rPr>
            <w:i/>
            <w:vertAlign w:val="subscript"/>
            <w:rPrChange w:id="70" w:author="Nick.Tolimieri" w:date="2022-11-21T09:38:00Z">
              <w:rPr/>
            </w:rPrChange>
          </w:rPr>
          <w:t>d</w:t>
        </w:r>
      </w:ins>
      <w:ins w:id="71" w:author="Nick.Tolimieri" w:date="2022-11-21T09:23:00Z">
        <w:r w:rsidR="00EE7CAE" w:rsidRPr="00C84095">
          <w:rPr>
            <w:i/>
            <w:vertAlign w:val="subscript"/>
            <w:rPrChange w:id="72" w:author="Nick.Tolimieri" w:date="2022-11-21T09:38:00Z">
              <w:rPr>
                <w:vertAlign w:val="subscript"/>
              </w:rPr>
            </w:rPrChange>
          </w:rPr>
          <w:t>,</w:t>
        </w:r>
      </w:ins>
      <w:ins w:id="73" w:author="Nick.Tolimieri" w:date="2022-11-21T09:21:00Z">
        <w:r w:rsidR="00EE7CAE" w:rsidRPr="00C84095">
          <w:rPr>
            <w:i/>
            <w:vertAlign w:val="subscript"/>
            <w:rPrChange w:id="74" w:author="Nick.Tolimieri" w:date="2022-11-21T09:38:00Z">
              <w:rPr/>
            </w:rPrChange>
          </w:rPr>
          <w:t>a</w:t>
        </w:r>
      </w:ins>
      <w:ins w:id="75" w:author="Nick.Tolimieri" w:date="2022-11-21T09:23:00Z">
        <w:r w:rsidR="00EE7CAE" w:rsidRPr="00C84095">
          <w:rPr>
            <w:i/>
            <w:vertAlign w:val="subscript"/>
            <w:rPrChange w:id="76" w:author="Nick.Tolimieri" w:date="2022-11-21T09:38:00Z">
              <w:rPr>
                <w:vertAlign w:val="subscript"/>
              </w:rPr>
            </w:rPrChange>
          </w:rPr>
          <w:t>,</w:t>
        </w:r>
      </w:ins>
      <w:ins w:id="77" w:author="Nick.Tolimieri" w:date="2022-11-21T09:21:00Z">
        <w:r w:rsidR="00EE7CAE" w:rsidRPr="00C84095">
          <w:rPr>
            <w:i/>
            <w:vertAlign w:val="subscript"/>
            <w:rPrChange w:id="78" w:author="Nick.Tolimieri" w:date="2022-11-21T09:38:00Z">
              <w:rPr/>
            </w:rPrChange>
          </w:rPr>
          <w:t>t</w:t>
        </w:r>
      </w:ins>
      <w:ins w:id="79" w:author="Nick.Tolimieri" w:date="2022-11-21T09:23:00Z">
        <w:r w:rsidR="00EE7CAE" w:rsidRPr="00C84095">
          <w:rPr>
            <w:i/>
            <w:vertAlign w:val="subscript"/>
            <w:rPrChange w:id="80" w:author="Nick.Tolimieri" w:date="2022-11-21T09:38:00Z">
              <w:rPr>
                <w:vertAlign w:val="subscript"/>
              </w:rPr>
            </w:rPrChange>
          </w:rPr>
          <w:t>,</w:t>
        </w:r>
      </w:ins>
      <w:ins w:id="81" w:author="Nick.Tolimieri" w:date="2022-11-21T09:21:00Z">
        <w:r w:rsidR="00EE7CAE" w:rsidRPr="00C84095">
          <w:rPr>
            <w:i/>
            <w:vertAlign w:val="subscript"/>
            <w:rPrChange w:id="82" w:author="Nick.Tolimieri" w:date="2022-11-21T09:38:00Z">
              <w:rPr/>
            </w:rPrChange>
          </w:rPr>
          <w:t>y</w:t>
        </w:r>
        <w:r w:rsidR="00EE7CAE">
          <w:t xml:space="preserve"> = µ + β</w:t>
        </w:r>
      </w:ins>
      <w:ins w:id="83" w:author="Nick.Tolimieri" w:date="2022-11-21T09:22:00Z">
        <w:r w:rsidR="00EE7CAE" w:rsidRPr="00C84095">
          <w:rPr>
            <w:i/>
            <w:vertAlign w:val="subscript"/>
            <w:rPrChange w:id="84" w:author="Nick.Tolimieri" w:date="2022-11-21T09:38:00Z">
              <w:rPr/>
            </w:rPrChange>
          </w:rPr>
          <w:t>d</w:t>
        </w:r>
        <w:r w:rsidR="00EE7CAE">
          <w:t xml:space="preserve"> + β</w:t>
        </w:r>
        <w:r w:rsidR="00EE7CAE" w:rsidRPr="00C84095">
          <w:rPr>
            <w:i/>
            <w:vertAlign w:val="subscript"/>
            <w:rPrChange w:id="85" w:author="Nick.Tolimieri" w:date="2022-11-21T09:38:00Z">
              <w:rPr/>
            </w:rPrChange>
          </w:rPr>
          <w:t>a</w:t>
        </w:r>
        <w:r w:rsidR="00EE7CAE">
          <w:t xml:space="preserve"> + </w:t>
        </w:r>
      </w:ins>
      <w:ins w:id="86" w:author="Nick.Tolimieri" w:date="2022-11-21T09:38:00Z">
        <w:r w:rsidR="001A2FBE">
          <w:t>β</w:t>
        </w:r>
      </w:ins>
      <w:ins w:id="87" w:author="Nick.Tolimieri" w:date="2022-11-21T09:22:00Z">
        <w:r w:rsidR="00EE7CAE" w:rsidRPr="00C84095">
          <w:rPr>
            <w:i/>
            <w:vertAlign w:val="subscript"/>
            <w:rPrChange w:id="88" w:author="Nick.Tolimieri" w:date="2022-11-21T09:38:00Z">
              <w:rPr/>
            </w:rPrChange>
          </w:rPr>
          <w:t>y</w:t>
        </w:r>
        <w:r w:rsidR="00EE7CAE">
          <w:t xml:space="preserve"> +</w:t>
        </w:r>
      </w:ins>
      <w:ins w:id="89" w:author="Nick.Tolimieri" w:date="2022-11-21T09:23:00Z">
        <w:r w:rsidR="00EE7CAE">
          <w:t xml:space="preserve"> </w:t>
        </w:r>
      </w:ins>
      <w:ins w:id="90" w:author="Nick.Tolimieri" w:date="2022-11-21T09:36:00Z">
        <w:r w:rsidR="00C84095">
          <w:t>γ</w:t>
        </w:r>
      </w:ins>
      <w:ins w:id="91" w:author="Nick.Tolimieri" w:date="2022-11-21T09:23:00Z">
        <w:r w:rsidR="00EE7CAE" w:rsidRPr="00EE7CAE">
          <w:rPr>
            <w:vertAlign w:val="subscript"/>
            <w:rPrChange w:id="92" w:author="Nick.Tolimieri" w:date="2022-11-21T09:25:00Z">
              <w:rPr/>
            </w:rPrChange>
          </w:rPr>
          <w:t>1</w:t>
        </w:r>
      </w:ins>
      <w:ins w:id="93" w:author="Nick.Tolimieri" w:date="2022-11-21T09:24:00Z">
        <w:r w:rsidR="00EE7CAE">
          <w:t>(</w:t>
        </w:r>
      </w:ins>
      <w:ins w:id="94" w:author="Nick.Tolimieri" w:date="2022-11-21T09:47:00Z">
        <w:r w:rsidR="00E51E35" w:rsidRPr="00736AA4">
          <w:rPr>
            <w:i/>
            <w:rPrChange w:id="95" w:author="Nick.Tolimieri" w:date="2022-11-21T09:49:00Z">
              <w:rPr/>
            </w:rPrChange>
          </w:rPr>
          <w:t>x̅</w:t>
        </w:r>
      </w:ins>
      <w:ins w:id="96" w:author="Nick.Tolimieri" w:date="2022-11-21T09:26:00Z">
        <w:r w:rsidRPr="00C84095">
          <w:rPr>
            <w:i/>
            <w:vertAlign w:val="subscript"/>
            <w:rPrChange w:id="97" w:author="Nick.Tolimieri" w:date="2022-11-21T09:37:00Z">
              <w:rPr/>
            </w:rPrChange>
          </w:rPr>
          <w:t>d,a,y</w:t>
        </w:r>
        <w:r>
          <w:t xml:space="preserve"> – </w:t>
        </w:r>
      </w:ins>
      <w:ins w:id="98" w:author="Nick.Tolimieri" w:date="2022-11-21T09:47:00Z">
        <w:r w:rsidR="00E51E35" w:rsidRPr="00736AA4">
          <w:rPr>
            <w:i/>
            <w:rPrChange w:id="99" w:author="Nick.Tolimieri" w:date="2022-11-21T09:49:00Z">
              <w:rPr/>
            </w:rPrChange>
          </w:rPr>
          <w:t>x̅</w:t>
        </w:r>
      </w:ins>
      <w:ins w:id="100" w:author="Nick.Tolimieri" w:date="2022-11-21T09:26:00Z">
        <w:r w:rsidRPr="00C84095">
          <w:rPr>
            <w:i/>
            <w:vertAlign w:val="subscript"/>
            <w:rPrChange w:id="101" w:author="Nick.Tolimieri" w:date="2022-11-21T09:37:00Z">
              <w:rPr/>
            </w:rPrChange>
          </w:rPr>
          <w:t>d,a</w:t>
        </w:r>
      </w:ins>
      <w:ins w:id="102" w:author="Nick.Tolimieri" w:date="2022-11-21T09:25:00Z">
        <w:r w:rsidR="00EE7CAE">
          <w:t xml:space="preserve">) + </w:t>
        </w:r>
      </w:ins>
      <w:ins w:id="103" w:author="Nick.Tolimieri" w:date="2022-11-21T09:36:00Z">
        <w:r w:rsidR="00C84095">
          <w:t>γ</w:t>
        </w:r>
      </w:ins>
      <w:ins w:id="104" w:author="Nick.Tolimieri" w:date="2022-11-21T09:25:00Z">
        <w:r w:rsidR="00EE7CAE" w:rsidRPr="00EA3709">
          <w:rPr>
            <w:vertAlign w:val="subscript"/>
            <w:rPrChange w:id="105" w:author="Nick.Tolimieri" w:date="2022-11-21T09:27:00Z">
              <w:rPr/>
            </w:rPrChange>
          </w:rPr>
          <w:t>2</w:t>
        </w:r>
      </w:ins>
      <w:ins w:id="106" w:author="Nick.Tolimieri" w:date="2022-11-21T09:47:00Z">
        <w:r w:rsidR="00E51E35" w:rsidRPr="00736AA4">
          <w:rPr>
            <w:i/>
            <w:rPrChange w:id="107" w:author="Nick.Tolimieri" w:date="2022-11-21T09:49:00Z">
              <w:rPr/>
            </w:rPrChange>
          </w:rPr>
          <w:t>x</w:t>
        </w:r>
      </w:ins>
      <w:ins w:id="108" w:author="Nick.Tolimieri" w:date="2022-11-21T09:25:00Z">
        <w:r w:rsidR="00EE7CAE" w:rsidRPr="00C84095">
          <w:rPr>
            <w:i/>
            <w:vertAlign w:val="subscript"/>
            <w:rPrChange w:id="109" w:author="Nick.Tolimieri" w:date="2022-11-21T09:37:00Z">
              <w:rPr/>
            </w:rPrChange>
          </w:rPr>
          <w:t>d,a</w:t>
        </w:r>
        <w:r w:rsidR="00EE7CAE">
          <w:t xml:space="preserve"> + </w:t>
        </w:r>
      </w:ins>
      <w:ins w:id="110" w:author="Nick.Tolimieri" w:date="2022-11-21T09:36:00Z">
        <w:r w:rsidR="00C84095">
          <w:t>γ</w:t>
        </w:r>
      </w:ins>
      <w:ins w:id="111" w:author="Nick.Tolimieri" w:date="2022-11-21T09:25:00Z">
        <w:r w:rsidR="00EE7CAE" w:rsidRPr="00EA3709">
          <w:rPr>
            <w:vertAlign w:val="subscript"/>
            <w:rPrChange w:id="112" w:author="Nick.Tolimieri" w:date="2022-11-21T09:27:00Z">
              <w:rPr/>
            </w:rPrChange>
          </w:rPr>
          <w:t>3</w:t>
        </w:r>
      </w:ins>
      <w:ins w:id="113" w:author="Nick.Tolimieri" w:date="2022-11-21T09:26:00Z">
        <w:r w:rsidR="00EE7CAE">
          <w:t>(</w:t>
        </w:r>
      </w:ins>
      <w:ins w:id="114" w:author="Nick.Tolimieri" w:date="2022-11-21T09:49:00Z">
        <w:r w:rsidR="00736AA4" w:rsidRPr="00736AA4">
          <w:rPr>
            <w:i/>
            <w:rPrChange w:id="115" w:author="Nick.Tolimieri" w:date="2022-11-21T09:49:00Z">
              <w:rPr/>
            </w:rPrChange>
          </w:rPr>
          <w:t>x</w:t>
        </w:r>
      </w:ins>
      <w:ins w:id="116" w:author="Nick.Tolimieri" w:date="2022-11-21T09:27:00Z">
        <w:r w:rsidRPr="00C84095">
          <w:rPr>
            <w:i/>
            <w:vertAlign w:val="subscript"/>
            <w:rPrChange w:id="117" w:author="Nick.Tolimieri" w:date="2022-11-21T09:38:00Z">
              <w:rPr/>
            </w:rPrChange>
          </w:rPr>
          <w:t>d,a,t,y</w:t>
        </w:r>
        <w:r>
          <w:t xml:space="preserve"> – </w:t>
        </w:r>
      </w:ins>
      <w:ins w:id="118" w:author="Nick.Tolimieri" w:date="2022-11-21T09:47:00Z">
        <w:r w:rsidR="00E51E35" w:rsidRPr="00736AA4">
          <w:rPr>
            <w:i/>
            <w:rPrChange w:id="119" w:author="Nick.Tolimieri" w:date="2022-11-21T09:49:00Z">
              <w:rPr/>
            </w:rPrChange>
          </w:rPr>
          <w:t>x̅</w:t>
        </w:r>
      </w:ins>
      <w:ins w:id="120" w:author="Nick.Tolimieri" w:date="2022-11-21T09:27:00Z">
        <w:r w:rsidRPr="00C84095">
          <w:rPr>
            <w:i/>
            <w:vertAlign w:val="subscript"/>
            <w:rPrChange w:id="121" w:author="Nick.Tolimieri" w:date="2022-11-21T09:38:00Z">
              <w:rPr/>
            </w:rPrChange>
          </w:rPr>
          <w:t>d,a,y</w:t>
        </w:r>
      </w:ins>
      <w:ins w:id="122" w:author="Nick.Tolimieri" w:date="2022-11-21T09:26:00Z">
        <w:r w:rsidR="00EE7CAE">
          <w:t>)</w:t>
        </w:r>
      </w:ins>
      <w:ins w:id="123" w:author="Nick.Tolimieri" w:date="2022-11-21T09:25:00Z">
        <w:r w:rsidR="00EE7CAE">
          <w:t xml:space="preserve"> + </w:t>
        </w:r>
      </w:ins>
      <w:ins w:id="124" w:author="Nick.Tolimieri" w:date="2022-11-21T09:22:00Z">
        <w:r w:rsidR="00EE7CAE">
          <w:t>ε</w:t>
        </w:r>
        <w:r w:rsidR="00EE7CAE" w:rsidRPr="00C84095">
          <w:rPr>
            <w:i/>
            <w:vertAlign w:val="subscript"/>
            <w:rPrChange w:id="125" w:author="Nick.Tolimieri" w:date="2022-11-21T09:38:00Z">
              <w:rPr/>
            </w:rPrChange>
          </w:rPr>
          <w:t>d,a,t,y</w:t>
        </w:r>
      </w:ins>
      <w:ins w:id="126" w:author="Nick.Tolimieri" w:date="2022-11-21T09:29:00Z">
        <w:r>
          <w:rPr>
            <w:vertAlign w:val="subscript"/>
          </w:rPr>
          <w:t>,0,</w:t>
        </w:r>
      </w:ins>
      <w:ins w:id="127" w:author="Nick.Tolimieri" w:date="2022-11-21T09:44:00Z">
        <w:r w:rsidR="001A2FBE">
          <w:rPr>
            <w:vertAlign w:val="subscript"/>
          </w:rPr>
          <w:t xml:space="preserve">  </w:t>
        </w:r>
      </w:ins>
    </w:p>
    <w:p w14:paraId="4978B61A" w14:textId="6D88D233"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r w:rsidR="008A4D96">
        <w:rPr>
          <w:color w:val="000000" w:themeColor="text1"/>
        </w:rPr>
        <w:t xml:space="preserve"> </w:t>
      </w:r>
      <w:r w:rsidR="00BB4B2E">
        <w:t>The differenced terms (</w:t>
      </w:r>
      <w:ins w:id="128" w:author="Nick.Tolimieri" w:date="2022-11-21T09:44:00Z">
        <w:r w:rsidR="006A35CC" w:rsidRPr="006A35CC">
          <w:t>γ</w:t>
        </w:r>
      </w:ins>
      <w:del w:id="129"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BB4B2E">
        <w:t xml:space="preserve"> and </w:t>
      </w:r>
      <w:ins w:id="130" w:author="Nick.Tolimieri" w:date="2022-11-21T09:44:00Z">
        <w:r w:rsidR="006A35CC" w:rsidRPr="006A35CC">
          <w:t>γ</w:t>
        </w:r>
      </w:ins>
      <w:del w:id="131"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r w:rsidR="00BB4B2E">
        <w:t>) represent random</w:t>
      </w:r>
      <w:r w:rsidR="00045873">
        <w:t xml:space="preserve"> effects</w:t>
      </w:r>
      <w:r w:rsidR="00BB4B2E">
        <w:t>.</w:t>
      </w:r>
      <w:r w:rsidR="00325B75">
        <w:t xml:space="preserve"> We exclude the</w:t>
      </w:r>
      <w:r w:rsidR="0012772B">
        <w:t xml:space="preserve"> </w:t>
      </w:r>
      <m:oMath>
        <m:sSub>
          <m:sSubPr>
            <m:ctrlPr>
              <w:del w:id="132" w:author="Nick.Tolimieri" w:date="2022-11-21T09:48:00Z">
                <w:rPr>
                  <w:rFonts w:ascii="Cambria Math" w:hAnsi="Cambria Math"/>
                  <w:i/>
                  <w:highlight w:val="yellow"/>
                </w:rPr>
              </w:del>
            </m:ctrlPr>
          </m:sSubPr>
          <m:e>
            <m:sSub>
              <m:sSubPr>
                <m:ctrlPr>
                  <w:del w:id="133" w:author="Nick.Tolimieri" w:date="2022-11-21T09:48:00Z">
                    <w:rPr>
                      <w:rFonts w:ascii="Cambria Math" w:hAnsi="Cambria Math"/>
                      <w:i/>
                      <w:highlight w:val="yellow"/>
                    </w:rPr>
                  </w:del>
                </m:ctrlPr>
              </m:sSubPr>
              <m:e>
                <m:r>
                  <w:del w:id="134" w:author="Nick.Tolimieri" w:date="2022-11-21T09:48:00Z">
                    <w:rPr>
                      <w:rFonts w:ascii="Cambria Math" w:hAnsi="Cambria Math"/>
                      <w:highlight w:val="yellow"/>
                      <w:rPrChange w:id="135" w:author="Nick.Tolimieri" w:date="2022-11-21T09:30:00Z">
                        <w:rPr>
                          <w:rFonts w:ascii="Cambria Math" w:hAnsi="Cambria Math"/>
                        </w:rPr>
                      </w:rPrChange>
                    </w:rPr>
                    <m:t>γ</m:t>
                  </w:del>
                </m:r>
              </m:e>
              <m:sub>
                <m:r>
                  <w:del w:id="136" w:author="Nick.Tolimieri" w:date="2022-11-21T09:48:00Z">
                    <w:rPr>
                      <w:rFonts w:ascii="Cambria Math" w:hAnsi="Cambria Math"/>
                      <w:highlight w:val="yellow"/>
                      <w:rPrChange w:id="137" w:author="Nick.Tolimieri" w:date="2022-11-21T09:30:00Z">
                        <w:rPr>
                          <w:rFonts w:ascii="Cambria Math" w:hAnsi="Cambria Math"/>
                        </w:rPr>
                      </w:rPrChange>
                    </w:rPr>
                    <m:t>4</m:t>
                  </w:del>
                </m:r>
              </m:sub>
            </m:sSub>
            <m:acc>
              <m:accPr>
                <m:chr m:val="̅"/>
                <m:ctrlPr>
                  <w:del w:id="138" w:author="Nick.Tolimieri" w:date="2022-11-21T09:48:00Z">
                    <w:rPr>
                      <w:rFonts w:ascii="Cambria Math" w:hAnsi="Cambria Math"/>
                      <w:i/>
                      <w:highlight w:val="yellow"/>
                    </w:rPr>
                  </w:del>
                </m:ctrlPr>
              </m:accPr>
              <m:e>
                <m:r>
                  <w:del w:id="139" w:author="Nick.Tolimieri" w:date="2022-11-21T09:48:00Z">
                    <w:rPr>
                      <w:rFonts w:ascii="Cambria Math" w:hAnsi="Cambria Math"/>
                      <w:highlight w:val="yellow"/>
                      <w:rPrChange w:id="140" w:author="Nick.Tolimieri" w:date="2022-11-21T09:30:00Z">
                        <w:rPr>
                          <w:rFonts w:ascii="Cambria Math" w:hAnsi="Cambria Math"/>
                        </w:rPr>
                      </w:rPrChange>
                    </w:rPr>
                    <m:t>x</m:t>
                  </w:del>
                </m:r>
              </m:e>
            </m:acc>
          </m:e>
          <m:sub>
            <m:r>
              <w:del w:id="141" w:author="Nick.Tolimieri" w:date="2022-11-21T09:48:00Z">
                <w:rPr>
                  <w:rFonts w:ascii="Cambria Math" w:hAnsi="Cambria Math"/>
                  <w:highlight w:val="yellow"/>
                  <w:rPrChange w:id="142" w:author="Nick.Tolimieri" w:date="2022-11-21T09:30:00Z">
                    <w:rPr>
                      <w:rFonts w:ascii="Cambria Math" w:hAnsi="Cambria Math"/>
                    </w:rPr>
                  </w:rPrChange>
                </w:rPr>
                <m:t>d,a,y</m:t>
              </w:del>
            </m:r>
          </m:sub>
        </m:sSub>
      </m:oMath>
      <w:r w:rsidR="0012772B">
        <w:t xml:space="preserve"> </w:t>
      </w:r>
      <w:ins w:id="143" w:author="Nick.Tolimieri" w:date="2022-11-21T09:37:00Z">
        <w:r w:rsidR="00C84095">
          <w:t>γ</w:t>
        </w:r>
      </w:ins>
      <w:ins w:id="144" w:author="Nick.Tolimieri" w:date="2022-11-21T09:30:00Z">
        <w:r w:rsidR="00C84095" w:rsidRPr="00C84095">
          <w:rPr>
            <w:vertAlign w:val="subscript"/>
            <w:rPrChange w:id="145" w:author="Nick.Tolimieri" w:date="2022-11-21T09:30:00Z">
              <w:rPr/>
            </w:rPrChange>
          </w:rPr>
          <w:t>4</w:t>
        </w:r>
      </w:ins>
      <w:ins w:id="146" w:author="Nick.Tolimieri" w:date="2022-11-21T09:47:00Z">
        <w:r w:rsidR="00A4784D" w:rsidRPr="006C1704">
          <w:rPr>
            <w:i/>
            <w:rPrChange w:id="147" w:author="Nick.Tolimieri" w:date="2022-11-21T09:50:00Z">
              <w:rPr/>
            </w:rPrChange>
          </w:rPr>
          <w:t>x̅</w:t>
        </w:r>
      </w:ins>
      <w:ins w:id="148" w:author="Nick.Tolimieri" w:date="2022-11-21T09:30:00Z">
        <w:r w:rsidR="00C84095" w:rsidRPr="00C84095">
          <w:rPr>
            <w:vertAlign w:val="subscript"/>
            <w:rPrChange w:id="149" w:author="Nick.Tolimieri" w:date="2022-11-21T09:30:00Z">
              <w:rPr/>
            </w:rPrChange>
          </w:rPr>
          <w:t>d,a,y</w:t>
        </w:r>
        <w:r w:rsidR="00C84095">
          <w:t xml:space="preserve"> </w:t>
        </w:r>
      </w:ins>
      <w:r w:rsidR="007D40CD">
        <w:t>term because</w:t>
      </w:r>
      <w:ins w:id="150" w:author="Nick.Tolimieri" w:date="2022-11-21T09:30:00Z">
        <w:r w:rsidR="00C84095">
          <w:t xml:space="preserve"> </w:t>
        </w:r>
      </w:ins>
      <w:ins w:id="151" w:author="Nick.Tolimieri" w:date="2022-11-21T09:47:00Z">
        <w:r w:rsidR="00A4784D" w:rsidRPr="006C1704">
          <w:rPr>
            <w:i/>
            <w:rPrChange w:id="152" w:author="Nick.Tolimieri" w:date="2022-11-21T09:50:00Z">
              <w:rPr/>
            </w:rPrChange>
          </w:rPr>
          <w:t>x̅</w:t>
        </w:r>
      </w:ins>
      <w:ins w:id="153" w:author="Nick.Tolimieri" w:date="2022-11-21T09:30:00Z">
        <w:r w:rsidR="00C84095" w:rsidRPr="00A4784D">
          <w:rPr>
            <w:i/>
            <w:vertAlign w:val="subscript"/>
            <w:rPrChange w:id="154" w:author="Nick.Tolimieri" w:date="2022-11-21T09:48:00Z">
              <w:rPr/>
            </w:rPrChange>
          </w:rPr>
          <w:t>d,a,y</w:t>
        </w:r>
      </w:ins>
      <w:r w:rsidR="007D40CD">
        <w:t xml:space="preserve"> </w:t>
      </w:r>
      <m:oMath>
        <m:sSub>
          <m:sSubPr>
            <m:ctrlPr>
              <w:del w:id="155" w:author="Nick.Tolimieri" w:date="2022-11-21T09:48:00Z">
                <w:rPr>
                  <w:rFonts w:ascii="Cambria Math" w:hAnsi="Cambria Math"/>
                  <w:i/>
                  <w:highlight w:val="yellow"/>
                </w:rPr>
              </w:del>
            </m:ctrlPr>
          </m:sSubPr>
          <m:e>
            <m:acc>
              <m:accPr>
                <m:chr m:val="̅"/>
                <m:ctrlPr>
                  <w:del w:id="156" w:author="Nick.Tolimieri" w:date="2022-11-21T09:48:00Z">
                    <w:rPr>
                      <w:rFonts w:ascii="Cambria Math" w:hAnsi="Cambria Math"/>
                      <w:i/>
                      <w:highlight w:val="yellow"/>
                    </w:rPr>
                  </w:del>
                </m:ctrlPr>
              </m:accPr>
              <m:e>
                <m:r>
                  <w:del w:id="157" w:author="Nick.Tolimieri" w:date="2022-11-21T09:48:00Z">
                    <w:rPr>
                      <w:rFonts w:ascii="Cambria Math" w:hAnsi="Cambria Math"/>
                      <w:highlight w:val="yellow"/>
                      <w:rPrChange w:id="158" w:author="Nick.Tolimieri" w:date="2022-11-21T09:30:00Z">
                        <w:rPr>
                          <w:rFonts w:ascii="Cambria Math" w:hAnsi="Cambria Math"/>
                        </w:rPr>
                      </w:rPrChange>
                    </w:rPr>
                    <m:t>x</m:t>
                  </w:del>
                </m:r>
              </m:e>
            </m:acc>
          </m:e>
          <m:sub>
            <m:r>
              <w:del w:id="159" w:author="Nick.Tolimieri" w:date="2022-11-21T09:48:00Z">
                <w:rPr>
                  <w:rFonts w:ascii="Cambria Math" w:hAnsi="Cambria Math"/>
                  <w:highlight w:val="yellow"/>
                  <w:rPrChange w:id="160" w:author="Nick.Tolimieri" w:date="2022-11-21T09:30:00Z">
                    <w:rPr>
                      <w:rFonts w:ascii="Cambria Math" w:hAnsi="Cambria Math"/>
                    </w:rPr>
                  </w:rPrChange>
                </w:rPr>
                <m:t>d,a,y</m:t>
              </w:del>
            </m:r>
          </m:sub>
        </m:sSub>
      </m:oMath>
      <w:del w:id="161" w:author="Nick.Tolimieri" w:date="2022-11-21T09:48:00Z">
        <w:r w:rsidR="00F4250A" w:rsidDel="00A4784D">
          <w:delText xml:space="preserve"> </w:delText>
        </w:r>
      </w:del>
      <w:r w:rsidR="007D40CD">
        <w:t>is used in the calculation</w:t>
      </w:r>
      <w:r w:rsidR="00956C96">
        <w:t xml:space="preserve"> of </w:t>
      </w:r>
      <w:r w:rsidR="001C237D">
        <w:t>both within-</w:t>
      </w:r>
      <w:r w:rsidR="00956C96">
        <w:t>effects terms</w:t>
      </w:r>
      <w:r w:rsidR="007D40CD">
        <w:t xml:space="preserve"> and its inclusion results in a </w:t>
      </w:r>
      <w:del w:id="162" w:author="Nick.Tolimieri [2]" w:date="2022-11-23T07:50:00Z">
        <w:r w:rsidR="007D40CD" w:rsidDel="002F1430">
          <w:delText xml:space="preserve">rank </w:delText>
        </w:r>
      </w:del>
      <w:ins w:id="163" w:author="Nick.Tolimieri [2]" w:date="2022-11-23T07:50:00Z">
        <w:r w:rsidR="002F1430">
          <w:t>rank</w:t>
        </w:r>
        <w:r w:rsidR="002F1430">
          <w:t>-</w:t>
        </w:r>
      </w:ins>
      <w:bookmarkStart w:id="164" w:name="_GoBack"/>
      <w:bookmarkEnd w:id="164"/>
      <w:r w:rsidR="007D40CD">
        <w:t>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65" w:name="_zg3uzw3q29am" w:colFirst="0" w:colLast="0"/>
      <w:bookmarkEnd w:id="165"/>
      <w:r>
        <w:t xml:space="preserve">3. </w:t>
      </w:r>
      <w:r w:rsidR="00EF0B3C">
        <w:t>Results</w:t>
      </w:r>
    </w:p>
    <w:p w14:paraId="6AADDFFB" w14:textId="6E57B3DF" w:rsidR="00471A3D" w:rsidRDefault="009D1439">
      <w:pPr>
        <w:pStyle w:val="Heading2"/>
      </w:pPr>
      <w:bookmarkStart w:id="166" w:name="_f80bb2jl8g29" w:colFirst="0" w:colLast="0"/>
      <w:bookmarkEnd w:id="166"/>
      <w:r>
        <w:t xml:space="preserve">3.1 </w:t>
      </w:r>
      <w:r w:rsidR="00EF0B3C">
        <w:t>Sea surface temperature</w:t>
      </w:r>
    </w:p>
    <w:p w14:paraId="2B76A209" w14:textId="522931E8"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 xml:space="preserve">d 2021) occurred in 2013 (Fig. </w:t>
      </w:r>
      <w:del w:id="167" w:author="Nick.Tolimieri" w:date="2022-11-21T12:56:00Z">
        <w:r w:rsidDel="00E97340">
          <w:delText>1a</w:delText>
        </w:r>
      </w:del>
      <w:ins w:id="168" w:author="Nick.Tolimieri" w:date="2022-11-21T12:56:00Z">
        <w:r w:rsidR="00E97340">
          <w:t>1d</w:t>
        </w:r>
      </w:ins>
      <w:r>
        <w:t>)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s.d.), after which SST declined each year through 2017 before spiking again in 2019 to 14.9°C (± 1.11 s.d.).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w:t>
      </w:r>
      <w:del w:id="169" w:author="Nick.Tolimieri" w:date="2022-11-21T12:53:00Z">
        <w:r w:rsidDel="00E97340">
          <w:delText>S3</w:delText>
        </w:r>
      </w:del>
      <w:ins w:id="170" w:author="Nick.Tolimieri" w:date="2022-11-21T12:53:00Z">
        <w:r w:rsidR="00E97340">
          <w:t>S2</w:t>
        </w:r>
      </w:ins>
      <w:r>
        <w:t>).</w:t>
      </w:r>
      <w:r w:rsidR="005A3E26">
        <w:t xml:space="preserve"> SST was warmest at Destruction Island and coolest at Tatoosh/Neah Bay (Fig. </w:t>
      </w:r>
      <w:del w:id="171" w:author="Nick.Tolimieri" w:date="2022-11-21T12:57:00Z">
        <w:r w:rsidR="005A3E26" w:rsidDel="000371DD">
          <w:delText>1a</w:delText>
        </w:r>
      </w:del>
      <w:ins w:id="172" w:author="Nick.Tolimieri" w:date="2022-11-21T12:57:00Z">
        <w:r w:rsidR="000371DD">
          <w:t>1d</w:t>
        </w:r>
      </w:ins>
      <w:r w:rsidR="005A3E26">
        <w:t>).</w:t>
      </w:r>
      <w:r w:rsidR="00B0213D">
        <w:t xml:space="preserve"> </w:t>
      </w:r>
      <w:r w:rsidR="00FD4247">
        <w:t xml:space="preserve">While 2013 and 2019 mark the highest recent SST, temperatures were actually higher in 1994 and 1997 (Fig. </w:t>
      </w:r>
      <w:del w:id="173" w:author="Nick.Tolimieri" w:date="2022-11-21T12:53:00Z">
        <w:r w:rsidR="00FD4247" w:rsidDel="00E97340">
          <w:delText>S2</w:delText>
        </w:r>
      </w:del>
      <w:ins w:id="174" w:author="Nick.Tolimieri" w:date="2022-11-21T12:53:00Z">
        <w:r w:rsidR="00E97340">
          <w:t>S3</w:t>
        </w:r>
      </w:ins>
      <w:r w:rsidR="00FD4247">
        <w:t>)</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r>
        <w:t xml:space="preserve">Tatoosh Island and Neah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except for Tatoosh Island and Neah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95E0336"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del w:id="175" w:author="Nick.Tolimieri" w:date="2022-11-21T09:54:00Z">
        <w:r w:rsidR="00874E8C" w:rsidDel="00D344C6">
          <w:delText>2</w:delText>
        </w:r>
      </w:del>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76" w:name="_5eofmerod4cl" w:colFirst="0" w:colLast="0"/>
      <w:bookmarkEnd w:id="176"/>
      <w:r>
        <w:lastRenderedPageBreak/>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-2012: 720 ha ± 116 s</w:t>
      </w:r>
      <w:r w:rsidR="00775236">
        <w:t>.</w:t>
      </w:r>
      <w:r>
        <w:t>d</w:t>
      </w:r>
      <w:r w:rsidR="00775236">
        <w:t>.</w:t>
      </w:r>
      <w:r>
        <w:t xml:space="preserve">). Canopy </w:t>
      </w:r>
      <w:r w:rsidR="0093026C">
        <w:t xml:space="preserve">cover </w:t>
      </w:r>
      <w:r>
        <w:t>along the Washington coast quickly recovered to earlier levels (Fig. 1b</w:t>
      </w:r>
      <w:r w:rsidR="005450F5">
        <w:t xml:space="preserve">, Fig. </w:t>
      </w:r>
      <w:r w:rsidR="001243D7">
        <w:t>S5</w:t>
      </w:r>
      <w:r>
        <w:t>), averaging 645 ha (± 185 s</w:t>
      </w:r>
      <w:r w:rsidR="00775236">
        <w:t>.</w:t>
      </w:r>
      <w:r>
        <w:t>d</w:t>
      </w:r>
      <w:r w:rsidR="00775236">
        <w:t>.</w:t>
      </w:r>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77" w:name="_u6kl6dz0q0ha" w:colFirst="0" w:colLast="0"/>
      <w:bookmarkEnd w:id="177"/>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78" w:name="_8ord3kzb5sb4" w:colFirst="0" w:colLast="0"/>
      <w:bookmarkEnd w:id="17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Tatoosh Island where urchin densities changed the most, the REWB models did not find evidence for an impact of urchins on either </w:t>
      </w:r>
      <w:r w:rsidRPr="00310026">
        <w:rPr>
          <w:i/>
          <w:color w:val="000000" w:themeColor="text1"/>
        </w:rPr>
        <w:t xml:space="preserve">Nereocystis </w:t>
      </w:r>
      <w:r w:rsidRPr="00310026">
        <w:rPr>
          <w:color w:val="000000" w:themeColor="text1"/>
        </w:rPr>
        <w:t xml:space="preserve">or </w:t>
      </w:r>
      <w:r w:rsidRPr="00310026">
        <w:rPr>
          <w:i/>
          <w:color w:val="000000" w:themeColor="text1"/>
        </w:rPr>
        <w:t>Pterygophora</w:t>
      </w:r>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r w:rsidR="00EF0B3C" w:rsidRPr="00310026">
        <w:rPr>
          <w:i/>
          <w:color w:val="000000" w:themeColor="text1"/>
        </w:rPr>
        <w:t xml:space="preserve">Nereocystis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r w:rsidR="00EF0B3C" w:rsidRPr="00310026">
        <w:rPr>
          <w:i/>
          <w:color w:val="000000" w:themeColor="text1"/>
        </w:rPr>
        <w:t xml:space="preserve">Nereocystis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00EF0B3C" w:rsidRPr="00310026">
        <w:rPr>
          <w:i/>
          <w:color w:val="000000" w:themeColor="text1"/>
        </w:rPr>
        <w:t>Pterygophora</w:t>
      </w:r>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79" w:name="_kht2apu2sjj7" w:colFirst="0" w:colLast="0"/>
      <w:bookmarkEnd w:id="179"/>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80" w:name="_1nzuexzh0v9h" w:colFirst="0" w:colLast="0"/>
      <w:bookmarkEnd w:id="180"/>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r w:rsidR="004E54BF" w:rsidRPr="005C5D2C">
        <w:rPr>
          <w:i/>
        </w:rPr>
        <w:t xml:space="preserve">Macrocystis </w:t>
      </w:r>
      <w:r w:rsidR="004E54BF" w:rsidRPr="005C5D2C">
        <w:t xml:space="preserve">and </w:t>
      </w:r>
      <w:r w:rsidR="004E54BF" w:rsidRPr="005C5D2C">
        <w:rPr>
          <w:i/>
        </w:rPr>
        <w:t xml:space="preserve">Nereocystis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t Tatoosh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Tatoosh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At Tatoosh</w:t>
      </w:r>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r w:rsidR="00D21822">
        <w:rPr>
          <w:i/>
        </w:rPr>
        <w:t xml:space="preserve">Nereocystis </w:t>
      </w:r>
      <w:r w:rsidR="00D21822">
        <w:t>stipe density</w:t>
      </w:r>
      <w:r w:rsidR="005A6AA8">
        <w:t xml:space="preserve"> (coefficients were negative b</w:t>
      </w:r>
      <w:r w:rsidR="00305F76">
        <w:t>ut</w:t>
      </w:r>
      <w:r w:rsidR="005A6AA8">
        <w:t xml:space="preserve"> s.e.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Tatoosh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may be due to Allee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r w:rsidR="00A50EB8" w:rsidRPr="00310026">
        <w:rPr>
          <w:i/>
        </w:rPr>
        <w:t>Nereocystis</w:t>
      </w:r>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r w:rsidR="00A50EB8" w:rsidRPr="00ED1B32">
        <w:rPr>
          <w:i/>
        </w:rPr>
        <w:t>Nereocystis</w:t>
      </w:r>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r w:rsidR="000B08AF" w:rsidRPr="00ED1B32">
        <w:rPr>
          <w:i/>
        </w:rPr>
        <w:t>Nereocystis</w:t>
      </w:r>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r w:rsidR="00975780" w:rsidRPr="00310026">
        <w:rPr>
          <w:i/>
        </w:rPr>
        <w:t>Pi</w:t>
      </w:r>
      <w:r w:rsidR="00975780">
        <w:rPr>
          <w:i/>
        </w:rPr>
        <w:t>s</w:t>
      </w:r>
      <w:r w:rsidR="00975780" w:rsidRPr="00310026">
        <w:rPr>
          <w:i/>
        </w:rPr>
        <w:t>aster brevispinnus</w:t>
      </w:r>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81" w:name="_2ckoofy96g8s" w:colFirst="0" w:colLast="0"/>
      <w:bookmarkEnd w:id="181"/>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r w:rsidR="00F967B2">
        <w:t xml:space="preserve"> </w:t>
      </w:r>
      <w:r>
        <w:t xml:space="preserve"> </w:t>
      </w:r>
      <w:bookmarkStart w:id="182" w:name="_tfgwewy7a3j9" w:colFirst="0" w:colLast="0"/>
      <w:bookmarkEnd w:id="182"/>
      <w:r>
        <w:br w:type="page"/>
      </w:r>
    </w:p>
    <w:p w14:paraId="01FBA58F" w14:textId="77777777" w:rsidR="00471A3D" w:rsidRDefault="00EF0B3C">
      <w:pPr>
        <w:pStyle w:val="Heading1"/>
      </w:pPr>
      <w:bookmarkStart w:id="183" w:name="_jyj55lpsprbv" w:colFirst="0" w:colLast="0"/>
      <w:bookmarkEnd w:id="183"/>
      <w:r>
        <w:lastRenderedPageBreak/>
        <w:t>Literature Cited</w:t>
      </w:r>
    </w:p>
    <w:bookmarkStart w:id="184" w:name="_vq7lwaa8xm4l" w:colFirst="0" w:colLast="0"/>
    <w:bookmarkEnd w:id="184"/>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85" w:name="_x7i6qakwgxpk" w:colFirst="0" w:colLast="0"/>
      <w:bookmarkEnd w:id="185"/>
      <w:r>
        <w:lastRenderedPageBreak/>
        <w:t>Figures</w:t>
      </w:r>
    </w:p>
    <w:p w14:paraId="421BC9CC" w14:textId="77777777" w:rsidR="00471A3D" w:rsidRDefault="00471A3D"/>
    <w:p w14:paraId="3F1960FD" w14:textId="3AE7048D" w:rsidR="00471A3D" w:rsidRDefault="00B65A2E">
      <w:pPr>
        <w:ind w:firstLine="0"/>
        <w:jc w:val="center"/>
      </w:pPr>
      <w:ins w:id="186" w:author="Nick.Tolimieri [2]" w:date="2022-11-23T07:39:00Z">
        <w:r>
          <w:rPr>
            <w:noProof/>
            <w:lang w:val="en-US"/>
          </w:rPr>
          <w:drawing>
            <wp:inline distT="0" distB="0" distL="0" distR="0" wp14:anchorId="4BA668FE" wp14:editId="469767DD">
              <wp:extent cx="5943600" cy="468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ins>
      <w:del w:id="187" w:author="Nick.Tolimieri [2]" w:date="2022-11-23T07:37:00Z">
        <w:r w:rsidR="008445A1" w:rsidDel="00B65A2E">
          <w:rPr>
            <w:noProof/>
            <w:lang w:val="en-US"/>
          </w:rPr>
          <w:drawing>
            <wp:inline distT="0" distB="0" distL="0" distR="0" wp14:anchorId="19E12D59" wp14:editId="2C8088CD">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del>
    </w:p>
    <w:p w14:paraId="4BAAA77F" w14:textId="77777777" w:rsidR="00471A3D" w:rsidRDefault="00471A3D"/>
    <w:p w14:paraId="6CE887F4" w14:textId="6A0E16D0" w:rsidR="00471A3D" w:rsidRDefault="00EF0B3C">
      <w:pPr>
        <w:pStyle w:val="Heading5"/>
      </w:pPr>
      <w:bookmarkStart w:id="188" w:name="_xh2yuyi7vi5o" w:colFirst="0" w:colLast="0"/>
      <w:bookmarkEnd w:id="188"/>
      <w:r>
        <w:t xml:space="preserve">Figure 1. </w:t>
      </w:r>
      <w:ins w:id="189" w:author="Nick.Tolimieri" w:date="2022-11-21T13:10:00Z">
        <w:del w:id="190" w:author="Nick.Tolimieri [2]" w:date="2022-11-23T07:39:00Z">
          <w:r w:rsidR="005C7F4E" w:rsidDel="00B65A2E">
            <w:delText xml:space="preserve">a-c) </w:delText>
          </w:r>
        </w:del>
      </w:ins>
      <w:r>
        <w:t>Location of</w:t>
      </w:r>
      <w:ins w:id="191" w:author="Nick.Tolimieri" w:date="2022-11-21T13:12:00Z">
        <w:r w:rsidR="00303C40">
          <w:t xml:space="preserve"> </w:t>
        </w:r>
      </w:ins>
      <w:del w:id="192" w:author="Nick.Tolimieri" w:date="2022-11-21T13:12:00Z">
        <w:r w:rsidDel="00303C40">
          <w:delText xml:space="preserve"> the</w:delText>
        </w:r>
      </w:del>
      <w:ins w:id="193" w:author="Nick.Tolimieri" w:date="2022-11-21T13:11:00Z">
        <w:r w:rsidR="00AA34BD">
          <w:t xml:space="preserve"> </w:t>
        </w:r>
      </w:ins>
      <w:ins w:id="194" w:author="Nick.Tolimieri [2]" w:date="2022-11-23T07:40:00Z">
        <w:r w:rsidR="00B65A2E">
          <w:t xml:space="preserve">a-b) </w:t>
        </w:r>
      </w:ins>
      <w:ins w:id="195" w:author="Nick.Tolimieri" w:date="2022-11-21T13:11:00Z">
        <w:r w:rsidR="00AA34BD">
          <w:t>Olympic Coast National Marine Sanctuary (OCNMS</w:t>
        </w:r>
      </w:ins>
      <w:ins w:id="196" w:author="Nick.Tolimieri" w:date="2022-11-21T13:12:00Z">
        <w:r w:rsidR="00AA34BD">
          <w:t xml:space="preserve">, </w:t>
        </w:r>
        <w:r w:rsidR="00AA34BD" w:rsidRPr="00AA34BD">
          <w:t>the outer coast of Washington and the western Strait to Neah Bay</w:t>
        </w:r>
      </w:ins>
      <w:ins w:id="197" w:author="Nick.Tolimieri" w:date="2022-11-21T13:11:00Z">
        <w:r w:rsidR="00AA34BD">
          <w:t xml:space="preserve">) and </w:t>
        </w:r>
      </w:ins>
      <w:ins w:id="198" w:author="Nick.Tolimieri [2]" w:date="2022-11-23T07:40:00Z">
        <w:r w:rsidR="00B65A2E">
          <w:t xml:space="preserve">c) </w:t>
        </w:r>
      </w:ins>
      <w:ins w:id="199" w:author="Nick.Tolimieri" w:date="2022-11-21T13:11:00Z">
        <w:r w:rsidR="00AA34BD">
          <w:t xml:space="preserve">the </w:t>
        </w:r>
      </w:ins>
      <w:del w:id="200" w:author="Nick.Tolimieri" w:date="2022-11-21T13:11:00Z">
        <w:r w:rsidDel="00AA34BD">
          <w:delText xml:space="preserve"> </w:delText>
        </w:r>
      </w:del>
      <w:r>
        <w:t>five study sites with distribution of floating kelp shown in green</w:t>
      </w:r>
      <w:ins w:id="201" w:author="Nick.Tolimieri" w:date="2022-11-21T13:10:00Z">
        <w:r w:rsidR="005C7F4E">
          <w:t xml:space="preserve">; </w:t>
        </w:r>
      </w:ins>
      <w:del w:id="202" w:author="Nick.Tolimieri" w:date="2022-11-21T13:10:00Z">
        <w:r w:rsidDel="005C7F4E">
          <w:delText xml:space="preserve">. Plots on right (2003-2021) are: </w:delText>
        </w:r>
      </w:del>
      <w:del w:id="203" w:author="Nick.Tolimieri" w:date="2022-11-21T13:09:00Z">
        <w:r w:rsidDel="005C7F4E">
          <w:delText>a</w:delText>
        </w:r>
      </w:del>
      <w:ins w:id="204" w:author="Nick.Tolimieri" w:date="2022-11-21T13:09:00Z">
        <w:r w:rsidR="005C7F4E">
          <w:t>d</w:t>
        </w:r>
      </w:ins>
      <w:r>
        <w:t>) Mean SST of the warmest month averaged across the five sites</w:t>
      </w:r>
      <w:r w:rsidR="00EA5F2A">
        <w:t xml:space="preserve"> (black line</w:t>
      </w:r>
      <w:del w:id="205" w:author="Nick.Tolimieri" w:date="2022-11-21T13:10:00Z">
        <w:r w:rsidR="00EA5F2A" w:rsidDel="005C7F4E">
          <w:delText>)</w:delText>
        </w:r>
        <w:r w:rsidDel="005C7F4E">
          <w:delText xml:space="preserve">, </w:delText>
        </w:r>
      </w:del>
      <w:ins w:id="206" w:author="Nick.Tolimieri" w:date="2022-11-21T13:10:00Z">
        <w:r w:rsidR="005C7F4E">
          <w:t xml:space="preserve">); </w:t>
        </w:r>
      </w:ins>
      <w:r>
        <w:t xml:space="preserve">and </w:t>
      </w:r>
      <w:ins w:id="207" w:author="Nick.Tolimieri" w:date="2022-11-21T13:09:00Z">
        <w:r w:rsidR="005C7F4E">
          <w:t>e</w:t>
        </w:r>
      </w:ins>
      <w:del w:id="208" w:author="Nick.Tolimieri" w:date="2022-11-21T13:09:00Z">
        <w:r w:rsidDel="005C7F4E">
          <w:delText>b</w:delText>
        </w:r>
      </w:del>
      <w:r>
        <w:t xml:space="preserve">) </w:t>
      </w:r>
      <w:r w:rsidR="006C0AD9">
        <w:t>total area</w:t>
      </w:r>
      <w:r>
        <w:t xml:space="preserve"> of </w:t>
      </w:r>
      <w:r w:rsidR="001D537C">
        <w:t>kelp canopies floating on the surface</w:t>
      </w:r>
      <w:r>
        <w:t xml:space="preserve"> </w:t>
      </w:r>
      <w:r w:rsidR="0028520A">
        <w:t xml:space="preserve">within </w:t>
      </w:r>
      <w:del w:id="209" w:author="Nick.Tolimieri" w:date="2022-11-21T13:13:00Z">
        <w:r w:rsidR="0028520A" w:rsidDel="00303C40">
          <w:delText xml:space="preserve">the </w:delText>
        </w:r>
      </w:del>
      <w:del w:id="210" w:author="Nick.Tolimieri" w:date="2022-11-21T13:12:00Z">
        <w:r w:rsidR="001D537C" w:rsidDel="00AA34BD">
          <w:delText>Olympic Coast National Marine Sanctuary</w:delText>
        </w:r>
      </w:del>
      <w:ins w:id="211" w:author="Nick.Tolimieri" w:date="2022-11-21T13:12:00Z">
        <w:r w:rsidR="00AA34BD">
          <w:t>OCNMS</w:t>
        </w:r>
      </w:ins>
      <w:del w:id="212" w:author="Nick.Tolimieri" w:date="2022-11-21T13:12:00Z">
        <w:r w:rsidR="001D537C" w:rsidDel="00AA34BD">
          <w:delText xml:space="preserve"> (the outer coast of Was</w:delText>
        </w:r>
        <w:r w:rsidR="008D19A5" w:rsidDel="00AA34BD">
          <w:delText>h</w:delText>
        </w:r>
        <w:r w:rsidR="001D537C" w:rsidDel="00AA34BD">
          <w:delText>ington and the western Strait</w:delText>
        </w:r>
        <w:r w:rsidR="008D19A5" w:rsidDel="00AA34BD">
          <w:delText xml:space="preserve"> to Neah Bay)</w:delText>
        </w:r>
      </w:del>
      <w:r>
        <w:t xml:space="preserve">. </w:t>
      </w:r>
      <w:r w:rsidR="00B3658B">
        <w:t>Black line in (</w:t>
      </w:r>
      <w:del w:id="213" w:author="Nick.Tolimieri" w:date="2022-11-21T13:10:00Z">
        <w:r w:rsidR="00B3658B" w:rsidDel="005C7F4E">
          <w:delText>a</w:delText>
        </w:r>
      </w:del>
      <w:ins w:id="214" w:author="Nick.Tolimieri" w:date="2022-11-21T13:10:00Z">
        <w:r w:rsidR="005C7F4E">
          <w:t>d</w:t>
        </w:r>
      </w:ins>
      <w:r w:rsidR="00B3658B">
        <w:t xml:space="preserve">)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0E18D5AC" w:rsidR="00471A3D" w:rsidRDefault="00467226">
      <w:pPr>
        <w:ind w:firstLine="0"/>
        <w:jc w:val="center"/>
      </w:pPr>
      <w:del w:id="215" w:author="Nick.Tolimieri" w:date="2022-11-21T10:47:00Z">
        <w:r w:rsidDel="00370778">
          <w:rPr>
            <w:noProof/>
            <w:lang w:val="en-US"/>
          </w:rPr>
          <w:drawing>
            <wp:inline distT="0" distB="0" distL="0" distR="0" wp14:anchorId="24A1EBF8" wp14:editId="69C9E3E0">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31F32EC5" w14:textId="1877E977" w:rsidR="00471A3D" w:rsidRDefault="00160A9C" w:rsidP="00077BD4">
      <w:pPr>
        <w:pStyle w:val="Heading5"/>
        <w:jc w:val="center"/>
      </w:pPr>
      <w:bookmarkStart w:id="216" w:name="_mtrc7z2fgaa" w:colFirst="0" w:colLast="0"/>
      <w:bookmarkEnd w:id="216"/>
      <w:ins w:id="217" w:author="Nick.Tolimieri" w:date="2022-11-21T10:47:00Z">
        <w:r>
          <w:rPr>
            <w:noProof/>
            <w:lang w:val="en-US"/>
          </w:rPr>
          <w:lastRenderedPageBreak/>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ins>
      <w:r w:rsidR="00EF0B3C">
        <w:t>Figure 2. Time series of the focal groups coastwide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22F8A827" w:rsidR="00471A3D" w:rsidRDefault="00452CB8">
      <w:pPr>
        <w:jc w:val="center"/>
      </w:pPr>
      <w:del w:id="218" w:author="Nick.Tolimieri" w:date="2022-11-21T14:09:00Z">
        <w:r w:rsidDel="00077BD4">
          <w:rPr>
            <w:noProof/>
            <w:lang w:val="en-US"/>
          </w:rPr>
          <w:lastRenderedPageBreak/>
          <w:drawing>
            <wp:inline distT="0" distB="0" distL="0" distR="0" wp14:anchorId="42D72DC3" wp14:editId="4E2EDB4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del>
      <w:ins w:id="219" w:author="Nick.Tolimieri" w:date="2022-11-21T14:10:00Z">
        <w:r w:rsidR="00077BD4">
          <w:rPr>
            <w:noProof/>
            <w:lang w:val="en-US"/>
          </w:rPr>
          <w:drawing>
            <wp:inline distT="0" distB="0" distL="0" distR="0" wp14:anchorId="385796F1" wp14:editId="1C67BDF0">
              <wp:extent cx="3776480" cy="731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480" cy="7315215"/>
                      </a:xfrm>
                      <a:prstGeom prst="rect">
                        <a:avLst/>
                      </a:prstGeom>
                    </pic:spPr>
                  </pic:pic>
                </a:graphicData>
              </a:graphic>
            </wp:inline>
          </w:drawing>
        </w:r>
      </w:ins>
    </w:p>
    <w:p w14:paraId="06ECF95B" w14:textId="5A2C1F97" w:rsidR="00471A3D" w:rsidRDefault="00EF0B3C" w:rsidP="00491D65">
      <w:pPr>
        <w:pStyle w:val="Heading5"/>
      </w:pPr>
      <w:bookmarkStart w:id="220" w:name="_mt07ceww4l6x" w:colFirst="0" w:colLast="0"/>
      <w:bookmarkEnd w:id="220"/>
      <w:r>
        <w:lastRenderedPageBreak/>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6D856181" w:rsidR="00471A3D" w:rsidRDefault="00371E0C">
      <w:pPr>
        <w:ind w:firstLine="0"/>
        <w:jc w:val="center"/>
      </w:pPr>
      <w:del w:id="221" w:author="Nick.Tolimieri" w:date="2022-11-21T10:39:00Z">
        <w:r w:rsidDel="00775A6F">
          <w:rPr>
            <w:noProof/>
            <w:lang w:val="en-US"/>
          </w:rPr>
          <w:drawing>
            <wp:inline distT="0" distB="0" distL="0" distR="0" wp14:anchorId="4D1955D5" wp14:editId="66ADF7C3">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del>
      <w:ins w:id="222" w:author="Nick.Tolimieri" w:date="2022-11-21T10:39:00Z">
        <w:r w:rsidR="00775A6F">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ins>
    </w:p>
    <w:p w14:paraId="6E70E5B3" w14:textId="577FC571" w:rsidR="00471A3D" w:rsidRDefault="00EF0B3C">
      <w:pPr>
        <w:pStyle w:val="Heading5"/>
      </w:pPr>
      <w:bookmarkStart w:id="223" w:name="_4bme7ouk12lb" w:colFirst="0" w:colLast="0"/>
      <w:bookmarkEnd w:id="223"/>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44EA07AF" w:rsidR="00471A3D" w:rsidRDefault="00694DB7" w:rsidP="00ED78A5">
      <w:pPr>
        <w:ind w:firstLine="0"/>
        <w:jc w:val="center"/>
      </w:pPr>
      <w:r>
        <w:rPr>
          <w:noProof/>
          <w:lang w:val="en-US"/>
        </w:rPr>
        <w:lastRenderedPageBreak/>
        <w:drawing>
          <wp:inline distT="0" distB="0" distL="0" distR="0" wp14:anchorId="6135B02B" wp14:editId="4D007FAC">
            <wp:extent cx="5943600" cy="643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435090"/>
                    </a:xfrm>
                    <a:prstGeom prst="rect">
                      <a:avLst/>
                    </a:prstGeom>
                  </pic:spPr>
                </pic:pic>
              </a:graphicData>
            </a:graphic>
          </wp:inline>
        </w:drawing>
      </w:r>
    </w:p>
    <w:p w14:paraId="11D3F852" w14:textId="0BEA27B3" w:rsidR="00310026" w:rsidRDefault="00EF0B3C" w:rsidP="00960A74">
      <w:pPr>
        <w:pStyle w:val="Heading5"/>
      </w:pPr>
      <w:bookmarkStart w:id="224" w:name="_7xmf17j1uw2r" w:colFirst="0" w:colLast="0"/>
      <w:bookmarkEnd w:id="224"/>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r w:rsidR="00310026" w:rsidRPr="00310026">
        <w:t xml:space="preserve"> </w:t>
      </w:r>
      <w:r w:rsidR="00310026">
        <w:br w:type="page"/>
      </w:r>
    </w:p>
    <w:p w14:paraId="20306E59" w14:textId="423674E7" w:rsidR="00471A3D" w:rsidRDefault="00BE6862">
      <w:pPr>
        <w:ind w:firstLine="0"/>
        <w:jc w:val="center"/>
      </w:pPr>
      <w:del w:id="225" w:author="Nick.Tolimieri" w:date="2022-11-21T13:52:00Z">
        <w:r w:rsidDel="00E521FA">
          <w:rPr>
            <w:noProof/>
            <w:lang w:val="en-US"/>
          </w:rPr>
          <w:lastRenderedPageBreak/>
          <w:drawing>
            <wp:inline distT="0" distB="0" distL="0" distR="0" wp14:anchorId="79F37BB3" wp14:editId="79B7A686">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del>
      <w:ins w:id="226" w:author="Nick.Tolimieri" w:date="2022-11-21T13:52:00Z">
        <w:r w:rsidR="00E521FA">
          <w:rPr>
            <w:noProof/>
            <w:lang w:val="en-US"/>
          </w:rPr>
          <w:drawing>
            <wp:inline distT="0" distB="0" distL="0" distR="0" wp14:anchorId="3E2F9CA8" wp14:editId="21236AA8">
              <wp:extent cx="2915418" cy="449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fish-kelp-combin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5418" cy="4498857"/>
                      </a:xfrm>
                      <a:prstGeom prst="rect">
                        <a:avLst/>
                      </a:prstGeom>
                    </pic:spPr>
                  </pic:pic>
                </a:graphicData>
              </a:graphic>
            </wp:inline>
          </w:drawing>
        </w:r>
      </w:ins>
    </w:p>
    <w:p w14:paraId="7D061EC0" w14:textId="5D7CED87" w:rsidR="00471A3D" w:rsidRDefault="00EF0B3C">
      <w:pPr>
        <w:pStyle w:val="Heading5"/>
      </w:pPr>
      <w:bookmarkStart w:id="227" w:name="_eftbkgdry3s2" w:colFirst="0" w:colLast="0"/>
      <w:bookmarkEnd w:id="22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685A0191" w:rsidR="00CB309A" w:rsidRDefault="00CB309A" w:rsidP="004F6EA2">
      <w:pPr>
        <w:spacing w:line="240" w:lineRule="auto"/>
        <w:ind w:left="720" w:hanging="720"/>
      </w:pPr>
    </w:p>
    <w:sectPr w:rsidR="00CB309A" w:rsidSect="001E59A3">
      <w:headerReference w:type="default" r:id="rId22"/>
      <w:footerReference w:type="default" r:id="rId23"/>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A61D1" w14:textId="77777777" w:rsidR="00D926C2" w:rsidRDefault="00D926C2">
      <w:pPr>
        <w:spacing w:line="240" w:lineRule="auto"/>
      </w:pPr>
      <w:r>
        <w:separator/>
      </w:r>
    </w:p>
  </w:endnote>
  <w:endnote w:type="continuationSeparator" w:id="0">
    <w:p w14:paraId="1448237C" w14:textId="77777777" w:rsidR="00D926C2" w:rsidRDefault="00D92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678C30C7" w:rsidR="00BC04B5" w:rsidRDefault="00BC04B5">
        <w:pPr>
          <w:pStyle w:val="Footer"/>
          <w:jc w:val="center"/>
        </w:pPr>
        <w:r>
          <w:fldChar w:fldCharType="begin"/>
        </w:r>
        <w:r>
          <w:instrText xml:space="preserve"> PAGE   \* MERGEFORMAT </w:instrText>
        </w:r>
        <w:r>
          <w:fldChar w:fldCharType="separate"/>
        </w:r>
        <w:r w:rsidR="002F1430">
          <w:rPr>
            <w:noProof/>
          </w:rPr>
          <w:t>25</w:t>
        </w:r>
        <w:r>
          <w:rPr>
            <w:noProof/>
          </w:rPr>
          <w:fldChar w:fldCharType="end"/>
        </w:r>
      </w:p>
    </w:sdtContent>
  </w:sdt>
  <w:p w14:paraId="06AEA31B" w14:textId="629E2D02" w:rsidR="00BC04B5" w:rsidRDefault="00BC04B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1ECE7" w14:textId="77777777" w:rsidR="00D926C2" w:rsidRDefault="00D926C2">
      <w:pPr>
        <w:spacing w:line="240" w:lineRule="auto"/>
      </w:pPr>
      <w:r>
        <w:separator/>
      </w:r>
    </w:p>
  </w:footnote>
  <w:footnote w:type="continuationSeparator" w:id="0">
    <w:p w14:paraId="5C1E332A" w14:textId="77777777" w:rsidR="00D926C2" w:rsidRDefault="00D926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C04B5" w:rsidRDefault="00BC04B5">
    <w:pPr>
      <w:pStyle w:val="Header"/>
    </w:pPr>
    <w:r>
      <w:t>MHW, SSWS, and Washington Kelp Forests</w:t>
    </w:r>
  </w:p>
  <w:p w14:paraId="74E2BB90" w14:textId="77777777" w:rsidR="00BC04B5" w:rsidRDefault="00BC0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371DD"/>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77BD4"/>
    <w:rsid w:val="00084171"/>
    <w:rsid w:val="000919F8"/>
    <w:rsid w:val="00095645"/>
    <w:rsid w:val="00095CEE"/>
    <w:rsid w:val="00096130"/>
    <w:rsid w:val="000A11D3"/>
    <w:rsid w:val="000A156C"/>
    <w:rsid w:val="000A179B"/>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60D"/>
    <w:rsid w:val="001A074B"/>
    <w:rsid w:val="001A2E43"/>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6460"/>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63F"/>
    <w:rsid w:val="002D378C"/>
    <w:rsid w:val="002D5B13"/>
    <w:rsid w:val="002D6F44"/>
    <w:rsid w:val="002E2D71"/>
    <w:rsid w:val="002E4B5F"/>
    <w:rsid w:val="002F0A92"/>
    <w:rsid w:val="002F1430"/>
    <w:rsid w:val="00301A54"/>
    <w:rsid w:val="003029D2"/>
    <w:rsid w:val="00303C40"/>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2D7F"/>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C7F4E"/>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4DB7"/>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1FD"/>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2709A"/>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34BD"/>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5A2E"/>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AB5"/>
    <w:rsid w:val="00BA6E61"/>
    <w:rsid w:val="00BA7345"/>
    <w:rsid w:val="00BB16F1"/>
    <w:rsid w:val="00BB3D36"/>
    <w:rsid w:val="00BB49FB"/>
    <w:rsid w:val="00BB4B2E"/>
    <w:rsid w:val="00BB5A6F"/>
    <w:rsid w:val="00BC04B5"/>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A0"/>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2D44"/>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26C2"/>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21FA"/>
    <w:rsid w:val="00E547EF"/>
    <w:rsid w:val="00E556B3"/>
    <w:rsid w:val="00E55E61"/>
    <w:rsid w:val="00E56C24"/>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340"/>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0CC"/>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hyperlink" Target="http://data-wadn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header" Target="head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4A040-CA76-49C7-87DD-B1E0EB60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53</Pages>
  <Words>23976</Words>
  <Characters>136668</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37</cp:revision>
  <dcterms:created xsi:type="dcterms:W3CDTF">2022-10-18T20:13:00Z</dcterms:created>
  <dcterms:modified xsi:type="dcterms:W3CDTF">2022-11-23T15:50:00Z</dcterms:modified>
</cp:coreProperties>
</file>