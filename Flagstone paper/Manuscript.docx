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44CCA631" w:rsidR="00471A3D" w:rsidRDefault="00B603C2" w:rsidP="003C3808">
      <w:pPr>
        <w:pStyle w:val="Heading1"/>
        <w:spacing w:line="360" w:lineRule="auto"/>
        <w:jc w:val="center"/>
      </w:pPr>
      <w:r>
        <w:t>Changes in</w:t>
      </w:r>
      <w:r w:rsidR="00EF0B3C">
        <w:t xml:space="preserve"> kelp forest communities along the coast of Washington, </w:t>
      </w:r>
      <w:r w:rsidR="00D60B7A">
        <w:t>USA</w:t>
      </w:r>
      <w:r w:rsidR="00EF0B3C">
        <w:t xml:space="preserve"> </w:t>
      </w:r>
      <w:r>
        <w:t xml:space="preserve">during and after </w:t>
      </w:r>
      <w:r w:rsidR="00EF0B3C">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xml:space="preserve">, </w:t>
      </w:r>
      <w:proofErr w:type="spellStart"/>
      <w:r>
        <w:t>Jameal</w:t>
      </w:r>
      <w:proofErr w:type="spellEnd"/>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0" w:name="_bhqt7pcerkj" w:colFirst="0" w:colLast="0"/>
      <w:bookmarkEnd w:id="0"/>
      <w:r>
        <w:br w:type="page"/>
      </w:r>
      <w:r>
        <w:lastRenderedPageBreak/>
        <w:t>Abstract</w:t>
      </w:r>
    </w:p>
    <w:p w14:paraId="43C65C02" w14:textId="2BD25E23" w:rsidR="00B91C6D" w:rsidRDefault="005D28F9" w:rsidP="00B91C6D">
      <w:pPr>
        <w:spacing w:line="360" w:lineRule="auto"/>
      </w:pPr>
      <w:r w:rsidRPr="005D28F9">
        <w:t>Canopy-forming kelps are foundation species in many coastal ecosystems, but</w:t>
      </w:r>
      <w:r w:rsidR="004421A7">
        <w:t xml:space="preserve"> kelp-forest</w:t>
      </w:r>
      <w:r w:rsidR="00846C2E">
        <w:t xml:space="preserve"> communities</w:t>
      </w:r>
      <w:r w:rsidRPr="005D28F9">
        <w:t xml:space="preserve"> are subject to abrupt state changes caused by environmental drivers</w:t>
      </w:r>
      <w:r w:rsidR="00F50B57">
        <w:t xml:space="preserve"> and</w:t>
      </w:r>
      <w:r w:rsidRPr="005D28F9">
        <w:t xml:space="preserve"> trophic dynamics.</w:t>
      </w:r>
      <w:r>
        <w:t xml:space="preserve"> </w:t>
      </w:r>
      <w:r w:rsidR="00EF0B3C">
        <w:t xml:space="preserve">We examined </w:t>
      </w:r>
      <w:r w:rsidR="00B603C2">
        <w:t>changes in</w:t>
      </w:r>
      <w:r w:rsidR="00EF0B3C">
        <w:t xml:space="preserve"> kelp communities</w:t>
      </w:r>
      <w:r>
        <w:t xml:space="preserve"> at five sites</w:t>
      </w:r>
      <w:r w:rsidR="00EF0B3C">
        <w:t xml:space="preserve"> along the</w:t>
      </w:r>
      <w:r w:rsidR="007F3AF4">
        <w:t xml:space="preserve"> Olympic C</w:t>
      </w:r>
      <w:r w:rsidR="00EF0B3C">
        <w:t xml:space="preserve">oast of Washington State, </w:t>
      </w:r>
      <w:r w:rsidR="00D60B7A">
        <w:t>USA</w:t>
      </w:r>
      <w:r w:rsidR="00EF0B3C">
        <w:t xml:space="preserve"> </w:t>
      </w:r>
      <w:r w:rsidR="00B603C2">
        <w:t xml:space="preserve">during and following </w:t>
      </w:r>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r w:rsidR="00C029D4">
        <w:t xml:space="preserve">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C029D4">
        <w:t xml:space="preserve"> canopy</w:t>
      </w:r>
      <w:r w:rsidR="004A1D51">
        <w:t xml:space="preserve">. However, the canopy quickly </w:t>
      </w:r>
      <w:r w:rsidR="00EF0B3C">
        <w:t>recovered, and stipe density increased after 201</w:t>
      </w:r>
      <w:r w:rsidR="00EF0B3C" w:rsidRPr="002623AD">
        <w:rPr>
          <w:color w:val="000000" w:themeColor="text1"/>
        </w:rPr>
        <w:t xml:space="preserve">5. </w:t>
      </w:r>
      <w:r w:rsidR="00E24792">
        <w:rPr>
          <w:color w:val="000000" w:themeColor="text1"/>
        </w:rPr>
        <w:t xml:space="preserve">Purple sea urchins </w:t>
      </w:r>
      <w:proofErr w:type="spellStart"/>
      <w:r w:rsidR="00E24792" w:rsidRPr="002623AD">
        <w:rPr>
          <w:i/>
          <w:color w:val="000000" w:themeColor="text1"/>
        </w:rPr>
        <w:t>Strongylocentrotus</w:t>
      </w:r>
      <w:proofErr w:type="spellEnd"/>
      <w:r w:rsidR="00E24792" w:rsidRPr="002623AD">
        <w:rPr>
          <w:i/>
          <w:color w:val="000000" w:themeColor="text1"/>
        </w:rPr>
        <w:t xml:space="preserve"> </w:t>
      </w:r>
      <w:proofErr w:type="spellStart"/>
      <w:r w:rsidR="00E24792" w:rsidRPr="002623AD">
        <w:rPr>
          <w:i/>
          <w:color w:val="000000" w:themeColor="text1"/>
        </w:rPr>
        <w:t>purpuratus</w:t>
      </w:r>
      <w:proofErr w:type="spellEnd"/>
      <w:r w:rsidR="00E24792">
        <w:rPr>
          <w:color w:val="000000" w:themeColor="text1"/>
        </w:rPr>
        <w:t xml:space="preserve"> </w:t>
      </w:r>
      <w:r w:rsidR="00F50B57">
        <w:rPr>
          <w:color w:val="000000" w:themeColor="text1"/>
        </w:rPr>
        <w:t>increased</w:t>
      </w:r>
      <w:r w:rsidR="00EF0B3C" w:rsidRPr="002623AD">
        <w:rPr>
          <w:color w:val="000000" w:themeColor="text1"/>
        </w:rPr>
        <w:t xml:space="preserve"> </w:t>
      </w:r>
      <w:r w:rsidR="00E24792">
        <w:rPr>
          <w:color w:val="000000" w:themeColor="text1"/>
        </w:rPr>
        <w:t>in density 1</w:t>
      </w:r>
      <w:r w:rsidR="00EF0B3C" w:rsidRPr="002623AD">
        <w:rPr>
          <w:color w:val="000000" w:themeColor="text1"/>
        </w:rPr>
        <w:t>6</w:t>
      </w:r>
      <w:r w:rsidR="001328F7" w:rsidRPr="002623AD">
        <w:rPr>
          <w:color w:val="000000" w:themeColor="text1"/>
        </w:rPr>
        <w:t>4</w:t>
      </w:r>
      <w:r w:rsidR="00EF0B3C" w:rsidRPr="002623AD">
        <w:rPr>
          <w:color w:val="000000" w:themeColor="text1"/>
        </w:rPr>
        <w:t xml:space="preserve">-fold,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r w:rsidR="00407500">
        <w:rPr>
          <w:color w:val="000000" w:themeColor="text1"/>
        </w:rPr>
        <w:t xml:space="preserve"> first</w:t>
      </w:r>
      <w:r w:rsidR="00301A54" w:rsidRPr="002623AD">
        <w:rPr>
          <w:color w:val="000000" w:themeColor="text1"/>
        </w:rPr>
        <w:t xml:space="preserve"> observed in</w:t>
      </w:r>
      <w:r w:rsidR="00EF0B3C" w:rsidRPr="002623AD">
        <w:rPr>
          <w:color w:val="000000" w:themeColor="text1"/>
        </w:rPr>
        <w:t xml:space="preserve"> 2017 and peaked in 2019, after the </w:t>
      </w:r>
      <w:r w:rsidR="003B27C5">
        <w:rPr>
          <w:color w:val="000000" w:themeColor="text1"/>
        </w:rPr>
        <w:t>warm period</w:t>
      </w:r>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 xml:space="preserve">d fishes, while year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r w:rsidR="003C372A" w:rsidRPr="00D2241D">
        <w:t xml:space="preserve"> </w:t>
      </w:r>
      <w:r w:rsidR="00AE007B" w:rsidRPr="00D2241D">
        <w:t xml:space="preserve">We </w:t>
      </w:r>
      <w:r w:rsidR="00D2241D" w:rsidRPr="00525F7D">
        <w:t>did not see strong top-down effects of urchins on kelp</w:t>
      </w:r>
      <w:r w:rsidRPr="00D2241D">
        <w:t>,</w:t>
      </w:r>
      <w:r w:rsidR="00EF0B3C" w:rsidRPr="00D2241D">
        <w:t xml:space="preserve"> suggest</w:t>
      </w:r>
      <w:r w:rsidRPr="00D2241D">
        <w:t>ing</w:t>
      </w:r>
      <w:r w:rsidR="00EF0B3C" w:rsidRPr="00D2241D">
        <w:t xml:space="preserve"> </w:t>
      </w:r>
      <w:r w:rsidR="00D2241D">
        <w:t xml:space="preserve">that </w:t>
      </w:r>
      <w:r w:rsidR="00EF0B3C" w:rsidRPr="00D2241D">
        <w:t xml:space="preserve">top-down impacts </w:t>
      </w:r>
      <w:r w:rsidR="00D2241D">
        <w:t>were not dominant regionally during this period</w:t>
      </w:r>
      <w:r w:rsidR="00EF0B3C" w:rsidRPr="00D2241D">
        <w:t xml:space="preserve">. </w:t>
      </w:r>
      <w:r w:rsidRPr="00D2241D">
        <w:t xml:space="preserve">In contrast, we found evidence for a bottom-up influence of kelp habitat on juvenile </w:t>
      </w:r>
      <w:r w:rsidR="00EF0B3C" w:rsidRPr="00D2241D">
        <w:t>rockfishes</w:t>
      </w:r>
      <w:r w:rsidRPr="00D2241D">
        <w:t xml:space="preserve">, as </w:t>
      </w:r>
      <w:r w:rsidR="00975309">
        <w:t>rockfish recruits</w:t>
      </w:r>
      <w:r w:rsidR="00EF0B3C" w:rsidRPr="00D2241D">
        <w:t xml:space="preserve"> occur</w:t>
      </w:r>
      <w:r w:rsidRPr="00D2241D">
        <w:t>red with higher probability</w:t>
      </w:r>
      <w:r w:rsidR="00EF0B3C" w:rsidRPr="00D2241D">
        <w:t xml:space="preserve"> where kelp stipe density was high</w:t>
      </w:r>
      <w:r w:rsidR="00975309">
        <w:t>er</w:t>
      </w:r>
      <w:r w:rsidR="00EF0B3C" w:rsidRPr="00D2241D">
        <w:t>.</w:t>
      </w:r>
      <w:r w:rsidR="00B91C6D" w:rsidRPr="00D2241D">
        <w:t xml:space="preserve"> Our a</w:t>
      </w:r>
      <w:r w:rsidR="00B91C6D">
        <w:t xml:space="preserve">nalyses </w:t>
      </w:r>
      <w:r w:rsidR="00331698">
        <w:t>highlight</w:t>
      </w:r>
      <w:r w:rsidR="00B91C6D">
        <w:t xml:space="preserve"> the importance of spatial variation in structuring </w:t>
      </w:r>
      <w:r w:rsidR="00B603C2">
        <w:t>changes in</w:t>
      </w:r>
      <w:r w:rsidR="00B91C6D">
        <w:t xml:space="preserve"> kelp forest communities </w:t>
      </w:r>
      <w:r w:rsidR="00B603C2">
        <w:t xml:space="preserve">associated with </w:t>
      </w:r>
      <w:r w:rsidR="00B91C6D">
        <w:t xml:space="preserve">disturbance and </w:t>
      </w:r>
      <w:r w:rsidR="00626871">
        <w:t xml:space="preserve">suggest </w:t>
      </w:r>
      <w:r w:rsidR="00B91C6D">
        <w:t xml:space="preserve">that it is essential to ensure the protection of a diversity of kelp forests. </w:t>
      </w:r>
    </w:p>
    <w:p w14:paraId="5C1CE27D" w14:textId="77777777" w:rsidR="00B91C6D" w:rsidRDefault="00B91C6D"/>
    <w:p w14:paraId="13C95F9A" w14:textId="74AC83B3" w:rsidR="00471A3D" w:rsidRDefault="009D1439" w:rsidP="009D1439">
      <w:pPr>
        <w:ind w:firstLine="0"/>
      </w:pPr>
      <w:bookmarkStart w:id="1" w:name="_oskcvfm225a6" w:colFirst="0" w:colLast="0"/>
      <w:bookmarkEnd w:id="1"/>
      <w:r>
        <w:t>Key Words: kelp, marine heat wave, sea star wasting syndrome, urchins, rockfish recruitment</w:t>
      </w:r>
      <w:r w:rsidR="00331698">
        <w:t>, microhabitat</w:t>
      </w:r>
      <w:r w:rsidR="00EF0B3C">
        <w:br w:type="page"/>
      </w:r>
    </w:p>
    <w:p w14:paraId="2F654E9E" w14:textId="19162F8F" w:rsidR="00471A3D" w:rsidRDefault="00EF0B3C" w:rsidP="00310026">
      <w:pPr>
        <w:pStyle w:val="Heading1"/>
        <w:numPr>
          <w:ilvl w:val="0"/>
          <w:numId w:val="6"/>
        </w:numPr>
      </w:pPr>
      <w:bookmarkStart w:id="2" w:name="_wxxwabdve5uo" w:colFirst="0" w:colLast="0"/>
      <w:bookmarkEnd w:id="2"/>
      <w:r>
        <w:lastRenderedPageBreak/>
        <w:t xml:space="preserve">Introduction </w:t>
      </w:r>
    </w:p>
    <w:p w14:paraId="56F3B5B6" w14:textId="7ECE403B" w:rsidR="00DC6699" w:rsidRDefault="00713E05">
      <w:bookmarkStart w:id="3" w:name="_gjdgxs" w:colFirst="0" w:colLast="0"/>
      <w:bookmarkEnd w:id="3"/>
      <w:r>
        <w:t>Kelps</w:t>
      </w:r>
      <w:r w:rsidR="00DD540F">
        <w:t xml:space="preserve"> fores</w:t>
      </w:r>
      <w:r w:rsidR="00DD540F" w:rsidRPr="00556BF1">
        <w:t>ts are</w:t>
      </w:r>
      <w:r w:rsidR="00645DF5" w:rsidRPr="00556BF1">
        <w:t xml:space="preserve"> </w:t>
      </w:r>
      <w:r w:rsidR="008124B9" w:rsidRPr="00556BF1">
        <w:t>iconic</w:t>
      </w:r>
      <w:r w:rsidR="00645DF5" w:rsidRPr="00310026">
        <w:t xml:space="preserve"> </w:t>
      </w:r>
      <w:r w:rsidR="008124B9" w:rsidRPr="00556BF1">
        <w:t xml:space="preserve">nearshore habitats </w:t>
      </w:r>
      <w:r w:rsidR="00DD540F" w:rsidRPr="00556BF1">
        <w:t>found</w:t>
      </w:r>
      <w:r w:rsidR="00954CB3">
        <w:t xml:space="preserve"> in </w:t>
      </w:r>
      <w:r w:rsidR="00954CB3" w:rsidRPr="008124B9">
        <w:t>temperate</w:t>
      </w:r>
      <w:r w:rsidR="00954CB3">
        <w:t xml:space="preserve"> and subpolar</w:t>
      </w:r>
      <w:r w:rsidR="00954CB3" w:rsidRPr="008124B9">
        <w:t xml:space="preserve"> waters</w:t>
      </w:r>
      <w:r w:rsidR="00DD540F">
        <w:t xml:space="preserve"> along approximately a quarter of the world’s shorelines</w:t>
      </w:r>
      <w:r w:rsidR="008124B9">
        <w:t xml:space="preserve"> </w:t>
      </w:r>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r w:rsidR="008124B9">
        <w:t xml:space="preserve">. </w:t>
      </w:r>
      <w:r w:rsidR="00FA700E">
        <w:t>As foundation species</w:t>
      </w:r>
      <w:r w:rsidR="00764B74">
        <w:t xml:space="preserve"> </w: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r w:rsidR="00FA700E">
        <w:t>,</w:t>
      </w:r>
      <w:r w:rsidR="00E734D7">
        <w:t xml:space="preserve"> these l</w:t>
      </w:r>
      <w:r w:rsidR="00FA700E">
        <w:t>arge brown algae</w:t>
      </w:r>
      <w:r w:rsidR="00E734D7">
        <w:t xml:space="preserve"> (</w:t>
      </w:r>
      <w:r w:rsidR="00764B74">
        <w:t xml:space="preserve">primarily order </w:t>
      </w:r>
      <w:proofErr w:type="spellStart"/>
      <w:r w:rsidR="00764B74">
        <w:t>Laminariales</w:t>
      </w:r>
      <w:proofErr w:type="spellEnd"/>
      <w:r w:rsidR="00764B74">
        <w:t xml:space="preserve">) provide </w:t>
      </w:r>
      <w:r w:rsidR="0041566A">
        <w:t>biogenic</w:t>
      </w:r>
      <w:r w:rsidR="00DC6699">
        <w:t xml:space="preserve"> habitat </w:t>
      </w:r>
      <w:r w:rsidR="004775AB">
        <w:t xml:space="preserve">for many species and form the basis of highly </w:t>
      </w:r>
      <w:r w:rsidR="00DC6699">
        <w:t>productiv</w:t>
      </w:r>
      <w:r w:rsidR="004775AB">
        <w:t>e, diverse and complex</w:t>
      </w:r>
      <w:r w:rsidR="00DC6699">
        <w:t xml:space="preserve"> nearshore food web</w:t>
      </w:r>
      <w:r w:rsidR="00D95616">
        <w:t>s</w:t>
      </w:r>
      <w:r w:rsidR="00260681">
        <w:t xml:space="preserve"> </w: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r w:rsidR="004775AB">
        <w:t xml:space="preserve">. Kelps </w:t>
      </w:r>
      <w:r w:rsidR="00DC6699">
        <w:t xml:space="preserve">influence </w:t>
      </w:r>
      <w:r w:rsidR="004775AB">
        <w:t>nearshore</w:t>
      </w:r>
      <w:r w:rsidR="00DC6699">
        <w:t xml:space="preserve"> sedimentation dynamics </w:t>
      </w:r>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r w:rsidR="00DC6699">
        <w:t xml:space="preserve">, </w:t>
      </w:r>
      <w:r w:rsidR="004775AB">
        <w:t xml:space="preserve">provide </w:t>
      </w:r>
      <w:r w:rsidR="00DC6699">
        <w:t xml:space="preserve">coastal protection from wave energy </w:t>
      </w:r>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r w:rsidR="00DC6699">
        <w:t xml:space="preserve">, and </w:t>
      </w:r>
      <w:r w:rsidR="004775AB">
        <w:t xml:space="preserve">increase </w:t>
      </w:r>
      <w:r w:rsidR="00DC6699">
        <w:t xml:space="preserve">carbon sequestration and buffering against ocean acidification </w: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r w:rsidR="00DC6699">
        <w:t xml:space="preserve">. By fueling nearshore production and providing extensive </w:t>
      </w:r>
      <w:r w:rsidR="005F5A0C">
        <w:t>juvenile a</w:t>
      </w:r>
      <w:r w:rsidR="00DC6699">
        <w:t xml:space="preserve">nd </w:t>
      </w:r>
      <w:r w:rsidR="005F5A0C">
        <w:t>adult</w:t>
      </w:r>
      <w:r w:rsidR="00DC6699">
        <w:t xml:space="preserve"> fish habitat, kelp forests support diverse ecological communities </w: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r w:rsidR="00DC6699">
        <w:t xml:space="preserve"> and important commercial, recreational and subsistence fisheries for both fish and invertebrate species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00DC6699">
        <w:t xml:space="preserve">. As many ecosystem-level perturbations are anticipated to intensify under scenarios of climate and ocean change </w:t>
      </w:r>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r w:rsidR="00DC6699">
        <w:t>, maintaining services from kelp forests requires regional</w:t>
      </w:r>
      <w:r w:rsidR="00D6426C">
        <w:t>,</w:t>
      </w:r>
      <w:r w:rsidR="00DC6699">
        <w:t xml:space="preserve"> mechanistic studies to understand dynamic community responses.</w:t>
      </w:r>
    </w:p>
    <w:p w14:paraId="69526AA1" w14:textId="06174D81" w:rsidR="00C45824" w:rsidRDefault="00C17FE3" w:rsidP="000D5157">
      <w:r>
        <w:t>K</w:t>
      </w:r>
      <w:r w:rsidR="00EF0B3C">
        <w:t>elp forest</w:t>
      </w:r>
      <w:r w:rsidR="00EF0B3C" w:rsidRPr="00325DFE">
        <w:t>s</w:t>
      </w:r>
      <w:r w:rsidR="008124B9">
        <w:t xml:space="preserve"> </w:t>
      </w:r>
      <w:r w:rsidR="00EF0B3C">
        <w:t xml:space="preserve">are susceptible to state changes from </w:t>
      </w:r>
      <w:r w:rsidR="00E41B65">
        <w:t>kelp-</w:t>
      </w:r>
      <w:r w:rsidR="003A6A42">
        <w:t xml:space="preserve">dominated </w:t>
      </w:r>
      <w:r w:rsidR="004E5F53">
        <w:t xml:space="preserve">(i.e., kelp forests) </w:t>
      </w:r>
      <w:r w:rsidR="00EF0B3C">
        <w:t xml:space="preserve">to </w:t>
      </w:r>
      <w:r w:rsidR="000A156C">
        <w:t xml:space="preserve">sea </w:t>
      </w:r>
      <w:r w:rsidR="00E41B65">
        <w:t>urchin-</w:t>
      </w:r>
      <w:r w:rsidR="003A6A42">
        <w:t>dominated</w:t>
      </w:r>
      <w:r w:rsidR="00843623">
        <w:t xml:space="preserve"> (ur</w:t>
      </w:r>
      <w:r w:rsidR="00843623" w:rsidRPr="00CB722B">
        <w:t>chin barrens)</w:t>
      </w:r>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r w:rsidR="00F8429F">
        <w:t>, which poses</w:t>
      </w:r>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r w:rsidR="00CB722B" w:rsidRPr="00310026">
        <w:fldChar w:fldCharType="separate"/>
      </w:r>
      <w:r w:rsidR="00310026">
        <w:rPr>
          <w:noProof/>
        </w:rPr>
        <w:t>(Smith et al. 2021, Smith &amp; Fox 2022)</w:t>
      </w:r>
      <w:r w:rsidR="00CB722B" w:rsidRPr="00310026">
        <w:fldChar w:fldCharType="end"/>
      </w:r>
      <w:r w:rsidR="00CB722B" w:rsidRPr="00310026">
        <w:t>.</w:t>
      </w:r>
      <w:r w:rsidR="00CB722B" w:rsidRPr="00CB722B">
        <w:t xml:space="preserve"> </w:t>
      </w:r>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r w:rsidR="00477568">
        <w:t xml:space="preserve"> The distribution of kelps is strongly related to ocean temperature </w:t>
      </w:r>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r w:rsidR="00E06DBE">
        <w:t xml:space="preserve"> </w:t>
      </w:r>
      <w:r w:rsidR="00477568">
        <w:t xml:space="preserve">making them </w:t>
      </w:r>
      <w:r w:rsidR="00F8429F">
        <w:t>vulnerable</w:t>
      </w:r>
      <w:r w:rsidR="00477568">
        <w:t xml:space="preserve"> to both long-term ocean warming and the more</w:t>
      </w:r>
      <w:r w:rsidR="00C64A04">
        <w:t xml:space="preserve"> temporally</w:t>
      </w:r>
      <w:r w:rsidR="00477568">
        <w:t xml:space="preserve"> discrete effects of marine heatwaves </w:t>
      </w:r>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r w:rsidR="00054418">
        <w:t>.</w:t>
      </w:r>
      <w:r w:rsidR="00BE2B28" w:rsidRPr="00BE2B28">
        <w:t xml:space="preserve"> </w:t>
      </w:r>
      <w:r w:rsidR="00BE2B28">
        <w:t xml:space="preserve">For example, decadal scale warming in Japan, the Iberian Peninsula, and the Northwest Atlantic has led to canopy loss, range shifts, and loss of species in these regions </w:t>
      </w:r>
      <w:r w:rsidR="00BE2B28">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r w:rsidR="002E2D71">
        <w:t>R</w:t>
      </w:r>
      <w:r w:rsidR="00C65B06">
        <w:t>apid</w:t>
      </w:r>
      <w:r w:rsidR="00D24EDC">
        <w:t xml:space="preserve"> loss of </w:t>
      </w:r>
      <w:r w:rsidR="00C65B06">
        <w:t xml:space="preserve">kelp cover in response to MHWs </w:t>
      </w:r>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C27952">
        <w:t xml:space="preserve"> </w:t>
      </w:r>
      <w:r w:rsidR="00CC7D83">
        <w:t>has</w:t>
      </w:r>
      <w:r w:rsidR="00C65B06">
        <w:t xml:space="preserve"> been documented in </w:t>
      </w:r>
      <w:r w:rsidR="00FA51A5">
        <w:t>N</w:t>
      </w:r>
      <w:r w:rsidR="00C65B06">
        <w:t>ew Zealand</w:t>
      </w:r>
      <w:r w:rsidR="00024818">
        <w:t xml:space="preserve"> </w:t>
      </w:r>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r w:rsidR="00C65B06">
        <w:t xml:space="preserve">, </w:t>
      </w:r>
      <w:r w:rsidR="00EC762E">
        <w:t xml:space="preserve">Western Australia </w:t>
      </w:r>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r w:rsidR="00955F04">
        <w:t xml:space="preserve">, the North Atlantic </w:t>
      </w:r>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r w:rsidR="00C65B06">
        <w:t xml:space="preserve"> and </w:t>
      </w:r>
      <w:r w:rsidR="00692601">
        <w:t>some but not all regions of the n</w:t>
      </w:r>
      <w:r w:rsidR="00C65B06">
        <w:t>ortheast Pacific</w:t>
      </w:r>
      <w:r w:rsidR="0059678B">
        <w:t xml:space="preserve"> </w: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r w:rsidR="0059678B">
        <w:t>.</w:t>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r w:rsidR="000E2647" w:rsidRPr="00310026">
        <w:t xml:space="preserve"> Wave action</w:t>
      </w:r>
      <w:r w:rsidR="00A17A1E" w:rsidRPr="00310026">
        <w:t xml:space="preserve"> can have different impacts based on location and species life history</w:t>
      </w:r>
      <w:r w:rsidR="00A57AD7">
        <w:t>—</w:t>
      </w:r>
      <w:r w:rsidR="001B02BF">
        <w:t>both</w:t>
      </w:r>
      <w:r w:rsidR="00A57AD7">
        <w:t xml:space="preserve"> </w:t>
      </w:r>
      <w:r w:rsidR="001B02BF">
        <w:t xml:space="preserve">impacting kelps directly and by influencing herbivore behavior </w:t>
      </w:r>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r w:rsidR="0062649E" w:rsidRPr="00A17A1E">
        <w:t>.</w:t>
      </w:r>
      <w:r w:rsidR="001B02BF" w:rsidDel="001B02BF">
        <w:rPr>
          <w:highlight w:val="yellow"/>
        </w:rPr>
        <w:t xml:space="preserve"> </w:t>
      </w:r>
    </w:p>
    <w:p w14:paraId="44FD328F" w14:textId="19C5DD29" w:rsidR="0029777C" w:rsidRPr="00C74766" w:rsidRDefault="00EE36D9">
      <w:pPr>
        <w:rPr>
          <w:strike/>
        </w:rPr>
      </w:pPr>
      <w:r>
        <w:t xml:space="preserve">Intense herbivory by </w:t>
      </w:r>
      <w:r w:rsidR="000A156C">
        <w:t xml:space="preserve">sea </w:t>
      </w:r>
      <w:r>
        <w:t xml:space="preserve">urchins when at high density can also drive shifts from kelp-dominated to urchin-dominated system states </w:t>
      </w:r>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r>
        <w:t>. Howev</w:t>
      </w:r>
      <w:r w:rsidRPr="007731E7">
        <w:t>er, k</w:t>
      </w:r>
      <w:r w:rsidR="00F07C30" w:rsidRPr="007731E7">
        <w:t>elp forests can be</w:t>
      </w:r>
      <w:r w:rsidR="00E925A2" w:rsidRPr="00310026">
        <w:t xml:space="preserve"> maintained or</w:t>
      </w:r>
      <w:r w:rsidR="00414B8B" w:rsidRPr="007731E7">
        <w:t xml:space="preserve"> promoted </w:t>
      </w:r>
      <w:r w:rsidR="00F07C30" w:rsidRPr="007731E7">
        <w:t>by trophic cascade</w:t>
      </w:r>
      <w:r w:rsidRPr="00310026">
        <w:t>s</w:t>
      </w:r>
      <w:r w:rsidR="00F07C30" w:rsidRPr="007731E7">
        <w:t xml:space="preserve"> in which </w:t>
      </w:r>
      <w:r w:rsidRPr="007731E7">
        <w:t>urchin predators</w:t>
      </w:r>
      <w:r w:rsidR="00F07C30" w:rsidRPr="007731E7">
        <w:t xml:space="preserve"> depress</w:t>
      </w:r>
      <w:r w:rsidR="00A91510">
        <w:t xml:space="preserve"> urchin abundance</w:t>
      </w:r>
      <w:r w:rsidR="00F07C30">
        <w:t xml:space="preserve"> </w:t>
      </w:r>
      <w:r w:rsidR="000C02B8">
        <w:t>thereby facilitat</w:t>
      </w:r>
      <w:r w:rsidR="00F07C30">
        <w:t>ing dense kelp stands</w:t>
      </w:r>
      <w:r w:rsidR="00960C6A">
        <w:t>—the</w:t>
      </w:r>
      <w:r w:rsidR="0073420A">
        <w:t xml:space="preserve"> </w:t>
      </w:r>
      <w:r w:rsidR="000C02B8">
        <w:t xml:space="preserve">iconic </w:t>
      </w:r>
      <w:r w:rsidR="0073420A">
        <w:t xml:space="preserve">example </w:t>
      </w:r>
      <w:r w:rsidR="00960C6A">
        <w:t>being the otter-urchin-kel</w:t>
      </w:r>
      <w:r w:rsidR="006771FC">
        <w:t>p</w:t>
      </w:r>
      <w:r w:rsidR="001114C4">
        <w:t xml:space="preserve"> </w:t>
      </w:r>
      <w:r w:rsidR="00070E60">
        <w:t xml:space="preserve">trophic </w:t>
      </w:r>
      <w:r w:rsidR="00D95616">
        <w:t>cascade</w:t>
      </w:r>
      <w:r w:rsidR="006771FC">
        <w:t xml:space="preserve"> </w:t>
      </w:r>
      <w:r w:rsidR="00E925A2">
        <w:t>described</w:t>
      </w:r>
      <w:r w:rsidR="006771FC">
        <w:t xml:space="preserve"> for the northeast Pacific</w:t>
      </w:r>
      <w:r w:rsidR="00F07C30">
        <w:t xml:space="preserve"> </w: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r w:rsidR="005B5B9E">
        <w:t>, although fishes and inverteb</w:t>
      </w:r>
      <w:r w:rsidR="005B5B9E" w:rsidRPr="00843623">
        <w:t xml:space="preserve">rates </w: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r w:rsidR="00D24EDC">
        <w:t xml:space="preserve"> </w:t>
      </w:r>
      <w:r w:rsidR="00B23147" w:rsidRPr="00843623">
        <w:t>are</w:t>
      </w:r>
      <w:r w:rsidR="005B5B9E" w:rsidRPr="00843623">
        <w:t xml:space="preserve"> i</w:t>
      </w:r>
      <w:r w:rsidR="005B5B9E">
        <w:t xml:space="preserve">mportant in some areas </w:t>
      </w:r>
      <w:r w:rsidR="007731E7">
        <w:t xml:space="preserve">regionally and </w:t>
      </w:r>
      <w:r w:rsidR="005B5B9E">
        <w:t>around the globe</w:t>
      </w:r>
      <w:r w:rsidR="003273F3">
        <w:t xml:space="preserve">. However, these </w:t>
      </w:r>
      <w:r w:rsidR="00414B8B">
        <w:t xml:space="preserve">trophic </w:t>
      </w:r>
      <w:r w:rsidR="00414B8B">
        <w:lastRenderedPageBreak/>
        <w:t xml:space="preserve">relationships </w:t>
      </w:r>
      <w:r w:rsidR="000C02B8">
        <w:t xml:space="preserve">can be </w:t>
      </w:r>
      <w:r w:rsidR="00414B8B">
        <w:t xml:space="preserve">more complex than the simple </w:t>
      </w:r>
      <w:r w:rsidR="00960C6A">
        <w:t xml:space="preserve">trophic cascade </w:t>
      </w:r>
      <w:r w:rsidR="00414B8B">
        <w:t>story</w:t>
      </w:r>
      <w:r w:rsidR="008A32CB">
        <w:t xml:space="preserve"> as predator redundancy, urchin behavior, and habitat complexity all impact the dynamics </w: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r w:rsidR="00912F8B">
        <w:t>.</w:t>
      </w:r>
    </w:p>
    <w:p w14:paraId="7F59E014" w14:textId="58C0C427"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r w:rsidR="007622EF">
        <w:t xml:space="preserve"> MHW</w:t>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r w:rsidR="00101A87">
        <w:t>s</w:t>
      </w:r>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r w:rsidR="00DA260A">
        <w:t xml:space="preserve">and intensity </w:t>
      </w:r>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r w:rsidR="002D6F44">
        <w:t xml:space="preserve"> </w:t>
      </w:r>
    </w:p>
    <w:p w14:paraId="1648E18D" w14:textId="56A17F20"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r>
        <w:t xml:space="preserve">) </w:t>
      </w:r>
      <w:r w:rsidR="006D4D83">
        <w:t xml:space="preserve">impacted </w:t>
      </w:r>
      <w:r>
        <w:t>populations of at least 20 species of sea stars from California to Alaska</w:t>
      </w:r>
      <w:r w:rsidR="00DB700E">
        <w:t>, including the Salish Sea</w:t>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r w:rsidR="00955353">
        <w:t xml:space="preserve"> </w:t>
      </w:r>
      <w:proofErr w:type="spellStart"/>
      <w:r w:rsidR="00955353" w:rsidRPr="00137191">
        <w:rPr>
          <w:i/>
        </w:rPr>
        <w:t>Strongylocentrotus</w:t>
      </w:r>
      <w:proofErr w:type="spellEnd"/>
      <w:r w:rsidR="00955353" w:rsidRPr="00137191">
        <w:rPr>
          <w:i/>
        </w:rPr>
        <w:t xml:space="preserve"> </w:t>
      </w:r>
      <w:proofErr w:type="spellStart"/>
      <w:r w:rsidR="00955353" w:rsidRPr="00137191">
        <w:rPr>
          <w:i/>
        </w:rPr>
        <w:t>purpuratus</w:t>
      </w:r>
      <w:proofErr w:type="spellEnd"/>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r w:rsidR="004642D3">
        <w:t xml:space="preserve">have been </w:t>
      </w:r>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p>
    <w:p w14:paraId="05019B11" w14:textId="25B9E8FB" w:rsidR="00471A3D" w:rsidRPr="00FD5B3C" w:rsidRDefault="000650CD" w:rsidP="005635FF">
      <w:r>
        <w:t>T</w:t>
      </w:r>
      <w:r w:rsidR="005635FF">
        <w:t>here were large regional difference</w:t>
      </w:r>
      <w:r w:rsidR="00955353">
        <w:t>s</w:t>
      </w:r>
      <w:r w:rsidR="005635FF">
        <w:t xml:space="preserve"> i</w:t>
      </w:r>
      <w:r w:rsidR="005056B6">
        <w:t xml:space="preserve">n </w:t>
      </w:r>
      <w:r w:rsidR="005635FF">
        <w:t xml:space="preserve">the </w:t>
      </w:r>
      <w:r w:rsidR="009131C3">
        <w:t>response</w:t>
      </w:r>
      <w:r w:rsidR="005635FF">
        <w:t xml:space="preserve"> of kelp forests 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r w:rsidR="001B6711">
        <w:t xml:space="preserve">to </w:t>
      </w:r>
      <w:r w:rsidR="00EF0B3C">
        <w:t>regional differences in food web structure</w:t>
      </w:r>
      <w:r w:rsidR="001B09B3">
        <w:t>, in particular, t</w:t>
      </w:r>
      <w:r w:rsidR="00EF0B3C">
        <w:t>op-down pressure</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r w:rsidR="00C61292">
        <w:t xml:space="preserve"> </w:t>
      </w:r>
      <w:r w:rsidR="001B6711">
        <w:t xml:space="preserve">For example, </w:t>
      </w:r>
      <w:r w:rsidR="00C77C83">
        <w:t xml:space="preserve">ocean temperatures did not get as warm in Oregon as in Northern California, and </w: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r w:rsidR="00EA6E26">
        <w:t xml:space="preserve"> did not observe</w:t>
      </w:r>
      <w:r w:rsidR="001B09B3">
        <w:t xml:space="preserve"> l</w:t>
      </w:r>
      <w:r w:rsidR="00EA6E26">
        <w:t>oss of kelp canopy in Oregon</w:t>
      </w:r>
      <w:r w:rsidR="001B6711">
        <w:t>. Additionally,</w:t>
      </w:r>
      <w:r w:rsidR="00B77482">
        <w:t xml:space="preserve"> t</w:t>
      </w:r>
      <w:r w:rsidR="00FD5B3C">
        <w:t>he presence of</w:t>
      </w:r>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137191">
        <w:rPr>
          <w:i/>
        </w:rPr>
        <w:t>a</w:t>
      </w:r>
      <w:proofErr w:type="spellEnd"/>
      <w:r w:rsidR="00C61292">
        <w:t xml:space="preserve"> </w:t>
      </w:r>
      <w:r w:rsidR="00955353">
        <w:t xml:space="preserve">in </w:t>
      </w:r>
      <w:r w:rsidR="00C61292">
        <w:t xml:space="preserve">Central California </w: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r w:rsidR="008702D7">
        <w:t xml:space="preserve"> and the combination of </w:t>
      </w:r>
      <w:proofErr w:type="spellStart"/>
      <w:r w:rsidR="008702D7">
        <w:t>sheepshead</w:t>
      </w:r>
      <w:proofErr w:type="spellEnd"/>
      <w:r w:rsidR="00FD5B3C">
        <w:t xml:space="preserve"> </w:t>
      </w:r>
      <w:proofErr w:type="spellStart"/>
      <w:r w:rsidR="00FD5B3C" w:rsidRPr="00310026">
        <w:rPr>
          <w:i/>
        </w:rPr>
        <w:t>Archosargus</w:t>
      </w:r>
      <w:proofErr w:type="spellEnd"/>
      <w:r w:rsidR="00FD5B3C" w:rsidRPr="00310026">
        <w:rPr>
          <w:i/>
        </w:rPr>
        <w:t xml:space="preserve"> </w:t>
      </w:r>
      <w:proofErr w:type="spellStart"/>
      <w:r w:rsidR="00FD5B3C" w:rsidRPr="00310026">
        <w:rPr>
          <w:i/>
        </w:rPr>
        <w:t>probatocephalus</w:t>
      </w:r>
      <w:proofErr w:type="spellEnd"/>
      <w:r w:rsidR="00FD5B3C">
        <w:t xml:space="preserve"> </w:t>
      </w:r>
      <w:r w:rsidR="008702D7">
        <w:t xml:space="preserve">and spiny lobsters </w:t>
      </w:r>
      <w:proofErr w:type="spellStart"/>
      <w:r w:rsidR="00FD5B3C" w:rsidRPr="00310026">
        <w:rPr>
          <w:i/>
        </w:rPr>
        <w:t>Panulirus</w:t>
      </w:r>
      <w:proofErr w:type="spellEnd"/>
      <w:r w:rsidR="00FD5B3C" w:rsidRPr="00310026">
        <w:rPr>
          <w:i/>
        </w:rPr>
        <w:t xml:space="preserve"> </w:t>
      </w:r>
      <w:proofErr w:type="spellStart"/>
      <w:r w:rsidR="00FD5B3C" w:rsidRPr="00310026">
        <w:rPr>
          <w:i/>
        </w:rPr>
        <w:t>interruptus</w:t>
      </w:r>
      <w:proofErr w:type="spellEnd"/>
      <w:r w:rsidR="00FD5B3C" w:rsidRPr="00FD5B3C">
        <w:t xml:space="preserve"> </w:t>
      </w:r>
      <w:r w:rsidR="008702D7">
        <w:t xml:space="preserve">in Southern California </w: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r w:rsidR="008702D7">
        <w:t xml:space="preserve"> may have</w:t>
      </w:r>
      <w:r w:rsidR="00FD5B3C">
        <w:t xml:space="preserve"> provided </w:t>
      </w:r>
      <w:r w:rsidR="00FD5B3C" w:rsidRPr="00525F7D">
        <w:t>enough</w:t>
      </w:r>
      <w:r w:rsidR="00FD5B3C">
        <w:t xml:space="preserve"> top-down pressure to limit urchin densities and affect urchin feeding behavior </w:t>
      </w:r>
      <w:r w:rsidR="00262254">
        <w:t>sufficiently</w:t>
      </w:r>
      <w:r w:rsidR="00FD5B3C">
        <w:t xml:space="preserve"> to prevent a </w:t>
      </w:r>
      <w:r w:rsidR="008702D7">
        <w:t>shift to urchin-domi</w:t>
      </w:r>
      <w:r w:rsidR="00FD5B3C">
        <w:t>nated habitats in these regions. However, in Northern California</w:t>
      </w:r>
      <w:r w:rsidR="00955353">
        <w:t>,</w:t>
      </w:r>
      <w:r w:rsidR="00FD5B3C">
        <w:t xml:space="preserve"> where there</w:t>
      </w:r>
      <w:r w:rsidR="00F60DF5">
        <w:t xml:space="preserve"> was substantial warming and</w:t>
      </w:r>
      <w:r w:rsidR="0097296F">
        <w:t xml:space="preserve"> little</w:t>
      </w:r>
      <w:r w:rsidR="00F60DF5">
        <w:t xml:space="preserve"> </w:t>
      </w:r>
      <w:r w:rsidR="00FD5B3C">
        <w:t>predator redundancy</w:t>
      </w:r>
      <w:r w:rsidR="00F60DF5">
        <w:t xml:space="preserve">, </w:t>
      </w:r>
      <w:r w:rsidR="00FD5B3C">
        <w:t xml:space="preserve">the die-off of </w:t>
      </w:r>
      <w:r w:rsidR="00FD5B3C">
        <w:rPr>
          <w:i/>
        </w:rPr>
        <w:t xml:space="preserve">Pycnopodia </w:t>
      </w:r>
      <w:r w:rsidR="00FD5B3C">
        <w:t>may have released urchins from top-down control</w:t>
      </w:r>
      <w:r w:rsidR="00955353">
        <w:t>,</w:t>
      </w:r>
      <w:r w:rsidR="00FD5B3C">
        <w:t xml:space="preserve"> </w:t>
      </w:r>
      <w:r w:rsidR="00BE2B55">
        <w:t xml:space="preserve">allowing their outbreak </w: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71185D2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r w:rsidR="00143C81">
        <w:t>,</w:t>
      </w:r>
      <w:r w:rsidR="00EF0B3C">
        <w:t xml:space="preserve"> have received only sporadic attention. Past studies have documented recovery of kelp and declines in invertebrate abundance following the restoration of </w:t>
      </w:r>
      <w:r w:rsidR="00922417">
        <w:t>sea otters</w:t>
      </w:r>
      <w:r w:rsidR="006E4305">
        <w:t>,</w:t>
      </w:r>
      <w:r w:rsidR="00922417">
        <w:t xml:space="preserve"> a</w:t>
      </w:r>
      <w:r w:rsidR="00EF0B3C">
        <w:t xml:space="preserve"> keystone predator,</w:t>
      </w:r>
      <w:r w:rsidR="007F3AF4">
        <w:t xml:space="preserve"> </w:t>
      </w:r>
      <w:r w:rsidR="00EF0B3C">
        <w:t>to the Washington coast</w:t>
      </w:r>
      <w:r w:rsidR="008658BE">
        <w:t xml:space="preserve"> with </w:t>
      </w:r>
      <w:r w:rsidR="00976A66">
        <w:t xml:space="preserve">otter </w:t>
      </w:r>
      <w:r w:rsidR="008658BE">
        <w:t xml:space="preserve">populations </w:t>
      </w:r>
      <w:r w:rsidR="00E14C5C">
        <w:t xml:space="preserve">initially reintroduced in 1969-1979 and then </w:t>
      </w:r>
      <w:r w:rsidR="008658BE">
        <w:t xml:space="preserve">increasing rapidly </w:t>
      </w:r>
      <w:r w:rsidR="00955353">
        <w:t>between</w:t>
      </w:r>
      <w:r w:rsidR="008658BE">
        <w:t xml:space="preserve"> the 1980s</w:t>
      </w:r>
      <w:r w:rsidR="000A6D5B">
        <w:t xml:space="preserve"> </w:t>
      </w:r>
      <w:r w:rsidR="00955353">
        <w:t>and</w:t>
      </w:r>
      <w:r w:rsidR="000A6D5B">
        <w:t xml:space="preserve"> 2010</w:t>
      </w:r>
      <w:r w:rsidR="00955353">
        <w:t>s</w:t>
      </w:r>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w:t>
      </w:r>
      <w:proofErr w:type="spellStart"/>
      <w:r w:rsidR="00EF0B3C">
        <w:t>interannual</w:t>
      </w:r>
      <w:proofErr w:type="spellEnd"/>
      <w:r w:rsidR="00EF0B3C">
        <w:t xml:space="preserve"> dynamics, including how kelp forest sites in Washington have changed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CB6B1C3" w:rsidR="00392C19" w:rsidRPr="00A972D1" w:rsidRDefault="00EF0B3C">
      <w:r>
        <w:t xml:space="preserve">Here, we examine recent kelp community dynamics at five sites along the </w:t>
      </w:r>
      <w:r w:rsidR="00A377BE">
        <w:t>Olympic C</w:t>
      </w:r>
      <w:r>
        <w:t xml:space="preserve">oast of Washington, </w:t>
      </w:r>
      <w:r w:rsidR="00D60B7A">
        <w:t>USA</w:t>
      </w:r>
      <w:r>
        <w:t xml:space="preserve">, using diver surveys </w:t>
      </w:r>
      <w:r w:rsidR="00B81D13">
        <w:t>(</w:t>
      </w:r>
      <w:r>
        <w:t>2015-2021</w:t>
      </w:r>
      <w:r w:rsidR="00B81D13">
        <w:t>), kelp canopy cover information from overflight surveys</w:t>
      </w:r>
      <w:r w:rsidR="00C20406">
        <w:t>, and SST data</w:t>
      </w:r>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Our main objectives were to examine: </w:t>
      </w:r>
      <w:r w:rsidR="00A7703B">
        <w:t>(1) the</w:t>
      </w:r>
      <w:r w:rsidR="00A4413F">
        <w:t xml:space="preserve"> prevalence,</w:t>
      </w:r>
      <w:r w:rsidR="00A7703B">
        <w:t xml:space="preserve"> timing</w:t>
      </w:r>
      <w:r w:rsidR="00A4413F">
        <w:t>,</w:t>
      </w:r>
      <w:r w:rsidR="00A7703B">
        <w:t xml:space="preserve"> and severity of MHWs and elevated SST in general along the Washington Coast, </w:t>
      </w:r>
      <w:r>
        <w:t>(</w:t>
      </w:r>
      <w:r w:rsidR="00A7703B">
        <w:t>2</w:t>
      </w:r>
      <w:r>
        <w:t>) if and how kelp forest communities changed in the periods during and following the 2014-2016 MHW and other warm SST anomalies, and SSW</w:t>
      </w:r>
      <w:r w:rsidR="00882E30">
        <w:t>S</w:t>
      </w:r>
      <w:r>
        <w:t>; (</w:t>
      </w:r>
      <w:r w:rsidR="00A7703B">
        <w:t>3</w:t>
      </w:r>
      <w:r>
        <w:t>) whether community composition of kelps, invertebrates, and fishes was structured more by spatial differences or shared temporal variation; and (</w:t>
      </w:r>
      <w:r w:rsidR="00A7703B">
        <w:t>4</w:t>
      </w:r>
      <w:r>
        <w:t>) whether we can detect interactions involving multiple guilds, which are hypothesized to structure kelp forest communities.</w:t>
      </w:r>
      <w:r w:rsidR="00CF3D42">
        <w:t xml:space="preserve"> </w:t>
      </w:r>
      <w:r>
        <w:t xml:space="preserve">Specifically we investigate the relationship between kelp and sea urchin densities at multiple spatial scales, and assess the link </w:t>
      </w:r>
      <w:r w:rsidRPr="00A972D1">
        <w:t xml:space="preserve">between the abundance of kelp and juvenile rockfishes. </w:t>
      </w:r>
      <w:r w:rsidR="00392C19" w:rsidRPr="00A972D1">
        <w:t>We predict fewer strong impacts</w:t>
      </w:r>
      <w:r w:rsidR="00A972D1" w:rsidRPr="00310026">
        <w:t xml:space="preserve"> from the 2014-2016 MHW and SSWS</w:t>
      </w:r>
      <w:r w:rsidR="00392C19" w:rsidRPr="00A972D1">
        <w:t xml:space="preserve"> on Washington kelp forests</w:t>
      </w:r>
      <w:r w:rsidR="00143C81">
        <w:t xml:space="preserve"> compared to those in California</w:t>
      </w:r>
      <w:r w:rsidR="00392C19" w:rsidRPr="00A972D1">
        <w:t xml:space="preserve"> because both </w:t>
      </w:r>
      <w:proofErr w:type="spellStart"/>
      <w:r w:rsidR="00392C19" w:rsidRPr="00A972D1">
        <w:rPr>
          <w:i/>
        </w:rPr>
        <w:t>Macrosystis</w:t>
      </w:r>
      <w:proofErr w:type="spellEnd"/>
      <w:r w:rsidR="00392C19" w:rsidRPr="00A972D1">
        <w:rPr>
          <w:i/>
        </w:rPr>
        <w:t xml:space="preserve"> </w:t>
      </w:r>
      <w:r w:rsidR="00392C19" w:rsidRPr="00137191">
        <w:t xml:space="preserve">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r w:rsidR="00BC7F7B" w:rsidRPr="00A972D1">
        <w:t xml:space="preserve"> </w:t>
      </w:r>
      <w:r w:rsidR="00143C81">
        <w:t xml:space="preserve">in Washington </w:t>
      </w:r>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r w:rsidR="00392C19" w:rsidRPr="00A972D1">
        <w:t xml:space="preserve"> and </w:t>
      </w:r>
      <w:r w:rsidR="006677FF">
        <w:t xml:space="preserve">absolute </w:t>
      </w:r>
      <w:r w:rsidR="00392C19" w:rsidRPr="00A972D1">
        <w:t xml:space="preserve">temperature extremes are less likely to exceed species </w:t>
      </w:r>
      <w:r w:rsidR="006D62B9" w:rsidRPr="00A972D1">
        <w:t xml:space="preserve">tolerances at these latitudes </w:t>
      </w:r>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r w:rsidR="00287BAB">
        <w:t xml:space="preserve">. Moreover, </w:t>
      </w:r>
      <w:r w:rsidR="00BC7F7B" w:rsidRPr="00A972D1">
        <w:t>top</w:t>
      </w:r>
      <w:r w:rsidR="00287BAB">
        <w:t>-</w:t>
      </w:r>
      <w:r w:rsidR="00BC7F7B" w:rsidRPr="00A972D1">
        <w:t>down pressure from sea otters</w:t>
      </w:r>
      <w:r w:rsidR="007A6B12">
        <w:rPr>
          <w:strike/>
        </w:rPr>
        <w:t xml:space="preserve"> </w:t>
      </w:r>
      <w:r w:rsidR="00BC7F7B" w:rsidRPr="00A972D1">
        <w:t>may help to prevent a shift to urchin barren habitats</w:t>
      </w:r>
      <w:r w:rsidR="006677FF">
        <w:rPr>
          <w:rFonts w:cs="Arial"/>
          <w:color w:val="222222"/>
        </w:rPr>
        <w:t xml:space="preserve"> in the event of substantial, initial kelp loss</w:t>
      </w:r>
      <w:r w:rsidR="006677FF" w:rsidRPr="00557453">
        <w:rPr>
          <w:rFonts w:cs="Arial"/>
          <w:color w:val="222222"/>
        </w:rPr>
        <w:t>.</w:t>
      </w:r>
      <w:r w:rsidR="00BC7F7B" w:rsidRPr="00A972D1">
        <w:t xml:space="preserve"> </w:t>
      </w:r>
    </w:p>
    <w:p w14:paraId="3FD51571" w14:textId="758D1399" w:rsidR="00471A3D" w:rsidRDefault="009D1439">
      <w:pPr>
        <w:pStyle w:val="Heading1"/>
        <w:keepLines w:val="0"/>
        <w:spacing w:before="480"/>
        <w:rPr>
          <w:sz w:val="46"/>
          <w:szCs w:val="46"/>
        </w:rPr>
      </w:pPr>
      <w:bookmarkStart w:id="4" w:name="_t0t7vqvdf4ti" w:colFirst="0" w:colLast="0"/>
      <w:bookmarkEnd w:id="4"/>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 w:name="_igkfmf7a0x3h" w:colFirst="0" w:colLast="0"/>
      <w:bookmarkEnd w:id="5"/>
      <w:r>
        <w:rPr>
          <w:sz w:val="34"/>
          <w:szCs w:val="34"/>
        </w:rPr>
        <w:t xml:space="preserve">2.1 </w:t>
      </w:r>
      <w:r w:rsidR="00EF0B3C">
        <w:rPr>
          <w:sz w:val="34"/>
          <w:szCs w:val="34"/>
        </w:rPr>
        <w:t>Study sites</w:t>
      </w:r>
    </w:p>
    <w:p w14:paraId="7B6AD6E4" w14:textId="3AB5D7A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r w:rsidR="00C838D0">
        <w:t xml:space="preserve">0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32529B">
        <w:t xml:space="preserve"> Previous work suggests that wave exposure</w:t>
      </w:r>
      <w:r w:rsidR="00D03ADF">
        <w:t xml:space="preserve"> wa</w:t>
      </w:r>
      <w:r w:rsidR="0032529B">
        <w:t xml:space="preserve">s not important in explaining variability in kelp cover among these sites </w: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r w:rsidR="003D7F93">
        <w:t>, likely because these sites were initially selected to be somewhat protected</w:t>
      </w:r>
      <w:r w:rsidR="0087644F">
        <w:t xml:space="preserve"> from wave action</w:t>
      </w:r>
      <w:r w:rsidR="003D7F93">
        <w:t xml:space="preserve"> </w:t>
      </w:r>
      <w:r w:rsidR="005F6541">
        <w:t xml:space="preserve">to allow for dive surveys </w:t>
      </w:r>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r w:rsidR="0032529B">
        <w:t>.</w:t>
      </w:r>
    </w:p>
    <w:p w14:paraId="4CC2EFEC" w14:textId="0EC8A7B0" w:rsidR="00471A3D" w:rsidRDefault="009D1439">
      <w:pPr>
        <w:pStyle w:val="Heading2"/>
        <w:keepNext w:val="0"/>
        <w:keepLines w:val="0"/>
        <w:spacing w:after="80"/>
        <w:rPr>
          <w:sz w:val="34"/>
          <w:szCs w:val="34"/>
        </w:rPr>
      </w:pPr>
      <w:bookmarkStart w:id="6" w:name="_qaa02jqwwy36" w:colFirst="0" w:colLast="0"/>
      <w:bookmarkEnd w:id="6"/>
      <w:r>
        <w:rPr>
          <w:sz w:val="34"/>
          <w:szCs w:val="34"/>
        </w:rPr>
        <w:t xml:space="preserve">2.2 </w:t>
      </w:r>
      <w:r w:rsidR="00EF0B3C">
        <w:rPr>
          <w:sz w:val="34"/>
          <w:szCs w:val="34"/>
        </w:rPr>
        <w:t>Survey design</w:t>
      </w:r>
    </w:p>
    <w:p w14:paraId="6D7B1DC1" w14:textId="37CE8A04"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w:t>
      </w:r>
      <w:r w:rsidR="005574F6">
        <w:t>t</w:t>
      </w:r>
      <w:r w:rsidR="004554B2" w:rsidRPr="004554B2">
        <w:t>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r w:rsidR="00740D9E">
        <w:t>Our goal was to complete</w:t>
      </w:r>
      <w:r>
        <w:t xml:space="preserve"> six </w:t>
      </w:r>
      <w:r w:rsidR="007010A2">
        <w:t xml:space="preserve">replicate </w:t>
      </w:r>
      <w:r>
        <w:t>transects at each year-site-depth combination</w:t>
      </w:r>
      <w:r w:rsidR="00A63653">
        <w:t xml:space="preserve">, but actual sampling effort varied </w:t>
      </w:r>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r w:rsidR="0019371D">
        <w:t xml:space="preserve">, </w:t>
      </w:r>
      <w:r w:rsidR="0019371D" w:rsidRPr="00A202E9">
        <w:t>ex</w:t>
      </w:r>
      <w:r w:rsidR="0019371D">
        <w:t xml:space="preserve">cept for </w:t>
      </w:r>
      <w:proofErr w:type="spellStart"/>
      <w:r w:rsidR="0019371D" w:rsidRPr="00953A4D">
        <w:rPr>
          <w:i/>
        </w:rPr>
        <w:t>Macrocystis</w:t>
      </w:r>
      <w:proofErr w:type="spellEnd"/>
      <w:r w:rsidR="0019371D">
        <w:t xml:space="preserve"> where we counted stipes &gt; 1.0 m</w:t>
      </w:r>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r w:rsidR="001D2411">
        <w:rPr>
          <w:rFonts w:eastAsia="Gungsuh"/>
        </w:rPr>
        <w:t xml:space="preserve">for </w:t>
      </w:r>
      <w:r w:rsidRPr="00D471EF">
        <w:rPr>
          <w:rFonts w:eastAsia="Gungsuh"/>
        </w:rPr>
        <w:t xml:space="preserve">which we estimated sizes </w:t>
      </w:r>
      <w:r w:rsidR="001D2411">
        <w:rPr>
          <w:rFonts w:eastAsia="Gungsuh"/>
        </w:rPr>
        <w:t>of</w:t>
      </w:r>
      <w:r w:rsidR="001D2411" w:rsidRPr="00D471EF">
        <w:rPr>
          <w:rFonts w:eastAsia="Gungsuh"/>
        </w:rPr>
        <w:t xml:space="preserve"> </w:t>
      </w:r>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lastRenderedPageBreak/>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7" w:name="_imz9yv51qjaf" w:colFirst="0" w:colLast="0"/>
      <w:bookmarkEnd w:id="7"/>
      <w:r>
        <w:t xml:space="preserve">2.3 </w:t>
      </w:r>
      <w:r w:rsidR="00EF0B3C">
        <w:t>Sea surface temperature (SST)</w:t>
      </w:r>
    </w:p>
    <w:p w14:paraId="0B1DD416" w14:textId="67798D6A" w:rsidR="00286336" w:rsidRDefault="00286336" w:rsidP="00286336">
      <w:r>
        <w:t xml:space="preserve">To evaluate SST trends at our sites, we obtained daily mean sea surface temperature (SST) data from the NOAA Optimum Interpolation (OI) SST V2.1 High Resolution Dataset </w: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r>
        <w:t xml:space="preserve"> for 1992-2021 for each of the five sites (</w:t>
      </w:r>
      <w:hyperlink r:id="rId8" w:history="1">
        <w:r w:rsidR="000115E0" w:rsidRPr="00435CAE">
          <w:rPr>
            <w:rStyle w:val="Hyperlink"/>
          </w:rPr>
          <w:t>https://psl.noaa.gov/data/gridded/data.noaa.oisst.v2.highres.html</w:t>
        </w:r>
      </w:hyperlink>
      <w:r w:rsidR="000115E0">
        <w:t xml:space="preserve">). </w:t>
      </w:r>
      <w:r>
        <w:t xml:space="preserve">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p>
    <w:p w14:paraId="391463AF" w14:textId="5BDBA970" w:rsidR="00191063" w:rsidRDefault="00191063">
      <w:r>
        <w:t xml:space="preserve">We quantify maximum monthly mean SST at our sites </w:t>
      </w:r>
      <w:r w:rsidR="00C60367">
        <w:t xml:space="preserve">for each year </w:t>
      </w:r>
      <w:r>
        <w:t>because prior work has identified</w:t>
      </w:r>
      <w:r w:rsidR="00E556B3">
        <w:t xml:space="preserve"> this metric as</w:t>
      </w:r>
      <w:r>
        <w:t xml:space="preserve"> a predictor of kelp cover dynamics in other areas along the West Coast </w: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r w:rsidR="00C60367">
        <w:t>, and because absolute temperature</w:t>
      </w:r>
      <w:r w:rsidR="007060A5">
        <w:t xml:space="preserve"> has been a </w:t>
      </w:r>
      <w:r w:rsidR="00C60367">
        <w:t xml:space="preserve">better predictor than temperature anomalies </w:t>
      </w:r>
      <w:r w:rsidR="007060A5">
        <w:t xml:space="preserve">for the 2014-2016 MHW </w: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r w:rsidR="00944C2E">
        <w:t xml:space="preserve">. </w:t>
      </w:r>
      <w:r w:rsidR="005E797D">
        <w:t>W</w:t>
      </w:r>
      <w:r w:rsidR="005E797D" w:rsidRPr="00062C9E">
        <w:t>e also calculated the number of days above 15</w:t>
      </w:r>
      <w:r w:rsidR="005E797D">
        <w:t>°C</w:t>
      </w:r>
      <w:r w:rsidR="005E797D" w:rsidRPr="00062C9E">
        <w:t xml:space="preserve"> for each site by yea</w:t>
      </w:r>
      <w:r w:rsidR="005E797D">
        <w:t>r because t</w:t>
      </w:r>
      <w:r w:rsidR="00E556B3">
        <w:t>here is some evidence that g</w:t>
      </w:r>
      <w:r w:rsidR="00062C9E" w:rsidRPr="00062C9E">
        <w:t xml:space="preserve">rowth of both </w:t>
      </w:r>
      <w:proofErr w:type="spellStart"/>
      <w:r w:rsidR="00062C9E" w:rsidRPr="00062C9E">
        <w:rPr>
          <w:i/>
        </w:rPr>
        <w:t>Macrocystis</w:t>
      </w:r>
      <w:proofErr w:type="spellEnd"/>
      <w:r w:rsidR="00062C9E" w:rsidRPr="00062C9E">
        <w:rPr>
          <w:i/>
        </w:rPr>
        <w:t xml:space="preserve"> </w:t>
      </w:r>
      <w:r w:rsidR="00062C9E" w:rsidRPr="00137191">
        <w:t xml:space="preserve">and </w:t>
      </w:r>
      <w:proofErr w:type="spellStart"/>
      <w:r w:rsidR="00062C9E" w:rsidRPr="00062C9E">
        <w:rPr>
          <w:i/>
        </w:rPr>
        <w:t>Nereocystis</w:t>
      </w:r>
      <w:proofErr w:type="spellEnd"/>
      <w:r w:rsidR="00062C9E" w:rsidRPr="00062C9E">
        <w:rPr>
          <w:i/>
        </w:rPr>
        <w:t xml:space="preserve"> </w:t>
      </w:r>
      <w:r w:rsidR="00062C9E" w:rsidRPr="00062C9E">
        <w:t>tends to decline above 15</w:t>
      </w:r>
      <w:r w:rsidR="007844D4">
        <w:t>°C</w:t>
      </w:r>
      <w:r w:rsidR="004827F9">
        <w:t xml:space="preserve"> in </w:t>
      </w:r>
      <w:r w:rsidR="00477F34">
        <w:t>conjunction</w:t>
      </w:r>
      <w:r w:rsidR="004827F9">
        <w:t xml:space="preserve"> with changes in nutrient availability</w:t>
      </w:r>
      <w:r w:rsidR="00062C9E" w:rsidRPr="00062C9E">
        <w:t xml:space="preserve"> </w: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r w:rsidR="00477F34">
        <w:t>. While</w:t>
      </w:r>
      <w:r w:rsidR="00AD6474">
        <w:t xml:space="preserve"> </w:t>
      </w:r>
      <w:proofErr w:type="spellStart"/>
      <w:r w:rsidR="00AD6474">
        <w:rPr>
          <w:i/>
        </w:rPr>
        <w:t>Nereocystis</w:t>
      </w:r>
      <w:proofErr w:type="spellEnd"/>
      <w:r w:rsidR="00477F34">
        <w:rPr>
          <w:i/>
        </w:rPr>
        <w:t xml:space="preserve"> </w:t>
      </w:r>
      <w:r w:rsidR="00477F34">
        <w:t>may</w:t>
      </w:r>
      <w:r w:rsidR="00D140AA">
        <w:t xml:space="preserve"> </w:t>
      </w:r>
      <w:r w:rsidR="00477F34">
        <w:t>be</w:t>
      </w:r>
      <w:r w:rsidR="00AD6474">
        <w:rPr>
          <w:i/>
        </w:rPr>
        <w:t xml:space="preserve"> </w:t>
      </w:r>
      <w:r w:rsidR="00AD6474">
        <w:t>unable to produce sporophytes in 18</w:t>
      </w:r>
      <w:r w:rsidR="007844D4">
        <w:t>°C</w:t>
      </w:r>
      <w:r w:rsidR="00AD6474">
        <w:t xml:space="preserve"> water </w:t>
      </w:r>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r w:rsidR="00477F34">
        <w:t xml:space="preserve">, </w:t>
      </w:r>
      <w:proofErr w:type="spellStart"/>
      <w:r w:rsidR="00477F34">
        <w:rPr>
          <w:i/>
        </w:rPr>
        <w:t>Macrocystis</w:t>
      </w:r>
      <w:proofErr w:type="spellEnd"/>
      <w:r w:rsidR="00477F34">
        <w:rPr>
          <w:i/>
        </w:rPr>
        <w:t xml:space="preserve"> </w:t>
      </w:r>
      <w:r w:rsidR="00F0120A">
        <w:t xml:space="preserve">sporophyte production </w:t>
      </w:r>
      <w:r w:rsidR="002D5B13">
        <w:t xml:space="preserve">may be more tolerant to higher temperatures </w: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r w:rsidR="00062C9E" w:rsidRPr="00062C9E">
        <w:t xml:space="preserve">. </w:t>
      </w:r>
    </w:p>
    <w:p w14:paraId="03CE3B8E" w14:textId="55F6FA7E" w:rsidR="00471A3D" w:rsidRDefault="00191063">
      <w:r>
        <w:lastRenderedPageBreak/>
        <w:t xml:space="preserve">To provide a more formal analysis of MHW prevalence at our sites, we also </w:t>
      </w:r>
      <w:r w:rsidR="00ED35BC">
        <w:t xml:space="preserve">calculated MHW statistics following </w: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r w:rsidR="00ED35BC">
        <w:t xml:space="preserve"> and using the ‘</w:t>
      </w:r>
      <w:proofErr w:type="spellStart"/>
      <w:r w:rsidR="00ED35BC">
        <w:t>heatwaveR</w:t>
      </w:r>
      <w:proofErr w:type="spellEnd"/>
      <w:r w:rsidR="00ED35BC">
        <w:t>’</w:t>
      </w:r>
      <w:r w:rsidR="000115E0">
        <w:t xml:space="preserve"> package </w:t>
      </w:r>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r w:rsidR="00C838D0">
        <w:t xml:space="preserve"> in R 4.2.0 </w:t>
      </w:r>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r w:rsidR="000115E0">
        <w:t>.</w:t>
      </w:r>
      <w:r w:rsidR="002717DA">
        <w:t xml:space="preserve"> We evaluate</w:t>
      </w:r>
      <w:r w:rsidR="00F0120A">
        <w:t>d</w:t>
      </w:r>
      <w:r w:rsidR="002717DA">
        <w:t xml:space="preserve"> the number of </w:t>
      </w:r>
      <w:r w:rsidR="00F0120A">
        <w:t xml:space="preserve">discrete </w:t>
      </w:r>
      <w:r w:rsidR="002717DA">
        <w:t>events</w:t>
      </w:r>
      <w:r w:rsidR="00F0120A">
        <w:t xml:space="preserve"> that met MHW criteria (</w:t>
      </w:r>
      <w:proofErr w:type="spellStart"/>
      <w:r w:rsidR="00F0120A">
        <w:t>Hobday</w:t>
      </w:r>
      <w:proofErr w:type="spellEnd"/>
      <w:r w:rsidR="00F0120A">
        <w:t xml:space="preserve"> et al. 2016)</w:t>
      </w:r>
      <w:r w:rsidR="002717DA">
        <w:t>, as well as the length of these events, and the number of individual days above the 90% percentile of SST</w:t>
      </w:r>
      <w:r w:rsidR="00D54E3C">
        <w:t xml:space="preserve"> by year and site.</w:t>
      </w:r>
      <w:r w:rsidR="008C3B33">
        <w:t xml:space="preserve"> </w:t>
      </w:r>
    </w:p>
    <w:p w14:paraId="19CF6259" w14:textId="654BA13B" w:rsidR="00471A3D" w:rsidRDefault="009D1439">
      <w:pPr>
        <w:pStyle w:val="Heading2"/>
        <w:spacing w:before="120"/>
      </w:pPr>
      <w:bookmarkStart w:id="8" w:name="_au0wchpbj09l" w:colFirst="0" w:colLast="0"/>
      <w:bookmarkEnd w:id="8"/>
      <w:r>
        <w:t xml:space="preserve">2.4 </w:t>
      </w:r>
      <w:r w:rsidR="00EF0B3C">
        <w:t>Area of canopy kelps</w:t>
      </w:r>
    </w:p>
    <w:p w14:paraId="5BFF80C8" w14:textId="3A23D63B" w:rsidR="00450236" w:rsidRPr="00450236"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rsidR="007A6B12">
        <w:t>varied</w:t>
      </w:r>
      <w:r w:rsidR="00895A54">
        <w:t xml:space="preserve"> </w:t>
      </w:r>
      <w:r>
        <w:t>prior to our initiating benthic surveys in 2015</w:t>
      </w:r>
      <w:r w:rsidRPr="0069524C">
        <w:t xml:space="preserve">. </w:t>
      </w:r>
      <w:r w:rsidR="009339A4" w:rsidRPr="009339A4">
        <w:t xml:space="preserve">Prior analyses of </w:t>
      </w:r>
      <w:r w:rsidR="00F0120A">
        <w:t>the aerial survey</w:t>
      </w:r>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r w:rsidR="009339A4" w:rsidRPr="009339A4">
        <w:fldChar w:fldCharType="separate"/>
      </w:r>
      <w:r w:rsidR="009339A4" w:rsidRPr="009339A4">
        <w:rPr>
          <w:noProof/>
        </w:rPr>
        <w:t>(Pfister et al. 2018, Shelton et al. 2018)</w:t>
      </w:r>
      <w:r w:rsidR="009339A4" w:rsidRPr="009339A4">
        <w:fldChar w:fldCharType="end"/>
      </w:r>
      <w:r w:rsidR="009339A4" w:rsidRPr="009339A4">
        <w:t>.</w:t>
      </w:r>
      <w:r w:rsidR="00F0120A">
        <w:t xml:space="preserve"> </w:t>
      </w:r>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xml:space="preserve">. </w:t>
      </w:r>
      <w:r w:rsidR="00DC356D">
        <w:t>C</w:t>
      </w:r>
      <w:r>
        <w:t xml:space="preserve">anopy area </w:t>
      </w:r>
      <w:r w:rsidR="00DC356D">
        <w:t xml:space="preserve">is </w:t>
      </w:r>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9" w:name="_2h658b2af9qi" w:colFirst="0" w:colLast="0"/>
      <w:bookmarkEnd w:id="9"/>
      <w:r>
        <w:t xml:space="preserve">2.5 </w:t>
      </w:r>
      <w:r w:rsidR="00EF0B3C">
        <w:t>Data analysis</w:t>
      </w:r>
    </w:p>
    <w:p w14:paraId="459FAEC1" w14:textId="719190BF"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D552CB6" w:rsidR="00471A3D" w:rsidRDefault="00EF0B3C">
      <w:pPr>
        <w:spacing w:before="120" w:after="120"/>
      </w:pPr>
      <w:r w:rsidRPr="001353FD">
        <w:t>In addition to focusing on broad taxonomic guilds, we</w:t>
      </w:r>
      <w:r w:rsidR="001353FD" w:rsidRPr="00310026">
        <w:t xml:space="preserve"> examine</w:t>
      </w:r>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27C98D30" w:rsidR="00471A3D" w:rsidRPr="00310026" w:rsidDel="00736AA4" w:rsidRDefault="00BA7345">
      <w:pPr>
        <w:spacing w:before="120" w:after="120"/>
        <w:rPr>
          <w:del w:id="10" w:author="Nick.Tolimieri" w:date="2022-11-21T09:50:00Z"/>
          <w:color w:val="000000" w:themeColor="text1"/>
        </w:rPr>
      </w:pPr>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 xml:space="preserve">S. </w:t>
      </w:r>
      <w:proofErr w:type="spellStart"/>
      <w:r w:rsidRPr="00310026">
        <w:rPr>
          <w:i/>
          <w:color w:val="000000" w:themeColor="text1"/>
        </w:rPr>
        <w:t>droebachiensis</w:t>
      </w:r>
      <w:proofErr w:type="spellEnd"/>
      <w:r w:rsidRPr="00310026">
        <w:rPr>
          <w:i/>
          <w:color w:val="000000" w:themeColor="text1"/>
        </w:rPr>
        <w:t>,</w:t>
      </w:r>
      <w:r w:rsidRPr="00310026">
        <w:rPr>
          <w:color w:val="000000" w:themeColor="text1"/>
        </w:rPr>
        <w:t xml:space="preserve"> and red urchins </w:t>
      </w:r>
      <w:proofErr w:type="spellStart"/>
      <w:r w:rsidRPr="00310026">
        <w:rPr>
          <w:i/>
          <w:color w:val="000000" w:themeColor="text1"/>
        </w:rPr>
        <w:t>Mesocentrotus</w:t>
      </w:r>
      <w:proofErr w:type="spellEnd"/>
      <w:r w:rsidRPr="00310026">
        <w:rPr>
          <w:i/>
          <w:color w:val="000000" w:themeColor="text1"/>
        </w:rPr>
        <w:t xml:space="preserve"> </w:t>
      </w:r>
      <w:proofErr w:type="spellStart"/>
      <w:r w:rsidRPr="00310026">
        <w:rPr>
          <w:i/>
          <w:color w:val="000000" w:themeColor="text1"/>
        </w:rPr>
        <w:t>franciscanus</w:t>
      </w:r>
      <w:proofErr w:type="spellEnd"/>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r w:rsidR="00EF0B3C" w:rsidRPr="00310026">
        <w:rPr>
          <w:color w:val="000000" w:themeColor="text1"/>
        </w:rPr>
        <w:t xml:space="preserve"> As sea urchins are major herbivores in this system, we expected negative relationships between urchin and kelp abundance. </w:t>
      </w:r>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proofErr w:type="spellStart"/>
      <w:r w:rsidR="00EF0B3C" w:rsidRPr="00310026">
        <w:rPr>
          <w:i/>
          <w:color w:val="000000" w:themeColor="text1"/>
        </w:rPr>
        <w:t>Macrocystis</w:t>
      </w:r>
      <w:proofErr w:type="spellEnd"/>
      <w:r w:rsidR="00EF0B3C" w:rsidRPr="00310026">
        <w:rPr>
          <w:color w:val="000000" w:themeColor="text1"/>
        </w:rPr>
        <w:t xml:space="preserve"> and </w:t>
      </w:r>
      <w:proofErr w:type="spellStart"/>
      <w:r w:rsidR="00EF0B3C" w:rsidRPr="00310026">
        <w:rPr>
          <w:i/>
          <w:color w:val="000000" w:themeColor="text1"/>
        </w:rPr>
        <w:t>Nereocystis</w:t>
      </w:r>
      <w:proofErr w:type="spellEnd"/>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proofErr w:type="spellStart"/>
      <w:r w:rsidR="00EF0B3C" w:rsidRPr="00310026">
        <w:rPr>
          <w:i/>
          <w:color w:val="000000" w:themeColor="text1"/>
        </w:rPr>
        <w:t>Pterygophora</w:t>
      </w:r>
      <w:proofErr w:type="spellEnd"/>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w:t>
      </w:r>
      <w:proofErr w:type="spellStart"/>
      <w:r w:rsidR="003117B2" w:rsidRPr="00310026">
        <w:rPr>
          <w:color w:val="000000" w:themeColor="text1"/>
        </w:rPr>
        <w:t>stipitate</w:t>
      </w:r>
      <w:proofErr w:type="spellEnd"/>
      <w:r w:rsidR="003117B2" w:rsidRPr="00310026">
        <w:rPr>
          <w:color w:val="000000" w:themeColor="text1"/>
        </w:rPr>
        <w:t xml:space="preserv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R="00157C74" w:rsidRPr="00310026">
        <w:rPr>
          <w:color w:val="000000" w:themeColor="text1"/>
        </w:rPr>
        <w:t xml:space="preserve"> </w:t>
      </w:r>
      <w:r w:rsidR="00157C74" w:rsidRPr="00310026">
        <w:rPr>
          <w:color w:val="000000" w:themeColor="text1"/>
        </w:rPr>
        <w:lastRenderedPageBreak/>
        <w:t xml:space="preserve">For </w:t>
      </w:r>
      <w:proofErr w:type="spellStart"/>
      <w:r w:rsidR="00157C74" w:rsidRPr="00310026">
        <w:rPr>
          <w:color w:val="000000" w:themeColor="text1"/>
        </w:rPr>
        <w:t>Tatoosh</w:t>
      </w:r>
      <w:proofErr w:type="spellEnd"/>
      <w:r w:rsidR="00157C74" w:rsidRPr="00310026">
        <w:rPr>
          <w:color w:val="000000" w:themeColor="text1"/>
        </w:rPr>
        <w:t xml:space="preserve"> Island, </w:t>
      </w:r>
      <w:r w:rsidR="007C5F12" w:rsidRPr="00310026">
        <w:rPr>
          <w:color w:val="000000" w:themeColor="text1"/>
        </w:rPr>
        <w:t xml:space="preserve">the only site with substantial numbers of and variability in urchins, </w:t>
      </w:r>
      <w:r w:rsidR="00157C74" w:rsidRPr="00310026">
        <w:rPr>
          <w:color w:val="000000" w:themeColor="text1"/>
        </w:rPr>
        <w:t xml:space="preserve">we also fit a random-effects-within-between model </w:t>
      </w:r>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r w:rsidR="002458CF" w:rsidRPr="00310026">
        <w:rPr>
          <w:color w:val="000000" w:themeColor="text1"/>
        </w:rPr>
        <w:t xml:space="preserve"> to account for differing relationships between urchin density and kelp density within and between depths, areas, and years</w:t>
      </w:r>
      <w:r w:rsidR="00D33100" w:rsidRPr="00310026">
        <w:rPr>
          <w:color w:val="000000" w:themeColor="text1"/>
        </w:rPr>
        <w:t>. Because</w:t>
      </w:r>
      <w:r w:rsidR="009168F6" w:rsidRPr="00310026">
        <w:rPr>
          <w:color w:val="000000" w:themeColor="text1"/>
        </w:rPr>
        <w:t xml:space="preserve"> transects were not uniquely identifiable across years, the model focuses on depth x area x year: </w:t>
      </w:r>
      <w:r w:rsidR="00D33100" w:rsidRPr="00310026">
        <w:rPr>
          <w:color w:val="000000" w:themeColor="text1"/>
        </w:rPr>
        <w:t xml:space="preserve"> </w:t>
      </w:r>
    </w:p>
    <w:p w14:paraId="7E836B63" w14:textId="3E252CE6" w:rsidR="00EE7CAE" w:rsidRPr="00EE7CAE" w:rsidRDefault="00370778">
      <w:pPr>
        <w:spacing w:before="120" w:after="120"/>
        <w:rPr>
          <w:i/>
        </w:rPr>
        <w:pPrChange w:id="11" w:author="Nick.Tolimieri" w:date="2022-11-21T09:50:00Z">
          <w:pPr>
            <w:spacing w:before="120" w:after="120"/>
            <w:ind w:left="720" w:right="1080" w:firstLine="0"/>
            <w:jc w:val="center"/>
          </w:pPr>
        </w:pPrChange>
      </w:pPr>
      <m:oMath>
        <m:sSub>
          <m:sSubPr>
            <m:ctrlPr>
              <w:del w:id="12" w:author="Nick.Tolimieri" w:date="2022-11-21T09:50:00Z">
                <w:rPr>
                  <w:rFonts w:ascii="Cambria Math" w:hAnsi="Cambria Math"/>
                  <w:i/>
                </w:rPr>
              </w:del>
            </m:ctrlPr>
          </m:sSubPr>
          <m:e>
            <m:r>
              <w:del w:id="13" w:author="Nick.Tolimieri" w:date="2022-11-21T09:50:00Z">
                <w:rPr>
                  <w:rFonts w:ascii="Cambria Math" w:hAnsi="Cambria Math"/>
                </w:rPr>
                <m:t>y</m:t>
              </w:del>
            </m:r>
          </m:e>
          <m:sub>
            <m:r>
              <w:del w:id="14" w:author="Nick.Tolimieri" w:date="2022-11-21T09:50:00Z">
                <w:rPr>
                  <w:rFonts w:ascii="Cambria Math" w:hAnsi="Cambria Math"/>
                </w:rPr>
                <m:t>daty</m:t>
              </w:del>
            </m:r>
          </m:sub>
        </m:sSub>
        <m:r>
          <w:del w:id="15" w:author="Nick.Tolimieri" w:date="2022-11-21T09:50:00Z">
            <w:rPr>
              <w:rFonts w:ascii="Cambria Math" w:hAnsi="Cambria Math"/>
            </w:rPr>
            <m:t>=μ+</m:t>
          </w:del>
        </m:r>
        <m:sSub>
          <m:sSubPr>
            <m:ctrlPr>
              <w:del w:id="16" w:author="Nick.Tolimieri" w:date="2022-11-21T09:50:00Z">
                <w:rPr>
                  <w:rFonts w:ascii="Cambria Math" w:hAnsi="Cambria Math"/>
                  <w:i/>
                </w:rPr>
              </w:del>
            </m:ctrlPr>
          </m:sSubPr>
          <m:e>
            <m:r>
              <w:del w:id="17" w:author="Nick.Tolimieri" w:date="2022-11-21T09:50:00Z">
                <w:rPr>
                  <w:rFonts w:ascii="Cambria Math" w:hAnsi="Cambria Math"/>
                </w:rPr>
                <m:t>β</m:t>
              </w:del>
            </m:r>
          </m:e>
          <m:sub>
            <m:r>
              <w:del w:id="18" w:author="Nick.Tolimieri" w:date="2022-11-21T09:50:00Z">
                <w:rPr>
                  <w:rFonts w:ascii="Cambria Math" w:hAnsi="Cambria Math"/>
                </w:rPr>
                <m:t>d</m:t>
              </w:del>
            </m:r>
          </m:sub>
        </m:sSub>
        <m:r>
          <w:del w:id="19" w:author="Nick.Tolimieri" w:date="2022-11-21T09:50:00Z">
            <w:rPr>
              <w:rFonts w:ascii="Cambria Math" w:hAnsi="Cambria Math"/>
            </w:rPr>
            <m:t>+</m:t>
          </w:del>
        </m:r>
        <m:sSub>
          <m:sSubPr>
            <m:ctrlPr>
              <w:del w:id="20" w:author="Nick.Tolimieri" w:date="2022-11-21T09:50:00Z">
                <w:rPr>
                  <w:rFonts w:ascii="Cambria Math" w:hAnsi="Cambria Math"/>
                  <w:i/>
                </w:rPr>
              </w:del>
            </m:ctrlPr>
          </m:sSubPr>
          <m:e>
            <m:r>
              <w:del w:id="21" w:author="Nick.Tolimieri" w:date="2022-11-21T09:50:00Z">
                <w:rPr>
                  <w:rFonts w:ascii="Cambria Math" w:hAnsi="Cambria Math"/>
                </w:rPr>
                <m:t>β</m:t>
              </w:del>
            </m:r>
          </m:e>
          <m:sub>
            <m:r>
              <w:del w:id="22" w:author="Nick.Tolimieri" w:date="2022-11-21T09:50:00Z">
                <w:rPr>
                  <w:rFonts w:ascii="Cambria Math" w:hAnsi="Cambria Math"/>
                </w:rPr>
                <m:t>a</m:t>
              </w:del>
            </m:r>
          </m:sub>
        </m:sSub>
        <m:r>
          <w:del w:id="23" w:author="Nick.Tolimieri" w:date="2022-11-21T09:50:00Z">
            <w:rPr>
              <w:rFonts w:ascii="Cambria Math" w:hAnsi="Cambria Math"/>
            </w:rPr>
            <m:t>+</m:t>
          </w:del>
        </m:r>
        <m:sSub>
          <m:sSubPr>
            <m:ctrlPr>
              <w:del w:id="24" w:author="Nick.Tolimieri" w:date="2022-11-21T09:50:00Z">
                <w:rPr>
                  <w:rFonts w:ascii="Cambria Math" w:hAnsi="Cambria Math"/>
                  <w:i/>
                </w:rPr>
              </w:del>
            </m:ctrlPr>
          </m:sSubPr>
          <m:e>
            <m:r>
              <w:del w:id="25" w:author="Nick.Tolimieri" w:date="2022-11-21T09:50:00Z">
                <w:rPr>
                  <w:rFonts w:ascii="Cambria Math" w:hAnsi="Cambria Math"/>
                </w:rPr>
                <m:t>β</m:t>
              </w:del>
            </m:r>
          </m:e>
          <m:sub>
            <m:r>
              <w:del w:id="26" w:author="Nick.Tolimieri" w:date="2022-11-21T09:50:00Z">
                <w:rPr>
                  <w:rFonts w:ascii="Cambria Math" w:hAnsi="Cambria Math"/>
                </w:rPr>
                <m:t>y</m:t>
              </w:del>
            </m:r>
          </m:sub>
        </m:sSub>
        <m:r>
          <w:del w:id="27" w:author="Nick.Tolimieri" w:date="2022-11-21T09:50:00Z">
            <w:rPr>
              <w:rFonts w:ascii="Cambria Math" w:hAnsi="Cambria Math"/>
            </w:rPr>
            <m:t>+</m:t>
          </w:del>
        </m:r>
        <m:sSub>
          <m:sSubPr>
            <m:ctrlPr>
              <w:del w:id="28" w:author="Nick.Tolimieri" w:date="2022-11-21T09:50:00Z">
                <w:rPr>
                  <w:rFonts w:ascii="Cambria Math" w:hAnsi="Cambria Math"/>
                  <w:i/>
                </w:rPr>
              </w:del>
            </m:ctrlPr>
          </m:sSubPr>
          <m:e>
            <m:r>
              <w:del w:id="29" w:author="Nick.Tolimieri" w:date="2022-11-21T09:50:00Z">
                <w:rPr>
                  <w:rFonts w:ascii="Cambria Math" w:hAnsi="Cambria Math"/>
                </w:rPr>
                <m:t>γ</m:t>
              </w:del>
            </m:r>
          </m:e>
          <m:sub>
            <m:r>
              <w:del w:id="30" w:author="Nick.Tolimieri" w:date="2022-11-21T09:50:00Z">
                <w:rPr>
                  <w:rFonts w:ascii="Cambria Math" w:hAnsi="Cambria Math"/>
                </w:rPr>
                <m:t>1</m:t>
              </w:del>
            </m:r>
          </m:sub>
        </m:sSub>
        <m:d>
          <m:dPr>
            <m:ctrlPr>
              <w:del w:id="31" w:author="Nick.Tolimieri" w:date="2022-11-21T09:50:00Z">
                <w:rPr>
                  <w:rFonts w:ascii="Cambria Math" w:hAnsi="Cambria Math"/>
                  <w:i/>
                </w:rPr>
              </w:del>
            </m:ctrlPr>
          </m:dPr>
          <m:e>
            <m:sSub>
              <m:sSubPr>
                <m:ctrlPr>
                  <w:del w:id="32" w:author="Nick.Tolimieri" w:date="2022-11-21T09:50:00Z">
                    <w:rPr>
                      <w:rFonts w:ascii="Cambria Math" w:hAnsi="Cambria Math"/>
                      <w:i/>
                    </w:rPr>
                  </w:del>
                </m:ctrlPr>
              </m:sSubPr>
              <m:e>
                <m:acc>
                  <m:accPr>
                    <m:chr m:val="̅"/>
                    <m:ctrlPr>
                      <w:del w:id="33" w:author="Nick.Tolimieri" w:date="2022-11-21T09:50:00Z">
                        <w:rPr>
                          <w:rFonts w:ascii="Cambria Math" w:hAnsi="Cambria Math"/>
                          <w:i/>
                        </w:rPr>
                      </w:del>
                    </m:ctrlPr>
                  </m:accPr>
                  <m:e>
                    <m:r>
                      <w:del w:id="34" w:author="Nick.Tolimieri" w:date="2022-11-21T09:50:00Z">
                        <w:rPr>
                          <w:rFonts w:ascii="Cambria Math" w:hAnsi="Cambria Math"/>
                        </w:rPr>
                        <m:t>x</m:t>
                      </w:del>
                    </m:r>
                  </m:e>
                </m:acc>
              </m:e>
              <m:sub>
                <m:r>
                  <w:del w:id="35" w:author="Nick.Tolimieri" w:date="2022-11-21T09:50:00Z">
                    <w:rPr>
                      <w:rFonts w:ascii="Cambria Math" w:hAnsi="Cambria Math"/>
                    </w:rPr>
                    <m:t>d,a,y</m:t>
                  </w:del>
                </m:r>
              </m:sub>
            </m:sSub>
            <m:r>
              <w:del w:id="36" w:author="Nick.Tolimieri" w:date="2022-11-21T09:50:00Z">
                <w:rPr>
                  <w:rFonts w:ascii="Cambria Math" w:hAnsi="Cambria Math"/>
                </w:rPr>
                <m:t>-</m:t>
              </w:del>
            </m:r>
            <m:sSub>
              <m:sSubPr>
                <m:ctrlPr>
                  <w:del w:id="37" w:author="Nick.Tolimieri" w:date="2022-11-21T09:50:00Z">
                    <w:rPr>
                      <w:rFonts w:ascii="Cambria Math" w:hAnsi="Cambria Math"/>
                      <w:i/>
                    </w:rPr>
                  </w:del>
                </m:ctrlPr>
              </m:sSubPr>
              <m:e>
                <m:acc>
                  <m:accPr>
                    <m:chr m:val="̅"/>
                    <m:ctrlPr>
                      <w:del w:id="38" w:author="Nick.Tolimieri" w:date="2022-11-21T09:50:00Z">
                        <w:rPr>
                          <w:rFonts w:ascii="Cambria Math" w:hAnsi="Cambria Math"/>
                          <w:i/>
                        </w:rPr>
                      </w:del>
                    </m:ctrlPr>
                  </m:accPr>
                  <m:e>
                    <m:r>
                      <w:del w:id="39" w:author="Nick.Tolimieri" w:date="2022-11-21T09:50:00Z">
                        <w:rPr>
                          <w:rFonts w:ascii="Cambria Math" w:hAnsi="Cambria Math"/>
                        </w:rPr>
                        <m:t>x</m:t>
                      </w:del>
                    </m:r>
                  </m:e>
                </m:acc>
              </m:e>
              <m:sub>
                <m:r>
                  <w:del w:id="40" w:author="Nick.Tolimieri" w:date="2022-11-21T09:50:00Z">
                    <w:rPr>
                      <w:rFonts w:ascii="Cambria Math" w:hAnsi="Cambria Math"/>
                    </w:rPr>
                    <m:t>d,a</m:t>
                  </w:del>
                </m:r>
              </m:sub>
            </m:sSub>
          </m:e>
        </m:d>
        <m:r>
          <w:del w:id="41" w:author="Nick.Tolimieri" w:date="2022-11-21T09:50:00Z">
            <w:rPr>
              <w:rFonts w:ascii="Cambria Math" w:hAnsi="Cambria Math"/>
            </w:rPr>
            <m:t>+</m:t>
          </w:del>
        </m:r>
        <m:sSub>
          <m:sSubPr>
            <m:ctrlPr>
              <w:del w:id="42" w:author="Nick.Tolimieri" w:date="2022-11-21T09:50:00Z">
                <w:rPr>
                  <w:rFonts w:ascii="Cambria Math" w:hAnsi="Cambria Math"/>
                  <w:i/>
                </w:rPr>
              </w:del>
            </m:ctrlPr>
          </m:sSubPr>
          <m:e>
            <m:r>
              <w:del w:id="43" w:author="Nick.Tolimieri" w:date="2022-11-21T09:50:00Z">
                <w:rPr>
                  <w:rFonts w:ascii="Cambria Math" w:hAnsi="Cambria Math"/>
                </w:rPr>
                <m:t>γ</m:t>
              </w:del>
            </m:r>
          </m:e>
          <m:sub>
            <m:r>
              <w:del w:id="44" w:author="Nick.Tolimieri" w:date="2022-11-21T09:50:00Z">
                <w:rPr>
                  <w:rFonts w:ascii="Cambria Math" w:hAnsi="Cambria Math"/>
                </w:rPr>
                <m:t>2</m:t>
              </w:del>
            </m:r>
          </m:sub>
        </m:sSub>
        <m:sSub>
          <m:sSubPr>
            <m:ctrlPr>
              <w:del w:id="45" w:author="Nick.Tolimieri" w:date="2022-11-21T09:50:00Z">
                <w:rPr>
                  <w:rFonts w:ascii="Cambria Math" w:hAnsi="Cambria Math"/>
                  <w:i/>
                </w:rPr>
              </w:del>
            </m:ctrlPr>
          </m:sSubPr>
          <m:e>
            <m:r>
              <w:del w:id="46" w:author="Nick.Tolimieri" w:date="2022-11-21T09:50:00Z">
                <w:rPr>
                  <w:rFonts w:ascii="Cambria Math" w:hAnsi="Cambria Math"/>
                </w:rPr>
                <m:t>x</m:t>
              </w:del>
            </m:r>
          </m:e>
          <m:sub>
            <m:r>
              <w:del w:id="47" w:author="Nick.Tolimieri" w:date="2022-11-21T09:50:00Z">
                <w:rPr>
                  <w:rFonts w:ascii="Cambria Math" w:hAnsi="Cambria Math"/>
                </w:rPr>
                <m:t>d,a</m:t>
              </w:del>
            </m:r>
          </m:sub>
        </m:sSub>
        <m:r>
          <w:del w:id="48" w:author="Nick.Tolimieri" w:date="2022-11-21T09:50:00Z">
            <w:rPr>
              <w:rFonts w:ascii="Cambria Math" w:hAnsi="Cambria Math"/>
            </w:rPr>
            <m:t>+</m:t>
          </w:del>
        </m:r>
        <m:sSub>
          <m:sSubPr>
            <m:ctrlPr>
              <w:del w:id="49" w:author="Nick.Tolimieri" w:date="2022-11-21T09:50:00Z">
                <w:rPr>
                  <w:rFonts w:ascii="Cambria Math" w:hAnsi="Cambria Math"/>
                  <w:i/>
                </w:rPr>
              </w:del>
            </m:ctrlPr>
          </m:sSubPr>
          <m:e>
            <m:r>
              <w:del w:id="50" w:author="Nick.Tolimieri" w:date="2022-11-21T09:50:00Z">
                <w:rPr>
                  <w:rFonts w:ascii="Cambria Math" w:hAnsi="Cambria Math"/>
                </w:rPr>
                <m:t>γ</m:t>
              </w:del>
            </m:r>
          </m:e>
          <m:sub>
            <m:r>
              <w:del w:id="51" w:author="Nick.Tolimieri" w:date="2022-11-21T09:50:00Z">
                <w:rPr>
                  <w:rFonts w:ascii="Cambria Math" w:hAnsi="Cambria Math"/>
                </w:rPr>
                <m:t>3</m:t>
              </w:del>
            </m:r>
          </m:sub>
        </m:sSub>
        <m:d>
          <m:dPr>
            <m:ctrlPr>
              <w:del w:id="52" w:author="Nick.Tolimieri" w:date="2022-11-21T09:50:00Z">
                <w:rPr>
                  <w:rFonts w:ascii="Cambria Math" w:hAnsi="Cambria Math"/>
                  <w:i/>
                </w:rPr>
              </w:del>
            </m:ctrlPr>
          </m:dPr>
          <m:e>
            <m:sSub>
              <m:sSubPr>
                <m:ctrlPr>
                  <w:del w:id="53" w:author="Nick.Tolimieri" w:date="2022-11-21T09:50:00Z">
                    <w:rPr>
                      <w:rFonts w:ascii="Cambria Math" w:hAnsi="Cambria Math"/>
                      <w:i/>
                    </w:rPr>
                  </w:del>
                </m:ctrlPr>
              </m:sSubPr>
              <m:e>
                <m:r>
                  <w:del w:id="54" w:author="Nick.Tolimieri" w:date="2022-11-21T09:50:00Z">
                    <w:rPr>
                      <w:rFonts w:ascii="Cambria Math" w:hAnsi="Cambria Math"/>
                    </w:rPr>
                    <m:t>x</m:t>
                  </w:del>
                </m:r>
              </m:e>
              <m:sub>
                <m:r>
                  <w:del w:id="55" w:author="Nick.Tolimieri" w:date="2022-11-21T09:50:00Z">
                    <w:rPr>
                      <w:rFonts w:ascii="Cambria Math" w:hAnsi="Cambria Math"/>
                    </w:rPr>
                    <m:t>d,a,t,y</m:t>
                  </w:del>
                </m:r>
              </m:sub>
            </m:sSub>
            <m:r>
              <w:del w:id="56" w:author="Nick.Tolimieri" w:date="2022-11-21T09:50:00Z">
                <w:rPr>
                  <w:rFonts w:ascii="Cambria Math" w:hAnsi="Cambria Math"/>
                </w:rPr>
                <m:t>-</m:t>
              </w:del>
            </m:r>
            <m:sSub>
              <m:sSubPr>
                <m:ctrlPr>
                  <w:del w:id="57" w:author="Nick.Tolimieri" w:date="2022-11-21T09:50:00Z">
                    <w:rPr>
                      <w:rFonts w:ascii="Cambria Math" w:hAnsi="Cambria Math"/>
                      <w:i/>
                    </w:rPr>
                  </w:del>
                </m:ctrlPr>
              </m:sSubPr>
              <m:e>
                <m:acc>
                  <m:accPr>
                    <m:chr m:val="̅"/>
                    <m:ctrlPr>
                      <w:del w:id="58" w:author="Nick.Tolimieri" w:date="2022-11-21T09:50:00Z">
                        <w:rPr>
                          <w:rFonts w:ascii="Cambria Math" w:hAnsi="Cambria Math"/>
                          <w:i/>
                        </w:rPr>
                      </w:del>
                    </m:ctrlPr>
                  </m:accPr>
                  <m:e>
                    <m:r>
                      <w:del w:id="59" w:author="Nick.Tolimieri" w:date="2022-11-21T09:50:00Z">
                        <w:rPr>
                          <w:rFonts w:ascii="Cambria Math" w:hAnsi="Cambria Math"/>
                        </w:rPr>
                        <m:t>x</m:t>
                      </w:del>
                    </m:r>
                  </m:e>
                </m:acc>
              </m:e>
              <m:sub>
                <m:r>
                  <w:del w:id="60" w:author="Nick.Tolimieri" w:date="2022-11-21T09:50:00Z">
                    <w:rPr>
                      <w:rFonts w:ascii="Cambria Math" w:hAnsi="Cambria Math"/>
                    </w:rPr>
                    <m:t>d,a,y</m:t>
                  </w:del>
                </m:r>
              </m:sub>
            </m:sSub>
          </m:e>
        </m:d>
        <m:sSub>
          <m:sSubPr>
            <m:ctrlPr>
              <w:del w:id="61" w:author="Nick.Tolimieri" w:date="2022-11-21T09:50:00Z">
                <w:rPr>
                  <w:rFonts w:ascii="Cambria Math" w:hAnsi="Cambria Math"/>
                  <w:i/>
                </w:rPr>
              </w:del>
            </m:ctrlPr>
          </m:sSubPr>
          <m:e>
            <m:r>
              <w:del w:id="62" w:author="Nick.Tolimieri" w:date="2022-11-21T09:50:00Z">
                <w:rPr>
                  <w:rFonts w:ascii="Cambria Math" w:hAnsi="Cambria Math"/>
                </w:rPr>
                <m:t>+ε</m:t>
              </w:del>
            </m:r>
          </m:e>
          <m:sub>
            <m:r>
              <w:del w:id="63" w:author="Nick.Tolimieri" w:date="2022-11-21T09:50:00Z">
                <w:rPr>
                  <w:rFonts w:ascii="Cambria Math" w:hAnsi="Cambria Math"/>
                </w:rPr>
                <m:t>d,a,y,t,0</m:t>
              </w:del>
            </m:r>
          </m:sub>
        </m:sSub>
      </m:oMath>
      <w:del w:id="64" w:author="Nick.Tolimieri" w:date="2022-11-21T09:50:00Z">
        <w:r w:rsidR="007C5F12" w:rsidDel="00736AA4">
          <w:rPr>
            <w:i/>
          </w:rPr>
          <w:delText>,</w:delText>
        </w:r>
      </w:del>
    </w:p>
    <w:p w14:paraId="6B8CD38B" w14:textId="5EE62E87" w:rsidR="00EE7CAE" w:rsidRDefault="00EA3709">
      <w:pPr>
        <w:spacing w:before="120" w:after="120"/>
        <w:ind w:firstLine="0"/>
        <w:jc w:val="center"/>
        <w:rPr>
          <w:ins w:id="65" w:author="Nick.Tolimieri" w:date="2022-11-21T09:21:00Z"/>
        </w:rPr>
        <w:pPrChange w:id="66" w:author="Nick.Tolimieri" w:date="2022-11-21T09:27:00Z">
          <w:pPr>
            <w:spacing w:before="120" w:after="120"/>
            <w:ind w:firstLine="0"/>
          </w:pPr>
        </w:pPrChange>
      </w:pPr>
      <w:proofErr w:type="spellStart"/>
      <w:ins w:id="67" w:author="Nick.Tolimieri" w:date="2022-11-21T09:26:00Z">
        <w:r w:rsidRPr="00C84095">
          <w:rPr>
            <w:i/>
            <w:rPrChange w:id="68" w:author="Nick.Tolimieri" w:date="2022-11-21T09:38:00Z">
              <w:rPr/>
            </w:rPrChange>
          </w:rPr>
          <w:t>y</w:t>
        </w:r>
      </w:ins>
      <w:ins w:id="69" w:author="Nick.Tolimieri" w:date="2022-11-21T09:21:00Z">
        <w:r w:rsidR="00EE7CAE" w:rsidRPr="00C84095">
          <w:rPr>
            <w:i/>
            <w:vertAlign w:val="subscript"/>
            <w:rPrChange w:id="70" w:author="Nick.Tolimieri" w:date="2022-11-21T09:38:00Z">
              <w:rPr/>
            </w:rPrChange>
          </w:rPr>
          <w:t>d</w:t>
        </w:r>
      </w:ins>
      <w:ins w:id="71" w:author="Nick.Tolimieri" w:date="2022-11-21T09:23:00Z">
        <w:r w:rsidR="00EE7CAE" w:rsidRPr="00C84095">
          <w:rPr>
            <w:i/>
            <w:vertAlign w:val="subscript"/>
            <w:rPrChange w:id="72" w:author="Nick.Tolimieri" w:date="2022-11-21T09:38:00Z">
              <w:rPr>
                <w:vertAlign w:val="subscript"/>
              </w:rPr>
            </w:rPrChange>
          </w:rPr>
          <w:t>,</w:t>
        </w:r>
      </w:ins>
      <w:ins w:id="73" w:author="Nick.Tolimieri" w:date="2022-11-21T09:21:00Z">
        <w:r w:rsidR="00EE7CAE" w:rsidRPr="00C84095">
          <w:rPr>
            <w:i/>
            <w:vertAlign w:val="subscript"/>
            <w:rPrChange w:id="74" w:author="Nick.Tolimieri" w:date="2022-11-21T09:38:00Z">
              <w:rPr/>
            </w:rPrChange>
          </w:rPr>
          <w:t>a</w:t>
        </w:r>
      </w:ins>
      <w:ins w:id="75" w:author="Nick.Tolimieri" w:date="2022-11-21T09:23:00Z">
        <w:r w:rsidR="00EE7CAE" w:rsidRPr="00C84095">
          <w:rPr>
            <w:i/>
            <w:vertAlign w:val="subscript"/>
            <w:rPrChange w:id="76" w:author="Nick.Tolimieri" w:date="2022-11-21T09:38:00Z">
              <w:rPr>
                <w:vertAlign w:val="subscript"/>
              </w:rPr>
            </w:rPrChange>
          </w:rPr>
          <w:t>,</w:t>
        </w:r>
      </w:ins>
      <w:ins w:id="77" w:author="Nick.Tolimieri" w:date="2022-11-21T09:21:00Z">
        <w:r w:rsidR="00EE7CAE" w:rsidRPr="00C84095">
          <w:rPr>
            <w:i/>
            <w:vertAlign w:val="subscript"/>
            <w:rPrChange w:id="78" w:author="Nick.Tolimieri" w:date="2022-11-21T09:38:00Z">
              <w:rPr/>
            </w:rPrChange>
          </w:rPr>
          <w:t>t</w:t>
        </w:r>
      </w:ins>
      <w:ins w:id="79" w:author="Nick.Tolimieri" w:date="2022-11-21T09:23:00Z">
        <w:r w:rsidR="00EE7CAE" w:rsidRPr="00C84095">
          <w:rPr>
            <w:i/>
            <w:vertAlign w:val="subscript"/>
            <w:rPrChange w:id="80" w:author="Nick.Tolimieri" w:date="2022-11-21T09:38:00Z">
              <w:rPr>
                <w:vertAlign w:val="subscript"/>
              </w:rPr>
            </w:rPrChange>
          </w:rPr>
          <w:t>,</w:t>
        </w:r>
      </w:ins>
      <w:ins w:id="81" w:author="Nick.Tolimieri" w:date="2022-11-21T09:21:00Z">
        <w:r w:rsidR="00EE7CAE" w:rsidRPr="00C84095">
          <w:rPr>
            <w:i/>
            <w:vertAlign w:val="subscript"/>
            <w:rPrChange w:id="82" w:author="Nick.Tolimieri" w:date="2022-11-21T09:38:00Z">
              <w:rPr/>
            </w:rPrChange>
          </w:rPr>
          <w:t>y</w:t>
        </w:r>
        <w:proofErr w:type="spellEnd"/>
        <w:r w:rsidR="00EE7CAE">
          <w:t xml:space="preserve"> = µ + β</w:t>
        </w:r>
      </w:ins>
      <w:ins w:id="83" w:author="Nick.Tolimieri" w:date="2022-11-21T09:22:00Z">
        <w:r w:rsidR="00EE7CAE" w:rsidRPr="00C84095">
          <w:rPr>
            <w:i/>
            <w:vertAlign w:val="subscript"/>
            <w:rPrChange w:id="84" w:author="Nick.Tolimieri" w:date="2022-11-21T09:38:00Z">
              <w:rPr/>
            </w:rPrChange>
          </w:rPr>
          <w:t>d</w:t>
        </w:r>
        <w:r w:rsidR="00EE7CAE">
          <w:t xml:space="preserve"> + β</w:t>
        </w:r>
        <w:r w:rsidR="00EE7CAE" w:rsidRPr="00C84095">
          <w:rPr>
            <w:i/>
            <w:vertAlign w:val="subscript"/>
            <w:rPrChange w:id="85" w:author="Nick.Tolimieri" w:date="2022-11-21T09:38:00Z">
              <w:rPr/>
            </w:rPrChange>
          </w:rPr>
          <w:t>a</w:t>
        </w:r>
        <w:r w:rsidR="00EE7CAE">
          <w:t xml:space="preserve"> + </w:t>
        </w:r>
      </w:ins>
      <w:ins w:id="86" w:author="Nick.Tolimieri" w:date="2022-11-21T09:38:00Z">
        <w:r w:rsidR="001A2FBE">
          <w:t>β</w:t>
        </w:r>
      </w:ins>
      <w:ins w:id="87" w:author="Nick.Tolimieri" w:date="2022-11-21T09:22:00Z">
        <w:r w:rsidR="00EE7CAE" w:rsidRPr="00C84095">
          <w:rPr>
            <w:i/>
            <w:vertAlign w:val="subscript"/>
            <w:rPrChange w:id="88" w:author="Nick.Tolimieri" w:date="2022-11-21T09:38:00Z">
              <w:rPr/>
            </w:rPrChange>
          </w:rPr>
          <w:t>y</w:t>
        </w:r>
        <w:r w:rsidR="00EE7CAE">
          <w:t xml:space="preserve"> +</w:t>
        </w:r>
      </w:ins>
      <w:ins w:id="89" w:author="Nick.Tolimieri" w:date="2022-11-21T09:23:00Z">
        <w:r w:rsidR="00EE7CAE">
          <w:t xml:space="preserve"> </w:t>
        </w:r>
      </w:ins>
      <w:ins w:id="90" w:author="Nick.Tolimieri" w:date="2022-11-21T09:36:00Z">
        <w:r w:rsidR="00C84095">
          <w:t>γ</w:t>
        </w:r>
      </w:ins>
      <w:ins w:id="91" w:author="Nick.Tolimieri" w:date="2022-11-21T09:23:00Z">
        <w:r w:rsidR="00EE7CAE" w:rsidRPr="00EE7CAE">
          <w:rPr>
            <w:vertAlign w:val="subscript"/>
            <w:rPrChange w:id="92" w:author="Nick.Tolimieri" w:date="2022-11-21T09:25:00Z">
              <w:rPr/>
            </w:rPrChange>
          </w:rPr>
          <w:t>1</w:t>
        </w:r>
      </w:ins>
      <w:ins w:id="93" w:author="Nick.Tolimieri" w:date="2022-11-21T09:24:00Z">
        <w:r w:rsidR="00EE7CAE">
          <w:t>(</w:t>
        </w:r>
      </w:ins>
      <w:proofErr w:type="spellStart"/>
      <w:ins w:id="94" w:author="Nick.Tolimieri" w:date="2022-11-21T09:47:00Z">
        <w:r w:rsidR="00E51E35" w:rsidRPr="00736AA4">
          <w:rPr>
            <w:i/>
            <w:rPrChange w:id="95" w:author="Nick.Tolimieri" w:date="2022-11-21T09:49:00Z">
              <w:rPr/>
            </w:rPrChange>
          </w:rPr>
          <w:t>x̅</w:t>
        </w:r>
      </w:ins>
      <w:ins w:id="96" w:author="Nick.Tolimieri" w:date="2022-11-21T09:26:00Z">
        <w:r w:rsidRPr="00C84095">
          <w:rPr>
            <w:i/>
            <w:vertAlign w:val="subscript"/>
            <w:rPrChange w:id="97" w:author="Nick.Tolimieri" w:date="2022-11-21T09:37:00Z">
              <w:rPr/>
            </w:rPrChange>
          </w:rPr>
          <w:t>d,a,y</w:t>
        </w:r>
        <w:proofErr w:type="spellEnd"/>
        <w:r>
          <w:t xml:space="preserve"> – </w:t>
        </w:r>
      </w:ins>
      <w:proofErr w:type="spellStart"/>
      <w:ins w:id="98" w:author="Nick.Tolimieri" w:date="2022-11-21T09:47:00Z">
        <w:r w:rsidR="00E51E35" w:rsidRPr="00736AA4">
          <w:rPr>
            <w:i/>
            <w:rPrChange w:id="99" w:author="Nick.Tolimieri" w:date="2022-11-21T09:49:00Z">
              <w:rPr/>
            </w:rPrChange>
          </w:rPr>
          <w:t>x̅</w:t>
        </w:r>
      </w:ins>
      <w:ins w:id="100" w:author="Nick.Tolimieri" w:date="2022-11-21T09:26:00Z">
        <w:r w:rsidRPr="00C84095">
          <w:rPr>
            <w:i/>
            <w:vertAlign w:val="subscript"/>
            <w:rPrChange w:id="101" w:author="Nick.Tolimieri" w:date="2022-11-21T09:37:00Z">
              <w:rPr/>
            </w:rPrChange>
          </w:rPr>
          <w:t>d,a</w:t>
        </w:r>
      </w:ins>
      <w:proofErr w:type="spellEnd"/>
      <w:ins w:id="102" w:author="Nick.Tolimieri" w:date="2022-11-21T09:25:00Z">
        <w:r w:rsidR="00EE7CAE">
          <w:t xml:space="preserve">) + </w:t>
        </w:r>
      </w:ins>
      <w:ins w:id="103" w:author="Nick.Tolimieri" w:date="2022-11-21T09:36:00Z">
        <w:r w:rsidR="00C84095">
          <w:t>γ</w:t>
        </w:r>
      </w:ins>
      <w:ins w:id="104" w:author="Nick.Tolimieri" w:date="2022-11-21T09:25:00Z">
        <w:r w:rsidR="00EE7CAE" w:rsidRPr="00EA3709">
          <w:rPr>
            <w:vertAlign w:val="subscript"/>
            <w:rPrChange w:id="105" w:author="Nick.Tolimieri" w:date="2022-11-21T09:27:00Z">
              <w:rPr/>
            </w:rPrChange>
          </w:rPr>
          <w:t>2</w:t>
        </w:r>
      </w:ins>
      <w:ins w:id="106" w:author="Nick.Tolimieri" w:date="2022-11-21T09:47:00Z">
        <w:r w:rsidR="00E51E35" w:rsidRPr="00736AA4">
          <w:rPr>
            <w:i/>
            <w:rPrChange w:id="107" w:author="Nick.Tolimieri" w:date="2022-11-21T09:49:00Z">
              <w:rPr/>
            </w:rPrChange>
          </w:rPr>
          <w:t>x</w:t>
        </w:r>
      </w:ins>
      <w:ins w:id="108" w:author="Nick.Tolimieri" w:date="2022-11-21T09:25:00Z">
        <w:r w:rsidR="00EE7CAE" w:rsidRPr="00C84095">
          <w:rPr>
            <w:i/>
            <w:vertAlign w:val="subscript"/>
            <w:rPrChange w:id="109" w:author="Nick.Tolimieri" w:date="2022-11-21T09:37:00Z">
              <w:rPr/>
            </w:rPrChange>
          </w:rPr>
          <w:t>d,a</w:t>
        </w:r>
        <w:r w:rsidR="00EE7CAE">
          <w:t xml:space="preserve"> + </w:t>
        </w:r>
      </w:ins>
      <w:ins w:id="110" w:author="Nick.Tolimieri" w:date="2022-11-21T09:36:00Z">
        <w:r w:rsidR="00C84095">
          <w:t>γ</w:t>
        </w:r>
      </w:ins>
      <w:ins w:id="111" w:author="Nick.Tolimieri" w:date="2022-11-21T09:25:00Z">
        <w:r w:rsidR="00EE7CAE" w:rsidRPr="00EA3709">
          <w:rPr>
            <w:vertAlign w:val="subscript"/>
            <w:rPrChange w:id="112" w:author="Nick.Tolimieri" w:date="2022-11-21T09:27:00Z">
              <w:rPr/>
            </w:rPrChange>
          </w:rPr>
          <w:t>3</w:t>
        </w:r>
      </w:ins>
      <w:ins w:id="113" w:author="Nick.Tolimieri" w:date="2022-11-21T09:26:00Z">
        <w:r w:rsidR="00EE7CAE">
          <w:t>(</w:t>
        </w:r>
      </w:ins>
      <w:proofErr w:type="spellStart"/>
      <w:ins w:id="114" w:author="Nick.Tolimieri" w:date="2022-11-21T09:49:00Z">
        <w:r w:rsidR="00736AA4" w:rsidRPr="00736AA4">
          <w:rPr>
            <w:i/>
            <w:rPrChange w:id="115" w:author="Nick.Tolimieri" w:date="2022-11-21T09:49:00Z">
              <w:rPr/>
            </w:rPrChange>
          </w:rPr>
          <w:t>x</w:t>
        </w:r>
      </w:ins>
      <w:ins w:id="116" w:author="Nick.Tolimieri" w:date="2022-11-21T09:27:00Z">
        <w:r w:rsidRPr="00C84095">
          <w:rPr>
            <w:i/>
            <w:vertAlign w:val="subscript"/>
            <w:rPrChange w:id="117" w:author="Nick.Tolimieri" w:date="2022-11-21T09:38:00Z">
              <w:rPr/>
            </w:rPrChange>
          </w:rPr>
          <w:t>d,a,t,y</w:t>
        </w:r>
        <w:proofErr w:type="spellEnd"/>
        <w:r>
          <w:t xml:space="preserve"> – </w:t>
        </w:r>
      </w:ins>
      <w:proofErr w:type="spellStart"/>
      <w:ins w:id="118" w:author="Nick.Tolimieri" w:date="2022-11-21T09:47:00Z">
        <w:r w:rsidR="00E51E35" w:rsidRPr="00736AA4">
          <w:rPr>
            <w:i/>
            <w:rPrChange w:id="119" w:author="Nick.Tolimieri" w:date="2022-11-21T09:49:00Z">
              <w:rPr/>
            </w:rPrChange>
          </w:rPr>
          <w:t>x̅</w:t>
        </w:r>
      </w:ins>
      <w:ins w:id="120" w:author="Nick.Tolimieri" w:date="2022-11-21T09:27:00Z">
        <w:r w:rsidRPr="00C84095">
          <w:rPr>
            <w:i/>
            <w:vertAlign w:val="subscript"/>
            <w:rPrChange w:id="121" w:author="Nick.Tolimieri" w:date="2022-11-21T09:38:00Z">
              <w:rPr/>
            </w:rPrChange>
          </w:rPr>
          <w:t>d,a,y</w:t>
        </w:r>
      </w:ins>
      <w:proofErr w:type="spellEnd"/>
      <w:ins w:id="122" w:author="Nick.Tolimieri" w:date="2022-11-21T09:26:00Z">
        <w:r w:rsidR="00EE7CAE">
          <w:t>)</w:t>
        </w:r>
      </w:ins>
      <w:ins w:id="123" w:author="Nick.Tolimieri" w:date="2022-11-21T09:25:00Z">
        <w:r w:rsidR="00EE7CAE">
          <w:t xml:space="preserve"> + </w:t>
        </w:r>
      </w:ins>
      <w:ins w:id="124" w:author="Nick.Tolimieri" w:date="2022-11-21T09:22:00Z">
        <w:r w:rsidR="00EE7CAE">
          <w:t>ε</w:t>
        </w:r>
        <w:r w:rsidR="00EE7CAE" w:rsidRPr="00C84095">
          <w:rPr>
            <w:i/>
            <w:vertAlign w:val="subscript"/>
            <w:rPrChange w:id="125" w:author="Nick.Tolimieri" w:date="2022-11-21T09:38:00Z">
              <w:rPr/>
            </w:rPrChange>
          </w:rPr>
          <w:t>d,a,t,y</w:t>
        </w:r>
      </w:ins>
      <w:ins w:id="126" w:author="Nick.Tolimieri" w:date="2022-11-21T09:29:00Z">
        <w:r>
          <w:rPr>
            <w:vertAlign w:val="subscript"/>
          </w:rPr>
          <w:t>,0,</w:t>
        </w:r>
      </w:ins>
      <w:ins w:id="127" w:author="Nick.Tolimieri" w:date="2022-11-21T09:44:00Z">
        <w:r w:rsidR="001A2FBE">
          <w:rPr>
            <w:vertAlign w:val="subscript"/>
          </w:rPr>
          <w:t xml:space="preserve">  </w:t>
        </w:r>
      </w:ins>
    </w:p>
    <w:p w14:paraId="4978B61A" w14:textId="0CF4B3A8" w:rsidR="00157C74" w:rsidRPr="002458CF" w:rsidRDefault="00157C74" w:rsidP="008E037D">
      <w:pPr>
        <w:spacing w:before="120" w:after="120"/>
        <w:ind w:firstLine="0"/>
      </w:pPr>
      <w:r>
        <w:t xml:space="preserve">where </w:t>
      </w:r>
      <w:r>
        <w:rPr>
          <w:i/>
        </w:rPr>
        <w:t xml:space="preserve">y </w:t>
      </w:r>
      <w:r w:rsidR="00045873" w:rsidRPr="00137191">
        <w:t xml:space="preserve">is </w:t>
      </w:r>
      <w:r>
        <w:t xml:space="preserve">kelp density, </w:t>
      </w:r>
      <w:r w:rsidR="002B12CA">
        <w:rPr>
          <w:i/>
        </w:rPr>
        <w:t>x</w:t>
      </w:r>
      <w:r w:rsidR="002B12CA" w:rsidRPr="00310026">
        <w:t xml:space="preserve"> is urchin density, and</w:t>
      </w:r>
      <w:r w:rsidR="00045873">
        <w:t xml:space="preserve"> </w:t>
      </w:r>
      <w:r w:rsidR="00045873" w:rsidRPr="00137191">
        <w:rPr>
          <w:i/>
        </w:rPr>
        <w:t>d</w:t>
      </w:r>
      <w:r>
        <w:rPr>
          <w:i/>
        </w:rPr>
        <w:t xml:space="preserve"> </w:t>
      </w:r>
      <w:r>
        <w:t xml:space="preserve">is depth, </w:t>
      </w:r>
      <w:r>
        <w:rPr>
          <w:i/>
        </w:rPr>
        <w:t xml:space="preserve">a </w:t>
      </w:r>
      <w:r>
        <w:t xml:space="preserve">is area, </w:t>
      </w:r>
      <w:r>
        <w:rPr>
          <w:i/>
        </w:rPr>
        <w:t xml:space="preserve">y </w:t>
      </w:r>
      <w:r>
        <w:t xml:space="preserve">is year and </w:t>
      </w:r>
      <w:r>
        <w:rPr>
          <w:i/>
        </w:rPr>
        <w:t xml:space="preserve">t </w:t>
      </w:r>
      <w:r>
        <w:t xml:space="preserve">is transect. </w:t>
      </w:r>
      <w:r w:rsidR="006B57F6">
        <w:t xml:space="preserve">Models for </w:t>
      </w:r>
      <w:proofErr w:type="spellStart"/>
      <w:r w:rsidR="006B57F6" w:rsidRPr="00137191">
        <w:rPr>
          <w:i/>
        </w:rPr>
        <w:t>Nereocystis</w:t>
      </w:r>
      <w:proofErr w:type="spellEnd"/>
      <w:r w:rsidR="006B57F6">
        <w:t xml:space="preserve"> and </w:t>
      </w:r>
      <w:proofErr w:type="spellStart"/>
      <w:r w:rsidR="006B57F6" w:rsidRPr="00137191">
        <w:rPr>
          <w:i/>
        </w:rPr>
        <w:t>Pterygophora</w:t>
      </w:r>
      <w:proofErr w:type="spellEnd"/>
      <w:r w:rsidR="006B57F6">
        <w:t xml:space="preserve"> were fit using the lme4 package in R </w:t>
      </w:r>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r w:rsidR="006B57F6">
        <w:t xml:space="preserve">. </w:t>
      </w:r>
      <w:proofErr w:type="spellStart"/>
      <w:r w:rsidR="008A4D96" w:rsidRPr="00310026">
        <w:rPr>
          <w:i/>
          <w:color w:val="000000" w:themeColor="text1"/>
        </w:rPr>
        <w:t>Macrocystis</w:t>
      </w:r>
      <w:proofErr w:type="spellEnd"/>
      <w:r w:rsidR="008A4D96" w:rsidRPr="00310026">
        <w:rPr>
          <w:i/>
          <w:color w:val="000000" w:themeColor="text1"/>
        </w:rPr>
        <w:t xml:space="preserve"> </w:t>
      </w:r>
      <w:r w:rsidR="008A4D96" w:rsidRPr="00310026">
        <w:rPr>
          <w:color w:val="000000" w:themeColor="text1"/>
        </w:rPr>
        <w:t xml:space="preserve">densities were too low at </w:t>
      </w:r>
      <w:proofErr w:type="spellStart"/>
      <w:r w:rsidR="008A4D96" w:rsidRPr="00310026">
        <w:rPr>
          <w:color w:val="000000" w:themeColor="text1"/>
        </w:rPr>
        <w:t>Tatoosh</w:t>
      </w:r>
      <w:proofErr w:type="spellEnd"/>
      <w:r w:rsidR="008A4D96" w:rsidRPr="00310026">
        <w:rPr>
          <w:color w:val="000000" w:themeColor="text1"/>
        </w:rPr>
        <w:t xml:space="preserve"> Island to conduct a parallel analysis of this canopy species.</w:t>
      </w:r>
      <w:r w:rsidR="008A4D96">
        <w:rPr>
          <w:color w:val="000000" w:themeColor="text1"/>
        </w:rPr>
        <w:t xml:space="preserve"> </w:t>
      </w:r>
      <w:r w:rsidR="00BB4B2E">
        <w:t>The differenced terms (</w:t>
      </w:r>
      <w:proofErr w:type="spellStart"/>
      <w:ins w:id="128" w:author="Nick.Tolimieri" w:date="2022-11-21T09:44:00Z">
        <w:r w:rsidR="006A35CC" w:rsidRPr="006A35CC">
          <w:t>γ</w:t>
        </w:r>
      </w:ins>
      <w:del w:id="129" w:author="Nick.Tolimieri"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proofErr w:type="spellEnd"/>
      <w:r w:rsidR="00BB4B2E">
        <w:t xml:space="preserve"> and </w:t>
      </w:r>
      <w:proofErr w:type="spellStart"/>
      <w:ins w:id="130" w:author="Nick.Tolimieri" w:date="2022-11-21T09:44:00Z">
        <w:r w:rsidR="006A35CC" w:rsidRPr="006A35CC">
          <w:t>γ</w:t>
        </w:r>
      </w:ins>
      <w:del w:id="131" w:author="Nick.Tolimieri"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34439B">
        <w:rPr>
          <w:i/>
          <w:vertAlign w:val="subscript"/>
        </w:rPr>
        <w:t>,</w:t>
      </w:r>
      <w:r w:rsidR="00BB4B2E" w:rsidRPr="00310026">
        <w:rPr>
          <w:i/>
          <w:vertAlign w:val="subscript"/>
        </w:rPr>
        <w:t>y</w:t>
      </w:r>
      <w:proofErr w:type="spellEnd"/>
      <w:r w:rsidR="00BB4B2E">
        <w:t>) represent random</w:t>
      </w:r>
      <w:r w:rsidR="00045873">
        <w:t xml:space="preserve"> effects</w:t>
      </w:r>
      <w:r w:rsidR="00BB4B2E">
        <w:t>.</w:t>
      </w:r>
      <w:r w:rsidR="00325B75">
        <w:t xml:space="preserve"> We exclude the</w:t>
      </w:r>
      <w:r w:rsidR="0012772B">
        <w:t xml:space="preserve"> </w:t>
      </w:r>
      <m:oMath>
        <m:sSub>
          <m:sSubPr>
            <m:ctrlPr>
              <w:del w:id="132" w:author="Nick.Tolimieri" w:date="2022-11-21T09:48:00Z">
                <w:rPr>
                  <w:rFonts w:ascii="Cambria Math" w:hAnsi="Cambria Math"/>
                  <w:i/>
                  <w:highlight w:val="yellow"/>
                </w:rPr>
              </w:del>
            </m:ctrlPr>
          </m:sSubPr>
          <m:e>
            <m:sSub>
              <m:sSubPr>
                <m:ctrlPr>
                  <w:del w:id="133" w:author="Nick.Tolimieri" w:date="2022-11-21T09:48:00Z">
                    <w:rPr>
                      <w:rFonts w:ascii="Cambria Math" w:hAnsi="Cambria Math"/>
                      <w:i/>
                      <w:highlight w:val="yellow"/>
                    </w:rPr>
                  </w:del>
                </m:ctrlPr>
              </m:sSubPr>
              <m:e>
                <m:r>
                  <w:del w:id="134" w:author="Nick.Tolimieri" w:date="2022-11-21T09:48:00Z">
                    <w:rPr>
                      <w:rFonts w:ascii="Cambria Math" w:hAnsi="Cambria Math"/>
                      <w:highlight w:val="yellow"/>
                      <w:rPrChange w:id="135" w:author="Nick.Tolimieri" w:date="2022-11-21T09:30:00Z">
                        <w:rPr>
                          <w:rFonts w:ascii="Cambria Math" w:hAnsi="Cambria Math"/>
                        </w:rPr>
                      </w:rPrChange>
                    </w:rPr>
                    <m:t>γ</m:t>
                  </w:del>
                </m:r>
              </m:e>
              <m:sub>
                <m:r>
                  <w:del w:id="136" w:author="Nick.Tolimieri" w:date="2022-11-21T09:48:00Z">
                    <w:rPr>
                      <w:rFonts w:ascii="Cambria Math" w:hAnsi="Cambria Math"/>
                      <w:highlight w:val="yellow"/>
                      <w:rPrChange w:id="137" w:author="Nick.Tolimieri" w:date="2022-11-21T09:30:00Z">
                        <w:rPr>
                          <w:rFonts w:ascii="Cambria Math" w:hAnsi="Cambria Math"/>
                        </w:rPr>
                      </w:rPrChange>
                    </w:rPr>
                    <m:t>4</m:t>
                  </w:del>
                </m:r>
              </m:sub>
            </m:sSub>
            <m:acc>
              <m:accPr>
                <m:chr m:val="̅"/>
                <m:ctrlPr>
                  <w:del w:id="138" w:author="Nick.Tolimieri" w:date="2022-11-21T09:48:00Z">
                    <w:rPr>
                      <w:rFonts w:ascii="Cambria Math" w:hAnsi="Cambria Math"/>
                      <w:i/>
                      <w:highlight w:val="yellow"/>
                    </w:rPr>
                  </w:del>
                </m:ctrlPr>
              </m:accPr>
              <m:e>
                <m:r>
                  <w:del w:id="139" w:author="Nick.Tolimieri" w:date="2022-11-21T09:48:00Z">
                    <w:rPr>
                      <w:rFonts w:ascii="Cambria Math" w:hAnsi="Cambria Math"/>
                      <w:highlight w:val="yellow"/>
                      <w:rPrChange w:id="140" w:author="Nick.Tolimieri" w:date="2022-11-21T09:30:00Z">
                        <w:rPr>
                          <w:rFonts w:ascii="Cambria Math" w:hAnsi="Cambria Math"/>
                        </w:rPr>
                      </w:rPrChange>
                    </w:rPr>
                    <m:t>x</m:t>
                  </w:del>
                </m:r>
              </m:e>
            </m:acc>
          </m:e>
          <m:sub>
            <m:r>
              <w:del w:id="141" w:author="Nick.Tolimieri" w:date="2022-11-21T09:48:00Z">
                <w:rPr>
                  <w:rFonts w:ascii="Cambria Math" w:hAnsi="Cambria Math"/>
                  <w:highlight w:val="yellow"/>
                  <w:rPrChange w:id="142" w:author="Nick.Tolimieri" w:date="2022-11-21T09:30:00Z">
                    <w:rPr>
                      <w:rFonts w:ascii="Cambria Math" w:hAnsi="Cambria Math"/>
                    </w:rPr>
                  </w:rPrChange>
                </w:rPr>
                <m:t>d,a,y</m:t>
              </w:del>
            </m:r>
          </m:sub>
        </m:sSub>
      </m:oMath>
      <w:r w:rsidR="0012772B">
        <w:t xml:space="preserve"> </w:t>
      </w:r>
      <w:ins w:id="143" w:author="Nick.Tolimieri" w:date="2022-11-21T09:37:00Z">
        <w:r w:rsidR="00C84095">
          <w:t>γ</w:t>
        </w:r>
      </w:ins>
      <w:ins w:id="144" w:author="Nick.Tolimieri" w:date="2022-11-21T09:30:00Z">
        <w:r w:rsidR="00C84095" w:rsidRPr="00C84095">
          <w:rPr>
            <w:vertAlign w:val="subscript"/>
            <w:rPrChange w:id="145" w:author="Nick.Tolimieri" w:date="2022-11-21T09:30:00Z">
              <w:rPr/>
            </w:rPrChange>
          </w:rPr>
          <w:t>4</w:t>
        </w:r>
      </w:ins>
      <w:ins w:id="146" w:author="Nick.Tolimieri" w:date="2022-11-21T09:47:00Z">
        <w:r w:rsidR="00A4784D" w:rsidRPr="006C1704">
          <w:rPr>
            <w:i/>
            <w:rPrChange w:id="147" w:author="Nick.Tolimieri" w:date="2022-11-21T09:50:00Z">
              <w:rPr/>
            </w:rPrChange>
          </w:rPr>
          <w:t>x̅</w:t>
        </w:r>
      </w:ins>
      <w:ins w:id="148" w:author="Nick.Tolimieri" w:date="2022-11-21T09:30:00Z">
        <w:r w:rsidR="00C84095" w:rsidRPr="00C84095">
          <w:rPr>
            <w:vertAlign w:val="subscript"/>
            <w:rPrChange w:id="149" w:author="Nick.Tolimieri" w:date="2022-11-21T09:30:00Z">
              <w:rPr/>
            </w:rPrChange>
          </w:rPr>
          <w:t>d,a,y</w:t>
        </w:r>
        <w:r w:rsidR="00C84095">
          <w:t xml:space="preserve"> </w:t>
        </w:r>
      </w:ins>
      <w:r w:rsidR="007D40CD">
        <w:t>term because</w:t>
      </w:r>
      <w:ins w:id="150" w:author="Nick.Tolimieri" w:date="2022-11-21T09:30:00Z">
        <w:r w:rsidR="00C84095">
          <w:t xml:space="preserve"> </w:t>
        </w:r>
      </w:ins>
      <w:proofErr w:type="spellStart"/>
      <w:ins w:id="151" w:author="Nick.Tolimieri" w:date="2022-11-21T09:47:00Z">
        <w:r w:rsidR="00A4784D" w:rsidRPr="006C1704">
          <w:rPr>
            <w:i/>
            <w:rPrChange w:id="152" w:author="Nick.Tolimieri" w:date="2022-11-21T09:50:00Z">
              <w:rPr/>
            </w:rPrChange>
          </w:rPr>
          <w:t>x̅</w:t>
        </w:r>
      </w:ins>
      <w:ins w:id="153" w:author="Nick.Tolimieri" w:date="2022-11-21T09:30:00Z">
        <w:r w:rsidR="00C84095" w:rsidRPr="00A4784D">
          <w:rPr>
            <w:i/>
            <w:vertAlign w:val="subscript"/>
            <w:rPrChange w:id="154" w:author="Nick.Tolimieri" w:date="2022-11-21T09:48:00Z">
              <w:rPr/>
            </w:rPrChange>
          </w:rPr>
          <w:t>d,a,y</w:t>
        </w:r>
      </w:ins>
      <w:proofErr w:type="spellEnd"/>
      <w:r w:rsidR="007D40CD">
        <w:t xml:space="preserve"> </w:t>
      </w:r>
      <m:oMath>
        <m:sSub>
          <m:sSubPr>
            <m:ctrlPr>
              <w:del w:id="155" w:author="Nick.Tolimieri" w:date="2022-11-21T09:48:00Z">
                <w:rPr>
                  <w:rFonts w:ascii="Cambria Math" w:hAnsi="Cambria Math"/>
                  <w:i/>
                  <w:highlight w:val="yellow"/>
                </w:rPr>
              </w:del>
            </m:ctrlPr>
          </m:sSubPr>
          <m:e>
            <m:acc>
              <m:accPr>
                <m:chr m:val="̅"/>
                <m:ctrlPr>
                  <w:del w:id="156" w:author="Nick.Tolimieri" w:date="2022-11-21T09:48:00Z">
                    <w:rPr>
                      <w:rFonts w:ascii="Cambria Math" w:hAnsi="Cambria Math"/>
                      <w:i/>
                      <w:highlight w:val="yellow"/>
                    </w:rPr>
                  </w:del>
                </m:ctrlPr>
              </m:accPr>
              <m:e>
                <m:r>
                  <w:del w:id="157" w:author="Nick.Tolimieri" w:date="2022-11-21T09:48:00Z">
                    <w:rPr>
                      <w:rFonts w:ascii="Cambria Math" w:hAnsi="Cambria Math"/>
                      <w:highlight w:val="yellow"/>
                      <w:rPrChange w:id="158" w:author="Nick.Tolimieri" w:date="2022-11-21T09:30:00Z">
                        <w:rPr>
                          <w:rFonts w:ascii="Cambria Math" w:hAnsi="Cambria Math"/>
                        </w:rPr>
                      </w:rPrChange>
                    </w:rPr>
                    <m:t>x</m:t>
                  </w:del>
                </m:r>
              </m:e>
            </m:acc>
          </m:e>
          <m:sub>
            <m:r>
              <w:del w:id="159" w:author="Nick.Tolimieri" w:date="2022-11-21T09:48:00Z">
                <w:rPr>
                  <w:rFonts w:ascii="Cambria Math" w:hAnsi="Cambria Math"/>
                  <w:highlight w:val="yellow"/>
                  <w:rPrChange w:id="160" w:author="Nick.Tolimieri" w:date="2022-11-21T09:30:00Z">
                    <w:rPr>
                      <w:rFonts w:ascii="Cambria Math" w:hAnsi="Cambria Math"/>
                    </w:rPr>
                  </w:rPrChange>
                </w:rPr>
                <m:t>d,a,y</m:t>
              </w:del>
            </m:r>
          </m:sub>
        </m:sSub>
      </m:oMath>
      <w:del w:id="161" w:author="Nick.Tolimieri" w:date="2022-11-21T09:48:00Z">
        <w:r w:rsidR="00F4250A" w:rsidDel="00A4784D">
          <w:delText xml:space="preserve"> </w:delText>
        </w:r>
      </w:del>
      <w:r w:rsidR="007D40CD">
        <w:t>is used in the calculation</w:t>
      </w:r>
      <w:r w:rsidR="00956C96">
        <w:t xml:space="preserve"> of </w:t>
      </w:r>
      <w:r w:rsidR="001C237D">
        <w:t>both within-</w:t>
      </w:r>
      <w:r w:rsidR="00956C96">
        <w:t>effects terms</w:t>
      </w:r>
      <w:r w:rsidR="007D40CD">
        <w:t xml:space="preserve"> and its inclusion results in a rank deficient model.</w:t>
      </w:r>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r>
        <w:lastRenderedPageBreak/>
        <w:t>‘</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62" w:name="_zg3uzw3q29am" w:colFirst="0" w:colLast="0"/>
      <w:bookmarkEnd w:id="162"/>
      <w:r>
        <w:t xml:space="preserve">3. </w:t>
      </w:r>
      <w:r w:rsidR="00EF0B3C">
        <w:t>Results</w:t>
      </w:r>
    </w:p>
    <w:p w14:paraId="6AADDFFB" w14:textId="6E57B3DF" w:rsidR="00471A3D" w:rsidRDefault="009D1439">
      <w:pPr>
        <w:pStyle w:val="Heading2"/>
      </w:pPr>
      <w:bookmarkStart w:id="163" w:name="_f80bb2jl8g29" w:colFirst="0" w:colLast="0"/>
      <w:bookmarkEnd w:id="163"/>
      <w:r>
        <w:t xml:space="preserve">3.1 </w:t>
      </w:r>
      <w:r w:rsidR="00EF0B3C">
        <w:t>Sea surface temperature</w:t>
      </w:r>
    </w:p>
    <w:p w14:paraId="2B76A209" w14:textId="3695953E" w:rsidR="00471A3D" w:rsidRDefault="00EF0B3C" w:rsidP="003A393C">
      <w:r>
        <w:t>The warmest</w:t>
      </w:r>
      <w:r w:rsidR="006F1D2F">
        <w:t xml:space="preserve"> recent </w:t>
      </w:r>
      <w:r>
        <w:t>mean monthly SST at our sites (betw</w:t>
      </w:r>
      <w:r w:rsidRPr="006F1D2F">
        <w:t>een 200</w:t>
      </w:r>
      <w:r w:rsidR="006F1D2F">
        <w:t>0</w:t>
      </w:r>
      <w:r w:rsidRPr="006F1D2F">
        <w:t xml:space="preserve"> an</w:t>
      </w:r>
      <w:r>
        <w:t>d 2021) occurred in 2013 (Fig. 1a) with warm temperatures</w:t>
      </w:r>
      <w:r w:rsidR="00755196">
        <w:t xml:space="preserve"> </w:t>
      </w:r>
      <w:r>
        <w:t xml:space="preserve">in both July and September </w:t>
      </w:r>
      <w:r w:rsidRPr="00B30711">
        <w:t>(Figs. S2 &amp; S3),</w:t>
      </w:r>
      <w:r>
        <w:t xml:space="preserve"> before the </w:t>
      </w:r>
      <w:r>
        <w:lastRenderedPageBreak/>
        <w:t>development of the MHW in the boreal winter of 2013-2014 (Bond et al 2014).</w:t>
      </w:r>
      <w:r w:rsidR="00B0213D">
        <w:t xml:space="preserve"> </w:t>
      </w:r>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r w:rsidR="00E236EC">
        <w:t xml:space="preserve">The </w:t>
      </w:r>
      <w:r>
        <w:t>warm SST in 2019 align</w:t>
      </w:r>
      <w:r w:rsidR="00372422">
        <w:t>s</w:t>
      </w:r>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r w:rsidR="0005668D">
        <w:t>, but</w:t>
      </w:r>
      <w:r>
        <w:t xml:space="preserve"> these periods were short enough that they did not register as high when averaged by month (Fig</w:t>
      </w:r>
      <w:r w:rsidR="0005668D">
        <w:t>.</w:t>
      </w:r>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r w:rsidR="00B0213D">
        <w:t xml:space="preserve"> </w:t>
      </w:r>
      <w:r w:rsidR="00FD4247">
        <w:t>While 2013 and 2019 mark the highest recent SST, temperatures were actually higher in 1994 and 1997 (Fig. S2)</w:t>
      </w:r>
      <w:r w:rsidR="003A393C">
        <w:t>, approaching and exceeding 16</w:t>
      </w:r>
      <w:r w:rsidR="007844D4">
        <w:t>°C</w:t>
      </w:r>
      <w:r w:rsidR="003A393C">
        <w:t xml:space="preserve"> in the</w:t>
      </w:r>
      <w:r w:rsidR="0005668D">
        <w:t>se</w:t>
      </w:r>
      <w:r w:rsidR="003A393C">
        <w:t xml:space="preserve"> El Nino years.</w:t>
      </w:r>
      <w:r w:rsidR="00FD4247">
        <w:t xml:space="preserve"> </w:t>
      </w:r>
    </w:p>
    <w:p w14:paraId="24BCCF91" w14:textId="238B3255" w:rsidR="00666EBE" w:rsidRDefault="009E6810">
      <w:proofErr w:type="spellStart"/>
      <w:r>
        <w:t>Tatoosh</w:t>
      </w:r>
      <w:proofErr w:type="spellEnd"/>
      <w:r>
        <w:t xml:space="preserve"> Island and </w:t>
      </w:r>
      <w:proofErr w:type="spellStart"/>
      <w:r>
        <w:t>Neah</w:t>
      </w:r>
      <w:proofErr w:type="spellEnd"/>
      <w:r>
        <w:t xml:space="preserve"> Bay, as well as Cape Alava, had very few days above </w:t>
      </w:r>
      <w:r w:rsidRPr="009E6810">
        <w:t>15</w:t>
      </w:r>
      <w:r w:rsidR="007844D4">
        <w:t>°C</w:t>
      </w:r>
      <w:r w:rsidR="00640FF9">
        <w:t xml:space="preserve"> </w:t>
      </w:r>
      <w:r>
        <w:t xml:space="preserve">from 2014-2016 (two and six days respectively, Table S6). Cape Johnson had 6-15 days per year above </w:t>
      </w:r>
      <w:r w:rsidRPr="009E6810">
        <w:t>15</w:t>
      </w:r>
      <w:r w:rsidR="007844D4">
        <w:t>°C</w:t>
      </w:r>
      <w:r>
        <w:t xml:space="preserve"> (29 total) from 2014-2016, while Destruction Island </w:t>
      </w:r>
      <w:r w:rsidR="00593533">
        <w:t xml:space="preserve">(the site farthest from the coast) </w:t>
      </w:r>
      <w:r>
        <w:t>was the warmest with 101 days (27-39 days</w:t>
      </w:r>
      <w:r w:rsidR="00056E32">
        <w:t xml:space="preserve"> per year</w:t>
      </w:r>
      <w:r>
        <w:t xml:space="preserve">) above </w:t>
      </w:r>
      <w:r w:rsidRPr="009E6810">
        <w:t>15</w:t>
      </w:r>
      <w:r w:rsidR="007844D4">
        <w:t>°C</w:t>
      </w:r>
      <w:r>
        <w:t xml:space="preserve">.  Sites tended to be warmer in 2013 with 25 or more days above </w:t>
      </w:r>
      <w:r w:rsidRPr="009E6810">
        <w:t>15</w:t>
      </w:r>
      <w:r w:rsidR="007844D4">
        <w:t>°C</w:t>
      </w:r>
      <w:r>
        <w:t xml:space="preserve">, except for </w:t>
      </w:r>
      <w:proofErr w:type="spellStart"/>
      <w:r>
        <w:t>Tatoosh</w:t>
      </w:r>
      <w:proofErr w:type="spellEnd"/>
      <w:r>
        <w:t xml:space="preserve"> Island and </w:t>
      </w:r>
      <w:proofErr w:type="spellStart"/>
      <w:r>
        <w:t>Neah</w:t>
      </w:r>
      <w:proofErr w:type="spellEnd"/>
      <w:r>
        <w:t xml:space="preserve"> Bay, which had only five days</w:t>
      </w:r>
      <w:r w:rsidR="00671639">
        <w:t xml:space="preserve"> above </w:t>
      </w:r>
      <w:r w:rsidR="00671639" w:rsidRPr="00671639">
        <w:t>15</w:t>
      </w:r>
      <w:r w:rsidR="007844D4">
        <w:t>°C</w:t>
      </w:r>
      <w:r w:rsidR="00084171">
        <w:t xml:space="preserve"> (Table S6)</w:t>
      </w:r>
      <w:r w:rsidR="00671639">
        <w:t>.</w:t>
      </w:r>
      <w:r w:rsidR="00F10EDC">
        <w:t xml:space="preserve"> </w:t>
      </w:r>
    </w:p>
    <w:p w14:paraId="73619E41" w14:textId="295E0336" w:rsidR="008750BB" w:rsidRDefault="00BE7D5F">
      <w:r>
        <w:t>The 2014-2016 years stand out for all sites in terms of increased MHW statistics with more events and longer durations for all sites</w:t>
      </w:r>
      <w:r w:rsidR="003D644E">
        <w:t xml:space="preserve"> compared to most other years since 1992, with the exception of 1994 and 1997 (Fig. S4, Table S6)</w:t>
      </w:r>
      <w:r>
        <w:t>.</w:t>
      </w:r>
      <w:r w:rsidR="00B816D1">
        <w:t xml:space="preserve"> However, many of the MHW events</w:t>
      </w:r>
      <w:r w:rsidR="00B30711">
        <w:t xml:space="preserve"> during the 2014-2016 period</w:t>
      </w:r>
      <w:r w:rsidR="00895A54">
        <w:t xml:space="preserve"> (</w:t>
      </w:r>
      <w:r w:rsidR="00B816D1">
        <w:t>defined in terms of anomalies</w:t>
      </w:r>
      <w:r w:rsidR="00895A54">
        <w:t>)</w:t>
      </w:r>
      <w:r w:rsidR="00B816D1">
        <w:t xml:space="preserve"> occu</w:t>
      </w:r>
      <w:r w:rsidR="007A07BA">
        <w:t>r</w:t>
      </w:r>
      <w:r w:rsidR="00B816D1">
        <w:t>r</w:t>
      </w:r>
      <w:r w:rsidR="007A07BA">
        <w:t>ed</w:t>
      </w:r>
      <w:r w:rsidR="00B816D1">
        <w:t xml:space="preserve"> in</w:t>
      </w:r>
      <w:r w:rsidR="007A07BA">
        <w:t xml:space="preserve"> </w:t>
      </w:r>
      <w:r w:rsidR="00B816D1">
        <w:t>early summer or autumn</w:t>
      </w:r>
      <w:r w:rsidR="007A07BA">
        <w:t xml:space="preserve"> when temperatures were </w:t>
      </w:r>
      <w:r w:rsidR="00895A54">
        <w:t>lower</w:t>
      </w:r>
      <w:r w:rsidR="007A07BA">
        <w:t xml:space="preserve"> (</w:t>
      </w:r>
      <w:r w:rsidR="00B816D1">
        <w:t xml:space="preserve">Fig. </w:t>
      </w:r>
      <w:r w:rsidR="00874E8C">
        <w:t>S</w:t>
      </w:r>
      <w:r w:rsidR="00164FFF">
        <w:t>3</w:t>
      </w:r>
      <w:del w:id="164" w:author="Nick.Tolimieri" w:date="2022-11-21T09:54:00Z">
        <w:r w:rsidR="00874E8C" w:rsidDel="00D344C6">
          <w:delText>2</w:delText>
        </w:r>
      </w:del>
      <w:r w:rsidR="00874E8C">
        <w:t xml:space="preserve"> &amp; </w:t>
      </w:r>
      <w:r w:rsidR="00B816D1">
        <w:t>S4), and thus</w:t>
      </w:r>
      <w:r w:rsidR="00874E8C">
        <w:t>,</w:t>
      </w:r>
      <w:r w:rsidR="00164FFF">
        <w:t xml:space="preserve"> these MHWs</w:t>
      </w:r>
      <w:r w:rsidR="00B816D1">
        <w:t xml:space="preserve"> may have not exceeded the kelp temperature thresholds locally.</w:t>
      </w:r>
      <w:r w:rsidR="00666EBE">
        <w:t xml:space="preserve"> </w:t>
      </w:r>
      <w:r w:rsidR="00B30711">
        <w:t>While 2013 had fewer MHW days</w:t>
      </w:r>
      <w:r w:rsidR="007A07BA">
        <w:t xml:space="preserve"> and events</w:t>
      </w:r>
      <w:r w:rsidR="00B30711">
        <w:t>, these</w:t>
      </w:r>
      <w:r w:rsidR="00895A54">
        <w:t xml:space="preserve"> anomalously warm events</w:t>
      </w:r>
      <w:r w:rsidR="00B30711">
        <w:t xml:space="preserve"> occurred at the warmest time of year (Fig. </w:t>
      </w:r>
      <w:r w:rsidR="00874E8C">
        <w:t>S</w:t>
      </w:r>
      <w:r w:rsidR="00164FFF">
        <w:t>3</w:t>
      </w:r>
      <w:r w:rsidR="00874E8C">
        <w:t xml:space="preserve"> &amp; </w:t>
      </w:r>
      <w:r w:rsidR="00B30711">
        <w:t>S4) resulting in a warmer overall year in terms of maximum monthly mean SST</w:t>
      </w:r>
      <w:r w:rsidR="00164FFF">
        <w:t xml:space="preserve"> and the number of days that exceeded </w:t>
      </w:r>
      <w:r w:rsidR="00666EBE" w:rsidRPr="00671639">
        <w:t>15</w:t>
      </w:r>
      <w:r w:rsidR="007844D4">
        <w:t>°C</w:t>
      </w:r>
      <w:r w:rsidR="00921661">
        <w:t xml:space="preserve"> (Table S6)</w:t>
      </w:r>
      <w:r w:rsidR="00666EBE">
        <w:t xml:space="preserve">. </w:t>
      </w:r>
    </w:p>
    <w:p w14:paraId="013304CC" w14:textId="7BFE8B8F" w:rsidR="00471A3D" w:rsidRDefault="009D1439">
      <w:pPr>
        <w:pStyle w:val="Heading2"/>
      </w:pPr>
      <w:bookmarkStart w:id="165" w:name="_5eofmerod4cl" w:colFirst="0" w:colLast="0"/>
      <w:bookmarkEnd w:id="165"/>
      <w:r>
        <w:lastRenderedPageBreak/>
        <w:t xml:space="preserve">3.2 </w:t>
      </w:r>
      <w:r w:rsidR="00EF0B3C">
        <w:t>Region-wide temporal trends</w:t>
      </w:r>
    </w:p>
    <w:p w14:paraId="1D4BAB34" w14:textId="7D7076ED"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 xml:space="preserve">-2012: 720 ha ± 116 </w:t>
      </w:r>
      <w:proofErr w:type="spellStart"/>
      <w:r>
        <w:t>s</w:t>
      </w:r>
      <w:r w:rsidR="00775236">
        <w:t>.</w:t>
      </w:r>
      <w:r>
        <w:t>d</w:t>
      </w:r>
      <w:r w:rsidR="00775236">
        <w:t>.</w:t>
      </w:r>
      <w:proofErr w:type="spellEnd"/>
      <w:r>
        <w:t xml:space="preserve">). Canopy </w:t>
      </w:r>
      <w:r w:rsidR="0093026C">
        <w:t xml:space="preserve">cover </w:t>
      </w:r>
      <w:r>
        <w:t>along the Washington coast quickly recovered to earlier levels (Fig. 1b</w:t>
      </w:r>
      <w:r w:rsidR="005450F5">
        <w:t xml:space="preserve">, Fig. </w:t>
      </w:r>
      <w:r w:rsidR="001243D7">
        <w:t>S5</w:t>
      </w:r>
      <w:r>
        <w:t xml:space="preserve">), averaging 645 ha (± 185 </w:t>
      </w:r>
      <w:proofErr w:type="spellStart"/>
      <w:r>
        <w:t>s</w:t>
      </w:r>
      <w:r w:rsidR="00775236">
        <w:t>.</w:t>
      </w:r>
      <w:r>
        <w:t>d</w:t>
      </w:r>
      <w:r w:rsidR="00775236">
        <w:t>.</w:t>
      </w:r>
      <w:proofErr w:type="spellEnd"/>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w:t>
      </w:r>
      <w:r w:rsidR="00056E32">
        <w:t xml:space="preserve">of </w:t>
      </w:r>
      <w:r w:rsidR="003F63BB">
        <w:t>year-to-year variability</w:t>
      </w:r>
      <w:r>
        <w:t xml:space="preserve"> (Figs. 1b,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w:t>
      </w:r>
      <w:r w:rsidR="001243D7">
        <w:t>S6</w:t>
      </w:r>
      <w:r>
        <w:t xml:space="preserve">).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53BB22"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r w:rsidR="005263C7">
        <w:t>. In the 10-m depth zone, urchins increased to</w:t>
      </w:r>
      <w:r w:rsidR="008A15FF">
        <w:t xml:space="preserve"> </w:t>
      </w:r>
      <w:r w:rsidR="008A15FF" w:rsidRPr="008A15FF">
        <w:t>9.5</w:t>
      </w:r>
      <w:r w:rsidR="00164689" w:rsidRPr="008A15FF">
        <w:t xml:space="preserve"> m</w:t>
      </w:r>
      <w:r w:rsidR="00164689" w:rsidRPr="008A15FF">
        <w:rPr>
          <w:vertAlign w:val="superscript"/>
        </w:rPr>
        <w:t>-2</w:t>
      </w:r>
      <w:r w:rsidR="008A15FF">
        <w:t xml:space="preserve"> </w:t>
      </w:r>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r w:rsidR="005263C7">
        <w:t xml:space="preserve"> again</w:t>
      </w:r>
      <w:r w:rsidR="003656D8">
        <w:t xml:space="preserve"> </w:t>
      </w:r>
      <w:r w:rsidR="00754042">
        <w:t xml:space="preserve">after 2017 </w:t>
      </w:r>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r w:rsidR="00034ACA">
        <w:t xml:space="preserve">hidden </w:t>
      </w:r>
      <w:r>
        <w:t>urchins.</w:t>
      </w:r>
    </w:p>
    <w:p w14:paraId="18C420DD" w14:textId="4A3EF439" w:rsidR="00471A3D" w:rsidRDefault="00BB16F1">
      <w:r w:rsidRPr="00FD1045">
        <w:t>We saw little evidence</w:t>
      </w:r>
      <w:r>
        <w:t xml:space="preserve"> for recovery of sea stars following the declines from SSWS </w:t>
      </w:r>
      <w:r w:rsidR="00427164">
        <w:t>described</w:t>
      </w:r>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r>
        <w:fldChar w:fldCharType="separate"/>
      </w:r>
      <w:r>
        <w:rPr>
          <w:noProof/>
        </w:rPr>
        <w:t>Hamilton et al. (2021)</w:t>
      </w:r>
      <w:r>
        <w:fldChar w:fldCharType="end"/>
      </w:r>
      <w:r>
        <w:t xml:space="preserve">. </w:t>
      </w:r>
      <w:r w:rsidR="00FD1045" w:rsidRPr="00FD1045">
        <w:t>Blood stars (</w:t>
      </w:r>
      <w:proofErr w:type="spellStart"/>
      <w:r w:rsidR="00FD1045" w:rsidRPr="00FD1045">
        <w:rPr>
          <w:i/>
        </w:rPr>
        <w:t>Henricia</w:t>
      </w:r>
      <w:proofErr w:type="spellEnd"/>
      <w:r w:rsidR="00FD1045" w:rsidRPr="00FD1045">
        <w:rPr>
          <w:i/>
        </w:rPr>
        <w:t xml:space="preserve"> </w:t>
      </w:r>
      <w:r w:rsidR="00FD1045" w:rsidRPr="00FD1045">
        <w:t>spp.) and leather stars (</w:t>
      </w:r>
      <w:proofErr w:type="spellStart"/>
      <w:r w:rsidR="00FD1045" w:rsidRPr="00FD1045">
        <w:rPr>
          <w:i/>
        </w:rPr>
        <w:t>Dermasterias</w:t>
      </w:r>
      <w:proofErr w:type="spellEnd"/>
      <w:r w:rsidR="00FD1045" w:rsidRPr="00FD1045">
        <w:rPr>
          <w:i/>
        </w:rPr>
        <w:t xml:space="preserve"> </w:t>
      </w:r>
      <w:proofErr w:type="spellStart"/>
      <w:r w:rsidR="00FD1045" w:rsidRPr="00FD1045">
        <w:rPr>
          <w:i/>
        </w:rPr>
        <w:t>imbricata</w:t>
      </w:r>
      <w:proofErr w:type="spellEnd"/>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5C04D145" w:rsidR="00471A3D" w:rsidRDefault="00EF0B3C">
      <w:r>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r w:rsidR="00BF114E">
        <w:t>e</w:t>
      </w:r>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166" w:name="_u6kl6dz0q0ha" w:colFirst="0" w:colLast="0"/>
      <w:bookmarkEnd w:id="166"/>
      <w:r>
        <w:lastRenderedPageBreak/>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r w:rsidR="00BB16F1">
        <w:t xml:space="preserve">a third to </w:t>
      </w:r>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0CA3D0FB"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r w:rsidR="00D9376B">
        <w:t>Table S8</w:t>
      </w:r>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67" w:name="_8ord3kzb5sb4" w:colFirst="0" w:colLast="0"/>
      <w:bookmarkEnd w:id="167"/>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211C470B" w:rsidR="00471A3D" w:rsidRPr="00310026" w:rsidRDefault="00A86B0B">
      <w:pPr>
        <w:rPr>
          <w:color w:val="000000" w:themeColor="text1"/>
        </w:rPr>
      </w:pPr>
      <w:r w:rsidRPr="00310026">
        <w:rPr>
          <w:color w:val="000000" w:themeColor="text1"/>
        </w:rPr>
        <w:t xml:space="preserve">At </w:t>
      </w:r>
      <w:proofErr w:type="spellStart"/>
      <w:r w:rsidRPr="00310026">
        <w:rPr>
          <w:color w:val="000000" w:themeColor="text1"/>
        </w:rPr>
        <w:t>Tatoosh</w:t>
      </w:r>
      <w:proofErr w:type="spellEnd"/>
      <w:r w:rsidRPr="00310026">
        <w:rPr>
          <w:color w:val="000000" w:themeColor="text1"/>
        </w:rPr>
        <w:t xml:space="preserve"> Island where urchin densities changed the most, the REWB models did not find evidence for an impact of urchins on either </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 xml:space="preserve">or </w:t>
      </w:r>
      <w:proofErr w:type="spellStart"/>
      <w:r w:rsidRPr="00310026">
        <w:rPr>
          <w:i/>
          <w:color w:val="000000" w:themeColor="text1"/>
        </w:rPr>
        <w:t>Pterygophora</w:t>
      </w:r>
      <w:proofErr w:type="spellEnd"/>
      <w:r w:rsidR="002C04CA" w:rsidRPr="00310026">
        <w:rPr>
          <w:color w:val="000000" w:themeColor="text1"/>
        </w:rPr>
        <w:t xml:space="preserve"> with the 95% confidence limits coefficients for the fixed effects all overlapping zero</w:t>
      </w:r>
      <w:r w:rsidR="006A3F3E" w:rsidRPr="00310026">
        <w:rPr>
          <w:color w:val="000000" w:themeColor="text1"/>
        </w:rPr>
        <w:t xml:space="preserve"> with the exception of the Year term</w:t>
      </w:r>
      <w:r w:rsidR="003F686B" w:rsidRPr="00310026">
        <w:rPr>
          <w:color w:val="000000" w:themeColor="text1"/>
        </w:rPr>
        <w:t xml:space="preserve"> (</w:t>
      </w:r>
      <w:r w:rsidR="00C961E4">
        <w:rPr>
          <w:color w:val="000000" w:themeColor="text1"/>
        </w:rPr>
        <w:t xml:space="preserve">Tables S11 &amp; S12, </w:t>
      </w:r>
      <w:r w:rsidR="003F686B" w:rsidRPr="00310026">
        <w:rPr>
          <w:color w:val="000000" w:themeColor="text1"/>
        </w:rPr>
        <w:t>Fig. S10)</w:t>
      </w:r>
      <w:r w:rsidR="008E73AC" w:rsidRPr="00310026">
        <w:rPr>
          <w:i/>
          <w:color w:val="000000" w:themeColor="text1"/>
        </w:rPr>
        <w:t xml:space="preserve">. </w:t>
      </w:r>
      <w:r w:rsidR="008E73AC" w:rsidRPr="00310026">
        <w:rPr>
          <w:color w:val="000000" w:themeColor="text1"/>
        </w:rPr>
        <w:t>However, at the transect level (ignoring other factors)</w:t>
      </w:r>
      <w:r w:rsidR="00D329B7" w:rsidRPr="00310026">
        <w:rPr>
          <w:color w:val="000000" w:themeColor="text1"/>
        </w:rPr>
        <w:t>, linear regr</w:t>
      </w:r>
      <w:r w:rsidR="008E73AC" w:rsidRPr="00310026">
        <w:rPr>
          <w:color w:val="000000" w:themeColor="text1"/>
        </w:rPr>
        <w:t xml:space="preserve">ession did find </w:t>
      </w:r>
      <w:r w:rsidR="00EF0B3C" w:rsidRPr="00310026">
        <w:rPr>
          <w:color w:val="000000" w:themeColor="text1"/>
        </w:rPr>
        <w:t>a negative relationship between urchin density and log</w:t>
      </w:r>
      <w:r w:rsidR="003D6C33" w:rsidRPr="00310026">
        <w:rPr>
          <w:color w:val="000000" w:themeColor="text1"/>
          <w:vertAlign w:val="subscript"/>
        </w:rPr>
        <w:t>e</w:t>
      </w:r>
      <w:r w:rsidR="00EF0B3C" w:rsidRPr="00310026">
        <w:rPr>
          <w:color w:val="000000" w:themeColor="text1"/>
        </w:rPr>
        <w:t>(</w:t>
      </w:r>
      <w:proofErr w:type="spellStart"/>
      <w:r w:rsidR="00EF0B3C" w:rsidRPr="00310026">
        <w:rPr>
          <w:i/>
          <w:color w:val="000000" w:themeColor="text1"/>
        </w:rPr>
        <w:t>Nereocystis</w:t>
      </w:r>
      <w:proofErr w:type="spellEnd"/>
      <w:r w:rsidR="00EF0B3C" w:rsidRPr="00310026">
        <w:rPr>
          <w:i/>
          <w:color w:val="000000" w:themeColor="text1"/>
        </w:rPr>
        <w:t xml:space="preserve"> </w:t>
      </w:r>
      <w:r w:rsidR="00EF0B3C" w:rsidRPr="00310026">
        <w:rPr>
          <w:color w:val="000000" w:themeColor="text1"/>
        </w:rPr>
        <w:t>stipe density) (r</w:t>
      </w:r>
      <w:r w:rsidR="00EF0B3C" w:rsidRPr="00310026">
        <w:rPr>
          <w:color w:val="000000" w:themeColor="text1"/>
          <w:vertAlign w:val="superscript"/>
        </w:rPr>
        <w:t>2</w:t>
      </w:r>
      <w:r w:rsidR="00EF0B3C" w:rsidRPr="00310026">
        <w:rPr>
          <w:color w:val="000000" w:themeColor="text1"/>
        </w:rPr>
        <w:t xml:space="preserve"> = 0.16, p = 0.002, Fig. 5</w:t>
      </w:r>
      <w:r w:rsidR="0041101E" w:rsidRPr="00310026">
        <w:rPr>
          <w:color w:val="000000" w:themeColor="text1"/>
        </w:rPr>
        <w:t>g</w:t>
      </w:r>
      <w:r w:rsidR="00EF0B3C" w:rsidRPr="00310026">
        <w:rPr>
          <w:color w:val="000000" w:themeColor="text1"/>
        </w:rPr>
        <w:t xml:space="preserve">), suggesting that at this small scale, urchin herbivory may have led to patchy reductions in </w:t>
      </w:r>
      <w:proofErr w:type="spellStart"/>
      <w:r w:rsidR="00EF0B3C" w:rsidRPr="00310026">
        <w:rPr>
          <w:i/>
          <w:color w:val="000000" w:themeColor="text1"/>
        </w:rPr>
        <w:t>Nereocystis</w:t>
      </w:r>
      <w:proofErr w:type="spellEnd"/>
      <w:r w:rsidR="00EF0B3C" w:rsidRPr="00310026">
        <w:rPr>
          <w:i/>
          <w:color w:val="000000" w:themeColor="text1"/>
        </w:rPr>
        <w:t xml:space="preserve"> </w:t>
      </w:r>
      <w:r w:rsidR="00EF0B3C" w:rsidRPr="00310026">
        <w:rPr>
          <w:color w:val="000000" w:themeColor="text1"/>
        </w:rPr>
        <w:t>density</w:t>
      </w:r>
      <w:r w:rsidR="003F66BA">
        <w:rPr>
          <w:color w:val="000000" w:themeColor="text1"/>
        </w:rPr>
        <w:t>, although the effect appears confounded with time</w:t>
      </w:r>
      <w:r w:rsidR="00EF0B3C" w:rsidRPr="00310026">
        <w:rPr>
          <w:color w:val="000000" w:themeColor="text1"/>
        </w:rPr>
        <w:t>.</w:t>
      </w:r>
      <w:r w:rsidR="00EF0B3C" w:rsidRPr="00310026">
        <w:rPr>
          <w:i/>
          <w:color w:val="000000" w:themeColor="text1"/>
        </w:rPr>
        <w:t xml:space="preserve"> </w:t>
      </w:r>
      <w:r w:rsidR="00A62E96" w:rsidRPr="00310026">
        <w:rPr>
          <w:color w:val="000000" w:themeColor="text1"/>
        </w:rPr>
        <w:t xml:space="preserve">Divers did notice active grazing, and loss of </w:t>
      </w:r>
      <w:proofErr w:type="spellStart"/>
      <w:r w:rsidR="00A62E96" w:rsidRPr="00310026">
        <w:rPr>
          <w:color w:val="000000" w:themeColor="text1"/>
        </w:rPr>
        <w:t>stipitate</w:t>
      </w:r>
      <w:proofErr w:type="spellEnd"/>
      <w:r w:rsidR="00A62E96" w:rsidRPr="00310026">
        <w:rPr>
          <w:color w:val="000000" w:themeColor="text1"/>
        </w:rPr>
        <w:t xml:space="preserve"> kelps, along with the remaining</w:t>
      </w:r>
      <w:r w:rsidR="00A62E96" w:rsidRPr="00310026">
        <w:rPr>
          <w:i/>
          <w:color w:val="000000" w:themeColor="text1"/>
        </w:rPr>
        <w:t xml:space="preserve"> </w:t>
      </w:r>
      <w:proofErr w:type="spellStart"/>
      <w:r w:rsidR="00A62E96" w:rsidRPr="00310026">
        <w:rPr>
          <w:i/>
          <w:color w:val="000000" w:themeColor="text1"/>
        </w:rPr>
        <w:t>Pterygophora</w:t>
      </w:r>
      <w:proofErr w:type="spellEnd"/>
      <w:r w:rsidR="00A62E96" w:rsidRPr="00310026">
        <w:rPr>
          <w:color w:val="000000" w:themeColor="text1"/>
        </w:rPr>
        <w:t xml:space="preserve"> showing heavy signs of grazing in many areas on </w:t>
      </w:r>
      <w:proofErr w:type="spellStart"/>
      <w:r w:rsidR="00A62E96" w:rsidRPr="00310026">
        <w:rPr>
          <w:color w:val="000000" w:themeColor="text1"/>
        </w:rPr>
        <w:t>Tatoosh</w:t>
      </w:r>
      <w:proofErr w:type="spellEnd"/>
      <w:r w:rsidR="00A62E96" w:rsidRPr="00310026">
        <w:rPr>
          <w:color w:val="000000" w:themeColor="text1"/>
        </w:rPr>
        <w:t xml:space="preserve">. However, </w:t>
      </w:r>
      <w:proofErr w:type="spellStart"/>
      <w:r w:rsidR="00EF0B3C" w:rsidRPr="00310026">
        <w:rPr>
          <w:i/>
          <w:color w:val="000000" w:themeColor="text1"/>
        </w:rPr>
        <w:t>Pterygophora</w:t>
      </w:r>
      <w:proofErr w:type="spellEnd"/>
      <w:r w:rsidR="00EF0B3C"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68" w:name="_kht2apu2sjj7" w:colFirst="0" w:colLast="0"/>
      <w:bookmarkEnd w:id="168"/>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r w:rsidR="00034ACA">
        <w:t>s</w:t>
      </w:r>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xml:space="preserve">, at least for the </w:t>
      </w:r>
      <w:r w:rsidR="00422814">
        <w:lastRenderedPageBreak/>
        <w:t>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69" w:name="_1nzuexzh0v9h" w:colFirst="0" w:colLast="0"/>
      <w:bookmarkEnd w:id="169"/>
      <w:r>
        <w:t xml:space="preserve">4. </w:t>
      </w:r>
      <w:r w:rsidR="00EF0B3C">
        <w:t>Discussion</w:t>
      </w:r>
    </w:p>
    <w:p w14:paraId="039FBBD6" w14:textId="308A90C0" w:rsidR="00471A3D" w:rsidRDefault="00FB6ABB">
      <w:r>
        <w:t>Ocean temperature, w</w:t>
      </w:r>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t>
      </w:r>
      <w:r w:rsidR="00EF0B3C">
        <w:lastRenderedPageBreak/>
        <w:t xml:space="preserve">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48A56B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r w:rsidR="00E27B47">
        <w:t xml:space="preserve">while we did observe </w:t>
      </w:r>
      <w:r w:rsidR="008A4D96">
        <w:t>a</w:t>
      </w:r>
      <w:r w:rsidR="00101652">
        <w:t xml:space="preserve">n increase in </w:t>
      </w:r>
      <w:r w:rsidR="00E27B47">
        <w:t>MHW prevalence in the 2014-2016 period</w:t>
      </w:r>
      <w:r w:rsidR="00BF27F7">
        <w:t xml:space="preserve"> (Table S</w:t>
      </w:r>
      <w:r w:rsidR="00A47192">
        <w:t>6)</w:t>
      </w:r>
      <w:r w:rsidR="00E27B47">
        <w:t xml:space="preserve">, </w:t>
      </w:r>
      <w:r w:rsidR="004828AC">
        <w:t xml:space="preserve">the 2014-2016 MHW was not the dominant SST </w:t>
      </w:r>
      <w:r w:rsidR="00A21D96">
        <w:t>feature</w:t>
      </w:r>
      <w:r w:rsidR="004828AC">
        <w:t xml:space="preserve"> in nearshore waters along the Washington coast. </w:t>
      </w:r>
      <w:r w:rsidR="00E27B47">
        <w:t xml:space="preserve">Maximum monthly mean </w:t>
      </w:r>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r w:rsidR="008A4D96">
        <w:t xml:space="preserve">Our study region is far from the range margins for </w:t>
      </w:r>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rPr>
          <w:i/>
        </w:rPr>
        <w:t xml:space="preserve"> </w:t>
      </w:r>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r w:rsidR="008A4D96">
        <w:t>,</w:t>
      </w:r>
      <w:r w:rsidR="00016E6C" w:rsidRPr="007546E3">
        <w:t xml:space="preserve"> so we might expect </w:t>
      </w:r>
      <w:r w:rsidR="00016E6C" w:rsidRPr="00A10F7E">
        <w:t>them to be well within their thermal thresholds</w:t>
      </w:r>
      <w:r w:rsidR="008A4D96">
        <w:t xml:space="preserve"> at our sites</w:t>
      </w:r>
      <w:r w:rsidR="0057479C" w:rsidRPr="005C5D2C">
        <w:t xml:space="preserve"> </w:t>
      </w:r>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r w:rsidR="005C5D2C" w:rsidRPr="007546E3">
        <w:t xml:space="preserve"> resulting in a somewhat</w:t>
      </w:r>
      <w:r w:rsidR="00A312EA">
        <w:t xml:space="preserve"> ephemeral </w:t>
      </w:r>
      <w:r w:rsidR="00E13261">
        <w:t>changes following warm water in 2013 and during</w:t>
      </w:r>
      <w:r w:rsidR="005C5D2C" w:rsidRPr="00310026">
        <w:t xml:space="preserve"> the MHW</w:t>
      </w:r>
      <w:r w:rsidR="00016E6C" w:rsidRPr="007546E3">
        <w:t>.</w:t>
      </w:r>
      <w:r w:rsidR="00016E6C" w:rsidRPr="00A10F7E">
        <w:t xml:space="preserve"> </w:t>
      </w:r>
      <w:r w:rsidR="00A312EA" w:rsidRPr="00A66CDC">
        <w:t>I</w:t>
      </w:r>
      <w:r w:rsidR="00A312EA">
        <w:t>n fact</w:t>
      </w:r>
      <w:r w:rsidR="00525F7D">
        <w:t xml:space="preserve"> maximum SST</w:t>
      </w:r>
      <w:r w:rsidR="00A312EA">
        <w:t xml:space="preserve"> in Washington and Oregon were lower than in </w:t>
      </w:r>
      <w:r w:rsidR="00A312EA">
        <w:lastRenderedPageBreak/>
        <w:t xml:space="preserve">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r w:rsidR="007844D4">
        <w:t>°C</w:t>
      </w:r>
      <w:r w:rsidR="00A312EA">
        <w:t xml:space="preserve"> in 2013 and 14.5</w:t>
      </w:r>
      <w:r w:rsidR="007844D4">
        <w:t>°C</w:t>
      </w:r>
      <w:r w:rsidR="00A312EA">
        <w:t xml:space="preserve"> in 2014—approximately 1.0 -1.5</w:t>
      </w:r>
      <w:r w:rsidR="007844D4">
        <w:t>°C</w:t>
      </w:r>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Growth for both species appears to decline slightly around 15</w:t>
      </w:r>
      <w:r w:rsidR="007844D4">
        <w:t>°C</w:t>
      </w:r>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r w:rsidR="008A4D96">
        <w:t>maximum</w:t>
      </w:r>
      <w:r w:rsidR="00A312EA">
        <w:t xml:space="preserve"> </w:t>
      </w:r>
      <w:r w:rsidR="00EC707B">
        <w:t xml:space="preserve">SST </w:t>
      </w:r>
      <w:r w:rsidR="008A4D96">
        <w:t xml:space="preserve">in our study region </w:t>
      </w:r>
      <w:r w:rsidR="00A312EA">
        <w:t xml:space="preserve">only approached species tolerances in 2013. </w:t>
      </w:r>
      <w:r w:rsidR="0081060C">
        <w:t xml:space="preserve">Moreover, while MHW activity was higher during the 2014-2016 period, most of the </w:t>
      </w:r>
      <w:r w:rsidR="008A4D96">
        <w:t xml:space="preserve">anomalous </w:t>
      </w:r>
      <w:r w:rsidR="0081060C">
        <w:t>events occurred during the early summer or autumn</w:t>
      </w:r>
      <w:r w:rsidR="00F20A00">
        <w:t>, not during the summer peak in SST</w:t>
      </w:r>
      <w:r w:rsidR="0081060C">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r w:rsidR="007F27F3">
        <w:t xml:space="preserve">SST </w:t>
      </w:r>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A2C802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lastRenderedPageBreak/>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r w:rsidR="009C7329">
        <w:t xml:space="preserve">. The latter behavior may promote a shift to urchin-dominated habitats. </w:t>
      </w:r>
      <w:r w:rsidR="00D21822">
        <w:t xml:space="preserve">Here when </w:t>
      </w:r>
      <w:r w:rsidR="009C7329">
        <w:t xml:space="preserve">urchins were abundant, there may have been sufficient drift kelp (and potentially threat of predation by otters), to lead urchins to remain largely passive feeders. </w:t>
      </w:r>
    </w:p>
    <w:p w14:paraId="03B12EF2" w14:textId="5A647126" w:rsidR="00A50EB8" w:rsidRDefault="00893A3F" w:rsidP="00230D1E">
      <w:r w:rsidRPr="00FD4009">
        <w:t>A</w:t>
      </w:r>
      <w:r w:rsidR="008D6D2E" w:rsidRPr="00FD4009">
        <w:t xml:space="preserve">t </w:t>
      </w:r>
      <w:proofErr w:type="spellStart"/>
      <w:r w:rsidR="008D6D2E" w:rsidRPr="00FD4009">
        <w:t>Tatoosh</w:t>
      </w:r>
      <w:proofErr w:type="spellEnd"/>
      <w:r w:rsidR="008D6D2E" w:rsidRPr="00FD4009">
        <w:t xml:space="preserve"> Island</w:t>
      </w:r>
      <w:r w:rsidR="0034083C" w:rsidRPr="00FD4009">
        <w:t xml:space="preserve"> </w:t>
      </w:r>
      <w:r w:rsidR="00643C4E" w:rsidRPr="00FD4009">
        <w:t xml:space="preserve">there was </w:t>
      </w:r>
      <w:r w:rsidR="00AD38E8" w:rsidRPr="00FD4009">
        <w:t>a</w:t>
      </w:r>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r w:rsidR="00AD38E8" w:rsidRPr="00FD4009">
        <w:t xml:space="preserve">). Otters have been less abundant at </w:t>
      </w:r>
      <w:proofErr w:type="spellStart"/>
      <w:r w:rsidR="00AD38E8" w:rsidRPr="00FD4009">
        <w:t>Tatoosh</w:t>
      </w:r>
      <w:proofErr w:type="spellEnd"/>
      <w:r w:rsidR="00AD38E8" w:rsidRPr="00FD4009">
        <w:t xml:space="preserve"> than at </w:t>
      </w:r>
      <w:r w:rsidR="00305F76">
        <w:t xml:space="preserve">Olympic Coast </w:t>
      </w:r>
      <w:r w:rsidR="00AD38E8" w:rsidRPr="00FD4009">
        <w:t xml:space="preserve">sites farther south </w:t>
      </w:r>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r w:rsidR="00AD38E8" w:rsidRPr="00FD4009">
        <w:t>,</w:t>
      </w:r>
      <w:r w:rsidR="00607050" w:rsidRPr="00FD4009">
        <w:t xml:space="preserve"> </w:t>
      </w:r>
      <w:r w:rsidR="00AD38E8" w:rsidRPr="00FD4009">
        <w:t>which may have allowed</w:t>
      </w:r>
      <w:r w:rsidR="00607050" w:rsidRPr="00FD4009">
        <w:t xml:space="preserve"> this large increase in urchin </w:t>
      </w:r>
      <w:r w:rsidR="00D26B0C" w:rsidRPr="00FD4009">
        <w:t>abundance</w:t>
      </w:r>
      <w:r w:rsidR="00AD38E8" w:rsidRPr="00FD4009">
        <w:t xml:space="preserve">. </w:t>
      </w:r>
      <w:r w:rsidR="00607050" w:rsidRPr="00FD4009">
        <w:t xml:space="preserve">At </w:t>
      </w:r>
      <w:proofErr w:type="spellStart"/>
      <w:r w:rsidR="00607050" w:rsidRPr="00FD4009">
        <w:t>Tatoosh</w:t>
      </w:r>
      <w:proofErr w:type="spellEnd"/>
      <w:r w:rsidR="00AD38E8" w:rsidRPr="00FD4009">
        <w:t xml:space="preserve">, </w:t>
      </w:r>
      <w:r w:rsidR="00643C4E" w:rsidRPr="00FD4009">
        <w:t>we did see</w:t>
      </w:r>
      <w:r w:rsidR="00CA4F65" w:rsidRPr="00FD4009">
        <w:t xml:space="preserve"> </w:t>
      </w:r>
      <w:r w:rsidR="008D6D2E" w:rsidRPr="00FD4009">
        <w:t xml:space="preserve">a negative relationship between purple urchins and </w:t>
      </w:r>
      <w:proofErr w:type="spellStart"/>
      <w:r w:rsidR="008D6D2E" w:rsidRPr="00FD4009">
        <w:rPr>
          <w:i/>
        </w:rPr>
        <w:t>Nereocystis</w:t>
      </w:r>
      <w:proofErr w:type="spellEnd"/>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r w:rsidR="00D21822" w:rsidRPr="00FD4009">
        <w:t xml:space="preserve">However, this effect also appears </w:t>
      </w:r>
      <w:r w:rsidR="005A6AA8" w:rsidRPr="00FD4009">
        <w:t xml:space="preserve">potentially </w:t>
      </w:r>
      <w:r w:rsidR="00D21822" w:rsidRPr="00FD4009">
        <w:t>confounded by time with the REWB</w:t>
      </w:r>
      <w:r w:rsidR="00D21822">
        <w:t xml:space="preserve"> model suggesting an effect of Year but providing no evidence for an impact of urchins on </w:t>
      </w:r>
      <w:proofErr w:type="spellStart"/>
      <w:r w:rsidR="00D21822">
        <w:rPr>
          <w:i/>
        </w:rPr>
        <w:t>Nereocystis</w:t>
      </w:r>
      <w:proofErr w:type="spellEnd"/>
      <w:r w:rsidR="00D21822">
        <w:rPr>
          <w:i/>
        </w:rPr>
        <w:t xml:space="preserve"> </w:t>
      </w:r>
      <w:r w:rsidR="00D21822">
        <w:t>stipe density</w:t>
      </w:r>
      <w:r w:rsidR="005A6AA8">
        <w:t xml:space="preserve"> (coefficients were negative b</w:t>
      </w:r>
      <w:r w:rsidR="00305F76">
        <w:t>ut</w:t>
      </w:r>
      <w:r w:rsidR="005A6AA8">
        <w:t xml:space="preserve"> </w:t>
      </w:r>
      <w:proofErr w:type="spellStart"/>
      <w:r w:rsidR="005A6AA8">
        <w:t>s.e.</w:t>
      </w:r>
      <w:proofErr w:type="spellEnd"/>
      <w:r w:rsidR="005A6AA8">
        <w:t xml:space="preserve"> overlapped zero)</w:t>
      </w:r>
      <w:r w:rsidR="00D21822">
        <w:t xml:space="preserve">. </w:t>
      </w:r>
      <w:r w:rsidR="00607050">
        <w:t xml:space="preserve">The persistence of kelp in the face </w:t>
      </w:r>
      <w:r w:rsidR="00593533">
        <w:t xml:space="preserve">of </w:t>
      </w:r>
      <w:r w:rsidR="00607050">
        <w:t>this large increase in urchins</w:t>
      </w:r>
      <w:r w:rsidR="00CA4F65">
        <w:t xml:space="preserve"> may </w:t>
      </w:r>
      <w:r w:rsidR="003F6B2F">
        <w:t>have been</w:t>
      </w:r>
      <w:r w:rsidR="00CA4F65">
        <w:t xml:space="preserve"> </w:t>
      </w:r>
      <w:r w:rsidR="00137191">
        <w:t>related to</w:t>
      </w:r>
      <w:r w:rsidR="003F6B2F">
        <w:t xml:space="preserve"> </w:t>
      </w:r>
      <w:r w:rsidR="00CA4F65">
        <w:t xml:space="preserve">habitat </w:t>
      </w:r>
      <w:r w:rsidR="00A632E8">
        <w:t>complexity</w:t>
      </w:r>
      <w:r w:rsidR="003269B9">
        <w:t xml:space="preserve">, which may also cause the </w:t>
      </w:r>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r w:rsidR="00234AAB">
        <w:t xml:space="preserve">at </w:t>
      </w:r>
      <w:proofErr w:type="spellStart"/>
      <w:r w:rsidR="00234AAB">
        <w:t>Tatoosh</w:t>
      </w:r>
      <w:proofErr w:type="spellEnd"/>
      <w:r w:rsidR="00234AAB">
        <w:t xml:space="preserve"> </w:t>
      </w:r>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927410">
        <w:rPr>
          <w:color w:val="000000" w:themeColor="text1"/>
        </w:rPr>
        <w:t xml:space="preserve"> </w: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 xml:space="preserve">(Pearse 2006, Kriegisch et al. </w:t>
      </w:r>
      <w:r w:rsidR="00927410">
        <w:rPr>
          <w:noProof/>
          <w:color w:val="000000" w:themeColor="text1"/>
        </w:rPr>
        <w:lastRenderedPageBreak/>
        <w:t>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r w:rsidR="00A628B0">
        <w:rPr>
          <w:color w:val="000000" w:themeColor="text1"/>
        </w:rPr>
        <w:t>in California</w:t>
      </w:r>
      <w:r w:rsidR="00893C5B" w:rsidRPr="00A628B0">
        <w:rPr>
          <w:color w:val="000000" w:themeColor="text1"/>
        </w:rPr>
        <w:t>, although previously observed patterns would have predicte</w:t>
      </w:r>
      <w:r w:rsidR="00893C5B" w:rsidRPr="00310026">
        <w:t>d higher recruitment with warmer water in more northern latitudes</w:t>
      </w:r>
      <w:r w:rsidR="00A628B0">
        <w:t xml:space="preserve"> </w:t>
      </w:r>
      <w:r w:rsidR="00A628B0" w:rsidRPr="00FA1687">
        <w:rPr>
          <w:color w:val="000000" w:themeColor="text1"/>
        </w:rPr>
        <w:fldChar w:fldCharType="begin"/>
      </w:r>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r w:rsidR="00893C5B" w:rsidRPr="00310026">
        <w:t>.</w:t>
      </w:r>
      <w:r w:rsidR="00A628B0" w:rsidRPr="00A628B0">
        <w:t xml:space="preserve"> In southe</w:t>
      </w:r>
      <w:r w:rsidR="00A628B0">
        <w:t xml:space="preserve">rn California, gonadal indices for purple urchins tend to peak in October and November following summer feeding, so warm waters in the fall might impact gamete production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 xml:space="preserve">. However, temperatures in Washington did not approach 17°C where gamete storage appears to be reduced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w:t>
      </w:r>
    </w:p>
    <w:p w14:paraId="1C8CDA51" w14:textId="59AAA378" w:rsidR="00A50EB8" w:rsidRDefault="000E0D71" w:rsidP="007546E3">
      <w:r w:rsidRPr="00711510">
        <w:t xml:space="preserve">We did not see </w:t>
      </w:r>
      <w:r w:rsidR="00EF0B3C" w:rsidRPr="00711510">
        <w:t>shared temporal variation in the invertebrate assemblages</w:t>
      </w:r>
      <w:r w:rsidR="00A13C9A">
        <w:t xml:space="preserve"> </w:t>
      </w:r>
      <w:r w:rsidR="00BB3D36">
        <w:t xml:space="preserve">(i.e., the multivariate results) </w:t>
      </w:r>
      <w:r w:rsidR="00A13C9A">
        <w:t xml:space="preserve">in </w:t>
      </w:r>
      <w:r w:rsidR="008C19F1">
        <w:t xml:space="preserve">conjunction with </w:t>
      </w:r>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r w:rsidR="00BB3D36">
        <w:t>I</w:t>
      </w:r>
      <w:r w:rsidR="00711510" w:rsidRPr="00140637">
        <w:t>nvertebrate</w:t>
      </w:r>
      <w:r w:rsidR="00711510">
        <w:t xml:space="preserve"> densities have been low at these sites </w:t>
      </w:r>
      <w:r w:rsidR="007D6CDA">
        <w:t xml:space="preserve">since </w:t>
      </w:r>
      <w:r w:rsidR="00711510">
        <w:t>r</w:t>
      </w:r>
      <w:r w:rsidR="00711510" w:rsidRPr="00140637">
        <w:t xml:space="preserve">ecolonization of the area by </w:t>
      </w:r>
      <w:r w:rsidR="00711510" w:rsidRPr="00815B8D">
        <w:t>sea otters, a</w:t>
      </w:r>
      <w:r w:rsidR="00A13C9A" w:rsidRPr="00815B8D">
        <w:t>n</w:t>
      </w:r>
      <w:r w:rsidR="00711510" w:rsidRPr="00815B8D">
        <w:t xml:space="preserve">d otter predation likely explains the low density </w: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r w:rsidR="00711510" w:rsidRPr="00815B8D">
        <w:t xml:space="preserve">and lack of temporal variation. </w:t>
      </w:r>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r w:rsidR="004661BC">
        <w:t xml:space="preserve">We also lack </w:t>
      </w:r>
      <w:r w:rsidR="005E28EE">
        <w:t>recent</w:t>
      </w:r>
      <w:r w:rsidR="004661BC">
        <w:t xml:space="preserve"> pre-SSWS data for these sites. The s</w:t>
      </w:r>
      <w:r w:rsidR="00BB3D36" w:rsidRPr="00310026">
        <w:t>ea star die-off began in 201</w:t>
      </w:r>
      <w:r w:rsidR="00566708">
        <w:t>3</w:t>
      </w:r>
      <w:r w:rsidR="005E28EE">
        <w:t xml:space="preserve"> in Southern California</w:t>
      </w:r>
      <w:r w:rsidR="00305F76">
        <w:t>,</w:t>
      </w:r>
      <w:r w:rsidR="005E28EE">
        <w:t xml:space="preserve"> with the first declines evident on the Washington coast and Puget Sound in 2014</w:t>
      </w:r>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(Montecino-Latorre et al. 2016, Hamilton et al. 2021)</w:t>
      </w:r>
      <w:r w:rsidR="00BB3D36" w:rsidRPr="00310026">
        <w:fldChar w:fldCharType="end"/>
      </w:r>
      <w:r w:rsidR="00305F76">
        <w:t>.</w:t>
      </w:r>
      <w:r w:rsidR="00594F87">
        <w:t xml:space="preserve"> </w:t>
      </w:r>
      <w:r w:rsidR="005E28EE">
        <w:t>S</w:t>
      </w:r>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r w:rsidR="00305F76">
        <w:t xml:space="preserve">Thus, </w:t>
      </w:r>
      <w:r w:rsidR="004661BC">
        <w:t xml:space="preserve">our surveys from 2015 and 2016 provide some information during the decline, but sea star densities were already low at this point. </w:t>
      </w:r>
      <w:r w:rsidR="00900C03" w:rsidRPr="00310026">
        <w:t>We also did not detect signs of sea star recovery from SSWS</w:t>
      </w:r>
      <w:r w:rsidR="00737511">
        <w:t xml:space="preserve"> after 2017</w:t>
      </w:r>
      <w:r w:rsidR="00900C03" w:rsidRPr="00310026">
        <w:t>.</w:t>
      </w:r>
      <w:r w:rsidR="00544DDD">
        <w:t xml:space="preserve"> For example, </w:t>
      </w:r>
      <w:r w:rsidR="00900C03" w:rsidRPr="00815B8D">
        <w:rPr>
          <w:i/>
        </w:rPr>
        <w:t>Py</w:t>
      </w:r>
      <w:r w:rsidR="00305F76">
        <w:rPr>
          <w:i/>
        </w:rPr>
        <w:t>c</w:t>
      </w:r>
      <w:r w:rsidR="00900C03" w:rsidRPr="00815B8D">
        <w:rPr>
          <w:i/>
        </w:rPr>
        <w:t>nopodia</w:t>
      </w:r>
      <w:r w:rsidR="00900C03" w:rsidRPr="00815B8D">
        <w:t xml:space="preserve"> had been common at these sites in the late 1980s</w:t>
      </w:r>
      <w:r w:rsidR="00305F76">
        <w:t>,</w:t>
      </w:r>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r w:rsidR="00305F76">
        <w:t>,</w:t>
      </w:r>
      <w:r w:rsidR="00900C03" w:rsidRPr="00815B8D">
        <w:t xml:space="preserve"> declining from four in 2016 to zero in 2021. </w:t>
      </w:r>
      <w:r w:rsidR="00EF0B3C" w:rsidRPr="00815B8D">
        <w:t xml:space="preserve">The lack of any </w:t>
      </w:r>
      <w:r w:rsidR="00EF0B3C" w:rsidRPr="00815B8D">
        <w:lastRenderedPageBreak/>
        <w:t xml:space="preserve">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r w:rsidR="00B27D96" w:rsidRPr="00815B8D">
        <w:t>(as well as many of the other inverteb</w:t>
      </w:r>
      <w:r w:rsidR="00B27D96">
        <w:t xml:space="preserve">rates) </w:t>
      </w:r>
      <w:r w:rsidR="00EF0B3C" w:rsidRPr="00711510">
        <w:t xml:space="preserve">may be due to </w:t>
      </w:r>
      <w:proofErr w:type="spellStart"/>
      <w:r w:rsidR="00EF0B3C" w:rsidRPr="00711510">
        <w:t>Allee</w:t>
      </w:r>
      <w:proofErr w:type="spellEnd"/>
      <w:r w:rsidR="00EF0B3C" w:rsidRPr="00711510">
        <w:t xml:space="preserve"> effects leading to failed reproduction</w:t>
      </w:r>
      <w:r w:rsidR="00B27D96">
        <w:t xml:space="preserve">. However, especially for </w:t>
      </w:r>
      <w:r w:rsidR="00B27D96" w:rsidRPr="00310026">
        <w:rPr>
          <w:i/>
        </w:rPr>
        <w:t>Pycnopodia</w:t>
      </w:r>
      <w:r w:rsidR="009A695E">
        <w:rPr>
          <w:i/>
        </w:rPr>
        <w:t>,</w:t>
      </w:r>
      <w:r w:rsidR="00B27D96">
        <w:t xml:space="preserve"> d</w:t>
      </w:r>
      <w:r w:rsidR="00EF0B3C" w:rsidRPr="00711510">
        <w:t xml:space="preserve">isease persistence </w:t>
      </w:r>
      <w:r w:rsidR="00B27D96">
        <w:t>may also be preventing the recovery of sea star populations</w:t>
      </w:r>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r>
        <w:t>In n</w:t>
      </w:r>
      <w:r w:rsidR="00A50EB8">
        <w:t xml:space="preserve">earby Puget Sound, where </w:t>
      </w:r>
      <w:proofErr w:type="spellStart"/>
      <w:r w:rsidR="00A50EB8" w:rsidRPr="00310026">
        <w:rPr>
          <w:i/>
        </w:rPr>
        <w:t>Nereocystis</w:t>
      </w:r>
      <w:proofErr w:type="spellEnd"/>
      <w:r w:rsidR="00A50EB8">
        <w:t xml:space="preserve"> is the sole canopy forming kelp, </w:t>
      </w:r>
      <w:r>
        <w:t>the e</w:t>
      </w:r>
      <w:r w:rsidR="00A10F7E">
        <w:t xml:space="preserve">ffects of the MHW on kelp are somewhat hard to assess. </w:t>
      </w:r>
      <w:r w:rsidR="000B08AF">
        <w:t>Waters from the 2014-2016 MHW did penetrate Puget Sound leading to a 2.3</w:t>
      </w:r>
      <w:r w:rsidR="007844D4">
        <w:t>°C</w:t>
      </w:r>
      <w:r w:rsidR="000B08AF">
        <w:t xml:space="preserve"> increase in water temperatures </w:t>
      </w:r>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r w:rsidR="000B08AF">
        <w:t>. However, in the eastern Strait of St. Juan de Fuca</w:t>
      </w:r>
      <w:r w:rsidR="00305F76">
        <w:t>,</w:t>
      </w:r>
      <w:r w:rsidR="000B08AF">
        <w:t xml:space="preserve"> </w:t>
      </w:r>
      <w:proofErr w:type="spellStart"/>
      <w:r w:rsidR="00A50EB8" w:rsidRPr="00ED1B32">
        <w:rPr>
          <w:i/>
        </w:rPr>
        <w:t>Nereocystis</w:t>
      </w:r>
      <w:proofErr w:type="spellEnd"/>
      <w:r w:rsidR="00A50EB8">
        <w:rPr>
          <w:i/>
        </w:rPr>
        <w:t xml:space="preserve"> </w:t>
      </w:r>
      <w:r w:rsidR="000B08AF">
        <w:t xml:space="preserve">declined from 2007 onwards and did not show obvious MHW impacts, such as an abrupt change in canopy cover </w:t>
      </w:r>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r w:rsidR="000B08AF">
        <w:t xml:space="preserve">. In South Puget Sound there have been long-term declines </w:t>
      </w:r>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r w:rsidR="000B08AF">
        <w:t xml:space="preserve">. </w:t>
      </w:r>
      <w:r w:rsidR="00975780">
        <w:t xml:space="preserve">Purple and green urchins to increase </w:t>
      </w:r>
      <w:r w:rsidR="007546E3">
        <w:t>in various basins within Puget Sound</w:t>
      </w:r>
      <w:r w:rsidR="00975780">
        <w:t xml:space="preserve">, potentially due to a lack of top-down control by predators as the predatory sea stars </w:t>
      </w:r>
      <w:proofErr w:type="spellStart"/>
      <w:r w:rsidR="00975780" w:rsidRPr="00310026">
        <w:rPr>
          <w:i/>
        </w:rPr>
        <w:t>Pi</w:t>
      </w:r>
      <w:r w:rsidR="00975780">
        <w:rPr>
          <w:i/>
        </w:rPr>
        <w:t>s</w:t>
      </w:r>
      <w:r w:rsidR="00975780" w:rsidRPr="00310026">
        <w:rPr>
          <w:i/>
        </w:rPr>
        <w:t>aster</w:t>
      </w:r>
      <w:proofErr w:type="spellEnd"/>
      <w:r w:rsidR="00975780" w:rsidRPr="00310026">
        <w:rPr>
          <w:i/>
        </w:rPr>
        <w:t xml:space="preserve"> </w:t>
      </w:r>
      <w:proofErr w:type="spellStart"/>
      <w:r w:rsidR="00975780" w:rsidRPr="00310026">
        <w:rPr>
          <w:i/>
        </w:rPr>
        <w:t>brevispinnus</w:t>
      </w:r>
      <w:proofErr w:type="spellEnd"/>
      <w:r w:rsidR="00975780">
        <w:t xml:space="preserve"> and </w:t>
      </w:r>
      <w:r w:rsidR="00975780" w:rsidRPr="00310026">
        <w:rPr>
          <w:i/>
        </w:rPr>
        <w:t xml:space="preserve">Pycnopodia </w:t>
      </w:r>
      <w:r w:rsidR="00975780">
        <w:t>both began to decline in 2014,</w: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r w:rsidR="007546E3">
        <w:t>.</w:t>
      </w:r>
      <w:r w:rsidR="00A10F7E">
        <w:t xml:space="preserve"> </w:t>
      </w:r>
      <w:r w:rsidR="00A10F7E">
        <w:rPr>
          <w:i/>
        </w:rPr>
        <w:t>Pycnopodia</w:t>
      </w:r>
      <w:r w:rsidR="00A10F7E">
        <w:t xml:space="preserve"> was highly abundant in Puget Sound and the Salish Sea in general prior to SSWS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r w:rsidR="00261F22">
        <w:t xml:space="preserve">; otters are not present as they are on the coast </w: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r w:rsidR="00A10F7E">
        <w:t>.</w:t>
      </w:r>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w:t>
      </w:r>
      <w:r>
        <w:lastRenderedPageBreak/>
        <w:t xml:space="preserve">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w:t>
      </w:r>
      <w:r>
        <w:lastRenderedPageBreak/>
        <w:t xml:space="preserve">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3B7CEB9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r w:rsidR="00AD312D">
        <w:t xml:space="preserve">stressors </w:t>
      </w:r>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w:t>
      </w:r>
      <w:r>
        <w:lastRenderedPageBreak/>
        <w:t>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70" w:name="_2ckoofy96g8s" w:colFirst="0" w:colLast="0"/>
      <w:bookmarkEnd w:id="170"/>
      <w:r>
        <w:t>Acknowledgements</w:t>
      </w:r>
    </w:p>
    <w:p w14:paraId="30BDF20D" w14:textId="639D9166" w:rsidR="00471A3D" w:rsidRDefault="00EF0B3C" w:rsidP="00985276">
      <w:r>
        <w:t xml:space="preserve">We thank </w:t>
      </w:r>
      <w:r w:rsidR="000E4E61">
        <w:t xml:space="preserve">one </w:t>
      </w:r>
      <w:r>
        <w:t xml:space="preserve">anonymous reviewer, </w:t>
      </w:r>
      <w:r w:rsidR="000E4E61">
        <w:t xml:space="preserve">J. Byrnes, </w:t>
      </w:r>
      <w:r w:rsidR="00B76F1A">
        <w:t>and Z.</w:t>
      </w:r>
      <w:r w:rsidR="00056E32">
        <w:t xml:space="preserve">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D31B91">
        <w:t xml:space="preserve">and </w:t>
      </w:r>
      <w:r w:rsidR="002A1224" w:rsidRPr="002A1224">
        <w:t>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w:t>
      </w:r>
      <w:r w:rsidR="00F967B2">
        <w:t xml:space="preserve"> </w:t>
      </w:r>
      <w:r>
        <w:t xml:space="preserve"> </w:t>
      </w:r>
      <w:bookmarkStart w:id="171" w:name="_tfgwewy7a3j9" w:colFirst="0" w:colLast="0"/>
      <w:bookmarkEnd w:id="171"/>
      <w:r>
        <w:br w:type="page"/>
      </w:r>
    </w:p>
    <w:p w14:paraId="01FBA58F" w14:textId="77777777" w:rsidR="00471A3D" w:rsidRDefault="00EF0B3C">
      <w:pPr>
        <w:pStyle w:val="Heading1"/>
      </w:pPr>
      <w:bookmarkStart w:id="172" w:name="_jyj55lpsprbv" w:colFirst="0" w:colLast="0"/>
      <w:bookmarkEnd w:id="172"/>
      <w:r>
        <w:lastRenderedPageBreak/>
        <w:t>Literature Cited</w:t>
      </w:r>
    </w:p>
    <w:bookmarkStart w:id="173" w:name="_vq7lwaa8xm4l" w:colFirst="0" w:colLast="0"/>
    <w:bookmarkEnd w:id="173"/>
    <w:p w14:paraId="4F5B7F26" w14:textId="77777777" w:rsidR="00975780" w:rsidRPr="00975780" w:rsidRDefault="00E878A1" w:rsidP="00975780">
      <w:pPr>
        <w:pStyle w:val="EndNoteBibliography"/>
        <w:ind w:left="720" w:hanging="720"/>
      </w:pPr>
      <w:r w:rsidRPr="00E878A1">
        <w:fldChar w:fldCharType="begin"/>
      </w:r>
      <w:r w:rsidRPr="00E878A1">
        <w:instrText xml:space="preserve"> ADDIN EN.REFLIST </w:instrText>
      </w:r>
      <w:r w:rsidRPr="00E878A1">
        <w:fldChar w:fldCharType="separate"/>
      </w:r>
      <w:r w:rsidR="00975780" w:rsidRPr="00975780">
        <w:t>Ammann AJ (2004) SMURFs: standard monitoring 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lastRenderedPageBreak/>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 xml:space="preserve">Hewson I, Button JB, Gudenkauf BM, Miner B, Newton AL, Gaydos JK, Wynne J, Groves CL, Hendler G, Murray M, Fradkin S, Breitbart M, Fahsbender E, Lafferty KD, Kilpatrick </w:t>
      </w:r>
      <w:r w:rsidRPr="00975780">
        <w:lastRenderedPageBreak/>
        <w:t>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lastRenderedPageBreak/>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lastRenderedPageBreak/>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lastRenderedPageBreak/>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lastRenderedPageBreak/>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9"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lastRenderedPageBreak/>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lastRenderedPageBreak/>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lastRenderedPageBreak/>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lastRenderedPageBreak/>
        <w:t xml:space="preserve">WDNR (2017) Kelp monitoring—Olympic Peninsula,  Washington State Department of Natural Resources, Olympia, WA. </w:t>
      </w:r>
      <w:hyperlink r:id="rId10"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74" w:name="_x7i6qakwgxpk" w:colFirst="0" w:colLast="0"/>
      <w:bookmarkEnd w:id="174"/>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75" w:name="_xh2yuyi7vi5o" w:colFirst="0" w:colLast="0"/>
      <w:bookmarkEnd w:id="175"/>
      <w:r>
        <w:t>Figure 1. Location of the five study sites with distribution of floating kelp shown in green. Plots on right (2003-2021) are: a) Mean SST of the warmest month averaged across the five sites</w:t>
      </w:r>
      <w:r w:rsidR="00EA5F2A">
        <w:t xml:space="preserve"> (black line)</w:t>
      </w:r>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0E18D5AC" w:rsidR="00471A3D" w:rsidRDefault="00467226">
      <w:pPr>
        <w:ind w:firstLine="0"/>
        <w:jc w:val="center"/>
      </w:pPr>
      <w:del w:id="176" w:author="Nick.Tolimieri" w:date="2022-11-21T10:47:00Z">
        <w:r w:rsidDel="00370778">
          <w:rPr>
            <w:noProof/>
            <w:lang w:val="en-US"/>
          </w:rPr>
          <w:drawing>
            <wp:inline distT="0" distB="0" distL="0" distR="0" wp14:anchorId="24A1EBF8" wp14:editId="69C9E3E0">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6B022DAA" w14:textId="35CEDC44" w:rsidR="00160A9C" w:rsidRDefault="00160A9C" w:rsidP="001341F6">
      <w:pPr>
        <w:pStyle w:val="Heading5"/>
        <w:jc w:val="center"/>
        <w:rPr>
          <w:ins w:id="177" w:author="Nick.Tolimieri" w:date="2022-11-21T10:47:00Z"/>
        </w:rPr>
      </w:pPr>
      <w:bookmarkStart w:id="178" w:name="_mtrc7z2fgaa" w:colFirst="0" w:colLast="0"/>
      <w:bookmarkStart w:id="179" w:name="_GoBack"/>
      <w:bookmarkEnd w:id="178"/>
      <w:ins w:id="180" w:author="Nick.Tolimieri" w:date="2022-11-21T10:47:00Z">
        <w:r>
          <w:rPr>
            <w:noProof/>
            <w:lang w:val="en-US"/>
          </w:rPr>
          <w:lastRenderedPageBreak/>
          <w:drawing>
            <wp:inline distT="0" distB="0" distL="0" distR="0" wp14:anchorId="5BE4FABD" wp14:editId="65224272">
              <wp:extent cx="5943612" cy="5943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bookmarkEnd w:id="179"/>
      </w:ins>
    </w:p>
    <w:p w14:paraId="31F32EC5" w14:textId="689303B5" w:rsidR="00471A3D" w:rsidRDefault="00EF0B3C">
      <w:pPr>
        <w:pStyle w:val="Heading5"/>
      </w:pPr>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81" w:name="_mt07ceww4l6x" w:colFirst="0" w:colLast="0"/>
      <w:bookmarkEnd w:id="181"/>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6D856181" w:rsidR="00471A3D" w:rsidRDefault="00371E0C">
      <w:pPr>
        <w:ind w:firstLine="0"/>
        <w:jc w:val="center"/>
      </w:pPr>
      <w:del w:id="182" w:author="Nick.Tolimieri" w:date="2022-11-21T10:39:00Z">
        <w:r w:rsidDel="00775A6F">
          <w:rPr>
            <w:noProof/>
            <w:lang w:val="en-US"/>
          </w:rPr>
          <w:lastRenderedPageBreak/>
          <w:drawing>
            <wp:inline distT="0" distB="0" distL="0" distR="0" wp14:anchorId="4D1955D5" wp14:editId="66ADF7C3">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del>
      <w:ins w:id="183" w:author="Nick.Tolimieri" w:date="2022-11-21T10:39:00Z">
        <w:r w:rsidR="00775A6F">
          <w:rPr>
            <w:noProof/>
            <w:lang w:val="en-US"/>
          </w:rPr>
          <w:drawing>
            <wp:inline distT="0" distB="0" distL="0" distR="0" wp14:anchorId="30FA9344" wp14:editId="006BF753">
              <wp:extent cx="2907798" cy="274320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ins>
    </w:p>
    <w:p w14:paraId="6E70E5B3" w14:textId="577FC571" w:rsidR="00471A3D" w:rsidRDefault="00EF0B3C">
      <w:pPr>
        <w:pStyle w:val="Heading5"/>
      </w:pPr>
      <w:bookmarkStart w:id="184" w:name="_4bme7ouk12lb" w:colFirst="0" w:colLast="0"/>
      <w:bookmarkEnd w:id="184"/>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rsidP="00960A74">
      <w:pPr>
        <w:pStyle w:val="Heading5"/>
      </w:pPr>
      <w:bookmarkStart w:id="185" w:name="_7xmf17j1uw2r" w:colFirst="0" w:colLast="0"/>
      <w:bookmarkEnd w:id="185"/>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r w:rsidR="00310026" w:rsidRPr="00310026">
        <w:t xml:space="preserve"> </w:t>
      </w:r>
      <w:r w:rsidR="00310026">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86" w:name="_eftbkgdry3s2" w:colFirst="0" w:colLast="0"/>
      <w:bookmarkEnd w:id="186"/>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3B96A41F" w:rsidR="00CB309A" w:rsidRDefault="00CB309A" w:rsidP="004F6EA2">
      <w:pPr>
        <w:spacing w:line="240" w:lineRule="auto"/>
        <w:ind w:left="720" w:hanging="720"/>
      </w:pPr>
    </w:p>
    <w:sectPr w:rsidR="00CB309A" w:rsidSect="001E59A3">
      <w:headerReference w:type="default" r:id="rId19"/>
      <w:footerReference w:type="default" r:id="rId20"/>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7A544" w14:textId="77777777" w:rsidR="00C721B7" w:rsidRDefault="00C721B7">
      <w:pPr>
        <w:spacing w:line="240" w:lineRule="auto"/>
      </w:pPr>
      <w:r>
        <w:separator/>
      </w:r>
    </w:p>
  </w:endnote>
  <w:endnote w:type="continuationSeparator" w:id="0">
    <w:p w14:paraId="19BD43FD" w14:textId="77777777" w:rsidR="00C721B7" w:rsidRDefault="00C72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1F6524D8" w:rsidR="00370778" w:rsidRDefault="00370778">
        <w:pPr>
          <w:pStyle w:val="Footer"/>
          <w:jc w:val="center"/>
        </w:pPr>
        <w:r>
          <w:fldChar w:fldCharType="begin"/>
        </w:r>
        <w:r>
          <w:instrText xml:space="preserve"> PAGE   \* MERGEFORMAT </w:instrText>
        </w:r>
        <w:r>
          <w:fldChar w:fldCharType="separate"/>
        </w:r>
        <w:r w:rsidR="001341F6">
          <w:rPr>
            <w:noProof/>
          </w:rPr>
          <w:t>52</w:t>
        </w:r>
        <w:r>
          <w:rPr>
            <w:noProof/>
          </w:rPr>
          <w:fldChar w:fldCharType="end"/>
        </w:r>
      </w:p>
    </w:sdtContent>
  </w:sdt>
  <w:p w14:paraId="06AEA31B" w14:textId="629E2D02" w:rsidR="00370778" w:rsidRDefault="0037077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0CD30" w14:textId="77777777" w:rsidR="00C721B7" w:rsidRDefault="00C721B7">
      <w:pPr>
        <w:spacing w:line="240" w:lineRule="auto"/>
      </w:pPr>
      <w:r>
        <w:separator/>
      </w:r>
    </w:p>
  </w:footnote>
  <w:footnote w:type="continuationSeparator" w:id="0">
    <w:p w14:paraId="644B54A8" w14:textId="77777777" w:rsidR="00C721B7" w:rsidRDefault="00C721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370778" w:rsidRDefault="00370778">
    <w:pPr>
      <w:pStyle w:val="Header"/>
    </w:pPr>
    <w:r>
      <w:t>MHW, SSWS, and Washington Kelp Forests</w:t>
    </w:r>
  </w:p>
  <w:p w14:paraId="74E2BB90" w14:textId="77777777" w:rsidR="00370778" w:rsidRDefault="003707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36DE"/>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156C"/>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1F6"/>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0A9C"/>
    <w:rsid w:val="00164211"/>
    <w:rsid w:val="00164689"/>
    <w:rsid w:val="00164FFF"/>
    <w:rsid w:val="00165D15"/>
    <w:rsid w:val="00175D23"/>
    <w:rsid w:val="001817D2"/>
    <w:rsid w:val="001822E9"/>
    <w:rsid w:val="00184DD5"/>
    <w:rsid w:val="00186AB2"/>
    <w:rsid w:val="00191063"/>
    <w:rsid w:val="0019371D"/>
    <w:rsid w:val="001A060D"/>
    <w:rsid w:val="001A074B"/>
    <w:rsid w:val="001A2FBE"/>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A20"/>
    <w:rsid w:val="002D0061"/>
    <w:rsid w:val="002D2828"/>
    <w:rsid w:val="002D2CAC"/>
    <w:rsid w:val="002D378C"/>
    <w:rsid w:val="002D5B13"/>
    <w:rsid w:val="002D6F44"/>
    <w:rsid w:val="002E2D71"/>
    <w:rsid w:val="002E4B5F"/>
    <w:rsid w:val="002F0A92"/>
    <w:rsid w:val="00301A54"/>
    <w:rsid w:val="003029D2"/>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67DF1"/>
    <w:rsid w:val="00370778"/>
    <w:rsid w:val="00371E0C"/>
    <w:rsid w:val="00372422"/>
    <w:rsid w:val="00372D5E"/>
    <w:rsid w:val="003736F9"/>
    <w:rsid w:val="0037379F"/>
    <w:rsid w:val="0037419B"/>
    <w:rsid w:val="00375EED"/>
    <w:rsid w:val="00376D85"/>
    <w:rsid w:val="0038005C"/>
    <w:rsid w:val="00387C8D"/>
    <w:rsid w:val="00392C19"/>
    <w:rsid w:val="00393849"/>
    <w:rsid w:val="003943BF"/>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977FA"/>
    <w:rsid w:val="004A1D51"/>
    <w:rsid w:val="004A29D3"/>
    <w:rsid w:val="004B1026"/>
    <w:rsid w:val="004B1702"/>
    <w:rsid w:val="004B1793"/>
    <w:rsid w:val="004C02DB"/>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1818"/>
    <w:rsid w:val="005C2065"/>
    <w:rsid w:val="005C3E95"/>
    <w:rsid w:val="005C4CE8"/>
    <w:rsid w:val="005C5D2C"/>
    <w:rsid w:val="005C65FB"/>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5CC"/>
    <w:rsid w:val="006A3F3E"/>
    <w:rsid w:val="006A6394"/>
    <w:rsid w:val="006B539D"/>
    <w:rsid w:val="006B57F6"/>
    <w:rsid w:val="006B74A3"/>
    <w:rsid w:val="006B75F2"/>
    <w:rsid w:val="006C0AD9"/>
    <w:rsid w:val="006C1704"/>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AA4"/>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75A6F"/>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04D8"/>
    <w:rsid w:val="008F18DB"/>
    <w:rsid w:val="00900C03"/>
    <w:rsid w:val="009024E2"/>
    <w:rsid w:val="00902D95"/>
    <w:rsid w:val="00903F4B"/>
    <w:rsid w:val="00904AB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45AB"/>
    <w:rsid w:val="00A47192"/>
    <w:rsid w:val="00A4784D"/>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1B7"/>
    <w:rsid w:val="00C727E4"/>
    <w:rsid w:val="00C730A2"/>
    <w:rsid w:val="00C74761"/>
    <w:rsid w:val="00C74766"/>
    <w:rsid w:val="00C749B3"/>
    <w:rsid w:val="00C751B5"/>
    <w:rsid w:val="00C77C83"/>
    <w:rsid w:val="00C81108"/>
    <w:rsid w:val="00C81551"/>
    <w:rsid w:val="00C838D0"/>
    <w:rsid w:val="00C84095"/>
    <w:rsid w:val="00C867FA"/>
    <w:rsid w:val="00C870D3"/>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4EDC"/>
    <w:rsid w:val="00D26B0C"/>
    <w:rsid w:val="00D31B91"/>
    <w:rsid w:val="00D320F3"/>
    <w:rsid w:val="00D329B7"/>
    <w:rsid w:val="00D32FEB"/>
    <w:rsid w:val="00D33100"/>
    <w:rsid w:val="00D344C6"/>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1E35"/>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372"/>
    <w:rsid w:val="00EA16BE"/>
    <w:rsid w:val="00EA3104"/>
    <w:rsid w:val="00EA3709"/>
    <w:rsid w:val="00EA3A4A"/>
    <w:rsid w:val="00EA5F2A"/>
    <w:rsid w:val="00EA6E26"/>
    <w:rsid w:val="00EB252F"/>
    <w:rsid w:val="00EB5647"/>
    <w:rsid w:val="00EB6CBF"/>
    <w:rsid w:val="00EB73DE"/>
    <w:rsid w:val="00EC23C2"/>
    <w:rsid w:val="00EC31C5"/>
    <w:rsid w:val="00EC4FF9"/>
    <w:rsid w:val="00EC707B"/>
    <w:rsid w:val="00EC762E"/>
    <w:rsid w:val="00EC7E12"/>
    <w:rsid w:val="00ED1426"/>
    <w:rsid w:val="00ED2149"/>
    <w:rsid w:val="00ED35BC"/>
    <w:rsid w:val="00ED494A"/>
    <w:rsid w:val="00ED640B"/>
    <w:rsid w:val="00ED78A5"/>
    <w:rsid w:val="00EE2DCB"/>
    <w:rsid w:val="00EE36D9"/>
    <w:rsid w:val="00EE6170"/>
    <w:rsid w:val="00EE7141"/>
    <w:rsid w:val="00EE7664"/>
    <w:rsid w:val="00EE7CAE"/>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5C1818"/>
    <w:rPr>
      <w:noProof/>
      <w:lang w:val="en-US"/>
    </w:rPr>
  </w:style>
  <w:style w:type="character" w:customStyle="1" w:styleId="EndNoteBibliographyChar">
    <w:name w:val="EndNote Bibliography Char"/>
    <w:basedOn w:val="DefaultParagraphFont"/>
    <w:link w:val="EndNoteBibliography"/>
    <w:rsid w:val="005C1818"/>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l.noaa.gov/data/gridded/data.noaa.oisst.v2.highre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data-wadn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1D5DB-05CD-47FA-95E7-8D9CB8277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53</Pages>
  <Words>23952</Words>
  <Characters>136527</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BERRY, HELEN (DNR)</dc:creator>
  <cp:lastModifiedBy>Nick.Tolimieri</cp:lastModifiedBy>
  <cp:revision>20</cp:revision>
  <dcterms:created xsi:type="dcterms:W3CDTF">2022-10-18T20:13:00Z</dcterms:created>
  <dcterms:modified xsi:type="dcterms:W3CDTF">2022-11-21T18:48:00Z</dcterms:modified>
</cp:coreProperties>
</file>